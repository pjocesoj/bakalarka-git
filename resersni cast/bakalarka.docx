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06342E22" w:rsidR="00F67031" w:rsidRDefault="00923031">
      <w:pPr>
        <w:rPr>
          <w:rFonts w:cstheme="minorHAnsi"/>
        </w:rPr>
      </w:pPr>
      <w:r w:rsidRPr="004B33BB">
        <w:rPr>
          <w:rFonts w:cstheme="minorHAnsi"/>
          <w:highlight w:val="darkCyan"/>
        </w:rPr>
        <w:t>Trademark/copyright</w:t>
      </w:r>
      <w:r w:rsidRPr="004B33BB">
        <w:rPr>
          <w:rFonts w:cstheme="minorHAnsi"/>
        </w:rPr>
        <w:t xml:space="preserve"> </w:t>
      </w:r>
    </w:p>
    <w:p w14:paraId="1ADA7CA9" w14:textId="08A078C5" w:rsidR="00865033" w:rsidRDefault="00865033" w:rsidP="00865033">
      <w:pPr>
        <w:pStyle w:val="Nadpis1"/>
      </w:pPr>
      <w:bookmarkStart w:id="0" w:name="_Toc130825342"/>
      <w:r>
        <w:t>Abstrakt</w:t>
      </w:r>
      <w:bookmarkEnd w:id="0"/>
    </w:p>
    <w:p w14:paraId="0F45E56D" w14:textId="0E7A3513" w:rsidR="00865033" w:rsidRPr="00865033" w:rsidRDefault="00865033" w:rsidP="009B6079">
      <w:pPr>
        <w:jc w:val="both"/>
      </w:pPr>
      <w:r>
        <w:t>Tato bakalářská práce se zabývá navržením a následnou realizací knihovny obsahující univerzální logiku společnou pro všechny hry na hrdiny. Při návrhu knihovny je myšleno na to, aby ji bylo možné použít na jakémkoliv uživatelském rozhraní</w:t>
      </w:r>
      <w:r w:rsidR="00165D51">
        <w:t xml:space="preserve">.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w:t>
      </w:r>
      <w:r w:rsidR="003E70AD">
        <w:t>je proveden návrh knihovny a očekávané komunikace s implementací. Následuje vysvětlení návrhových vzorů použitých v návrhu a představení tříd v knihovně.</w:t>
      </w:r>
    </w:p>
    <w:p w14:paraId="7F68927C" w14:textId="77777777" w:rsidR="00865033" w:rsidRPr="00865033" w:rsidRDefault="00865033" w:rsidP="00865033"/>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lastRenderedPageBreak/>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FF2B667" w14:textId="3DD7281F" w:rsidR="00FE0EEF" w:rsidRDefault="00F67031">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825342" w:history="1">
            <w:r w:rsidR="00FE0EEF" w:rsidRPr="00E86CEC">
              <w:rPr>
                <w:rStyle w:val="Hypertextovodkaz"/>
                <w:noProof/>
              </w:rPr>
              <w:t>Abstrakt</w:t>
            </w:r>
            <w:r w:rsidR="00FE0EEF">
              <w:rPr>
                <w:noProof/>
                <w:webHidden/>
              </w:rPr>
              <w:tab/>
            </w:r>
            <w:r w:rsidR="00FE0EEF">
              <w:rPr>
                <w:noProof/>
                <w:webHidden/>
              </w:rPr>
              <w:fldChar w:fldCharType="begin"/>
            </w:r>
            <w:r w:rsidR="00FE0EEF">
              <w:rPr>
                <w:noProof/>
                <w:webHidden/>
              </w:rPr>
              <w:instrText xml:space="preserve"> PAGEREF _Toc130825342 \h </w:instrText>
            </w:r>
            <w:r w:rsidR="00FE0EEF">
              <w:rPr>
                <w:noProof/>
                <w:webHidden/>
              </w:rPr>
            </w:r>
            <w:r w:rsidR="00FE0EEF">
              <w:rPr>
                <w:noProof/>
                <w:webHidden/>
              </w:rPr>
              <w:fldChar w:fldCharType="separate"/>
            </w:r>
            <w:r w:rsidR="00FE0EEF">
              <w:rPr>
                <w:noProof/>
                <w:webHidden/>
              </w:rPr>
              <w:t>1</w:t>
            </w:r>
            <w:r w:rsidR="00FE0EEF">
              <w:rPr>
                <w:noProof/>
                <w:webHidden/>
              </w:rPr>
              <w:fldChar w:fldCharType="end"/>
            </w:r>
          </w:hyperlink>
        </w:p>
        <w:p w14:paraId="3D4C46E3" w14:textId="18738A2A" w:rsidR="00FE0EEF" w:rsidRDefault="00FE0EEF">
          <w:pPr>
            <w:pStyle w:val="Obsah1"/>
            <w:rPr>
              <w:rFonts w:eastAsiaTheme="minorEastAsia"/>
              <w:noProof/>
              <w:lang w:eastAsia="cs-CZ"/>
            </w:rPr>
          </w:pPr>
          <w:hyperlink w:anchor="_Toc130825343" w:history="1">
            <w:r w:rsidRPr="00E86CEC">
              <w:rPr>
                <w:rStyle w:val="Hypertextovodkaz"/>
                <w:noProof/>
              </w:rPr>
              <w:t xml:space="preserve">1. </w:t>
            </w:r>
            <w:r w:rsidRPr="00E86CEC">
              <w:rPr>
                <w:rStyle w:val="Hypertextovodkaz"/>
                <w:rFonts w:cstheme="minorHAnsi"/>
                <w:noProof/>
              </w:rPr>
              <w:t>Úvod</w:t>
            </w:r>
            <w:r>
              <w:rPr>
                <w:noProof/>
                <w:webHidden/>
              </w:rPr>
              <w:tab/>
            </w:r>
            <w:r>
              <w:rPr>
                <w:noProof/>
                <w:webHidden/>
              </w:rPr>
              <w:fldChar w:fldCharType="begin"/>
            </w:r>
            <w:r>
              <w:rPr>
                <w:noProof/>
                <w:webHidden/>
              </w:rPr>
              <w:instrText xml:space="preserve"> PAGEREF _Toc130825343 \h </w:instrText>
            </w:r>
            <w:r>
              <w:rPr>
                <w:noProof/>
                <w:webHidden/>
              </w:rPr>
            </w:r>
            <w:r>
              <w:rPr>
                <w:noProof/>
                <w:webHidden/>
              </w:rPr>
              <w:fldChar w:fldCharType="separate"/>
            </w:r>
            <w:r>
              <w:rPr>
                <w:noProof/>
                <w:webHidden/>
              </w:rPr>
              <w:t>1</w:t>
            </w:r>
            <w:r>
              <w:rPr>
                <w:noProof/>
                <w:webHidden/>
              </w:rPr>
              <w:fldChar w:fldCharType="end"/>
            </w:r>
          </w:hyperlink>
        </w:p>
        <w:p w14:paraId="32485885" w14:textId="47C2CB3F" w:rsidR="00FE0EEF" w:rsidRDefault="00FE0EEF">
          <w:pPr>
            <w:pStyle w:val="Obsah1"/>
            <w:rPr>
              <w:rFonts w:eastAsiaTheme="minorEastAsia"/>
              <w:noProof/>
              <w:lang w:eastAsia="cs-CZ"/>
            </w:rPr>
          </w:pPr>
          <w:hyperlink w:anchor="_Toc130825344" w:history="1">
            <w:r w:rsidRPr="00E86CEC">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_Toc130825344 \h </w:instrText>
            </w:r>
            <w:r>
              <w:rPr>
                <w:noProof/>
                <w:webHidden/>
              </w:rPr>
            </w:r>
            <w:r>
              <w:rPr>
                <w:noProof/>
                <w:webHidden/>
              </w:rPr>
              <w:fldChar w:fldCharType="separate"/>
            </w:r>
            <w:r>
              <w:rPr>
                <w:noProof/>
                <w:webHidden/>
              </w:rPr>
              <w:t>1</w:t>
            </w:r>
            <w:r>
              <w:rPr>
                <w:noProof/>
                <w:webHidden/>
              </w:rPr>
              <w:fldChar w:fldCharType="end"/>
            </w:r>
          </w:hyperlink>
        </w:p>
        <w:p w14:paraId="1C78A8EE" w14:textId="2FA3C69C" w:rsidR="00FE0EEF" w:rsidRDefault="00FE0EEF">
          <w:pPr>
            <w:pStyle w:val="Obsah2"/>
            <w:rPr>
              <w:rFonts w:eastAsiaTheme="minorEastAsia"/>
              <w:noProof/>
              <w:lang w:eastAsia="cs-CZ"/>
            </w:rPr>
          </w:pPr>
          <w:hyperlink w:anchor="_Toc130825345" w:history="1">
            <w:r w:rsidRPr="00E86CEC">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_Toc130825345 \h </w:instrText>
            </w:r>
            <w:r>
              <w:rPr>
                <w:noProof/>
                <w:webHidden/>
              </w:rPr>
            </w:r>
            <w:r>
              <w:rPr>
                <w:noProof/>
                <w:webHidden/>
              </w:rPr>
              <w:fldChar w:fldCharType="separate"/>
            </w:r>
            <w:r>
              <w:rPr>
                <w:noProof/>
                <w:webHidden/>
              </w:rPr>
              <w:t>1</w:t>
            </w:r>
            <w:r>
              <w:rPr>
                <w:noProof/>
                <w:webHidden/>
              </w:rPr>
              <w:fldChar w:fldCharType="end"/>
            </w:r>
          </w:hyperlink>
        </w:p>
        <w:p w14:paraId="5BF5784B" w14:textId="35F2DD33" w:rsidR="00FE0EEF" w:rsidRDefault="00FE0EEF">
          <w:pPr>
            <w:pStyle w:val="Obsah2"/>
            <w:rPr>
              <w:rFonts w:eastAsiaTheme="minorEastAsia"/>
              <w:noProof/>
              <w:lang w:eastAsia="cs-CZ"/>
            </w:rPr>
          </w:pPr>
          <w:hyperlink w:anchor="_Toc130825346" w:history="1">
            <w:r w:rsidRPr="00E86CEC">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_Toc130825346 \h </w:instrText>
            </w:r>
            <w:r>
              <w:rPr>
                <w:noProof/>
                <w:webHidden/>
              </w:rPr>
            </w:r>
            <w:r>
              <w:rPr>
                <w:noProof/>
                <w:webHidden/>
              </w:rPr>
              <w:fldChar w:fldCharType="separate"/>
            </w:r>
            <w:r>
              <w:rPr>
                <w:noProof/>
                <w:webHidden/>
              </w:rPr>
              <w:t>1</w:t>
            </w:r>
            <w:r>
              <w:rPr>
                <w:noProof/>
                <w:webHidden/>
              </w:rPr>
              <w:fldChar w:fldCharType="end"/>
            </w:r>
          </w:hyperlink>
        </w:p>
        <w:p w14:paraId="7314BA2C" w14:textId="2C5E52F9" w:rsidR="00FE0EEF" w:rsidRDefault="00FE0EEF">
          <w:pPr>
            <w:pStyle w:val="Obsah1"/>
            <w:rPr>
              <w:rFonts w:eastAsiaTheme="minorEastAsia"/>
              <w:noProof/>
              <w:lang w:eastAsia="cs-CZ"/>
            </w:rPr>
          </w:pPr>
          <w:hyperlink w:anchor="_Toc130825347" w:history="1">
            <w:r w:rsidRPr="00E86CEC">
              <w:rPr>
                <w:rStyle w:val="Hypertextovodkaz"/>
                <w:rFonts w:cstheme="minorHAnsi"/>
                <w:noProof/>
                <w:highlight w:val="green"/>
              </w:rPr>
              <w:t>3. Výběr vhodných programovacích jazyků pro vývoj her</w:t>
            </w:r>
            <w:r>
              <w:rPr>
                <w:noProof/>
                <w:webHidden/>
              </w:rPr>
              <w:tab/>
            </w:r>
            <w:r>
              <w:rPr>
                <w:noProof/>
                <w:webHidden/>
              </w:rPr>
              <w:fldChar w:fldCharType="begin"/>
            </w:r>
            <w:r>
              <w:rPr>
                <w:noProof/>
                <w:webHidden/>
              </w:rPr>
              <w:instrText xml:space="preserve"> PAGEREF _Toc130825347 \h </w:instrText>
            </w:r>
            <w:r>
              <w:rPr>
                <w:noProof/>
                <w:webHidden/>
              </w:rPr>
            </w:r>
            <w:r>
              <w:rPr>
                <w:noProof/>
                <w:webHidden/>
              </w:rPr>
              <w:fldChar w:fldCharType="separate"/>
            </w:r>
            <w:r>
              <w:rPr>
                <w:noProof/>
                <w:webHidden/>
              </w:rPr>
              <w:t>1</w:t>
            </w:r>
            <w:r>
              <w:rPr>
                <w:noProof/>
                <w:webHidden/>
              </w:rPr>
              <w:fldChar w:fldCharType="end"/>
            </w:r>
          </w:hyperlink>
        </w:p>
        <w:p w14:paraId="7D371D85" w14:textId="1D5957FC" w:rsidR="00FE0EEF" w:rsidRDefault="00FE0EEF">
          <w:pPr>
            <w:pStyle w:val="Obsah2"/>
            <w:rPr>
              <w:rFonts w:eastAsiaTheme="minorEastAsia"/>
              <w:noProof/>
              <w:lang w:eastAsia="cs-CZ"/>
            </w:rPr>
          </w:pPr>
          <w:hyperlink w:anchor="_Toc130825348" w:history="1">
            <w:r w:rsidRPr="00E86CEC">
              <w:rPr>
                <w:rStyle w:val="Hypertextovodkaz"/>
                <w:rFonts w:cstheme="minorHAnsi"/>
                <w:noProof/>
                <w:highlight w:val="green"/>
                <w:shd w:val="clear" w:color="auto" w:fill="FFFFFF"/>
              </w:rPr>
              <w:t>3.1 C++</w:t>
            </w:r>
            <w:r>
              <w:rPr>
                <w:noProof/>
                <w:webHidden/>
              </w:rPr>
              <w:tab/>
            </w:r>
            <w:r>
              <w:rPr>
                <w:noProof/>
                <w:webHidden/>
              </w:rPr>
              <w:fldChar w:fldCharType="begin"/>
            </w:r>
            <w:r>
              <w:rPr>
                <w:noProof/>
                <w:webHidden/>
              </w:rPr>
              <w:instrText xml:space="preserve"> PAGEREF _Toc130825348 \h </w:instrText>
            </w:r>
            <w:r>
              <w:rPr>
                <w:noProof/>
                <w:webHidden/>
              </w:rPr>
            </w:r>
            <w:r>
              <w:rPr>
                <w:noProof/>
                <w:webHidden/>
              </w:rPr>
              <w:fldChar w:fldCharType="separate"/>
            </w:r>
            <w:r>
              <w:rPr>
                <w:noProof/>
                <w:webHidden/>
              </w:rPr>
              <w:t>3</w:t>
            </w:r>
            <w:r>
              <w:rPr>
                <w:noProof/>
                <w:webHidden/>
              </w:rPr>
              <w:fldChar w:fldCharType="end"/>
            </w:r>
          </w:hyperlink>
        </w:p>
        <w:p w14:paraId="46747B1D" w14:textId="443129BA" w:rsidR="00FE0EEF" w:rsidRDefault="00FE0EEF" w:rsidP="00FE0EEF">
          <w:pPr>
            <w:pStyle w:val="Obsah3"/>
            <w:rPr>
              <w:rFonts w:eastAsiaTheme="minorEastAsia"/>
              <w:noProof/>
              <w:lang w:eastAsia="cs-CZ"/>
            </w:rPr>
          </w:pPr>
          <w:hyperlink w:anchor="_Toc130825349" w:history="1">
            <w:r w:rsidRPr="00E86CEC">
              <w:rPr>
                <w:rStyle w:val="Hypertextovodkaz"/>
                <w:noProof/>
                <w:highlight w:val="green"/>
                <w:shd w:val="clear" w:color="auto" w:fill="FFFFFF"/>
              </w:rPr>
              <w:t>3.1.1 kompilace a hardware</w:t>
            </w:r>
            <w:r>
              <w:rPr>
                <w:noProof/>
                <w:webHidden/>
              </w:rPr>
              <w:tab/>
            </w:r>
            <w:r>
              <w:rPr>
                <w:noProof/>
                <w:webHidden/>
              </w:rPr>
              <w:fldChar w:fldCharType="begin"/>
            </w:r>
            <w:r>
              <w:rPr>
                <w:noProof/>
                <w:webHidden/>
              </w:rPr>
              <w:instrText xml:space="preserve"> PAGEREF _Toc130825349 \h </w:instrText>
            </w:r>
            <w:r>
              <w:rPr>
                <w:noProof/>
                <w:webHidden/>
              </w:rPr>
            </w:r>
            <w:r>
              <w:rPr>
                <w:noProof/>
                <w:webHidden/>
              </w:rPr>
              <w:fldChar w:fldCharType="separate"/>
            </w:r>
            <w:r>
              <w:rPr>
                <w:noProof/>
                <w:webHidden/>
              </w:rPr>
              <w:t>3</w:t>
            </w:r>
            <w:r>
              <w:rPr>
                <w:noProof/>
                <w:webHidden/>
              </w:rPr>
              <w:fldChar w:fldCharType="end"/>
            </w:r>
          </w:hyperlink>
        </w:p>
        <w:p w14:paraId="7DA3F4DA" w14:textId="7CC47DF7" w:rsidR="00FE0EEF" w:rsidRDefault="00FE0EEF" w:rsidP="00FE0EEF">
          <w:pPr>
            <w:pStyle w:val="Obsah3"/>
            <w:rPr>
              <w:rFonts w:eastAsiaTheme="minorEastAsia"/>
              <w:noProof/>
              <w:lang w:eastAsia="cs-CZ"/>
            </w:rPr>
          </w:pPr>
          <w:hyperlink w:anchor="_Toc130825350" w:history="1">
            <w:r w:rsidRPr="00E86CEC">
              <w:rPr>
                <w:rStyle w:val="Hypertextovodkaz"/>
                <w:noProof/>
                <w:highlight w:val="green"/>
              </w:rPr>
              <w:t>3.1.2 novinky oproti C</w:t>
            </w:r>
            <w:r>
              <w:rPr>
                <w:noProof/>
                <w:webHidden/>
              </w:rPr>
              <w:tab/>
            </w:r>
            <w:r>
              <w:rPr>
                <w:noProof/>
                <w:webHidden/>
              </w:rPr>
              <w:fldChar w:fldCharType="begin"/>
            </w:r>
            <w:r>
              <w:rPr>
                <w:noProof/>
                <w:webHidden/>
              </w:rPr>
              <w:instrText xml:space="preserve"> PAGEREF _Toc130825350 \h </w:instrText>
            </w:r>
            <w:r>
              <w:rPr>
                <w:noProof/>
                <w:webHidden/>
              </w:rPr>
            </w:r>
            <w:r>
              <w:rPr>
                <w:noProof/>
                <w:webHidden/>
              </w:rPr>
              <w:fldChar w:fldCharType="separate"/>
            </w:r>
            <w:r>
              <w:rPr>
                <w:noProof/>
                <w:webHidden/>
              </w:rPr>
              <w:t>3</w:t>
            </w:r>
            <w:r>
              <w:rPr>
                <w:noProof/>
                <w:webHidden/>
              </w:rPr>
              <w:fldChar w:fldCharType="end"/>
            </w:r>
          </w:hyperlink>
        </w:p>
        <w:p w14:paraId="15F54FED" w14:textId="2206B686" w:rsidR="00FE0EEF" w:rsidRDefault="00FE0EEF" w:rsidP="00FE0EEF">
          <w:pPr>
            <w:pStyle w:val="Obsah3"/>
            <w:rPr>
              <w:rFonts w:eastAsiaTheme="minorEastAsia"/>
              <w:noProof/>
              <w:lang w:eastAsia="cs-CZ"/>
            </w:rPr>
          </w:pPr>
          <w:hyperlink w:anchor="_Toc130825351" w:history="1">
            <w:r w:rsidRPr="00E86CEC">
              <w:rPr>
                <w:rStyle w:val="Hypertextovodkaz"/>
                <w:noProof/>
                <w:highlight w:val="green"/>
                <w:shd w:val="clear" w:color="auto" w:fill="FFFFFF"/>
              </w:rPr>
              <w:t>3.1.3 nevýhody</w:t>
            </w:r>
            <w:r>
              <w:rPr>
                <w:noProof/>
                <w:webHidden/>
              </w:rPr>
              <w:tab/>
            </w:r>
            <w:r>
              <w:rPr>
                <w:noProof/>
                <w:webHidden/>
              </w:rPr>
              <w:fldChar w:fldCharType="begin"/>
            </w:r>
            <w:r>
              <w:rPr>
                <w:noProof/>
                <w:webHidden/>
              </w:rPr>
              <w:instrText xml:space="preserve"> PAGEREF _Toc130825351 \h </w:instrText>
            </w:r>
            <w:r>
              <w:rPr>
                <w:noProof/>
                <w:webHidden/>
              </w:rPr>
            </w:r>
            <w:r>
              <w:rPr>
                <w:noProof/>
                <w:webHidden/>
              </w:rPr>
              <w:fldChar w:fldCharType="separate"/>
            </w:r>
            <w:r>
              <w:rPr>
                <w:noProof/>
                <w:webHidden/>
              </w:rPr>
              <w:t>3</w:t>
            </w:r>
            <w:r>
              <w:rPr>
                <w:noProof/>
                <w:webHidden/>
              </w:rPr>
              <w:fldChar w:fldCharType="end"/>
            </w:r>
          </w:hyperlink>
        </w:p>
        <w:p w14:paraId="7F07ECF8" w14:textId="309240E3" w:rsidR="00FE0EEF" w:rsidRDefault="00FE0EEF">
          <w:pPr>
            <w:pStyle w:val="Obsah2"/>
            <w:rPr>
              <w:rFonts w:eastAsiaTheme="minorEastAsia"/>
              <w:noProof/>
              <w:lang w:eastAsia="cs-CZ"/>
            </w:rPr>
          </w:pPr>
          <w:hyperlink w:anchor="_Toc130825352" w:history="1">
            <w:r w:rsidRPr="00E86CEC">
              <w:rPr>
                <w:rStyle w:val="Hypertextovodkaz"/>
                <w:rFonts w:cstheme="minorHAnsi"/>
                <w:noProof/>
                <w:highlight w:val="green"/>
                <w:shd w:val="clear" w:color="auto" w:fill="FFFFFF"/>
              </w:rPr>
              <w:t>3.2 Java</w:t>
            </w:r>
            <w:r>
              <w:rPr>
                <w:noProof/>
                <w:webHidden/>
              </w:rPr>
              <w:tab/>
            </w:r>
            <w:r>
              <w:rPr>
                <w:noProof/>
                <w:webHidden/>
              </w:rPr>
              <w:fldChar w:fldCharType="begin"/>
            </w:r>
            <w:r>
              <w:rPr>
                <w:noProof/>
                <w:webHidden/>
              </w:rPr>
              <w:instrText xml:space="preserve"> PAGEREF _Toc130825352 \h </w:instrText>
            </w:r>
            <w:r>
              <w:rPr>
                <w:noProof/>
                <w:webHidden/>
              </w:rPr>
            </w:r>
            <w:r>
              <w:rPr>
                <w:noProof/>
                <w:webHidden/>
              </w:rPr>
              <w:fldChar w:fldCharType="separate"/>
            </w:r>
            <w:r>
              <w:rPr>
                <w:noProof/>
                <w:webHidden/>
              </w:rPr>
              <w:t>3</w:t>
            </w:r>
            <w:r>
              <w:rPr>
                <w:noProof/>
                <w:webHidden/>
              </w:rPr>
              <w:fldChar w:fldCharType="end"/>
            </w:r>
          </w:hyperlink>
        </w:p>
        <w:p w14:paraId="6E1AD6EF" w14:textId="4E07CA1D" w:rsidR="00FE0EEF" w:rsidRDefault="00FE0EEF" w:rsidP="00FE0EEF">
          <w:pPr>
            <w:pStyle w:val="Obsah3"/>
            <w:rPr>
              <w:rFonts w:eastAsiaTheme="minorEastAsia"/>
              <w:noProof/>
              <w:lang w:eastAsia="cs-CZ"/>
            </w:rPr>
          </w:pPr>
          <w:hyperlink w:anchor="_Toc130825353" w:history="1">
            <w:r w:rsidRPr="00E86CEC">
              <w:rPr>
                <w:rStyle w:val="Hypertextovodkaz"/>
                <w:noProof/>
                <w:highlight w:val="green"/>
                <w:shd w:val="clear" w:color="auto" w:fill="FFFFFF"/>
              </w:rPr>
              <w:t>3.2.1 JIT (Just In Time)</w:t>
            </w:r>
            <w:r>
              <w:rPr>
                <w:noProof/>
                <w:webHidden/>
              </w:rPr>
              <w:tab/>
            </w:r>
            <w:r>
              <w:rPr>
                <w:noProof/>
                <w:webHidden/>
              </w:rPr>
              <w:fldChar w:fldCharType="begin"/>
            </w:r>
            <w:r>
              <w:rPr>
                <w:noProof/>
                <w:webHidden/>
              </w:rPr>
              <w:instrText xml:space="preserve"> PAGEREF _Toc130825353 \h </w:instrText>
            </w:r>
            <w:r>
              <w:rPr>
                <w:noProof/>
                <w:webHidden/>
              </w:rPr>
            </w:r>
            <w:r>
              <w:rPr>
                <w:noProof/>
                <w:webHidden/>
              </w:rPr>
              <w:fldChar w:fldCharType="separate"/>
            </w:r>
            <w:r>
              <w:rPr>
                <w:noProof/>
                <w:webHidden/>
              </w:rPr>
              <w:t>4</w:t>
            </w:r>
            <w:r>
              <w:rPr>
                <w:noProof/>
                <w:webHidden/>
              </w:rPr>
              <w:fldChar w:fldCharType="end"/>
            </w:r>
          </w:hyperlink>
        </w:p>
        <w:p w14:paraId="16B47DF2" w14:textId="0F3092A5" w:rsidR="00FE0EEF" w:rsidRDefault="00FE0EEF" w:rsidP="00FE0EEF">
          <w:pPr>
            <w:pStyle w:val="Obsah3"/>
            <w:rPr>
              <w:rFonts w:eastAsiaTheme="minorEastAsia"/>
              <w:noProof/>
              <w:lang w:eastAsia="cs-CZ"/>
            </w:rPr>
          </w:pPr>
          <w:hyperlink w:anchor="_Toc130825354" w:history="1">
            <w:r w:rsidRPr="00E86CEC">
              <w:rPr>
                <w:rStyle w:val="Hypertextovodkaz"/>
                <w:noProof/>
                <w:highlight w:val="green"/>
                <w:shd w:val="clear" w:color="auto" w:fill="FFFFFF"/>
              </w:rPr>
              <w:t xml:space="preserve">3.2.2 </w:t>
            </w:r>
            <w:r w:rsidRPr="00E86CEC">
              <w:rPr>
                <w:rStyle w:val="Hypertextovodkaz"/>
                <w:noProof/>
                <w:highlight w:val="green"/>
              </w:rPr>
              <w:t>přístup k paměti a ovládání hardware</w:t>
            </w:r>
            <w:r>
              <w:rPr>
                <w:noProof/>
                <w:webHidden/>
              </w:rPr>
              <w:tab/>
            </w:r>
            <w:r>
              <w:rPr>
                <w:noProof/>
                <w:webHidden/>
              </w:rPr>
              <w:fldChar w:fldCharType="begin"/>
            </w:r>
            <w:r>
              <w:rPr>
                <w:noProof/>
                <w:webHidden/>
              </w:rPr>
              <w:instrText xml:space="preserve"> PAGEREF _Toc130825354 \h </w:instrText>
            </w:r>
            <w:r>
              <w:rPr>
                <w:noProof/>
                <w:webHidden/>
              </w:rPr>
            </w:r>
            <w:r>
              <w:rPr>
                <w:noProof/>
                <w:webHidden/>
              </w:rPr>
              <w:fldChar w:fldCharType="separate"/>
            </w:r>
            <w:r>
              <w:rPr>
                <w:noProof/>
                <w:webHidden/>
              </w:rPr>
              <w:t>4</w:t>
            </w:r>
            <w:r>
              <w:rPr>
                <w:noProof/>
                <w:webHidden/>
              </w:rPr>
              <w:fldChar w:fldCharType="end"/>
            </w:r>
          </w:hyperlink>
        </w:p>
        <w:p w14:paraId="25506EC7" w14:textId="649771CA" w:rsidR="00FE0EEF" w:rsidRDefault="00FE0EEF" w:rsidP="00FE0EEF">
          <w:pPr>
            <w:pStyle w:val="Obsah3"/>
            <w:rPr>
              <w:rFonts w:eastAsiaTheme="minorEastAsia"/>
              <w:noProof/>
              <w:lang w:eastAsia="cs-CZ"/>
            </w:rPr>
          </w:pPr>
          <w:hyperlink w:anchor="_Toc130825355" w:history="1">
            <w:r w:rsidRPr="00E86CEC">
              <w:rPr>
                <w:rStyle w:val="Hypertextovodkaz"/>
                <w:noProof/>
                <w:highlight w:val="green"/>
                <w:shd w:val="clear" w:color="auto" w:fill="FFFFFF"/>
              </w:rPr>
              <w:t>3.2.3 výhody</w:t>
            </w:r>
            <w:r>
              <w:rPr>
                <w:noProof/>
                <w:webHidden/>
              </w:rPr>
              <w:tab/>
            </w:r>
            <w:r>
              <w:rPr>
                <w:noProof/>
                <w:webHidden/>
              </w:rPr>
              <w:fldChar w:fldCharType="begin"/>
            </w:r>
            <w:r>
              <w:rPr>
                <w:noProof/>
                <w:webHidden/>
              </w:rPr>
              <w:instrText xml:space="preserve"> PAGEREF _Toc130825355 \h </w:instrText>
            </w:r>
            <w:r>
              <w:rPr>
                <w:noProof/>
                <w:webHidden/>
              </w:rPr>
            </w:r>
            <w:r>
              <w:rPr>
                <w:noProof/>
                <w:webHidden/>
              </w:rPr>
              <w:fldChar w:fldCharType="separate"/>
            </w:r>
            <w:r>
              <w:rPr>
                <w:noProof/>
                <w:webHidden/>
              </w:rPr>
              <w:t>4</w:t>
            </w:r>
            <w:r>
              <w:rPr>
                <w:noProof/>
                <w:webHidden/>
              </w:rPr>
              <w:fldChar w:fldCharType="end"/>
            </w:r>
          </w:hyperlink>
        </w:p>
        <w:p w14:paraId="19B6952C" w14:textId="2573B421" w:rsidR="00FE0EEF" w:rsidRDefault="00FE0EEF" w:rsidP="00FE0EEF">
          <w:pPr>
            <w:pStyle w:val="Obsah3"/>
            <w:rPr>
              <w:rFonts w:eastAsiaTheme="minorEastAsia"/>
              <w:noProof/>
              <w:lang w:eastAsia="cs-CZ"/>
            </w:rPr>
          </w:pPr>
          <w:hyperlink w:anchor="_Toc130825356" w:history="1">
            <w:r w:rsidRPr="00E86CEC">
              <w:rPr>
                <w:rStyle w:val="Hypertextovodkaz"/>
                <w:noProof/>
                <w:highlight w:val="green"/>
                <w:shd w:val="clear" w:color="auto" w:fill="FFFFFF"/>
              </w:rPr>
              <w:t>3.2.4 nevýhody</w:t>
            </w:r>
            <w:r>
              <w:rPr>
                <w:noProof/>
                <w:webHidden/>
              </w:rPr>
              <w:tab/>
            </w:r>
            <w:r>
              <w:rPr>
                <w:noProof/>
                <w:webHidden/>
              </w:rPr>
              <w:fldChar w:fldCharType="begin"/>
            </w:r>
            <w:r>
              <w:rPr>
                <w:noProof/>
                <w:webHidden/>
              </w:rPr>
              <w:instrText xml:space="preserve"> PAGEREF _Toc130825356 \h </w:instrText>
            </w:r>
            <w:r>
              <w:rPr>
                <w:noProof/>
                <w:webHidden/>
              </w:rPr>
            </w:r>
            <w:r>
              <w:rPr>
                <w:noProof/>
                <w:webHidden/>
              </w:rPr>
              <w:fldChar w:fldCharType="separate"/>
            </w:r>
            <w:r>
              <w:rPr>
                <w:noProof/>
                <w:webHidden/>
              </w:rPr>
              <w:t>4</w:t>
            </w:r>
            <w:r>
              <w:rPr>
                <w:noProof/>
                <w:webHidden/>
              </w:rPr>
              <w:fldChar w:fldCharType="end"/>
            </w:r>
          </w:hyperlink>
        </w:p>
        <w:p w14:paraId="0C857A66" w14:textId="0F2220B3" w:rsidR="00FE0EEF" w:rsidRDefault="00FE0EEF">
          <w:pPr>
            <w:pStyle w:val="Obsah2"/>
            <w:rPr>
              <w:rFonts w:eastAsiaTheme="minorEastAsia"/>
              <w:noProof/>
              <w:lang w:eastAsia="cs-CZ"/>
            </w:rPr>
          </w:pPr>
          <w:hyperlink w:anchor="_Toc130825357" w:history="1">
            <w:r w:rsidRPr="00E86CEC">
              <w:rPr>
                <w:rStyle w:val="Hypertextovodkaz"/>
                <w:rFonts w:cstheme="minorHAnsi"/>
                <w:noProof/>
                <w:highlight w:val="green"/>
                <w:shd w:val="clear" w:color="auto" w:fill="FFFFFF"/>
              </w:rPr>
              <w:t>3.3 C#</w:t>
            </w:r>
            <w:r>
              <w:rPr>
                <w:noProof/>
                <w:webHidden/>
              </w:rPr>
              <w:tab/>
            </w:r>
            <w:r>
              <w:rPr>
                <w:noProof/>
                <w:webHidden/>
              </w:rPr>
              <w:fldChar w:fldCharType="begin"/>
            </w:r>
            <w:r>
              <w:rPr>
                <w:noProof/>
                <w:webHidden/>
              </w:rPr>
              <w:instrText xml:space="preserve"> PAGEREF _Toc130825357 \h </w:instrText>
            </w:r>
            <w:r>
              <w:rPr>
                <w:noProof/>
                <w:webHidden/>
              </w:rPr>
            </w:r>
            <w:r>
              <w:rPr>
                <w:noProof/>
                <w:webHidden/>
              </w:rPr>
              <w:fldChar w:fldCharType="separate"/>
            </w:r>
            <w:r>
              <w:rPr>
                <w:noProof/>
                <w:webHidden/>
              </w:rPr>
              <w:t>4</w:t>
            </w:r>
            <w:r>
              <w:rPr>
                <w:noProof/>
                <w:webHidden/>
              </w:rPr>
              <w:fldChar w:fldCharType="end"/>
            </w:r>
          </w:hyperlink>
        </w:p>
        <w:p w14:paraId="77B5647B" w14:textId="080E03FE" w:rsidR="00FE0EEF" w:rsidRDefault="00FE0EEF" w:rsidP="00FE0EEF">
          <w:pPr>
            <w:pStyle w:val="Obsah3"/>
            <w:rPr>
              <w:rFonts w:eastAsiaTheme="minorEastAsia"/>
              <w:noProof/>
              <w:lang w:eastAsia="cs-CZ"/>
            </w:rPr>
          </w:pPr>
          <w:hyperlink w:anchor="_Toc130825358" w:history="1">
            <w:r w:rsidRPr="00E86CEC">
              <w:rPr>
                <w:rStyle w:val="Hypertextovodkaz"/>
                <w:noProof/>
                <w:highlight w:val="green"/>
              </w:rPr>
              <w:t>3.3.1 Microsoft .NET</w:t>
            </w:r>
            <w:r>
              <w:rPr>
                <w:noProof/>
                <w:webHidden/>
              </w:rPr>
              <w:tab/>
            </w:r>
            <w:r>
              <w:rPr>
                <w:noProof/>
                <w:webHidden/>
              </w:rPr>
              <w:fldChar w:fldCharType="begin"/>
            </w:r>
            <w:r>
              <w:rPr>
                <w:noProof/>
                <w:webHidden/>
              </w:rPr>
              <w:instrText xml:space="preserve"> PAGEREF _Toc130825358 \h </w:instrText>
            </w:r>
            <w:r>
              <w:rPr>
                <w:noProof/>
                <w:webHidden/>
              </w:rPr>
            </w:r>
            <w:r>
              <w:rPr>
                <w:noProof/>
                <w:webHidden/>
              </w:rPr>
              <w:fldChar w:fldCharType="separate"/>
            </w:r>
            <w:r>
              <w:rPr>
                <w:noProof/>
                <w:webHidden/>
              </w:rPr>
              <w:t>5</w:t>
            </w:r>
            <w:r>
              <w:rPr>
                <w:noProof/>
                <w:webHidden/>
              </w:rPr>
              <w:fldChar w:fldCharType="end"/>
            </w:r>
          </w:hyperlink>
        </w:p>
        <w:p w14:paraId="04DCC331" w14:textId="3C52EAB8" w:rsidR="00FE0EEF" w:rsidRDefault="00FE0EEF" w:rsidP="00FE0EEF">
          <w:pPr>
            <w:pStyle w:val="Obsah3"/>
            <w:rPr>
              <w:rFonts w:eastAsiaTheme="minorEastAsia"/>
              <w:noProof/>
              <w:lang w:eastAsia="cs-CZ"/>
            </w:rPr>
          </w:pPr>
          <w:hyperlink w:anchor="_Toc130825359" w:history="1">
            <w:r w:rsidRPr="00E86CEC">
              <w:rPr>
                <w:rStyle w:val="Hypertextovodkaz"/>
                <w:noProof/>
                <w:highlight w:val="green"/>
              </w:rPr>
              <w:t>3.3.2 přístup k paměti a ovládání hardware</w:t>
            </w:r>
            <w:r>
              <w:rPr>
                <w:noProof/>
                <w:webHidden/>
              </w:rPr>
              <w:tab/>
            </w:r>
            <w:r>
              <w:rPr>
                <w:noProof/>
                <w:webHidden/>
              </w:rPr>
              <w:fldChar w:fldCharType="begin"/>
            </w:r>
            <w:r>
              <w:rPr>
                <w:noProof/>
                <w:webHidden/>
              </w:rPr>
              <w:instrText xml:space="preserve"> PAGEREF _Toc130825359 \h </w:instrText>
            </w:r>
            <w:r>
              <w:rPr>
                <w:noProof/>
                <w:webHidden/>
              </w:rPr>
            </w:r>
            <w:r>
              <w:rPr>
                <w:noProof/>
                <w:webHidden/>
              </w:rPr>
              <w:fldChar w:fldCharType="separate"/>
            </w:r>
            <w:r>
              <w:rPr>
                <w:noProof/>
                <w:webHidden/>
              </w:rPr>
              <w:t>5</w:t>
            </w:r>
            <w:r>
              <w:rPr>
                <w:noProof/>
                <w:webHidden/>
              </w:rPr>
              <w:fldChar w:fldCharType="end"/>
            </w:r>
          </w:hyperlink>
        </w:p>
        <w:p w14:paraId="2438CFB2" w14:textId="74B24594" w:rsidR="00FE0EEF" w:rsidRDefault="00FE0EEF" w:rsidP="00FE0EEF">
          <w:pPr>
            <w:pStyle w:val="Obsah3"/>
            <w:rPr>
              <w:rFonts w:eastAsiaTheme="minorEastAsia"/>
              <w:noProof/>
              <w:lang w:eastAsia="cs-CZ"/>
            </w:rPr>
          </w:pPr>
          <w:hyperlink w:anchor="_Toc130825360" w:history="1">
            <w:r w:rsidRPr="00E86CEC">
              <w:rPr>
                <w:rStyle w:val="Hypertextovodkaz"/>
                <w:noProof/>
                <w:highlight w:val="green"/>
              </w:rPr>
              <w:t>3.3.3 porovnání s Javou</w:t>
            </w:r>
            <w:r>
              <w:rPr>
                <w:noProof/>
                <w:webHidden/>
              </w:rPr>
              <w:tab/>
            </w:r>
            <w:r>
              <w:rPr>
                <w:noProof/>
                <w:webHidden/>
              </w:rPr>
              <w:fldChar w:fldCharType="begin"/>
            </w:r>
            <w:r>
              <w:rPr>
                <w:noProof/>
                <w:webHidden/>
              </w:rPr>
              <w:instrText xml:space="preserve"> PAGEREF _Toc130825360 \h </w:instrText>
            </w:r>
            <w:r>
              <w:rPr>
                <w:noProof/>
                <w:webHidden/>
              </w:rPr>
            </w:r>
            <w:r>
              <w:rPr>
                <w:noProof/>
                <w:webHidden/>
              </w:rPr>
              <w:fldChar w:fldCharType="separate"/>
            </w:r>
            <w:r>
              <w:rPr>
                <w:noProof/>
                <w:webHidden/>
              </w:rPr>
              <w:t>5</w:t>
            </w:r>
            <w:r>
              <w:rPr>
                <w:noProof/>
                <w:webHidden/>
              </w:rPr>
              <w:fldChar w:fldCharType="end"/>
            </w:r>
          </w:hyperlink>
        </w:p>
        <w:p w14:paraId="3284AF8A" w14:textId="2246A02E" w:rsidR="00FE0EEF" w:rsidRDefault="00FE0EEF" w:rsidP="00FE0EEF">
          <w:pPr>
            <w:pStyle w:val="Obsah3"/>
            <w:rPr>
              <w:rFonts w:eastAsiaTheme="minorEastAsia"/>
              <w:noProof/>
              <w:lang w:eastAsia="cs-CZ"/>
            </w:rPr>
          </w:pPr>
          <w:hyperlink w:anchor="_Toc130825361" w:history="1">
            <w:r w:rsidRPr="00E86CEC">
              <w:rPr>
                <w:rStyle w:val="Hypertextovodkaz"/>
                <w:noProof/>
                <w:highlight w:val="green"/>
                <w:shd w:val="clear" w:color="auto" w:fill="FFFFFF"/>
              </w:rPr>
              <w:t>3.3.4 podobnosti s C++</w:t>
            </w:r>
            <w:r>
              <w:rPr>
                <w:noProof/>
                <w:webHidden/>
              </w:rPr>
              <w:tab/>
            </w:r>
            <w:r>
              <w:rPr>
                <w:noProof/>
                <w:webHidden/>
              </w:rPr>
              <w:fldChar w:fldCharType="begin"/>
            </w:r>
            <w:r>
              <w:rPr>
                <w:noProof/>
                <w:webHidden/>
              </w:rPr>
              <w:instrText xml:space="preserve"> PAGEREF _Toc130825361 \h </w:instrText>
            </w:r>
            <w:r>
              <w:rPr>
                <w:noProof/>
                <w:webHidden/>
              </w:rPr>
            </w:r>
            <w:r>
              <w:rPr>
                <w:noProof/>
                <w:webHidden/>
              </w:rPr>
              <w:fldChar w:fldCharType="separate"/>
            </w:r>
            <w:r>
              <w:rPr>
                <w:noProof/>
                <w:webHidden/>
              </w:rPr>
              <w:t>6</w:t>
            </w:r>
            <w:r>
              <w:rPr>
                <w:noProof/>
                <w:webHidden/>
              </w:rPr>
              <w:fldChar w:fldCharType="end"/>
            </w:r>
          </w:hyperlink>
        </w:p>
        <w:p w14:paraId="274F0CBD" w14:textId="6EB339ED" w:rsidR="00FE0EEF" w:rsidRDefault="00FE0EEF" w:rsidP="00FE0EEF">
          <w:pPr>
            <w:pStyle w:val="Obsah3"/>
            <w:rPr>
              <w:rFonts w:eastAsiaTheme="minorEastAsia"/>
              <w:noProof/>
              <w:lang w:eastAsia="cs-CZ"/>
            </w:rPr>
          </w:pPr>
          <w:hyperlink w:anchor="_Toc130825362" w:history="1">
            <w:r w:rsidRPr="00E86CEC">
              <w:rPr>
                <w:rStyle w:val="Hypertextovodkaz"/>
                <w:noProof/>
                <w:highlight w:val="green"/>
                <w:shd w:val="clear" w:color="auto" w:fill="FFFFFF"/>
              </w:rPr>
              <w:t>3.3.5 modifikátory parametrů metod</w:t>
            </w:r>
            <w:r>
              <w:rPr>
                <w:noProof/>
                <w:webHidden/>
              </w:rPr>
              <w:tab/>
            </w:r>
            <w:r>
              <w:rPr>
                <w:noProof/>
                <w:webHidden/>
              </w:rPr>
              <w:fldChar w:fldCharType="begin"/>
            </w:r>
            <w:r>
              <w:rPr>
                <w:noProof/>
                <w:webHidden/>
              </w:rPr>
              <w:instrText xml:space="preserve"> PAGEREF _Toc130825362 \h </w:instrText>
            </w:r>
            <w:r>
              <w:rPr>
                <w:noProof/>
                <w:webHidden/>
              </w:rPr>
            </w:r>
            <w:r>
              <w:rPr>
                <w:noProof/>
                <w:webHidden/>
              </w:rPr>
              <w:fldChar w:fldCharType="separate"/>
            </w:r>
            <w:r>
              <w:rPr>
                <w:noProof/>
                <w:webHidden/>
              </w:rPr>
              <w:t>6</w:t>
            </w:r>
            <w:r>
              <w:rPr>
                <w:noProof/>
                <w:webHidden/>
              </w:rPr>
              <w:fldChar w:fldCharType="end"/>
            </w:r>
          </w:hyperlink>
        </w:p>
        <w:p w14:paraId="1EA86CB4" w14:textId="587BB305" w:rsidR="00FE0EEF" w:rsidRDefault="00FE0EEF" w:rsidP="00FE0EEF">
          <w:pPr>
            <w:pStyle w:val="Obsah3"/>
            <w:rPr>
              <w:rFonts w:eastAsiaTheme="minorEastAsia"/>
              <w:noProof/>
              <w:lang w:eastAsia="cs-CZ"/>
            </w:rPr>
          </w:pPr>
          <w:hyperlink w:anchor="_Toc130825363" w:history="1">
            <w:r w:rsidRPr="00E86CEC">
              <w:rPr>
                <w:rStyle w:val="Hypertextovodkaz"/>
                <w:noProof/>
                <w:highlight w:val="green"/>
                <w:shd w:val="clear" w:color="auto" w:fill="FFFFFF"/>
              </w:rPr>
              <w:t>3.3.6 nové funkce</w:t>
            </w:r>
            <w:r>
              <w:rPr>
                <w:noProof/>
                <w:webHidden/>
              </w:rPr>
              <w:tab/>
            </w:r>
            <w:r>
              <w:rPr>
                <w:noProof/>
                <w:webHidden/>
              </w:rPr>
              <w:fldChar w:fldCharType="begin"/>
            </w:r>
            <w:r>
              <w:rPr>
                <w:noProof/>
                <w:webHidden/>
              </w:rPr>
              <w:instrText xml:space="preserve"> PAGEREF _Toc130825363 \h </w:instrText>
            </w:r>
            <w:r>
              <w:rPr>
                <w:noProof/>
                <w:webHidden/>
              </w:rPr>
            </w:r>
            <w:r>
              <w:rPr>
                <w:noProof/>
                <w:webHidden/>
              </w:rPr>
              <w:fldChar w:fldCharType="separate"/>
            </w:r>
            <w:r>
              <w:rPr>
                <w:noProof/>
                <w:webHidden/>
              </w:rPr>
              <w:t>6</w:t>
            </w:r>
            <w:r>
              <w:rPr>
                <w:noProof/>
                <w:webHidden/>
              </w:rPr>
              <w:fldChar w:fldCharType="end"/>
            </w:r>
          </w:hyperlink>
        </w:p>
        <w:p w14:paraId="3E5EF827" w14:textId="6D437C39" w:rsidR="00FE0EEF" w:rsidRDefault="00FE0EEF">
          <w:pPr>
            <w:pStyle w:val="Obsah2"/>
            <w:rPr>
              <w:rFonts w:eastAsiaTheme="minorEastAsia"/>
              <w:noProof/>
              <w:lang w:eastAsia="cs-CZ"/>
            </w:rPr>
          </w:pPr>
          <w:hyperlink w:anchor="_Toc130825364" w:history="1">
            <w:r w:rsidRPr="00E86CEC">
              <w:rPr>
                <w:rStyle w:val="Hypertextovodkaz"/>
                <w:rFonts w:cstheme="minorHAnsi"/>
                <w:noProof/>
                <w:highlight w:val="green"/>
              </w:rPr>
              <w:t>3.4 výběr</w:t>
            </w:r>
            <w:r>
              <w:rPr>
                <w:noProof/>
                <w:webHidden/>
              </w:rPr>
              <w:tab/>
            </w:r>
            <w:r>
              <w:rPr>
                <w:noProof/>
                <w:webHidden/>
              </w:rPr>
              <w:fldChar w:fldCharType="begin"/>
            </w:r>
            <w:r>
              <w:rPr>
                <w:noProof/>
                <w:webHidden/>
              </w:rPr>
              <w:instrText xml:space="preserve"> PAGEREF _Toc130825364 \h </w:instrText>
            </w:r>
            <w:r>
              <w:rPr>
                <w:noProof/>
                <w:webHidden/>
              </w:rPr>
            </w:r>
            <w:r>
              <w:rPr>
                <w:noProof/>
                <w:webHidden/>
              </w:rPr>
              <w:fldChar w:fldCharType="separate"/>
            </w:r>
            <w:r>
              <w:rPr>
                <w:noProof/>
                <w:webHidden/>
              </w:rPr>
              <w:t>6</w:t>
            </w:r>
            <w:r>
              <w:rPr>
                <w:noProof/>
                <w:webHidden/>
              </w:rPr>
              <w:fldChar w:fldCharType="end"/>
            </w:r>
          </w:hyperlink>
        </w:p>
        <w:p w14:paraId="5C62C3F0" w14:textId="4D9832F2" w:rsidR="00FE0EEF" w:rsidRDefault="00FE0EEF">
          <w:pPr>
            <w:pStyle w:val="Obsah1"/>
            <w:rPr>
              <w:rFonts w:eastAsiaTheme="minorEastAsia"/>
              <w:noProof/>
              <w:lang w:eastAsia="cs-CZ"/>
            </w:rPr>
          </w:pPr>
          <w:hyperlink w:anchor="_Toc130825365" w:history="1">
            <w:r w:rsidRPr="00E86CEC">
              <w:rPr>
                <w:rStyle w:val="Hypertextovodkaz"/>
                <w:rFonts w:cstheme="minorHAnsi"/>
                <w:noProof/>
                <w:highlight w:val="green"/>
              </w:rPr>
              <w:t>4. Výběr herních žánrů vhodných pro implementaci</w:t>
            </w:r>
            <w:r>
              <w:rPr>
                <w:noProof/>
                <w:webHidden/>
              </w:rPr>
              <w:tab/>
            </w:r>
            <w:r>
              <w:rPr>
                <w:noProof/>
                <w:webHidden/>
              </w:rPr>
              <w:fldChar w:fldCharType="begin"/>
            </w:r>
            <w:r>
              <w:rPr>
                <w:noProof/>
                <w:webHidden/>
              </w:rPr>
              <w:instrText xml:space="preserve"> PAGEREF _Toc130825365 \h </w:instrText>
            </w:r>
            <w:r>
              <w:rPr>
                <w:noProof/>
                <w:webHidden/>
              </w:rPr>
            </w:r>
            <w:r>
              <w:rPr>
                <w:noProof/>
                <w:webHidden/>
              </w:rPr>
              <w:fldChar w:fldCharType="separate"/>
            </w:r>
            <w:r>
              <w:rPr>
                <w:noProof/>
                <w:webHidden/>
              </w:rPr>
              <w:t>7</w:t>
            </w:r>
            <w:r>
              <w:rPr>
                <w:noProof/>
                <w:webHidden/>
              </w:rPr>
              <w:fldChar w:fldCharType="end"/>
            </w:r>
          </w:hyperlink>
        </w:p>
        <w:p w14:paraId="5403AADF" w14:textId="2A8D5013" w:rsidR="00FE0EEF" w:rsidRDefault="00FE0EEF">
          <w:pPr>
            <w:pStyle w:val="Obsah2"/>
            <w:rPr>
              <w:rFonts w:eastAsiaTheme="minorEastAsia"/>
              <w:noProof/>
              <w:lang w:eastAsia="cs-CZ"/>
            </w:rPr>
          </w:pPr>
          <w:hyperlink w:anchor="_Toc130825366" w:history="1">
            <w:r w:rsidRPr="00E86CEC">
              <w:rPr>
                <w:rStyle w:val="Hypertextovodkaz"/>
                <w:rFonts w:cstheme="minorHAnsi"/>
                <w:noProof/>
                <w:highlight w:val="green"/>
              </w:rPr>
              <w:t>4.1 RPG</w:t>
            </w:r>
            <w:r>
              <w:rPr>
                <w:noProof/>
                <w:webHidden/>
              </w:rPr>
              <w:tab/>
            </w:r>
            <w:r>
              <w:rPr>
                <w:noProof/>
                <w:webHidden/>
              </w:rPr>
              <w:fldChar w:fldCharType="begin"/>
            </w:r>
            <w:r>
              <w:rPr>
                <w:noProof/>
                <w:webHidden/>
              </w:rPr>
              <w:instrText xml:space="preserve"> PAGEREF _Toc130825366 \h </w:instrText>
            </w:r>
            <w:r>
              <w:rPr>
                <w:noProof/>
                <w:webHidden/>
              </w:rPr>
            </w:r>
            <w:r>
              <w:rPr>
                <w:noProof/>
                <w:webHidden/>
              </w:rPr>
              <w:fldChar w:fldCharType="separate"/>
            </w:r>
            <w:r>
              <w:rPr>
                <w:noProof/>
                <w:webHidden/>
              </w:rPr>
              <w:t>8</w:t>
            </w:r>
            <w:r>
              <w:rPr>
                <w:noProof/>
                <w:webHidden/>
              </w:rPr>
              <w:fldChar w:fldCharType="end"/>
            </w:r>
          </w:hyperlink>
        </w:p>
        <w:p w14:paraId="2BBF214D" w14:textId="26A5BB48" w:rsidR="00FE0EEF" w:rsidRDefault="00FE0EEF">
          <w:pPr>
            <w:pStyle w:val="Obsah2"/>
            <w:rPr>
              <w:rFonts w:eastAsiaTheme="minorEastAsia"/>
              <w:noProof/>
              <w:lang w:eastAsia="cs-CZ"/>
            </w:rPr>
          </w:pPr>
          <w:hyperlink w:anchor="_Toc130825367" w:history="1">
            <w:r w:rsidRPr="00E86CEC">
              <w:rPr>
                <w:rStyle w:val="Hypertextovodkaz"/>
                <w:rFonts w:cstheme="minorHAnsi"/>
                <w:noProof/>
                <w:highlight w:val="green"/>
              </w:rPr>
              <w:t>4.2 akční</w:t>
            </w:r>
            <w:r>
              <w:rPr>
                <w:noProof/>
                <w:webHidden/>
              </w:rPr>
              <w:tab/>
            </w:r>
            <w:r>
              <w:rPr>
                <w:noProof/>
                <w:webHidden/>
              </w:rPr>
              <w:fldChar w:fldCharType="begin"/>
            </w:r>
            <w:r>
              <w:rPr>
                <w:noProof/>
                <w:webHidden/>
              </w:rPr>
              <w:instrText xml:space="preserve"> PAGEREF _Toc130825367 \h </w:instrText>
            </w:r>
            <w:r>
              <w:rPr>
                <w:noProof/>
                <w:webHidden/>
              </w:rPr>
            </w:r>
            <w:r>
              <w:rPr>
                <w:noProof/>
                <w:webHidden/>
              </w:rPr>
              <w:fldChar w:fldCharType="separate"/>
            </w:r>
            <w:r>
              <w:rPr>
                <w:noProof/>
                <w:webHidden/>
              </w:rPr>
              <w:t>9</w:t>
            </w:r>
            <w:r>
              <w:rPr>
                <w:noProof/>
                <w:webHidden/>
              </w:rPr>
              <w:fldChar w:fldCharType="end"/>
            </w:r>
          </w:hyperlink>
        </w:p>
        <w:p w14:paraId="5E6D5D37" w14:textId="4AA1B333" w:rsidR="00FE0EEF" w:rsidRDefault="00FE0EEF">
          <w:pPr>
            <w:pStyle w:val="Obsah2"/>
            <w:rPr>
              <w:rFonts w:eastAsiaTheme="minorEastAsia"/>
              <w:noProof/>
              <w:lang w:eastAsia="cs-CZ"/>
            </w:rPr>
          </w:pPr>
          <w:hyperlink w:anchor="_Toc130825368" w:history="1">
            <w:r w:rsidRPr="00E86CEC">
              <w:rPr>
                <w:rStyle w:val="Hypertextovodkaz"/>
                <w:rFonts w:cstheme="minorHAnsi"/>
                <w:noProof/>
                <w:highlight w:val="green"/>
              </w:rPr>
              <w:t>4.3 strategie</w:t>
            </w:r>
            <w:r>
              <w:rPr>
                <w:noProof/>
                <w:webHidden/>
              </w:rPr>
              <w:tab/>
            </w:r>
            <w:r>
              <w:rPr>
                <w:noProof/>
                <w:webHidden/>
              </w:rPr>
              <w:fldChar w:fldCharType="begin"/>
            </w:r>
            <w:r>
              <w:rPr>
                <w:noProof/>
                <w:webHidden/>
              </w:rPr>
              <w:instrText xml:space="preserve"> PAGEREF _Toc130825368 \h </w:instrText>
            </w:r>
            <w:r>
              <w:rPr>
                <w:noProof/>
                <w:webHidden/>
              </w:rPr>
            </w:r>
            <w:r>
              <w:rPr>
                <w:noProof/>
                <w:webHidden/>
              </w:rPr>
              <w:fldChar w:fldCharType="separate"/>
            </w:r>
            <w:r>
              <w:rPr>
                <w:noProof/>
                <w:webHidden/>
              </w:rPr>
              <w:t>9</w:t>
            </w:r>
            <w:r>
              <w:rPr>
                <w:noProof/>
                <w:webHidden/>
              </w:rPr>
              <w:fldChar w:fldCharType="end"/>
            </w:r>
          </w:hyperlink>
        </w:p>
        <w:p w14:paraId="249DE372" w14:textId="43ED0A42" w:rsidR="00FE0EEF" w:rsidRDefault="00FE0EEF">
          <w:pPr>
            <w:pStyle w:val="Obsah2"/>
            <w:rPr>
              <w:rFonts w:eastAsiaTheme="minorEastAsia"/>
              <w:noProof/>
              <w:lang w:eastAsia="cs-CZ"/>
            </w:rPr>
          </w:pPr>
          <w:hyperlink w:anchor="_Toc130825369" w:history="1">
            <w:r w:rsidRPr="00E86CEC">
              <w:rPr>
                <w:rStyle w:val="Hypertextovodkaz"/>
                <w:rFonts w:cstheme="minorHAnsi"/>
                <w:noProof/>
                <w:highlight w:val="green"/>
                <w:shd w:val="clear" w:color="auto" w:fill="FFFFFF"/>
              </w:rPr>
              <w:t>4.4 závodní</w:t>
            </w:r>
            <w:r>
              <w:rPr>
                <w:noProof/>
                <w:webHidden/>
              </w:rPr>
              <w:tab/>
            </w:r>
            <w:r>
              <w:rPr>
                <w:noProof/>
                <w:webHidden/>
              </w:rPr>
              <w:fldChar w:fldCharType="begin"/>
            </w:r>
            <w:r>
              <w:rPr>
                <w:noProof/>
                <w:webHidden/>
              </w:rPr>
              <w:instrText xml:space="preserve"> PAGEREF _Toc130825369 \h </w:instrText>
            </w:r>
            <w:r>
              <w:rPr>
                <w:noProof/>
                <w:webHidden/>
              </w:rPr>
            </w:r>
            <w:r>
              <w:rPr>
                <w:noProof/>
                <w:webHidden/>
              </w:rPr>
              <w:fldChar w:fldCharType="separate"/>
            </w:r>
            <w:r>
              <w:rPr>
                <w:noProof/>
                <w:webHidden/>
              </w:rPr>
              <w:t>9</w:t>
            </w:r>
            <w:r>
              <w:rPr>
                <w:noProof/>
                <w:webHidden/>
              </w:rPr>
              <w:fldChar w:fldCharType="end"/>
            </w:r>
          </w:hyperlink>
        </w:p>
        <w:p w14:paraId="582B456F" w14:textId="1571DAD1" w:rsidR="00FE0EEF" w:rsidRDefault="00FE0EEF">
          <w:pPr>
            <w:pStyle w:val="Obsah2"/>
            <w:rPr>
              <w:rFonts w:eastAsiaTheme="minorEastAsia"/>
              <w:noProof/>
              <w:lang w:eastAsia="cs-CZ"/>
            </w:rPr>
          </w:pPr>
          <w:hyperlink w:anchor="_Toc130825370" w:history="1">
            <w:r w:rsidRPr="00E86CEC">
              <w:rPr>
                <w:rStyle w:val="Hypertextovodkaz"/>
                <w:rFonts w:cstheme="minorHAnsi"/>
                <w:noProof/>
                <w:highlight w:val="green"/>
              </w:rPr>
              <w:t>4.5 shrnutí</w:t>
            </w:r>
            <w:r>
              <w:rPr>
                <w:noProof/>
                <w:webHidden/>
              </w:rPr>
              <w:tab/>
            </w:r>
            <w:r>
              <w:rPr>
                <w:noProof/>
                <w:webHidden/>
              </w:rPr>
              <w:fldChar w:fldCharType="begin"/>
            </w:r>
            <w:r>
              <w:rPr>
                <w:noProof/>
                <w:webHidden/>
              </w:rPr>
              <w:instrText xml:space="preserve"> PAGEREF _Toc130825370 \h </w:instrText>
            </w:r>
            <w:r>
              <w:rPr>
                <w:noProof/>
                <w:webHidden/>
              </w:rPr>
            </w:r>
            <w:r>
              <w:rPr>
                <w:noProof/>
                <w:webHidden/>
              </w:rPr>
              <w:fldChar w:fldCharType="separate"/>
            </w:r>
            <w:r>
              <w:rPr>
                <w:noProof/>
                <w:webHidden/>
              </w:rPr>
              <w:t>9</w:t>
            </w:r>
            <w:r>
              <w:rPr>
                <w:noProof/>
                <w:webHidden/>
              </w:rPr>
              <w:fldChar w:fldCharType="end"/>
            </w:r>
          </w:hyperlink>
        </w:p>
        <w:p w14:paraId="0F1395EF" w14:textId="322F9FEA" w:rsidR="00FE0EEF" w:rsidRDefault="00FE0EEF">
          <w:pPr>
            <w:pStyle w:val="Obsah1"/>
            <w:rPr>
              <w:rFonts w:eastAsiaTheme="minorEastAsia"/>
              <w:noProof/>
              <w:lang w:eastAsia="cs-CZ"/>
            </w:rPr>
          </w:pPr>
          <w:hyperlink w:anchor="_Toc130825371" w:history="1">
            <w:r w:rsidRPr="00E86CEC">
              <w:rPr>
                <w:rStyle w:val="Hypertextovodkaz"/>
                <w:rFonts w:cstheme="minorHAnsi"/>
                <w:noProof/>
                <w:highlight w:val="green"/>
              </w:rPr>
              <w:t>5. Grafické výstupy aplikací</w:t>
            </w:r>
            <w:r>
              <w:rPr>
                <w:noProof/>
                <w:webHidden/>
              </w:rPr>
              <w:tab/>
            </w:r>
            <w:r>
              <w:rPr>
                <w:noProof/>
                <w:webHidden/>
              </w:rPr>
              <w:fldChar w:fldCharType="begin"/>
            </w:r>
            <w:r>
              <w:rPr>
                <w:noProof/>
                <w:webHidden/>
              </w:rPr>
              <w:instrText xml:space="preserve"> PAGEREF _Toc130825371 \h </w:instrText>
            </w:r>
            <w:r>
              <w:rPr>
                <w:noProof/>
                <w:webHidden/>
              </w:rPr>
            </w:r>
            <w:r>
              <w:rPr>
                <w:noProof/>
                <w:webHidden/>
              </w:rPr>
              <w:fldChar w:fldCharType="separate"/>
            </w:r>
            <w:r>
              <w:rPr>
                <w:noProof/>
                <w:webHidden/>
              </w:rPr>
              <w:t>10</w:t>
            </w:r>
            <w:r>
              <w:rPr>
                <w:noProof/>
                <w:webHidden/>
              </w:rPr>
              <w:fldChar w:fldCharType="end"/>
            </w:r>
          </w:hyperlink>
        </w:p>
        <w:p w14:paraId="7D6BA6CC" w14:textId="3A2E9510" w:rsidR="00FE0EEF" w:rsidRDefault="00FE0EEF">
          <w:pPr>
            <w:pStyle w:val="Obsah2"/>
            <w:rPr>
              <w:rFonts w:eastAsiaTheme="minorEastAsia"/>
              <w:noProof/>
              <w:lang w:eastAsia="cs-CZ"/>
            </w:rPr>
          </w:pPr>
          <w:hyperlink w:anchor="_Toc130825372" w:history="1">
            <w:r w:rsidRPr="00E86CEC">
              <w:rPr>
                <w:rStyle w:val="Hypertextovodkaz"/>
                <w:rFonts w:cstheme="minorHAnsi"/>
                <w:noProof/>
                <w:highlight w:val="green"/>
                <w:shd w:val="clear" w:color="auto" w:fill="FFFFFF"/>
              </w:rPr>
              <w:t>5.1 konzolová aplikace</w:t>
            </w:r>
            <w:r>
              <w:rPr>
                <w:noProof/>
                <w:webHidden/>
              </w:rPr>
              <w:tab/>
            </w:r>
            <w:r>
              <w:rPr>
                <w:noProof/>
                <w:webHidden/>
              </w:rPr>
              <w:fldChar w:fldCharType="begin"/>
            </w:r>
            <w:r>
              <w:rPr>
                <w:noProof/>
                <w:webHidden/>
              </w:rPr>
              <w:instrText xml:space="preserve"> PAGEREF _Toc130825372 \h </w:instrText>
            </w:r>
            <w:r>
              <w:rPr>
                <w:noProof/>
                <w:webHidden/>
              </w:rPr>
            </w:r>
            <w:r>
              <w:rPr>
                <w:noProof/>
                <w:webHidden/>
              </w:rPr>
              <w:fldChar w:fldCharType="separate"/>
            </w:r>
            <w:r>
              <w:rPr>
                <w:noProof/>
                <w:webHidden/>
              </w:rPr>
              <w:t>10</w:t>
            </w:r>
            <w:r>
              <w:rPr>
                <w:noProof/>
                <w:webHidden/>
              </w:rPr>
              <w:fldChar w:fldCharType="end"/>
            </w:r>
          </w:hyperlink>
        </w:p>
        <w:p w14:paraId="25EACA0F" w14:textId="19600902" w:rsidR="00FE0EEF" w:rsidRDefault="00FE0EEF">
          <w:pPr>
            <w:pStyle w:val="Obsah2"/>
            <w:rPr>
              <w:rFonts w:eastAsiaTheme="minorEastAsia"/>
              <w:noProof/>
              <w:lang w:eastAsia="cs-CZ"/>
            </w:rPr>
          </w:pPr>
          <w:hyperlink w:anchor="_Toc130825373" w:history="1">
            <w:r w:rsidRPr="00E86CEC">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_Toc130825373 \h </w:instrText>
            </w:r>
            <w:r>
              <w:rPr>
                <w:noProof/>
                <w:webHidden/>
              </w:rPr>
            </w:r>
            <w:r>
              <w:rPr>
                <w:noProof/>
                <w:webHidden/>
              </w:rPr>
              <w:fldChar w:fldCharType="separate"/>
            </w:r>
            <w:r>
              <w:rPr>
                <w:noProof/>
                <w:webHidden/>
              </w:rPr>
              <w:t>10</w:t>
            </w:r>
            <w:r>
              <w:rPr>
                <w:noProof/>
                <w:webHidden/>
              </w:rPr>
              <w:fldChar w:fldCharType="end"/>
            </w:r>
          </w:hyperlink>
        </w:p>
        <w:p w14:paraId="3B56754B" w14:textId="53CA1383" w:rsidR="00FE0EEF" w:rsidRDefault="00FE0EEF" w:rsidP="00FE0EEF">
          <w:pPr>
            <w:pStyle w:val="Obsah3"/>
            <w:rPr>
              <w:rFonts w:eastAsiaTheme="minorEastAsia"/>
              <w:noProof/>
              <w:lang w:eastAsia="cs-CZ"/>
            </w:rPr>
          </w:pPr>
          <w:hyperlink w:anchor="_Toc130825374" w:history="1">
            <w:r w:rsidRPr="00E86CEC">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_Toc130825374 \h </w:instrText>
            </w:r>
            <w:r>
              <w:rPr>
                <w:noProof/>
                <w:webHidden/>
              </w:rPr>
            </w:r>
            <w:r>
              <w:rPr>
                <w:noProof/>
                <w:webHidden/>
              </w:rPr>
              <w:fldChar w:fldCharType="separate"/>
            </w:r>
            <w:r>
              <w:rPr>
                <w:noProof/>
                <w:webHidden/>
              </w:rPr>
              <w:t>10</w:t>
            </w:r>
            <w:r>
              <w:rPr>
                <w:noProof/>
                <w:webHidden/>
              </w:rPr>
              <w:fldChar w:fldCharType="end"/>
            </w:r>
          </w:hyperlink>
        </w:p>
        <w:p w14:paraId="7EDEA1E6" w14:textId="0900B644" w:rsidR="00FE0EEF" w:rsidRDefault="00FE0EEF" w:rsidP="00FE0EEF">
          <w:pPr>
            <w:pStyle w:val="Obsah3"/>
            <w:rPr>
              <w:rFonts w:eastAsiaTheme="minorEastAsia"/>
              <w:noProof/>
              <w:lang w:eastAsia="cs-CZ"/>
            </w:rPr>
          </w:pPr>
          <w:hyperlink w:anchor="_Toc130825375" w:history="1">
            <w:r w:rsidRPr="00E86CEC">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_Toc130825375 \h </w:instrText>
            </w:r>
            <w:r>
              <w:rPr>
                <w:noProof/>
                <w:webHidden/>
              </w:rPr>
            </w:r>
            <w:r>
              <w:rPr>
                <w:noProof/>
                <w:webHidden/>
              </w:rPr>
              <w:fldChar w:fldCharType="separate"/>
            </w:r>
            <w:r>
              <w:rPr>
                <w:noProof/>
                <w:webHidden/>
              </w:rPr>
              <w:t>11</w:t>
            </w:r>
            <w:r>
              <w:rPr>
                <w:noProof/>
                <w:webHidden/>
              </w:rPr>
              <w:fldChar w:fldCharType="end"/>
            </w:r>
          </w:hyperlink>
        </w:p>
        <w:p w14:paraId="3DF5E4B9" w14:textId="00497EF5" w:rsidR="00FE0EEF" w:rsidRDefault="00FE0EEF">
          <w:pPr>
            <w:pStyle w:val="Obsah2"/>
            <w:rPr>
              <w:rFonts w:eastAsiaTheme="minorEastAsia"/>
              <w:noProof/>
              <w:lang w:eastAsia="cs-CZ"/>
            </w:rPr>
          </w:pPr>
          <w:hyperlink w:anchor="_Toc130825376" w:history="1">
            <w:r w:rsidRPr="00E86CEC">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_Toc130825376 \h </w:instrText>
            </w:r>
            <w:r>
              <w:rPr>
                <w:noProof/>
                <w:webHidden/>
              </w:rPr>
            </w:r>
            <w:r>
              <w:rPr>
                <w:noProof/>
                <w:webHidden/>
              </w:rPr>
              <w:fldChar w:fldCharType="separate"/>
            </w:r>
            <w:r>
              <w:rPr>
                <w:noProof/>
                <w:webHidden/>
              </w:rPr>
              <w:t>12</w:t>
            </w:r>
            <w:r>
              <w:rPr>
                <w:noProof/>
                <w:webHidden/>
              </w:rPr>
              <w:fldChar w:fldCharType="end"/>
            </w:r>
          </w:hyperlink>
        </w:p>
        <w:p w14:paraId="1D5463E7" w14:textId="37EAAA83" w:rsidR="00FE0EEF" w:rsidRDefault="00FE0EEF" w:rsidP="00FE0EEF">
          <w:pPr>
            <w:pStyle w:val="Obsah3"/>
            <w:rPr>
              <w:rFonts w:eastAsiaTheme="minorEastAsia"/>
              <w:noProof/>
              <w:lang w:eastAsia="cs-CZ"/>
            </w:rPr>
          </w:pPr>
          <w:hyperlink w:anchor="_Toc130825377" w:history="1">
            <w:r w:rsidRPr="00E86CEC">
              <w:rPr>
                <w:rStyle w:val="Hypertextovodkaz"/>
                <w:rFonts w:cstheme="minorHAnsi"/>
                <w:noProof/>
              </w:rPr>
              <w:t>5.3.1 Xamarin</w:t>
            </w:r>
            <w:r>
              <w:rPr>
                <w:noProof/>
                <w:webHidden/>
              </w:rPr>
              <w:tab/>
            </w:r>
            <w:r>
              <w:rPr>
                <w:noProof/>
                <w:webHidden/>
              </w:rPr>
              <w:fldChar w:fldCharType="begin"/>
            </w:r>
            <w:r>
              <w:rPr>
                <w:noProof/>
                <w:webHidden/>
              </w:rPr>
              <w:instrText xml:space="preserve"> PAGEREF _Toc130825377 \h </w:instrText>
            </w:r>
            <w:r>
              <w:rPr>
                <w:noProof/>
                <w:webHidden/>
              </w:rPr>
            </w:r>
            <w:r>
              <w:rPr>
                <w:noProof/>
                <w:webHidden/>
              </w:rPr>
              <w:fldChar w:fldCharType="separate"/>
            </w:r>
            <w:r>
              <w:rPr>
                <w:noProof/>
                <w:webHidden/>
              </w:rPr>
              <w:t>12</w:t>
            </w:r>
            <w:r>
              <w:rPr>
                <w:noProof/>
                <w:webHidden/>
              </w:rPr>
              <w:fldChar w:fldCharType="end"/>
            </w:r>
          </w:hyperlink>
        </w:p>
        <w:p w14:paraId="49894E76" w14:textId="28058E8D" w:rsidR="00FE0EEF" w:rsidRDefault="00FE0EEF" w:rsidP="00FE0EEF">
          <w:pPr>
            <w:pStyle w:val="Obsah3"/>
            <w:rPr>
              <w:rFonts w:eastAsiaTheme="minorEastAsia"/>
              <w:noProof/>
              <w:lang w:eastAsia="cs-CZ"/>
            </w:rPr>
          </w:pPr>
          <w:hyperlink w:anchor="_Toc130825378" w:history="1">
            <w:r w:rsidRPr="00E86CEC">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_Toc130825378 \h </w:instrText>
            </w:r>
            <w:r>
              <w:rPr>
                <w:noProof/>
                <w:webHidden/>
              </w:rPr>
            </w:r>
            <w:r>
              <w:rPr>
                <w:noProof/>
                <w:webHidden/>
              </w:rPr>
              <w:fldChar w:fldCharType="separate"/>
            </w:r>
            <w:r>
              <w:rPr>
                <w:noProof/>
                <w:webHidden/>
              </w:rPr>
              <w:t>12</w:t>
            </w:r>
            <w:r>
              <w:rPr>
                <w:noProof/>
                <w:webHidden/>
              </w:rPr>
              <w:fldChar w:fldCharType="end"/>
            </w:r>
          </w:hyperlink>
        </w:p>
        <w:p w14:paraId="3393F1E4" w14:textId="1B85BF07" w:rsidR="00FE0EEF" w:rsidRDefault="00FE0EEF" w:rsidP="00FE0EEF">
          <w:pPr>
            <w:pStyle w:val="Obsah3"/>
            <w:rPr>
              <w:rFonts w:eastAsiaTheme="minorEastAsia"/>
              <w:noProof/>
              <w:lang w:eastAsia="cs-CZ"/>
            </w:rPr>
          </w:pPr>
          <w:hyperlink w:anchor="_Toc130825379" w:history="1">
            <w:r w:rsidRPr="00E86CEC">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_Toc130825379 \h </w:instrText>
            </w:r>
            <w:r>
              <w:rPr>
                <w:noProof/>
                <w:webHidden/>
              </w:rPr>
            </w:r>
            <w:r>
              <w:rPr>
                <w:noProof/>
                <w:webHidden/>
              </w:rPr>
              <w:fldChar w:fldCharType="separate"/>
            </w:r>
            <w:r>
              <w:rPr>
                <w:noProof/>
                <w:webHidden/>
              </w:rPr>
              <w:t>12</w:t>
            </w:r>
            <w:r>
              <w:rPr>
                <w:noProof/>
                <w:webHidden/>
              </w:rPr>
              <w:fldChar w:fldCharType="end"/>
            </w:r>
          </w:hyperlink>
        </w:p>
        <w:p w14:paraId="4DB37651" w14:textId="475EB836" w:rsidR="00FE0EEF" w:rsidRDefault="00FE0EEF">
          <w:pPr>
            <w:pStyle w:val="Obsah2"/>
            <w:rPr>
              <w:rFonts w:eastAsiaTheme="minorEastAsia"/>
              <w:noProof/>
              <w:lang w:eastAsia="cs-CZ"/>
            </w:rPr>
          </w:pPr>
          <w:hyperlink w:anchor="_Toc130825380" w:history="1">
            <w:r w:rsidRPr="00E86CEC">
              <w:rPr>
                <w:rStyle w:val="Hypertextovodkaz"/>
                <w:rFonts w:cstheme="minorHAnsi"/>
                <w:noProof/>
                <w:shd w:val="clear" w:color="auto" w:fill="FFFFFF"/>
              </w:rPr>
              <w:t xml:space="preserve">5.4 herní </w:t>
            </w:r>
            <w:r w:rsidRPr="00E86CEC">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_Toc130825380 \h </w:instrText>
            </w:r>
            <w:r>
              <w:rPr>
                <w:noProof/>
                <w:webHidden/>
              </w:rPr>
            </w:r>
            <w:r>
              <w:rPr>
                <w:noProof/>
                <w:webHidden/>
              </w:rPr>
              <w:fldChar w:fldCharType="separate"/>
            </w:r>
            <w:r>
              <w:rPr>
                <w:noProof/>
                <w:webHidden/>
              </w:rPr>
              <w:t>12</w:t>
            </w:r>
            <w:r>
              <w:rPr>
                <w:noProof/>
                <w:webHidden/>
              </w:rPr>
              <w:fldChar w:fldCharType="end"/>
            </w:r>
          </w:hyperlink>
        </w:p>
        <w:p w14:paraId="78CEEDFE" w14:textId="6D907D9A" w:rsidR="00FE0EEF" w:rsidRDefault="00FE0EEF" w:rsidP="00FE0EEF">
          <w:pPr>
            <w:pStyle w:val="Obsah3"/>
            <w:rPr>
              <w:rFonts w:eastAsiaTheme="minorEastAsia"/>
              <w:noProof/>
              <w:lang w:eastAsia="cs-CZ"/>
            </w:rPr>
          </w:pPr>
          <w:hyperlink w:anchor="_Toc130825381" w:history="1">
            <w:r w:rsidRPr="00E86CEC">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_Toc130825381 \h </w:instrText>
            </w:r>
            <w:r>
              <w:rPr>
                <w:noProof/>
                <w:webHidden/>
              </w:rPr>
            </w:r>
            <w:r>
              <w:rPr>
                <w:noProof/>
                <w:webHidden/>
              </w:rPr>
              <w:fldChar w:fldCharType="separate"/>
            </w:r>
            <w:r>
              <w:rPr>
                <w:noProof/>
                <w:webHidden/>
              </w:rPr>
              <w:t>13</w:t>
            </w:r>
            <w:r>
              <w:rPr>
                <w:noProof/>
                <w:webHidden/>
              </w:rPr>
              <w:fldChar w:fldCharType="end"/>
            </w:r>
          </w:hyperlink>
        </w:p>
        <w:p w14:paraId="358D310B" w14:textId="2741FED2" w:rsidR="00FE0EEF" w:rsidRDefault="00FE0EEF" w:rsidP="00FE0EEF">
          <w:pPr>
            <w:pStyle w:val="Obsah3"/>
            <w:rPr>
              <w:rFonts w:eastAsiaTheme="minorEastAsia"/>
              <w:noProof/>
              <w:lang w:eastAsia="cs-CZ"/>
            </w:rPr>
          </w:pPr>
          <w:hyperlink w:anchor="_Toc130825382" w:history="1">
            <w:r w:rsidRPr="00E86CEC">
              <w:rPr>
                <w:rStyle w:val="Hypertextovodkaz"/>
                <w:rFonts w:cstheme="minorHAnsi"/>
                <w:noProof/>
                <w:shd w:val="clear" w:color="auto" w:fill="FFFFFF"/>
              </w:rPr>
              <w:t xml:space="preserve">5.4.2 </w:t>
            </w:r>
            <w:r w:rsidRPr="00E86CEC">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_Toc130825382 \h </w:instrText>
            </w:r>
            <w:r>
              <w:rPr>
                <w:noProof/>
                <w:webHidden/>
              </w:rPr>
            </w:r>
            <w:r>
              <w:rPr>
                <w:noProof/>
                <w:webHidden/>
              </w:rPr>
              <w:fldChar w:fldCharType="separate"/>
            </w:r>
            <w:r>
              <w:rPr>
                <w:noProof/>
                <w:webHidden/>
              </w:rPr>
              <w:t>14</w:t>
            </w:r>
            <w:r>
              <w:rPr>
                <w:noProof/>
                <w:webHidden/>
              </w:rPr>
              <w:fldChar w:fldCharType="end"/>
            </w:r>
          </w:hyperlink>
        </w:p>
        <w:p w14:paraId="049F51EF" w14:textId="6B401CFE" w:rsidR="00FE0EEF" w:rsidRDefault="00FE0EEF" w:rsidP="00FE0EEF">
          <w:pPr>
            <w:pStyle w:val="Obsah3"/>
            <w:rPr>
              <w:rFonts w:eastAsiaTheme="minorEastAsia"/>
              <w:noProof/>
              <w:lang w:eastAsia="cs-CZ"/>
            </w:rPr>
          </w:pPr>
          <w:hyperlink w:anchor="_Toc130825383" w:history="1">
            <w:r w:rsidRPr="00E86CEC">
              <w:rPr>
                <w:rStyle w:val="Hypertextovodkaz"/>
                <w:rFonts w:cstheme="minorHAnsi"/>
                <w:noProof/>
              </w:rPr>
              <w:t>5.4.3 CRYENGINE</w:t>
            </w:r>
            <w:r>
              <w:rPr>
                <w:noProof/>
                <w:webHidden/>
              </w:rPr>
              <w:tab/>
            </w:r>
            <w:r>
              <w:rPr>
                <w:noProof/>
                <w:webHidden/>
              </w:rPr>
              <w:fldChar w:fldCharType="begin"/>
            </w:r>
            <w:r>
              <w:rPr>
                <w:noProof/>
                <w:webHidden/>
              </w:rPr>
              <w:instrText xml:space="preserve"> PAGEREF _Toc130825383 \h </w:instrText>
            </w:r>
            <w:r>
              <w:rPr>
                <w:noProof/>
                <w:webHidden/>
              </w:rPr>
            </w:r>
            <w:r>
              <w:rPr>
                <w:noProof/>
                <w:webHidden/>
              </w:rPr>
              <w:fldChar w:fldCharType="separate"/>
            </w:r>
            <w:r>
              <w:rPr>
                <w:noProof/>
                <w:webHidden/>
              </w:rPr>
              <w:t>14</w:t>
            </w:r>
            <w:r>
              <w:rPr>
                <w:noProof/>
                <w:webHidden/>
              </w:rPr>
              <w:fldChar w:fldCharType="end"/>
            </w:r>
          </w:hyperlink>
        </w:p>
        <w:p w14:paraId="6F16F69E" w14:textId="517B1372" w:rsidR="00FE0EEF" w:rsidRDefault="00FE0EEF" w:rsidP="00FE0EEF">
          <w:pPr>
            <w:pStyle w:val="Obsah3"/>
            <w:rPr>
              <w:rFonts w:eastAsiaTheme="minorEastAsia"/>
              <w:noProof/>
              <w:lang w:eastAsia="cs-CZ"/>
            </w:rPr>
          </w:pPr>
          <w:hyperlink w:anchor="_Toc130825384" w:history="1">
            <w:r w:rsidRPr="00E86CEC">
              <w:rPr>
                <w:rStyle w:val="Hypertextovodkaz"/>
                <w:rFonts w:cstheme="minorHAnsi"/>
                <w:noProof/>
              </w:rPr>
              <w:t>5.4.4 shrnutí</w:t>
            </w:r>
            <w:r>
              <w:rPr>
                <w:noProof/>
                <w:webHidden/>
              </w:rPr>
              <w:tab/>
            </w:r>
            <w:r>
              <w:rPr>
                <w:noProof/>
                <w:webHidden/>
              </w:rPr>
              <w:fldChar w:fldCharType="begin"/>
            </w:r>
            <w:r>
              <w:rPr>
                <w:noProof/>
                <w:webHidden/>
              </w:rPr>
              <w:instrText xml:space="preserve"> PAGEREF _Toc130825384 \h </w:instrText>
            </w:r>
            <w:r>
              <w:rPr>
                <w:noProof/>
                <w:webHidden/>
              </w:rPr>
            </w:r>
            <w:r>
              <w:rPr>
                <w:noProof/>
                <w:webHidden/>
              </w:rPr>
              <w:fldChar w:fldCharType="separate"/>
            </w:r>
            <w:r>
              <w:rPr>
                <w:noProof/>
                <w:webHidden/>
              </w:rPr>
              <w:t>14</w:t>
            </w:r>
            <w:r>
              <w:rPr>
                <w:noProof/>
                <w:webHidden/>
              </w:rPr>
              <w:fldChar w:fldCharType="end"/>
            </w:r>
          </w:hyperlink>
        </w:p>
        <w:p w14:paraId="5EFFFF76" w14:textId="2E20A712" w:rsidR="00FE0EEF" w:rsidRDefault="00FE0EEF">
          <w:pPr>
            <w:pStyle w:val="Obsah1"/>
            <w:rPr>
              <w:rFonts w:eastAsiaTheme="minorEastAsia"/>
              <w:noProof/>
              <w:lang w:eastAsia="cs-CZ"/>
            </w:rPr>
          </w:pPr>
          <w:hyperlink w:anchor="_Toc130825385" w:history="1">
            <w:r w:rsidRPr="00E86CEC">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_Toc130825385 \h </w:instrText>
            </w:r>
            <w:r>
              <w:rPr>
                <w:noProof/>
                <w:webHidden/>
              </w:rPr>
            </w:r>
            <w:r>
              <w:rPr>
                <w:noProof/>
                <w:webHidden/>
              </w:rPr>
              <w:fldChar w:fldCharType="separate"/>
            </w:r>
            <w:r>
              <w:rPr>
                <w:noProof/>
                <w:webHidden/>
              </w:rPr>
              <w:t>15</w:t>
            </w:r>
            <w:r>
              <w:rPr>
                <w:noProof/>
                <w:webHidden/>
              </w:rPr>
              <w:fldChar w:fldCharType="end"/>
            </w:r>
          </w:hyperlink>
        </w:p>
        <w:p w14:paraId="1DF839A5" w14:textId="418AFD87" w:rsidR="00FE0EEF" w:rsidRDefault="00FE0EEF">
          <w:pPr>
            <w:pStyle w:val="Obsah2"/>
            <w:rPr>
              <w:rFonts w:eastAsiaTheme="minorEastAsia"/>
              <w:noProof/>
              <w:lang w:eastAsia="cs-CZ"/>
            </w:rPr>
          </w:pPr>
          <w:hyperlink w:anchor="_Toc130825386" w:history="1">
            <w:r w:rsidRPr="00E86CEC">
              <w:rPr>
                <w:rStyle w:val="Hypertextovodkaz"/>
                <w:noProof/>
              </w:rPr>
              <w:t>6.1 Návrhové vzory (</w:t>
            </w:r>
            <w:r w:rsidRPr="00E86CEC">
              <w:rPr>
                <w:rStyle w:val="Hypertextovodkaz"/>
                <w:noProof/>
                <w:lang w:val="en-US"/>
              </w:rPr>
              <w:t>design patterns</w:t>
            </w:r>
            <w:r w:rsidRPr="00E86CEC">
              <w:rPr>
                <w:rStyle w:val="Hypertextovodkaz"/>
                <w:noProof/>
              </w:rPr>
              <w:t>)</w:t>
            </w:r>
            <w:r>
              <w:rPr>
                <w:noProof/>
                <w:webHidden/>
              </w:rPr>
              <w:tab/>
            </w:r>
            <w:r>
              <w:rPr>
                <w:noProof/>
                <w:webHidden/>
              </w:rPr>
              <w:fldChar w:fldCharType="begin"/>
            </w:r>
            <w:r>
              <w:rPr>
                <w:noProof/>
                <w:webHidden/>
              </w:rPr>
              <w:instrText xml:space="preserve"> PAGEREF _Toc130825386 \h </w:instrText>
            </w:r>
            <w:r>
              <w:rPr>
                <w:noProof/>
                <w:webHidden/>
              </w:rPr>
            </w:r>
            <w:r>
              <w:rPr>
                <w:noProof/>
                <w:webHidden/>
              </w:rPr>
              <w:fldChar w:fldCharType="separate"/>
            </w:r>
            <w:r>
              <w:rPr>
                <w:noProof/>
                <w:webHidden/>
              </w:rPr>
              <w:t>16</w:t>
            </w:r>
            <w:r>
              <w:rPr>
                <w:noProof/>
                <w:webHidden/>
              </w:rPr>
              <w:fldChar w:fldCharType="end"/>
            </w:r>
          </w:hyperlink>
        </w:p>
        <w:p w14:paraId="56C8385F" w14:textId="532BEAC3" w:rsidR="00FE0EEF" w:rsidRDefault="00FE0EEF" w:rsidP="00FE0EEF">
          <w:pPr>
            <w:pStyle w:val="Obsah3"/>
            <w:rPr>
              <w:rFonts w:eastAsiaTheme="minorEastAsia"/>
              <w:noProof/>
              <w:lang w:eastAsia="cs-CZ"/>
            </w:rPr>
          </w:pPr>
          <w:hyperlink w:anchor="_Toc130825387" w:history="1">
            <w:r w:rsidRPr="00E86CEC">
              <w:rPr>
                <w:rStyle w:val="Hypertextovodkaz"/>
                <w:noProof/>
              </w:rPr>
              <w:t>6.1.1 Factory metoda</w:t>
            </w:r>
            <w:r>
              <w:rPr>
                <w:noProof/>
                <w:webHidden/>
              </w:rPr>
              <w:tab/>
            </w:r>
            <w:r>
              <w:rPr>
                <w:noProof/>
                <w:webHidden/>
              </w:rPr>
              <w:fldChar w:fldCharType="begin"/>
            </w:r>
            <w:r>
              <w:rPr>
                <w:noProof/>
                <w:webHidden/>
              </w:rPr>
              <w:instrText xml:space="preserve"> PAGEREF _Toc130825387 \h </w:instrText>
            </w:r>
            <w:r>
              <w:rPr>
                <w:noProof/>
                <w:webHidden/>
              </w:rPr>
            </w:r>
            <w:r>
              <w:rPr>
                <w:noProof/>
                <w:webHidden/>
              </w:rPr>
              <w:fldChar w:fldCharType="separate"/>
            </w:r>
            <w:r>
              <w:rPr>
                <w:noProof/>
                <w:webHidden/>
              </w:rPr>
              <w:t>16</w:t>
            </w:r>
            <w:r>
              <w:rPr>
                <w:noProof/>
                <w:webHidden/>
              </w:rPr>
              <w:fldChar w:fldCharType="end"/>
            </w:r>
          </w:hyperlink>
        </w:p>
        <w:p w14:paraId="5A276EA6" w14:textId="22CD5DB7" w:rsidR="00FE0EEF" w:rsidRDefault="00FE0EEF" w:rsidP="00FE0EEF">
          <w:pPr>
            <w:pStyle w:val="Obsah3"/>
            <w:rPr>
              <w:rFonts w:eastAsiaTheme="minorEastAsia"/>
              <w:noProof/>
              <w:lang w:eastAsia="cs-CZ"/>
            </w:rPr>
          </w:pPr>
          <w:hyperlink w:anchor="_Toc130825388" w:history="1">
            <w:r w:rsidRPr="00E86CEC">
              <w:rPr>
                <w:rStyle w:val="Hypertextovodkaz"/>
                <w:noProof/>
              </w:rPr>
              <w:t>6.1.2 Singleton</w:t>
            </w:r>
            <w:r>
              <w:rPr>
                <w:noProof/>
                <w:webHidden/>
              </w:rPr>
              <w:tab/>
            </w:r>
            <w:r>
              <w:rPr>
                <w:noProof/>
                <w:webHidden/>
              </w:rPr>
              <w:fldChar w:fldCharType="begin"/>
            </w:r>
            <w:r>
              <w:rPr>
                <w:noProof/>
                <w:webHidden/>
              </w:rPr>
              <w:instrText xml:space="preserve"> PAGEREF _Toc130825388 \h </w:instrText>
            </w:r>
            <w:r>
              <w:rPr>
                <w:noProof/>
                <w:webHidden/>
              </w:rPr>
            </w:r>
            <w:r>
              <w:rPr>
                <w:noProof/>
                <w:webHidden/>
              </w:rPr>
              <w:fldChar w:fldCharType="separate"/>
            </w:r>
            <w:r>
              <w:rPr>
                <w:noProof/>
                <w:webHidden/>
              </w:rPr>
              <w:t>16</w:t>
            </w:r>
            <w:r>
              <w:rPr>
                <w:noProof/>
                <w:webHidden/>
              </w:rPr>
              <w:fldChar w:fldCharType="end"/>
            </w:r>
          </w:hyperlink>
        </w:p>
        <w:p w14:paraId="35CCC3DA" w14:textId="4B09D04D" w:rsidR="00FE0EEF" w:rsidRDefault="00FE0EEF" w:rsidP="00FE0EEF">
          <w:pPr>
            <w:pStyle w:val="Obsah3"/>
            <w:rPr>
              <w:rFonts w:eastAsiaTheme="minorEastAsia"/>
              <w:noProof/>
              <w:lang w:eastAsia="cs-CZ"/>
            </w:rPr>
          </w:pPr>
          <w:hyperlink w:anchor="_Toc130825389" w:history="1">
            <w:r w:rsidRPr="00E86CEC">
              <w:rPr>
                <w:rStyle w:val="Hypertextovodkaz"/>
                <w:noProof/>
              </w:rPr>
              <w:t>6.1.3 FlyWeight</w:t>
            </w:r>
            <w:r>
              <w:rPr>
                <w:noProof/>
                <w:webHidden/>
              </w:rPr>
              <w:tab/>
            </w:r>
            <w:r>
              <w:rPr>
                <w:noProof/>
                <w:webHidden/>
              </w:rPr>
              <w:fldChar w:fldCharType="begin"/>
            </w:r>
            <w:r>
              <w:rPr>
                <w:noProof/>
                <w:webHidden/>
              </w:rPr>
              <w:instrText xml:space="preserve"> PAGEREF _Toc130825389 \h </w:instrText>
            </w:r>
            <w:r>
              <w:rPr>
                <w:noProof/>
                <w:webHidden/>
              </w:rPr>
            </w:r>
            <w:r>
              <w:rPr>
                <w:noProof/>
                <w:webHidden/>
              </w:rPr>
              <w:fldChar w:fldCharType="separate"/>
            </w:r>
            <w:r>
              <w:rPr>
                <w:noProof/>
                <w:webHidden/>
              </w:rPr>
              <w:t>16</w:t>
            </w:r>
            <w:r>
              <w:rPr>
                <w:noProof/>
                <w:webHidden/>
              </w:rPr>
              <w:fldChar w:fldCharType="end"/>
            </w:r>
          </w:hyperlink>
        </w:p>
        <w:p w14:paraId="0B824B1B" w14:textId="4EDBB061" w:rsidR="00FE0EEF" w:rsidRDefault="00FE0EEF" w:rsidP="00FE0EEF">
          <w:pPr>
            <w:pStyle w:val="Obsah3"/>
            <w:rPr>
              <w:rFonts w:eastAsiaTheme="minorEastAsia"/>
              <w:noProof/>
              <w:lang w:eastAsia="cs-CZ"/>
            </w:rPr>
          </w:pPr>
          <w:hyperlink w:anchor="_Toc130825390" w:history="1">
            <w:r w:rsidRPr="00E86CEC">
              <w:rPr>
                <w:rStyle w:val="Hypertextovodkaz"/>
                <w:noProof/>
              </w:rPr>
              <w:t>6.1.4 Observer</w:t>
            </w:r>
            <w:r>
              <w:rPr>
                <w:noProof/>
                <w:webHidden/>
              </w:rPr>
              <w:tab/>
            </w:r>
            <w:r>
              <w:rPr>
                <w:noProof/>
                <w:webHidden/>
              </w:rPr>
              <w:fldChar w:fldCharType="begin"/>
            </w:r>
            <w:r>
              <w:rPr>
                <w:noProof/>
                <w:webHidden/>
              </w:rPr>
              <w:instrText xml:space="preserve"> PAGEREF _Toc130825390 \h </w:instrText>
            </w:r>
            <w:r>
              <w:rPr>
                <w:noProof/>
                <w:webHidden/>
              </w:rPr>
            </w:r>
            <w:r>
              <w:rPr>
                <w:noProof/>
                <w:webHidden/>
              </w:rPr>
              <w:fldChar w:fldCharType="separate"/>
            </w:r>
            <w:r>
              <w:rPr>
                <w:noProof/>
                <w:webHidden/>
              </w:rPr>
              <w:t>16</w:t>
            </w:r>
            <w:r>
              <w:rPr>
                <w:noProof/>
                <w:webHidden/>
              </w:rPr>
              <w:fldChar w:fldCharType="end"/>
            </w:r>
          </w:hyperlink>
        </w:p>
        <w:p w14:paraId="2087F42C" w14:textId="738DCA5D" w:rsidR="00FE0EEF" w:rsidRDefault="00FE0EEF" w:rsidP="00FE0EEF">
          <w:pPr>
            <w:pStyle w:val="Obsah3"/>
            <w:rPr>
              <w:rFonts w:eastAsiaTheme="minorEastAsia"/>
              <w:noProof/>
              <w:lang w:eastAsia="cs-CZ"/>
            </w:rPr>
          </w:pPr>
          <w:hyperlink w:anchor="_Toc130825391" w:history="1">
            <w:r w:rsidRPr="00E86CEC">
              <w:rPr>
                <w:rStyle w:val="Hypertextovodkaz"/>
                <w:noProof/>
              </w:rPr>
              <w:t>6.1.5 Prototype</w:t>
            </w:r>
            <w:r>
              <w:rPr>
                <w:noProof/>
                <w:webHidden/>
              </w:rPr>
              <w:tab/>
            </w:r>
            <w:r>
              <w:rPr>
                <w:noProof/>
                <w:webHidden/>
              </w:rPr>
              <w:fldChar w:fldCharType="begin"/>
            </w:r>
            <w:r>
              <w:rPr>
                <w:noProof/>
                <w:webHidden/>
              </w:rPr>
              <w:instrText xml:space="preserve"> PAGEREF _Toc130825391 \h </w:instrText>
            </w:r>
            <w:r>
              <w:rPr>
                <w:noProof/>
                <w:webHidden/>
              </w:rPr>
            </w:r>
            <w:r>
              <w:rPr>
                <w:noProof/>
                <w:webHidden/>
              </w:rPr>
              <w:fldChar w:fldCharType="separate"/>
            </w:r>
            <w:r>
              <w:rPr>
                <w:noProof/>
                <w:webHidden/>
              </w:rPr>
              <w:t>17</w:t>
            </w:r>
            <w:r>
              <w:rPr>
                <w:noProof/>
                <w:webHidden/>
              </w:rPr>
              <w:fldChar w:fldCharType="end"/>
            </w:r>
          </w:hyperlink>
        </w:p>
        <w:p w14:paraId="1AAEF9A7" w14:textId="6C4D8C21" w:rsidR="00FE0EEF" w:rsidRDefault="00FE0EEF" w:rsidP="00FE0EEF">
          <w:pPr>
            <w:pStyle w:val="Obsah3"/>
            <w:rPr>
              <w:rFonts w:eastAsiaTheme="minorEastAsia"/>
              <w:noProof/>
              <w:lang w:eastAsia="cs-CZ"/>
            </w:rPr>
          </w:pPr>
          <w:hyperlink w:anchor="_Toc130825392" w:history="1">
            <w:r w:rsidRPr="00E86CEC">
              <w:rPr>
                <w:rStyle w:val="Hypertextovodkaz"/>
                <w:noProof/>
              </w:rPr>
              <w:t>6.1.6 GameManager</w:t>
            </w:r>
            <w:r>
              <w:rPr>
                <w:noProof/>
                <w:webHidden/>
              </w:rPr>
              <w:tab/>
            </w:r>
            <w:r>
              <w:rPr>
                <w:noProof/>
                <w:webHidden/>
              </w:rPr>
              <w:fldChar w:fldCharType="begin"/>
            </w:r>
            <w:r>
              <w:rPr>
                <w:noProof/>
                <w:webHidden/>
              </w:rPr>
              <w:instrText xml:space="preserve"> PAGEREF _Toc130825392 \h </w:instrText>
            </w:r>
            <w:r>
              <w:rPr>
                <w:noProof/>
                <w:webHidden/>
              </w:rPr>
            </w:r>
            <w:r>
              <w:rPr>
                <w:noProof/>
                <w:webHidden/>
              </w:rPr>
              <w:fldChar w:fldCharType="separate"/>
            </w:r>
            <w:r>
              <w:rPr>
                <w:noProof/>
                <w:webHidden/>
              </w:rPr>
              <w:t>17</w:t>
            </w:r>
            <w:r>
              <w:rPr>
                <w:noProof/>
                <w:webHidden/>
              </w:rPr>
              <w:fldChar w:fldCharType="end"/>
            </w:r>
          </w:hyperlink>
        </w:p>
        <w:p w14:paraId="45AC41F3" w14:textId="3B060301" w:rsidR="00FE0EEF" w:rsidRDefault="00FE0EEF">
          <w:pPr>
            <w:pStyle w:val="Obsah1"/>
            <w:rPr>
              <w:rFonts w:eastAsiaTheme="minorEastAsia"/>
              <w:noProof/>
              <w:lang w:eastAsia="cs-CZ"/>
            </w:rPr>
          </w:pPr>
          <w:hyperlink w:anchor="_Toc130825393" w:history="1">
            <w:r w:rsidRPr="00E86CEC">
              <w:rPr>
                <w:rStyle w:val="Hypertextovodkaz"/>
                <w:noProof/>
                <w:shd w:val="clear" w:color="auto" w:fill="FFFFFF"/>
              </w:rPr>
              <w:t>7. Návrh vzorového řešení</w:t>
            </w:r>
            <w:r>
              <w:rPr>
                <w:noProof/>
                <w:webHidden/>
              </w:rPr>
              <w:tab/>
            </w:r>
            <w:r>
              <w:rPr>
                <w:noProof/>
                <w:webHidden/>
              </w:rPr>
              <w:fldChar w:fldCharType="begin"/>
            </w:r>
            <w:r>
              <w:rPr>
                <w:noProof/>
                <w:webHidden/>
              </w:rPr>
              <w:instrText xml:space="preserve"> PAGEREF _Toc130825393 \h </w:instrText>
            </w:r>
            <w:r>
              <w:rPr>
                <w:noProof/>
                <w:webHidden/>
              </w:rPr>
            </w:r>
            <w:r>
              <w:rPr>
                <w:noProof/>
                <w:webHidden/>
              </w:rPr>
              <w:fldChar w:fldCharType="separate"/>
            </w:r>
            <w:r>
              <w:rPr>
                <w:noProof/>
                <w:webHidden/>
              </w:rPr>
              <w:t>17</w:t>
            </w:r>
            <w:r>
              <w:rPr>
                <w:noProof/>
                <w:webHidden/>
              </w:rPr>
              <w:fldChar w:fldCharType="end"/>
            </w:r>
          </w:hyperlink>
        </w:p>
        <w:p w14:paraId="7C6AEFA6" w14:textId="1A1BEB29" w:rsidR="00FE0EEF" w:rsidRDefault="00FE0EEF">
          <w:pPr>
            <w:pStyle w:val="Obsah2"/>
            <w:rPr>
              <w:rFonts w:eastAsiaTheme="minorEastAsia"/>
              <w:noProof/>
              <w:lang w:eastAsia="cs-CZ"/>
            </w:rPr>
          </w:pPr>
          <w:hyperlink w:anchor="_Toc130825394" w:history="1">
            <w:r w:rsidRPr="00E86CEC">
              <w:rPr>
                <w:rStyle w:val="Hypertextovodkaz"/>
                <w:noProof/>
                <w:shd w:val="clear" w:color="auto" w:fill="FFFFFF"/>
              </w:rPr>
              <w:t>7.1 knihovna</w:t>
            </w:r>
            <w:r>
              <w:rPr>
                <w:noProof/>
                <w:webHidden/>
              </w:rPr>
              <w:tab/>
            </w:r>
            <w:r>
              <w:rPr>
                <w:noProof/>
                <w:webHidden/>
              </w:rPr>
              <w:fldChar w:fldCharType="begin"/>
            </w:r>
            <w:r>
              <w:rPr>
                <w:noProof/>
                <w:webHidden/>
              </w:rPr>
              <w:instrText xml:space="preserve"> PAGEREF _Toc130825394 \h </w:instrText>
            </w:r>
            <w:r>
              <w:rPr>
                <w:noProof/>
                <w:webHidden/>
              </w:rPr>
            </w:r>
            <w:r>
              <w:rPr>
                <w:noProof/>
                <w:webHidden/>
              </w:rPr>
              <w:fldChar w:fldCharType="separate"/>
            </w:r>
            <w:r>
              <w:rPr>
                <w:noProof/>
                <w:webHidden/>
              </w:rPr>
              <w:t>17</w:t>
            </w:r>
            <w:r>
              <w:rPr>
                <w:noProof/>
                <w:webHidden/>
              </w:rPr>
              <w:fldChar w:fldCharType="end"/>
            </w:r>
          </w:hyperlink>
        </w:p>
        <w:p w14:paraId="2D78B47C" w14:textId="7321A835" w:rsidR="00FE0EEF" w:rsidRDefault="00FE0EEF" w:rsidP="00FE0EEF">
          <w:pPr>
            <w:pStyle w:val="Obsah3"/>
            <w:rPr>
              <w:rFonts w:eastAsiaTheme="minorEastAsia"/>
              <w:noProof/>
              <w:lang w:eastAsia="cs-CZ"/>
            </w:rPr>
          </w:pPr>
          <w:hyperlink w:anchor="_Toc130825395" w:history="1">
            <w:r w:rsidRPr="00E86CEC">
              <w:rPr>
                <w:rStyle w:val="Hypertextovodkaz"/>
                <w:noProof/>
              </w:rPr>
              <w:t>7.1.1 atributy</w:t>
            </w:r>
            <w:r>
              <w:rPr>
                <w:noProof/>
                <w:webHidden/>
              </w:rPr>
              <w:tab/>
            </w:r>
            <w:r>
              <w:rPr>
                <w:noProof/>
                <w:webHidden/>
              </w:rPr>
              <w:fldChar w:fldCharType="begin"/>
            </w:r>
            <w:r>
              <w:rPr>
                <w:noProof/>
                <w:webHidden/>
              </w:rPr>
              <w:instrText xml:space="preserve"> PAGEREF _Toc130825395 \h </w:instrText>
            </w:r>
            <w:r>
              <w:rPr>
                <w:noProof/>
                <w:webHidden/>
              </w:rPr>
            </w:r>
            <w:r>
              <w:rPr>
                <w:noProof/>
                <w:webHidden/>
              </w:rPr>
              <w:fldChar w:fldCharType="separate"/>
            </w:r>
            <w:r>
              <w:rPr>
                <w:noProof/>
                <w:webHidden/>
              </w:rPr>
              <w:t>17</w:t>
            </w:r>
            <w:r>
              <w:rPr>
                <w:noProof/>
                <w:webHidden/>
              </w:rPr>
              <w:fldChar w:fldCharType="end"/>
            </w:r>
          </w:hyperlink>
        </w:p>
        <w:p w14:paraId="0AB0B239" w14:textId="4E5AAF50" w:rsidR="00FE0EEF" w:rsidRDefault="00FE0EEF" w:rsidP="00FE0EEF">
          <w:pPr>
            <w:pStyle w:val="Obsah3"/>
            <w:rPr>
              <w:rFonts w:eastAsiaTheme="minorEastAsia"/>
              <w:noProof/>
              <w:lang w:eastAsia="cs-CZ"/>
            </w:rPr>
          </w:pPr>
          <w:hyperlink w:anchor="_Toc130825396" w:history="1">
            <w:r w:rsidRPr="00E86CEC">
              <w:rPr>
                <w:rStyle w:val="Hypertextovodkaz"/>
                <w:noProof/>
              </w:rPr>
              <w:t>7.1.2 buffy</w:t>
            </w:r>
            <w:r>
              <w:rPr>
                <w:noProof/>
                <w:webHidden/>
              </w:rPr>
              <w:tab/>
            </w:r>
            <w:r>
              <w:rPr>
                <w:noProof/>
                <w:webHidden/>
              </w:rPr>
              <w:fldChar w:fldCharType="begin"/>
            </w:r>
            <w:r>
              <w:rPr>
                <w:noProof/>
                <w:webHidden/>
              </w:rPr>
              <w:instrText xml:space="preserve"> PAGEREF _Toc130825396 \h </w:instrText>
            </w:r>
            <w:r>
              <w:rPr>
                <w:noProof/>
                <w:webHidden/>
              </w:rPr>
            </w:r>
            <w:r>
              <w:rPr>
                <w:noProof/>
                <w:webHidden/>
              </w:rPr>
              <w:fldChar w:fldCharType="separate"/>
            </w:r>
            <w:r>
              <w:rPr>
                <w:noProof/>
                <w:webHidden/>
              </w:rPr>
              <w:t>18</w:t>
            </w:r>
            <w:r>
              <w:rPr>
                <w:noProof/>
                <w:webHidden/>
              </w:rPr>
              <w:fldChar w:fldCharType="end"/>
            </w:r>
          </w:hyperlink>
        </w:p>
        <w:p w14:paraId="37B1D886" w14:textId="75D92829" w:rsidR="00FE0EEF" w:rsidRDefault="00FE0EEF" w:rsidP="00FE0EEF">
          <w:pPr>
            <w:pStyle w:val="Obsah3"/>
            <w:rPr>
              <w:rFonts w:eastAsiaTheme="minorEastAsia"/>
              <w:noProof/>
              <w:lang w:eastAsia="cs-CZ"/>
            </w:rPr>
          </w:pPr>
          <w:hyperlink w:anchor="_Toc130825397" w:history="1">
            <w:r w:rsidRPr="00E86CEC">
              <w:rPr>
                <w:rStyle w:val="Hypertextovodkaz"/>
                <w:noProof/>
              </w:rPr>
              <w:t>7.1.3 Postavy</w:t>
            </w:r>
            <w:r>
              <w:rPr>
                <w:noProof/>
                <w:webHidden/>
              </w:rPr>
              <w:tab/>
            </w:r>
            <w:r>
              <w:rPr>
                <w:noProof/>
                <w:webHidden/>
              </w:rPr>
              <w:fldChar w:fldCharType="begin"/>
            </w:r>
            <w:r>
              <w:rPr>
                <w:noProof/>
                <w:webHidden/>
              </w:rPr>
              <w:instrText xml:space="preserve"> PAGEREF _Toc130825397 \h </w:instrText>
            </w:r>
            <w:r>
              <w:rPr>
                <w:noProof/>
                <w:webHidden/>
              </w:rPr>
            </w:r>
            <w:r>
              <w:rPr>
                <w:noProof/>
                <w:webHidden/>
              </w:rPr>
              <w:fldChar w:fldCharType="separate"/>
            </w:r>
            <w:r>
              <w:rPr>
                <w:noProof/>
                <w:webHidden/>
              </w:rPr>
              <w:t>18</w:t>
            </w:r>
            <w:r>
              <w:rPr>
                <w:noProof/>
                <w:webHidden/>
              </w:rPr>
              <w:fldChar w:fldCharType="end"/>
            </w:r>
          </w:hyperlink>
        </w:p>
        <w:p w14:paraId="3CCC5FC7" w14:textId="55B206EE" w:rsidR="00FE0EEF" w:rsidRDefault="00FE0EEF" w:rsidP="00FE0EEF">
          <w:pPr>
            <w:pStyle w:val="Obsah3"/>
            <w:rPr>
              <w:rFonts w:eastAsiaTheme="minorEastAsia"/>
              <w:noProof/>
              <w:lang w:eastAsia="cs-CZ"/>
            </w:rPr>
          </w:pPr>
          <w:hyperlink w:anchor="_Toc130825398" w:history="1">
            <w:r w:rsidRPr="00E86CEC">
              <w:rPr>
                <w:rStyle w:val="Hypertextovodkaz"/>
                <w:noProof/>
              </w:rPr>
              <w:t>7.1.4 Předměty</w:t>
            </w:r>
            <w:r>
              <w:rPr>
                <w:noProof/>
                <w:webHidden/>
              </w:rPr>
              <w:tab/>
            </w:r>
            <w:r>
              <w:rPr>
                <w:noProof/>
                <w:webHidden/>
              </w:rPr>
              <w:fldChar w:fldCharType="begin"/>
            </w:r>
            <w:r>
              <w:rPr>
                <w:noProof/>
                <w:webHidden/>
              </w:rPr>
              <w:instrText xml:space="preserve"> PAGEREF _Toc130825398 \h </w:instrText>
            </w:r>
            <w:r>
              <w:rPr>
                <w:noProof/>
                <w:webHidden/>
              </w:rPr>
            </w:r>
            <w:r>
              <w:rPr>
                <w:noProof/>
                <w:webHidden/>
              </w:rPr>
              <w:fldChar w:fldCharType="separate"/>
            </w:r>
            <w:r>
              <w:rPr>
                <w:noProof/>
                <w:webHidden/>
              </w:rPr>
              <w:t>18</w:t>
            </w:r>
            <w:r>
              <w:rPr>
                <w:noProof/>
                <w:webHidden/>
              </w:rPr>
              <w:fldChar w:fldCharType="end"/>
            </w:r>
          </w:hyperlink>
        </w:p>
        <w:p w14:paraId="078319A2" w14:textId="001B19E5" w:rsidR="00FE0EEF" w:rsidRDefault="00FE0EEF" w:rsidP="00FE0EEF">
          <w:pPr>
            <w:pStyle w:val="Obsah3"/>
            <w:rPr>
              <w:rFonts w:eastAsiaTheme="minorEastAsia"/>
              <w:noProof/>
              <w:lang w:eastAsia="cs-CZ"/>
            </w:rPr>
          </w:pPr>
          <w:hyperlink w:anchor="_Toc130825399" w:history="1">
            <w:r w:rsidRPr="00E86CEC">
              <w:rPr>
                <w:rStyle w:val="Hypertextovodkaz"/>
                <w:noProof/>
              </w:rPr>
              <w:t>7.1.5 inventáře</w:t>
            </w:r>
            <w:r>
              <w:rPr>
                <w:noProof/>
                <w:webHidden/>
              </w:rPr>
              <w:tab/>
            </w:r>
            <w:r>
              <w:rPr>
                <w:noProof/>
                <w:webHidden/>
              </w:rPr>
              <w:fldChar w:fldCharType="begin"/>
            </w:r>
            <w:r>
              <w:rPr>
                <w:noProof/>
                <w:webHidden/>
              </w:rPr>
              <w:instrText xml:space="preserve"> PAGEREF _Toc130825399 \h </w:instrText>
            </w:r>
            <w:r>
              <w:rPr>
                <w:noProof/>
                <w:webHidden/>
              </w:rPr>
            </w:r>
            <w:r>
              <w:rPr>
                <w:noProof/>
                <w:webHidden/>
              </w:rPr>
              <w:fldChar w:fldCharType="separate"/>
            </w:r>
            <w:r>
              <w:rPr>
                <w:noProof/>
                <w:webHidden/>
              </w:rPr>
              <w:t>18</w:t>
            </w:r>
            <w:r>
              <w:rPr>
                <w:noProof/>
                <w:webHidden/>
              </w:rPr>
              <w:fldChar w:fldCharType="end"/>
            </w:r>
          </w:hyperlink>
        </w:p>
        <w:p w14:paraId="4B7B0224" w14:textId="337F3847" w:rsidR="00FE0EEF" w:rsidRDefault="00FE0EEF" w:rsidP="00FE0EEF">
          <w:pPr>
            <w:pStyle w:val="Obsah3"/>
            <w:rPr>
              <w:rFonts w:eastAsiaTheme="minorEastAsia"/>
              <w:noProof/>
              <w:lang w:eastAsia="cs-CZ"/>
            </w:rPr>
          </w:pPr>
          <w:hyperlink w:anchor="_Toc130825400" w:history="1">
            <w:r w:rsidRPr="00E86CEC">
              <w:rPr>
                <w:rStyle w:val="Hypertextovodkaz"/>
                <w:noProof/>
              </w:rPr>
              <w:t>7.1.6 kouzla</w:t>
            </w:r>
            <w:r>
              <w:rPr>
                <w:noProof/>
                <w:webHidden/>
              </w:rPr>
              <w:tab/>
            </w:r>
            <w:r>
              <w:rPr>
                <w:noProof/>
                <w:webHidden/>
              </w:rPr>
              <w:fldChar w:fldCharType="begin"/>
            </w:r>
            <w:r>
              <w:rPr>
                <w:noProof/>
                <w:webHidden/>
              </w:rPr>
              <w:instrText xml:space="preserve"> PAGEREF _Toc130825400 \h </w:instrText>
            </w:r>
            <w:r>
              <w:rPr>
                <w:noProof/>
                <w:webHidden/>
              </w:rPr>
            </w:r>
            <w:r>
              <w:rPr>
                <w:noProof/>
                <w:webHidden/>
              </w:rPr>
              <w:fldChar w:fldCharType="separate"/>
            </w:r>
            <w:r>
              <w:rPr>
                <w:noProof/>
                <w:webHidden/>
              </w:rPr>
              <w:t>19</w:t>
            </w:r>
            <w:r>
              <w:rPr>
                <w:noProof/>
                <w:webHidden/>
              </w:rPr>
              <w:fldChar w:fldCharType="end"/>
            </w:r>
          </w:hyperlink>
        </w:p>
        <w:p w14:paraId="490DF1F3" w14:textId="42ADB6DA" w:rsidR="00FE0EEF" w:rsidRDefault="00FE0EEF" w:rsidP="00FE0EEF">
          <w:pPr>
            <w:pStyle w:val="Obsah3"/>
            <w:rPr>
              <w:rFonts w:eastAsiaTheme="minorEastAsia"/>
              <w:noProof/>
              <w:lang w:eastAsia="cs-CZ"/>
            </w:rPr>
          </w:pPr>
          <w:hyperlink w:anchor="_Toc130825401" w:history="1">
            <w:r w:rsidRPr="00E86CEC">
              <w:rPr>
                <w:rStyle w:val="Hypertextovodkaz"/>
                <w:noProof/>
              </w:rPr>
              <w:t>7.1.7 mapa</w:t>
            </w:r>
            <w:r>
              <w:rPr>
                <w:noProof/>
                <w:webHidden/>
              </w:rPr>
              <w:tab/>
            </w:r>
            <w:r>
              <w:rPr>
                <w:noProof/>
                <w:webHidden/>
              </w:rPr>
              <w:fldChar w:fldCharType="begin"/>
            </w:r>
            <w:r>
              <w:rPr>
                <w:noProof/>
                <w:webHidden/>
              </w:rPr>
              <w:instrText xml:space="preserve"> PAGEREF _Toc130825401 \h </w:instrText>
            </w:r>
            <w:r>
              <w:rPr>
                <w:noProof/>
                <w:webHidden/>
              </w:rPr>
            </w:r>
            <w:r>
              <w:rPr>
                <w:noProof/>
                <w:webHidden/>
              </w:rPr>
              <w:fldChar w:fldCharType="separate"/>
            </w:r>
            <w:r>
              <w:rPr>
                <w:noProof/>
                <w:webHidden/>
              </w:rPr>
              <w:t>19</w:t>
            </w:r>
            <w:r>
              <w:rPr>
                <w:noProof/>
                <w:webHidden/>
              </w:rPr>
              <w:fldChar w:fldCharType="end"/>
            </w:r>
          </w:hyperlink>
        </w:p>
        <w:p w14:paraId="3707CD12" w14:textId="463339CB" w:rsidR="00FE0EEF" w:rsidRDefault="00FE0EEF" w:rsidP="00FE0EEF">
          <w:pPr>
            <w:pStyle w:val="Obsah3"/>
            <w:rPr>
              <w:rFonts w:eastAsiaTheme="minorEastAsia"/>
              <w:noProof/>
              <w:lang w:eastAsia="cs-CZ"/>
            </w:rPr>
          </w:pPr>
          <w:hyperlink w:anchor="_Toc130825402" w:history="1">
            <w:r w:rsidRPr="00E86CEC">
              <w:rPr>
                <w:rStyle w:val="Hypertextovodkaz"/>
                <w:noProof/>
              </w:rPr>
              <w:t>7.6.8 úkoly</w:t>
            </w:r>
            <w:r>
              <w:rPr>
                <w:noProof/>
                <w:webHidden/>
              </w:rPr>
              <w:tab/>
            </w:r>
            <w:r>
              <w:rPr>
                <w:noProof/>
                <w:webHidden/>
              </w:rPr>
              <w:fldChar w:fldCharType="begin"/>
            </w:r>
            <w:r>
              <w:rPr>
                <w:noProof/>
                <w:webHidden/>
              </w:rPr>
              <w:instrText xml:space="preserve"> PAGEREF _Toc130825402 \h </w:instrText>
            </w:r>
            <w:r>
              <w:rPr>
                <w:noProof/>
                <w:webHidden/>
              </w:rPr>
            </w:r>
            <w:r>
              <w:rPr>
                <w:noProof/>
                <w:webHidden/>
              </w:rPr>
              <w:fldChar w:fldCharType="separate"/>
            </w:r>
            <w:r>
              <w:rPr>
                <w:noProof/>
                <w:webHidden/>
              </w:rPr>
              <w:t>19</w:t>
            </w:r>
            <w:r>
              <w:rPr>
                <w:noProof/>
                <w:webHidden/>
              </w:rPr>
              <w:fldChar w:fldCharType="end"/>
            </w:r>
          </w:hyperlink>
        </w:p>
        <w:p w14:paraId="4153048E" w14:textId="5C3B9AE7" w:rsidR="00FE0EEF" w:rsidRDefault="00FE0EEF" w:rsidP="00FE0EEF">
          <w:pPr>
            <w:pStyle w:val="Obsah3"/>
            <w:rPr>
              <w:rFonts w:eastAsiaTheme="minorEastAsia"/>
              <w:noProof/>
              <w:lang w:eastAsia="cs-CZ"/>
            </w:rPr>
          </w:pPr>
          <w:hyperlink w:anchor="_Toc130825403" w:history="1">
            <w:r w:rsidRPr="00E86CEC">
              <w:rPr>
                <w:rStyle w:val="Hypertextovodkaz"/>
                <w:noProof/>
              </w:rPr>
              <w:t>7.1.9 GameManager</w:t>
            </w:r>
            <w:r>
              <w:rPr>
                <w:noProof/>
                <w:webHidden/>
              </w:rPr>
              <w:tab/>
            </w:r>
            <w:r>
              <w:rPr>
                <w:noProof/>
                <w:webHidden/>
              </w:rPr>
              <w:fldChar w:fldCharType="begin"/>
            </w:r>
            <w:r>
              <w:rPr>
                <w:noProof/>
                <w:webHidden/>
              </w:rPr>
              <w:instrText xml:space="preserve"> PAGEREF _Toc130825403 \h </w:instrText>
            </w:r>
            <w:r>
              <w:rPr>
                <w:noProof/>
                <w:webHidden/>
              </w:rPr>
            </w:r>
            <w:r>
              <w:rPr>
                <w:noProof/>
                <w:webHidden/>
              </w:rPr>
              <w:fldChar w:fldCharType="separate"/>
            </w:r>
            <w:r>
              <w:rPr>
                <w:noProof/>
                <w:webHidden/>
              </w:rPr>
              <w:t>19</w:t>
            </w:r>
            <w:r>
              <w:rPr>
                <w:noProof/>
                <w:webHidden/>
              </w:rPr>
              <w:fldChar w:fldCharType="end"/>
            </w:r>
          </w:hyperlink>
        </w:p>
        <w:p w14:paraId="28E28D56" w14:textId="7D4FBC79" w:rsidR="00FE0EEF" w:rsidRDefault="00FE0EEF" w:rsidP="00FE0EEF">
          <w:pPr>
            <w:pStyle w:val="Obsah3"/>
            <w:rPr>
              <w:rFonts w:eastAsiaTheme="minorEastAsia"/>
              <w:noProof/>
              <w:lang w:eastAsia="cs-CZ"/>
            </w:rPr>
          </w:pPr>
          <w:hyperlink w:anchor="_Toc130825404" w:history="1">
            <w:r w:rsidRPr="00E86CEC">
              <w:rPr>
                <w:rStyle w:val="Hypertextovodkaz"/>
                <w:noProof/>
              </w:rPr>
              <w:t>7.1.10 nastavení</w:t>
            </w:r>
            <w:r>
              <w:rPr>
                <w:noProof/>
                <w:webHidden/>
              </w:rPr>
              <w:tab/>
            </w:r>
            <w:r>
              <w:rPr>
                <w:noProof/>
                <w:webHidden/>
              </w:rPr>
              <w:fldChar w:fldCharType="begin"/>
            </w:r>
            <w:r>
              <w:rPr>
                <w:noProof/>
                <w:webHidden/>
              </w:rPr>
              <w:instrText xml:space="preserve"> PAGEREF _Toc130825404 \h </w:instrText>
            </w:r>
            <w:r>
              <w:rPr>
                <w:noProof/>
                <w:webHidden/>
              </w:rPr>
            </w:r>
            <w:r>
              <w:rPr>
                <w:noProof/>
                <w:webHidden/>
              </w:rPr>
              <w:fldChar w:fldCharType="separate"/>
            </w:r>
            <w:r>
              <w:rPr>
                <w:noProof/>
                <w:webHidden/>
              </w:rPr>
              <w:t>20</w:t>
            </w:r>
            <w:r>
              <w:rPr>
                <w:noProof/>
                <w:webHidden/>
              </w:rPr>
              <w:fldChar w:fldCharType="end"/>
            </w:r>
          </w:hyperlink>
        </w:p>
        <w:p w14:paraId="1654D63D" w14:textId="7D8C3FAA" w:rsidR="00FE0EEF" w:rsidRDefault="00FE0EEF">
          <w:pPr>
            <w:pStyle w:val="Obsah2"/>
            <w:rPr>
              <w:rFonts w:eastAsiaTheme="minorEastAsia"/>
              <w:noProof/>
              <w:lang w:eastAsia="cs-CZ"/>
            </w:rPr>
          </w:pPr>
          <w:hyperlink w:anchor="_Toc130825405" w:history="1">
            <w:r w:rsidRPr="00E86CEC">
              <w:rPr>
                <w:rStyle w:val="Hypertextovodkaz"/>
                <w:noProof/>
              </w:rPr>
              <w:t>7.2 TestovaniCastiKnihovny</w:t>
            </w:r>
            <w:r>
              <w:rPr>
                <w:noProof/>
                <w:webHidden/>
              </w:rPr>
              <w:tab/>
            </w:r>
            <w:r>
              <w:rPr>
                <w:noProof/>
                <w:webHidden/>
              </w:rPr>
              <w:fldChar w:fldCharType="begin"/>
            </w:r>
            <w:r>
              <w:rPr>
                <w:noProof/>
                <w:webHidden/>
              </w:rPr>
              <w:instrText xml:space="preserve"> PAGEREF _Toc130825405 \h </w:instrText>
            </w:r>
            <w:r>
              <w:rPr>
                <w:noProof/>
                <w:webHidden/>
              </w:rPr>
            </w:r>
            <w:r>
              <w:rPr>
                <w:noProof/>
                <w:webHidden/>
              </w:rPr>
              <w:fldChar w:fldCharType="separate"/>
            </w:r>
            <w:r>
              <w:rPr>
                <w:noProof/>
                <w:webHidden/>
              </w:rPr>
              <w:t>20</w:t>
            </w:r>
            <w:r>
              <w:rPr>
                <w:noProof/>
                <w:webHidden/>
              </w:rPr>
              <w:fldChar w:fldCharType="end"/>
            </w:r>
          </w:hyperlink>
        </w:p>
        <w:p w14:paraId="4FABAC43" w14:textId="55D1098D" w:rsidR="00FE0EEF" w:rsidRDefault="00FE0EEF" w:rsidP="00FE0EEF">
          <w:pPr>
            <w:pStyle w:val="Obsah3"/>
            <w:rPr>
              <w:rFonts w:eastAsiaTheme="minorEastAsia"/>
              <w:noProof/>
              <w:lang w:eastAsia="cs-CZ"/>
            </w:rPr>
          </w:pPr>
          <w:hyperlink w:anchor="_Toc130825406" w:history="1">
            <w:r w:rsidRPr="00E86CEC">
              <w:rPr>
                <w:rStyle w:val="Hypertextovodkaz"/>
                <w:noProof/>
              </w:rPr>
              <w:t>7.2.1 okno Form1</w:t>
            </w:r>
            <w:r>
              <w:rPr>
                <w:noProof/>
                <w:webHidden/>
              </w:rPr>
              <w:tab/>
            </w:r>
            <w:r>
              <w:rPr>
                <w:noProof/>
                <w:webHidden/>
              </w:rPr>
              <w:fldChar w:fldCharType="begin"/>
            </w:r>
            <w:r>
              <w:rPr>
                <w:noProof/>
                <w:webHidden/>
              </w:rPr>
              <w:instrText xml:space="preserve"> PAGEREF _Toc130825406 \h </w:instrText>
            </w:r>
            <w:r>
              <w:rPr>
                <w:noProof/>
                <w:webHidden/>
              </w:rPr>
            </w:r>
            <w:r>
              <w:rPr>
                <w:noProof/>
                <w:webHidden/>
              </w:rPr>
              <w:fldChar w:fldCharType="separate"/>
            </w:r>
            <w:r>
              <w:rPr>
                <w:noProof/>
                <w:webHidden/>
              </w:rPr>
              <w:t>20</w:t>
            </w:r>
            <w:r>
              <w:rPr>
                <w:noProof/>
                <w:webHidden/>
              </w:rPr>
              <w:fldChar w:fldCharType="end"/>
            </w:r>
          </w:hyperlink>
        </w:p>
        <w:p w14:paraId="07FC78D6" w14:textId="6A960D6B" w:rsidR="00FE0EEF" w:rsidRDefault="00FE0EEF" w:rsidP="00FE0EEF">
          <w:pPr>
            <w:pStyle w:val="Obsah3"/>
            <w:rPr>
              <w:rFonts w:eastAsiaTheme="minorEastAsia"/>
              <w:noProof/>
              <w:lang w:eastAsia="cs-CZ"/>
            </w:rPr>
          </w:pPr>
          <w:hyperlink w:anchor="_Toc130825407" w:history="1">
            <w:r w:rsidRPr="00E86CEC">
              <w:rPr>
                <w:rStyle w:val="Hypertextovodkaz"/>
                <w:noProof/>
              </w:rPr>
              <w:t>7.2.2 okno VypisPostava</w:t>
            </w:r>
            <w:r>
              <w:rPr>
                <w:noProof/>
                <w:webHidden/>
              </w:rPr>
              <w:tab/>
            </w:r>
            <w:r>
              <w:rPr>
                <w:noProof/>
                <w:webHidden/>
              </w:rPr>
              <w:fldChar w:fldCharType="begin"/>
            </w:r>
            <w:r>
              <w:rPr>
                <w:noProof/>
                <w:webHidden/>
              </w:rPr>
              <w:instrText xml:space="preserve"> PAGEREF _Toc130825407 \h </w:instrText>
            </w:r>
            <w:r>
              <w:rPr>
                <w:noProof/>
                <w:webHidden/>
              </w:rPr>
            </w:r>
            <w:r>
              <w:rPr>
                <w:noProof/>
                <w:webHidden/>
              </w:rPr>
              <w:fldChar w:fldCharType="separate"/>
            </w:r>
            <w:r>
              <w:rPr>
                <w:noProof/>
                <w:webHidden/>
              </w:rPr>
              <w:t>21</w:t>
            </w:r>
            <w:r>
              <w:rPr>
                <w:noProof/>
                <w:webHidden/>
              </w:rPr>
              <w:fldChar w:fldCharType="end"/>
            </w:r>
          </w:hyperlink>
        </w:p>
        <w:p w14:paraId="7BB44BD5" w14:textId="7B451576" w:rsidR="00FE0EEF" w:rsidRDefault="00FE0EEF" w:rsidP="00FE0EEF">
          <w:pPr>
            <w:pStyle w:val="Obsah3"/>
            <w:rPr>
              <w:rFonts w:eastAsiaTheme="minorEastAsia"/>
              <w:noProof/>
              <w:lang w:eastAsia="cs-CZ"/>
            </w:rPr>
          </w:pPr>
          <w:hyperlink w:anchor="_Toc130825408" w:history="1">
            <w:r w:rsidRPr="00E86CEC">
              <w:rPr>
                <w:rStyle w:val="Hypertextovodkaz"/>
                <w:noProof/>
              </w:rPr>
              <w:t>7.2.3 okno Combat</w:t>
            </w:r>
            <w:r>
              <w:rPr>
                <w:noProof/>
                <w:webHidden/>
              </w:rPr>
              <w:tab/>
            </w:r>
            <w:r>
              <w:rPr>
                <w:noProof/>
                <w:webHidden/>
              </w:rPr>
              <w:fldChar w:fldCharType="begin"/>
            </w:r>
            <w:r>
              <w:rPr>
                <w:noProof/>
                <w:webHidden/>
              </w:rPr>
              <w:instrText xml:space="preserve"> PAGEREF _Toc130825408 \h </w:instrText>
            </w:r>
            <w:r>
              <w:rPr>
                <w:noProof/>
                <w:webHidden/>
              </w:rPr>
            </w:r>
            <w:r>
              <w:rPr>
                <w:noProof/>
                <w:webHidden/>
              </w:rPr>
              <w:fldChar w:fldCharType="separate"/>
            </w:r>
            <w:r>
              <w:rPr>
                <w:noProof/>
                <w:webHidden/>
              </w:rPr>
              <w:t>21</w:t>
            </w:r>
            <w:r>
              <w:rPr>
                <w:noProof/>
                <w:webHidden/>
              </w:rPr>
              <w:fldChar w:fldCharType="end"/>
            </w:r>
          </w:hyperlink>
        </w:p>
        <w:p w14:paraId="4ECE1D05" w14:textId="276F5B66" w:rsidR="00FE0EEF" w:rsidRDefault="00FE0EEF" w:rsidP="00FE0EEF">
          <w:pPr>
            <w:pStyle w:val="Obsah3"/>
            <w:rPr>
              <w:rFonts w:eastAsiaTheme="minorEastAsia"/>
              <w:noProof/>
              <w:lang w:eastAsia="cs-CZ"/>
            </w:rPr>
          </w:pPr>
          <w:hyperlink w:anchor="_Toc130825409" w:history="1">
            <w:r w:rsidRPr="00E86CEC">
              <w:rPr>
                <w:rStyle w:val="Hypertextovodkaz"/>
                <w:noProof/>
              </w:rPr>
              <w:t>7.2.4 okno BuffForm</w:t>
            </w:r>
            <w:r>
              <w:rPr>
                <w:noProof/>
                <w:webHidden/>
              </w:rPr>
              <w:tab/>
            </w:r>
            <w:r>
              <w:rPr>
                <w:noProof/>
                <w:webHidden/>
              </w:rPr>
              <w:fldChar w:fldCharType="begin"/>
            </w:r>
            <w:r>
              <w:rPr>
                <w:noProof/>
                <w:webHidden/>
              </w:rPr>
              <w:instrText xml:space="preserve"> PAGEREF _Toc130825409 \h </w:instrText>
            </w:r>
            <w:r>
              <w:rPr>
                <w:noProof/>
                <w:webHidden/>
              </w:rPr>
            </w:r>
            <w:r>
              <w:rPr>
                <w:noProof/>
                <w:webHidden/>
              </w:rPr>
              <w:fldChar w:fldCharType="separate"/>
            </w:r>
            <w:r>
              <w:rPr>
                <w:noProof/>
                <w:webHidden/>
              </w:rPr>
              <w:t>22</w:t>
            </w:r>
            <w:r>
              <w:rPr>
                <w:noProof/>
                <w:webHidden/>
              </w:rPr>
              <w:fldChar w:fldCharType="end"/>
            </w:r>
          </w:hyperlink>
        </w:p>
        <w:p w14:paraId="543C1F5C" w14:textId="571BC183" w:rsidR="00FE0EEF" w:rsidRDefault="00FE0EEF" w:rsidP="00FE0EEF">
          <w:pPr>
            <w:pStyle w:val="Obsah3"/>
            <w:rPr>
              <w:rFonts w:eastAsiaTheme="minorEastAsia"/>
              <w:noProof/>
              <w:lang w:eastAsia="cs-CZ"/>
            </w:rPr>
          </w:pPr>
          <w:hyperlink w:anchor="_Toc130825410" w:history="1">
            <w:r w:rsidRPr="00E86CEC">
              <w:rPr>
                <w:rStyle w:val="Hypertextovodkaz"/>
                <w:noProof/>
              </w:rPr>
              <w:t>7.2.5 okno InventarForm</w:t>
            </w:r>
            <w:r>
              <w:rPr>
                <w:noProof/>
                <w:webHidden/>
              </w:rPr>
              <w:tab/>
            </w:r>
            <w:r>
              <w:rPr>
                <w:noProof/>
                <w:webHidden/>
              </w:rPr>
              <w:fldChar w:fldCharType="begin"/>
            </w:r>
            <w:r>
              <w:rPr>
                <w:noProof/>
                <w:webHidden/>
              </w:rPr>
              <w:instrText xml:space="preserve"> PAGEREF _Toc130825410 \h </w:instrText>
            </w:r>
            <w:r>
              <w:rPr>
                <w:noProof/>
                <w:webHidden/>
              </w:rPr>
            </w:r>
            <w:r>
              <w:rPr>
                <w:noProof/>
                <w:webHidden/>
              </w:rPr>
              <w:fldChar w:fldCharType="separate"/>
            </w:r>
            <w:r>
              <w:rPr>
                <w:noProof/>
                <w:webHidden/>
              </w:rPr>
              <w:t>22</w:t>
            </w:r>
            <w:r>
              <w:rPr>
                <w:noProof/>
                <w:webHidden/>
              </w:rPr>
              <w:fldChar w:fldCharType="end"/>
            </w:r>
          </w:hyperlink>
        </w:p>
        <w:p w14:paraId="218BDE65" w14:textId="02E2154C" w:rsidR="00FE0EEF" w:rsidRDefault="00FE0EEF" w:rsidP="00FE0EEF">
          <w:pPr>
            <w:pStyle w:val="Obsah3"/>
            <w:rPr>
              <w:rFonts w:eastAsiaTheme="minorEastAsia"/>
              <w:noProof/>
              <w:lang w:eastAsia="cs-CZ"/>
            </w:rPr>
          </w:pPr>
          <w:hyperlink w:anchor="_Toc130825411" w:history="1">
            <w:r w:rsidRPr="00E86CEC">
              <w:rPr>
                <w:rStyle w:val="Hypertextovodkaz"/>
                <w:noProof/>
              </w:rPr>
              <w:t>7.2.6 okna ChunkForm a MapaForm</w:t>
            </w:r>
            <w:r>
              <w:rPr>
                <w:noProof/>
                <w:webHidden/>
              </w:rPr>
              <w:tab/>
            </w:r>
            <w:r>
              <w:rPr>
                <w:noProof/>
                <w:webHidden/>
              </w:rPr>
              <w:fldChar w:fldCharType="begin"/>
            </w:r>
            <w:r>
              <w:rPr>
                <w:noProof/>
                <w:webHidden/>
              </w:rPr>
              <w:instrText xml:space="preserve"> PAGEREF _Toc130825411 \h </w:instrText>
            </w:r>
            <w:r>
              <w:rPr>
                <w:noProof/>
                <w:webHidden/>
              </w:rPr>
            </w:r>
            <w:r>
              <w:rPr>
                <w:noProof/>
                <w:webHidden/>
              </w:rPr>
              <w:fldChar w:fldCharType="separate"/>
            </w:r>
            <w:r>
              <w:rPr>
                <w:noProof/>
                <w:webHidden/>
              </w:rPr>
              <w:t>23</w:t>
            </w:r>
            <w:r>
              <w:rPr>
                <w:noProof/>
                <w:webHidden/>
              </w:rPr>
              <w:fldChar w:fldCharType="end"/>
            </w:r>
          </w:hyperlink>
        </w:p>
        <w:p w14:paraId="0DDF9798" w14:textId="37B6BA55" w:rsidR="00FE0EEF" w:rsidRDefault="00FE0EEF" w:rsidP="00FE0EEF">
          <w:pPr>
            <w:pStyle w:val="Obsah3"/>
            <w:rPr>
              <w:rFonts w:eastAsiaTheme="minorEastAsia"/>
              <w:noProof/>
              <w:lang w:eastAsia="cs-CZ"/>
            </w:rPr>
          </w:pPr>
          <w:hyperlink w:anchor="_Toc130825412" w:history="1">
            <w:r w:rsidRPr="00E86CEC">
              <w:rPr>
                <w:rStyle w:val="Hypertextovodkaz"/>
                <w:noProof/>
              </w:rPr>
              <w:t>7.2.7 okno UkolForm</w:t>
            </w:r>
            <w:r>
              <w:rPr>
                <w:noProof/>
                <w:webHidden/>
              </w:rPr>
              <w:tab/>
            </w:r>
            <w:r>
              <w:rPr>
                <w:noProof/>
                <w:webHidden/>
              </w:rPr>
              <w:fldChar w:fldCharType="begin"/>
            </w:r>
            <w:r>
              <w:rPr>
                <w:noProof/>
                <w:webHidden/>
              </w:rPr>
              <w:instrText xml:space="preserve"> PAGEREF _Toc130825412 \h </w:instrText>
            </w:r>
            <w:r>
              <w:rPr>
                <w:noProof/>
                <w:webHidden/>
              </w:rPr>
            </w:r>
            <w:r>
              <w:rPr>
                <w:noProof/>
                <w:webHidden/>
              </w:rPr>
              <w:fldChar w:fldCharType="separate"/>
            </w:r>
            <w:r>
              <w:rPr>
                <w:noProof/>
                <w:webHidden/>
              </w:rPr>
              <w:t>23</w:t>
            </w:r>
            <w:r>
              <w:rPr>
                <w:noProof/>
                <w:webHidden/>
              </w:rPr>
              <w:fldChar w:fldCharType="end"/>
            </w:r>
          </w:hyperlink>
        </w:p>
        <w:p w14:paraId="55C75FF5" w14:textId="4C8A4F9B" w:rsidR="00FE0EEF" w:rsidRDefault="00FE0EEF" w:rsidP="00FE0EEF">
          <w:pPr>
            <w:pStyle w:val="Obsah3"/>
            <w:rPr>
              <w:rFonts w:eastAsiaTheme="minorEastAsia"/>
              <w:noProof/>
              <w:lang w:eastAsia="cs-CZ"/>
            </w:rPr>
          </w:pPr>
          <w:hyperlink w:anchor="_Toc130825413" w:history="1">
            <w:r w:rsidRPr="00E86CEC">
              <w:rPr>
                <w:rStyle w:val="Hypertextovodkaz"/>
                <w:noProof/>
              </w:rPr>
              <w:t>7.2.8 okno NastaveniForm</w:t>
            </w:r>
            <w:r>
              <w:rPr>
                <w:noProof/>
                <w:webHidden/>
              </w:rPr>
              <w:tab/>
            </w:r>
            <w:r>
              <w:rPr>
                <w:noProof/>
                <w:webHidden/>
              </w:rPr>
              <w:fldChar w:fldCharType="begin"/>
            </w:r>
            <w:r>
              <w:rPr>
                <w:noProof/>
                <w:webHidden/>
              </w:rPr>
              <w:instrText xml:space="preserve"> PAGEREF _Toc130825413 \h </w:instrText>
            </w:r>
            <w:r>
              <w:rPr>
                <w:noProof/>
                <w:webHidden/>
              </w:rPr>
            </w:r>
            <w:r>
              <w:rPr>
                <w:noProof/>
                <w:webHidden/>
              </w:rPr>
              <w:fldChar w:fldCharType="separate"/>
            </w:r>
            <w:r>
              <w:rPr>
                <w:noProof/>
                <w:webHidden/>
              </w:rPr>
              <w:t>24</w:t>
            </w:r>
            <w:r>
              <w:rPr>
                <w:noProof/>
                <w:webHidden/>
              </w:rPr>
              <w:fldChar w:fldCharType="end"/>
            </w:r>
          </w:hyperlink>
        </w:p>
        <w:p w14:paraId="5CB92D9E" w14:textId="3BBADD05" w:rsidR="00FE0EEF" w:rsidRDefault="00FE0EEF" w:rsidP="00FE0EEF">
          <w:pPr>
            <w:pStyle w:val="Obsah3"/>
            <w:rPr>
              <w:rFonts w:eastAsiaTheme="minorEastAsia"/>
              <w:noProof/>
              <w:lang w:eastAsia="cs-CZ"/>
            </w:rPr>
          </w:pPr>
          <w:hyperlink w:anchor="_Toc130825414" w:history="1">
            <w:r w:rsidRPr="00E86CEC">
              <w:rPr>
                <w:rStyle w:val="Hypertextovodkaz"/>
                <w:noProof/>
              </w:rPr>
              <w:t>7.2.9 okno GMMapaForm</w:t>
            </w:r>
            <w:r>
              <w:rPr>
                <w:noProof/>
                <w:webHidden/>
              </w:rPr>
              <w:tab/>
            </w:r>
            <w:r>
              <w:rPr>
                <w:noProof/>
                <w:webHidden/>
              </w:rPr>
              <w:fldChar w:fldCharType="begin"/>
            </w:r>
            <w:r>
              <w:rPr>
                <w:noProof/>
                <w:webHidden/>
              </w:rPr>
              <w:instrText xml:space="preserve"> PAGEREF _Toc130825414 \h </w:instrText>
            </w:r>
            <w:r>
              <w:rPr>
                <w:noProof/>
                <w:webHidden/>
              </w:rPr>
            </w:r>
            <w:r>
              <w:rPr>
                <w:noProof/>
                <w:webHidden/>
              </w:rPr>
              <w:fldChar w:fldCharType="separate"/>
            </w:r>
            <w:r>
              <w:rPr>
                <w:noProof/>
                <w:webHidden/>
              </w:rPr>
              <w:t>24</w:t>
            </w:r>
            <w:r>
              <w:rPr>
                <w:noProof/>
                <w:webHidden/>
              </w:rPr>
              <w:fldChar w:fldCharType="end"/>
            </w:r>
          </w:hyperlink>
        </w:p>
        <w:p w14:paraId="4717EAA7" w14:textId="2572C9A0" w:rsidR="00FE0EEF" w:rsidRDefault="00FE0EEF" w:rsidP="00FE0EEF">
          <w:pPr>
            <w:pStyle w:val="Obsah3"/>
            <w:rPr>
              <w:rFonts w:eastAsiaTheme="minorEastAsia"/>
              <w:noProof/>
              <w:lang w:eastAsia="cs-CZ"/>
            </w:rPr>
          </w:pPr>
          <w:hyperlink w:anchor="_Toc130825415" w:history="1">
            <w:r w:rsidRPr="00E86CEC">
              <w:rPr>
                <w:rStyle w:val="Hypertextovodkaz"/>
                <w:noProof/>
              </w:rPr>
              <w:t>7.2.10 okno GMPostavyForm</w:t>
            </w:r>
            <w:r>
              <w:rPr>
                <w:noProof/>
                <w:webHidden/>
              </w:rPr>
              <w:tab/>
            </w:r>
            <w:r>
              <w:rPr>
                <w:noProof/>
                <w:webHidden/>
              </w:rPr>
              <w:fldChar w:fldCharType="begin"/>
            </w:r>
            <w:r>
              <w:rPr>
                <w:noProof/>
                <w:webHidden/>
              </w:rPr>
              <w:instrText xml:space="preserve"> PAGEREF _Toc130825415 \h </w:instrText>
            </w:r>
            <w:r>
              <w:rPr>
                <w:noProof/>
                <w:webHidden/>
              </w:rPr>
            </w:r>
            <w:r>
              <w:rPr>
                <w:noProof/>
                <w:webHidden/>
              </w:rPr>
              <w:fldChar w:fldCharType="separate"/>
            </w:r>
            <w:r>
              <w:rPr>
                <w:noProof/>
                <w:webHidden/>
              </w:rPr>
              <w:t>25</w:t>
            </w:r>
            <w:r>
              <w:rPr>
                <w:noProof/>
                <w:webHidden/>
              </w:rPr>
              <w:fldChar w:fldCharType="end"/>
            </w:r>
          </w:hyperlink>
        </w:p>
        <w:p w14:paraId="7B91E3DA" w14:textId="1D675EF9" w:rsidR="00FE0EEF" w:rsidRDefault="00FE0EEF" w:rsidP="00FE0EEF">
          <w:pPr>
            <w:pStyle w:val="Obsah3"/>
            <w:rPr>
              <w:rFonts w:eastAsiaTheme="minorEastAsia"/>
              <w:noProof/>
              <w:lang w:eastAsia="cs-CZ"/>
            </w:rPr>
          </w:pPr>
          <w:hyperlink w:anchor="_Toc130825416" w:history="1">
            <w:r w:rsidRPr="00E86CEC">
              <w:rPr>
                <w:rStyle w:val="Hypertextovodkaz"/>
                <w:noProof/>
              </w:rPr>
              <w:t>7.2.11 okno GMUkladaniForm</w:t>
            </w:r>
            <w:r>
              <w:rPr>
                <w:noProof/>
                <w:webHidden/>
              </w:rPr>
              <w:tab/>
            </w:r>
            <w:r>
              <w:rPr>
                <w:noProof/>
                <w:webHidden/>
              </w:rPr>
              <w:fldChar w:fldCharType="begin"/>
            </w:r>
            <w:r>
              <w:rPr>
                <w:noProof/>
                <w:webHidden/>
              </w:rPr>
              <w:instrText xml:space="preserve"> PAGEREF _Toc130825416 \h </w:instrText>
            </w:r>
            <w:r>
              <w:rPr>
                <w:noProof/>
                <w:webHidden/>
              </w:rPr>
            </w:r>
            <w:r>
              <w:rPr>
                <w:noProof/>
                <w:webHidden/>
              </w:rPr>
              <w:fldChar w:fldCharType="separate"/>
            </w:r>
            <w:r>
              <w:rPr>
                <w:noProof/>
                <w:webHidden/>
              </w:rPr>
              <w:t>25</w:t>
            </w:r>
            <w:r>
              <w:rPr>
                <w:noProof/>
                <w:webHidden/>
              </w:rPr>
              <w:fldChar w:fldCharType="end"/>
            </w:r>
          </w:hyperlink>
        </w:p>
        <w:p w14:paraId="26DF2493" w14:textId="11ACB957" w:rsidR="00FE0EEF" w:rsidRDefault="00FE0EEF">
          <w:pPr>
            <w:pStyle w:val="Obsah1"/>
            <w:rPr>
              <w:rFonts w:eastAsiaTheme="minorEastAsia"/>
              <w:noProof/>
              <w:lang w:eastAsia="cs-CZ"/>
            </w:rPr>
          </w:pPr>
          <w:hyperlink w:anchor="_Toc130825417" w:history="1">
            <w:r w:rsidRPr="00E86CEC">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_Toc130825417 \h </w:instrText>
            </w:r>
            <w:r>
              <w:rPr>
                <w:noProof/>
                <w:webHidden/>
              </w:rPr>
            </w:r>
            <w:r>
              <w:rPr>
                <w:noProof/>
                <w:webHidden/>
              </w:rPr>
              <w:fldChar w:fldCharType="separate"/>
            </w:r>
            <w:r>
              <w:rPr>
                <w:noProof/>
                <w:webHidden/>
              </w:rPr>
              <w:t>25</w:t>
            </w:r>
            <w:r>
              <w:rPr>
                <w:noProof/>
                <w:webHidden/>
              </w:rPr>
              <w:fldChar w:fldCharType="end"/>
            </w:r>
          </w:hyperlink>
        </w:p>
        <w:p w14:paraId="598AD0FA" w14:textId="4F2A3546" w:rsidR="00FE0EEF" w:rsidRDefault="00FE0EEF">
          <w:pPr>
            <w:pStyle w:val="Obsah1"/>
            <w:rPr>
              <w:rFonts w:eastAsiaTheme="minorEastAsia"/>
              <w:noProof/>
              <w:lang w:eastAsia="cs-CZ"/>
            </w:rPr>
          </w:pPr>
          <w:hyperlink w:anchor="_Toc130825418" w:history="1">
            <w:r w:rsidRPr="00E86CEC">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_Toc130825418 \h </w:instrText>
            </w:r>
            <w:r>
              <w:rPr>
                <w:noProof/>
                <w:webHidden/>
              </w:rPr>
            </w:r>
            <w:r>
              <w:rPr>
                <w:noProof/>
                <w:webHidden/>
              </w:rPr>
              <w:fldChar w:fldCharType="separate"/>
            </w:r>
            <w:r>
              <w:rPr>
                <w:noProof/>
                <w:webHidden/>
              </w:rPr>
              <w:t>26</w:t>
            </w:r>
            <w:r>
              <w:rPr>
                <w:noProof/>
                <w:webHidden/>
              </w:rPr>
              <w:fldChar w:fldCharType="end"/>
            </w:r>
          </w:hyperlink>
        </w:p>
        <w:p w14:paraId="3D7FDBCA" w14:textId="689F8F88" w:rsidR="00FE0EEF" w:rsidRDefault="00FE0EEF">
          <w:pPr>
            <w:pStyle w:val="Obsah1"/>
            <w:rPr>
              <w:rFonts w:eastAsiaTheme="minorEastAsia"/>
              <w:noProof/>
              <w:lang w:eastAsia="cs-CZ"/>
            </w:rPr>
          </w:pPr>
          <w:hyperlink w:anchor="_Toc130825419" w:history="1">
            <w:r w:rsidRPr="00E86CEC">
              <w:rPr>
                <w:rStyle w:val="Hypertextovodkaz"/>
                <w:noProof/>
              </w:rPr>
              <w:t>Použité zdroje</w:t>
            </w:r>
            <w:r>
              <w:rPr>
                <w:noProof/>
                <w:webHidden/>
              </w:rPr>
              <w:tab/>
            </w:r>
            <w:r>
              <w:rPr>
                <w:noProof/>
                <w:webHidden/>
              </w:rPr>
              <w:fldChar w:fldCharType="begin"/>
            </w:r>
            <w:r>
              <w:rPr>
                <w:noProof/>
                <w:webHidden/>
              </w:rPr>
              <w:instrText xml:space="preserve"> PAGEREF _Toc130825419 \h </w:instrText>
            </w:r>
            <w:r>
              <w:rPr>
                <w:noProof/>
                <w:webHidden/>
              </w:rPr>
            </w:r>
            <w:r>
              <w:rPr>
                <w:noProof/>
                <w:webHidden/>
              </w:rPr>
              <w:fldChar w:fldCharType="separate"/>
            </w:r>
            <w:r>
              <w:rPr>
                <w:noProof/>
                <w:webHidden/>
              </w:rPr>
              <w:t>1</w:t>
            </w:r>
            <w:r>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1" w:name="_Toc130825343"/>
      <w:r w:rsidRPr="00621687">
        <w:t xml:space="preserve">1. </w:t>
      </w:r>
      <w:r w:rsidRPr="00621687">
        <w:rPr>
          <w:rFonts w:asciiTheme="minorHAnsi" w:hAnsiTheme="minorHAnsi" w:cstheme="minorHAnsi"/>
        </w:rPr>
        <w:t>Úvod</w:t>
      </w:r>
      <w:bookmarkEnd w:id="1"/>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4933A49E" w14:textId="249C2790" w:rsidR="00D23F64" w:rsidRDefault="002E7F98" w:rsidP="00805DDE">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333CD">
        <w:rPr>
          <w:rFonts w:cstheme="minorHAnsi"/>
        </w:rPr>
        <w:t>, kolize</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j</w:t>
      </w:r>
      <w:r w:rsidR="009D24BA">
        <w:rPr>
          <w:rFonts w:cstheme="minorHAnsi"/>
        </w:rPr>
        <w:t xml:space="preserve">e nucen </w:t>
      </w:r>
      <w:r w:rsidR="008605EC" w:rsidRPr="00142055">
        <w:rPr>
          <w:rFonts w:cstheme="minorHAnsi"/>
        </w:rPr>
        <w:t xml:space="preserve">psát či kopírovat stále dokola. </w:t>
      </w:r>
      <w:r w:rsidR="00D23F64">
        <w:rPr>
          <w:rFonts w:cstheme="minorHAnsi"/>
        </w:rPr>
        <w:t>Tento problém by měla vyřešit tato práce</w:t>
      </w:r>
      <w:r w:rsidR="007925E6">
        <w:rPr>
          <w:rFonts w:cstheme="minorHAnsi"/>
        </w:rPr>
        <w:t xml:space="preserve"> tím, že bude navržena </w:t>
      </w:r>
      <w:r w:rsidR="00805DDE">
        <w:rPr>
          <w:rFonts w:cstheme="minorHAnsi"/>
        </w:rPr>
        <w:t xml:space="preserve">a vytvořena </w:t>
      </w:r>
      <w:r w:rsidR="007925E6">
        <w:rPr>
          <w:rFonts w:cstheme="minorHAnsi"/>
        </w:rPr>
        <w:t>knihovna obsahující tyto opakující se části</w:t>
      </w:r>
      <w:r w:rsidR="00953801">
        <w:rPr>
          <w:rFonts w:cstheme="minorHAnsi"/>
        </w:rPr>
        <w:t xml:space="preserve">. Mezi hlavní požadavky patří její nezávislost na použitém uživatelském rozhraní a zvolený </w:t>
      </w:r>
      <w:proofErr w:type="spellStart"/>
      <w:r w:rsidR="00953801">
        <w:rPr>
          <w:rFonts w:cstheme="minorHAnsi"/>
        </w:rPr>
        <w:t>subžánr</w:t>
      </w:r>
      <w:proofErr w:type="spellEnd"/>
      <w:r w:rsidR="00953801">
        <w:rPr>
          <w:rFonts w:cstheme="minorHAnsi"/>
        </w:rPr>
        <w:t xml:space="preserve"> RPG her</w:t>
      </w:r>
      <w:r w:rsidR="00F41AA5">
        <w:rPr>
          <w:rFonts w:cstheme="minorHAnsi"/>
        </w:rPr>
        <w:t>.</w:t>
      </w:r>
    </w:p>
    <w:p w14:paraId="264CE8C2" w14:textId="386D8C62" w:rsidR="00113B0A" w:rsidRDefault="00113B0A" w:rsidP="00113B0A">
      <w:pPr>
        <w:ind w:firstLine="708"/>
        <w:jc w:val="both"/>
        <w:rPr>
          <w:rFonts w:cstheme="minorHAnsi"/>
        </w:rPr>
      </w:pPr>
      <w:r>
        <w:rPr>
          <w:rFonts w:cstheme="minorHAnsi"/>
        </w:rPr>
        <w:t xml:space="preserve">Na začátku teoretické části </w:t>
      </w:r>
      <w:r>
        <w:rPr>
          <w:rFonts w:cstheme="minorHAnsi"/>
        </w:rPr>
        <w:t>je</w:t>
      </w:r>
      <w:r>
        <w:rPr>
          <w:rFonts w:cstheme="minorHAnsi"/>
        </w:rPr>
        <w:t xml:space="preserve"> vysvětleno rozdělení programovacích jazyků</w:t>
      </w:r>
      <w:r>
        <w:rPr>
          <w:rFonts w:cstheme="minorHAnsi"/>
        </w:rPr>
        <w:t>. Následuje srovnání procedurálního C a objektového C++, které je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w:t>
      </w:r>
      <w:r w:rsidR="001A2725">
        <w:rPr>
          <w:rFonts w:cstheme="minorHAnsi"/>
        </w:rPr>
        <w:t>Další kapitola se věnuje základním herním žánrům a jejich hlavním mechanikám. U nich je zváženo, do jaké míry je možné využít třídy potřebné v RPG hrách a zda je potřeba tyto mechaniky brát v úvahu při návrhu knihovny.</w:t>
      </w:r>
      <w:r w:rsidR="003157E7">
        <w:rPr>
          <w:rFonts w:cstheme="minorHAnsi"/>
        </w:rPr>
        <w:t xml:space="preserve"> Teoretická část je zakončena přehledem typem aplikací a herních </w:t>
      </w:r>
      <w:proofErr w:type="spellStart"/>
      <w:r w:rsidR="003157E7">
        <w:rPr>
          <w:rFonts w:cstheme="minorHAnsi"/>
        </w:rPr>
        <w:t>enginů</w:t>
      </w:r>
      <w:proofErr w:type="spellEnd"/>
      <w:r w:rsidR="003157E7">
        <w:rPr>
          <w:rFonts w:cstheme="minorHAnsi"/>
        </w:rPr>
        <w:t xml:space="preserve">. </w:t>
      </w:r>
    </w:p>
    <w:p w14:paraId="5DAF600B" w14:textId="0A7A0DB3" w:rsidR="003157E7" w:rsidRPr="00142055" w:rsidRDefault="003157E7" w:rsidP="00113B0A">
      <w:pPr>
        <w:ind w:firstLine="708"/>
        <w:jc w:val="both"/>
        <w:rPr>
          <w:rFonts w:cstheme="minorHAnsi"/>
        </w:rPr>
      </w:pPr>
      <w:r>
        <w:rPr>
          <w:rFonts w:cstheme="minorHAnsi"/>
        </w:rPr>
        <w:t xml:space="preserve">V Praktické části </w:t>
      </w:r>
      <w:r w:rsidR="009D7CEA">
        <w:rPr>
          <w:rFonts w:cstheme="minorHAnsi"/>
        </w:rPr>
        <w:t>proveden návrh knihovny a pomocí diagramů ukázán předpokládaný datový tok</w:t>
      </w:r>
      <w:r w:rsidR="00F7388C">
        <w:rPr>
          <w:rFonts w:cstheme="minorHAnsi"/>
        </w:rPr>
        <w:t xml:space="preserve"> mezi objekty knihovny a implementace</w:t>
      </w:r>
      <w:r w:rsidR="009D7CEA">
        <w:rPr>
          <w:rFonts w:cstheme="minorHAnsi"/>
        </w:rPr>
        <w:t>. Dále jsou vysvětleny návrhové vzory, které je vhodné použít k realizaci tohoto návrhu.</w:t>
      </w:r>
      <w:r w:rsidR="00F7388C">
        <w:rPr>
          <w:rFonts w:cstheme="minorHAnsi"/>
        </w:rPr>
        <w:t xml:space="preserve"> Následuje představení tříd, komunikace mezi nimi a popis oken testovací aplikace. Tato aplikace slouží k ověření funkčnosti knihovny a jako vzorová implementace</w:t>
      </w:r>
      <w:r w:rsidR="0027700F">
        <w:rPr>
          <w:rFonts w:cstheme="minorHAnsi"/>
        </w:rPr>
        <w:t xml:space="preserve"> pro programátory, kteří by chtěli knihovnu využít</w:t>
      </w:r>
      <w:r w:rsidR="00F7388C">
        <w:rPr>
          <w:rFonts w:cstheme="minorHAnsi"/>
        </w:rPr>
        <w:t xml:space="preserve">. </w:t>
      </w:r>
      <w:r w:rsidR="00F84C7D">
        <w:rPr>
          <w:rFonts w:cstheme="minorHAnsi"/>
        </w:rPr>
        <w:t>Praktická část je zakončena zhodnocením realizace.</w:t>
      </w:r>
    </w:p>
    <w:p w14:paraId="305F743F" w14:textId="77777777" w:rsidR="00F67031" w:rsidRPr="00621687" w:rsidRDefault="00F67031" w:rsidP="0090635E">
      <w:pPr>
        <w:ind w:firstLine="360"/>
        <w:rPr>
          <w:rStyle w:val="Nadpis1Char"/>
          <w:rFonts w:asciiTheme="minorHAnsi" w:hAnsiTheme="minorHAnsi" w:cstheme="minorHAnsi"/>
        </w:rPr>
      </w:pPr>
      <w:bookmarkStart w:id="2" w:name="_Toc130825344"/>
      <w:r w:rsidRPr="00621687">
        <w:rPr>
          <w:rStyle w:val="Nadpis1Char"/>
          <w:rFonts w:asciiTheme="minorHAnsi" w:hAnsiTheme="minorHAnsi" w:cstheme="minorHAnsi"/>
        </w:rPr>
        <w:t>2. Cíl práce a metodika</w:t>
      </w:r>
      <w:bookmarkEnd w:id="2"/>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3" w:name="_Toc130825345"/>
      <w:r w:rsidRPr="00F5094F">
        <w:rPr>
          <w:rStyle w:val="Nadpis2Char"/>
          <w:rFonts w:asciiTheme="minorHAnsi" w:hAnsiTheme="minorHAnsi" w:cstheme="minorHAnsi"/>
          <w:highlight w:val="green"/>
        </w:rPr>
        <w:t>2.1 cíl práce</w:t>
      </w:r>
      <w:bookmarkEnd w:id="3"/>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4" w:name="_Toc130825346"/>
      <w:r w:rsidRPr="00621687">
        <w:rPr>
          <w:rFonts w:asciiTheme="minorHAnsi" w:hAnsiTheme="minorHAnsi" w:cstheme="minorHAnsi"/>
          <w:shd w:val="clear" w:color="auto" w:fill="FFFFFF"/>
        </w:rPr>
        <w:t>2.2 metodika</w:t>
      </w:r>
      <w:bookmarkEnd w:id="4"/>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6B52ED10" w14:textId="326067DF" w:rsidR="00F67031" w:rsidRPr="00621687" w:rsidRDefault="00114707" w:rsidP="009B6DAB">
      <w:pPr>
        <w:ind w:left="1416" w:firstLine="708"/>
        <w:jc w:val="both"/>
        <w:rPr>
          <w:color w:val="000000"/>
          <w:sz w:val="20"/>
          <w:szCs w:val="20"/>
          <w:shd w:val="clear" w:color="auto" w:fill="FFFFFF"/>
        </w:rPr>
      </w:pPr>
      <w:r>
        <w:rPr>
          <w:rFonts w:cstheme="minorHAnsi"/>
        </w:rPr>
        <w:t xml:space="preserve">V druhé části </w:t>
      </w:r>
      <w:r w:rsidR="00C90B4B">
        <w:rPr>
          <w:rFonts w:cstheme="minorHAnsi"/>
        </w:rPr>
        <w:t xml:space="preserve">bude proveden návrh předpokládaného datového toku mezi objekty v implementaci a knihovně. Na základě tohoto návrhu bude provedena analýza, jaké návrhové vzory je vhodné v realizaci využít. </w:t>
      </w:r>
      <w:r w:rsidR="000968A1">
        <w:rPr>
          <w:rFonts w:cstheme="minorHAnsi"/>
        </w:rPr>
        <w:t xml:space="preserve">Praktická část bude zakončena popisem tříd a </w:t>
      </w:r>
      <w:r w:rsidR="002D522E">
        <w:rPr>
          <w:rFonts w:cstheme="minorHAnsi"/>
        </w:rPr>
        <w:t>plány do budoucna.</w:t>
      </w: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5" w:name="_Toc130825347"/>
      <w:r w:rsidRPr="003052F2">
        <w:rPr>
          <w:rStyle w:val="Nadpis1Char"/>
          <w:rFonts w:asciiTheme="minorHAnsi" w:hAnsiTheme="minorHAnsi" w:cstheme="minorHAnsi"/>
          <w:highlight w:val="green"/>
        </w:rPr>
        <w:t>3. Výběr vhodných programovacích jazyků pro vývoj her</w:t>
      </w:r>
      <w:bookmarkEnd w:id="5"/>
    </w:p>
    <w:p w14:paraId="378BCD5E" w14:textId="77777777" w:rsidR="00F67031" w:rsidRPr="00621687" w:rsidRDefault="00F67031" w:rsidP="006A4D87">
      <w:pPr>
        <w:pStyle w:val="Odstavecseseznamem"/>
        <w:rPr>
          <w:rFonts w:cstheme="minorHAnsi"/>
          <w:color w:val="000000"/>
          <w:sz w:val="20"/>
          <w:szCs w:val="20"/>
        </w:rPr>
      </w:pPr>
    </w:p>
    <w:p w14:paraId="095260C0" w14:textId="3ED35DC2" w:rsidR="00F67031" w:rsidRPr="00621687" w:rsidRDefault="00F67031" w:rsidP="009D76FA">
      <w:pPr>
        <w:pStyle w:val="Odstavecseseznamem"/>
        <w:jc w:val="both"/>
        <w:rPr>
          <w:rFonts w:cstheme="minorHAnsi"/>
          <w:color w:val="000000"/>
        </w:rPr>
      </w:pPr>
      <w:bookmarkStart w:id="6"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A87455" w:rsidRPr="00A87455">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A87455" w:rsidRPr="00A87455">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4D75" w:rsidRPr="007C4527">
        <w:rPr>
          <w:highlight w:val="green"/>
        </w:rPr>
        <w:t xml:space="preserve">Obr. </w:t>
      </w:r>
      <w:r w:rsidR="00DE4D75">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6"/>
    </w:p>
    <w:p w14:paraId="385651CF" w14:textId="77777777" w:rsidR="00F67031" w:rsidRPr="00621687" w:rsidRDefault="00F67031" w:rsidP="00191467">
      <w:pPr>
        <w:keepNext/>
        <w:ind w:firstLine="708"/>
      </w:pPr>
      <w:r w:rsidRPr="00621687">
        <w:rPr>
          <w:noProof/>
        </w:rPr>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CB8988F" w:rsidR="00F67031" w:rsidRPr="00621687" w:rsidRDefault="00F67031" w:rsidP="00191467">
      <w:pPr>
        <w:pStyle w:val="Titulek"/>
        <w:ind w:left="12" w:firstLine="708"/>
        <w:rPr>
          <w:rFonts w:cstheme="minorHAnsi"/>
          <w:color w:val="000000"/>
        </w:rPr>
      </w:pPr>
      <w:bookmarkStart w:id="7"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E4D75">
        <w:rPr>
          <w:noProof/>
          <w:highlight w:val="green"/>
        </w:rPr>
        <w:t>1</w:t>
      </w:r>
      <w:r w:rsidRPr="007C4527">
        <w:rPr>
          <w:noProof/>
          <w:highlight w:val="green"/>
        </w:rPr>
        <w:fldChar w:fldCharType="end"/>
      </w:r>
      <w:bookmarkEnd w:id="7"/>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A87455" w:rsidRPr="00A87455">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59F81F7"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A87455" w:rsidRPr="00A87455">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A87455" w:rsidRPr="00A87455">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4D75" w:rsidRPr="008621CC">
        <w:rPr>
          <w:highlight w:val="green"/>
        </w:rPr>
        <w:t xml:space="preserve">Obr. </w:t>
      </w:r>
      <w:r w:rsidR="00DE4D75">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lastRenderedPageBreak/>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2829B238" w:rsidR="00F67031" w:rsidRDefault="00F67031" w:rsidP="00D859D8">
      <w:pPr>
        <w:pStyle w:val="Titulek"/>
        <w:ind w:left="12" w:firstLine="708"/>
        <w:rPr>
          <w:rFonts w:cstheme="minorHAnsi"/>
          <w:color w:val="000000"/>
          <w:sz w:val="20"/>
          <w:szCs w:val="20"/>
        </w:rPr>
      </w:pPr>
      <w:bookmarkStart w:id="8"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E4D75">
        <w:rPr>
          <w:noProof/>
          <w:highlight w:val="green"/>
        </w:rPr>
        <w:t>2</w:t>
      </w:r>
      <w:r w:rsidR="000348AD" w:rsidRPr="008621CC">
        <w:rPr>
          <w:noProof/>
          <w:highlight w:val="green"/>
        </w:rPr>
        <w:fldChar w:fldCharType="end"/>
      </w:r>
      <w:bookmarkEnd w:id="8"/>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9" w:name="_Hlk76031648"/>
      <w:bookmarkStart w:id="10" w:name="_Toc130825348"/>
      <w:r w:rsidRPr="005534AA">
        <w:rPr>
          <w:rFonts w:asciiTheme="minorHAnsi" w:hAnsiTheme="minorHAnsi" w:cstheme="minorHAnsi"/>
          <w:highlight w:val="green"/>
          <w:shd w:val="clear" w:color="auto" w:fill="FFFFFF"/>
        </w:rPr>
        <w:t>3.1 C++</w:t>
      </w:r>
      <w:bookmarkEnd w:id="9"/>
      <w:bookmarkEnd w:id="10"/>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722B4C43"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A87455" w:rsidRPr="00A87455">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A87455" w:rsidRPr="00A87455">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A87455" w:rsidRPr="00A87455">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A87455" w:rsidRPr="00A87455">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1" w:name="_Toc130825349"/>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11"/>
    </w:p>
    <w:p w14:paraId="23B082A2" w14:textId="7CF03322"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A87455" w:rsidRPr="00A87455">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A87455" w:rsidRPr="00A87455">
            <w:rPr>
              <w:color w:val="000000"/>
              <w:highlight w:val="green"/>
            </w:rPr>
            <w:t>[11]</w:t>
          </w:r>
        </w:sdtContent>
      </w:sdt>
      <w:r w:rsidR="00431B78" w:rsidRPr="00D7426C">
        <w:rPr>
          <w:color w:val="000000"/>
          <w:highlight w:val="green"/>
        </w:rPr>
        <w:t>.</w:t>
      </w:r>
    </w:p>
    <w:p w14:paraId="4AC68E92" w14:textId="46D6C724"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A87455" w:rsidRPr="00A87455">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2" w:name="_Toc130825350"/>
      <w:r w:rsidRPr="005534AA">
        <w:rPr>
          <w:highlight w:val="green"/>
        </w:rPr>
        <w:t>3.1.2 novinky oproti C</w:t>
      </w:r>
      <w:bookmarkEnd w:id="12"/>
    </w:p>
    <w:p w14:paraId="52DBF058" w14:textId="228A2B85"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A87455" w:rsidRPr="00A87455">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3" w:name="_Toc130825351"/>
      <w:r w:rsidRPr="005534AA">
        <w:rPr>
          <w:highlight w:val="green"/>
          <w:shd w:val="clear" w:color="auto" w:fill="FFFFFF"/>
        </w:rPr>
        <w:lastRenderedPageBreak/>
        <w:t>3.1.3 nevýhody</w:t>
      </w:r>
      <w:bookmarkEnd w:id="13"/>
    </w:p>
    <w:p w14:paraId="2A558C47" w14:textId="1ED48F0A"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A87455" w:rsidRPr="00A87455">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A87455" w:rsidRPr="00A87455">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4" w:name="_Hlk76031699"/>
      <w:bookmarkStart w:id="15" w:name="_Toc130825352"/>
      <w:r w:rsidRPr="005534AA">
        <w:rPr>
          <w:rFonts w:asciiTheme="minorHAnsi" w:hAnsiTheme="minorHAnsi" w:cstheme="minorHAnsi"/>
          <w:highlight w:val="green"/>
          <w:shd w:val="clear" w:color="auto" w:fill="FFFFFF"/>
        </w:rPr>
        <w:t>3.2 Java</w:t>
      </w:r>
      <w:bookmarkEnd w:id="14"/>
      <w:bookmarkEnd w:id="15"/>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4B6351BE"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A87455" w:rsidRPr="00A87455">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A87455" w:rsidRPr="00A87455">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6" w:name="_Toc130825353"/>
      <w:r w:rsidRPr="005534AA">
        <w:rPr>
          <w:highlight w:val="green"/>
          <w:shd w:val="clear" w:color="auto" w:fill="FFFFFF"/>
        </w:rPr>
        <w:t xml:space="preserve">3.2.1 </w:t>
      </w:r>
      <w:r w:rsidR="00A176FE" w:rsidRPr="005534AA">
        <w:rPr>
          <w:highlight w:val="green"/>
          <w:shd w:val="clear" w:color="auto" w:fill="FFFFFF"/>
        </w:rPr>
        <w:t>JIT (Just In Time)</w:t>
      </w:r>
      <w:bookmarkEnd w:id="16"/>
    </w:p>
    <w:p w14:paraId="3BA5BBCB" w14:textId="53358414"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A87455" w:rsidRPr="00A87455">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A87455" w:rsidRPr="00A87455">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7" w:name="_Toc130825354"/>
      <w:r w:rsidRPr="005534AA">
        <w:rPr>
          <w:highlight w:val="green"/>
          <w:shd w:val="clear" w:color="auto" w:fill="FFFFFF"/>
        </w:rPr>
        <w:t xml:space="preserve">3.2.2 </w:t>
      </w:r>
      <w:r w:rsidRPr="005534AA">
        <w:rPr>
          <w:highlight w:val="green"/>
        </w:rPr>
        <w:t>přístup k paměti a ovládání hardware</w:t>
      </w:r>
      <w:bookmarkEnd w:id="17"/>
    </w:p>
    <w:p w14:paraId="5C944DF4" w14:textId="09E4859B"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A87455" w:rsidRPr="00A87455">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A87455" w:rsidRPr="00A87455">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A87455" w:rsidRPr="00A87455">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8" w:name="_Toc130825355"/>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18"/>
    </w:p>
    <w:p w14:paraId="72528B89" w14:textId="2905E526"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A87455" w:rsidRPr="00A87455">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A87455" w:rsidRPr="00A87455">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A87455" w:rsidRPr="00A87455">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9" w:name="_Toc130825356"/>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19"/>
    </w:p>
    <w:p w14:paraId="71BBA9B5" w14:textId="3434A519"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w:t>
      </w:r>
      <w:r w:rsidRPr="00D7426C">
        <w:rPr>
          <w:rFonts w:cstheme="minorHAnsi"/>
          <w:color w:val="000000" w:themeColor="text1"/>
          <w:highlight w:val="green"/>
          <w:shd w:val="clear" w:color="auto" w:fill="FFFFFF"/>
        </w:rPr>
        <w:lastRenderedPageBreak/>
        <w:t>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A87455" w:rsidRPr="00A87455">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A87455" w:rsidRPr="00A87455">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A87455" w:rsidRPr="00A87455">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20" w:name="_Hlk76031714"/>
      <w:bookmarkStart w:id="21" w:name="_Toc130825357"/>
      <w:r w:rsidRPr="005534AA">
        <w:rPr>
          <w:rFonts w:asciiTheme="minorHAnsi" w:hAnsiTheme="minorHAnsi" w:cstheme="minorHAnsi"/>
          <w:highlight w:val="green"/>
          <w:shd w:val="clear" w:color="auto" w:fill="FFFFFF"/>
        </w:rPr>
        <w:t>3.3 C#</w:t>
      </w:r>
      <w:bookmarkEnd w:id="21"/>
    </w:p>
    <w:bookmarkEnd w:id="20"/>
    <w:p w14:paraId="55DADEF7" w14:textId="787B3606"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sdt>
        <w:sdtPr>
          <w:rPr>
            <w:rFonts w:cstheme="minorHAnsi"/>
            <w:color w:val="000000"/>
            <w:highlight w:val="green"/>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r w:rsidR="00A87455" w:rsidRPr="00A87455">
            <w:rPr>
              <w:rFonts w:cstheme="minorHAnsi"/>
              <w:color w:val="000000"/>
              <w:highlight w:val="green"/>
            </w:rPr>
            <w:t>[29]</w:t>
          </w:r>
        </w:sdtContent>
      </w:sdt>
    </w:p>
    <w:p w14:paraId="04450448" w14:textId="60054BA3" w:rsidR="00994485" w:rsidRPr="00AE4429" w:rsidRDefault="00994485" w:rsidP="00994485">
      <w:pPr>
        <w:pStyle w:val="Nadpis3"/>
      </w:pPr>
      <w:bookmarkStart w:id="22" w:name="_Toc130825358"/>
      <w:r w:rsidRPr="005534AA">
        <w:rPr>
          <w:highlight w:val="green"/>
        </w:rPr>
        <w:t>3.3.1 Microsoft .NET</w:t>
      </w:r>
      <w:bookmarkEnd w:id="22"/>
    </w:p>
    <w:p w14:paraId="27ED1E90" w14:textId="69123473"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A87455" w:rsidRPr="00A87455">
            <w:rPr>
              <w:color w:val="000000"/>
              <w:highlight w:val="green"/>
            </w:rPr>
            <w:t>[11, 30, 31]</w:t>
          </w:r>
        </w:sdtContent>
      </w:sdt>
      <w:r w:rsidR="00EB3CED" w:rsidRPr="00D7426C">
        <w:rPr>
          <w:rFonts w:cstheme="minorHAnsi"/>
          <w:highlight w:val="green"/>
        </w:rPr>
        <w:t>.</w:t>
      </w:r>
      <w:r w:rsidR="00EB3CED">
        <w:rPr>
          <w:rFonts w:cstheme="minorHAnsi"/>
        </w:rPr>
        <w:t xml:space="preserve"> </w:t>
      </w:r>
    </w:p>
    <w:p w14:paraId="6377EB46" w14:textId="53C86927"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A87455" w:rsidRPr="00A87455">
            <w:rPr>
              <w:rFonts w:cstheme="minorHAnsi"/>
              <w:color w:val="000000"/>
              <w:highlight w:val="green"/>
            </w:rPr>
            <w:t>[31]</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A87455" w:rsidRPr="00A87455">
            <w:rPr>
              <w:rFonts w:cstheme="minorHAnsi"/>
              <w:color w:val="000000"/>
              <w:highlight w:val="green"/>
            </w:rPr>
            <w:t>[32]</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A87455" w:rsidRPr="00A87455">
            <w:rPr>
              <w:rFonts w:cstheme="minorHAnsi"/>
              <w:color w:val="000000"/>
              <w:highlight w:val="green"/>
            </w:rPr>
            <w:t>[11, 33, 34]</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A87455" w:rsidRPr="00A87455">
            <w:rPr>
              <w:rFonts w:cstheme="minorHAnsi"/>
              <w:color w:val="000000"/>
              <w:highlight w:val="green"/>
            </w:rPr>
            <w:t>[35]</w:t>
          </w:r>
        </w:sdtContent>
      </w:sdt>
      <w:r w:rsidR="0036057F" w:rsidRPr="00D7426C">
        <w:rPr>
          <w:rFonts w:cstheme="minorHAnsi"/>
          <w:color w:val="000000"/>
          <w:highlight w:val="green"/>
        </w:rPr>
        <w:t>.</w:t>
      </w:r>
    </w:p>
    <w:p w14:paraId="29449222" w14:textId="6B0741AD"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A87455" w:rsidRPr="00A87455">
            <w:rPr>
              <w:rFonts w:cstheme="minorHAnsi"/>
              <w:color w:val="000000"/>
              <w:highlight w:val="green"/>
            </w:rPr>
            <w:t>[36]</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A87455" w:rsidRPr="00A87455">
            <w:rPr>
              <w:rFonts w:cstheme="minorHAnsi"/>
              <w:color w:val="000000"/>
              <w:highlight w:val="green"/>
            </w:rPr>
            <w:t>[31]</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A87455" w:rsidRPr="00A87455">
            <w:rPr>
              <w:color w:val="000000"/>
              <w:highlight w:val="green"/>
            </w:rPr>
            <w:t>[37]</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3" w:name="_Toc130825359"/>
      <w:r w:rsidRPr="005534AA">
        <w:rPr>
          <w:highlight w:val="green"/>
        </w:rPr>
        <w:t>3.3.2 přístup k paměti a ovládání hardware</w:t>
      </w:r>
      <w:bookmarkEnd w:id="23"/>
    </w:p>
    <w:p w14:paraId="2B8226B5" w14:textId="4E53B337"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A87455" w:rsidRPr="00A87455">
            <w:rPr>
              <w:color w:val="000000"/>
              <w:highlight w:val="green"/>
            </w:rPr>
            <w:t>[38]</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A87455" w:rsidRPr="00A87455">
            <w:rPr>
              <w:color w:val="000000"/>
              <w:highlight w:val="green"/>
            </w:rPr>
            <w:t>[39, 40]</w:t>
          </w:r>
        </w:sdtContent>
      </w:sdt>
      <w:r w:rsidRPr="00D7426C">
        <w:rPr>
          <w:rFonts w:cstheme="minorHAnsi"/>
          <w:highlight w:val="green"/>
        </w:rPr>
        <w:t>.</w:t>
      </w:r>
    </w:p>
    <w:p w14:paraId="7FF6EE3C" w14:textId="22E3E651" w:rsidR="00054794" w:rsidRPr="00054794" w:rsidRDefault="00054794" w:rsidP="00054794">
      <w:pPr>
        <w:pStyle w:val="Nadpis3"/>
      </w:pPr>
      <w:bookmarkStart w:id="24" w:name="_Toc130825360"/>
      <w:r w:rsidRPr="005534AA">
        <w:rPr>
          <w:highlight w:val="green"/>
        </w:rPr>
        <w:t>3.3.3</w:t>
      </w:r>
      <w:r w:rsidR="004E2A30" w:rsidRPr="005534AA">
        <w:rPr>
          <w:highlight w:val="green"/>
        </w:rPr>
        <w:t xml:space="preserve"> porovnání s Javou</w:t>
      </w:r>
      <w:bookmarkEnd w:id="24"/>
    </w:p>
    <w:p w14:paraId="6A154486" w14:textId="1661AE84"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A87455" w:rsidRPr="00A87455">
            <w:rPr>
              <w:color w:val="000000"/>
              <w:highlight w:val="green"/>
            </w:rPr>
            <w:t>[41]</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A87455" w:rsidRPr="00A87455">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A87455" w:rsidRPr="00A87455">
            <w:rPr>
              <w:color w:val="000000"/>
              <w:highlight w:val="green"/>
            </w:rPr>
            <w:t>[42, 43]</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5" w:name="_Toc130825361"/>
      <w:r w:rsidRPr="005534AA">
        <w:rPr>
          <w:highlight w:val="green"/>
          <w:shd w:val="clear" w:color="auto" w:fill="FFFFFF"/>
        </w:rPr>
        <w:t>3.3.4 podobnosti s C++</w:t>
      </w:r>
      <w:bookmarkEnd w:id="25"/>
    </w:p>
    <w:p w14:paraId="2B520A7F" w14:textId="2FB5BA13"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A87455" w:rsidRPr="00A87455">
            <w:rPr>
              <w:color w:val="000000"/>
              <w:highlight w:val="green"/>
            </w:rPr>
            <w:t>[38]</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34DBC199"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A87455" w:rsidRPr="00A87455">
            <w:rPr>
              <w:color w:val="000000"/>
              <w:highlight w:val="green"/>
            </w:rPr>
            <w:t>[44–46]</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A87455" w:rsidRPr="00A87455">
            <w:rPr>
              <w:color w:val="000000"/>
              <w:highlight w:val="green"/>
            </w:rPr>
            <w:t>[47, 48]</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6" w:name="_Toc130825362"/>
      <w:r w:rsidRPr="005534AA">
        <w:rPr>
          <w:highlight w:val="green"/>
          <w:shd w:val="clear" w:color="auto" w:fill="FFFFFF"/>
        </w:rPr>
        <w:t>3.3.5 modifikátory parametrů metod</w:t>
      </w:r>
      <w:bookmarkEnd w:id="26"/>
    </w:p>
    <w:p w14:paraId="5C891D16" w14:textId="1EB95B44"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A87455" w:rsidRPr="00A87455">
            <w:rPr>
              <w:color w:val="000000"/>
              <w:highlight w:val="green"/>
            </w:rPr>
            <w:t>[49]</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7" w:name="_Toc130825363"/>
      <w:r w:rsidRPr="005534AA">
        <w:rPr>
          <w:highlight w:val="green"/>
          <w:shd w:val="clear" w:color="auto" w:fill="FFFFFF"/>
        </w:rPr>
        <w:t>3.3.6</w:t>
      </w:r>
      <w:r w:rsidR="004E2A30" w:rsidRPr="005534AA">
        <w:rPr>
          <w:highlight w:val="green"/>
          <w:shd w:val="clear" w:color="auto" w:fill="FFFFFF"/>
        </w:rPr>
        <w:t xml:space="preserve"> nové funkce</w:t>
      </w:r>
      <w:bookmarkEnd w:id="27"/>
    </w:p>
    <w:p w14:paraId="5EEBA142" w14:textId="48C3A554"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A87455" w:rsidRPr="00A87455">
            <w:rPr>
              <w:color w:val="000000"/>
              <w:highlight w:val="green"/>
            </w:rPr>
            <w:t>[50]</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w:t>
      </w:r>
      <w:r w:rsidR="00D42A76" w:rsidRPr="00D7426C">
        <w:rPr>
          <w:rFonts w:cstheme="minorHAnsi"/>
          <w:highlight w:val="green"/>
        </w:rPr>
        <w:lastRenderedPageBreak/>
        <w:t xml:space="preserve">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A87455" w:rsidRPr="00A87455">
            <w:rPr>
              <w:color w:val="000000"/>
              <w:highlight w:val="green"/>
            </w:rPr>
            <w:t>[51]</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8" w:name="_Hlk76031728"/>
      <w:bookmarkStart w:id="29" w:name="_Toc130825364"/>
      <w:r w:rsidRPr="005534AA">
        <w:rPr>
          <w:rFonts w:asciiTheme="minorHAnsi" w:hAnsiTheme="minorHAnsi" w:cstheme="minorHAnsi"/>
          <w:highlight w:val="green"/>
        </w:rPr>
        <w:t>3.4 výběr</w:t>
      </w:r>
      <w:bookmarkEnd w:id="29"/>
    </w:p>
    <w:bookmarkEnd w:id="28"/>
    <w:p w14:paraId="6F372DC1" w14:textId="0BAE40E1"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4D75" w:rsidRPr="00DE4D75">
        <w:rPr>
          <w:rFonts w:cstheme="minorHAnsi"/>
          <w:highlight w:val="green"/>
        </w:rPr>
        <w:t xml:space="preserve">Tab. </w:t>
      </w:r>
      <w:r w:rsidR="00DE4D75" w:rsidRPr="00DE4D75">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30"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2ECCC5FF"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A87455" w:rsidRPr="00A87455">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332A5C8"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r w:rsidR="00A87455" w:rsidRPr="00A87455">
                  <w:rPr>
                    <w:color w:val="000000"/>
                  </w:rPr>
                  <w:t>[52]</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77CB6F5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A87455" w:rsidRPr="00A87455">
                  <w:rPr>
                    <w:color w:val="000000"/>
                  </w:rPr>
                  <w:t>[53]</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15BB5D0C" w:rsidR="00F67031" w:rsidRPr="00621687" w:rsidRDefault="00F67031" w:rsidP="00A83EAB">
      <w:pPr>
        <w:pStyle w:val="Titulek"/>
        <w:rPr>
          <w:rFonts w:cstheme="minorHAnsi"/>
        </w:rPr>
      </w:pPr>
      <w:bookmarkStart w:id="31" w:name="_Ref71064704"/>
      <w:bookmarkEnd w:id="30"/>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4D75">
        <w:rPr>
          <w:rFonts w:cstheme="minorHAnsi"/>
          <w:noProof/>
        </w:rPr>
        <w:t>1</w:t>
      </w:r>
      <w:r>
        <w:rPr>
          <w:rFonts w:cstheme="minorHAnsi"/>
        </w:rPr>
        <w:fldChar w:fldCharType="end"/>
      </w:r>
      <w:bookmarkEnd w:id="31"/>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2"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3" w:name="_Toc130825365"/>
      <w:r w:rsidRPr="005534AA">
        <w:rPr>
          <w:rStyle w:val="Nadpis1Char"/>
          <w:rFonts w:asciiTheme="minorHAnsi" w:hAnsiTheme="minorHAnsi" w:cstheme="minorHAnsi"/>
          <w:highlight w:val="green"/>
        </w:rPr>
        <w:t>4. Výběr herních žánrů vhodných pro implementaci</w:t>
      </w:r>
      <w:bookmarkEnd w:id="33"/>
    </w:p>
    <w:bookmarkEnd w:id="32"/>
    <w:p w14:paraId="4DD86002" w14:textId="05D1B79C"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3052F2">
        <w:rPr>
          <w:rFonts w:cstheme="minorHAnsi"/>
          <w:highlight w:val="green"/>
        </w:rPr>
        <w:t>subžánrů</w:t>
      </w:r>
      <w:proofErr w:type="spellEnd"/>
      <w:r w:rsidRPr="003052F2">
        <w:rPr>
          <w:rFonts w:cstheme="minorHAnsi"/>
          <w:highlight w:val="green"/>
        </w:rPr>
        <w:t xml:space="preserve">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DE4D75" w:rsidRPr="003052F2">
        <w:rPr>
          <w:highlight w:val="green"/>
        </w:rPr>
        <w:t xml:space="preserve">Tab. </w:t>
      </w:r>
      <w:r w:rsidR="00DE4D75">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A87455" w:rsidRPr="00A87455">
            <w:rPr>
              <w:color w:val="000000"/>
              <w:highlight w:val="green"/>
            </w:rPr>
            <w:t>[54]</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1D718FE8" w:rsidR="00F67031" w:rsidRPr="001B0812" w:rsidRDefault="00F67031" w:rsidP="00A9403B">
      <w:pPr>
        <w:pStyle w:val="Titulek"/>
        <w:rPr>
          <w:rFonts w:cstheme="minorHAnsi"/>
          <w:color w:val="00B050"/>
        </w:rPr>
      </w:pPr>
      <w:bookmarkStart w:id="34"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DE4D75">
        <w:rPr>
          <w:noProof/>
          <w:highlight w:val="green"/>
        </w:rPr>
        <w:t>2</w:t>
      </w:r>
      <w:r w:rsidRPr="003052F2">
        <w:rPr>
          <w:noProof/>
          <w:highlight w:val="green"/>
        </w:rPr>
        <w:fldChar w:fldCharType="end"/>
      </w:r>
      <w:bookmarkEnd w:id="34"/>
      <w:r w:rsidRPr="003052F2">
        <w:rPr>
          <w:highlight w:val="green"/>
        </w:rPr>
        <w:t xml:space="preserve"> </w:t>
      </w:r>
      <w:bookmarkStart w:id="35"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A87455" w:rsidRPr="00A87455">
            <w:rPr>
              <w:i w:val="0"/>
              <w:color w:val="000000"/>
              <w:highlight w:val="green"/>
            </w:rPr>
            <w:t>[55–58]</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A87455" w:rsidRPr="00A87455">
            <w:rPr>
              <w:i w:val="0"/>
              <w:color w:val="000000"/>
              <w:highlight w:val="green"/>
            </w:rPr>
            <w:t>[59, 60]</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A87455" w:rsidRPr="00A87455">
            <w:rPr>
              <w:i w:val="0"/>
              <w:color w:val="000000"/>
              <w:highlight w:val="green"/>
            </w:rPr>
            <w:t>[61–64]</w:t>
          </w:r>
        </w:sdtContent>
      </w:sdt>
    </w:p>
    <w:bookmarkEnd w:id="35"/>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6" w:name="_Hlk76031890"/>
      <w:bookmarkStart w:id="37" w:name="_Toc130825366"/>
      <w:r w:rsidRPr="005534AA">
        <w:rPr>
          <w:rStyle w:val="Nadpis2Char"/>
          <w:rFonts w:asciiTheme="minorHAnsi" w:hAnsiTheme="minorHAnsi" w:cstheme="minorHAnsi"/>
          <w:highlight w:val="green"/>
        </w:rPr>
        <w:t>4.1 RPG</w:t>
      </w:r>
      <w:bookmarkEnd w:id="36"/>
      <w:bookmarkEnd w:id="37"/>
    </w:p>
    <w:p w14:paraId="3C2FBA8B" w14:textId="086476BB"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A87455" w:rsidRPr="00A87455">
            <w:rPr>
              <w:rFonts w:cstheme="minorHAnsi"/>
              <w:color w:val="000000"/>
              <w:highlight w:val="green"/>
              <w:shd w:val="clear" w:color="auto" w:fill="FFFFFF"/>
              <w:lang w:val="en-US"/>
            </w:rPr>
            <w:t>[65]</w:t>
          </w:r>
        </w:sdtContent>
      </w:sdt>
      <w:r w:rsidRPr="005534AA">
        <w:rPr>
          <w:rFonts w:cstheme="minorHAnsi"/>
          <w:color w:val="000000"/>
          <w:highlight w:val="green"/>
          <w:shd w:val="clear" w:color="auto" w:fill="FFFFFF"/>
        </w:rPr>
        <w:t xml:space="preserve"> (zkráceně D&amp;D nebo </w:t>
      </w:r>
      <w:proofErr w:type="spellStart"/>
      <w:r w:rsidRPr="005534AA">
        <w:rPr>
          <w:rFonts w:cstheme="minorHAnsi"/>
          <w:color w:val="000000"/>
          <w:highlight w:val="green"/>
          <w:shd w:val="clear" w:color="auto" w:fill="FFFFFF"/>
          <w:lang w:val="en-US"/>
        </w:rPr>
        <w:t>DnD</w:t>
      </w:r>
      <w:proofErr w:type="spellEnd"/>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r w:rsidR="00A87455" w:rsidRPr="00A87455">
            <w:rPr>
              <w:rFonts w:cstheme="minorHAnsi"/>
              <w:color w:val="000000"/>
              <w:highlight w:val="green"/>
              <w:shd w:val="clear" w:color="auto" w:fill="FFFFFF"/>
            </w:rPr>
            <w:t>[66]</w:t>
          </w:r>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5534AA">
        <w:rPr>
          <w:rFonts w:cstheme="minorHAnsi"/>
          <w:color w:val="000000"/>
          <w:highlight w:val="green"/>
          <w:shd w:val="clear" w:color="auto" w:fill="FFFFFF"/>
        </w:rPr>
        <w:t>exp</w:t>
      </w:r>
      <w:proofErr w:type="spellEnd"/>
      <w:r w:rsidRPr="005534AA">
        <w:rPr>
          <w:rFonts w:cstheme="minorHAnsi"/>
          <w:color w:val="000000"/>
          <w:highlight w:val="green"/>
          <w:shd w:val="clear" w:color="auto" w:fill="FFFFFF"/>
        </w:rPr>
        <w:t>)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w:t>
      </w:r>
      <w:proofErr w:type="spellStart"/>
      <w:r w:rsidRPr="005534AA">
        <w:rPr>
          <w:rFonts w:cstheme="minorHAnsi"/>
          <w:highlight w:val="green"/>
          <w:shd w:val="clear" w:color="auto" w:fill="FFFFFF"/>
        </w:rPr>
        <w:t>subžánrů</w:t>
      </w:r>
      <w:proofErr w:type="spellEnd"/>
      <w:r w:rsidRPr="005534AA">
        <w:rPr>
          <w:rFonts w:cstheme="minorHAnsi"/>
          <w:highlight w:val="green"/>
          <w:shd w:val="clear" w:color="auto" w:fill="FFFFFF"/>
        </w:rPr>
        <w:t xml:space="preserve">,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r w:rsidR="00DE4D75" w:rsidRPr="003052F2">
        <w:rPr>
          <w:highlight w:val="green"/>
        </w:rPr>
        <w:t xml:space="preserve">Tab. </w:t>
      </w:r>
      <w:r w:rsidR="00DE4D75">
        <w:rPr>
          <w:noProof/>
          <w:highlight w:val="green"/>
        </w:rPr>
        <w:t>2</w:t>
      </w:r>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1B5A7820" w:rsidR="00727EEB" w:rsidRDefault="00F67031" w:rsidP="00810BE2">
      <w:pPr>
        <w:pStyle w:val="Odstavecseseznamem"/>
        <w:ind w:left="1416" w:firstLine="696"/>
        <w:jc w:val="both"/>
        <w:rPr>
          <w:rFonts w:cstheme="minorHAnsi"/>
          <w:shd w:val="clear" w:color="auto" w:fill="FFFFFF"/>
        </w:rPr>
      </w:pPr>
      <w:bookmarkStart w:id="38"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A87455" w:rsidRPr="00A87455">
            <w:rPr>
              <w:rFonts w:cstheme="minorHAnsi"/>
              <w:color w:val="000000"/>
              <w:highlight w:val="green"/>
              <w:shd w:val="clear" w:color="auto" w:fill="FFFFFF"/>
              <w:lang w:val="en-US"/>
            </w:rPr>
            <w:t>[67]</w:t>
          </w:r>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38"/>
    </w:p>
    <w:p w14:paraId="333186DE" w14:textId="386A2711" w:rsidR="00B61C33" w:rsidRPr="00084E6B" w:rsidRDefault="00F67031" w:rsidP="00810BE2">
      <w:pPr>
        <w:pStyle w:val="Odstavecseseznamem"/>
        <w:ind w:left="1416" w:firstLine="696"/>
        <w:jc w:val="both"/>
        <w:rPr>
          <w:rFonts w:cstheme="minorHAnsi"/>
          <w:shd w:val="clear" w:color="auto" w:fill="FFFFFF"/>
        </w:rPr>
      </w:pPr>
      <w:bookmarkStart w:id="39"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A87455" w:rsidRPr="00A87455">
            <w:rPr>
              <w:rFonts w:cstheme="minorHAnsi"/>
              <w:color w:val="000000"/>
              <w:highlight w:val="green"/>
              <w:shd w:val="clear" w:color="auto" w:fill="FFFFFF"/>
              <w:lang w:val="en-US"/>
            </w:rPr>
            <w:t>[68]</w:t>
          </w:r>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A87455" w:rsidRPr="00A87455">
            <w:rPr>
              <w:rFonts w:cstheme="minorHAnsi"/>
              <w:color w:val="000000"/>
              <w:highlight w:val="green"/>
              <w:shd w:val="clear" w:color="auto" w:fill="FFFFFF"/>
              <w:lang w:val="en-US"/>
            </w:rPr>
            <w:t>[69]</w:t>
          </w:r>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w:t>
      </w:r>
      <w:r w:rsidRPr="005534AA">
        <w:rPr>
          <w:rFonts w:cstheme="minorHAnsi"/>
          <w:highlight w:val="green"/>
          <w:shd w:val="clear" w:color="auto" w:fill="FFFFFF"/>
        </w:rPr>
        <w:lastRenderedPageBreak/>
        <w:t xml:space="preserve">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A87455" w:rsidRPr="00A87455">
            <w:rPr>
              <w:rFonts w:cstheme="minorHAnsi"/>
              <w:color w:val="000000"/>
              <w:highlight w:val="green"/>
              <w:shd w:val="clear" w:color="auto" w:fill="FFFFFF"/>
              <w:lang w:val="en-US"/>
            </w:rPr>
            <w:t>[70]</w:t>
          </w:r>
        </w:sdtContent>
      </w:sdt>
      <w:r w:rsidRPr="005534AA">
        <w:rPr>
          <w:rFonts w:cstheme="minorHAnsi"/>
          <w:highlight w:val="green"/>
          <w:shd w:val="clear" w:color="auto" w:fill="FFFFFF"/>
        </w:rPr>
        <w:t>).</w:t>
      </w:r>
    </w:p>
    <w:bookmarkEnd w:id="39"/>
    <w:p w14:paraId="03382107" w14:textId="1B6DC2A2"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40"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proofErr w:type="spellStart"/>
      <w:r w:rsidRPr="005534AA">
        <w:rPr>
          <w:rFonts w:cstheme="minorHAnsi"/>
          <w:highlight w:val="green"/>
          <w:shd w:val="clear" w:color="auto" w:fill="FFFFFF"/>
        </w:rPr>
        <w:t>PvP</w:t>
      </w:r>
      <w:proofErr w:type="spellEnd"/>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A87455" w:rsidRPr="00A87455">
            <w:rPr>
              <w:rFonts w:cstheme="minorHAnsi"/>
              <w:color w:val="000000"/>
              <w:highlight w:val="green"/>
              <w:shd w:val="clear" w:color="auto" w:fill="FFFFFF"/>
              <w:lang w:val="en-US"/>
            </w:rPr>
            <w:t>[71]</w:t>
          </w:r>
        </w:sdtContent>
      </w:sdt>
      <w:r w:rsidRPr="005534AA">
        <w:rPr>
          <w:rFonts w:cstheme="minorHAnsi"/>
          <w:highlight w:val="green"/>
          <w:shd w:val="clear" w:color="auto" w:fill="FFFFFF"/>
        </w:rPr>
        <w:t>).</w:t>
      </w:r>
    </w:p>
    <w:bookmarkEnd w:id="40"/>
    <w:p w14:paraId="2D212D08" w14:textId="217C967A"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41"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A87455" w:rsidRPr="00A87455">
            <w:rPr>
              <w:rFonts w:cstheme="minorHAnsi"/>
              <w:color w:val="000000"/>
              <w:highlight w:val="green"/>
              <w:shd w:val="clear" w:color="auto" w:fill="FFFFFF"/>
            </w:rPr>
            <w:t>[72]</w:t>
          </w:r>
        </w:sdtContent>
      </w:sdt>
      <w:r w:rsidRPr="005534AA">
        <w:rPr>
          <w:rFonts w:cstheme="minorHAnsi"/>
          <w:highlight w:val="green"/>
          <w:shd w:val="clear" w:color="auto" w:fill="FFFFFF"/>
        </w:rPr>
        <w:t xml:space="preserve">). Tento </w:t>
      </w:r>
      <w:proofErr w:type="spellStart"/>
      <w:r w:rsidRPr="005534AA">
        <w:rPr>
          <w:rFonts w:cstheme="minorHAnsi"/>
          <w:highlight w:val="green"/>
          <w:shd w:val="clear" w:color="auto" w:fill="FFFFFF"/>
        </w:rPr>
        <w:t>subžánr</w:t>
      </w:r>
      <w:proofErr w:type="spellEnd"/>
      <w:r w:rsidRPr="005534AA">
        <w:rPr>
          <w:rFonts w:cstheme="minorHAnsi"/>
          <w:highlight w:val="green"/>
          <w:shd w:val="clear" w:color="auto" w:fill="FFFFFF"/>
        </w:rPr>
        <w:t xml:space="preserve">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A87455" w:rsidRPr="00A87455">
            <w:rPr>
              <w:color w:val="000000"/>
              <w:highlight w:val="green"/>
            </w:rPr>
            <w:t>[54, 73–76]</w:t>
          </w:r>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A87455" w:rsidRPr="00A87455">
            <w:rPr>
              <w:color w:val="000000"/>
              <w:highlight w:val="green"/>
            </w:rPr>
            <w:t>[77]</w:t>
          </w:r>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bojuje proti jiným týmům, kde jich je v kampani v rámci jedné úrovně více za sebou (např. Star </w:t>
      </w:r>
      <w:proofErr w:type="spellStart"/>
      <w:r w:rsidRPr="005534AA">
        <w:rPr>
          <w:rFonts w:cstheme="minorHAnsi"/>
          <w:highlight w:val="green"/>
          <w:shd w:val="clear" w:color="auto" w:fill="FFFFFF"/>
        </w:rPr>
        <w:t>Wars</w:t>
      </w:r>
      <w:proofErr w:type="spellEnd"/>
      <w:r w:rsidRPr="005534AA">
        <w:rPr>
          <w:rFonts w:cstheme="minorHAnsi"/>
          <w:highlight w:val="green"/>
          <w:shd w:val="clear" w:color="auto" w:fill="FFFFFF"/>
        </w:rPr>
        <w:t xml:space="preserve">: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A87455" w:rsidRPr="00A87455">
            <w:rPr>
              <w:rFonts w:cstheme="minorHAnsi"/>
              <w:color w:val="000000"/>
              <w:highlight w:val="green"/>
              <w:shd w:val="clear" w:color="auto" w:fill="FFFFFF"/>
              <w:lang w:val="en-US"/>
            </w:rPr>
            <w:t>[78]</w:t>
          </w:r>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42" w:name="_Hlk76031907"/>
      <w:bookmarkStart w:id="43" w:name="_Toc130825367"/>
      <w:bookmarkEnd w:id="41"/>
      <w:r w:rsidRPr="005534AA">
        <w:rPr>
          <w:rStyle w:val="Nadpis2Char"/>
          <w:rFonts w:asciiTheme="minorHAnsi" w:hAnsiTheme="minorHAnsi" w:cstheme="minorHAnsi"/>
          <w:highlight w:val="green"/>
        </w:rPr>
        <w:t>4.2 akční</w:t>
      </w:r>
      <w:bookmarkEnd w:id="43"/>
      <w:r w:rsidRPr="005534AA">
        <w:rPr>
          <w:rFonts w:cstheme="minorHAnsi"/>
          <w:color w:val="000000"/>
          <w:sz w:val="20"/>
          <w:szCs w:val="20"/>
          <w:highlight w:val="green"/>
          <w:shd w:val="clear" w:color="auto" w:fill="FFFFFF"/>
        </w:rPr>
        <w:t xml:space="preserve"> </w:t>
      </w:r>
    </w:p>
    <w:bookmarkEnd w:id="42"/>
    <w:p w14:paraId="7FFAFA4B" w14:textId="637144CB"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w:t>
      </w:r>
      <w:proofErr w:type="spellStart"/>
      <w:r w:rsidRPr="005534AA">
        <w:rPr>
          <w:rFonts w:cstheme="minorHAnsi"/>
          <w:color w:val="000000"/>
          <w:highlight w:val="green"/>
          <w:shd w:val="clear" w:color="auto" w:fill="FFFFFF"/>
        </w:rPr>
        <w:t>plošinovek</w:t>
      </w:r>
      <w:proofErr w:type="spellEnd"/>
      <w:r w:rsidRPr="005534AA">
        <w:rPr>
          <w:rFonts w:cstheme="minorHAnsi"/>
          <w:color w:val="000000"/>
          <w:highlight w:val="green"/>
          <w:shd w:val="clear" w:color="auto" w:fill="FFFFFF"/>
        </w:rPr>
        <w:t xml:space="preserve">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A87455" w:rsidRPr="00A87455">
            <w:rPr>
              <w:color w:val="000000"/>
              <w:highlight w:val="green"/>
            </w:rPr>
            <w:t>[79]</w:t>
          </w:r>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A87455" w:rsidRPr="00A87455">
            <w:rPr>
              <w:rFonts w:cstheme="minorHAnsi"/>
              <w:color w:val="000000"/>
              <w:highlight w:val="green"/>
              <w:shd w:val="clear" w:color="auto" w:fill="FFFFFF"/>
              <w:lang w:val="en-US"/>
            </w:rPr>
            <w:t>[80]</w:t>
          </w:r>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A87455" w:rsidRPr="00A87455">
            <w:rPr>
              <w:rFonts w:cstheme="minorHAnsi"/>
              <w:color w:val="000000"/>
              <w:highlight w:val="green"/>
              <w:shd w:val="clear" w:color="auto" w:fill="FFFFFF"/>
              <w:lang w:val="en-US"/>
            </w:rPr>
            <w:t>[81]</w:t>
          </w:r>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A87455" w:rsidRPr="00A87455">
            <w:rPr>
              <w:rFonts w:cstheme="minorHAnsi"/>
              <w:color w:val="000000"/>
              <w:highlight w:val="green"/>
              <w:shd w:val="clear" w:color="auto" w:fill="FFFFFF"/>
            </w:rPr>
            <w:t>[82]</w:t>
          </w:r>
        </w:sdtContent>
      </w:sdt>
      <w:r w:rsidRPr="005534AA">
        <w:rPr>
          <w:rFonts w:cstheme="minorHAnsi"/>
          <w:color w:val="000000"/>
          <w:highlight w:val="green"/>
          <w:shd w:val="clear" w:color="auto" w:fill="FFFFFF"/>
        </w:rPr>
        <w:t xml:space="preserve">). Pod pojmem </w:t>
      </w:r>
      <w:proofErr w:type="spellStart"/>
      <w:r w:rsidRPr="005534AA">
        <w:rPr>
          <w:rFonts w:cstheme="minorHAnsi"/>
          <w:color w:val="000000"/>
          <w:highlight w:val="green"/>
          <w:shd w:val="clear" w:color="auto" w:fill="FFFFFF"/>
        </w:rPr>
        <w:t>plošinovka</w:t>
      </w:r>
      <w:proofErr w:type="spellEnd"/>
      <w:r w:rsidRPr="005534AA">
        <w:rPr>
          <w:rFonts w:cstheme="minorHAnsi"/>
          <w:color w:val="000000"/>
          <w:highlight w:val="green"/>
          <w:shd w:val="clear" w:color="auto" w:fill="FFFFFF"/>
        </w:rPr>
        <w:t xml:space="preserve">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A87455" w:rsidRPr="00A87455">
            <w:rPr>
              <w:rFonts w:cstheme="minorHAnsi"/>
              <w:color w:val="000000"/>
              <w:highlight w:val="green"/>
              <w:shd w:val="clear" w:color="auto" w:fill="FFFFFF"/>
            </w:rPr>
            <w:t>[83]</w:t>
          </w:r>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proofErr w:type="spellStart"/>
      <w:r w:rsidR="005B25CD" w:rsidRPr="005534AA">
        <w:rPr>
          <w:rFonts w:cstheme="minorHAnsi"/>
          <w:highlight w:val="green"/>
          <w:shd w:val="clear" w:color="auto" w:fill="FFFFFF"/>
        </w:rPr>
        <w:t>Tomb</w:t>
      </w:r>
      <w:proofErr w:type="spellEnd"/>
      <w:r w:rsidR="005B25CD" w:rsidRPr="005534AA">
        <w:rPr>
          <w:rFonts w:cstheme="minorHAnsi"/>
          <w:highlight w:val="green"/>
          <w:shd w:val="clear" w:color="auto" w:fill="FFFFFF"/>
        </w:rPr>
        <w:t xml:space="preserve"> </w:t>
      </w:r>
      <w:proofErr w:type="spellStart"/>
      <w:r w:rsidR="005B25CD" w:rsidRPr="005534AA">
        <w:rPr>
          <w:rFonts w:cstheme="minorHAnsi"/>
          <w:highlight w:val="green"/>
          <w:shd w:val="clear" w:color="auto" w:fill="FFFFFF"/>
        </w:rPr>
        <w:t>Raider</w:t>
      </w:r>
      <w:proofErr w:type="spellEnd"/>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A87455" w:rsidRPr="00A87455">
            <w:rPr>
              <w:rFonts w:cstheme="minorHAnsi"/>
              <w:color w:val="000000"/>
              <w:highlight w:val="green"/>
              <w:shd w:val="clear" w:color="auto" w:fill="FFFFFF"/>
            </w:rPr>
            <w:t>[84]</w:t>
          </w:r>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A87455" w:rsidRPr="00A87455">
            <w:rPr>
              <w:rFonts w:cstheme="minorHAnsi"/>
              <w:color w:val="000000"/>
              <w:highlight w:val="green"/>
              <w:shd w:val="clear" w:color="auto" w:fill="FFFFFF"/>
              <w:lang w:val="en-US"/>
            </w:rPr>
            <w:t>[85]</w:t>
          </w:r>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A87455" w:rsidRPr="00A87455">
            <w:rPr>
              <w:color w:val="000000"/>
              <w:highlight w:val="green"/>
            </w:rPr>
            <w:t>[86, 87]</w:t>
          </w:r>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44" w:name="_Hlk76031922"/>
      <w:bookmarkStart w:id="45" w:name="_Toc130825368"/>
      <w:r w:rsidRPr="005534AA">
        <w:rPr>
          <w:rFonts w:asciiTheme="minorHAnsi" w:hAnsiTheme="minorHAnsi" w:cstheme="minorHAnsi"/>
          <w:highlight w:val="green"/>
        </w:rPr>
        <w:t>4.3 strategie</w:t>
      </w:r>
      <w:bookmarkEnd w:id="45"/>
    </w:p>
    <w:bookmarkEnd w:id="44"/>
    <w:p w14:paraId="5C393321" w14:textId="35C6B107"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A87455" w:rsidRPr="00A87455">
            <w:rPr>
              <w:rFonts w:cstheme="minorHAnsi"/>
              <w:color w:val="000000"/>
              <w:highlight w:val="green"/>
            </w:rPr>
            <w:t>[88]</w:t>
          </w:r>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A87455" w:rsidRPr="00A87455">
            <w:rPr>
              <w:rFonts w:cstheme="minorHAnsi"/>
              <w:color w:val="000000"/>
              <w:highlight w:val="green"/>
            </w:rPr>
            <w:t>[89]</w:t>
          </w:r>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A87455" w:rsidRPr="00A87455">
            <w:rPr>
              <w:rFonts w:cstheme="minorHAnsi"/>
              <w:color w:val="000000"/>
              <w:highlight w:val="green"/>
              <w:lang w:val="en-US"/>
            </w:rPr>
            <w:t>[90]</w:t>
          </w:r>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A87455" w:rsidRPr="00A87455">
            <w:rPr>
              <w:rFonts w:cstheme="minorHAnsi"/>
              <w:color w:val="000000"/>
              <w:highlight w:val="green"/>
            </w:rPr>
            <w:t>[91]</w:t>
          </w:r>
        </w:sdtContent>
      </w:sdt>
      <w:r w:rsidR="0016786F" w:rsidRPr="005534AA">
        <w:rPr>
          <w:rFonts w:cstheme="minorHAnsi"/>
          <w:highlight w:val="green"/>
        </w:rPr>
        <w:t xml:space="preserve"> a </w:t>
      </w:r>
      <w:proofErr w:type="spellStart"/>
      <w:r w:rsidR="0016786F" w:rsidRPr="005534AA">
        <w:rPr>
          <w:rFonts w:cstheme="minorHAnsi"/>
          <w:highlight w:val="green"/>
          <w:lang w:val="en-US"/>
        </w:rPr>
        <w:t>RollerCoaster</w:t>
      </w:r>
      <w:proofErr w:type="spellEnd"/>
      <w:r w:rsidR="0016786F" w:rsidRPr="005534AA">
        <w:rPr>
          <w:rFonts w:cstheme="minorHAnsi"/>
          <w:highlight w:val="green"/>
          <w:lang w:val="en-US"/>
        </w:rPr>
        <w:t xml:space="preserve">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A87455" w:rsidRPr="00A87455">
            <w:rPr>
              <w:rFonts w:cstheme="minorHAnsi"/>
              <w:color w:val="000000"/>
              <w:highlight w:val="green"/>
            </w:rPr>
            <w:t>[92]</w:t>
          </w:r>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A87455" w:rsidRPr="00A87455">
            <w:rPr>
              <w:color w:val="000000"/>
              <w:highlight w:val="green"/>
            </w:rPr>
            <w:t>[74, 76, 93]</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6" w:name="_Toc130825369"/>
      <w:r w:rsidRPr="005534AA">
        <w:rPr>
          <w:rFonts w:asciiTheme="minorHAnsi" w:hAnsiTheme="minorHAnsi" w:cstheme="minorHAnsi"/>
          <w:highlight w:val="green"/>
          <w:shd w:val="clear" w:color="auto" w:fill="FFFFFF"/>
        </w:rPr>
        <w:t>4.4 závodní</w:t>
      </w:r>
      <w:bookmarkEnd w:id="46"/>
    </w:p>
    <w:p w14:paraId="14B00349" w14:textId="25560B8A"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proofErr w:type="spellStart"/>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w:t>
      </w:r>
      <w:proofErr w:type="spellEnd"/>
      <w:r w:rsidR="00831BEF" w:rsidRPr="005534AA">
        <w:rPr>
          <w:rFonts w:cstheme="minorHAnsi"/>
          <w:highlight w:val="green"/>
          <w:lang w:val="en-US"/>
        </w:rPr>
        <w:t xml:space="preserve">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r w:rsidR="00A87455" w:rsidRPr="00A87455">
            <w:rPr>
              <w:rFonts w:cstheme="minorHAnsi"/>
              <w:color w:val="000000"/>
              <w:highlight w:val="green"/>
            </w:rPr>
            <w:t>[94]</w:t>
          </w:r>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r w:rsidR="00A87455" w:rsidRPr="00A87455">
            <w:rPr>
              <w:rFonts w:cstheme="minorHAnsi"/>
              <w:color w:val="000000"/>
              <w:highlight w:val="green"/>
            </w:rPr>
            <w:t>[95]</w:t>
          </w:r>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w:t>
      </w:r>
      <w:proofErr w:type="spellStart"/>
      <w:r w:rsidR="00B326BD" w:rsidRPr="005534AA">
        <w:rPr>
          <w:rFonts w:cstheme="minorHAnsi"/>
          <w:color w:val="000000"/>
          <w:highlight w:val="green"/>
        </w:rPr>
        <w:t>Redout</w:t>
      </w:r>
      <w:proofErr w:type="spellEnd"/>
      <w:r w:rsidR="00B326BD" w:rsidRPr="005534AA">
        <w:rPr>
          <w:rFonts w:cstheme="minorHAnsi"/>
          <w:color w:val="000000"/>
          <w:highlight w:val="green"/>
        </w:rPr>
        <w:t xml:space="preserve">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r w:rsidR="00A87455" w:rsidRPr="00A87455">
            <w:rPr>
              <w:rFonts w:cstheme="minorHAnsi"/>
              <w:color w:val="000000"/>
              <w:highlight w:val="green"/>
            </w:rPr>
            <w:t>[96]</w:t>
          </w:r>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proofErr w:type="spellStart"/>
      <w:r w:rsidR="00E5767D" w:rsidRPr="005534AA">
        <w:rPr>
          <w:rFonts w:cstheme="minorHAnsi"/>
          <w:highlight w:val="green"/>
        </w:rPr>
        <w:t>FlatOut</w:t>
      </w:r>
      <w:proofErr w:type="spellEnd"/>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r w:rsidR="00A87455" w:rsidRPr="00A87455">
            <w:rPr>
              <w:rFonts w:cstheme="minorHAnsi"/>
              <w:color w:val="000000"/>
              <w:highlight w:val="green"/>
            </w:rPr>
            <w:t>[97]</w:t>
          </w:r>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r w:rsidR="00A87455" w:rsidRPr="00A87455">
            <w:rPr>
              <w:rFonts w:cstheme="minorHAnsi"/>
              <w:color w:val="000000"/>
              <w:highlight w:val="green"/>
            </w:rPr>
            <w:t>[98]</w:t>
          </w:r>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r w:rsidR="00A87455" w:rsidRPr="00A87455">
            <w:rPr>
              <w:rFonts w:cstheme="minorHAnsi"/>
              <w:color w:val="000000"/>
              <w:highlight w:val="green"/>
            </w:rPr>
            <w:t>[76, 99]</w:t>
          </w:r>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47" w:name="_Toc130825370"/>
      <w:r w:rsidRPr="005534AA">
        <w:rPr>
          <w:rFonts w:asciiTheme="minorHAnsi" w:hAnsiTheme="minorHAnsi" w:cstheme="minorHAnsi"/>
          <w:highlight w:val="green"/>
        </w:rPr>
        <w:lastRenderedPageBreak/>
        <w:t>4.5 shrnutí</w:t>
      </w:r>
      <w:bookmarkEnd w:id="47"/>
    </w:p>
    <w:p w14:paraId="40BE8703" w14:textId="3642B77D"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 xml:space="preserve">mezi jejich mechaniky nepatří souboj (např. </w:t>
      </w:r>
      <w:proofErr w:type="spellStart"/>
      <w:r w:rsidR="006151C6" w:rsidRPr="005534AA">
        <w:rPr>
          <w:rFonts w:cstheme="minorHAnsi"/>
          <w:color w:val="000000"/>
          <w:highlight w:val="green"/>
          <w:shd w:val="clear" w:color="auto" w:fill="FFFFFF"/>
        </w:rPr>
        <w:t>Blackhole</w:t>
      </w:r>
      <w:proofErr w:type="spellEnd"/>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r w:rsidR="00A87455" w:rsidRPr="00A87455">
            <w:rPr>
              <w:rFonts w:cstheme="minorHAnsi"/>
              <w:color w:val="000000"/>
              <w:highlight w:val="green"/>
              <w:shd w:val="clear" w:color="auto" w:fill="FFFFFF"/>
            </w:rPr>
            <w:t>[100]</w:t>
          </w:r>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proofErr w:type="spellStart"/>
      <w:r w:rsidR="001A4873" w:rsidRPr="005534AA">
        <w:rPr>
          <w:rFonts w:cstheme="minorHAnsi"/>
          <w:i/>
          <w:iCs/>
          <w:highlight w:val="green"/>
        </w:rPr>
        <w:t>GameManager</w:t>
      </w:r>
      <w:proofErr w:type="spellEnd"/>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w:t>
      </w:r>
      <w:proofErr w:type="spellStart"/>
      <w:r w:rsidR="00DE1145" w:rsidRPr="005534AA">
        <w:rPr>
          <w:rFonts w:cstheme="minorHAnsi"/>
          <w:i/>
          <w:iCs/>
          <w:highlight w:val="green"/>
        </w:rPr>
        <w:t>Chunk</w:t>
      </w:r>
      <w:proofErr w:type="spellEnd"/>
      <w:r w:rsidR="001A4873" w:rsidRPr="005534AA">
        <w:rPr>
          <w:rFonts w:cstheme="minorHAnsi"/>
          <w:highlight w:val="green"/>
        </w:rPr>
        <w:t xml:space="preserve"> na 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proofErr w:type="spellStart"/>
      <w:r w:rsidR="001A4873" w:rsidRPr="005534AA">
        <w:rPr>
          <w:rFonts w:cstheme="minorHAnsi"/>
          <w:i/>
          <w:iCs/>
          <w:highlight w:val="green"/>
        </w:rPr>
        <w:t>StatList</w:t>
      </w:r>
      <w:proofErr w:type="spellEnd"/>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proofErr w:type="spellStart"/>
      <w:r w:rsidR="001A4873" w:rsidRPr="005534AA">
        <w:rPr>
          <w:rFonts w:cstheme="minorHAnsi"/>
          <w:i/>
          <w:iCs/>
          <w:highlight w:val="green"/>
        </w:rPr>
        <w:t>Predmet</w:t>
      </w:r>
      <w:proofErr w:type="spellEnd"/>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48" w:name="_Hlk76031975"/>
      <w:bookmarkStart w:id="49" w:name="_Toc130825371"/>
      <w:r w:rsidRPr="005534AA">
        <w:rPr>
          <w:rStyle w:val="Nadpis1Char"/>
          <w:rFonts w:asciiTheme="minorHAnsi" w:hAnsiTheme="minorHAnsi" w:cstheme="minorHAnsi"/>
          <w:highlight w:val="green"/>
        </w:rPr>
        <w:t>5. Grafické výstupy aplikací</w:t>
      </w:r>
      <w:bookmarkEnd w:id="49"/>
    </w:p>
    <w:bookmarkEnd w:id="48"/>
    <w:p w14:paraId="4426DE4A" w14:textId="7893DBFA"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D1323A">
        <w:rPr>
          <w:highlight w:val="green"/>
        </w:rPr>
        <w:instrText xml:space="preserve"> \* MERGEFORMAT </w:instrText>
      </w:r>
      <w:r w:rsidR="00621EB4" w:rsidRPr="005534AA">
        <w:rPr>
          <w:highlight w:val="green"/>
        </w:rPr>
      </w:r>
      <w:r w:rsidR="00621EB4" w:rsidRPr="005534AA">
        <w:rPr>
          <w:highlight w:val="green"/>
        </w:rPr>
        <w:fldChar w:fldCharType="separate"/>
      </w:r>
      <w:r w:rsidR="00DE4D75" w:rsidRPr="005534AA">
        <w:rPr>
          <w:highlight w:val="green"/>
        </w:rPr>
        <w:t xml:space="preserve">Obr. </w:t>
      </w:r>
      <w:r w:rsidR="00DE4D75">
        <w:rPr>
          <w:noProof/>
          <w:highlight w:val="green"/>
        </w:rPr>
        <w:t>3</w:t>
      </w:r>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8E421AB" w:rsidR="00F67031" w:rsidRDefault="00621EB4" w:rsidP="00621EB4">
      <w:pPr>
        <w:pStyle w:val="Titulek"/>
        <w:ind w:left="1416" w:firstLine="708"/>
        <w:jc w:val="both"/>
      </w:pPr>
      <w:bookmarkStart w:id="50" w:name="_Ref86178372"/>
      <w:r w:rsidRPr="005534AA">
        <w:rPr>
          <w:highlight w:val="green"/>
        </w:rPr>
        <w:t xml:space="preserve">Obr. </w:t>
      </w:r>
      <w:r w:rsidRPr="005534AA">
        <w:rPr>
          <w:highlight w:val="green"/>
        </w:rPr>
        <w:fldChar w:fldCharType="begin"/>
      </w:r>
      <w:r w:rsidRPr="005534AA">
        <w:rPr>
          <w:highlight w:val="green"/>
        </w:rPr>
        <w:instrText xml:space="preserve"> SEQ Obrázek \* ARABIC </w:instrText>
      </w:r>
      <w:r w:rsidRPr="005534AA">
        <w:rPr>
          <w:highlight w:val="green"/>
        </w:rPr>
        <w:fldChar w:fldCharType="separate"/>
      </w:r>
      <w:r w:rsidR="00DE4D75">
        <w:rPr>
          <w:noProof/>
          <w:highlight w:val="green"/>
        </w:rPr>
        <w:t>3</w:t>
      </w:r>
      <w:r w:rsidRPr="005534AA">
        <w:rPr>
          <w:noProof/>
          <w:highlight w:val="green"/>
        </w:rPr>
        <w:fldChar w:fldCharType="end"/>
      </w:r>
      <w:bookmarkEnd w:id="50"/>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r w:rsidR="00A87455" w:rsidRPr="00A87455">
            <w:rPr>
              <w:i w:val="0"/>
              <w:color w:val="000000"/>
              <w:highlight w:val="green"/>
            </w:rPr>
            <w:t>[101]</w:t>
          </w:r>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51" w:name="_Toc130825372"/>
      <w:r w:rsidRPr="005534AA">
        <w:rPr>
          <w:rFonts w:asciiTheme="minorHAnsi" w:hAnsiTheme="minorHAnsi" w:cstheme="minorHAnsi"/>
          <w:highlight w:val="green"/>
          <w:shd w:val="clear" w:color="auto" w:fill="FFFFFF"/>
        </w:rPr>
        <w:t>5.1 konzolová aplikace</w:t>
      </w:r>
      <w:bookmarkEnd w:id="51"/>
    </w:p>
    <w:p w14:paraId="0AFFEE03" w14:textId="07E55292" w:rsidR="00F67031" w:rsidRPr="00DB634C" w:rsidRDefault="00F67031" w:rsidP="00DF4197">
      <w:pPr>
        <w:ind w:left="1416" w:firstLine="708"/>
        <w:jc w:val="both"/>
        <w:rPr>
          <w:rFonts w:cstheme="minorHAnsi"/>
          <w:lang w:val="en-US"/>
        </w:rPr>
      </w:pPr>
      <w:bookmarkStart w:id="52"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 xml:space="preserve">hardwaru využívané </w:t>
      </w:r>
      <w:r w:rsidR="00F30285" w:rsidRPr="005534AA">
        <w:rPr>
          <w:rFonts w:cstheme="minorHAnsi"/>
          <w:highlight w:val="green"/>
        </w:rPr>
        <w:lastRenderedPageBreak/>
        <w:t>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r w:rsidR="00A87455" w:rsidRPr="00A87455">
            <w:rPr>
              <w:color w:val="000000"/>
              <w:highlight w:val="green"/>
            </w:rPr>
            <w:t>[101]</w:t>
          </w:r>
        </w:sdtContent>
      </w:sdt>
    </w:p>
    <w:p w14:paraId="175AB059" w14:textId="7DF19692" w:rsidR="00F67031" w:rsidRPr="00621687" w:rsidRDefault="00F67031" w:rsidP="00944D4B">
      <w:pPr>
        <w:pStyle w:val="Nadpis2"/>
        <w:ind w:left="708" w:firstLine="708"/>
        <w:rPr>
          <w:rFonts w:asciiTheme="minorHAnsi" w:hAnsiTheme="minorHAnsi" w:cstheme="minorHAnsi"/>
        </w:rPr>
      </w:pPr>
      <w:bookmarkStart w:id="53" w:name="_Toc130825373"/>
      <w:bookmarkEnd w:id="52"/>
      <w:r w:rsidRPr="00621687">
        <w:rPr>
          <w:rFonts w:asciiTheme="minorHAnsi" w:hAnsiTheme="minorHAnsi" w:cstheme="minorHAnsi"/>
        </w:rPr>
        <w:t>5.2 okenní aplikace</w:t>
      </w:r>
      <w:bookmarkEnd w:id="53"/>
    </w:p>
    <w:p w14:paraId="0D2C1636" w14:textId="6FE7E234" w:rsidR="00F67031" w:rsidRPr="00F7533D" w:rsidRDefault="00F67031" w:rsidP="00186740">
      <w:pPr>
        <w:ind w:left="1416" w:firstLine="708"/>
        <w:jc w:val="both"/>
      </w:pPr>
      <w:r w:rsidRPr="00F7533D">
        <w:t xml:space="preserve">Dnes se </w:t>
      </w:r>
      <w:r w:rsidR="00186740">
        <w:t>běžný uživatel nejčastěji setká</w:t>
      </w:r>
      <w:r w:rsidRPr="00F7533D">
        <w:t xml:space="preserve"> s</w:t>
      </w:r>
      <w:r w:rsidR="00186740">
        <w:t> </w:t>
      </w:r>
      <w:r w:rsidRPr="00F7533D">
        <w:t>programy</w:t>
      </w:r>
      <w:r w:rsidR="00186740">
        <w:t xml:space="preserve">, které mají grafické rozhraní a k interakci se využívají </w:t>
      </w:r>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54" w:name="_Toc130825374"/>
      <w:r w:rsidRPr="00F7533D">
        <w:rPr>
          <w:rFonts w:asciiTheme="minorHAnsi" w:hAnsiTheme="minorHAnsi" w:cstheme="minorHAnsi"/>
          <w:shd w:val="clear" w:color="auto" w:fill="FFFFFF"/>
        </w:rPr>
        <w:t>5.2.1 WinForm</w:t>
      </w:r>
      <w:bookmarkEnd w:id="54"/>
    </w:p>
    <w:p w14:paraId="537947F6" w14:textId="086DC06A"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w:t>
      </w:r>
      <w:r w:rsidR="0077402B">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sidR="00223C8D">
        <w:rPr>
          <w:rFonts w:cstheme="minorHAnsi"/>
        </w:rPr>
        <w:t>,</w:t>
      </w:r>
      <w:r w:rsidR="006919B1">
        <w:rPr>
          <w:rFonts w:cstheme="minorHAnsi"/>
        </w:rPr>
        <w:t xml:space="preserve"> projevující se problikáváním překreslovaných prvků či zanecháváním stopy</w:t>
      </w:r>
      <w:r w:rsidR="00F611CE">
        <w:rPr>
          <w:rFonts w:cstheme="minorHAnsi"/>
        </w:rPr>
        <w:t xml:space="preserve"> při pohybu</w:t>
      </w:r>
      <w:r w:rsidR="006919B1">
        <w:rPr>
          <w:rFonts w:cstheme="minorHAnsi"/>
        </w:rPr>
        <w:t xml:space="preserve">. Jelikož Windows </w:t>
      </w:r>
      <w:proofErr w:type="spellStart"/>
      <w:r w:rsidR="00392F1B">
        <w:rPr>
          <w:rFonts w:cstheme="minorHAnsi"/>
        </w:rPr>
        <w:t>F</w:t>
      </w:r>
      <w:r w:rsidR="006919B1">
        <w:rPr>
          <w:rFonts w:cstheme="minorHAnsi"/>
        </w:rPr>
        <w:t>orms</w:t>
      </w:r>
      <w:proofErr w:type="spellEnd"/>
      <w:r w:rsidR="006919B1">
        <w:rPr>
          <w:rFonts w:cstheme="minorHAnsi"/>
        </w:rPr>
        <w:t xml:space="preserve"> k vykreslování využívají GDI+ (</w:t>
      </w:r>
      <w:r w:rsidR="006919B1" w:rsidRPr="0004738A">
        <w:rPr>
          <w:rFonts w:cstheme="minorHAnsi"/>
          <w:lang w:val="en-US"/>
        </w:rPr>
        <w:t>Graphics Device Interface</w:t>
      </w:r>
      <w:r w:rsidR="006919B1">
        <w:rPr>
          <w:rFonts w:cstheme="minorHAnsi"/>
        </w:rPr>
        <w:t xml:space="preserve">) </w:t>
      </w:r>
      <w:r w:rsidR="00196932">
        <w:rPr>
          <w:rFonts w:cstheme="minorHAnsi"/>
        </w:rPr>
        <w:t>je možné okno aplikace zobrazit i při použití vzdálené plochy, která neumožňuje využívat GPU.</w:t>
      </w:r>
      <w:r w:rsidR="00145BD5">
        <w:rPr>
          <w:rFonts w:cstheme="minorHAnsi"/>
        </w:rPr>
        <w:t xml:space="preserve"> </w:t>
      </w:r>
      <w:r w:rsidRPr="00D20F7B">
        <w:rPr>
          <w:rFonts w:cstheme="minorHAnsi"/>
        </w:rPr>
        <w:t>Výraznou nevýhodou jsou absolutní rozměry a poloha prvků, které zůstávají při změně velikosti okna neměnné</w:t>
      </w:r>
      <w:r w:rsidR="00505C58">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efaultPlaceholder_-1854013440"/>
          </w:placeholder>
        </w:sdtPr>
        <w:sdtEndPr>
          <w:rPr>
            <w:rFonts w:cstheme="minorBidi"/>
          </w:rPr>
        </w:sdtEndPr>
        <w:sdtContent>
          <w:r w:rsidR="00A87455" w:rsidRPr="00A87455">
            <w:rPr>
              <w:color w:val="000000"/>
            </w:rPr>
            <w:t>[101–106]</w:t>
          </w:r>
        </w:sdtContent>
      </w:sdt>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55" w:name="_Toc130825375"/>
      <w:r w:rsidRPr="00621687">
        <w:rPr>
          <w:rFonts w:asciiTheme="minorHAnsi" w:hAnsiTheme="minorHAnsi" w:cstheme="minorHAnsi"/>
          <w:shd w:val="clear" w:color="auto" w:fill="FFFFFF"/>
        </w:rPr>
        <w:t>5.2.2 WPF</w:t>
      </w:r>
      <w:bookmarkEnd w:id="55"/>
    </w:p>
    <w:p w14:paraId="6C3C628A" w14:textId="4674E7FF"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r w:rsidR="00FD7510">
        <w:rPr>
          <w:rFonts w:cstheme="minorHAnsi"/>
          <w:highlight w:val="darkCyan"/>
        </w:rPr>
        <w:t xml:space="preserve"> </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r w:rsidR="00A87455" w:rsidRPr="00A87455">
            <w:rPr>
              <w:rFonts w:cstheme="minorHAnsi"/>
              <w:color w:val="000000"/>
              <w:highlight w:val="darkCyan"/>
            </w:rPr>
            <w:t>[107]</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r w:rsidR="00A87455" w:rsidRPr="00A87455">
            <w:rPr>
              <w:color w:val="000000"/>
            </w:rPr>
            <w:t>[101]</w:t>
          </w:r>
        </w:sdtContent>
      </w:sdt>
    </w:p>
    <w:p w14:paraId="2274372C" w14:textId="0CBB4F47"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4D75">
        <w:t xml:space="preserve">Obr. </w:t>
      </w:r>
      <w:r w:rsidR="00DE4D75">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r w:rsidR="00A87455" w:rsidRPr="00A87455">
            <w:rPr>
              <w:rFonts w:cstheme="minorHAnsi"/>
              <w:color w:val="000000"/>
            </w:rPr>
            <w:t>[108]</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1E645438" w:rsidR="008F5331" w:rsidRDefault="008F5331" w:rsidP="008F5331">
      <w:pPr>
        <w:pStyle w:val="Titulek"/>
        <w:ind w:left="2832" w:firstLine="708"/>
        <w:jc w:val="both"/>
        <w:rPr>
          <w:rFonts w:cstheme="minorHAnsi"/>
          <w:color w:val="00B050"/>
        </w:rPr>
      </w:pPr>
      <w:bookmarkStart w:id="56" w:name="_Ref85442384"/>
      <w:r>
        <w:t xml:space="preserve">Obr. </w:t>
      </w:r>
      <w:fldSimple w:instr=" SEQ Obrázek \* ARABIC ">
        <w:r w:rsidR="00DE4D75">
          <w:rPr>
            <w:noProof/>
          </w:rPr>
          <w:t>4</w:t>
        </w:r>
      </w:fldSimple>
      <w:bookmarkEnd w:id="56"/>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r w:rsidR="00A87455" w:rsidRPr="00A87455">
            <w:rPr>
              <w:i w:val="0"/>
              <w:color w:val="000000"/>
            </w:rPr>
            <w:t>[108]</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7" w:name="_Toc130825376"/>
      <w:r w:rsidRPr="00FD4AB2">
        <w:rPr>
          <w:rFonts w:asciiTheme="minorHAnsi" w:hAnsiTheme="minorHAnsi" w:cstheme="minorHAnsi"/>
        </w:rPr>
        <w:t>5.3 mobilní aplikace</w:t>
      </w:r>
      <w:bookmarkEnd w:id="57"/>
    </w:p>
    <w:p w14:paraId="245FD7D1" w14:textId="77FADBFF" w:rsidR="00F67031" w:rsidRPr="00FD4AB2" w:rsidRDefault="00F67031" w:rsidP="005E0D08">
      <w:pPr>
        <w:ind w:firstLine="708"/>
        <w:jc w:val="both"/>
        <w:rPr>
          <w:rFonts w:cstheme="minorHAnsi"/>
        </w:rPr>
      </w:pPr>
      <w:r w:rsidRPr="00FD4AB2">
        <w:rPr>
          <w:rFonts w:cstheme="minorHAnsi"/>
        </w:rPr>
        <w:t xml:space="preserve">Jelikož </w:t>
      </w:r>
      <w:r w:rsidR="0078640B">
        <w:rPr>
          <w:rFonts w:cstheme="minorHAnsi"/>
        </w:rPr>
        <w:t>posledních pět let trh s mobilními aplikace</w:t>
      </w:r>
      <w:r w:rsidR="00DF2014">
        <w:rPr>
          <w:rFonts w:cstheme="minorHAnsi"/>
        </w:rPr>
        <w:t>mi</w:t>
      </w:r>
      <w:r w:rsidR="0078640B">
        <w:rPr>
          <w:rFonts w:cstheme="minorHAnsi"/>
        </w:rPr>
        <w:t xml:space="preserve"> překonává ten počítačový</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r w:rsidR="00FD30DB">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DefaultPlaceholder_-1854013440"/>
          </w:placeholder>
        </w:sdtPr>
        <w:sdtContent>
          <w:r w:rsidR="00A87455" w:rsidRPr="00A87455">
            <w:rPr>
              <w:rFonts w:cstheme="minorHAnsi"/>
              <w:color w:val="000000"/>
            </w:rPr>
            <w:t>[109]</w:t>
          </w:r>
        </w:sdtContent>
      </w:sdt>
    </w:p>
    <w:p w14:paraId="0BE741E6" w14:textId="77777777" w:rsidR="00F67031" w:rsidRPr="00FD4AB2" w:rsidRDefault="00F67031" w:rsidP="00203F25">
      <w:pPr>
        <w:pStyle w:val="Nadpis3"/>
        <w:ind w:left="1416" w:firstLine="708"/>
        <w:rPr>
          <w:rFonts w:asciiTheme="minorHAnsi" w:hAnsiTheme="minorHAnsi" w:cstheme="minorHAnsi"/>
        </w:rPr>
      </w:pPr>
      <w:bookmarkStart w:id="58" w:name="_Toc13082537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58"/>
      <w:proofErr w:type="spellEnd"/>
    </w:p>
    <w:p w14:paraId="0ED6474E" w14:textId="2E769B7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r w:rsidR="00370AC2" w:rsidRPr="00FD4AB2">
        <w:rPr>
          <w:rFonts w:cstheme="minorHAnsi"/>
        </w:rPr>
        <w:t xml:space="preserve"> Grafické rozhraní je možné místo v XAML vytvořit pomocí C#,</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r w:rsidR="00A87455" w:rsidRPr="00A87455">
            <w:rPr>
              <w:rFonts w:cstheme="minorHAnsi"/>
              <w:color w:val="000000"/>
            </w:rPr>
            <w:t>[110]</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A87455" w:rsidRPr="00A87455">
            <w:rPr>
              <w:rFonts w:cstheme="minorHAnsi"/>
              <w:color w:val="000000"/>
            </w:rPr>
            <w:t>[111]</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r w:rsidR="001C1EE6">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DefaultPlaceholder_-1854013440"/>
          </w:placeholder>
        </w:sdtPr>
        <w:sdtContent>
          <w:r w:rsidR="00A87455" w:rsidRPr="00A87455">
            <w:rPr>
              <w:rFonts w:cstheme="minorHAnsi"/>
              <w:color w:val="000000"/>
            </w:rPr>
            <w:t>[112–116]</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9" w:name="_Toc130825378"/>
      <w:r w:rsidRPr="00FD4AB2">
        <w:rPr>
          <w:rFonts w:asciiTheme="minorHAnsi" w:hAnsiTheme="minorHAnsi" w:cstheme="minorHAnsi"/>
        </w:rPr>
        <w:t>5.3.2 Android Studio</w:t>
      </w:r>
      <w:bookmarkEnd w:id="59"/>
    </w:p>
    <w:p w14:paraId="514741BA" w14:textId="599F593C" w:rsidR="00F67031" w:rsidRPr="00583536" w:rsidRDefault="00A20037" w:rsidP="00583536">
      <w:pPr>
        <w:jc w:val="both"/>
        <w:rPr>
          <w:rFonts w:cstheme="minorHAnsi"/>
        </w:rPr>
      </w:pPr>
      <w:r w:rsidRPr="00FD4AB2">
        <w:rPr>
          <w:rFonts w:cstheme="minorHAnsi"/>
        </w:rPr>
        <w:t xml:space="preserve">Android studio je oficiální IDE a </w:t>
      </w:r>
      <w:r w:rsidR="004C1CDA" w:rsidRPr="0004738A">
        <w:rPr>
          <w:rFonts w:cstheme="minorHAnsi"/>
        </w:rPr>
        <w:t>SDK</w:t>
      </w:r>
      <w:r w:rsidRPr="00FD4AB2">
        <w:rPr>
          <w:rFonts w:cstheme="minorHAnsi"/>
          <w:color w:val="FF0000"/>
        </w:rPr>
        <w:t xml:space="preserve"> </w:t>
      </w:r>
      <w:r w:rsidRPr="00FD4AB2">
        <w:rPr>
          <w:rFonts w:cstheme="minorHAnsi"/>
        </w:rPr>
        <w:t>pro vývoj aplikací pro Android od Googlu.</w:t>
      </w:r>
      <w:r w:rsidR="003411D4" w:rsidRPr="00FD4AB2">
        <w:rPr>
          <w:rFonts w:cstheme="minorHAnsi"/>
        </w:rPr>
        <w:t xml:space="preserve"> K dispozici jsou jazyky Java a Kotlin. Podobně jako </w:t>
      </w:r>
      <w:r w:rsidR="009127CB">
        <w:rPr>
          <w:rFonts w:cstheme="minorHAnsi"/>
        </w:rPr>
        <w:t xml:space="preserve">v případě </w:t>
      </w:r>
      <w:proofErr w:type="spellStart"/>
      <w:r w:rsidR="003411D4" w:rsidRPr="00FD4AB2">
        <w:rPr>
          <w:rFonts w:cstheme="minorHAnsi"/>
        </w:rPr>
        <w:t>Xamarin</w:t>
      </w:r>
      <w:proofErr w:type="spellEnd"/>
      <w:r w:rsidR="003411D4" w:rsidRPr="00FD4AB2">
        <w:rPr>
          <w:rFonts w:cstheme="minorHAnsi"/>
        </w:rPr>
        <w:t xml:space="preserve"> </w:t>
      </w:r>
      <w:r w:rsidR="009127CB">
        <w:rPr>
          <w:rFonts w:cstheme="minorHAnsi"/>
        </w:rPr>
        <w:t>s</w:t>
      </w:r>
      <w:r w:rsidR="003411D4" w:rsidRPr="00FD4AB2">
        <w:rPr>
          <w:rFonts w:cstheme="minorHAnsi"/>
        </w:rPr>
        <w:t>e k definici grafického rozhraní využívá značkovací jazyk, kterým je XML.</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DefaultPlaceholder_-1854013440"/>
          </w:placeholder>
        </w:sdtPr>
        <w:sdtContent>
          <w:r w:rsidR="00A87455" w:rsidRPr="00A87455">
            <w:rPr>
              <w:rFonts w:cstheme="minorHAnsi"/>
              <w:color w:val="000000"/>
            </w:rPr>
            <w:t>[117–119]</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60" w:name="_Toc130825379"/>
      <w:r w:rsidRPr="007D500E">
        <w:rPr>
          <w:rFonts w:asciiTheme="minorHAnsi" w:hAnsiTheme="minorHAnsi" w:cstheme="minorHAnsi"/>
        </w:rPr>
        <w:lastRenderedPageBreak/>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60"/>
    </w:p>
    <w:p w14:paraId="5898C64A" w14:textId="6A0F0E52" w:rsidR="00F85EA1" w:rsidRDefault="00650F7B" w:rsidP="008744CF">
      <w:pPr>
        <w:ind w:firstLine="708"/>
      </w:pPr>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w:t>
      </w:r>
      <w:r w:rsidR="00E7518E">
        <w:t xml:space="preserve"> </w:t>
      </w:r>
      <w:r w:rsidR="0097423B">
        <w:t>V případě potřeby je možné přidat platformě závislí kód.</w:t>
      </w:r>
      <w:r w:rsidR="008F5B84">
        <w:t xml:space="preserve"> Tento kód se může provádět například spouštění aplikace, které je pro každou platformu odlišné. Další možnost je definovat rozhraní a pro každý systém udělat jinou definici, čímž je možné přistupovat k funkcím, které není možné zobecnit.</w:t>
      </w:r>
      <w:r w:rsidR="0097423B">
        <w:t xml:space="preserve">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DefaultPlaceholder_-1854013440"/>
          </w:placeholder>
        </w:sdtPr>
        <w:sdtContent>
          <w:r w:rsidR="00A87455" w:rsidRPr="00A87455">
            <w:rPr>
              <w:color w:val="000000"/>
            </w:rPr>
            <w:t>[37]</w:t>
          </w:r>
        </w:sdtContent>
      </w:sdt>
    </w:p>
    <w:p w14:paraId="7EDDFBC2" w14:textId="674B1C77" w:rsidR="00DC6849" w:rsidRDefault="00DC6849" w:rsidP="008744CF">
      <w:pPr>
        <w:ind w:firstLine="708"/>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DefaultPlaceholder_-1854013440"/>
          </w:placeholder>
        </w:sdtPr>
        <w:sdtContent>
          <w:r w:rsidR="00A87455" w:rsidRPr="00A87455">
            <w:rPr>
              <w:color w:val="000000"/>
            </w:rPr>
            <w:t>[120–122]</w:t>
          </w:r>
        </w:sdtContent>
      </w:sdt>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61" w:name="_Toc13082538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61"/>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808B202"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04738A">
        <w:rPr>
          <w:rFonts w:cstheme="minorHAnsi"/>
        </w:rPr>
        <w:t>Ubisoft</w:t>
      </w:r>
      <w:proofErr w:type="spellEnd"/>
      <w:r w:rsidR="005D6040" w:rsidRPr="0004738A">
        <w:rPr>
          <w:rFonts w:cstheme="minorHAnsi"/>
        </w:rPr>
        <w:t xml:space="preserve"> a</w:t>
      </w:r>
      <w:r w:rsidR="005D6040" w:rsidRPr="00FD4AB2">
        <w:rPr>
          <w:rFonts w:cstheme="minorHAnsi"/>
          <w:color w:val="FF0000"/>
        </w:rPr>
        <w:t xml:space="preserve">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r w:rsidR="000F7F76">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DefaultPlaceholder_-1854013440"/>
          </w:placeholder>
        </w:sdtPr>
        <w:sdtContent>
          <w:r w:rsidR="00A87455" w:rsidRPr="00A87455">
            <w:rPr>
              <w:rFonts w:cstheme="minorHAnsi"/>
              <w:color w:val="000000"/>
            </w:rPr>
            <w:t>[123, 124]</w:t>
          </w:r>
        </w:sdtContent>
      </w:sdt>
    </w:p>
    <w:p w14:paraId="13403E62" w14:textId="77777777" w:rsidR="008455A2" w:rsidRDefault="008455A2" w:rsidP="00817E35">
      <w:pPr>
        <w:pStyle w:val="Odstavecseseznamem"/>
        <w:ind w:left="1428" w:firstLine="696"/>
        <w:jc w:val="both"/>
        <w:rPr>
          <w:rFonts w:cstheme="minorHAnsi"/>
        </w:rPr>
      </w:pPr>
    </w:p>
    <w:p w14:paraId="6476A5B0" w14:textId="42E5BD46" w:rsidR="00F67031" w:rsidRPr="00476647" w:rsidRDefault="00F67031" w:rsidP="0004738A">
      <w:pPr>
        <w:pStyle w:val="Odstavecseseznamem"/>
        <w:ind w:left="1428" w:firstLine="696"/>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62" w:name="_Toc13082538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62"/>
    </w:p>
    <w:p w14:paraId="5288A1C8" w14:textId="5296641E" w:rsidR="003D352F"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sidR="00F56408">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DefaultPlaceholder_-1854013440"/>
          </w:placeholder>
        </w:sdtPr>
        <w:sdtEndPr>
          <w:rPr>
            <w:shd w:val="clear" w:color="auto" w:fill="auto"/>
          </w:rPr>
        </w:sdtEndPr>
        <w:sdtContent>
          <w:r w:rsidR="00A87455" w:rsidRPr="00A87455">
            <w:rPr>
              <w:color w:val="000000"/>
            </w:rPr>
            <w:t>[125–128]</w:t>
          </w:r>
        </w:sdtContent>
      </w:sdt>
    </w:p>
    <w:p w14:paraId="635C71F9" w14:textId="11E8B1DD" w:rsidR="00F67031" w:rsidRPr="001A72A6" w:rsidRDefault="00F67031" w:rsidP="00DC1351">
      <w:pPr>
        <w:ind w:left="708" w:firstLine="708"/>
        <w:jc w:val="both"/>
        <w:rPr>
          <w:shd w:val="clear" w:color="auto" w:fill="FFFFFF"/>
        </w:rPr>
      </w:pPr>
      <w:r w:rsidRPr="00D20F7B">
        <w:rPr>
          <w:shd w:val="clear" w:color="auto" w:fill="FFFFFF"/>
        </w:rPr>
        <w:t xml:space="preserve"> Pokud zisk za předešlých </w:t>
      </w:r>
      <w:r w:rsidR="003946B9">
        <w:rPr>
          <w:shd w:val="clear" w:color="auto" w:fill="FFFFFF"/>
        </w:rPr>
        <w:t>dvanáct</w:t>
      </w:r>
      <w:r w:rsidRPr="00D20F7B">
        <w:rPr>
          <w:shd w:val="clear" w:color="auto" w:fill="FFFFFF"/>
        </w:rPr>
        <w:t xml:space="preserve"> měsíců nepřekročil </w:t>
      </w:r>
      <w:r w:rsidR="003946B9">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DefaultPlaceholder_-1854013440"/>
          </w:placeholder>
        </w:sdtPr>
        <w:sdtContent>
          <w:r w:rsidR="00A87455" w:rsidRPr="00A87455">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DefaultPlaceholder_-1854013440"/>
          </w:placeholder>
        </w:sdtPr>
        <w:sdtContent>
          <w:r w:rsidR="00A87455" w:rsidRPr="00A87455">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DefaultPlaceholder_-1854013440"/>
          </w:placeholder>
        </w:sdtPr>
        <w:sdtEndPr>
          <w:rPr>
            <w:shd w:val="clear" w:color="auto" w:fill="auto"/>
          </w:rPr>
        </w:sdtEndPr>
        <w:sdtContent>
          <w:r w:rsidR="00A87455" w:rsidRPr="00A87455">
            <w:rPr>
              <w:color w:val="000000"/>
            </w:rPr>
            <w:t>[131–135]</w:t>
          </w:r>
        </w:sdtContent>
      </w:sdt>
      <w:r w:rsidRPr="00D20F7B">
        <w:rPr>
          <w:shd w:val="clear" w:color="auto" w:fill="FFFFFF"/>
        </w:rPr>
        <w:t>.</w:t>
      </w:r>
    </w:p>
    <w:p w14:paraId="6C8D562A" w14:textId="0339E37B" w:rsidR="00F67031" w:rsidRDefault="00F67031" w:rsidP="00877A27">
      <w:pPr>
        <w:ind w:firstLine="708"/>
        <w:jc w:val="both"/>
        <w:rPr>
          <w:i/>
          <w:iCs/>
          <w:shd w:val="clear" w:color="auto" w:fill="FFFFFF"/>
        </w:rPr>
      </w:pPr>
      <w:r w:rsidRPr="00EF52A4">
        <w:rPr>
          <w:shd w:val="clear" w:color="auto" w:fill="FFFFFF"/>
        </w:rPr>
        <w:lastRenderedPageBreak/>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00AF1C76">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r w:rsidR="00956EEC">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DefaultPlaceholder_-1854013440"/>
          </w:placeholder>
        </w:sdtPr>
        <w:sdtContent>
          <w:r w:rsidR="00A87455" w:rsidRPr="00A87455">
            <w:rPr>
              <w:color w:val="000000"/>
            </w:rPr>
            <w:t>[136–142]</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63" w:name="_Toc13082538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63"/>
    </w:p>
    <w:p w14:paraId="098E7EA7" w14:textId="04EEB3A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DefaultPlaceholder_-1854013440"/>
          </w:placeholder>
        </w:sdtPr>
        <w:sdtContent>
          <w:r w:rsidR="00A87455" w:rsidRPr="00A87455">
            <w:rPr>
              <w:rFonts w:cstheme="minorHAnsi"/>
              <w:color w:val="000000"/>
              <w:lang w:val="en-US"/>
            </w:rPr>
            <w:t>[143]</w:t>
          </w:r>
        </w:sdtContent>
      </w:sdt>
      <w:r w:rsidRPr="00D20F7B">
        <w:rPr>
          <w:rFonts w:cstheme="minorHAnsi"/>
        </w:rPr>
        <w:t xml:space="preserve">. Pokud zisk produktu nepřekročí </w:t>
      </w:r>
      <w:r w:rsidR="00FC4E9A">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sidR="00103158">
        <w:rPr>
          <w:rFonts w:cstheme="minorHAnsi"/>
        </w:rPr>
        <w:t>pět</w:t>
      </w:r>
      <w:r w:rsidR="00520DEB">
        <w:rPr>
          <w:rFonts w:cstheme="minorHAnsi"/>
        </w:rPr>
        <w:t>i</w:t>
      </w:r>
      <w:r w:rsidR="00103158">
        <w:rPr>
          <w:rFonts w:cstheme="minorHAnsi"/>
        </w:rPr>
        <w:t xml:space="preserve"> procent</w:t>
      </w:r>
      <w:r w:rsidR="00520DEB">
        <w:rPr>
          <w:rFonts w:cstheme="minorHAnsi"/>
        </w:rPr>
        <w: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DefaultPlaceholder_-1854013440"/>
          </w:placeholder>
        </w:sdtPr>
        <w:sdtContent>
          <w:r w:rsidR="00A87455" w:rsidRPr="00A87455">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DefaultPlaceholder_-1854013440"/>
          </w:placeholder>
        </w:sdtPr>
        <w:sdtContent>
          <w:r w:rsidR="00A87455" w:rsidRPr="00A87455">
            <w:rPr>
              <w:rFonts w:cstheme="minorHAnsi"/>
              <w:color w:val="000000"/>
              <w:lang w:val="en-US"/>
            </w:rPr>
            <w:t>[145]</w:t>
          </w:r>
        </w:sdtContent>
      </w:sdt>
      <w:r w:rsidR="00272668">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DefaultPlaceholder_-1854013440"/>
          </w:placeholder>
        </w:sdtPr>
        <w:sdtEndPr>
          <w:rPr>
            <w:rFonts w:cstheme="minorBidi"/>
            <w:lang w:val="cs-CZ"/>
          </w:rPr>
        </w:sdtEndPr>
        <w:sdtContent>
          <w:r w:rsidR="00A87455" w:rsidRPr="00A87455">
            <w:rPr>
              <w:color w:val="000000"/>
            </w:rPr>
            <w:t>[146–148]</w:t>
          </w:r>
        </w:sdtContent>
      </w:sdt>
    </w:p>
    <w:p w14:paraId="11F3951E" w14:textId="4A2F8896"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A87455" w:rsidRPr="00A87455">
            <w:rPr>
              <w:rFonts w:cstheme="minorHAnsi"/>
              <w:color w:val="000000"/>
            </w:rPr>
            <w:t>[123]</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64" w:name="_Toc13082538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64"/>
    </w:p>
    <w:p w14:paraId="47C5778D" w14:textId="25CE0163"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w:t>
      </w:r>
      <w:r w:rsidRPr="00D20F7B">
        <w:lastRenderedPageBreak/>
        <w:t xml:space="preserve">využíván. Na rozdíl od zbylých </w:t>
      </w:r>
      <w:r w:rsidR="008801FA">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rsidR="006335DB">
        <w:t>pěti tisíc</w:t>
      </w:r>
      <w:r w:rsidRPr="00D20F7B">
        <w:t xml:space="preserve"> amerických dolarů ze zisku za rok je poplatek odpuštěn ze zbytku se platí </w:t>
      </w:r>
      <w:r w:rsidR="00AC498D">
        <w:t>pěti procentní</w:t>
      </w:r>
      <w:r w:rsidRPr="00D20F7B">
        <w:t xml:space="preserve"> podíl.</w:t>
      </w:r>
      <w:r w:rsidR="00FF6D29">
        <w:rPr>
          <w:lang w:val="en-US"/>
        </w:rPr>
        <w:t xml:space="preserve"> </w:t>
      </w:r>
      <w:r w:rsidRPr="00D20F7B">
        <w:t>Jako programovací jazyk je možné použít C++ nebo C#.</w:t>
      </w:r>
      <w:r w:rsidR="00FF6D29"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D3EE3B488F894B518E2BBAB11EA3CDE6"/>
          </w:placeholder>
        </w:sdtPr>
        <w:sdtContent>
          <w:r w:rsidR="00A87455" w:rsidRPr="00A87455">
            <w:rPr>
              <w:color w:val="000000"/>
            </w:rPr>
            <w:t>[149]</w:t>
          </w:r>
        </w:sdtContent>
      </w:sdt>
    </w:p>
    <w:p w14:paraId="7D884438" w14:textId="77777777" w:rsidR="00F67031" w:rsidRPr="001A72A6" w:rsidRDefault="00F67031" w:rsidP="00DC1351">
      <w:pPr>
        <w:pStyle w:val="Nadpis3"/>
        <w:ind w:left="1416" w:firstLine="708"/>
        <w:rPr>
          <w:rFonts w:asciiTheme="minorHAnsi" w:hAnsiTheme="minorHAnsi" w:cstheme="minorHAnsi"/>
        </w:rPr>
      </w:pPr>
      <w:bookmarkStart w:id="65" w:name="_Toc13082538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65"/>
    </w:p>
    <w:p w14:paraId="6FAE1D0A" w14:textId="35F8AC2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4D75">
        <w:t xml:space="preserve">Tab. </w:t>
      </w:r>
      <w:r w:rsidR="00DE4D75">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rsidR="003F1528">
        <w:t>dvanáct</w:t>
      </w:r>
      <w:r w:rsidRPr="00EF52A4">
        <w:t xml:space="preserve">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EB09AF2" w:rsidR="00F67031" w:rsidRPr="00621687" w:rsidRDefault="00F67031" w:rsidP="00427107">
      <w:pPr>
        <w:pStyle w:val="Titulek"/>
        <w:rPr>
          <w:rFonts w:cstheme="minorHAnsi"/>
        </w:rPr>
      </w:pPr>
      <w:bookmarkStart w:id="66" w:name="_Ref75370800"/>
      <w:r>
        <w:t xml:space="preserve">Tab. </w:t>
      </w:r>
      <w:fldSimple w:instr=" SEQ Tabulka \* ARABIC ">
        <w:r w:rsidR="00DE4D75">
          <w:rPr>
            <w:noProof/>
          </w:rPr>
          <w:t>3</w:t>
        </w:r>
      </w:fldSimple>
      <w:bookmarkEnd w:id="66"/>
      <w:r>
        <w:t xml:space="preserve"> srovnání </w:t>
      </w:r>
      <w:proofErr w:type="spellStart"/>
      <w:r>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DefaultPlaceholder_-1854013440"/>
          </w:placeholder>
        </w:sdtPr>
        <w:sdtContent>
          <w:r w:rsidR="00A87455" w:rsidRPr="00A87455">
            <w:rPr>
              <w:i w:val="0"/>
              <w:color w:val="000000"/>
            </w:rPr>
            <w:t>[132, 149–153]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7" w:name="_Toc130825385"/>
      <w:r w:rsidRPr="00621687">
        <w:rPr>
          <w:rStyle w:val="Nadpis1Char"/>
          <w:rFonts w:asciiTheme="minorHAnsi" w:hAnsiTheme="minorHAnsi" w:cstheme="minorHAnsi"/>
        </w:rPr>
        <w:t>6. Návrh aplikačního modelu</w:t>
      </w:r>
      <w:bookmarkEnd w:id="67"/>
    </w:p>
    <w:p w14:paraId="21569E0E" w14:textId="0E8B45CD"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DE4D75">
        <w:t xml:space="preserve">Obr. </w:t>
      </w:r>
      <w:r w:rsidR="00DE4D75">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lastRenderedPageBreak/>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7B81C1D0" w:rsidR="00326B51" w:rsidRDefault="00112F07" w:rsidP="00112F07">
      <w:pPr>
        <w:pStyle w:val="Titulek"/>
      </w:pPr>
      <w:bookmarkStart w:id="68" w:name="_Ref127987606"/>
      <w:r>
        <w:t xml:space="preserve">Obr. </w:t>
      </w:r>
      <w:fldSimple w:instr=" SEQ Obrázek \* ARABIC ">
        <w:r w:rsidR="00DE4D75">
          <w:rPr>
            <w:noProof/>
          </w:rPr>
          <w:t>5</w:t>
        </w:r>
      </w:fldSimple>
      <w:bookmarkEnd w:id="68"/>
      <w:r>
        <w:t xml:space="preserve"> relační diagram </w:t>
      </w:r>
      <w:r w:rsidR="005B0942">
        <w:t>postavy – vlastní</w:t>
      </w:r>
    </w:p>
    <w:p w14:paraId="34043BB6" w14:textId="0725C521" w:rsidR="00C22C72" w:rsidRPr="00D2156A" w:rsidRDefault="00C22C72" w:rsidP="00C22C72">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E4D75">
        <w:t xml:space="preserve">Obr. </w:t>
      </w:r>
      <w:r w:rsidR="00DE4D75">
        <w:rPr>
          <w:noProof/>
        </w:rPr>
        <w:t>6</w:t>
      </w:r>
      <w:r w:rsidR="00DD04AA">
        <w:fldChar w:fldCharType="end"/>
      </w:r>
      <w:r w:rsidR="00280A48">
        <w:t xml:space="preserve"> je nakreslen diagram znázorňující volání </w:t>
      </w:r>
      <w:proofErr w:type="spellStart"/>
      <w:r w:rsidR="00280A48">
        <w:t>GameManagera</w:t>
      </w:r>
      <w:proofErr w:type="spellEnd"/>
      <w:r w:rsidR="00280A48">
        <w:t>.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57EAA941" w:rsidR="00C22C72" w:rsidRDefault="004B0EF4" w:rsidP="004B0EF4">
      <w:pPr>
        <w:pStyle w:val="Titulek"/>
      </w:pPr>
      <w:bookmarkStart w:id="69" w:name="_Ref130125708"/>
      <w:r>
        <w:t xml:space="preserve">Obr. </w:t>
      </w:r>
      <w:fldSimple w:instr=" SEQ Obrázek \* ARABIC ">
        <w:r w:rsidR="00DE4D75">
          <w:rPr>
            <w:noProof/>
          </w:rPr>
          <w:t>6</w:t>
        </w:r>
      </w:fldSimple>
      <w:bookmarkEnd w:id="69"/>
      <w:r>
        <w:t xml:space="preserve"> diagram </w:t>
      </w:r>
      <w:proofErr w:type="spellStart"/>
      <w:r>
        <w:t>GameManeger</w:t>
      </w:r>
      <w:proofErr w:type="spellEnd"/>
      <w:r>
        <w:t>-vlastní</w:t>
      </w:r>
    </w:p>
    <w:p w14:paraId="2F8298B3" w14:textId="3131FF75" w:rsidR="00EF56C2" w:rsidRDefault="00EF56C2" w:rsidP="00EF56C2">
      <w:pPr>
        <w:pStyle w:val="Nadpis2"/>
      </w:pPr>
      <w:bookmarkStart w:id="70" w:name="_Toc130825386"/>
      <w:r w:rsidRPr="005534AA">
        <w:t>6.1 Návrhové vzory</w:t>
      </w:r>
      <w:r w:rsidR="00C571C5">
        <w:t xml:space="preserve"> (</w:t>
      </w:r>
      <w:r w:rsidR="00C571C5" w:rsidRPr="005534AA">
        <w:rPr>
          <w:lang w:val="en-US"/>
        </w:rPr>
        <w:t>design patterns</w:t>
      </w:r>
      <w:r w:rsidR="00C571C5">
        <w:t>)</w:t>
      </w:r>
      <w:bookmarkEnd w:id="70"/>
    </w:p>
    <w:p w14:paraId="4DEB4110" w14:textId="098E8447"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r w:rsidR="00A87455" w:rsidRPr="00A87455">
            <w:rPr>
              <w:color w:val="000000"/>
            </w:rPr>
            <w:t>[154–158]</w:t>
          </w:r>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71" w:name="_Toc130825387"/>
      <w:r>
        <w:lastRenderedPageBreak/>
        <w:t xml:space="preserve">6.1.1 </w:t>
      </w:r>
      <w:proofErr w:type="spellStart"/>
      <w:r>
        <w:t>Factory</w:t>
      </w:r>
      <w:proofErr w:type="spellEnd"/>
      <w:r>
        <w:t xml:space="preserve"> metoda</w:t>
      </w:r>
      <w:bookmarkEnd w:id="71"/>
    </w:p>
    <w:p w14:paraId="3F6C1D32" w14:textId="6AE138DF"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r w:rsidR="00E243F7">
        <w:t xml:space="preserv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r w:rsidR="00A87455" w:rsidRPr="00A87455">
            <w:rPr>
              <w:color w:val="000000"/>
            </w:rPr>
            <w:t>[159]</w:t>
          </w:r>
        </w:sdtContent>
      </w:sdt>
    </w:p>
    <w:p w14:paraId="059FA652" w14:textId="0EE2CEF1" w:rsidR="009A34E7" w:rsidRDefault="009A34E7" w:rsidP="005534AA">
      <w:pPr>
        <w:pStyle w:val="Nadpis3"/>
      </w:pPr>
      <w:bookmarkStart w:id="72" w:name="_Toc130825388"/>
      <w:r>
        <w:t>6.1.2 Singleton</w:t>
      </w:r>
      <w:bookmarkEnd w:id="72"/>
    </w:p>
    <w:p w14:paraId="2E29A72E" w14:textId="1D0DC70F" w:rsidR="009A34E7" w:rsidRDefault="00000138" w:rsidP="009A34E7">
      <w:pPr>
        <w:rPr>
          <w:color w:val="000000"/>
        </w:rPr>
      </w:pPr>
      <w:r>
        <w:t xml:space="preserve">Účelem </w:t>
      </w:r>
      <w:proofErr w:type="spellStart"/>
      <w:r>
        <w:t>Singletonu</w:t>
      </w:r>
      <w:proofErr w:type="spellEnd"/>
      <w:r>
        <w:t xml:space="preserve">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proofErr w:type="spellStart"/>
      <w:r w:rsidR="00BF5562" w:rsidRPr="005534AA">
        <w:rPr>
          <w:i/>
          <w:iCs/>
        </w:rPr>
        <w:t>Factory</w:t>
      </w:r>
      <w:proofErr w:type="spellEnd"/>
      <w:r w:rsidR="00BF5562">
        <w:t xml:space="preserve"> metoda. Ta vrací obsah </w:t>
      </w:r>
      <w:proofErr w:type="spellStart"/>
      <w:r w:rsidR="00BF5562" w:rsidRPr="005534AA">
        <w:rPr>
          <w:i/>
          <w:iCs/>
        </w:rPr>
        <w:t>private</w:t>
      </w:r>
      <w:proofErr w:type="spellEnd"/>
      <w:r w:rsidR="00BF5562" w:rsidRPr="005534AA">
        <w:rPr>
          <w:i/>
          <w:iCs/>
        </w:rPr>
        <w:t xml:space="preserv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r w:rsidR="00A61B43">
        <w:t xml:space="preserve">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r w:rsidR="00A87455" w:rsidRPr="00A87455">
            <w:rPr>
              <w:color w:val="000000"/>
            </w:rPr>
            <w:t>[160]</w:t>
          </w:r>
        </w:sdtContent>
      </w:sdt>
    </w:p>
    <w:p w14:paraId="551F0189" w14:textId="31689FDF" w:rsidR="008F451E" w:rsidRDefault="008F451E" w:rsidP="005534AA">
      <w:pPr>
        <w:pStyle w:val="Nadpis3"/>
      </w:pPr>
      <w:bookmarkStart w:id="73" w:name="_Toc130825389"/>
      <w:r>
        <w:t xml:space="preserve">6.1.3 </w:t>
      </w:r>
      <w:proofErr w:type="spellStart"/>
      <w:r>
        <w:t>FlyWeight</w:t>
      </w:r>
      <w:bookmarkEnd w:id="73"/>
      <w:proofErr w:type="spellEnd"/>
    </w:p>
    <w:p w14:paraId="15C9F9FE" w14:textId="05436C2A"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r w:rsidR="00A06F60">
        <w:t xml:space="preserve">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r w:rsidR="00A87455" w:rsidRPr="00A87455">
            <w:rPr>
              <w:color w:val="000000"/>
            </w:rPr>
            <w:t>[161]</w:t>
          </w:r>
        </w:sdtContent>
      </w:sdt>
    </w:p>
    <w:p w14:paraId="7CD73CEE" w14:textId="654A38D7" w:rsidR="00170C27" w:rsidRDefault="00170C27" w:rsidP="00170C27">
      <w:pPr>
        <w:pStyle w:val="Nadpis3"/>
      </w:pPr>
      <w:bookmarkStart w:id="74" w:name="_Toc130825390"/>
      <w:r>
        <w:t xml:space="preserve">6.1.4 </w:t>
      </w:r>
      <w:proofErr w:type="spellStart"/>
      <w:r>
        <w:t>Observer</w:t>
      </w:r>
      <w:bookmarkEnd w:id="74"/>
      <w:proofErr w:type="spellEnd"/>
    </w:p>
    <w:p w14:paraId="6B737435" w14:textId="17265964" w:rsidR="00170C27" w:rsidRDefault="00AA1312" w:rsidP="005534AA">
      <w:pPr>
        <w:rPr>
          <w:color w:val="000000"/>
        </w:rPr>
      </w:pPr>
      <w:proofErr w:type="spellStart"/>
      <w:r>
        <w:t>Observer</w:t>
      </w:r>
      <w:proofErr w:type="spellEnd"/>
      <w:r>
        <w:t xml:space="preserve"> je využíván v případech, kdy objekty potřebují dostat informaci o změně stavu jiného objektu. K realizaci se využívá kolekce odběratelů, </w:t>
      </w:r>
      <w:r w:rsidR="00CF1429">
        <w:t>ve které všechny prvky musí mít metodu, která slouží k</w:t>
      </w:r>
      <w:r w:rsidR="00A04C16">
        <w:t xml:space="preserve"> vyvolání</w:t>
      </w:r>
      <w:r w:rsidR="00CF1429">
        <w:t> aktualizac</w:t>
      </w:r>
      <w:r w:rsidR="00A04C16">
        <w:t>e</w:t>
      </w:r>
      <w:r w:rsidR="00CF1429">
        <w:t xml:space="preserve">.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w:t>
      </w:r>
      <w:r w:rsidR="00BD4AB1">
        <w:t xml:space="preserve"> a kód řešící tuto funkci je již odladěn</w:t>
      </w:r>
      <w:r w:rsidR="00A6566C">
        <w:t>. Typickým použitím je interakce uživatele s grafickým rozhraním, kdy jsou volány metody uvnitř třídy okna</w:t>
      </w:r>
      <w:r w:rsidR="00D03055">
        <w:t xml:space="preserve">.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r w:rsidR="00A87455" w:rsidRPr="00A87455">
            <w:rPr>
              <w:color w:val="000000"/>
            </w:rPr>
            <w:t>[162]</w:t>
          </w:r>
        </w:sdtContent>
      </w:sdt>
    </w:p>
    <w:p w14:paraId="188E5F29" w14:textId="28819013" w:rsidR="000A1287" w:rsidRDefault="000A1287" w:rsidP="000A1287">
      <w:pPr>
        <w:pStyle w:val="Nadpis3"/>
      </w:pPr>
      <w:bookmarkStart w:id="75" w:name="_Toc130825391"/>
      <w:r>
        <w:t>6.1.5 Prototype</w:t>
      </w:r>
      <w:bookmarkEnd w:id="75"/>
    </w:p>
    <w:p w14:paraId="0D80FE06" w14:textId="2789FE6D" w:rsidR="000A1287" w:rsidRPr="000A1287" w:rsidRDefault="00BD4AB1" w:rsidP="000A1287">
      <w:r>
        <w:t xml:space="preserve">Jedná se o návrhový vzor využívaný pro kopírování </w:t>
      </w:r>
      <w:r w:rsidR="00512108">
        <w:t>instancí</w:t>
      </w:r>
      <w:r>
        <w:t xml:space="preserve">. Jelikož objekt má často proměnné, které nejsou z venku dostupné, je </w:t>
      </w:r>
      <w:r w:rsidR="00512108">
        <w:t xml:space="preserve">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efaultPlaceholder_-1854013440"/>
          </w:placeholder>
        </w:sdtPr>
        <w:sdtContent>
          <w:r w:rsidR="00A87455" w:rsidRPr="00A87455">
            <w:rPr>
              <w:color w:val="000000"/>
            </w:rPr>
            <w:t>[163]</w:t>
          </w:r>
        </w:sdtContent>
      </w:sdt>
    </w:p>
    <w:p w14:paraId="5BBF5BED" w14:textId="3CFB8D92" w:rsidR="00A04C16" w:rsidRDefault="00A04C16" w:rsidP="00A04C16">
      <w:pPr>
        <w:pStyle w:val="Nadpis3"/>
      </w:pPr>
      <w:bookmarkStart w:id="76" w:name="_Toc130825392"/>
      <w:r>
        <w:t>6.1.</w:t>
      </w:r>
      <w:r w:rsidR="000A1287">
        <w:t>6</w:t>
      </w:r>
      <w:r>
        <w:t xml:space="preserve"> </w:t>
      </w:r>
      <w:proofErr w:type="spellStart"/>
      <w:r>
        <w:t>GameManager</w:t>
      </w:r>
      <w:bookmarkEnd w:id="76"/>
      <w:proofErr w:type="spellEnd"/>
    </w:p>
    <w:p w14:paraId="1972E08D" w14:textId="688F579E" w:rsidR="00182B8B" w:rsidRPr="00182B8B" w:rsidRDefault="00182B8B" w:rsidP="009B6079">
      <w:proofErr w:type="spellStart"/>
      <w:r>
        <w:t>GameManager</w:t>
      </w:r>
      <w:proofErr w:type="spellEnd"/>
      <w:r>
        <w:t xml:space="preserve"> je označení </w:t>
      </w:r>
      <w:r w:rsidR="00D270B7">
        <w:t>S</w:t>
      </w:r>
      <w:r>
        <w:t>ingleton třídy, která obsahuje data využívaná více objekty. Obvykle obsahuje také informaci o tom, v jakém stavu se hra nachází (např. menu, spuštěna, konec hry, a tak dále).</w:t>
      </w:r>
      <w:r w:rsidR="000A038D">
        <w:t xml:space="preserve"> Toto je možné řešit pomocí </w:t>
      </w:r>
      <w:proofErr w:type="spellStart"/>
      <w:r w:rsidR="000A038D" w:rsidRPr="009B6079">
        <w:rPr>
          <w:i/>
          <w:iCs/>
        </w:rPr>
        <w:t>enum</w:t>
      </w:r>
      <w:proofErr w:type="spellEnd"/>
      <w:r w:rsidR="000A038D">
        <w:t xml:space="preserve">, nebo návrhovým vzorem </w:t>
      </w:r>
      <w:r w:rsidR="000A038D" w:rsidRPr="009B6079">
        <w:rPr>
          <w:i/>
          <w:iCs/>
          <w:lang w:val="en-US"/>
        </w:rPr>
        <w:t>State</w:t>
      </w:r>
      <w:r w:rsidR="00363E5B">
        <w:t>, k</w:t>
      </w:r>
      <w:r w:rsidR="00570411">
        <w:t xml:space="preserve">de jsou metody přesunuty do objektů reprezentující daný stav.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
          <w:id w:val="-2008824710"/>
          <w:placeholder>
            <w:docPart w:val="DefaultPlaceholder_-1854013440"/>
          </w:placeholder>
        </w:sdtPr>
        <w:sdtContent>
          <w:r w:rsidR="00A87455" w:rsidRPr="00A87455">
            <w:rPr>
              <w:color w:val="000000"/>
            </w:rPr>
            <w:t>[164, 165]</w:t>
          </w:r>
        </w:sdtContent>
      </w:sdt>
    </w:p>
    <w:p w14:paraId="58FF7DA2" w14:textId="77777777" w:rsidR="00A04C16" w:rsidRPr="00A04C16" w:rsidRDefault="00A04C16" w:rsidP="00A04C16"/>
    <w:p w14:paraId="55CD4A78" w14:textId="2E3FDAA9" w:rsidR="001C55A0" w:rsidRDefault="00561C65" w:rsidP="00561C65">
      <w:pPr>
        <w:pStyle w:val="Nadpis1"/>
        <w:rPr>
          <w:shd w:val="clear" w:color="auto" w:fill="FFFFFF"/>
        </w:rPr>
      </w:pPr>
      <w:bookmarkStart w:id="77" w:name="_Toc130825393"/>
      <w:r w:rsidRPr="00026347">
        <w:rPr>
          <w:shd w:val="clear" w:color="auto" w:fill="FFFFFF"/>
        </w:rPr>
        <w:t>7.</w:t>
      </w:r>
      <w:r>
        <w:rPr>
          <w:shd w:val="clear" w:color="auto" w:fill="FFFFFF"/>
        </w:rPr>
        <w:t xml:space="preserve"> </w:t>
      </w:r>
      <w:r w:rsidRPr="00561C65">
        <w:rPr>
          <w:shd w:val="clear" w:color="auto" w:fill="FFFFFF"/>
        </w:rPr>
        <w:t>Návrh vzorového řešení</w:t>
      </w:r>
      <w:bookmarkEnd w:id="77"/>
    </w:p>
    <w:p w14:paraId="709529AD" w14:textId="44E37D42" w:rsidR="00561C65" w:rsidRDefault="00A14853" w:rsidP="00FE0EEF">
      <w:pPr>
        <w:ind w:left="360" w:firstLine="348"/>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xml:space="preserve">,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w:t>
      </w:r>
      <w:r w:rsidRPr="001D3DBA">
        <w:rPr>
          <w:rFonts w:cstheme="minorHAnsi"/>
          <w:color w:val="000000"/>
          <w:shd w:val="clear" w:color="auto" w:fill="FFFFFF"/>
        </w:rPr>
        <w:lastRenderedPageBreak/>
        <w:t>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78" w:name="_Toc130825394"/>
      <w:r w:rsidRPr="00026347">
        <w:rPr>
          <w:shd w:val="clear" w:color="auto" w:fill="FFFFFF"/>
        </w:rPr>
        <w:t>7.</w:t>
      </w:r>
      <w:r>
        <w:rPr>
          <w:shd w:val="clear" w:color="auto" w:fill="FFFFFF"/>
        </w:rPr>
        <w:t>1 knihovna</w:t>
      </w:r>
      <w:bookmarkEnd w:id="78"/>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79" w:name="_Ref103770918"/>
      <w:bookmarkStart w:id="80" w:name="_Toc130825395"/>
      <w:r w:rsidRPr="00026347">
        <w:t>7</w:t>
      </w:r>
      <w:r w:rsidR="00AB4BCD" w:rsidRPr="00026347">
        <w:t xml:space="preserve">.1.1 </w:t>
      </w:r>
      <w:r w:rsidR="00E9240E" w:rsidRPr="00026347">
        <w:t>atributy</w:t>
      </w:r>
      <w:bookmarkEnd w:id="79"/>
      <w:bookmarkEnd w:id="80"/>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81" w:name="_Toc130825396"/>
      <w:r w:rsidRPr="00026347">
        <w:t>7</w:t>
      </w:r>
      <w:r w:rsidR="00CB6506" w:rsidRPr="00026347">
        <w:t xml:space="preserve">.1.2 </w:t>
      </w:r>
      <w:proofErr w:type="spellStart"/>
      <w:r w:rsidR="00CB6506" w:rsidRPr="00026347">
        <w:t>buffy</w:t>
      </w:r>
      <w:bookmarkEnd w:id="81"/>
      <w:proofErr w:type="spellEnd"/>
    </w:p>
    <w:p w14:paraId="675B776A" w14:textId="281EEF9E" w:rsidR="00CB6506" w:rsidRDefault="001031FB" w:rsidP="00D610F0">
      <w:pPr>
        <w:jc w:val="both"/>
        <w:rPr>
          <w:ins w:id="82" w:author="Martin Novák" w:date="2023-03-28T09:57:00Z"/>
        </w:rPr>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45DB40D6" w14:textId="4F5C970B" w:rsidR="002D117F" w:rsidRDefault="002D117F" w:rsidP="00D610F0">
      <w:pPr>
        <w:jc w:val="both"/>
      </w:pPr>
      <w:ins w:id="83" w:author="Martin Novák" w:date="2023-03-28T09:57:00Z">
        <w:r w:rsidRPr="002D117F">
          <w:drawing>
            <wp:inline distT="0" distB="0" distL="0" distR="0" wp14:anchorId="2E1B57B1" wp14:editId="59791B86">
              <wp:extent cx="3538800" cy="90000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8800" cy="900000"/>
                      </a:xfrm>
                      <a:prstGeom prst="rect">
                        <a:avLst/>
                      </a:prstGeom>
                    </pic:spPr>
                  </pic:pic>
                </a:graphicData>
              </a:graphic>
            </wp:inline>
          </w:drawing>
        </w:r>
      </w:ins>
    </w:p>
    <w:p w14:paraId="343C9B7B" w14:textId="3C13869B" w:rsidR="002B5D06" w:rsidRDefault="00C03E59" w:rsidP="002B5D06">
      <w:pPr>
        <w:pStyle w:val="Nadpis3"/>
        <w:ind w:left="708" w:firstLine="708"/>
      </w:pPr>
      <w:bookmarkStart w:id="84" w:name="_Toc130825397"/>
      <w:r w:rsidRPr="00026347">
        <w:t>7</w:t>
      </w:r>
      <w:r w:rsidR="002B5D06" w:rsidRPr="00026347">
        <w:t>.1.</w:t>
      </w:r>
      <w:r w:rsidR="00D936AC" w:rsidRPr="00026347">
        <w:t>3</w:t>
      </w:r>
      <w:r w:rsidR="002B5D06" w:rsidRPr="00026347">
        <w:t xml:space="preserve"> Postavy</w:t>
      </w:r>
      <w:bookmarkEnd w:id="84"/>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w:t>
      </w:r>
      <w:r w:rsidR="00797267" w:rsidRPr="001D3DBA">
        <w:lastRenderedPageBreak/>
        <w:t xml:space="preserve">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85" w:name="_Toc130825398"/>
      <w:r w:rsidRPr="00026347">
        <w:t>7</w:t>
      </w:r>
      <w:r w:rsidR="00925157" w:rsidRPr="00026347">
        <w:t>.1.4 Předměty</w:t>
      </w:r>
      <w:bookmarkEnd w:id="85"/>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86" w:name="_Toc130825399"/>
      <w:r w:rsidRPr="00026347">
        <w:t>7</w:t>
      </w:r>
      <w:r w:rsidR="00B4160F" w:rsidRPr="00026347">
        <w:t>.1.5 inventáře</w:t>
      </w:r>
      <w:bookmarkEnd w:id="86"/>
    </w:p>
    <w:p w14:paraId="7BE9DC62" w14:textId="128A685B" w:rsidR="00B4160F" w:rsidRDefault="00834CD5" w:rsidP="00D823AE">
      <w:pPr>
        <w:jc w:val="both"/>
        <w:rPr>
          <w:ins w:id="87" w:author="Martin Novák" w:date="2023-03-28T09:58:00Z"/>
        </w:rPr>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62D2176A" w14:textId="704D630B" w:rsidR="002D117F" w:rsidRPr="004646F7" w:rsidRDefault="002D117F" w:rsidP="00D823AE">
      <w:pPr>
        <w:jc w:val="both"/>
      </w:pPr>
      <w:ins w:id="88" w:author="Martin Novák" w:date="2023-03-28T09:58:00Z">
        <w:r w:rsidRPr="002D117F">
          <w:drawing>
            <wp:inline distT="0" distB="0" distL="0" distR="0" wp14:anchorId="63DD8E5C" wp14:editId="191BB529">
              <wp:extent cx="1972800" cy="90000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2800" cy="900000"/>
                      </a:xfrm>
                      <a:prstGeom prst="rect">
                        <a:avLst/>
                      </a:prstGeom>
                    </pic:spPr>
                  </pic:pic>
                </a:graphicData>
              </a:graphic>
            </wp:inline>
          </w:drawing>
        </w:r>
      </w:ins>
    </w:p>
    <w:p w14:paraId="42F8F650" w14:textId="0CEDEF59" w:rsidR="00B4160F" w:rsidRDefault="00C03E59" w:rsidP="00803C7A">
      <w:pPr>
        <w:pStyle w:val="Nadpis3"/>
      </w:pPr>
      <w:bookmarkStart w:id="89" w:name="_Toc130825400"/>
      <w:r w:rsidRPr="00026347">
        <w:t>7</w:t>
      </w:r>
      <w:r w:rsidR="00803C7A" w:rsidRPr="00026347">
        <w:t>.1.6 kouzla</w:t>
      </w:r>
      <w:bookmarkEnd w:id="89"/>
    </w:p>
    <w:p w14:paraId="1091262D" w14:textId="774B967F" w:rsidR="00803C7A" w:rsidRDefault="002944FF" w:rsidP="0083748F">
      <w:pPr>
        <w:jc w:val="both"/>
        <w:rPr>
          <w:ins w:id="90" w:author="Martin Novák" w:date="2023-03-28T10:01:00Z"/>
        </w:rPr>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w:t>
      </w:r>
      <w:r w:rsidR="00BD53F4" w:rsidRPr="001D3DBA">
        <w:lastRenderedPageBreak/>
        <w:t xml:space="preserve">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29D9807F" w14:textId="5ECFB33B" w:rsidR="00F34496" w:rsidRPr="001D3DBA" w:rsidRDefault="00F34496" w:rsidP="0083748F">
      <w:pPr>
        <w:jc w:val="both"/>
      </w:pPr>
      <w:ins w:id="91" w:author="Martin Novák" w:date="2023-03-28T10:01:00Z">
        <w:r w:rsidRPr="00F34496">
          <w:drawing>
            <wp:inline distT="0" distB="0" distL="0" distR="0" wp14:anchorId="611BBF77" wp14:editId="6B0CCE80">
              <wp:extent cx="1555200" cy="10800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5200" cy="1080000"/>
                      </a:xfrm>
                      <a:prstGeom prst="rect">
                        <a:avLst/>
                      </a:prstGeom>
                    </pic:spPr>
                  </pic:pic>
                </a:graphicData>
              </a:graphic>
            </wp:inline>
          </w:drawing>
        </w:r>
      </w:ins>
    </w:p>
    <w:p w14:paraId="7DEAC236" w14:textId="750682AA" w:rsidR="00A21C2C" w:rsidRPr="00A21C2C" w:rsidRDefault="00C03E59" w:rsidP="00A21C2C">
      <w:pPr>
        <w:pStyle w:val="Nadpis3"/>
      </w:pPr>
      <w:bookmarkStart w:id="92" w:name="_Toc130825401"/>
      <w:r w:rsidRPr="00026347">
        <w:t>7</w:t>
      </w:r>
      <w:r w:rsidR="00A21C2C" w:rsidRPr="00026347">
        <w:t>.1.7 mapa</w:t>
      </w:r>
      <w:bookmarkEnd w:id="92"/>
    </w:p>
    <w:p w14:paraId="4B356609" w14:textId="48D78013"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217C9431" w:rsidR="00BD6C97" w:rsidRDefault="006E65F1" w:rsidP="00803C7A">
      <w:ins w:id="93" w:author="Martin Novák" w:date="2023-03-28T10:08:00Z">
        <w:r w:rsidRPr="006E65F1">
          <w:drawing>
            <wp:inline distT="0" distB="0" distL="0" distR="0" wp14:anchorId="434DD280" wp14:editId="714E3FF2">
              <wp:extent cx="2613600" cy="90000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3600" cy="900000"/>
                      </a:xfrm>
                      <a:prstGeom prst="rect">
                        <a:avLst/>
                      </a:prstGeom>
                    </pic:spPr>
                  </pic:pic>
                </a:graphicData>
              </a:graphic>
            </wp:inline>
          </w:drawing>
        </w:r>
      </w:ins>
    </w:p>
    <w:p w14:paraId="2E08E8DE" w14:textId="5D994648" w:rsidR="00A21C2C" w:rsidRDefault="00C03E59" w:rsidP="00BD6C97">
      <w:pPr>
        <w:pStyle w:val="Nadpis3"/>
      </w:pPr>
      <w:bookmarkStart w:id="94" w:name="_Toc130825402"/>
      <w:r w:rsidRPr="00026347">
        <w:t>7</w:t>
      </w:r>
      <w:r w:rsidR="00BD6C97" w:rsidRPr="00026347">
        <w:t>.6.8 úkoly</w:t>
      </w:r>
      <w:bookmarkEnd w:id="9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95" w:name="_Toc130825403"/>
      <w:r w:rsidRPr="00026347">
        <w:t>7</w:t>
      </w:r>
      <w:r w:rsidR="002D4783" w:rsidRPr="00026347">
        <w:t>.1.</w:t>
      </w:r>
      <w:r w:rsidR="00BE0C3C" w:rsidRPr="00026347">
        <w:t>9</w:t>
      </w:r>
      <w:r w:rsidR="002D4783" w:rsidRPr="00026347">
        <w:t xml:space="preserve"> </w:t>
      </w:r>
      <w:proofErr w:type="spellStart"/>
      <w:r w:rsidR="002D4783" w:rsidRPr="00026347">
        <w:t>GameManager</w:t>
      </w:r>
      <w:bookmarkEnd w:id="95"/>
      <w:proofErr w:type="spellEnd"/>
    </w:p>
    <w:p w14:paraId="52687ED2" w14:textId="02EF9B7A"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 xml:space="preserve">Jelikož má každá hra jiné lokace, postavy, předměty a jejich statistiky není možné tyto údaje vytvořit univerzální pro </w:t>
      </w:r>
      <w:r w:rsidR="00BD398B" w:rsidRPr="00BA3AC6">
        <w:lastRenderedPageBreak/>
        <w:t>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w:t>
      </w:r>
      <w:r w:rsidR="00B6010F"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9B6079">
        <w:rPr>
          <w:i/>
          <w:iCs/>
        </w:rPr>
        <w:t>chunku</w:t>
      </w:r>
      <w:proofErr w:type="spellEnd"/>
      <w:r w:rsidR="00313620" w:rsidRPr="00BA3AC6">
        <w:t xml:space="preserve">, je </w:t>
      </w:r>
      <w:r w:rsidR="00707912">
        <w:t xml:space="preserve">vlastnost </w:t>
      </w:r>
      <w:proofErr w:type="spellStart"/>
      <w:r w:rsidR="00313620" w:rsidRPr="00BA3AC6">
        <w:rPr>
          <w:i/>
          <w:iCs/>
        </w:rPr>
        <w:t>DalsiChunk</w:t>
      </w:r>
      <w:proofErr w:type="spellEnd"/>
      <w:r w:rsidR="00313620" w:rsidRPr="00BA3AC6">
        <w:t xml:space="preserve"> nastaven</w:t>
      </w:r>
      <w:r w:rsidR="00707912">
        <w:t>a</w:t>
      </w:r>
      <w:r w:rsidR="00313620" w:rsidRPr="00BA3AC6">
        <w:t xml:space="preserve">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9B6079">
        <w:rPr>
          <w:rFonts w:cstheme="minorHAnsi"/>
          <w:i/>
          <w:iCs/>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9B6079">
        <w:rPr>
          <w:rFonts w:cstheme="minorHAnsi"/>
          <w:i/>
          <w:iCs/>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96" w:name="_Toc130825404"/>
      <w:r w:rsidRPr="00026347">
        <w:t>7</w:t>
      </w:r>
      <w:r w:rsidR="00BE0C3C" w:rsidRPr="00026347">
        <w:t>.1.10 nastavení</w:t>
      </w:r>
      <w:bookmarkEnd w:id="9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9B6079">
        <w:rPr>
          <w:i/>
          <w:iCs/>
        </w:rPr>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D62B78F" w:rsidR="00BE0C3C" w:rsidRPr="00BE0C3C" w:rsidRDefault="006E65F1" w:rsidP="00BE0C3C">
      <w:ins w:id="97" w:author="Martin Novák" w:date="2023-03-28T10:16:00Z">
        <w:r w:rsidRPr="006E65F1">
          <w:drawing>
            <wp:inline distT="0" distB="0" distL="0" distR="0" wp14:anchorId="6F28AA82" wp14:editId="46EE134B">
              <wp:extent cx="3664800" cy="72000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4800" cy="720000"/>
                      </a:xfrm>
                      <a:prstGeom prst="rect">
                        <a:avLst/>
                      </a:prstGeom>
                    </pic:spPr>
                  </pic:pic>
                </a:graphicData>
              </a:graphic>
            </wp:inline>
          </w:drawing>
        </w:r>
      </w:ins>
    </w:p>
    <w:p w14:paraId="5EBB63C1" w14:textId="15CBA5F9" w:rsidR="002D4783" w:rsidRDefault="00C03E59" w:rsidP="0069559A">
      <w:pPr>
        <w:pStyle w:val="Nadpis2"/>
        <w:ind w:firstLine="708"/>
      </w:pPr>
      <w:bookmarkStart w:id="98" w:name="_Toc130825405"/>
      <w:r w:rsidRPr="00026347">
        <w:t>7</w:t>
      </w:r>
      <w:r w:rsidR="00AB30A6" w:rsidRPr="00026347">
        <w:t xml:space="preserve">.2 </w:t>
      </w:r>
      <w:proofErr w:type="spellStart"/>
      <w:r w:rsidR="00C44197" w:rsidRPr="00026347">
        <w:t>TestovaniCastiKnihovny</w:t>
      </w:r>
      <w:bookmarkEnd w:id="98"/>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99" w:name="_Toc130825406"/>
      <w:r w:rsidRPr="00026347">
        <w:t>7</w:t>
      </w:r>
      <w:r w:rsidR="0069559A" w:rsidRPr="00026347">
        <w:t>.2.1</w:t>
      </w:r>
      <w:r w:rsidR="00555477" w:rsidRPr="00026347">
        <w:t xml:space="preserve"> okno</w:t>
      </w:r>
      <w:r w:rsidR="0069559A" w:rsidRPr="00026347">
        <w:t xml:space="preserve"> Form1</w:t>
      </w:r>
      <w:bookmarkEnd w:id="99"/>
    </w:p>
    <w:p w14:paraId="49140DA0" w14:textId="2C5DB11A"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4D75">
        <w:t xml:space="preserve">Obr. </w:t>
      </w:r>
      <w:r w:rsidR="00DE4D75">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7B251F" w14:textId="2C4C6AFB" w:rsidR="0069559A" w:rsidRPr="0069559A" w:rsidRDefault="0069559A" w:rsidP="0069559A">
      <w:pPr>
        <w:pStyle w:val="Titulek"/>
      </w:pPr>
      <w:bookmarkStart w:id="100" w:name="_Ref124797379"/>
      <w:bookmarkStart w:id="101" w:name="_Ref124797370"/>
      <w:r>
        <w:t xml:space="preserve">Obr. </w:t>
      </w:r>
      <w:fldSimple w:instr=" SEQ Obrázek \* ARABIC ">
        <w:r w:rsidR="00DE4D75">
          <w:rPr>
            <w:noProof/>
          </w:rPr>
          <w:t>7</w:t>
        </w:r>
      </w:fldSimple>
      <w:bookmarkEnd w:id="100"/>
      <w:r>
        <w:t xml:space="preserve"> </w:t>
      </w:r>
      <w:r w:rsidR="008D047E">
        <w:t xml:space="preserve">okno </w:t>
      </w:r>
      <w:r>
        <w:t>Form1-vlastní</w:t>
      </w:r>
      <w:bookmarkEnd w:id="101"/>
    </w:p>
    <w:p w14:paraId="659485D2" w14:textId="5CE8A6FB" w:rsidR="0069559A" w:rsidRDefault="00C77786" w:rsidP="00237525">
      <w:pPr>
        <w:pStyle w:val="Nadpis3"/>
      </w:pPr>
      <w:bookmarkStart w:id="102" w:name="_Toc130825407"/>
      <w:r w:rsidRPr="00026347">
        <w:t>7</w:t>
      </w:r>
      <w:r w:rsidR="00237525" w:rsidRPr="00026347">
        <w:t>.2.2</w:t>
      </w:r>
      <w:r w:rsidR="00D62635" w:rsidRPr="00026347">
        <w:t xml:space="preserve"> okno </w:t>
      </w:r>
      <w:proofErr w:type="spellStart"/>
      <w:r w:rsidR="00D62635" w:rsidRPr="00026347">
        <w:t>VypisPostava</w:t>
      </w:r>
      <w:bookmarkEnd w:id="102"/>
      <w:proofErr w:type="spellEnd"/>
    </w:p>
    <w:p w14:paraId="594E4DC1" w14:textId="48104B9B"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4D75">
        <w:t xml:space="preserve">Obr. </w:t>
      </w:r>
      <w:r w:rsidR="00DE4D75">
        <w:rPr>
          <w:noProof/>
        </w:rPr>
        <w:t>8</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286093A4" w14:textId="6A325039" w:rsidR="00237525" w:rsidRDefault="00237525" w:rsidP="00237525">
      <w:pPr>
        <w:pStyle w:val="Titulek"/>
      </w:pPr>
      <w:bookmarkStart w:id="103" w:name="_Ref124798461"/>
      <w:r>
        <w:t xml:space="preserve">Obr. </w:t>
      </w:r>
      <w:fldSimple w:instr=" SEQ Obrázek \* ARABIC ">
        <w:r w:rsidR="00DE4D75">
          <w:rPr>
            <w:noProof/>
          </w:rPr>
          <w:t>8</w:t>
        </w:r>
      </w:fldSimple>
      <w:bookmarkEnd w:id="103"/>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104" w:name="_Toc130825408"/>
      <w:r w:rsidRPr="00026347">
        <w:t>7</w:t>
      </w:r>
      <w:r w:rsidR="007F1C5C" w:rsidRPr="00026347">
        <w:t xml:space="preserve">.2.3 okno </w:t>
      </w:r>
      <w:proofErr w:type="spellStart"/>
      <w:r w:rsidR="007F1C5C" w:rsidRPr="00026347">
        <w:t>Combat</w:t>
      </w:r>
      <w:bookmarkEnd w:id="104"/>
      <w:proofErr w:type="spellEnd"/>
    </w:p>
    <w:p w14:paraId="24D35D43" w14:textId="2C8B2A69"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4D75">
        <w:t xml:space="preserve">Obr. </w:t>
      </w:r>
      <w:r w:rsidR="00DE4D75">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17DA3AB7" w14:textId="5C7A14DD" w:rsidR="007F1C5C" w:rsidRPr="007F1C5C" w:rsidRDefault="007F1C5C" w:rsidP="007F1C5C">
      <w:pPr>
        <w:pStyle w:val="Titulek"/>
      </w:pPr>
      <w:bookmarkStart w:id="105" w:name="_Ref124799884"/>
      <w:r>
        <w:t xml:space="preserve">Obr. </w:t>
      </w:r>
      <w:fldSimple w:instr=" SEQ Obrázek \* ARABIC ">
        <w:r w:rsidR="00DE4D75">
          <w:rPr>
            <w:noProof/>
          </w:rPr>
          <w:t>9</w:t>
        </w:r>
      </w:fldSimple>
      <w:bookmarkEnd w:id="105"/>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106" w:name="_Toc130825409"/>
      <w:r w:rsidRPr="00026347">
        <w:t>7</w:t>
      </w:r>
      <w:r w:rsidR="00185E5F" w:rsidRPr="00026347">
        <w:t xml:space="preserve">.2.4 okno </w:t>
      </w:r>
      <w:proofErr w:type="spellStart"/>
      <w:r w:rsidR="00185E5F" w:rsidRPr="00026347">
        <w:t>BuffForm</w:t>
      </w:r>
      <w:bookmarkEnd w:id="106"/>
      <w:proofErr w:type="spellEnd"/>
    </w:p>
    <w:p w14:paraId="620BAD4B" w14:textId="2DFC507D"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DE4D75">
        <w:t xml:space="preserve">Obr. </w:t>
      </w:r>
      <w:r w:rsidR="00DE4D75">
        <w:rPr>
          <w:noProof/>
        </w:rPr>
        <w:t>10</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3C503958" w14:textId="78F2953C" w:rsidR="00185E5F" w:rsidRPr="00185E5F" w:rsidRDefault="00185E5F" w:rsidP="00185E5F">
      <w:pPr>
        <w:pStyle w:val="Titulek"/>
      </w:pPr>
      <w:bookmarkStart w:id="107" w:name="_Ref128410514"/>
      <w:r>
        <w:t xml:space="preserve">Obr. </w:t>
      </w:r>
      <w:fldSimple w:instr=" SEQ Obrázek \* ARABIC ">
        <w:r w:rsidR="00DE4D75">
          <w:rPr>
            <w:noProof/>
          </w:rPr>
          <w:t>10</w:t>
        </w:r>
      </w:fldSimple>
      <w:bookmarkEnd w:id="107"/>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108" w:name="_Toc130825410"/>
      <w:r w:rsidRPr="00026347">
        <w:t>7</w:t>
      </w:r>
      <w:r w:rsidR="00417082" w:rsidRPr="00026347">
        <w:t xml:space="preserve">.2.5 okno </w:t>
      </w:r>
      <w:proofErr w:type="spellStart"/>
      <w:r w:rsidR="00417082" w:rsidRPr="00026347">
        <w:t>InventarForm</w:t>
      </w:r>
      <w:bookmarkEnd w:id="108"/>
      <w:proofErr w:type="spellEnd"/>
    </w:p>
    <w:p w14:paraId="46BC392E" w14:textId="0BC62C6D"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DE4D75">
        <w:t xml:space="preserve">Obr. </w:t>
      </w:r>
      <w:r w:rsidR="00DE4D75">
        <w:rPr>
          <w:noProof/>
        </w:rPr>
        <w:t>11</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423D6739" w:rsidR="0012288F" w:rsidRDefault="005A7027" w:rsidP="005A7027">
      <w:pPr>
        <w:pStyle w:val="Titulek"/>
      </w:pPr>
      <w:bookmarkStart w:id="109" w:name="_Ref128413124"/>
      <w:r>
        <w:t xml:space="preserve">Obr. </w:t>
      </w:r>
      <w:fldSimple w:instr=" SEQ Obrázek \* ARABIC ">
        <w:r w:rsidR="00DE4D75">
          <w:rPr>
            <w:noProof/>
          </w:rPr>
          <w:t>11</w:t>
        </w:r>
      </w:fldSimple>
      <w:bookmarkEnd w:id="109"/>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110" w:name="_Toc130825411"/>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110"/>
      <w:proofErr w:type="spellEnd"/>
    </w:p>
    <w:p w14:paraId="5F6F82D3" w14:textId="2CD4AA88"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DE4D75">
        <w:t xml:space="preserve">Obr. </w:t>
      </w:r>
      <w:r w:rsidR="00DE4D75">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B11F9F2" w14:textId="205F3735" w:rsidR="00417082" w:rsidRPr="00026347" w:rsidRDefault="007E3A5C" w:rsidP="00C31739">
      <w:pPr>
        <w:pStyle w:val="Titulek"/>
      </w:pPr>
      <w:bookmarkStart w:id="111" w:name="_Ref128417280"/>
      <w:r>
        <w:t xml:space="preserve">Obr. </w:t>
      </w:r>
      <w:fldSimple w:instr=" SEQ Obrázek \* ARABIC ">
        <w:r w:rsidR="00DE4D75">
          <w:rPr>
            <w:noProof/>
          </w:rPr>
          <w:t>12</w:t>
        </w:r>
      </w:fldSimple>
      <w:bookmarkEnd w:id="111"/>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112" w:name="_Toc130825412"/>
      <w:r w:rsidRPr="00026347">
        <w:t>7</w:t>
      </w:r>
      <w:r w:rsidR="00417082" w:rsidRPr="00026347">
        <w:t xml:space="preserve">.2.7 okno </w:t>
      </w:r>
      <w:proofErr w:type="spellStart"/>
      <w:r w:rsidR="00417082" w:rsidRPr="00026347">
        <w:t>UkolForm</w:t>
      </w:r>
      <w:bookmarkEnd w:id="112"/>
      <w:proofErr w:type="spellEnd"/>
    </w:p>
    <w:p w14:paraId="733A18E2" w14:textId="093B8C1A"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DE4D75">
        <w:t xml:space="preserve">Obr. </w:t>
      </w:r>
      <w:r w:rsidR="00DE4D75">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6DB5E4CC" w14:textId="372CFFFE" w:rsidR="00467315" w:rsidRPr="00026347" w:rsidRDefault="00A9126E" w:rsidP="00A9126E">
      <w:pPr>
        <w:pStyle w:val="Titulek"/>
      </w:pPr>
      <w:bookmarkStart w:id="113" w:name="_Ref128418537"/>
      <w:r>
        <w:t xml:space="preserve">Obr. </w:t>
      </w:r>
      <w:fldSimple w:instr=" SEQ Obrázek \* ARABIC ">
        <w:r w:rsidR="00DE4D75">
          <w:rPr>
            <w:noProof/>
          </w:rPr>
          <w:t>13</w:t>
        </w:r>
      </w:fldSimple>
      <w:bookmarkEnd w:id="113"/>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114" w:name="_Toc130825413"/>
      <w:r w:rsidRPr="00026347">
        <w:t>7</w:t>
      </w:r>
      <w:r w:rsidR="00417082" w:rsidRPr="00026347">
        <w:t xml:space="preserve">.2.8 okno </w:t>
      </w:r>
      <w:proofErr w:type="spellStart"/>
      <w:r w:rsidR="00417082" w:rsidRPr="00026347">
        <w:t>NastaveniForm</w:t>
      </w:r>
      <w:bookmarkEnd w:id="114"/>
      <w:proofErr w:type="spellEnd"/>
    </w:p>
    <w:p w14:paraId="6EF63C1E" w14:textId="750C64E9"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DE4D75">
        <w:t xml:space="preserve">Obr. </w:t>
      </w:r>
      <w:r w:rsidR="00DE4D75">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45DB76BE" w14:textId="108697F7" w:rsidR="00417082" w:rsidRPr="00026347" w:rsidRDefault="00F01FF8" w:rsidP="00F01FF8">
      <w:pPr>
        <w:pStyle w:val="Titulek"/>
      </w:pPr>
      <w:bookmarkStart w:id="115" w:name="_Ref128468001"/>
      <w:r>
        <w:t>Obr</w:t>
      </w:r>
      <w:r w:rsidR="00675849">
        <w:t>.</w:t>
      </w:r>
      <w:r>
        <w:t xml:space="preserve"> </w:t>
      </w:r>
      <w:fldSimple w:instr=" SEQ Obrázek \* ARABIC ">
        <w:r w:rsidR="00DE4D75">
          <w:rPr>
            <w:noProof/>
          </w:rPr>
          <w:t>14</w:t>
        </w:r>
      </w:fldSimple>
      <w:bookmarkEnd w:id="115"/>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116" w:name="_Toc130825414"/>
      <w:r w:rsidRPr="00026347">
        <w:t>7</w:t>
      </w:r>
      <w:r w:rsidR="00E02B9D" w:rsidRPr="00026347">
        <w:t xml:space="preserve">.2.9 okno </w:t>
      </w:r>
      <w:proofErr w:type="spellStart"/>
      <w:r w:rsidR="003F6983" w:rsidRPr="00026347">
        <w:t>GMMapaForm</w:t>
      </w:r>
      <w:bookmarkEnd w:id="116"/>
      <w:proofErr w:type="spellEnd"/>
    </w:p>
    <w:p w14:paraId="6370B8EF" w14:textId="10DDA427"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DE4D75">
        <w:t xml:space="preserve">Obr. </w:t>
      </w:r>
      <w:r w:rsidR="00DE4D75">
        <w:rPr>
          <w:noProof/>
        </w:rPr>
        <w:t>15</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44F964CB" w14:textId="56340503" w:rsidR="005A2FA8" w:rsidRPr="00026347" w:rsidRDefault="005A2FA8" w:rsidP="000B4A8E">
      <w:pPr>
        <w:pStyle w:val="Titulek"/>
      </w:pPr>
      <w:bookmarkStart w:id="117" w:name="_Ref128488987"/>
      <w:r>
        <w:t xml:space="preserve">Obr. </w:t>
      </w:r>
      <w:fldSimple w:instr=" SEQ Obrázek \* ARABIC ">
        <w:r w:rsidR="00DE4D75">
          <w:rPr>
            <w:noProof/>
          </w:rPr>
          <w:t>15</w:t>
        </w:r>
      </w:fldSimple>
      <w:bookmarkEnd w:id="117"/>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118" w:name="_Toc130825415"/>
      <w:r w:rsidRPr="00026347">
        <w:t>7</w:t>
      </w:r>
      <w:r w:rsidR="00E02B9D" w:rsidRPr="00026347">
        <w:t xml:space="preserve">.2.10 okno </w:t>
      </w:r>
      <w:proofErr w:type="spellStart"/>
      <w:r w:rsidR="003F6983">
        <w:t>GMPostavyForm</w:t>
      </w:r>
      <w:bookmarkEnd w:id="118"/>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119" w:name="_Toc130825416"/>
      <w:r w:rsidRPr="00026347">
        <w:t>7</w:t>
      </w:r>
      <w:r w:rsidR="00E02B9D" w:rsidRPr="00026347">
        <w:t xml:space="preserve">.2.11 okno </w:t>
      </w:r>
      <w:proofErr w:type="spellStart"/>
      <w:r w:rsidR="00E02B9D" w:rsidRPr="00026347">
        <w:t>GMUkl</w:t>
      </w:r>
      <w:r w:rsidR="00EF5148">
        <w:t>a</w:t>
      </w:r>
      <w:r w:rsidR="00E02B9D" w:rsidRPr="00026347">
        <w:t>daniForm</w:t>
      </w:r>
      <w:bookmarkEnd w:id="119"/>
      <w:proofErr w:type="spellEnd"/>
    </w:p>
    <w:p w14:paraId="2E97579E" w14:textId="76B044D2"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DE4D75">
        <w:t xml:space="preserve">Obr. </w:t>
      </w:r>
      <w:r w:rsidR="00DE4D75">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2107C9DC" w14:textId="611AC9C1" w:rsidR="00D907AA" w:rsidRPr="00621687" w:rsidRDefault="00D907AA" w:rsidP="00B831C5">
      <w:pPr>
        <w:pStyle w:val="Titulek"/>
        <w:rPr>
          <w:rFonts w:cstheme="minorHAnsi"/>
          <w:color w:val="000000"/>
          <w:sz w:val="20"/>
          <w:szCs w:val="20"/>
          <w:shd w:val="clear" w:color="auto" w:fill="FFFFFF"/>
        </w:rPr>
      </w:pPr>
      <w:bookmarkStart w:id="120" w:name="_Ref129108504"/>
      <w:r>
        <w:t>Obr</w:t>
      </w:r>
      <w:r w:rsidR="007B1788">
        <w:t>.</w:t>
      </w:r>
      <w:r>
        <w:t xml:space="preserve"> </w:t>
      </w:r>
      <w:fldSimple w:instr=" SEQ Obrázek \* ARABIC ">
        <w:r w:rsidR="00DE4D75">
          <w:rPr>
            <w:noProof/>
          </w:rPr>
          <w:t>16</w:t>
        </w:r>
      </w:fldSimple>
      <w:bookmarkEnd w:id="120"/>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121" w:name="_Toc130825417"/>
      <w:r w:rsidRPr="00621687">
        <w:rPr>
          <w:rStyle w:val="Nadpis1Char"/>
          <w:rFonts w:asciiTheme="minorHAnsi" w:hAnsiTheme="minorHAnsi" w:cstheme="minorHAnsi"/>
        </w:rPr>
        <w:t>8. Zhodnocení realizace aplikace</w:t>
      </w:r>
      <w:bookmarkEnd w:id="121"/>
    </w:p>
    <w:p w14:paraId="1015460C" w14:textId="196A7EE1" w:rsidR="00F67031" w:rsidRPr="00B26BD1" w:rsidRDefault="00FB4E78" w:rsidP="009B6079">
      <w:pPr>
        <w:ind w:left="360"/>
        <w:jc w:val="both"/>
        <w:rPr>
          <w:color w:val="00B050"/>
          <w:shd w:val="clear" w:color="auto" w:fill="FFFFFF"/>
        </w:rPr>
      </w:pPr>
      <w:r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B2CEA64" w14:textId="5D9263F6" w:rsidR="00F67031" w:rsidRPr="00621687" w:rsidRDefault="00F67031" w:rsidP="00C85D30">
      <w:pPr>
        <w:pStyle w:val="Nadpis1"/>
        <w:ind w:firstLine="360"/>
        <w:rPr>
          <w:rFonts w:asciiTheme="minorHAnsi" w:hAnsiTheme="minorHAnsi" w:cstheme="minorHAnsi"/>
          <w:shd w:val="clear" w:color="auto" w:fill="FFFFFF"/>
        </w:rPr>
      </w:pPr>
      <w:bookmarkStart w:id="122" w:name="_Toc130825418"/>
      <w:r w:rsidRPr="00621687">
        <w:rPr>
          <w:rFonts w:asciiTheme="minorHAnsi" w:hAnsiTheme="minorHAnsi" w:cstheme="minorHAnsi"/>
          <w:shd w:val="clear" w:color="auto" w:fill="FFFFFF"/>
        </w:rPr>
        <w:lastRenderedPageBreak/>
        <w:t>9. Závěr</w:t>
      </w:r>
      <w:bookmarkEnd w:id="122"/>
    </w:p>
    <w:p w14:paraId="785B5FBD" w14:textId="776BC928" w:rsidR="006E26E2" w:rsidRDefault="006E26E2" w:rsidP="00201C98">
      <w:pPr>
        <w:rPr>
          <w:rFonts w:cstheme="minorHAnsi"/>
        </w:rPr>
      </w:pPr>
    </w:p>
    <w:p w14:paraId="47F0E8CF" w14:textId="64AFBBB7" w:rsidR="004F0CEF" w:rsidRDefault="006E26E2" w:rsidP="009B6079">
      <w:pPr>
        <w:jc w:val="both"/>
        <w:rPr>
          <w:rFonts w:cstheme="minorHAnsi"/>
        </w:rPr>
        <w:sectPr w:rsidR="004F0CEF" w:rsidSect="00891BAF">
          <w:footerReference w:type="default" r:id="rId30"/>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w:t>
      </w:r>
      <w:r w:rsidR="00F12CAE">
        <w:rPr>
          <w:rFonts w:cstheme="minorHAnsi"/>
        </w:rPr>
        <w:t>e</w:t>
      </w:r>
      <w:r>
        <w:rPr>
          <w:rFonts w:cstheme="minorHAnsi"/>
        </w:rPr>
        <w:t> </w:t>
      </w:r>
      <w:r w:rsidR="00F12CAE">
        <w:rPr>
          <w:rFonts w:cstheme="minorHAnsi"/>
        </w:rPr>
        <w:t>specifických</w:t>
      </w:r>
      <w:r>
        <w:rPr>
          <w:rFonts w:cstheme="minorHAnsi"/>
        </w:rPr>
        <w:t xml:space="preserve"> scénářích. </w:t>
      </w:r>
      <w:r w:rsidR="004E1632">
        <w:rPr>
          <w:rFonts w:cstheme="minorHAnsi"/>
        </w:rPr>
        <w:t xml:space="preserve"> Z tohoto důvodu je možné, že existují chyby, které tímto způsobem není možné odhalit.</w:t>
      </w:r>
      <w:r w:rsidR="00B15FDB">
        <w:rPr>
          <w:rFonts w:cstheme="minorHAnsi"/>
        </w:rPr>
        <w:t xml:space="preserve"> </w:t>
      </w:r>
      <w:r w:rsidR="000307AB">
        <w:rPr>
          <w:rFonts w:cstheme="minorHAnsi"/>
        </w:rPr>
        <w:t>Za tímto účelem</w:t>
      </w:r>
      <w:r w:rsidR="00B15FDB">
        <w:rPr>
          <w:rFonts w:cstheme="minorHAnsi"/>
        </w:rPr>
        <w:t xml:space="preserve"> je zapotřebí </w:t>
      </w:r>
      <w:r w:rsidR="000442A6">
        <w:rPr>
          <w:rFonts w:cstheme="minorHAnsi"/>
        </w:rPr>
        <w:t>implementovat knihovnu do</w:t>
      </w:r>
      <w:r w:rsidR="00B15FDB">
        <w:rPr>
          <w:rFonts w:cstheme="minorHAnsi"/>
        </w:rPr>
        <w:t xml:space="preserve"> h</w:t>
      </w:r>
      <w:r w:rsidR="000442A6">
        <w:rPr>
          <w:rFonts w:cstheme="minorHAnsi"/>
        </w:rPr>
        <w:t>er</w:t>
      </w:r>
      <w:r w:rsidR="00B15FDB">
        <w:rPr>
          <w:rFonts w:cstheme="minorHAnsi"/>
        </w:rPr>
        <w:t xml:space="preserve"> s</w:t>
      </w:r>
      <w:r w:rsidR="000442A6">
        <w:rPr>
          <w:rFonts w:cstheme="minorHAnsi"/>
        </w:rPr>
        <w:t> </w:t>
      </w:r>
      <w:r w:rsidR="00B15FDB">
        <w:rPr>
          <w:rFonts w:cstheme="minorHAnsi"/>
        </w:rPr>
        <w:t>rozdílným</w:t>
      </w:r>
      <w:r w:rsidR="000442A6">
        <w:rPr>
          <w:rFonts w:cstheme="minorHAnsi"/>
        </w:rPr>
        <w:t xml:space="preserve"> typem</w:t>
      </w:r>
      <w:r w:rsidR="00B15FDB">
        <w:rPr>
          <w:rFonts w:cstheme="minorHAnsi"/>
        </w:rPr>
        <w:t xml:space="preserve"> uživatelsk</w:t>
      </w:r>
      <w:r w:rsidR="000442A6">
        <w:rPr>
          <w:rFonts w:cstheme="minorHAnsi"/>
        </w:rPr>
        <w:t>ého</w:t>
      </w:r>
      <w:r w:rsidR="00B15FDB">
        <w:rPr>
          <w:rFonts w:cstheme="minorHAnsi"/>
        </w:rPr>
        <w:t xml:space="preserve"> rozhraní a</w:t>
      </w:r>
      <w:r w:rsidR="0044738D">
        <w:rPr>
          <w:rFonts w:cstheme="minorHAnsi"/>
        </w:rPr>
        <w:t xml:space="preserve"> odlišných </w:t>
      </w:r>
      <w:proofErr w:type="spellStart"/>
      <w:r w:rsidR="0044738D">
        <w:rPr>
          <w:rFonts w:cstheme="minorHAnsi"/>
        </w:rPr>
        <w:t>subžánrů</w:t>
      </w:r>
      <w:proofErr w:type="spellEnd"/>
      <w:r w:rsidR="00CF3BE9">
        <w:rPr>
          <w:rFonts w:cstheme="minorHAnsi"/>
        </w:rPr>
        <w:t xml:space="preserve"> RPG</w:t>
      </w:r>
      <w:r w:rsidR="00E102A8">
        <w:rPr>
          <w:rFonts w:cstheme="minorHAnsi"/>
        </w:rPr>
        <w:t>.</w:t>
      </w:r>
    </w:p>
    <w:p w14:paraId="1D894AFE" w14:textId="4F2FA1EA" w:rsidR="004F0CEF" w:rsidRDefault="004F0CEF" w:rsidP="004F0CEF">
      <w:pPr>
        <w:pStyle w:val="Nadpis1"/>
      </w:pPr>
      <w:bookmarkStart w:id="123" w:name="_Toc130825419"/>
      <w:r>
        <w:lastRenderedPageBreak/>
        <w:t>Použité zdroje</w:t>
      </w:r>
      <w:bookmarkEnd w:id="123"/>
    </w:p>
    <w:p w14:paraId="232FB7DF" w14:textId="716376FB" w:rsidR="004F0CEF" w:rsidRPr="004F0CEF" w:rsidRDefault="004F0CEF" w:rsidP="004F0CEF"/>
    <w:sdt>
      <w:sdtPr>
        <w:tag w:val="MENDELEY_BIBLIOGRAPHY"/>
        <w:id w:val="650411180"/>
        <w:placeholder>
          <w:docPart w:val="DefaultPlaceholder_-1854013440"/>
        </w:placeholder>
      </w:sdtPr>
      <w:sdtContent>
        <w:p w14:paraId="05D7C595" w14:textId="77777777" w:rsidR="00A87455" w:rsidRDefault="00A87455">
          <w:pPr>
            <w:autoSpaceDE w:val="0"/>
            <w:autoSpaceDN w:val="0"/>
            <w:ind w:hanging="640"/>
            <w:divId w:val="1580629475"/>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41C39276" w14:textId="77777777" w:rsidR="00A87455" w:rsidRDefault="00A87455">
          <w:pPr>
            <w:autoSpaceDE w:val="0"/>
            <w:autoSpaceDN w:val="0"/>
            <w:ind w:hanging="640"/>
            <w:divId w:val="49919429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06D68E97" w14:textId="77777777" w:rsidR="00A87455" w:rsidRDefault="00A87455">
          <w:pPr>
            <w:autoSpaceDE w:val="0"/>
            <w:autoSpaceDN w:val="0"/>
            <w:ind w:hanging="640"/>
            <w:divId w:val="444472009"/>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7028E289" w14:textId="77777777" w:rsidR="00A87455" w:rsidRDefault="00A87455">
          <w:pPr>
            <w:autoSpaceDE w:val="0"/>
            <w:autoSpaceDN w:val="0"/>
            <w:ind w:hanging="640"/>
            <w:divId w:val="565340734"/>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B879E00" w14:textId="77777777" w:rsidR="00A87455" w:rsidRDefault="00A87455">
          <w:pPr>
            <w:autoSpaceDE w:val="0"/>
            <w:autoSpaceDN w:val="0"/>
            <w:ind w:hanging="640"/>
            <w:divId w:val="1765371224"/>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4CC54622" w14:textId="77777777" w:rsidR="00A87455" w:rsidRDefault="00A87455">
          <w:pPr>
            <w:autoSpaceDE w:val="0"/>
            <w:autoSpaceDN w:val="0"/>
            <w:ind w:hanging="640"/>
            <w:divId w:val="1878590964"/>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472061FD" w14:textId="77777777" w:rsidR="00A87455" w:rsidRDefault="00A87455">
          <w:pPr>
            <w:autoSpaceDE w:val="0"/>
            <w:autoSpaceDN w:val="0"/>
            <w:ind w:hanging="640"/>
            <w:divId w:val="1595045535"/>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05C065E" w14:textId="77777777" w:rsidR="00A87455" w:rsidRDefault="00A87455">
          <w:pPr>
            <w:autoSpaceDE w:val="0"/>
            <w:autoSpaceDN w:val="0"/>
            <w:ind w:hanging="640"/>
            <w:divId w:val="1368674799"/>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56D2DB9" w14:textId="77777777" w:rsidR="00A87455" w:rsidRDefault="00A87455">
          <w:pPr>
            <w:autoSpaceDE w:val="0"/>
            <w:autoSpaceDN w:val="0"/>
            <w:ind w:hanging="640"/>
            <w:divId w:val="1738016329"/>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687FE96C" w14:textId="77777777" w:rsidR="00A87455" w:rsidRDefault="00A87455">
          <w:pPr>
            <w:autoSpaceDE w:val="0"/>
            <w:autoSpaceDN w:val="0"/>
            <w:ind w:hanging="640"/>
            <w:divId w:val="561914576"/>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0E2ABE90" w14:textId="77777777" w:rsidR="00A87455" w:rsidRDefault="00A87455">
          <w:pPr>
            <w:autoSpaceDE w:val="0"/>
            <w:autoSpaceDN w:val="0"/>
            <w:ind w:hanging="640"/>
            <w:divId w:val="179662643"/>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18DD4420" w14:textId="77777777" w:rsidR="00A87455" w:rsidRDefault="00A87455">
          <w:pPr>
            <w:autoSpaceDE w:val="0"/>
            <w:autoSpaceDN w:val="0"/>
            <w:ind w:hanging="640"/>
            <w:divId w:val="660499983"/>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7B8B40BC" w14:textId="77777777" w:rsidR="00A87455" w:rsidRDefault="00A87455">
          <w:pPr>
            <w:autoSpaceDE w:val="0"/>
            <w:autoSpaceDN w:val="0"/>
            <w:ind w:hanging="640"/>
            <w:divId w:val="147143661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283F6695" w14:textId="77777777" w:rsidR="00A87455" w:rsidRDefault="00A87455">
          <w:pPr>
            <w:autoSpaceDE w:val="0"/>
            <w:autoSpaceDN w:val="0"/>
            <w:ind w:hanging="640"/>
            <w:divId w:val="1538156295"/>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234F2664" w14:textId="77777777" w:rsidR="00A87455" w:rsidRDefault="00A87455">
          <w:pPr>
            <w:autoSpaceDE w:val="0"/>
            <w:autoSpaceDN w:val="0"/>
            <w:ind w:hanging="640"/>
            <w:divId w:val="347678865"/>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2E809003" w14:textId="77777777" w:rsidR="00A87455" w:rsidRDefault="00A87455">
          <w:pPr>
            <w:autoSpaceDE w:val="0"/>
            <w:autoSpaceDN w:val="0"/>
            <w:ind w:hanging="640"/>
            <w:divId w:val="1628199776"/>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15219A16" w14:textId="77777777" w:rsidR="00A87455" w:rsidRDefault="00A87455">
          <w:pPr>
            <w:autoSpaceDE w:val="0"/>
            <w:autoSpaceDN w:val="0"/>
            <w:ind w:hanging="640"/>
            <w:divId w:val="647321887"/>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4520ED0C" w14:textId="77777777" w:rsidR="00A87455" w:rsidRDefault="00A87455">
          <w:pPr>
            <w:autoSpaceDE w:val="0"/>
            <w:autoSpaceDN w:val="0"/>
            <w:ind w:hanging="640"/>
            <w:divId w:val="61081696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1B32C1E6" w14:textId="77777777" w:rsidR="00A87455" w:rsidRDefault="00A87455">
          <w:pPr>
            <w:autoSpaceDE w:val="0"/>
            <w:autoSpaceDN w:val="0"/>
            <w:ind w:hanging="640"/>
            <w:divId w:val="442115159"/>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0545548C" w14:textId="77777777" w:rsidR="00A87455" w:rsidRDefault="00A87455">
          <w:pPr>
            <w:autoSpaceDE w:val="0"/>
            <w:autoSpaceDN w:val="0"/>
            <w:ind w:hanging="640"/>
            <w:divId w:val="1031030190"/>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4FC936FB" w14:textId="77777777" w:rsidR="00A87455" w:rsidRDefault="00A87455">
          <w:pPr>
            <w:autoSpaceDE w:val="0"/>
            <w:autoSpaceDN w:val="0"/>
            <w:ind w:hanging="640"/>
            <w:divId w:val="1253733271"/>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54F16E5" w14:textId="77777777" w:rsidR="00A87455" w:rsidRDefault="00A87455">
          <w:pPr>
            <w:autoSpaceDE w:val="0"/>
            <w:autoSpaceDN w:val="0"/>
            <w:ind w:hanging="640"/>
            <w:divId w:val="150567266"/>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762E359E" w14:textId="77777777" w:rsidR="00A87455" w:rsidRDefault="00A87455">
          <w:pPr>
            <w:autoSpaceDE w:val="0"/>
            <w:autoSpaceDN w:val="0"/>
            <w:ind w:hanging="640"/>
            <w:divId w:val="1430587501"/>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5CBD3ED" w14:textId="77777777" w:rsidR="00A87455" w:rsidRDefault="00A87455">
          <w:pPr>
            <w:autoSpaceDE w:val="0"/>
            <w:autoSpaceDN w:val="0"/>
            <w:ind w:hanging="640"/>
            <w:divId w:val="96084181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578E09BB" w14:textId="77777777" w:rsidR="00A87455" w:rsidRDefault="00A87455">
          <w:pPr>
            <w:autoSpaceDE w:val="0"/>
            <w:autoSpaceDN w:val="0"/>
            <w:ind w:hanging="640"/>
            <w:divId w:val="1817869689"/>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7F183494" w14:textId="77777777" w:rsidR="00A87455" w:rsidRDefault="00A87455">
          <w:pPr>
            <w:autoSpaceDE w:val="0"/>
            <w:autoSpaceDN w:val="0"/>
            <w:ind w:hanging="640"/>
            <w:divId w:val="940140529"/>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5EA61650" w14:textId="77777777" w:rsidR="00A87455" w:rsidRDefault="00A87455">
          <w:pPr>
            <w:autoSpaceDE w:val="0"/>
            <w:autoSpaceDN w:val="0"/>
            <w:ind w:hanging="640"/>
            <w:divId w:val="856037328"/>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24B2E157" w14:textId="77777777" w:rsidR="00A87455" w:rsidRDefault="00A87455">
          <w:pPr>
            <w:autoSpaceDE w:val="0"/>
            <w:autoSpaceDN w:val="0"/>
            <w:ind w:hanging="640"/>
            <w:divId w:val="118186404"/>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7D7B9E1E" w14:textId="77777777" w:rsidR="00A87455" w:rsidRDefault="00A87455">
          <w:pPr>
            <w:autoSpaceDE w:val="0"/>
            <w:autoSpaceDN w:val="0"/>
            <w:ind w:hanging="640"/>
            <w:divId w:val="1957831047"/>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6 Desktop </w:t>
          </w:r>
          <w:proofErr w:type="spellStart"/>
          <w:r>
            <w:rPr>
              <w:rFonts w:eastAsia="Times New Roman"/>
              <w:i/>
              <w:iCs/>
            </w:rPr>
            <w:t>Dev</w:t>
          </w:r>
          <w:proofErr w:type="spellEnd"/>
          <w:r>
            <w:rPr>
              <w:rFonts w:eastAsia="Times New Roman"/>
              <w:i/>
              <w:iCs/>
            </w:rPr>
            <w:t xml:space="preserve"> </w:t>
          </w:r>
          <w:proofErr w:type="spellStart"/>
          <w:r>
            <w:rPr>
              <w:rFonts w:eastAsia="Times New Roman"/>
              <w:i/>
              <w:iCs/>
            </w:rPr>
            <w:t>Options</w:t>
          </w:r>
          <w:proofErr w:type="spellEnd"/>
          <w:r>
            <w:rPr>
              <w:rFonts w:eastAsia="Times New Roman"/>
              <w:i/>
              <w:iCs/>
            </w:rPr>
            <w:t xml:space="preserve">: WPF, </w:t>
          </w:r>
          <w:proofErr w:type="spellStart"/>
          <w:r>
            <w:rPr>
              <w:rFonts w:eastAsia="Times New Roman"/>
              <w:i/>
              <w:iCs/>
            </w:rPr>
            <w:t>WinForms</w:t>
          </w:r>
          <w:proofErr w:type="spellEnd"/>
          <w:r>
            <w:rPr>
              <w:rFonts w:eastAsia="Times New Roman"/>
              <w:i/>
              <w:iCs/>
            </w:rPr>
            <w:t xml:space="preserve">, UWP, .NET MAUI, </w:t>
          </w:r>
          <w:proofErr w:type="spellStart"/>
          <w:r>
            <w:rPr>
              <w:rFonts w:eastAsia="Times New Roman"/>
              <w:i/>
              <w:iCs/>
            </w:rPr>
            <w:t>Blazor</w:t>
          </w:r>
          <w:proofErr w:type="spellEnd"/>
          <w:r>
            <w:rPr>
              <w:rFonts w:eastAsia="Times New Roman"/>
              <w:i/>
              <w:iCs/>
            </w:rPr>
            <w:t xml:space="preserve"> ... -- </w:t>
          </w:r>
          <w:proofErr w:type="spellStart"/>
          <w:r>
            <w:rPr>
              <w:rFonts w:eastAsia="Times New Roman"/>
              <w:i/>
              <w:iCs/>
            </w:rPr>
            <w:t>Visual</w:t>
          </w:r>
          <w:proofErr w:type="spellEnd"/>
          <w:r>
            <w:rPr>
              <w:rFonts w:eastAsia="Times New Roman"/>
              <w:i/>
              <w:iCs/>
            </w:rPr>
            <w:t xml:space="preserve"> Studio </w:t>
          </w:r>
          <w:proofErr w:type="spellStart"/>
          <w:r>
            <w:rPr>
              <w:rFonts w:eastAsia="Times New Roman"/>
              <w:i/>
              <w:iCs/>
            </w:rPr>
            <w:t>Magazine</w:t>
          </w:r>
          <w:proofErr w:type="spellEnd"/>
          <w:r>
            <w:rPr>
              <w:rFonts w:eastAsia="Times New Roman"/>
            </w:rPr>
            <w:t xml:space="preserve"> [online]. [vid. 2023-03-24]. Dostupné z: https://visualstudiomagazine.com/articles/2021/02/03/net-6-desktop.aspx</w:t>
          </w:r>
        </w:p>
        <w:p w14:paraId="0A6DEB19" w14:textId="77777777" w:rsidR="00A87455" w:rsidRDefault="00A87455">
          <w:pPr>
            <w:autoSpaceDE w:val="0"/>
            <w:autoSpaceDN w:val="0"/>
            <w:ind w:hanging="640"/>
            <w:divId w:val="931816074"/>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35E0DDD9" w14:textId="77777777" w:rsidR="00A87455" w:rsidRDefault="00A87455">
          <w:pPr>
            <w:autoSpaceDE w:val="0"/>
            <w:autoSpaceDN w:val="0"/>
            <w:ind w:hanging="640"/>
            <w:divId w:val="1772160627"/>
            <w:rPr>
              <w:rFonts w:eastAsia="Times New Roman"/>
            </w:rPr>
          </w:pPr>
          <w:r>
            <w:rPr>
              <w:rFonts w:eastAsia="Times New Roman"/>
            </w:rPr>
            <w:t>[31</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0EAB976A" w14:textId="77777777" w:rsidR="00A87455" w:rsidRDefault="00A87455">
          <w:pPr>
            <w:autoSpaceDE w:val="0"/>
            <w:autoSpaceDN w:val="0"/>
            <w:ind w:hanging="640"/>
            <w:divId w:val="1916284436"/>
            <w:rPr>
              <w:rFonts w:eastAsia="Times New Roman"/>
            </w:rPr>
          </w:pPr>
          <w:r>
            <w:rPr>
              <w:rFonts w:eastAsia="Times New Roman"/>
            </w:rPr>
            <w:t xml:space="preserve">[32]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67DC7F38" w14:textId="77777777" w:rsidR="00A87455" w:rsidRDefault="00A87455">
          <w:pPr>
            <w:autoSpaceDE w:val="0"/>
            <w:autoSpaceDN w:val="0"/>
            <w:ind w:hanging="640"/>
            <w:divId w:val="970599934"/>
            <w:rPr>
              <w:rFonts w:eastAsia="Times New Roman"/>
            </w:rPr>
          </w:pPr>
          <w:r>
            <w:rPr>
              <w:rFonts w:eastAsia="Times New Roman"/>
            </w:rPr>
            <w:lastRenderedPageBreak/>
            <w:t xml:space="preserve">[33]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11096CA6" w14:textId="77777777" w:rsidR="00A87455" w:rsidRDefault="00A87455">
          <w:pPr>
            <w:autoSpaceDE w:val="0"/>
            <w:autoSpaceDN w:val="0"/>
            <w:ind w:hanging="640"/>
            <w:divId w:val="1916744980"/>
            <w:rPr>
              <w:rFonts w:eastAsia="Times New Roman"/>
            </w:rPr>
          </w:pPr>
          <w:r>
            <w:rPr>
              <w:rFonts w:eastAsia="Times New Roman"/>
            </w:rPr>
            <w:t xml:space="preserve">[34]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3199E5F6" w14:textId="77777777" w:rsidR="00A87455" w:rsidRDefault="00A87455">
          <w:pPr>
            <w:autoSpaceDE w:val="0"/>
            <w:autoSpaceDN w:val="0"/>
            <w:ind w:hanging="640"/>
            <w:divId w:val="1164201523"/>
            <w:rPr>
              <w:rFonts w:eastAsia="Times New Roman"/>
            </w:rPr>
          </w:pPr>
          <w:r>
            <w:rPr>
              <w:rFonts w:eastAsia="Times New Roman"/>
            </w:rPr>
            <w:t xml:space="preserve">[35]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817D70B" w14:textId="77777777" w:rsidR="00A87455" w:rsidRDefault="00A87455">
          <w:pPr>
            <w:autoSpaceDE w:val="0"/>
            <w:autoSpaceDN w:val="0"/>
            <w:ind w:hanging="640"/>
            <w:divId w:val="634218461"/>
            <w:rPr>
              <w:rFonts w:eastAsia="Times New Roman"/>
            </w:rPr>
          </w:pPr>
          <w:r>
            <w:rPr>
              <w:rFonts w:eastAsia="Times New Roman"/>
            </w:rPr>
            <w:t xml:space="preserve">[36]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5A1C88B" w14:textId="77777777" w:rsidR="00A87455" w:rsidRDefault="00A87455">
          <w:pPr>
            <w:autoSpaceDE w:val="0"/>
            <w:autoSpaceDN w:val="0"/>
            <w:ind w:hanging="640"/>
            <w:divId w:val="747505273"/>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6A974699" w14:textId="77777777" w:rsidR="00A87455" w:rsidRDefault="00A87455">
          <w:pPr>
            <w:autoSpaceDE w:val="0"/>
            <w:autoSpaceDN w:val="0"/>
            <w:ind w:hanging="640"/>
            <w:divId w:val="1361853155"/>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87C4E13" w14:textId="77777777" w:rsidR="00A87455" w:rsidRDefault="00A87455">
          <w:pPr>
            <w:autoSpaceDE w:val="0"/>
            <w:autoSpaceDN w:val="0"/>
            <w:ind w:hanging="640"/>
            <w:divId w:val="758523424"/>
            <w:rPr>
              <w:rFonts w:eastAsia="Times New Roman"/>
            </w:rPr>
          </w:pPr>
          <w:r>
            <w:rPr>
              <w:rFonts w:eastAsia="Times New Roman"/>
            </w:rPr>
            <w:t xml:space="preserve">[39]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3CBF75B" w14:textId="77777777" w:rsidR="00A87455" w:rsidRDefault="00A87455">
          <w:pPr>
            <w:autoSpaceDE w:val="0"/>
            <w:autoSpaceDN w:val="0"/>
            <w:ind w:hanging="640"/>
            <w:divId w:val="864053377"/>
            <w:rPr>
              <w:rFonts w:eastAsia="Times New Roman"/>
            </w:rPr>
          </w:pPr>
          <w:r>
            <w:rPr>
              <w:rFonts w:eastAsia="Times New Roman"/>
            </w:rPr>
            <w:t>[40</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22DD50B3" w14:textId="77777777" w:rsidR="00A87455" w:rsidRDefault="00A87455">
          <w:pPr>
            <w:autoSpaceDE w:val="0"/>
            <w:autoSpaceDN w:val="0"/>
            <w:ind w:hanging="640"/>
            <w:divId w:val="1137379818"/>
            <w:rPr>
              <w:rFonts w:eastAsia="Times New Roman"/>
            </w:rPr>
          </w:pPr>
          <w:r>
            <w:rPr>
              <w:rFonts w:eastAsia="Times New Roman"/>
            </w:rPr>
            <w:t xml:space="preserve">[41]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1F6DB96C" w14:textId="77777777" w:rsidR="00A87455" w:rsidRDefault="00A87455">
          <w:pPr>
            <w:autoSpaceDE w:val="0"/>
            <w:autoSpaceDN w:val="0"/>
            <w:ind w:hanging="640"/>
            <w:divId w:val="1817138797"/>
            <w:rPr>
              <w:rFonts w:eastAsia="Times New Roman"/>
            </w:rPr>
          </w:pPr>
          <w:r>
            <w:rPr>
              <w:rFonts w:eastAsia="Times New Roman"/>
            </w:rPr>
            <w:t xml:space="preserve">[42]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F6F2845" w14:textId="77777777" w:rsidR="00A87455" w:rsidRDefault="00A87455">
          <w:pPr>
            <w:autoSpaceDE w:val="0"/>
            <w:autoSpaceDN w:val="0"/>
            <w:ind w:hanging="640"/>
            <w:divId w:val="1003431556"/>
            <w:rPr>
              <w:rFonts w:eastAsia="Times New Roman"/>
            </w:rPr>
          </w:pPr>
          <w:r>
            <w:rPr>
              <w:rFonts w:eastAsia="Times New Roman"/>
            </w:rPr>
            <w:t xml:space="preserve">[43]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7668B634" w14:textId="77777777" w:rsidR="00A87455" w:rsidRDefault="00A87455">
          <w:pPr>
            <w:autoSpaceDE w:val="0"/>
            <w:autoSpaceDN w:val="0"/>
            <w:ind w:hanging="640"/>
            <w:divId w:val="943004021"/>
            <w:rPr>
              <w:rFonts w:eastAsia="Times New Roman"/>
            </w:rPr>
          </w:pPr>
          <w:r>
            <w:rPr>
              <w:rFonts w:eastAsia="Times New Roman"/>
            </w:rPr>
            <w:t xml:space="preserve">[44]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2A22F29C" w14:textId="77777777" w:rsidR="00A87455" w:rsidRDefault="00A87455">
          <w:pPr>
            <w:autoSpaceDE w:val="0"/>
            <w:autoSpaceDN w:val="0"/>
            <w:ind w:hanging="640"/>
            <w:divId w:val="778993623"/>
            <w:rPr>
              <w:rFonts w:eastAsia="Times New Roman"/>
            </w:rPr>
          </w:pPr>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19C21F1E" w14:textId="77777777" w:rsidR="00A87455" w:rsidRDefault="00A87455">
          <w:pPr>
            <w:autoSpaceDE w:val="0"/>
            <w:autoSpaceDN w:val="0"/>
            <w:ind w:hanging="640"/>
            <w:divId w:val="2050449636"/>
            <w:rPr>
              <w:rFonts w:eastAsia="Times New Roman"/>
            </w:rPr>
          </w:pPr>
          <w:r>
            <w:rPr>
              <w:rFonts w:eastAsia="Times New Roman"/>
            </w:rPr>
            <w:t xml:space="preserve">[46]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47309093" w14:textId="77777777" w:rsidR="00A87455" w:rsidRDefault="00A87455">
          <w:pPr>
            <w:autoSpaceDE w:val="0"/>
            <w:autoSpaceDN w:val="0"/>
            <w:ind w:hanging="640"/>
            <w:divId w:val="1041438405"/>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2D27269A" w14:textId="77777777" w:rsidR="00A87455" w:rsidRDefault="00A87455">
          <w:pPr>
            <w:autoSpaceDE w:val="0"/>
            <w:autoSpaceDN w:val="0"/>
            <w:ind w:hanging="640"/>
            <w:divId w:val="31927669"/>
            <w:rPr>
              <w:rFonts w:eastAsia="Times New Roman"/>
            </w:rPr>
          </w:pPr>
          <w:r>
            <w:rPr>
              <w:rFonts w:eastAsia="Times New Roman"/>
            </w:rPr>
            <w:lastRenderedPageBreak/>
            <w:t xml:space="preserve">[48]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00BB8F" w14:textId="77777777" w:rsidR="00A87455" w:rsidRDefault="00A87455">
          <w:pPr>
            <w:autoSpaceDE w:val="0"/>
            <w:autoSpaceDN w:val="0"/>
            <w:ind w:hanging="640"/>
            <w:divId w:val="1991595478"/>
            <w:rPr>
              <w:rFonts w:eastAsia="Times New Roman"/>
            </w:rPr>
          </w:pPr>
          <w:r>
            <w:rPr>
              <w:rFonts w:eastAsia="Times New Roman"/>
            </w:rPr>
            <w:t xml:space="preserve">[49]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01284015" w14:textId="77777777" w:rsidR="00A87455" w:rsidRDefault="00A87455">
          <w:pPr>
            <w:autoSpaceDE w:val="0"/>
            <w:autoSpaceDN w:val="0"/>
            <w:ind w:hanging="640"/>
            <w:divId w:val="245529774"/>
            <w:rPr>
              <w:rFonts w:eastAsia="Times New Roman"/>
            </w:rPr>
          </w:pPr>
          <w:r>
            <w:rPr>
              <w:rFonts w:eastAsia="Times New Roman"/>
            </w:rPr>
            <w:t xml:space="preserve">[50]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002F2506" w14:textId="77777777" w:rsidR="00A87455" w:rsidRDefault="00A87455">
          <w:pPr>
            <w:autoSpaceDE w:val="0"/>
            <w:autoSpaceDN w:val="0"/>
            <w:ind w:hanging="640"/>
            <w:divId w:val="1176263268"/>
            <w:rPr>
              <w:rFonts w:eastAsia="Times New Roman"/>
            </w:rPr>
          </w:pPr>
          <w:r>
            <w:rPr>
              <w:rFonts w:eastAsia="Times New Roman"/>
            </w:rPr>
            <w:t xml:space="preserve">[51]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2BABFDEC" w14:textId="77777777" w:rsidR="00A87455" w:rsidRDefault="00A87455">
          <w:pPr>
            <w:autoSpaceDE w:val="0"/>
            <w:autoSpaceDN w:val="0"/>
            <w:ind w:hanging="640"/>
            <w:divId w:val="1242061516"/>
            <w:rPr>
              <w:rFonts w:eastAsia="Times New Roman"/>
            </w:rPr>
          </w:pPr>
          <w:r>
            <w:rPr>
              <w:rFonts w:eastAsia="Times New Roman"/>
            </w:rPr>
            <w:t xml:space="preserve">[52]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https://learn.microsoft.com/en-us/cpp/cpp/event-handling-in-native-cpp</w:t>
          </w:r>
        </w:p>
        <w:p w14:paraId="00390231" w14:textId="77777777" w:rsidR="00A87455" w:rsidRDefault="00A87455">
          <w:pPr>
            <w:autoSpaceDE w:val="0"/>
            <w:autoSpaceDN w:val="0"/>
            <w:ind w:hanging="640"/>
            <w:divId w:val="1801917073"/>
            <w:rPr>
              <w:rFonts w:eastAsia="Times New Roman"/>
            </w:rPr>
          </w:pPr>
          <w:r>
            <w:rPr>
              <w:rFonts w:eastAsia="Times New Roman"/>
            </w:rPr>
            <w:t xml:space="preserve">[53]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2615C966" w14:textId="77777777" w:rsidR="00A87455" w:rsidRDefault="00A87455">
          <w:pPr>
            <w:autoSpaceDE w:val="0"/>
            <w:autoSpaceDN w:val="0"/>
            <w:ind w:hanging="640"/>
            <w:divId w:val="1682926229"/>
            <w:rPr>
              <w:rFonts w:eastAsia="Times New Roman"/>
            </w:rPr>
          </w:pPr>
          <w:r>
            <w:rPr>
              <w:rFonts w:eastAsia="Times New Roman"/>
            </w:rPr>
            <w:t xml:space="preserve">[54]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2CDC1F5B" w14:textId="77777777" w:rsidR="00A87455" w:rsidRDefault="00A87455">
          <w:pPr>
            <w:autoSpaceDE w:val="0"/>
            <w:autoSpaceDN w:val="0"/>
            <w:ind w:hanging="640"/>
            <w:divId w:val="145980722"/>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13ABAAFF" w14:textId="77777777" w:rsidR="00A87455" w:rsidRDefault="00A87455">
          <w:pPr>
            <w:autoSpaceDE w:val="0"/>
            <w:autoSpaceDN w:val="0"/>
            <w:ind w:hanging="640"/>
            <w:divId w:val="445856707"/>
            <w:rPr>
              <w:rFonts w:eastAsia="Times New Roman"/>
            </w:rPr>
          </w:pPr>
          <w:r>
            <w:rPr>
              <w:rFonts w:eastAsia="Times New Roman"/>
            </w:rPr>
            <w:t xml:space="preserve">[56]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3BCBB04F" w14:textId="77777777" w:rsidR="00A87455" w:rsidRDefault="00A87455">
          <w:pPr>
            <w:autoSpaceDE w:val="0"/>
            <w:autoSpaceDN w:val="0"/>
            <w:ind w:hanging="640"/>
            <w:divId w:val="1307465834"/>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0379EF8" w14:textId="77777777" w:rsidR="00A87455" w:rsidRDefault="00A87455">
          <w:pPr>
            <w:autoSpaceDE w:val="0"/>
            <w:autoSpaceDN w:val="0"/>
            <w:ind w:hanging="640"/>
            <w:divId w:val="249388712"/>
            <w:rPr>
              <w:rFonts w:eastAsia="Times New Roman"/>
            </w:rPr>
          </w:pPr>
          <w:r>
            <w:rPr>
              <w:rFonts w:eastAsia="Times New Roman"/>
            </w:rPr>
            <w:t xml:space="preserve">[58]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40DA4285" w14:textId="77777777" w:rsidR="00A87455" w:rsidRDefault="00A87455">
          <w:pPr>
            <w:autoSpaceDE w:val="0"/>
            <w:autoSpaceDN w:val="0"/>
            <w:ind w:hanging="640"/>
            <w:divId w:val="53965382"/>
            <w:rPr>
              <w:rFonts w:eastAsia="Times New Roman"/>
            </w:rPr>
          </w:pPr>
          <w:r>
            <w:rPr>
              <w:rFonts w:eastAsia="Times New Roman"/>
            </w:rPr>
            <w:t xml:space="preserve">[59]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1036CB86" w14:textId="77777777" w:rsidR="00A87455" w:rsidRDefault="00A87455">
          <w:pPr>
            <w:autoSpaceDE w:val="0"/>
            <w:autoSpaceDN w:val="0"/>
            <w:ind w:hanging="640"/>
            <w:divId w:val="203954755"/>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212A9A0A" w14:textId="77777777" w:rsidR="00A87455" w:rsidRDefault="00A87455">
          <w:pPr>
            <w:autoSpaceDE w:val="0"/>
            <w:autoSpaceDN w:val="0"/>
            <w:ind w:hanging="640"/>
            <w:divId w:val="319964744"/>
            <w:rPr>
              <w:rFonts w:eastAsia="Times New Roman"/>
            </w:rPr>
          </w:pPr>
          <w:r>
            <w:rPr>
              <w:rFonts w:eastAsia="Times New Roman"/>
            </w:rPr>
            <w:t xml:space="preserve">[61]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A643A9C" w14:textId="77777777" w:rsidR="00A87455" w:rsidRDefault="00A87455">
          <w:pPr>
            <w:autoSpaceDE w:val="0"/>
            <w:autoSpaceDN w:val="0"/>
            <w:ind w:hanging="640"/>
            <w:divId w:val="1487816255"/>
            <w:rPr>
              <w:rFonts w:eastAsia="Times New Roman"/>
            </w:rPr>
          </w:pPr>
          <w:r>
            <w:rPr>
              <w:rFonts w:eastAsia="Times New Roman"/>
            </w:rPr>
            <w:t xml:space="preserve">[62]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72296FB9" w14:textId="77777777" w:rsidR="00A87455" w:rsidRDefault="00A87455">
          <w:pPr>
            <w:autoSpaceDE w:val="0"/>
            <w:autoSpaceDN w:val="0"/>
            <w:ind w:hanging="640"/>
            <w:divId w:val="13768528"/>
            <w:rPr>
              <w:rFonts w:eastAsia="Times New Roman"/>
            </w:rPr>
          </w:pPr>
          <w:r>
            <w:rPr>
              <w:rFonts w:eastAsia="Times New Roman"/>
            </w:rPr>
            <w:t xml:space="preserve">[63]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3AB0128E" w14:textId="77777777" w:rsidR="00A87455" w:rsidRDefault="00A87455">
          <w:pPr>
            <w:autoSpaceDE w:val="0"/>
            <w:autoSpaceDN w:val="0"/>
            <w:ind w:hanging="640"/>
            <w:divId w:val="1999067182"/>
            <w:rPr>
              <w:rFonts w:eastAsia="Times New Roman"/>
            </w:rPr>
          </w:pPr>
          <w:r>
            <w:rPr>
              <w:rFonts w:eastAsia="Times New Roman"/>
            </w:rPr>
            <w:lastRenderedPageBreak/>
            <w:t xml:space="preserve">[64]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0FC49F4A" w14:textId="77777777" w:rsidR="00A87455" w:rsidRDefault="00A87455">
          <w:pPr>
            <w:autoSpaceDE w:val="0"/>
            <w:autoSpaceDN w:val="0"/>
            <w:ind w:hanging="640"/>
            <w:divId w:val="1826317080"/>
            <w:rPr>
              <w:rFonts w:eastAsia="Times New Roman"/>
            </w:rPr>
          </w:pPr>
          <w:r>
            <w:rPr>
              <w:rFonts w:eastAsia="Times New Roman"/>
            </w:rPr>
            <w:t xml:space="preserve">[65]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051F9B39" w14:textId="77777777" w:rsidR="00A87455" w:rsidRDefault="00A87455">
          <w:pPr>
            <w:autoSpaceDE w:val="0"/>
            <w:autoSpaceDN w:val="0"/>
            <w:ind w:hanging="640"/>
            <w:divId w:val="1174762844"/>
            <w:rPr>
              <w:rFonts w:eastAsia="Times New Roman"/>
            </w:rPr>
          </w:pPr>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p>
        <w:p w14:paraId="28929C2C" w14:textId="77777777" w:rsidR="00A87455" w:rsidRDefault="00A87455">
          <w:pPr>
            <w:autoSpaceDE w:val="0"/>
            <w:autoSpaceDN w:val="0"/>
            <w:ind w:hanging="640"/>
            <w:divId w:val="2067757838"/>
            <w:rPr>
              <w:rFonts w:eastAsia="Times New Roman"/>
            </w:rPr>
          </w:pPr>
          <w:r>
            <w:rPr>
              <w:rFonts w:eastAsia="Times New Roman"/>
            </w:rPr>
            <w:t xml:space="preserve">[67]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1B7DFBE2" w14:textId="77777777" w:rsidR="00A87455" w:rsidRDefault="00A87455">
          <w:pPr>
            <w:autoSpaceDE w:val="0"/>
            <w:autoSpaceDN w:val="0"/>
            <w:ind w:hanging="640"/>
            <w:divId w:val="1843739299"/>
            <w:rPr>
              <w:rFonts w:eastAsia="Times New Roman"/>
            </w:rPr>
          </w:pPr>
          <w:r>
            <w:rPr>
              <w:rFonts w:eastAsia="Times New Roman"/>
            </w:rPr>
            <w:t xml:space="preserve">[68]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4B34D3E9" w14:textId="77777777" w:rsidR="00A87455" w:rsidRDefault="00A87455">
          <w:pPr>
            <w:autoSpaceDE w:val="0"/>
            <w:autoSpaceDN w:val="0"/>
            <w:ind w:hanging="640"/>
            <w:divId w:val="485587995"/>
            <w:rPr>
              <w:rFonts w:eastAsia="Times New Roman"/>
            </w:rPr>
          </w:pPr>
          <w:r>
            <w:rPr>
              <w:rFonts w:eastAsia="Times New Roman"/>
            </w:rPr>
            <w:t xml:space="preserve">[69]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44B25E12" w14:textId="77777777" w:rsidR="00A87455" w:rsidRDefault="00A87455">
          <w:pPr>
            <w:autoSpaceDE w:val="0"/>
            <w:autoSpaceDN w:val="0"/>
            <w:ind w:hanging="640"/>
            <w:divId w:val="1174109088"/>
            <w:rPr>
              <w:rFonts w:eastAsia="Times New Roman"/>
            </w:rPr>
          </w:pPr>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09CFBCDF" w14:textId="77777777" w:rsidR="00A87455" w:rsidRDefault="00A87455">
          <w:pPr>
            <w:autoSpaceDE w:val="0"/>
            <w:autoSpaceDN w:val="0"/>
            <w:ind w:hanging="640"/>
            <w:divId w:val="1529247802"/>
            <w:rPr>
              <w:rFonts w:eastAsia="Times New Roman"/>
            </w:rPr>
          </w:pPr>
          <w:r>
            <w:rPr>
              <w:rFonts w:eastAsia="Times New Roman"/>
            </w:rPr>
            <w:t xml:space="preserve">[71]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018D72CF" w14:textId="77777777" w:rsidR="00A87455" w:rsidRDefault="00A87455">
          <w:pPr>
            <w:autoSpaceDE w:val="0"/>
            <w:autoSpaceDN w:val="0"/>
            <w:ind w:hanging="640"/>
            <w:divId w:val="100877108"/>
            <w:rPr>
              <w:rFonts w:eastAsia="Times New Roman"/>
            </w:rPr>
          </w:pPr>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p>
        <w:p w14:paraId="2A7A20BA" w14:textId="77777777" w:rsidR="00A87455" w:rsidRDefault="00A87455">
          <w:pPr>
            <w:autoSpaceDE w:val="0"/>
            <w:autoSpaceDN w:val="0"/>
            <w:ind w:hanging="640"/>
            <w:divId w:val="1141655858"/>
            <w:rPr>
              <w:rFonts w:eastAsia="Times New Roman"/>
            </w:rPr>
          </w:pPr>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2A465BE3" w14:textId="77777777" w:rsidR="00A87455" w:rsidRDefault="00A87455">
          <w:pPr>
            <w:autoSpaceDE w:val="0"/>
            <w:autoSpaceDN w:val="0"/>
            <w:ind w:hanging="640"/>
            <w:divId w:val="566451422"/>
            <w:rPr>
              <w:rFonts w:eastAsia="Times New Roman"/>
            </w:rPr>
          </w:pPr>
          <w:r>
            <w:rPr>
              <w:rFonts w:eastAsia="Times New Roman"/>
            </w:rPr>
            <w:t xml:space="preserve">[74]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83FCA0C" w14:textId="77777777" w:rsidR="00A87455" w:rsidRDefault="00A87455">
          <w:pPr>
            <w:autoSpaceDE w:val="0"/>
            <w:autoSpaceDN w:val="0"/>
            <w:ind w:hanging="640"/>
            <w:divId w:val="1106077771"/>
            <w:rPr>
              <w:rFonts w:eastAsia="Times New Roman"/>
            </w:rPr>
          </w:pPr>
          <w:r>
            <w:rPr>
              <w:rFonts w:eastAsia="Times New Roman"/>
            </w:rPr>
            <w:t xml:space="preserve">[75]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23727DA" w14:textId="77777777" w:rsidR="00A87455" w:rsidRDefault="00A87455">
          <w:pPr>
            <w:autoSpaceDE w:val="0"/>
            <w:autoSpaceDN w:val="0"/>
            <w:ind w:hanging="640"/>
            <w:divId w:val="987201494"/>
            <w:rPr>
              <w:rFonts w:eastAsia="Times New Roman"/>
            </w:rPr>
          </w:pPr>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4900D785" w14:textId="77777777" w:rsidR="00A87455" w:rsidRDefault="00A87455">
          <w:pPr>
            <w:autoSpaceDE w:val="0"/>
            <w:autoSpaceDN w:val="0"/>
            <w:ind w:hanging="640"/>
            <w:divId w:val="1756514079"/>
            <w:rPr>
              <w:rFonts w:eastAsia="Times New Roman"/>
            </w:rPr>
          </w:pPr>
          <w:r>
            <w:rPr>
              <w:rFonts w:eastAsia="Times New Roman"/>
            </w:rPr>
            <w:t xml:space="preserve">[77]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4058F6F0" w14:textId="77777777" w:rsidR="00A87455" w:rsidRDefault="00A87455">
          <w:pPr>
            <w:autoSpaceDE w:val="0"/>
            <w:autoSpaceDN w:val="0"/>
            <w:ind w:hanging="640"/>
            <w:divId w:val="206190147"/>
            <w:rPr>
              <w:rFonts w:eastAsia="Times New Roman"/>
            </w:rPr>
          </w:pPr>
          <w:r>
            <w:rPr>
              <w:rFonts w:eastAsia="Times New Roman"/>
            </w:rPr>
            <w:t xml:space="preserve">[78]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30062510" w14:textId="77777777" w:rsidR="00A87455" w:rsidRDefault="00A87455">
          <w:pPr>
            <w:autoSpaceDE w:val="0"/>
            <w:autoSpaceDN w:val="0"/>
            <w:ind w:hanging="640"/>
            <w:divId w:val="1082070457"/>
            <w:rPr>
              <w:rFonts w:eastAsia="Times New Roman"/>
            </w:rPr>
          </w:pPr>
          <w:r>
            <w:rPr>
              <w:rFonts w:eastAsia="Times New Roman"/>
            </w:rPr>
            <w:t xml:space="preserve">[79]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76C8A26A" w14:textId="77777777" w:rsidR="00A87455" w:rsidRDefault="00A87455">
          <w:pPr>
            <w:autoSpaceDE w:val="0"/>
            <w:autoSpaceDN w:val="0"/>
            <w:ind w:hanging="640"/>
            <w:divId w:val="1759210745"/>
            <w:rPr>
              <w:rFonts w:eastAsia="Times New Roman"/>
            </w:rPr>
          </w:pPr>
          <w:r>
            <w:rPr>
              <w:rFonts w:eastAsia="Times New Roman"/>
            </w:rPr>
            <w:t xml:space="preserve">[80]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0A0BA0EA" w14:textId="77777777" w:rsidR="00A87455" w:rsidRDefault="00A87455">
          <w:pPr>
            <w:autoSpaceDE w:val="0"/>
            <w:autoSpaceDN w:val="0"/>
            <w:ind w:hanging="640"/>
            <w:divId w:val="815417327"/>
            <w:rPr>
              <w:rFonts w:eastAsia="Times New Roman"/>
            </w:rPr>
          </w:pPr>
          <w:r>
            <w:rPr>
              <w:rFonts w:eastAsia="Times New Roman"/>
            </w:rPr>
            <w:t xml:space="preserve">[81]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7B28F3C4" w14:textId="77777777" w:rsidR="00A87455" w:rsidRDefault="00A87455">
          <w:pPr>
            <w:autoSpaceDE w:val="0"/>
            <w:autoSpaceDN w:val="0"/>
            <w:ind w:hanging="640"/>
            <w:divId w:val="1260990370"/>
            <w:rPr>
              <w:rFonts w:eastAsia="Times New Roman"/>
            </w:rPr>
          </w:pPr>
          <w:r>
            <w:rPr>
              <w:rFonts w:eastAsia="Times New Roman"/>
            </w:rPr>
            <w:lastRenderedPageBreak/>
            <w:t xml:space="preserve">[82]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6D1CA055" w14:textId="77777777" w:rsidR="00A87455" w:rsidRDefault="00A87455">
          <w:pPr>
            <w:autoSpaceDE w:val="0"/>
            <w:autoSpaceDN w:val="0"/>
            <w:ind w:hanging="640"/>
            <w:divId w:val="1931429406"/>
            <w:rPr>
              <w:rFonts w:eastAsia="Times New Roman"/>
            </w:rPr>
          </w:pPr>
          <w:r>
            <w:rPr>
              <w:rFonts w:eastAsia="Times New Roman"/>
            </w:rPr>
            <w:t xml:space="preserve">[83]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7E3FE013" w14:textId="77777777" w:rsidR="00A87455" w:rsidRDefault="00A87455">
          <w:pPr>
            <w:autoSpaceDE w:val="0"/>
            <w:autoSpaceDN w:val="0"/>
            <w:ind w:hanging="640"/>
            <w:divId w:val="272438888"/>
            <w:rPr>
              <w:rFonts w:eastAsia="Times New Roman"/>
            </w:rPr>
          </w:pPr>
          <w:r>
            <w:rPr>
              <w:rFonts w:eastAsia="Times New Roman"/>
            </w:rPr>
            <w:t xml:space="preserve">[84]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73843B33" w14:textId="77777777" w:rsidR="00A87455" w:rsidRDefault="00A87455">
          <w:pPr>
            <w:autoSpaceDE w:val="0"/>
            <w:autoSpaceDN w:val="0"/>
            <w:ind w:hanging="640"/>
            <w:divId w:val="610086696"/>
            <w:rPr>
              <w:rFonts w:eastAsia="Times New Roman"/>
            </w:rPr>
          </w:pPr>
          <w:r>
            <w:rPr>
              <w:rFonts w:eastAsia="Times New Roman"/>
            </w:rPr>
            <w:t xml:space="preserve">[85]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32E00EEF" w14:textId="77777777" w:rsidR="00A87455" w:rsidRDefault="00A87455">
          <w:pPr>
            <w:autoSpaceDE w:val="0"/>
            <w:autoSpaceDN w:val="0"/>
            <w:ind w:hanging="640"/>
            <w:divId w:val="938416010"/>
            <w:rPr>
              <w:rFonts w:eastAsia="Times New Roman"/>
            </w:rPr>
          </w:pPr>
          <w:r>
            <w:rPr>
              <w:rFonts w:eastAsia="Times New Roman"/>
            </w:rPr>
            <w:t xml:space="preserve">[86]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58A9C6F5" w14:textId="77777777" w:rsidR="00A87455" w:rsidRDefault="00A87455">
          <w:pPr>
            <w:autoSpaceDE w:val="0"/>
            <w:autoSpaceDN w:val="0"/>
            <w:ind w:hanging="640"/>
            <w:divId w:val="723528476"/>
            <w:rPr>
              <w:rFonts w:eastAsia="Times New Roman"/>
            </w:rPr>
          </w:pPr>
          <w:r>
            <w:rPr>
              <w:rFonts w:eastAsia="Times New Roman"/>
            </w:rPr>
            <w:t xml:space="preserve">[87]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4428092" w14:textId="77777777" w:rsidR="00A87455" w:rsidRDefault="00A87455">
          <w:pPr>
            <w:autoSpaceDE w:val="0"/>
            <w:autoSpaceDN w:val="0"/>
            <w:ind w:hanging="640"/>
            <w:divId w:val="1870333955"/>
            <w:rPr>
              <w:rFonts w:eastAsia="Times New Roman"/>
            </w:rPr>
          </w:pPr>
          <w:r>
            <w:rPr>
              <w:rFonts w:eastAsia="Times New Roman"/>
            </w:rPr>
            <w:t xml:space="preserve">[88]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064B132C" w14:textId="77777777" w:rsidR="00A87455" w:rsidRDefault="00A87455">
          <w:pPr>
            <w:autoSpaceDE w:val="0"/>
            <w:autoSpaceDN w:val="0"/>
            <w:ind w:hanging="640"/>
            <w:divId w:val="1457990256"/>
            <w:rPr>
              <w:rFonts w:eastAsia="Times New Roman"/>
            </w:rPr>
          </w:pPr>
          <w:r>
            <w:rPr>
              <w:rFonts w:eastAsia="Times New Roman"/>
            </w:rPr>
            <w:t xml:space="preserve">[89]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p>
        <w:p w14:paraId="092B1FF5" w14:textId="77777777" w:rsidR="00A87455" w:rsidRDefault="00A87455">
          <w:pPr>
            <w:autoSpaceDE w:val="0"/>
            <w:autoSpaceDN w:val="0"/>
            <w:ind w:hanging="640"/>
            <w:divId w:val="363988303"/>
            <w:rPr>
              <w:rFonts w:eastAsia="Times New Roman"/>
            </w:rPr>
          </w:pPr>
          <w:r>
            <w:rPr>
              <w:rFonts w:eastAsia="Times New Roman"/>
            </w:rPr>
            <w:t xml:space="preserve">[90]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proofErr w:type="gram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p>
        <w:p w14:paraId="5675AA7B" w14:textId="77777777" w:rsidR="00A87455" w:rsidRDefault="00A87455">
          <w:pPr>
            <w:autoSpaceDE w:val="0"/>
            <w:autoSpaceDN w:val="0"/>
            <w:ind w:hanging="640"/>
            <w:divId w:val="630282876"/>
            <w:rPr>
              <w:rFonts w:eastAsia="Times New Roman"/>
            </w:rPr>
          </w:pPr>
          <w:r>
            <w:rPr>
              <w:rFonts w:eastAsia="Times New Roman"/>
            </w:rPr>
            <w:t xml:space="preserve">[91]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proofErr w:type="gramStart"/>
          <w:r>
            <w:rPr>
              <w:rFonts w:eastAsia="Times New Roman"/>
              <w:i/>
              <w:iCs/>
            </w:rPr>
            <w:t>Skylines</w:t>
          </w:r>
          <w:proofErr w:type="spellEnd"/>
          <w:r>
            <w:rPr>
              <w:rFonts w:eastAsia="Times New Roman"/>
              <w:i/>
              <w:iCs/>
            </w:rPr>
            <w:t xml:space="preserve"> - Paradox</w:t>
          </w:r>
          <w:proofErr w:type="gramEnd"/>
          <w:r>
            <w:rPr>
              <w:rFonts w:eastAsia="Times New Roman"/>
              <w:i/>
              <w:iCs/>
            </w:rPr>
            <w:t xml:space="preserve">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p>
        <w:p w14:paraId="7B1A1E86" w14:textId="77777777" w:rsidR="00A87455" w:rsidRDefault="00A87455">
          <w:pPr>
            <w:autoSpaceDE w:val="0"/>
            <w:autoSpaceDN w:val="0"/>
            <w:ind w:hanging="640"/>
            <w:divId w:val="2054377833"/>
            <w:rPr>
              <w:rFonts w:eastAsia="Times New Roman"/>
            </w:rPr>
          </w:pPr>
          <w:r>
            <w:rPr>
              <w:rFonts w:eastAsia="Times New Roman"/>
            </w:rPr>
            <w:t xml:space="preserve">[92]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proofErr w:type="gram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proofErr w:type="gram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p>
        <w:p w14:paraId="341205D3" w14:textId="77777777" w:rsidR="00A87455" w:rsidRDefault="00A87455">
          <w:pPr>
            <w:autoSpaceDE w:val="0"/>
            <w:autoSpaceDN w:val="0"/>
            <w:ind w:hanging="640"/>
            <w:divId w:val="939607637"/>
            <w:rPr>
              <w:rFonts w:eastAsia="Times New Roman"/>
            </w:rPr>
          </w:pPr>
          <w:r>
            <w:rPr>
              <w:rFonts w:eastAsia="Times New Roman"/>
            </w:rPr>
            <w:t xml:space="preserve">[93]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2762EF8" w14:textId="77777777" w:rsidR="00A87455" w:rsidRDefault="00A87455">
          <w:pPr>
            <w:autoSpaceDE w:val="0"/>
            <w:autoSpaceDN w:val="0"/>
            <w:ind w:hanging="640"/>
            <w:divId w:val="1123882982"/>
            <w:rPr>
              <w:rFonts w:eastAsia="Times New Roman"/>
            </w:rPr>
          </w:pPr>
          <w:r>
            <w:rPr>
              <w:rFonts w:eastAsia="Times New Roman"/>
            </w:rPr>
            <w:t xml:space="preserve">[94] </w:t>
          </w:r>
          <w:r>
            <w:rPr>
              <w:rFonts w:eastAsia="Times New Roman"/>
            </w:rPr>
            <w:tab/>
          </w:r>
          <w:proofErr w:type="spellStart"/>
          <w:r>
            <w:rPr>
              <w:rFonts w:eastAsia="Times New Roman"/>
              <w:i/>
              <w:iCs/>
            </w:rPr>
            <w:t>DiRT</w:t>
          </w:r>
          <w:proofErr w:type="spellEnd"/>
          <w:r>
            <w:rPr>
              <w:rFonts w:eastAsia="Times New Roman"/>
              <w:i/>
              <w:iCs/>
            </w:rPr>
            <w:t xml:space="preserve"> </w:t>
          </w:r>
          <w:proofErr w:type="spellStart"/>
          <w:proofErr w:type="gramStart"/>
          <w:r>
            <w:rPr>
              <w:rFonts w:eastAsia="Times New Roman"/>
              <w:i/>
              <w:iCs/>
            </w:rPr>
            <w:t>Rally</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w:t>
          </w:r>
          <w:proofErr w:type="spellStart"/>
          <w:r>
            <w:rPr>
              <w:rFonts w:eastAsia="Times New Roman"/>
              <w:i/>
              <w:iCs/>
            </w:rPr>
            <w:t>official</w:t>
          </w:r>
          <w:proofErr w:type="spellEnd"/>
          <w:r>
            <w:rPr>
              <w:rFonts w:eastAsia="Times New Roman"/>
              <w:i/>
              <w:iCs/>
            </w:rPr>
            <w:t xml:space="preserve"> game </w:t>
          </w:r>
          <w:proofErr w:type="spellStart"/>
          <w:r>
            <w:rPr>
              <w:rFonts w:eastAsia="Times New Roman"/>
              <w:i/>
              <w:iCs/>
            </w:rPr>
            <w:t>site</w:t>
          </w:r>
          <w:proofErr w:type="spellEnd"/>
          <w:r>
            <w:rPr>
              <w:rFonts w:eastAsia="Times New Roman"/>
            </w:rPr>
            <w:t xml:space="preserve"> [online]. [vid. 2023-03-18]. Dostupné z: https://dirtgame.com/dirtrally/us/home</w:t>
          </w:r>
        </w:p>
        <w:p w14:paraId="7AF4A639" w14:textId="77777777" w:rsidR="00A87455" w:rsidRDefault="00A87455">
          <w:pPr>
            <w:autoSpaceDE w:val="0"/>
            <w:autoSpaceDN w:val="0"/>
            <w:ind w:hanging="640"/>
            <w:divId w:val="1462646592"/>
            <w:rPr>
              <w:rFonts w:eastAsia="Times New Roman"/>
            </w:rPr>
          </w:pPr>
          <w:r>
            <w:rPr>
              <w:rFonts w:eastAsia="Times New Roman"/>
            </w:rPr>
            <w:t xml:space="preserve">[95] </w:t>
          </w:r>
          <w:r>
            <w:rPr>
              <w:rFonts w:eastAsia="Times New Roman"/>
            </w:rPr>
            <w:tab/>
          </w:r>
          <w:proofErr w:type="spellStart"/>
          <w:r>
            <w:rPr>
              <w:rFonts w:eastAsia="Times New Roman"/>
              <w:i/>
              <w:iCs/>
            </w:rPr>
            <w:t>Need</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Speed Video </w:t>
          </w:r>
          <w:proofErr w:type="spellStart"/>
          <w:proofErr w:type="gramStart"/>
          <w:r>
            <w:rPr>
              <w:rFonts w:eastAsia="Times New Roman"/>
              <w:i/>
              <w:iCs/>
            </w:rPr>
            <w:t>Games</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EA </w:t>
          </w:r>
          <w:proofErr w:type="spellStart"/>
          <w:r>
            <w:rPr>
              <w:rFonts w:eastAsia="Times New Roman"/>
              <w:i/>
              <w:iCs/>
            </w:rPr>
            <w:t>Site</w:t>
          </w:r>
          <w:proofErr w:type="spellEnd"/>
          <w:r>
            <w:rPr>
              <w:rFonts w:eastAsia="Times New Roman"/>
            </w:rPr>
            <w:t xml:space="preserve"> [online]. [vid. 2023-03-18]. Dostupné z: https://www.ea.com/games/need-for-speed</w:t>
          </w:r>
        </w:p>
        <w:p w14:paraId="1699D983" w14:textId="77777777" w:rsidR="00A87455" w:rsidRDefault="00A87455">
          <w:pPr>
            <w:autoSpaceDE w:val="0"/>
            <w:autoSpaceDN w:val="0"/>
            <w:ind w:hanging="640"/>
            <w:divId w:val="933902728"/>
            <w:rPr>
              <w:rFonts w:eastAsia="Times New Roman"/>
            </w:rPr>
          </w:pPr>
          <w:r>
            <w:rPr>
              <w:rFonts w:eastAsia="Times New Roman"/>
            </w:rPr>
            <w:t xml:space="preserve">[96] </w:t>
          </w:r>
          <w:r>
            <w:rPr>
              <w:rFonts w:eastAsia="Times New Roman"/>
            </w:rPr>
            <w:tab/>
          </w:r>
          <w:proofErr w:type="spellStart"/>
          <w:proofErr w:type="gramStart"/>
          <w:r>
            <w:rPr>
              <w:rFonts w:eastAsia="Times New Roman"/>
              <w:i/>
              <w:iCs/>
            </w:rPr>
            <w:t>Home</w:t>
          </w:r>
          <w:proofErr w:type="spellEnd"/>
          <w:r>
            <w:rPr>
              <w:rFonts w:eastAsia="Times New Roman"/>
              <w:i/>
              <w:iCs/>
            </w:rPr>
            <w:t xml:space="preserve"> - </w:t>
          </w:r>
          <w:proofErr w:type="spellStart"/>
          <w:r>
            <w:rPr>
              <w:rFonts w:eastAsia="Times New Roman"/>
              <w:i/>
              <w:iCs/>
            </w:rPr>
            <w:t>Redout</w:t>
          </w:r>
          <w:proofErr w:type="spellEnd"/>
          <w:proofErr w:type="gramEnd"/>
          <w:r>
            <w:rPr>
              <w:rFonts w:eastAsia="Times New Roman"/>
              <w:i/>
              <w:iCs/>
            </w:rPr>
            <w:t xml:space="preserve"> 2 -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Fastest</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Game in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Universe</w:t>
          </w:r>
          <w:proofErr w:type="spellEnd"/>
          <w:r>
            <w:rPr>
              <w:rFonts w:eastAsia="Times New Roman"/>
            </w:rPr>
            <w:t xml:space="preserve"> [online]. [vid. 2023-03-18]. Dostupné z: https://redout.games/redout2/</w:t>
          </w:r>
        </w:p>
        <w:p w14:paraId="273A335C" w14:textId="77777777" w:rsidR="00A87455" w:rsidRDefault="00A87455">
          <w:pPr>
            <w:autoSpaceDE w:val="0"/>
            <w:autoSpaceDN w:val="0"/>
            <w:ind w:hanging="640"/>
            <w:divId w:val="1100102625"/>
            <w:rPr>
              <w:rFonts w:eastAsia="Times New Roman"/>
            </w:rPr>
          </w:pPr>
          <w:r>
            <w:rPr>
              <w:rFonts w:eastAsia="Times New Roman"/>
            </w:rPr>
            <w:t xml:space="preserve">[97] </w:t>
          </w:r>
          <w:r>
            <w:rPr>
              <w:rFonts w:eastAsia="Times New Roman"/>
            </w:rPr>
            <w:tab/>
          </w:r>
          <w:proofErr w:type="spellStart"/>
          <w:r>
            <w:rPr>
              <w:rFonts w:eastAsia="Times New Roman"/>
              <w:i/>
              <w:iCs/>
            </w:rPr>
            <w:t>Bugbear</w:t>
          </w:r>
          <w:proofErr w:type="spellEnd"/>
          <w:r>
            <w:rPr>
              <w:rFonts w:eastAsia="Times New Roman"/>
              <w:i/>
              <w:iCs/>
            </w:rPr>
            <w:t xml:space="preserve"> </w:t>
          </w:r>
          <w:proofErr w:type="spellStart"/>
          <w:r>
            <w:rPr>
              <w:rFonts w:eastAsia="Times New Roman"/>
              <w:i/>
              <w:iCs/>
            </w:rPr>
            <w:t>Entertainment</w:t>
          </w:r>
          <w:proofErr w:type="spellEnd"/>
          <w:r>
            <w:rPr>
              <w:rFonts w:eastAsia="Times New Roman"/>
              <w:i/>
              <w:iCs/>
            </w:rPr>
            <w:t xml:space="preserve"> | Drive hard</w:t>
          </w:r>
          <w:r>
            <w:rPr>
              <w:rFonts w:eastAsia="Times New Roman"/>
            </w:rPr>
            <w:t xml:space="preserve"> [online]. [vid. 2023-03-18]. Dostupné z: https://bugbeargames.com/</w:t>
          </w:r>
        </w:p>
        <w:p w14:paraId="7ED10FCF" w14:textId="77777777" w:rsidR="00A87455" w:rsidRDefault="00A87455">
          <w:pPr>
            <w:autoSpaceDE w:val="0"/>
            <w:autoSpaceDN w:val="0"/>
            <w:ind w:hanging="640"/>
            <w:divId w:val="985939875"/>
            <w:rPr>
              <w:rFonts w:eastAsia="Times New Roman"/>
            </w:rPr>
          </w:pPr>
          <w:r>
            <w:rPr>
              <w:rFonts w:eastAsia="Times New Roman"/>
            </w:rPr>
            <w:t xml:space="preserve">[98] </w:t>
          </w:r>
          <w:r>
            <w:rPr>
              <w:rFonts w:eastAsia="Times New Roman"/>
            </w:rPr>
            <w:tab/>
          </w:r>
          <w:proofErr w:type="spellStart"/>
          <w:r>
            <w:rPr>
              <w:rFonts w:eastAsia="Times New Roman"/>
              <w:i/>
              <w:iCs/>
            </w:rPr>
            <w:t>Asphalt</w:t>
          </w:r>
          <w:proofErr w:type="spellEnd"/>
          <w:r>
            <w:rPr>
              <w:rFonts w:eastAsia="Times New Roman"/>
              <w:i/>
              <w:iCs/>
            </w:rPr>
            <w:t xml:space="preserve"> 9: </w:t>
          </w:r>
          <w:proofErr w:type="spellStart"/>
          <w:proofErr w:type="gramStart"/>
          <w:r>
            <w:rPr>
              <w:rFonts w:eastAsia="Times New Roman"/>
              <w:i/>
              <w:iCs/>
            </w:rPr>
            <w:t>Legends</w:t>
          </w:r>
          <w:proofErr w:type="spellEnd"/>
          <w:r>
            <w:rPr>
              <w:rFonts w:eastAsia="Times New Roman"/>
              <w:i/>
              <w:iCs/>
            </w:rPr>
            <w:t xml:space="preserve"> - </w:t>
          </w:r>
          <w:proofErr w:type="spellStart"/>
          <w:r>
            <w:rPr>
              <w:rFonts w:eastAsia="Times New Roman"/>
              <w:i/>
              <w:iCs/>
            </w:rPr>
            <w:t>Arcade</w:t>
          </w:r>
          <w:proofErr w:type="spellEnd"/>
          <w:proofErr w:type="gramEnd"/>
          <w:r>
            <w:rPr>
              <w:rFonts w:eastAsia="Times New Roman"/>
              <w:i/>
              <w:iCs/>
            </w:rPr>
            <w:t xml:space="preserve"> </w:t>
          </w:r>
          <w:proofErr w:type="spellStart"/>
          <w:r>
            <w:rPr>
              <w:rFonts w:eastAsia="Times New Roman"/>
              <w:i/>
              <w:iCs/>
            </w:rPr>
            <w:t>Racing</w:t>
          </w:r>
          <w:proofErr w:type="spellEnd"/>
          <w:r>
            <w:rPr>
              <w:rFonts w:eastAsia="Times New Roman"/>
              <w:i/>
              <w:iCs/>
            </w:rPr>
            <w:t xml:space="preserve"> | </w:t>
          </w:r>
          <w:proofErr w:type="spellStart"/>
          <w:r>
            <w:rPr>
              <w:rFonts w:eastAsia="Times New Roman"/>
              <w:i/>
              <w:iCs/>
            </w:rPr>
            <w:t>Asphalt</w:t>
          </w:r>
          <w:proofErr w:type="spellEnd"/>
          <w:r>
            <w:rPr>
              <w:rFonts w:eastAsia="Times New Roman"/>
              <w:i/>
              <w:iCs/>
            </w:rPr>
            <w:t xml:space="preserve"> </w:t>
          </w:r>
          <w:proofErr w:type="spellStart"/>
          <w:r>
            <w:rPr>
              <w:rFonts w:eastAsia="Times New Roman"/>
              <w:i/>
              <w:iCs/>
            </w:rPr>
            <w:t>Legends</w:t>
          </w:r>
          <w:proofErr w:type="spellEnd"/>
          <w:r>
            <w:rPr>
              <w:rFonts w:eastAsia="Times New Roman"/>
            </w:rPr>
            <w:t xml:space="preserve"> [online]. [vid. 2023-03-18]. Dostupné z: https://asphaltlegends.com/</w:t>
          </w:r>
        </w:p>
        <w:p w14:paraId="35586BAA" w14:textId="77777777" w:rsidR="00A87455" w:rsidRDefault="00A87455">
          <w:pPr>
            <w:autoSpaceDE w:val="0"/>
            <w:autoSpaceDN w:val="0"/>
            <w:ind w:hanging="640"/>
            <w:divId w:val="1729256556"/>
            <w:rPr>
              <w:rFonts w:eastAsia="Times New Roman"/>
            </w:rPr>
          </w:pPr>
          <w:r>
            <w:rPr>
              <w:rFonts w:eastAsia="Times New Roman"/>
            </w:rPr>
            <w:t xml:space="preserve">[99] </w:t>
          </w:r>
          <w:r>
            <w:rPr>
              <w:rFonts w:eastAsia="Times New Roman"/>
            </w:rPr>
            <w:tab/>
            <w:t xml:space="preserve">INDIAN. </w:t>
          </w:r>
          <w:proofErr w:type="spellStart"/>
          <w:proofErr w:type="gramStart"/>
          <w:r>
            <w:rPr>
              <w:rFonts w:eastAsia="Times New Roman"/>
              <w:i/>
              <w:iCs/>
            </w:rPr>
            <w:t>Wreckfest</w:t>
          </w:r>
          <w:proofErr w:type="spellEnd"/>
          <w:r>
            <w:rPr>
              <w:rFonts w:eastAsia="Times New Roman"/>
              <w:i/>
              <w:iCs/>
            </w:rPr>
            <w:t xml:space="preserve"> - Recenze</w:t>
          </w:r>
          <w:proofErr w:type="gramEnd"/>
          <w:r>
            <w:rPr>
              <w:rFonts w:eastAsia="Times New Roman"/>
              <w:i/>
              <w:iCs/>
            </w:rPr>
            <w:t xml:space="preserve"> - YouTube</w:t>
          </w:r>
          <w:r>
            <w:rPr>
              <w:rFonts w:eastAsia="Times New Roman"/>
            </w:rPr>
            <w:t xml:space="preserve"> [online]. [vid. 2023-03-18]. Dostupné z: https://www.youtube.com/watch?v=3_3nvi1vsZ4</w:t>
          </w:r>
        </w:p>
        <w:p w14:paraId="1C272F27" w14:textId="77777777" w:rsidR="00A87455" w:rsidRDefault="00A87455">
          <w:pPr>
            <w:autoSpaceDE w:val="0"/>
            <w:autoSpaceDN w:val="0"/>
            <w:ind w:hanging="640"/>
            <w:divId w:val="1373848522"/>
            <w:rPr>
              <w:rFonts w:eastAsia="Times New Roman"/>
            </w:rPr>
          </w:pPr>
          <w:r>
            <w:rPr>
              <w:rFonts w:eastAsia="Times New Roman"/>
            </w:rPr>
            <w:lastRenderedPageBreak/>
            <w:t xml:space="preserve">[100]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2648AF34" w14:textId="77777777" w:rsidR="00A87455" w:rsidRDefault="00A87455">
          <w:pPr>
            <w:autoSpaceDE w:val="0"/>
            <w:autoSpaceDN w:val="0"/>
            <w:ind w:hanging="640"/>
            <w:divId w:val="925578343"/>
            <w:rPr>
              <w:rFonts w:eastAsia="Times New Roman"/>
            </w:rPr>
          </w:pPr>
          <w:r>
            <w:rPr>
              <w:rFonts w:eastAsia="Times New Roman"/>
            </w:rPr>
            <w:t xml:space="preserve">[101]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4D763508" w14:textId="77777777" w:rsidR="00A87455" w:rsidRDefault="00A87455">
          <w:pPr>
            <w:autoSpaceDE w:val="0"/>
            <w:autoSpaceDN w:val="0"/>
            <w:ind w:hanging="640"/>
            <w:divId w:val="1511023641"/>
            <w:rPr>
              <w:rFonts w:eastAsia="Times New Roman"/>
            </w:rPr>
          </w:pPr>
          <w:r>
            <w:rPr>
              <w:rFonts w:eastAsia="Times New Roman"/>
            </w:rPr>
            <w:t xml:space="preserve">[102]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WPF and </w:t>
          </w:r>
          <w:proofErr w:type="spellStart"/>
          <w:proofErr w:type="gramStart"/>
          <w:r>
            <w:rPr>
              <w:rFonts w:eastAsia="Times New Roman"/>
              <w:i/>
              <w:iCs/>
            </w:rPr>
            <w:t>WinForms</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2023-03-24]. Dostupné z: https://www.geeksforgeeks.org/difference-between-wpf-and-winforms/</w:t>
          </w:r>
        </w:p>
        <w:p w14:paraId="4ADD5743" w14:textId="77777777" w:rsidR="00A87455" w:rsidRDefault="00A87455">
          <w:pPr>
            <w:autoSpaceDE w:val="0"/>
            <w:autoSpaceDN w:val="0"/>
            <w:ind w:hanging="640"/>
            <w:divId w:val="933124886"/>
            <w:rPr>
              <w:rFonts w:eastAsia="Times New Roman"/>
            </w:rPr>
          </w:pPr>
          <w:r>
            <w:rPr>
              <w:rFonts w:eastAsia="Times New Roman"/>
            </w:rPr>
            <w:t xml:space="preserve">[103] </w:t>
          </w:r>
          <w:r>
            <w:rPr>
              <w:rFonts w:eastAsia="Times New Roman"/>
            </w:rPr>
            <w:tab/>
          </w:r>
          <w:proofErr w:type="spellStart"/>
          <w:r>
            <w:rPr>
              <w:rFonts w:eastAsia="Times New Roman"/>
              <w:i/>
              <w:iCs/>
            </w:rPr>
            <w:t>Overview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GDI+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https://learn.microsoft.com/en-us/windows/win32/gdiplus/-gdiplus-overview-of-gdi--about</w:t>
          </w:r>
        </w:p>
        <w:p w14:paraId="286979A3" w14:textId="77777777" w:rsidR="00A87455" w:rsidRDefault="00A87455">
          <w:pPr>
            <w:autoSpaceDE w:val="0"/>
            <w:autoSpaceDN w:val="0"/>
            <w:ind w:hanging="640"/>
            <w:divId w:val="1872765651"/>
            <w:rPr>
              <w:rFonts w:eastAsia="Times New Roman"/>
            </w:rPr>
          </w:pPr>
          <w:r>
            <w:rPr>
              <w:rFonts w:eastAsia="Times New Roman"/>
            </w:rPr>
            <w:t xml:space="preserve">[104] </w:t>
          </w:r>
          <w:r>
            <w:rPr>
              <w:rFonts w:eastAsia="Times New Roman"/>
            </w:rPr>
            <w:tab/>
          </w:r>
          <w:proofErr w:type="gramStart"/>
          <w:r>
            <w:rPr>
              <w:rFonts w:eastAsia="Times New Roman"/>
              <w:i/>
              <w:iCs/>
            </w:rPr>
            <w:t>GDI+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https://learn.microsoft.com/en-us/windows/win32/gdiplus/-gdiplus-gdi-start</w:t>
          </w:r>
        </w:p>
        <w:p w14:paraId="716C22F3" w14:textId="77777777" w:rsidR="00A87455" w:rsidRDefault="00A87455">
          <w:pPr>
            <w:autoSpaceDE w:val="0"/>
            <w:autoSpaceDN w:val="0"/>
            <w:ind w:hanging="640"/>
            <w:divId w:val="31004580"/>
            <w:rPr>
              <w:rFonts w:eastAsia="Times New Roman"/>
            </w:rPr>
          </w:pPr>
          <w:r>
            <w:rPr>
              <w:rFonts w:eastAsia="Times New Roman"/>
            </w:rPr>
            <w:t xml:space="preserve">[105] </w:t>
          </w:r>
          <w:r>
            <w:rPr>
              <w:rFonts w:eastAsia="Times New Roman"/>
            </w:rPr>
            <w:tab/>
          </w:r>
          <w:proofErr w:type="spellStart"/>
          <w:r>
            <w:rPr>
              <w:rFonts w:eastAsia="Times New Roman"/>
              <w:i/>
              <w:iCs/>
            </w:rPr>
            <w:t>Remote</w:t>
          </w:r>
          <w:proofErr w:type="spellEnd"/>
          <w:r>
            <w:rPr>
              <w:rFonts w:eastAsia="Times New Roman"/>
              <w:i/>
              <w:iCs/>
            </w:rPr>
            <w:t xml:space="preserve"> Desktop </w:t>
          </w:r>
          <w:proofErr w:type="spellStart"/>
          <w:proofErr w:type="gramStart"/>
          <w:r>
            <w:rPr>
              <w:rFonts w:eastAsia="Times New Roman"/>
              <w:i/>
              <w:iCs/>
            </w:rPr>
            <w:t>Services</w:t>
          </w:r>
          <w:proofErr w:type="spellEnd"/>
          <w:r>
            <w:rPr>
              <w:rFonts w:eastAsia="Times New Roman"/>
              <w:i/>
              <w:iCs/>
            </w:rPr>
            <w:t xml:space="preserve"> - GPU</w:t>
          </w:r>
          <w:proofErr w:type="gramEnd"/>
          <w:r>
            <w:rPr>
              <w:rFonts w:eastAsia="Times New Roman"/>
              <w:i/>
              <w:iCs/>
            </w:rPr>
            <w:t xml:space="preserve"> </w:t>
          </w:r>
          <w:proofErr w:type="spellStart"/>
          <w:r>
            <w:rPr>
              <w:rFonts w:eastAsia="Times New Roman"/>
              <w:i/>
              <w:iCs/>
            </w:rPr>
            <w:t>acceleration</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https://learn.microsoft.com/en-us/windows-server/remote/remote-desktop-services/rds-graphics-virtualization</w:t>
          </w:r>
        </w:p>
        <w:p w14:paraId="5C85C215" w14:textId="77777777" w:rsidR="00A87455" w:rsidRDefault="00A87455">
          <w:pPr>
            <w:autoSpaceDE w:val="0"/>
            <w:autoSpaceDN w:val="0"/>
            <w:ind w:hanging="640"/>
            <w:divId w:val="1944459470"/>
            <w:rPr>
              <w:rFonts w:eastAsia="Times New Roman"/>
            </w:rPr>
          </w:pPr>
          <w:r>
            <w:rPr>
              <w:rFonts w:eastAsia="Times New Roman"/>
            </w:rPr>
            <w:t xml:space="preserve">[106] </w:t>
          </w:r>
          <w:r>
            <w:rPr>
              <w:rFonts w:eastAsia="Times New Roman"/>
            </w:rPr>
            <w:tab/>
          </w:r>
          <w:proofErr w:type="spellStart"/>
          <w:r>
            <w:rPr>
              <w:rFonts w:eastAsia="Times New Roman"/>
              <w:i/>
              <w:iCs/>
            </w:rPr>
            <w:t>Graphics</w:t>
          </w:r>
          <w:proofErr w:type="spellEnd"/>
          <w:r>
            <w:rPr>
              <w:rFonts w:eastAsia="Times New Roman"/>
              <w:i/>
              <w:iCs/>
            </w:rPr>
            <w:t xml:space="preserve"> and </w:t>
          </w:r>
          <w:proofErr w:type="spellStart"/>
          <w:proofErr w:type="gramStart"/>
          <w:r>
            <w:rPr>
              <w:rFonts w:eastAsia="Times New Roman"/>
              <w:i/>
              <w:iCs/>
            </w:rPr>
            <w:t>Drawing</w:t>
          </w:r>
          <w:proofErr w:type="spellEnd"/>
          <w:r>
            <w:rPr>
              <w:rFonts w:eastAsia="Times New Roman"/>
              <w:i/>
              <w:iCs/>
            </w:rPr>
            <w:t xml:space="preserve"> - Windows</w:t>
          </w:r>
          <w:proofErr w:type="gramEnd"/>
          <w:r>
            <w:rPr>
              <w:rFonts w:eastAsia="Times New Roman"/>
              <w:i/>
              <w:iCs/>
            </w:rPr>
            <w:t xml:space="preserve"> </w:t>
          </w:r>
          <w:proofErr w:type="spellStart"/>
          <w:r>
            <w:rPr>
              <w:rFonts w:eastAsia="Times New Roman"/>
              <w:i/>
              <w:iCs/>
            </w:rPr>
            <w:t>Forms</w:t>
          </w:r>
          <w:proofErr w:type="spellEnd"/>
          <w:r>
            <w:rPr>
              <w:rFonts w:eastAsia="Times New Roman"/>
              <w:i/>
              <w:iCs/>
            </w:rPr>
            <w:t xml:space="preserve"> .NET Framework | Microsoft </w:t>
          </w:r>
          <w:proofErr w:type="spellStart"/>
          <w:r>
            <w:rPr>
              <w:rFonts w:eastAsia="Times New Roman"/>
              <w:i/>
              <w:iCs/>
            </w:rPr>
            <w:t>Learn</w:t>
          </w:r>
          <w:proofErr w:type="spellEnd"/>
          <w:r>
            <w:rPr>
              <w:rFonts w:eastAsia="Times New Roman"/>
            </w:rPr>
            <w:t xml:space="preserve"> [online]. [vid. 2023-03-24]. Dostupné z: https://learn.microsoft.com/en-us/dotnet/desktop/winforms/advanced/graphics-and-drawing-in-windows-forms?view=netframeworkdesktop-4.8</w:t>
          </w:r>
        </w:p>
        <w:p w14:paraId="12737892" w14:textId="77777777" w:rsidR="00A87455" w:rsidRDefault="00A87455">
          <w:pPr>
            <w:autoSpaceDE w:val="0"/>
            <w:autoSpaceDN w:val="0"/>
            <w:ind w:hanging="640"/>
            <w:divId w:val="721945037"/>
            <w:rPr>
              <w:rFonts w:eastAsia="Times New Roman"/>
            </w:rPr>
          </w:pPr>
          <w:r>
            <w:rPr>
              <w:rFonts w:eastAsia="Times New Roman"/>
            </w:rPr>
            <w:t xml:space="preserve">[107]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2E543D1" w14:textId="77777777" w:rsidR="00A87455" w:rsidRDefault="00A87455">
          <w:pPr>
            <w:autoSpaceDE w:val="0"/>
            <w:autoSpaceDN w:val="0"/>
            <w:ind w:hanging="640"/>
            <w:divId w:val="683361017"/>
            <w:rPr>
              <w:rFonts w:eastAsia="Times New Roman"/>
            </w:rPr>
          </w:pPr>
          <w:r>
            <w:rPr>
              <w:rFonts w:eastAsia="Times New Roman"/>
            </w:rPr>
            <w:t xml:space="preserve">[108]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60678D67" w14:textId="77777777" w:rsidR="00A87455" w:rsidRDefault="00A87455">
          <w:pPr>
            <w:autoSpaceDE w:val="0"/>
            <w:autoSpaceDN w:val="0"/>
            <w:ind w:hanging="640"/>
            <w:divId w:val="1416198627"/>
            <w:rPr>
              <w:rFonts w:eastAsia="Times New Roman"/>
            </w:rPr>
          </w:pPr>
          <w:r>
            <w:rPr>
              <w:rFonts w:eastAsia="Times New Roman"/>
            </w:rPr>
            <w:t xml:space="preserve">[109] </w:t>
          </w:r>
          <w:r>
            <w:rPr>
              <w:rFonts w:eastAsia="Times New Roman"/>
            </w:rPr>
            <w:tab/>
          </w:r>
          <w:r>
            <w:rPr>
              <w:rFonts w:eastAsia="Times New Roman"/>
              <w:i/>
              <w:iCs/>
            </w:rPr>
            <w:t xml:space="preserve">Desktop vs Mobile Market </w:t>
          </w:r>
          <w:proofErr w:type="spellStart"/>
          <w:r>
            <w:rPr>
              <w:rFonts w:eastAsia="Times New Roman"/>
              <w:i/>
              <w:iCs/>
            </w:rPr>
            <w:t>Share</w:t>
          </w:r>
          <w:proofErr w:type="spellEnd"/>
          <w:r>
            <w:rPr>
              <w:rFonts w:eastAsia="Times New Roman"/>
              <w:i/>
              <w:iCs/>
            </w:rPr>
            <w:t xml:space="preserve"> </w:t>
          </w:r>
          <w:proofErr w:type="spellStart"/>
          <w:r>
            <w:rPr>
              <w:rFonts w:eastAsia="Times New Roman"/>
              <w:i/>
              <w:iCs/>
            </w:rPr>
            <w:t>Worldwide</w:t>
          </w:r>
          <w:proofErr w:type="spellEnd"/>
          <w:r>
            <w:rPr>
              <w:rFonts w:eastAsia="Times New Roman"/>
              <w:i/>
              <w:iCs/>
            </w:rPr>
            <w:t xml:space="preserve"> | </w:t>
          </w:r>
          <w:proofErr w:type="spellStart"/>
          <w:r>
            <w:rPr>
              <w:rFonts w:eastAsia="Times New Roman"/>
              <w:i/>
              <w:iCs/>
            </w:rPr>
            <w:t>Statcounter</w:t>
          </w:r>
          <w:proofErr w:type="spellEnd"/>
          <w:r>
            <w:rPr>
              <w:rFonts w:eastAsia="Times New Roman"/>
              <w:i/>
              <w:iCs/>
            </w:rPr>
            <w:t xml:space="preserve"> </w:t>
          </w:r>
          <w:proofErr w:type="spellStart"/>
          <w:r>
            <w:rPr>
              <w:rFonts w:eastAsia="Times New Roman"/>
              <w:i/>
              <w:iCs/>
            </w:rPr>
            <w:t>Global</w:t>
          </w:r>
          <w:proofErr w:type="spellEnd"/>
          <w:r>
            <w:rPr>
              <w:rFonts w:eastAsia="Times New Roman"/>
              <w:i/>
              <w:iCs/>
            </w:rPr>
            <w:t xml:space="preserve"> </w:t>
          </w:r>
          <w:proofErr w:type="spellStart"/>
          <w:r>
            <w:rPr>
              <w:rFonts w:eastAsia="Times New Roman"/>
              <w:i/>
              <w:iCs/>
            </w:rPr>
            <w:t>Stats</w:t>
          </w:r>
          <w:proofErr w:type="spellEnd"/>
          <w:r>
            <w:rPr>
              <w:rFonts w:eastAsia="Times New Roman"/>
            </w:rPr>
            <w:t xml:space="preserve"> [online]. [vid. 2023-03-24]. Dostupné z: https://gs.statcounter.com/platform-market-share/desktop-mobile/worldwide/#monthly-201001-202302</w:t>
          </w:r>
        </w:p>
        <w:p w14:paraId="7FA89895" w14:textId="77777777" w:rsidR="00A87455" w:rsidRDefault="00A87455">
          <w:pPr>
            <w:autoSpaceDE w:val="0"/>
            <w:autoSpaceDN w:val="0"/>
            <w:ind w:hanging="640"/>
            <w:divId w:val="368993614"/>
            <w:rPr>
              <w:rFonts w:eastAsia="Times New Roman"/>
            </w:rPr>
          </w:pPr>
          <w:r>
            <w:rPr>
              <w:rFonts w:eastAsia="Times New Roman"/>
            </w:rPr>
            <w:t xml:space="preserve">[110]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01F2891D" w14:textId="77777777" w:rsidR="00A87455" w:rsidRDefault="00A87455">
          <w:pPr>
            <w:autoSpaceDE w:val="0"/>
            <w:autoSpaceDN w:val="0"/>
            <w:ind w:hanging="640"/>
            <w:divId w:val="2046782539"/>
            <w:rPr>
              <w:rFonts w:eastAsia="Times New Roman"/>
            </w:rPr>
          </w:pPr>
          <w:r>
            <w:rPr>
              <w:rFonts w:eastAsia="Times New Roman"/>
            </w:rPr>
            <w:t xml:space="preserve">[111]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082D01C" w14:textId="77777777" w:rsidR="00A87455" w:rsidRDefault="00A87455">
          <w:pPr>
            <w:autoSpaceDE w:val="0"/>
            <w:autoSpaceDN w:val="0"/>
            <w:ind w:hanging="640"/>
            <w:divId w:val="247272760"/>
            <w:rPr>
              <w:rFonts w:eastAsia="Times New Roman"/>
            </w:rPr>
          </w:pPr>
          <w:r>
            <w:rPr>
              <w:rFonts w:eastAsia="Times New Roman"/>
            </w:rPr>
            <w:t xml:space="preserve">[112]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4576B351" w14:textId="77777777" w:rsidR="00A87455" w:rsidRDefault="00A87455">
          <w:pPr>
            <w:autoSpaceDE w:val="0"/>
            <w:autoSpaceDN w:val="0"/>
            <w:ind w:hanging="640"/>
            <w:divId w:val="7298945"/>
            <w:rPr>
              <w:rFonts w:eastAsia="Times New Roman"/>
            </w:rPr>
          </w:pPr>
          <w:r>
            <w:rPr>
              <w:rFonts w:eastAsia="Times New Roman"/>
            </w:rPr>
            <w:t xml:space="preserve">[113]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75C9FF8B" w14:textId="77777777" w:rsidR="00A87455" w:rsidRDefault="00A87455">
          <w:pPr>
            <w:autoSpaceDE w:val="0"/>
            <w:autoSpaceDN w:val="0"/>
            <w:ind w:hanging="640"/>
            <w:divId w:val="131867573"/>
            <w:rPr>
              <w:rFonts w:eastAsia="Times New Roman"/>
            </w:rPr>
          </w:pPr>
          <w:r>
            <w:rPr>
              <w:rFonts w:eastAsia="Times New Roman"/>
            </w:rPr>
            <w:t xml:space="preserve">[114]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615D5E85" w14:textId="77777777" w:rsidR="00A87455" w:rsidRDefault="00A87455">
          <w:pPr>
            <w:autoSpaceDE w:val="0"/>
            <w:autoSpaceDN w:val="0"/>
            <w:ind w:hanging="640"/>
            <w:divId w:val="1740518888"/>
            <w:rPr>
              <w:rFonts w:eastAsia="Times New Roman"/>
            </w:rPr>
          </w:pPr>
          <w:r>
            <w:rPr>
              <w:rFonts w:eastAsia="Times New Roman"/>
            </w:rPr>
            <w:lastRenderedPageBreak/>
            <w:t xml:space="preserve">[115]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56000B3A" w14:textId="77777777" w:rsidR="00A87455" w:rsidRDefault="00A87455">
          <w:pPr>
            <w:autoSpaceDE w:val="0"/>
            <w:autoSpaceDN w:val="0"/>
            <w:ind w:hanging="640"/>
            <w:divId w:val="259218210"/>
            <w:rPr>
              <w:rFonts w:eastAsia="Times New Roman"/>
            </w:rPr>
          </w:pPr>
          <w:r>
            <w:rPr>
              <w:rFonts w:eastAsia="Times New Roman"/>
            </w:rPr>
            <w:t xml:space="preserve">[116]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5ABB9406" w14:textId="77777777" w:rsidR="00A87455" w:rsidRDefault="00A87455">
          <w:pPr>
            <w:autoSpaceDE w:val="0"/>
            <w:autoSpaceDN w:val="0"/>
            <w:ind w:hanging="640"/>
            <w:divId w:val="1491170235"/>
            <w:rPr>
              <w:rFonts w:eastAsia="Times New Roman"/>
            </w:rPr>
          </w:pPr>
          <w:r>
            <w:rPr>
              <w:rFonts w:eastAsia="Times New Roman"/>
            </w:rPr>
            <w:t xml:space="preserve">[117]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692A8FDB" w14:textId="77777777" w:rsidR="00A87455" w:rsidRDefault="00A87455">
          <w:pPr>
            <w:autoSpaceDE w:val="0"/>
            <w:autoSpaceDN w:val="0"/>
            <w:ind w:hanging="640"/>
            <w:divId w:val="1837070568"/>
            <w:rPr>
              <w:rFonts w:eastAsia="Times New Roman"/>
            </w:rPr>
          </w:pPr>
          <w:r>
            <w:rPr>
              <w:rFonts w:eastAsia="Times New Roman"/>
            </w:rPr>
            <w:t xml:space="preserve">[118]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20DDB10F" w14:textId="77777777" w:rsidR="00A87455" w:rsidRDefault="00A87455">
          <w:pPr>
            <w:autoSpaceDE w:val="0"/>
            <w:autoSpaceDN w:val="0"/>
            <w:ind w:hanging="640"/>
            <w:divId w:val="2003241002"/>
            <w:rPr>
              <w:rFonts w:eastAsia="Times New Roman"/>
            </w:rPr>
          </w:pPr>
          <w:r>
            <w:rPr>
              <w:rFonts w:eastAsia="Times New Roman"/>
            </w:rPr>
            <w:t xml:space="preserve">[119]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73DE4086" w14:textId="77777777" w:rsidR="00A87455" w:rsidRDefault="00A87455">
          <w:pPr>
            <w:autoSpaceDE w:val="0"/>
            <w:autoSpaceDN w:val="0"/>
            <w:ind w:hanging="640"/>
            <w:divId w:val="1342465723"/>
            <w:rPr>
              <w:rFonts w:eastAsia="Times New Roman"/>
            </w:rPr>
          </w:pPr>
          <w:r>
            <w:rPr>
              <w:rFonts w:eastAsia="Times New Roman"/>
            </w:rPr>
            <w:t>[120</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305E37BC" w14:textId="77777777" w:rsidR="00A87455" w:rsidRDefault="00A87455">
          <w:pPr>
            <w:autoSpaceDE w:val="0"/>
            <w:autoSpaceDN w:val="0"/>
            <w:ind w:hanging="640"/>
            <w:divId w:val="989675097"/>
            <w:rPr>
              <w:rFonts w:eastAsia="Times New Roman"/>
            </w:rPr>
          </w:pPr>
          <w:r>
            <w:rPr>
              <w:rFonts w:eastAsia="Times New Roman"/>
            </w:rPr>
            <w:t xml:space="preserve">[121] </w:t>
          </w:r>
          <w:r>
            <w:rPr>
              <w:rFonts w:eastAsia="Times New Roman"/>
            </w:rPr>
            <w:tab/>
          </w:r>
          <w:proofErr w:type="spellStart"/>
          <w:r>
            <w:rPr>
              <w:rFonts w:eastAsia="Times New Roman"/>
              <w:i/>
              <w:iCs/>
            </w:rPr>
            <w:t>Introducing</w:t>
          </w:r>
          <w:proofErr w:type="spellEnd"/>
          <w:r>
            <w:rPr>
              <w:rFonts w:eastAsia="Times New Roman"/>
              <w:i/>
              <w:iCs/>
            </w:rPr>
            <w:t xml:space="preserve"> .NET </w:t>
          </w:r>
          <w:proofErr w:type="spellStart"/>
          <w:r>
            <w:rPr>
              <w:rFonts w:eastAsia="Times New Roman"/>
              <w:i/>
              <w:iCs/>
            </w:rPr>
            <w:t>Multi-platform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w:t>
          </w:r>
          <w:proofErr w:type="gramStart"/>
          <w:r>
            <w:rPr>
              <w:rFonts w:eastAsia="Times New Roman"/>
              <w:i/>
              <w:iCs/>
            </w:rPr>
            <w:t>UI - .NET</w:t>
          </w:r>
          <w:proofErr w:type="gramEnd"/>
          <w:r>
            <w:rPr>
              <w:rFonts w:eastAsia="Times New Roman"/>
              <w:i/>
              <w:iCs/>
            </w:rPr>
            <w:t xml:space="preserve"> Blog</w:t>
          </w:r>
          <w:r>
            <w:rPr>
              <w:rFonts w:eastAsia="Times New Roman"/>
            </w:rPr>
            <w:t xml:space="preserve"> [online]. [vid. 2023-03-24]. Dostupné z: https://devblogs.microsoft.com/dotnet/introducing-net-multi-platform-app-ui/</w:t>
          </w:r>
        </w:p>
        <w:p w14:paraId="298D063C" w14:textId="77777777" w:rsidR="00A87455" w:rsidRDefault="00A87455">
          <w:pPr>
            <w:autoSpaceDE w:val="0"/>
            <w:autoSpaceDN w:val="0"/>
            <w:ind w:hanging="640"/>
            <w:divId w:val="2071877048"/>
            <w:rPr>
              <w:rFonts w:eastAsia="Times New Roman"/>
            </w:rPr>
          </w:pPr>
          <w:r>
            <w:rPr>
              <w:rFonts w:eastAsia="Times New Roman"/>
            </w:rPr>
            <w:t xml:space="preserve">[122]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2234E498" w14:textId="77777777" w:rsidR="00A87455" w:rsidRDefault="00A87455">
          <w:pPr>
            <w:autoSpaceDE w:val="0"/>
            <w:autoSpaceDN w:val="0"/>
            <w:ind w:hanging="640"/>
            <w:divId w:val="237599543"/>
            <w:rPr>
              <w:rFonts w:eastAsia="Times New Roman"/>
            </w:rPr>
          </w:pPr>
          <w:r>
            <w:rPr>
              <w:rFonts w:eastAsia="Times New Roman"/>
            </w:rPr>
            <w:t xml:space="preserve">[123]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623268EB" w14:textId="77777777" w:rsidR="00A87455" w:rsidRDefault="00A87455">
          <w:pPr>
            <w:autoSpaceDE w:val="0"/>
            <w:autoSpaceDN w:val="0"/>
            <w:ind w:hanging="640"/>
            <w:divId w:val="728840536"/>
            <w:rPr>
              <w:rFonts w:eastAsia="Times New Roman"/>
            </w:rPr>
          </w:pPr>
          <w:r>
            <w:rPr>
              <w:rFonts w:eastAsia="Times New Roman"/>
            </w:rPr>
            <w:t xml:space="preserve">[124] </w:t>
          </w:r>
          <w:r>
            <w:rPr>
              <w:rFonts w:eastAsia="Times New Roman"/>
            </w:rPr>
            <w:tab/>
            <w:t xml:space="preserve">UBISOFT NORTH AMERICA. </w:t>
          </w:r>
          <w:proofErr w:type="spellStart"/>
          <w:r>
            <w:rPr>
              <w:rFonts w:eastAsia="Times New Roman"/>
              <w:i/>
              <w:iCs/>
            </w:rPr>
            <w:t>Ubisoft’s</w:t>
          </w:r>
          <w:proofErr w:type="spellEnd"/>
          <w:r>
            <w:rPr>
              <w:rFonts w:eastAsia="Times New Roman"/>
              <w:i/>
              <w:iCs/>
            </w:rPr>
            <w:t xml:space="preserve"> In-house Technology and </w:t>
          </w:r>
          <w:proofErr w:type="spellStart"/>
          <w:r>
            <w:rPr>
              <w:rFonts w:eastAsia="Times New Roman"/>
              <w:i/>
              <w:iCs/>
            </w:rPr>
            <w:t>Expertise</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[NA] - YouTube</w:t>
          </w:r>
          <w:r>
            <w:rPr>
              <w:rFonts w:eastAsia="Times New Roman"/>
            </w:rPr>
            <w:t xml:space="preserve"> [online]. [vid. 2023-03-24]. Dostupné z: https://www.youtube.com/watch?v=ZmEckgK4EnI&amp;t=21s</w:t>
          </w:r>
        </w:p>
        <w:p w14:paraId="42EFE712" w14:textId="77777777" w:rsidR="00A87455" w:rsidRDefault="00A87455">
          <w:pPr>
            <w:autoSpaceDE w:val="0"/>
            <w:autoSpaceDN w:val="0"/>
            <w:ind w:hanging="640"/>
            <w:divId w:val="2137989532"/>
            <w:rPr>
              <w:rFonts w:eastAsia="Times New Roman"/>
            </w:rPr>
          </w:pPr>
          <w:r>
            <w:rPr>
              <w:rFonts w:eastAsia="Times New Roman"/>
            </w:rPr>
            <w:t xml:space="preserve">[125]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880865E" w14:textId="77777777" w:rsidR="00A87455" w:rsidRDefault="00A87455">
          <w:pPr>
            <w:autoSpaceDE w:val="0"/>
            <w:autoSpaceDN w:val="0"/>
            <w:ind w:hanging="640"/>
            <w:divId w:val="1994598070"/>
            <w:rPr>
              <w:rFonts w:eastAsia="Times New Roman"/>
            </w:rPr>
          </w:pPr>
          <w:r>
            <w:rPr>
              <w:rFonts w:eastAsia="Times New Roman"/>
            </w:rPr>
            <w:t xml:space="preserve">[126]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5AF7C0C" w14:textId="77777777" w:rsidR="00A87455" w:rsidRDefault="00A87455">
          <w:pPr>
            <w:autoSpaceDE w:val="0"/>
            <w:autoSpaceDN w:val="0"/>
            <w:ind w:hanging="640"/>
            <w:divId w:val="776679940"/>
            <w:rPr>
              <w:rFonts w:eastAsia="Times New Roman"/>
            </w:rPr>
          </w:pPr>
          <w:r>
            <w:rPr>
              <w:rFonts w:eastAsia="Times New Roman"/>
            </w:rPr>
            <w:t xml:space="preserve">[127]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78369F2A" w14:textId="77777777" w:rsidR="00A87455" w:rsidRDefault="00A87455">
          <w:pPr>
            <w:autoSpaceDE w:val="0"/>
            <w:autoSpaceDN w:val="0"/>
            <w:ind w:hanging="640"/>
            <w:divId w:val="1668360197"/>
            <w:rPr>
              <w:rFonts w:eastAsia="Times New Roman"/>
            </w:rPr>
          </w:pPr>
          <w:r>
            <w:rPr>
              <w:rFonts w:eastAsia="Times New Roman"/>
            </w:rPr>
            <w:t xml:space="preserve">[128]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6285010C" w14:textId="77777777" w:rsidR="00A87455" w:rsidRDefault="00A87455">
          <w:pPr>
            <w:autoSpaceDE w:val="0"/>
            <w:autoSpaceDN w:val="0"/>
            <w:ind w:hanging="640"/>
            <w:divId w:val="1307203693"/>
            <w:rPr>
              <w:rFonts w:eastAsia="Times New Roman"/>
            </w:rPr>
          </w:pPr>
          <w:r>
            <w:rPr>
              <w:rFonts w:eastAsia="Times New Roman"/>
            </w:rPr>
            <w:t xml:space="preserve">[129] </w:t>
          </w:r>
          <w:r>
            <w:rPr>
              <w:rFonts w:eastAsia="Times New Roman"/>
            </w:rPr>
            <w:tab/>
          </w:r>
          <w:proofErr w:type="spellStart"/>
          <w:r>
            <w:rPr>
              <w:rFonts w:eastAsia="Times New Roman"/>
              <w:i/>
              <w:iCs/>
            </w:rPr>
            <w:t>Cuphead</w:t>
          </w:r>
          <w:proofErr w:type="spellEnd"/>
          <w:r>
            <w:rPr>
              <w:rFonts w:eastAsia="Times New Roman"/>
              <w:i/>
              <w:iCs/>
            </w:rPr>
            <w:t xml:space="preserve">: </w:t>
          </w:r>
          <w:proofErr w:type="spellStart"/>
          <w:r>
            <w:rPr>
              <w:rFonts w:eastAsia="Times New Roman"/>
              <w:i/>
              <w:iCs/>
            </w:rPr>
            <w:t>Don’t</w:t>
          </w:r>
          <w:proofErr w:type="spellEnd"/>
          <w:r>
            <w:rPr>
              <w:rFonts w:eastAsia="Times New Roman"/>
              <w:i/>
              <w:iCs/>
            </w:rPr>
            <w:t xml:space="preserve"> </w:t>
          </w:r>
          <w:proofErr w:type="spellStart"/>
          <w:r>
            <w:rPr>
              <w:rFonts w:eastAsia="Times New Roman"/>
              <w:i/>
              <w:iCs/>
            </w:rPr>
            <w:t>Deal</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Devil</w:t>
          </w:r>
          <w:proofErr w:type="spellEnd"/>
          <w:r>
            <w:rPr>
              <w:rFonts w:eastAsia="Times New Roman"/>
              <w:i/>
              <w:iCs/>
            </w:rPr>
            <w:t xml:space="preserve"> | </w:t>
          </w:r>
          <w:proofErr w:type="spellStart"/>
          <w:r>
            <w:rPr>
              <w:rFonts w:eastAsia="Times New Roman"/>
              <w:i/>
              <w:iCs/>
            </w:rPr>
            <w:t>Available</w:t>
          </w:r>
          <w:proofErr w:type="spellEnd"/>
          <w:r>
            <w:rPr>
              <w:rFonts w:eastAsia="Times New Roman"/>
              <w:i/>
              <w:iCs/>
            </w:rPr>
            <w:t xml:space="preserve"> on Xbox </w:t>
          </w:r>
          <w:proofErr w:type="spellStart"/>
          <w:proofErr w:type="gramStart"/>
          <w:r>
            <w:rPr>
              <w:rFonts w:eastAsia="Times New Roman"/>
              <w:i/>
              <w:iCs/>
            </w:rPr>
            <w:t>One</w:t>
          </w:r>
          <w:proofErr w:type="spellEnd"/>
          <w:r>
            <w:rPr>
              <w:rFonts w:eastAsia="Times New Roman"/>
              <w:i/>
              <w:iCs/>
            </w:rPr>
            <w:t xml:space="preserve"> - Windows</w:t>
          </w:r>
          <w:proofErr w:type="gramEnd"/>
          <w:r>
            <w:rPr>
              <w:rFonts w:eastAsia="Times New Roman"/>
              <w:i/>
              <w:iCs/>
            </w:rPr>
            <w:t xml:space="preserve"> 10 - Nintendo Switch – PlayStation 4 - </w:t>
          </w:r>
          <w:proofErr w:type="spellStart"/>
          <w:r>
            <w:rPr>
              <w:rFonts w:eastAsia="Times New Roman"/>
              <w:i/>
              <w:iCs/>
            </w:rPr>
            <w:t>Steam</w:t>
          </w:r>
          <w:proofErr w:type="spellEnd"/>
          <w:r>
            <w:rPr>
              <w:rFonts w:eastAsia="Times New Roman"/>
              <w:i/>
              <w:iCs/>
            </w:rPr>
            <w:t xml:space="preserve"> - GOG - Mac</w:t>
          </w:r>
          <w:r>
            <w:rPr>
              <w:rFonts w:eastAsia="Times New Roman"/>
            </w:rPr>
            <w:t xml:space="preserve"> [online]. [vid. 2023-03-24]. Dostupné z: https://cupheadgame.com/</w:t>
          </w:r>
        </w:p>
        <w:p w14:paraId="23860DB1" w14:textId="77777777" w:rsidR="00A87455" w:rsidRDefault="00A87455">
          <w:pPr>
            <w:autoSpaceDE w:val="0"/>
            <w:autoSpaceDN w:val="0"/>
            <w:ind w:hanging="640"/>
            <w:divId w:val="2103602152"/>
            <w:rPr>
              <w:rFonts w:eastAsia="Times New Roman"/>
            </w:rPr>
          </w:pPr>
          <w:r>
            <w:rPr>
              <w:rFonts w:eastAsia="Times New Roman"/>
            </w:rPr>
            <w:t xml:space="preserve">[130] </w:t>
          </w:r>
          <w:r>
            <w:rPr>
              <w:rFonts w:eastAsia="Times New Roman"/>
            </w:rPr>
            <w:tab/>
          </w:r>
          <w:proofErr w:type="spellStart"/>
          <w:r>
            <w:rPr>
              <w:rFonts w:eastAsia="Times New Roman"/>
              <w:i/>
              <w:iCs/>
            </w:rPr>
            <w:t>Hollow</w:t>
          </w:r>
          <w:proofErr w:type="spellEnd"/>
          <w:r>
            <w:rPr>
              <w:rFonts w:eastAsia="Times New Roman"/>
              <w:i/>
              <w:iCs/>
            </w:rPr>
            <w:t xml:space="preserve"> </w:t>
          </w:r>
          <w:proofErr w:type="spellStart"/>
          <w:r>
            <w:rPr>
              <w:rFonts w:eastAsia="Times New Roman"/>
              <w:i/>
              <w:iCs/>
            </w:rPr>
            <w:t>Knight</w:t>
          </w:r>
          <w:proofErr w:type="spellEnd"/>
          <w:r>
            <w:rPr>
              <w:rFonts w:eastAsia="Times New Roman"/>
            </w:rPr>
            <w:t xml:space="preserve"> [online]. [vid. 2023-03-24]. Dostupné z: https://www.hollowknight.com/</w:t>
          </w:r>
        </w:p>
        <w:p w14:paraId="68C7FB17" w14:textId="77777777" w:rsidR="00A87455" w:rsidRDefault="00A87455">
          <w:pPr>
            <w:autoSpaceDE w:val="0"/>
            <w:autoSpaceDN w:val="0"/>
            <w:ind w:hanging="640"/>
            <w:divId w:val="1205799579"/>
            <w:rPr>
              <w:rFonts w:eastAsia="Times New Roman"/>
            </w:rPr>
          </w:pPr>
          <w:r>
            <w:rPr>
              <w:rFonts w:eastAsia="Times New Roman"/>
            </w:rPr>
            <w:lastRenderedPageBreak/>
            <w:t xml:space="preserve">[131]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5AF89F9C" w14:textId="77777777" w:rsidR="00A87455" w:rsidRDefault="00A87455">
          <w:pPr>
            <w:autoSpaceDE w:val="0"/>
            <w:autoSpaceDN w:val="0"/>
            <w:ind w:hanging="640"/>
            <w:divId w:val="1773165827"/>
            <w:rPr>
              <w:rFonts w:eastAsia="Times New Roman"/>
            </w:rPr>
          </w:pPr>
          <w:r>
            <w:rPr>
              <w:rFonts w:eastAsia="Times New Roman"/>
            </w:rPr>
            <w:t xml:space="preserve">[132]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0F0FFFFD" w14:textId="77777777" w:rsidR="00A87455" w:rsidRDefault="00A87455">
          <w:pPr>
            <w:autoSpaceDE w:val="0"/>
            <w:autoSpaceDN w:val="0"/>
            <w:ind w:hanging="640"/>
            <w:divId w:val="1768229566"/>
            <w:rPr>
              <w:rFonts w:eastAsia="Times New Roman"/>
            </w:rPr>
          </w:pPr>
          <w:r>
            <w:rPr>
              <w:rFonts w:eastAsia="Times New Roman"/>
            </w:rPr>
            <w:t xml:space="preserve">[133]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73DC37FE" w14:textId="77777777" w:rsidR="00A87455" w:rsidRDefault="00A87455">
          <w:pPr>
            <w:autoSpaceDE w:val="0"/>
            <w:autoSpaceDN w:val="0"/>
            <w:ind w:hanging="640"/>
            <w:divId w:val="657611483"/>
            <w:rPr>
              <w:rFonts w:eastAsia="Times New Roman"/>
            </w:rPr>
          </w:pPr>
          <w:r>
            <w:rPr>
              <w:rFonts w:eastAsia="Times New Roman"/>
            </w:rPr>
            <w:t xml:space="preserve">[134]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625CF61F" w14:textId="77777777" w:rsidR="00A87455" w:rsidRDefault="00A87455">
          <w:pPr>
            <w:autoSpaceDE w:val="0"/>
            <w:autoSpaceDN w:val="0"/>
            <w:ind w:hanging="640"/>
            <w:divId w:val="536282514"/>
            <w:rPr>
              <w:rFonts w:eastAsia="Times New Roman"/>
            </w:rPr>
          </w:pPr>
          <w:r>
            <w:rPr>
              <w:rFonts w:eastAsia="Times New Roman"/>
            </w:rPr>
            <w:t xml:space="preserve">[135]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235ADE01" w14:textId="77777777" w:rsidR="00A87455" w:rsidRDefault="00A87455">
          <w:pPr>
            <w:autoSpaceDE w:val="0"/>
            <w:autoSpaceDN w:val="0"/>
            <w:ind w:hanging="640"/>
            <w:divId w:val="1265844402"/>
            <w:rPr>
              <w:rFonts w:eastAsia="Times New Roman"/>
            </w:rPr>
          </w:pPr>
          <w:r>
            <w:rPr>
              <w:rFonts w:eastAsia="Times New Roman"/>
            </w:rPr>
            <w:t xml:space="preserve">[136]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70037E90" w14:textId="77777777" w:rsidR="00A87455" w:rsidRDefault="00A87455">
          <w:pPr>
            <w:autoSpaceDE w:val="0"/>
            <w:autoSpaceDN w:val="0"/>
            <w:ind w:hanging="640"/>
            <w:divId w:val="275646839"/>
            <w:rPr>
              <w:rFonts w:eastAsia="Times New Roman"/>
            </w:rPr>
          </w:pPr>
          <w:r>
            <w:rPr>
              <w:rFonts w:eastAsia="Times New Roman"/>
            </w:rPr>
            <w:t xml:space="preserve">[137]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511B4EFA" w14:textId="77777777" w:rsidR="00A87455" w:rsidRDefault="00A87455">
          <w:pPr>
            <w:autoSpaceDE w:val="0"/>
            <w:autoSpaceDN w:val="0"/>
            <w:ind w:hanging="640"/>
            <w:divId w:val="728000369"/>
            <w:rPr>
              <w:rFonts w:eastAsia="Times New Roman"/>
            </w:rPr>
          </w:pPr>
          <w:r>
            <w:rPr>
              <w:rFonts w:eastAsia="Times New Roman"/>
            </w:rPr>
            <w:t xml:space="preserve">[138]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1FB19F9E" w14:textId="77777777" w:rsidR="00A87455" w:rsidRDefault="00A87455">
          <w:pPr>
            <w:autoSpaceDE w:val="0"/>
            <w:autoSpaceDN w:val="0"/>
            <w:ind w:hanging="640"/>
            <w:divId w:val="300161993"/>
            <w:rPr>
              <w:rFonts w:eastAsia="Times New Roman"/>
            </w:rPr>
          </w:pPr>
          <w:r>
            <w:rPr>
              <w:rFonts w:eastAsia="Times New Roman"/>
            </w:rPr>
            <w:t xml:space="preserve">[139]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7C453F38" w14:textId="77777777" w:rsidR="00A87455" w:rsidRDefault="00A87455">
          <w:pPr>
            <w:autoSpaceDE w:val="0"/>
            <w:autoSpaceDN w:val="0"/>
            <w:ind w:hanging="640"/>
            <w:divId w:val="192041302"/>
            <w:rPr>
              <w:rFonts w:eastAsia="Times New Roman"/>
            </w:rPr>
          </w:pPr>
          <w:r>
            <w:rPr>
              <w:rFonts w:eastAsia="Times New Roman"/>
            </w:rPr>
            <w:t xml:space="preserve">[140]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7974AD9" w14:textId="77777777" w:rsidR="00A87455" w:rsidRDefault="00A87455">
          <w:pPr>
            <w:autoSpaceDE w:val="0"/>
            <w:autoSpaceDN w:val="0"/>
            <w:ind w:hanging="640"/>
            <w:divId w:val="1998729360"/>
            <w:rPr>
              <w:rFonts w:eastAsia="Times New Roman"/>
            </w:rPr>
          </w:pPr>
          <w:r>
            <w:rPr>
              <w:rFonts w:eastAsia="Times New Roman"/>
            </w:rPr>
            <w:t xml:space="preserve">[141]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521F11EA" w14:textId="77777777" w:rsidR="00A87455" w:rsidRDefault="00A87455">
          <w:pPr>
            <w:autoSpaceDE w:val="0"/>
            <w:autoSpaceDN w:val="0"/>
            <w:ind w:hanging="640"/>
            <w:divId w:val="216940200"/>
            <w:rPr>
              <w:rFonts w:eastAsia="Times New Roman"/>
            </w:rPr>
          </w:pPr>
          <w:r>
            <w:rPr>
              <w:rFonts w:eastAsia="Times New Roman"/>
            </w:rPr>
            <w:t xml:space="preserve">[142]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0CFF28DC" w14:textId="77777777" w:rsidR="00A87455" w:rsidRDefault="00A87455">
          <w:pPr>
            <w:autoSpaceDE w:val="0"/>
            <w:autoSpaceDN w:val="0"/>
            <w:ind w:hanging="640"/>
            <w:divId w:val="1485971163"/>
            <w:rPr>
              <w:rFonts w:eastAsia="Times New Roman"/>
            </w:rPr>
          </w:pPr>
          <w:r>
            <w:rPr>
              <w:rFonts w:eastAsia="Times New Roman"/>
            </w:rPr>
            <w:t xml:space="preserve">[143] </w:t>
          </w:r>
          <w:r>
            <w:rPr>
              <w:rFonts w:eastAsia="Times New Roman"/>
            </w:rPr>
            <w:tab/>
            <w:t xml:space="preserve">JON FAVREAU. </w:t>
          </w:r>
          <w:proofErr w:type="spellStart"/>
          <w:r>
            <w:rPr>
              <w:rFonts w:eastAsia="Times New Roman"/>
            </w:rPr>
            <w:t>The</w:t>
          </w:r>
          <w:proofErr w:type="spellEnd"/>
          <w:r>
            <w:rPr>
              <w:rFonts w:eastAsia="Times New Roman"/>
            </w:rPr>
            <w:t xml:space="preserve"> </w:t>
          </w:r>
          <w:proofErr w:type="spellStart"/>
          <w:r>
            <w:rPr>
              <w:rFonts w:eastAsia="Times New Roman"/>
            </w:rPr>
            <w:t>Mandalorian</w:t>
          </w:r>
          <w:proofErr w:type="spellEnd"/>
          <w:r>
            <w:rPr>
              <w:rFonts w:eastAsia="Times New Roman"/>
            </w:rPr>
            <w:t>. In</w:t>
          </w:r>
          <w:proofErr w:type="gramStart"/>
          <w:r>
            <w:rPr>
              <w:rFonts w:eastAsia="Times New Roman"/>
            </w:rPr>
            <w:t>: .</w:t>
          </w:r>
          <w:proofErr w:type="gramEnd"/>
          <w:r>
            <w:rPr>
              <w:rFonts w:eastAsia="Times New Roman"/>
            </w:rPr>
            <w:t xml:space="preserve"> 2019. </w:t>
          </w:r>
        </w:p>
        <w:p w14:paraId="33CF3426" w14:textId="77777777" w:rsidR="00A87455" w:rsidRDefault="00A87455">
          <w:pPr>
            <w:autoSpaceDE w:val="0"/>
            <w:autoSpaceDN w:val="0"/>
            <w:ind w:hanging="640"/>
            <w:divId w:val="1476877042"/>
            <w:rPr>
              <w:rFonts w:eastAsia="Times New Roman"/>
            </w:rPr>
          </w:pPr>
          <w:r>
            <w:rPr>
              <w:rFonts w:eastAsia="Times New Roman"/>
            </w:rPr>
            <w:t xml:space="preserve">[144] </w:t>
          </w:r>
          <w:r>
            <w:rPr>
              <w:rFonts w:eastAsia="Times New Roman"/>
            </w:rPr>
            <w:tab/>
          </w:r>
          <w:proofErr w:type="spellStart"/>
          <w:r>
            <w:rPr>
              <w:rFonts w:eastAsia="Times New Roman"/>
              <w:i/>
              <w:iCs/>
            </w:rPr>
            <w:t>Fortnite</w:t>
          </w:r>
          <w:proofErr w:type="spellEnd"/>
          <w:r>
            <w:rPr>
              <w:rFonts w:eastAsia="Times New Roman"/>
              <w:i/>
              <w:iCs/>
            </w:rPr>
            <w:t xml:space="preserve"> | </w:t>
          </w:r>
          <w:proofErr w:type="spellStart"/>
          <w:r>
            <w:rPr>
              <w:rFonts w:eastAsia="Times New Roman"/>
              <w:i/>
              <w:iCs/>
            </w:rPr>
            <w:t>Create</w:t>
          </w:r>
          <w:proofErr w:type="spellEnd"/>
          <w:r>
            <w:rPr>
              <w:rFonts w:eastAsia="Times New Roman"/>
              <w:i/>
              <w:iCs/>
            </w:rPr>
            <w:t xml:space="preserve">, Play &amp; </w:t>
          </w:r>
          <w:proofErr w:type="spellStart"/>
          <w:r>
            <w:rPr>
              <w:rFonts w:eastAsia="Times New Roman"/>
              <w:i/>
              <w:iCs/>
            </w:rPr>
            <w:t>Battle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Friends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gramStart"/>
          <w:r>
            <w:rPr>
              <w:rFonts w:eastAsia="Times New Roman"/>
              <w:i/>
              <w:iCs/>
            </w:rPr>
            <w:t xml:space="preserve">Free - </w:t>
          </w:r>
          <w:proofErr w:type="spellStart"/>
          <w:r>
            <w:rPr>
              <w:rFonts w:eastAsia="Times New Roman"/>
              <w:i/>
              <w:iCs/>
            </w:rPr>
            <w:t>Fortnite</w:t>
          </w:r>
          <w:proofErr w:type="spellEnd"/>
          <w:proofErr w:type="gramEnd"/>
          <w:r>
            <w:rPr>
              <w:rFonts w:eastAsia="Times New Roman"/>
            </w:rPr>
            <w:t xml:space="preserve"> [online]. [vid. 2023-03-24]. Dostupné z: https://www.fortnite.com/</w:t>
          </w:r>
        </w:p>
        <w:p w14:paraId="2F10606F" w14:textId="77777777" w:rsidR="00A87455" w:rsidRDefault="00A87455">
          <w:pPr>
            <w:autoSpaceDE w:val="0"/>
            <w:autoSpaceDN w:val="0"/>
            <w:ind w:hanging="640"/>
            <w:divId w:val="598030113"/>
            <w:rPr>
              <w:rFonts w:eastAsia="Times New Roman"/>
            </w:rPr>
          </w:pPr>
          <w:r>
            <w:rPr>
              <w:rFonts w:eastAsia="Times New Roman"/>
            </w:rPr>
            <w:t xml:space="preserve">[145] </w:t>
          </w:r>
          <w:r>
            <w:rPr>
              <w:rFonts w:eastAsia="Times New Roman"/>
            </w:rPr>
            <w:tab/>
          </w:r>
          <w:proofErr w:type="spellStart"/>
          <w:r>
            <w:rPr>
              <w:rFonts w:eastAsia="Times New Roman"/>
              <w:i/>
              <w:iCs/>
            </w:rPr>
            <w:t>Borderlands</w:t>
          </w:r>
          <w:proofErr w:type="spellEnd"/>
          <w:r>
            <w:rPr>
              <w:rFonts w:eastAsia="Times New Roman"/>
            </w:rPr>
            <w:t xml:space="preserve"> [online]. [vid. 2023-03-24]. Dostupné z: https://borderlands.com/en-US/</w:t>
          </w:r>
        </w:p>
        <w:p w14:paraId="225058DE" w14:textId="77777777" w:rsidR="00A87455" w:rsidRDefault="00A87455">
          <w:pPr>
            <w:autoSpaceDE w:val="0"/>
            <w:autoSpaceDN w:val="0"/>
            <w:ind w:hanging="640"/>
            <w:divId w:val="271597855"/>
            <w:rPr>
              <w:rFonts w:eastAsia="Times New Roman"/>
            </w:rPr>
          </w:pPr>
          <w:r>
            <w:rPr>
              <w:rFonts w:eastAsia="Times New Roman"/>
            </w:rPr>
            <w:t xml:space="preserve">[146]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7F6E0E9E" w14:textId="77777777" w:rsidR="00A87455" w:rsidRDefault="00A87455">
          <w:pPr>
            <w:autoSpaceDE w:val="0"/>
            <w:autoSpaceDN w:val="0"/>
            <w:ind w:hanging="640"/>
            <w:divId w:val="1268536234"/>
            <w:rPr>
              <w:rFonts w:eastAsia="Times New Roman"/>
            </w:rPr>
          </w:pPr>
          <w:r>
            <w:rPr>
              <w:rFonts w:eastAsia="Times New Roman"/>
            </w:rPr>
            <w:t xml:space="preserve">[147]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3C33B8A9" w14:textId="77777777" w:rsidR="00A87455" w:rsidRDefault="00A87455">
          <w:pPr>
            <w:autoSpaceDE w:val="0"/>
            <w:autoSpaceDN w:val="0"/>
            <w:ind w:hanging="640"/>
            <w:divId w:val="1293974432"/>
            <w:rPr>
              <w:rFonts w:eastAsia="Times New Roman"/>
            </w:rPr>
          </w:pPr>
          <w:r>
            <w:rPr>
              <w:rFonts w:eastAsia="Times New Roman"/>
            </w:rPr>
            <w:t xml:space="preserve">[148]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27400F93" w14:textId="77777777" w:rsidR="00A87455" w:rsidRDefault="00A87455">
          <w:pPr>
            <w:autoSpaceDE w:val="0"/>
            <w:autoSpaceDN w:val="0"/>
            <w:ind w:hanging="640"/>
            <w:divId w:val="1477186328"/>
            <w:rPr>
              <w:rFonts w:eastAsia="Times New Roman"/>
            </w:rPr>
          </w:pPr>
          <w:r>
            <w:rPr>
              <w:rFonts w:eastAsia="Times New Roman"/>
            </w:rPr>
            <w:lastRenderedPageBreak/>
            <w:t xml:space="preserve">[149]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FA24E9F" w14:textId="77777777" w:rsidR="00A87455" w:rsidRDefault="00A87455">
          <w:pPr>
            <w:autoSpaceDE w:val="0"/>
            <w:autoSpaceDN w:val="0"/>
            <w:ind w:hanging="640"/>
            <w:divId w:val="62801927"/>
            <w:rPr>
              <w:rFonts w:eastAsia="Times New Roman"/>
            </w:rPr>
          </w:pPr>
          <w:r>
            <w:rPr>
              <w:rFonts w:eastAsia="Times New Roman"/>
            </w:rPr>
            <w:t xml:space="preserve">[150]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70AF09E4" w14:textId="77777777" w:rsidR="00A87455" w:rsidRDefault="00A87455">
          <w:pPr>
            <w:autoSpaceDE w:val="0"/>
            <w:autoSpaceDN w:val="0"/>
            <w:ind w:hanging="640"/>
            <w:divId w:val="1610506267"/>
            <w:rPr>
              <w:rFonts w:eastAsia="Times New Roman"/>
            </w:rPr>
          </w:pPr>
          <w:r>
            <w:rPr>
              <w:rFonts w:eastAsia="Times New Roman"/>
            </w:rPr>
            <w:t xml:space="preserve">[151]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061B71C2" w14:textId="77777777" w:rsidR="00A87455" w:rsidRDefault="00A87455">
          <w:pPr>
            <w:autoSpaceDE w:val="0"/>
            <w:autoSpaceDN w:val="0"/>
            <w:ind w:hanging="640"/>
            <w:divId w:val="2114394803"/>
            <w:rPr>
              <w:rFonts w:eastAsia="Times New Roman"/>
            </w:rPr>
          </w:pPr>
          <w:r>
            <w:rPr>
              <w:rFonts w:eastAsia="Times New Roman"/>
            </w:rPr>
            <w:t xml:space="preserve">[152]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65E7D1C0" w14:textId="77777777" w:rsidR="00A87455" w:rsidRDefault="00A87455">
          <w:pPr>
            <w:autoSpaceDE w:val="0"/>
            <w:autoSpaceDN w:val="0"/>
            <w:ind w:hanging="640"/>
            <w:divId w:val="1569346006"/>
            <w:rPr>
              <w:rFonts w:eastAsia="Times New Roman"/>
            </w:rPr>
          </w:pPr>
          <w:r>
            <w:rPr>
              <w:rFonts w:eastAsia="Times New Roman"/>
            </w:rPr>
            <w:t xml:space="preserve">[153]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0966AE63" w14:textId="77777777" w:rsidR="00A87455" w:rsidRDefault="00A87455">
          <w:pPr>
            <w:autoSpaceDE w:val="0"/>
            <w:autoSpaceDN w:val="0"/>
            <w:ind w:hanging="640"/>
            <w:divId w:val="526716873"/>
            <w:rPr>
              <w:rFonts w:eastAsia="Times New Roman"/>
            </w:rPr>
          </w:pPr>
          <w:r>
            <w:rPr>
              <w:rFonts w:eastAsia="Times New Roman"/>
            </w:rPr>
            <w:t xml:space="preserve">[154] </w:t>
          </w:r>
          <w:r>
            <w:rPr>
              <w:rFonts w:eastAsia="Times New Roman"/>
            </w:rPr>
            <w:tab/>
          </w:r>
          <w:r>
            <w:rPr>
              <w:rFonts w:eastAsia="Times New Roman"/>
              <w:i/>
              <w:iCs/>
            </w:rPr>
            <w:t xml:space="preserve">Design </w:t>
          </w:r>
          <w:proofErr w:type="spellStart"/>
          <w:r>
            <w:rPr>
              <w:rFonts w:eastAsia="Times New Roman"/>
              <w:i/>
              <w:iCs/>
            </w:rPr>
            <w:t>Patterns</w:t>
          </w:r>
          <w:proofErr w:type="spellEnd"/>
          <w:r>
            <w:rPr>
              <w:rFonts w:eastAsia="Times New Roman"/>
            </w:rPr>
            <w:t xml:space="preserve"> [online]. [vid. 2023-03-20]. Dostupné z: https://refactoring.guru/design-patterns</w:t>
          </w:r>
        </w:p>
        <w:p w14:paraId="433CB434" w14:textId="77777777" w:rsidR="00A87455" w:rsidRDefault="00A87455">
          <w:pPr>
            <w:autoSpaceDE w:val="0"/>
            <w:autoSpaceDN w:val="0"/>
            <w:ind w:hanging="640"/>
            <w:divId w:val="826164596"/>
            <w:rPr>
              <w:rFonts w:eastAsia="Times New Roman"/>
            </w:rPr>
          </w:pPr>
          <w:r>
            <w:rPr>
              <w:rFonts w:eastAsia="Times New Roman"/>
            </w:rPr>
            <w:t xml:space="preserve">[155] </w:t>
          </w:r>
          <w:r>
            <w:rPr>
              <w:rFonts w:eastAsia="Times New Roman"/>
            </w:rPr>
            <w:tab/>
          </w:r>
          <w:proofErr w:type="spellStart"/>
          <w:r>
            <w:rPr>
              <w:rFonts w:eastAsia="Times New Roman"/>
              <w:i/>
              <w:iCs/>
            </w:rPr>
            <w:t>History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patterns</w:t>
          </w:r>
          <w:proofErr w:type="spellEnd"/>
          <w:r>
            <w:rPr>
              <w:rFonts w:eastAsia="Times New Roman"/>
            </w:rPr>
            <w:t xml:space="preserve"> [online]. [vid. 2023-03-20]. Dostupné z: https://refactoring.guru/design-patterns/history</w:t>
          </w:r>
        </w:p>
        <w:p w14:paraId="0AD9F720" w14:textId="77777777" w:rsidR="00A87455" w:rsidRDefault="00A87455">
          <w:pPr>
            <w:autoSpaceDE w:val="0"/>
            <w:autoSpaceDN w:val="0"/>
            <w:ind w:hanging="640"/>
            <w:divId w:val="495805542"/>
            <w:rPr>
              <w:rFonts w:eastAsia="Times New Roman"/>
            </w:rPr>
          </w:pPr>
          <w:r>
            <w:rPr>
              <w:rFonts w:eastAsia="Times New Roman"/>
            </w:rPr>
            <w:t xml:space="preserve">[156] </w:t>
          </w:r>
          <w:r>
            <w:rPr>
              <w:rFonts w:eastAsia="Times New Roman"/>
            </w:rPr>
            <w:tab/>
          </w:r>
          <w:proofErr w:type="spellStart"/>
          <w:r>
            <w:rPr>
              <w:rFonts w:eastAsia="Times New Roman"/>
              <w:i/>
              <w:iCs/>
            </w:rPr>
            <w:t>Creational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https://refactoring.guru/design-patterns/creational-patterns</w:t>
          </w:r>
        </w:p>
        <w:p w14:paraId="66EA3DFF" w14:textId="77777777" w:rsidR="00A87455" w:rsidRDefault="00A87455">
          <w:pPr>
            <w:autoSpaceDE w:val="0"/>
            <w:autoSpaceDN w:val="0"/>
            <w:ind w:hanging="640"/>
            <w:divId w:val="1165820055"/>
            <w:rPr>
              <w:rFonts w:eastAsia="Times New Roman"/>
            </w:rPr>
          </w:pPr>
          <w:r>
            <w:rPr>
              <w:rFonts w:eastAsia="Times New Roman"/>
            </w:rPr>
            <w:t xml:space="preserve">[157] </w:t>
          </w:r>
          <w:r>
            <w:rPr>
              <w:rFonts w:eastAsia="Times New Roman"/>
            </w:rPr>
            <w:tab/>
          </w:r>
          <w:proofErr w:type="spellStart"/>
          <w:r>
            <w:rPr>
              <w:rFonts w:eastAsia="Times New Roman"/>
              <w:i/>
              <w:iCs/>
            </w:rPr>
            <w:t>Structural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https://refactoring.guru/design-patterns/structural-patterns</w:t>
          </w:r>
        </w:p>
        <w:p w14:paraId="43594264" w14:textId="77777777" w:rsidR="00A87455" w:rsidRDefault="00A87455">
          <w:pPr>
            <w:autoSpaceDE w:val="0"/>
            <w:autoSpaceDN w:val="0"/>
            <w:ind w:hanging="640"/>
            <w:divId w:val="826361798"/>
            <w:rPr>
              <w:rFonts w:eastAsia="Times New Roman"/>
            </w:rPr>
          </w:pPr>
          <w:r>
            <w:rPr>
              <w:rFonts w:eastAsia="Times New Roman"/>
            </w:rPr>
            <w:t xml:space="preserve">[158] </w:t>
          </w:r>
          <w:r>
            <w:rPr>
              <w:rFonts w:eastAsia="Times New Roman"/>
            </w:rPr>
            <w:tab/>
          </w:r>
          <w:proofErr w:type="spellStart"/>
          <w:r>
            <w:rPr>
              <w:rFonts w:eastAsia="Times New Roman"/>
              <w:i/>
              <w:iCs/>
            </w:rPr>
            <w:t>Behavioral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https://refactoring.guru/design-patterns/behavioral-patterns</w:t>
          </w:r>
        </w:p>
        <w:p w14:paraId="5254DF9A" w14:textId="77777777" w:rsidR="00A87455" w:rsidRDefault="00A87455">
          <w:pPr>
            <w:autoSpaceDE w:val="0"/>
            <w:autoSpaceDN w:val="0"/>
            <w:ind w:hanging="640"/>
            <w:divId w:val="377246238"/>
            <w:rPr>
              <w:rFonts w:eastAsia="Times New Roman"/>
            </w:rPr>
          </w:pPr>
          <w:r>
            <w:rPr>
              <w:rFonts w:eastAsia="Times New Roman"/>
            </w:rPr>
            <w:t xml:space="preserve">[159] </w:t>
          </w:r>
          <w:r>
            <w:rPr>
              <w:rFonts w:eastAsia="Times New Roman"/>
            </w:rPr>
            <w:tab/>
          </w:r>
          <w:proofErr w:type="spellStart"/>
          <w:r>
            <w:rPr>
              <w:rFonts w:eastAsia="Times New Roman"/>
              <w:i/>
              <w:iCs/>
            </w:rPr>
            <w:t>Factory</w:t>
          </w:r>
          <w:proofErr w:type="spellEnd"/>
          <w:r>
            <w:rPr>
              <w:rFonts w:eastAsia="Times New Roman"/>
              <w:i/>
              <w:iCs/>
            </w:rPr>
            <w:t xml:space="preserve"> </w:t>
          </w:r>
          <w:proofErr w:type="spellStart"/>
          <w:r>
            <w:rPr>
              <w:rFonts w:eastAsia="Times New Roman"/>
              <w:i/>
              <w:iCs/>
            </w:rPr>
            <w:t>Method</w:t>
          </w:r>
          <w:proofErr w:type="spellEnd"/>
          <w:r>
            <w:rPr>
              <w:rFonts w:eastAsia="Times New Roman"/>
            </w:rPr>
            <w:t xml:space="preserve"> [online]. [vid. 2023-03-20]. Dostupné z: https://refactoring.guru/design-patterns/factory-method</w:t>
          </w:r>
        </w:p>
        <w:p w14:paraId="1D12F8A7" w14:textId="77777777" w:rsidR="00A87455" w:rsidRDefault="00A87455">
          <w:pPr>
            <w:autoSpaceDE w:val="0"/>
            <w:autoSpaceDN w:val="0"/>
            <w:ind w:hanging="640"/>
            <w:divId w:val="1826386638"/>
            <w:rPr>
              <w:rFonts w:eastAsia="Times New Roman"/>
            </w:rPr>
          </w:pPr>
          <w:r>
            <w:rPr>
              <w:rFonts w:eastAsia="Times New Roman"/>
            </w:rPr>
            <w:t xml:space="preserve">[160]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p>
        <w:p w14:paraId="7BD9F31C" w14:textId="77777777" w:rsidR="00A87455" w:rsidRDefault="00A87455">
          <w:pPr>
            <w:autoSpaceDE w:val="0"/>
            <w:autoSpaceDN w:val="0"/>
            <w:ind w:hanging="640"/>
            <w:divId w:val="1840119936"/>
            <w:rPr>
              <w:rFonts w:eastAsia="Times New Roman"/>
            </w:rPr>
          </w:pPr>
          <w:r>
            <w:rPr>
              <w:rFonts w:eastAsia="Times New Roman"/>
            </w:rPr>
            <w:t xml:space="preserve">[161] </w:t>
          </w:r>
          <w:r>
            <w:rPr>
              <w:rFonts w:eastAsia="Times New Roman"/>
            </w:rPr>
            <w:tab/>
          </w:r>
          <w:proofErr w:type="spellStart"/>
          <w:r>
            <w:rPr>
              <w:rFonts w:eastAsia="Times New Roman"/>
              <w:i/>
              <w:iCs/>
            </w:rPr>
            <w:t>Flyweight</w:t>
          </w:r>
          <w:proofErr w:type="spellEnd"/>
          <w:r>
            <w:rPr>
              <w:rFonts w:eastAsia="Times New Roman"/>
            </w:rPr>
            <w:t xml:space="preserve"> [online]. [vid. 2023-03-20]. Dostupné z: https://refactoring.guru/design-patterns/flyweight</w:t>
          </w:r>
        </w:p>
        <w:p w14:paraId="73506E35" w14:textId="77777777" w:rsidR="00A87455" w:rsidRDefault="00A87455">
          <w:pPr>
            <w:autoSpaceDE w:val="0"/>
            <w:autoSpaceDN w:val="0"/>
            <w:ind w:hanging="640"/>
            <w:divId w:val="1213154875"/>
            <w:rPr>
              <w:rFonts w:eastAsia="Times New Roman"/>
            </w:rPr>
          </w:pPr>
          <w:r>
            <w:rPr>
              <w:rFonts w:eastAsia="Times New Roman"/>
            </w:rPr>
            <w:t xml:space="preserve">[162] </w:t>
          </w:r>
          <w:r>
            <w:rPr>
              <w:rFonts w:eastAsia="Times New Roman"/>
            </w:rPr>
            <w:tab/>
          </w:r>
          <w:proofErr w:type="spellStart"/>
          <w:r>
            <w:rPr>
              <w:rFonts w:eastAsia="Times New Roman"/>
              <w:i/>
              <w:iCs/>
            </w:rPr>
            <w:t>Observer</w:t>
          </w:r>
          <w:proofErr w:type="spellEnd"/>
          <w:r>
            <w:rPr>
              <w:rFonts w:eastAsia="Times New Roman"/>
            </w:rPr>
            <w:t xml:space="preserve"> [online]. [vid. 2023-03-21]. Dostupné z: https://refactoring.guru/design-patterns/observer</w:t>
          </w:r>
        </w:p>
        <w:p w14:paraId="6FA0DCF7" w14:textId="77777777" w:rsidR="00A87455" w:rsidRDefault="00A87455">
          <w:pPr>
            <w:autoSpaceDE w:val="0"/>
            <w:autoSpaceDN w:val="0"/>
            <w:ind w:hanging="640"/>
            <w:divId w:val="1926379714"/>
            <w:rPr>
              <w:rFonts w:eastAsia="Times New Roman"/>
            </w:rPr>
          </w:pPr>
          <w:r>
            <w:rPr>
              <w:rFonts w:eastAsia="Times New Roman"/>
            </w:rPr>
            <w:t xml:space="preserve">[163] </w:t>
          </w:r>
          <w:r>
            <w:rPr>
              <w:rFonts w:eastAsia="Times New Roman"/>
            </w:rPr>
            <w:tab/>
          </w:r>
          <w:r>
            <w:rPr>
              <w:rFonts w:eastAsia="Times New Roman"/>
              <w:i/>
              <w:iCs/>
            </w:rPr>
            <w:t>Prototype</w:t>
          </w:r>
          <w:r>
            <w:rPr>
              <w:rFonts w:eastAsia="Times New Roman"/>
            </w:rPr>
            <w:t xml:space="preserve"> [online]. [vid. 2023-03-26]. Dostupné z: https://refactoring.guru/design-patterns/prototype</w:t>
          </w:r>
        </w:p>
        <w:p w14:paraId="0949D75C" w14:textId="77777777" w:rsidR="00A87455" w:rsidRDefault="00A87455">
          <w:pPr>
            <w:autoSpaceDE w:val="0"/>
            <w:autoSpaceDN w:val="0"/>
            <w:ind w:hanging="640"/>
            <w:divId w:val="2074504010"/>
            <w:rPr>
              <w:rFonts w:eastAsia="Times New Roman"/>
            </w:rPr>
          </w:pPr>
          <w:r>
            <w:rPr>
              <w:rFonts w:eastAsia="Times New Roman"/>
            </w:rPr>
            <w:t xml:space="preserve">[164] </w:t>
          </w:r>
          <w:r>
            <w:rPr>
              <w:rFonts w:eastAsia="Times New Roman"/>
            </w:rPr>
            <w:tab/>
          </w:r>
          <w:proofErr w:type="spellStart"/>
          <w:r>
            <w:rPr>
              <w:rFonts w:eastAsia="Times New Roman"/>
              <w:i/>
              <w:iCs/>
            </w:rPr>
            <w:t>State</w:t>
          </w:r>
          <w:proofErr w:type="spellEnd"/>
          <w:r>
            <w:rPr>
              <w:rFonts w:eastAsia="Times New Roman"/>
            </w:rPr>
            <w:t xml:space="preserve"> [online]. [vid. 2023-03-26]. Dostupné z: https://refactoring.guru/design-patterns/state</w:t>
          </w:r>
        </w:p>
        <w:p w14:paraId="70D79FFD" w14:textId="77777777" w:rsidR="00A87455" w:rsidRDefault="00A87455">
          <w:pPr>
            <w:autoSpaceDE w:val="0"/>
            <w:autoSpaceDN w:val="0"/>
            <w:ind w:hanging="640"/>
            <w:divId w:val="273557182"/>
            <w:rPr>
              <w:rFonts w:eastAsia="Times New Roman"/>
            </w:rPr>
          </w:pPr>
          <w:r>
            <w:rPr>
              <w:rFonts w:eastAsia="Times New Roman"/>
            </w:rPr>
            <w:t xml:space="preserve">[165] </w:t>
          </w:r>
          <w:r>
            <w:rPr>
              <w:rFonts w:eastAsia="Times New Roman"/>
            </w:rPr>
            <w:tab/>
          </w:r>
          <w:r>
            <w:rPr>
              <w:rFonts w:eastAsia="Times New Roman"/>
              <w:i/>
              <w:iCs/>
            </w:rPr>
            <w:t xml:space="preserve">Game </w:t>
          </w:r>
          <w:proofErr w:type="gramStart"/>
          <w:r>
            <w:rPr>
              <w:rFonts w:eastAsia="Times New Roman"/>
              <w:i/>
              <w:iCs/>
            </w:rPr>
            <w:t>Manager..</w:t>
          </w:r>
          <w:proofErr w:type="gramEnd"/>
          <w:r>
            <w:rPr>
              <w:rFonts w:eastAsia="Times New Roman"/>
              <w:i/>
              <w:iCs/>
            </w:rPr>
            <w:t xml:space="preserve"> </w:t>
          </w:r>
          <w:proofErr w:type="spellStart"/>
          <w:r>
            <w:rPr>
              <w:rFonts w:eastAsia="Times New Roman"/>
              <w:i/>
              <w:iCs/>
            </w:rPr>
            <w:t>One</w:t>
          </w:r>
          <w:proofErr w:type="spellEnd"/>
          <w:r>
            <w:rPr>
              <w:rFonts w:eastAsia="Times New Roman"/>
              <w:i/>
              <w:iCs/>
            </w:rPr>
            <w:t xml:space="preserve"> Manager to Rule </w:t>
          </w:r>
          <w:proofErr w:type="spellStart"/>
          <w:r>
            <w:rPr>
              <w:rFonts w:eastAsia="Times New Roman"/>
              <w:i/>
              <w:iCs/>
            </w:rPr>
            <w:t>them</w:t>
          </w:r>
          <w:proofErr w:type="spellEnd"/>
          <w:r>
            <w:rPr>
              <w:rFonts w:eastAsia="Times New Roman"/>
              <w:i/>
              <w:iCs/>
            </w:rPr>
            <w:t xml:space="preserve"> All. | by Thomas </w:t>
          </w:r>
          <w:proofErr w:type="spellStart"/>
          <w:r>
            <w:rPr>
              <w:rFonts w:eastAsia="Times New Roman"/>
              <w:i/>
              <w:iCs/>
            </w:rPr>
            <w:t>Kesler</w:t>
          </w:r>
          <w:proofErr w:type="spellEnd"/>
          <w:r>
            <w:rPr>
              <w:rFonts w:eastAsia="Times New Roman"/>
              <w:i/>
              <w:iCs/>
            </w:rPr>
            <w:t xml:space="preserve"> | Medium</w:t>
          </w:r>
          <w:r>
            <w:rPr>
              <w:rFonts w:eastAsia="Times New Roman"/>
            </w:rPr>
            <w:t xml:space="preserve"> [online]. [vid. 2023-03-25]. Dostupné z: https://foxxthom.medium.com/game-manager-one-manager-to-rule-them-all-1c06afa72b23</w:t>
          </w:r>
        </w:p>
        <w:p w14:paraId="27B540EE" w14:textId="61B8F966" w:rsidR="00F67031" w:rsidRDefault="00A87455">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97185" w14:textId="77777777" w:rsidR="00342AFF" w:rsidRDefault="00342AFF" w:rsidP="00891BAF">
      <w:pPr>
        <w:spacing w:after="0" w:line="240" w:lineRule="auto"/>
      </w:pPr>
      <w:r>
        <w:separator/>
      </w:r>
    </w:p>
  </w:endnote>
  <w:endnote w:type="continuationSeparator" w:id="0">
    <w:p w14:paraId="4FE80DCD" w14:textId="77777777" w:rsidR="00342AFF" w:rsidRDefault="00342AFF"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8A9D5" w14:textId="77777777" w:rsidR="00342AFF" w:rsidRDefault="00342AFF" w:rsidP="00891BAF">
      <w:pPr>
        <w:spacing w:after="0" w:line="240" w:lineRule="auto"/>
      </w:pPr>
      <w:r>
        <w:separator/>
      </w:r>
    </w:p>
  </w:footnote>
  <w:footnote w:type="continuationSeparator" w:id="0">
    <w:p w14:paraId="516DA06C" w14:textId="77777777" w:rsidR="00342AFF" w:rsidRDefault="00342AFF"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516F"/>
    <w:rsid w:val="00006C90"/>
    <w:rsid w:val="00007E69"/>
    <w:rsid w:val="000101B9"/>
    <w:rsid w:val="000103BF"/>
    <w:rsid w:val="0001063D"/>
    <w:rsid w:val="000129E4"/>
    <w:rsid w:val="00013200"/>
    <w:rsid w:val="00013516"/>
    <w:rsid w:val="0001501F"/>
    <w:rsid w:val="0001511A"/>
    <w:rsid w:val="000156CD"/>
    <w:rsid w:val="00016474"/>
    <w:rsid w:val="00016564"/>
    <w:rsid w:val="000170B1"/>
    <w:rsid w:val="00017308"/>
    <w:rsid w:val="000176B8"/>
    <w:rsid w:val="000205A6"/>
    <w:rsid w:val="000208AE"/>
    <w:rsid w:val="00021655"/>
    <w:rsid w:val="00022A80"/>
    <w:rsid w:val="00022DED"/>
    <w:rsid w:val="000230F5"/>
    <w:rsid w:val="000237A0"/>
    <w:rsid w:val="00026347"/>
    <w:rsid w:val="000307AB"/>
    <w:rsid w:val="000333CD"/>
    <w:rsid w:val="00034055"/>
    <w:rsid w:val="000343BA"/>
    <w:rsid w:val="000344BE"/>
    <w:rsid w:val="000348AD"/>
    <w:rsid w:val="00035976"/>
    <w:rsid w:val="00035D9C"/>
    <w:rsid w:val="000368ED"/>
    <w:rsid w:val="00036B1F"/>
    <w:rsid w:val="00036F31"/>
    <w:rsid w:val="00037D57"/>
    <w:rsid w:val="000407F5"/>
    <w:rsid w:val="00041243"/>
    <w:rsid w:val="00042F38"/>
    <w:rsid w:val="000442A6"/>
    <w:rsid w:val="000448DF"/>
    <w:rsid w:val="000452F9"/>
    <w:rsid w:val="00045607"/>
    <w:rsid w:val="00045F64"/>
    <w:rsid w:val="0004738A"/>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C65"/>
    <w:rsid w:val="00076F7F"/>
    <w:rsid w:val="00077C90"/>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38D"/>
    <w:rsid w:val="000A0CCB"/>
    <w:rsid w:val="000A1287"/>
    <w:rsid w:val="000A1D8D"/>
    <w:rsid w:val="000A1F80"/>
    <w:rsid w:val="000A226E"/>
    <w:rsid w:val="000A4770"/>
    <w:rsid w:val="000A74F0"/>
    <w:rsid w:val="000A7D06"/>
    <w:rsid w:val="000B1594"/>
    <w:rsid w:val="000B21ED"/>
    <w:rsid w:val="000B3187"/>
    <w:rsid w:val="000B4A03"/>
    <w:rsid w:val="000B4A8E"/>
    <w:rsid w:val="000B4CEC"/>
    <w:rsid w:val="000B56BA"/>
    <w:rsid w:val="000B6D86"/>
    <w:rsid w:val="000B7F2B"/>
    <w:rsid w:val="000C0045"/>
    <w:rsid w:val="000C39B9"/>
    <w:rsid w:val="000C4519"/>
    <w:rsid w:val="000C6410"/>
    <w:rsid w:val="000C7EE4"/>
    <w:rsid w:val="000D0665"/>
    <w:rsid w:val="000D0996"/>
    <w:rsid w:val="000D37B4"/>
    <w:rsid w:val="000D45B1"/>
    <w:rsid w:val="000D45CD"/>
    <w:rsid w:val="000D6D8F"/>
    <w:rsid w:val="000D7BC2"/>
    <w:rsid w:val="000D7E65"/>
    <w:rsid w:val="000E1817"/>
    <w:rsid w:val="000E3B73"/>
    <w:rsid w:val="000E4241"/>
    <w:rsid w:val="000E6AA8"/>
    <w:rsid w:val="000E74BC"/>
    <w:rsid w:val="000F0037"/>
    <w:rsid w:val="000F0FBC"/>
    <w:rsid w:val="000F12D6"/>
    <w:rsid w:val="000F5488"/>
    <w:rsid w:val="000F6216"/>
    <w:rsid w:val="000F745C"/>
    <w:rsid w:val="000F7F76"/>
    <w:rsid w:val="00102352"/>
    <w:rsid w:val="00103158"/>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3B0A"/>
    <w:rsid w:val="00114707"/>
    <w:rsid w:val="00114B15"/>
    <w:rsid w:val="001154D7"/>
    <w:rsid w:val="00117056"/>
    <w:rsid w:val="00117CB0"/>
    <w:rsid w:val="00120484"/>
    <w:rsid w:val="001219EC"/>
    <w:rsid w:val="00121C37"/>
    <w:rsid w:val="0012288F"/>
    <w:rsid w:val="00124AA9"/>
    <w:rsid w:val="00124B1C"/>
    <w:rsid w:val="0012554E"/>
    <w:rsid w:val="00127E76"/>
    <w:rsid w:val="00131709"/>
    <w:rsid w:val="00131F33"/>
    <w:rsid w:val="00133D64"/>
    <w:rsid w:val="00134372"/>
    <w:rsid w:val="001353C7"/>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5D51"/>
    <w:rsid w:val="00167312"/>
    <w:rsid w:val="0016786F"/>
    <w:rsid w:val="00170C27"/>
    <w:rsid w:val="00172D55"/>
    <w:rsid w:val="00173CB0"/>
    <w:rsid w:val="001750A6"/>
    <w:rsid w:val="001758D3"/>
    <w:rsid w:val="0017598C"/>
    <w:rsid w:val="00176F63"/>
    <w:rsid w:val="00180E51"/>
    <w:rsid w:val="00181C32"/>
    <w:rsid w:val="00182B8B"/>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725"/>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66AA"/>
    <w:rsid w:val="001B7C1B"/>
    <w:rsid w:val="001C017F"/>
    <w:rsid w:val="001C070B"/>
    <w:rsid w:val="001C1EE6"/>
    <w:rsid w:val="001C29E2"/>
    <w:rsid w:val="001C2C93"/>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D50"/>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983"/>
    <w:rsid w:val="00242F0D"/>
    <w:rsid w:val="002430FC"/>
    <w:rsid w:val="0024414F"/>
    <w:rsid w:val="00244FCB"/>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2668"/>
    <w:rsid w:val="00275A3A"/>
    <w:rsid w:val="00275F66"/>
    <w:rsid w:val="00276208"/>
    <w:rsid w:val="0027700F"/>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C7339"/>
    <w:rsid w:val="002D117F"/>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09D"/>
    <w:rsid w:val="002E712E"/>
    <w:rsid w:val="002E7F98"/>
    <w:rsid w:val="002F0423"/>
    <w:rsid w:val="002F0602"/>
    <w:rsid w:val="002F15A5"/>
    <w:rsid w:val="002F16A8"/>
    <w:rsid w:val="002F2D60"/>
    <w:rsid w:val="002F4FE2"/>
    <w:rsid w:val="002F5A06"/>
    <w:rsid w:val="002F6EE0"/>
    <w:rsid w:val="002F77BA"/>
    <w:rsid w:val="00300C37"/>
    <w:rsid w:val="003019CF"/>
    <w:rsid w:val="003044FF"/>
    <w:rsid w:val="003052F2"/>
    <w:rsid w:val="00306725"/>
    <w:rsid w:val="00307BB8"/>
    <w:rsid w:val="0031059A"/>
    <w:rsid w:val="0031079E"/>
    <w:rsid w:val="00310A0F"/>
    <w:rsid w:val="00311203"/>
    <w:rsid w:val="003114B6"/>
    <w:rsid w:val="00311746"/>
    <w:rsid w:val="00313620"/>
    <w:rsid w:val="00315605"/>
    <w:rsid w:val="003157E7"/>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2AFF"/>
    <w:rsid w:val="0034309A"/>
    <w:rsid w:val="003430CB"/>
    <w:rsid w:val="00343707"/>
    <w:rsid w:val="00344513"/>
    <w:rsid w:val="00344D3F"/>
    <w:rsid w:val="00344E53"/>
    <w:rsid w:val="0035037A"/>
    <w:rsid w:val="0035046F"/>
    <w:rsid w:val="00350555"/>
    <w:rsid w:val="003506AA"/>
    <w:rsid w:val="00351175"/>
    <w:rsid w:val="00351DF5"/>
    <w:rsid w:val="00351FBB"/>
    <w:rsid w:val="00352299"/>
    <w:rsid w:val="003563FD"/>
    <w:rsid w:val="00357142"/>
    <w:rsid w:val="00360334"/>
    <w:rsid w:val="0036057F"/>
    <w:rsid w:val="00360D3E"/>
    <w:rsid w:val="00361458"/>
    <w:rsid w:val="0036239A"/>
    <w:rsid w:val="0036376B"/>
    <w:rsid w:val="00363E5B"/>
    <w:rsid w:val="00364604"/>
    <w:rsid w:val="00364ABD"/>
    <w:rsid w:val="003663E2"/>
    <w:rsid w:val="003670FA"/>
    <w:rsid w:val="003671D6"/>
    <w:rsid w:val="00367815"/>
    <w:rsid w:val="00367BEC"/>
    <w:rsid w:val="00370AC2"/>
    <w:rsid w:val="00371F0C"/>
    <w:rsid w:val="0037283A"/>
    <w:rsid w:val="00372AAE"/>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2F1B"/>
    <w:rsid w:val="003934E3"/>
    <w:rsid w:val="003946B9"/>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C7ECE"/>
    <w:rsid w:val="003D0DCD"/>
    <w:rsid w:val="003D0E1E"/>
    <w:rsid w:val="003D29F0"/>
    <w:rsid w:val="003D352F"/>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E70AD"/>
    <w:rsid w:val="003F016B"/>
    <w:rsid w:val="003F0A92"/>
    <w:rsid w:val="003F119D"/>
    <w:rsid w:val="003F1528"/>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1F7C"/>
    <w:rsid w:val="0041340E"/>
    <w:rsid w:val="004140C1"/>
    <w:rsid w:val="00414562"/>
    <w:rsid w:val="00414718"/>
    <w:rsid w:val="00414AA4"/>
    <w:rsid w:val="00414FD5"/>
    <w:rsid w:val="0041615E"/>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37F78"/>
    <w:rsid w:val="004404E6"/>
    <w:rsid w:val="0044070A"/>
    <w:rsid w:val="00440DAF"/>
    <w:rsid w:val="0044118E"/>
    <w:rsid w:val="0044240B"/>
    <w:rsid w:val="00442947"/>
    <w:rsid w:val="00443509"/>
    <w:rsid w:val="00443B3A"/>
    <w:rsid w:val="00443B90"/>
    <w:rsid w:val="0044421D"/>
    <w:rsid w:val="004471AF"/>
    <w:rsid w:val="0044738D"/>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6647"/>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5E1A"/>
    <w:rsid w:val="004B77A6"/>
    <w:rsid w:val="004C112C"/>
    <w:rsid w:val="004C1174"/>
    <w:rsid w:val="004C1CDA"/>
    <w:rsid w:val="004C2634"/>
    <w:rsid w:val="004C3432"/>
    <w:rsid w:val="004C3E8B"/>
    <w:rsid w:val="004C4433"/>
    <w:rsid w:val="004C67FA"/>
    <w:rsid w:val="004C6B7A"/>
    <w:rsid w:val="004C6EC7"/>
    <w:rsid w:val="004C7113"/>
    <w:rsid w:val="004C7F7F"/>
    <w:rsid w:val="004D0076"/>
    <w:rsid w:val="004D09F6"/>
    <w:rsid w:val="004D2468"/>
    <w:rsid w:val="004D32A5"/>
    <w:rsid w:val="004D3E65"/>
    <w:rsid w:val="004D6AAE"/>
    <w:rsid w:val="004E1632"/>
    <w:rsid w:val="004E2458"/>
    <w:rsid w:val="004E2A30"/>
    <w:rsid w:val="004E52FB"/>
    <w:rsid w:val="004E5531"/>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2108"/>
    <w:rsid w:val="00514BD0"/>
    <w:rsid w:val="005155AE"/>
    <w:rsid w:val="0051575C"/>
    <w:rsid w:val="00515F04"/>
    <w:rsid w:val="00516827"/>
    <w:rsid w:val="00520DEB"/>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0A5"/>
    <w:rsid w:val="00561C65"/>
    <w:rsid w:val="0056450A"/>
    <w:rsid w:val="00564A5C"/>
    <w:rsid w:val="00564A93"/>
    <w:rsid w:val="00565F24"/>
    <w:rsid w:val="005663AA"/>
    <w:rsid w:val="00566877"/>
    <w:rsid w:val="0056751B"/>
    <w:rsid w:val="00570411"/>
    <w:rsid w:val="00571D11"/>
    <w:rsid w:val="00572513"/>
    <w:rsid w:val="00574BC2"/>
    <w:rsid w:val="00574E50"/>
    <w:rsid w:val="005754AB"/>
    <w:rsid w:val="00577C5B"/>
    <w:rsid w:val="00580D08"/>
    <w:rsid w:val="0058285E"/>
    <w:rsid w:val="005834AD"/>
    <w:rsid w:val="00583536"/>
    <w:rsid w:val="005849EC"/>
    <w:rsid w:val="005854C4"/>
    <w:rsid w:val="00585552"/>
    <w:rsid w:val="00585DD5"/>
    <w:rsid w:val="0058749B"/>
    <w:rsid w:val="00587589"/>
    <w:rsid w:val="00590319"/>
    <w:rsid w:val="00590F86"/>
    <w:rsid w:val="00592387"/>
    <w:rsid w:val="00592440"/>
    <w:rsid w:val="0059530C"/>
    <w:rsid w:val="00595B8B"/>
    <w:rsid w:val="00595CFA"/>
    <w:rsid w:val="00596F08"/>
    <w:rsid w:val="00597453"/>
    <w:rsid w:val="005A103F"/>
    <w:rsid w:val="005A10AB"/>
    <w:rsid w:val="005A1621"/>
    <w:rsid w:val="005A1840"/>
    <w:rsid w:val="005A1865"/>
    <w:rsid w:val="005A2FA8"/>
    <w:rsid w:val="005A34DB"/>
    <w:rsid w:val="005A4E62"/>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D7CF4"/>
    <w:rsid w:val="005E0D08"/>
    <w:rsid w:val="005E313F"/>
    <w:rsid w:val="005E412C"/>
    <w:rsid w:val="005E5863"/>
    <w:rsid w:val="005E5B7D"/>
    <w:rsid w:val="005E5CDC"/>
    <w:rsid w:val="005E6382"/>
    <w:rsid w:val="005E74DA"/>
    <w:rsid w:val="005E7BEE"/>
    <w:rsid w:val="005F0341"/>
    <w:rsid w:val="005F0640"/>
    <w:rsid w:val="005F121F"/>
    <w:rsid w:val="005F2828"/>
    <w:rsid w:val="005F2C0F"/>
    <w:rsid w:val="005F5030"/>
    <w:rsid w:val="005F5F90"/>
    <w:rsid w:val="005F730D"/>
    <w:rsid w:val="006001F3"/>
    <w:rsid w:val="00603E49"/>
    <w:rsid w:val="006044F5"/>
    <w:rsid w:val="0060531A"/>
    <w:rsid w:val="00605810"/>
    <w:rsid w:val="00605CFA"/>
    <w:rsid w:val="006070FE"/>
    <w:rsid w:val="00607D51"/>
    <w:rsid w:val="00610CF6"/>
    <w:rsid w:val="006151C6"/>
    <w:rsid w:val="006153B1"/>
    <w:rsid w:val="00621250"/>
    <w:rsid w:val="00621687"/>
    <w:rsid w:val="00621EB4"/>
    <w:rsid w:val="00625E26"/>
    <w:rsid w:val="00625E44"/>
    <w:rsid w:val="00626F2D"/>
    <w:rsid w:val="006271A1"/>
    <w:rsid w:val="00632CDA"/>
    <w:rsid w:val="006335DB"/>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0AB"/>
    <w:rsid w:val="00654A51"/>
    <w:rsid w:val="00654B36"/>
    <w:rsid w:val="00655675"/>
    <w:rsid w:val="006567F8"/>
    <w:rsid w:val="00656854"/>
    <w:rsid w:val="0065706A"/>
    <w:rsid w:val="00657EC4"/>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1DCD"/>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36AF"/>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26E2"/>
    <w:rsid w:val="006E3099"/>
    <w:rsid w:val="006E523C"/>
    <w:rsid w:val="006E5B8A"/>
    <w:rsid w:val="006E65F1"/>
    <w:rsid w:val="006E6D7F"/>
    <w:rsid w:val="006E6F3B"/>
    <w:rsid w:val="006F1124"/>
    <w:rsid w:val="006F2CBC"/>
    <w:rsid w:val="006F2CCB"/>
    <w:rsid w:val="006F36EF"/>
    <w:rsid w:val="006F46BC"/>
    <w:rsid w:val="006F6CEF"/>
    <w:rsid w:val="00702610"/>
    <w:rsid w:val="00702904"/>
    <w:rsid w:val="00703738"/>
    <w:rsid w:val="00703998"/>
    <w:rsid w:val="00704DA0"/>
    <w:rsid w:val="00707912"/>
    <w:rsid w:val="00707F02"/>
    <w:rsid w:val="0071077C"/>
    <w:rsid w:val="00710C66"/>
    <w:rsid w:val="007141EE"/>
    <w:rsid w:val="00715CEA"/>
    <w:rsid w:val="007231A5"/>
    <w:rsid w:val="00724227"/>
    <w:rsid w:val="007262AB"/>
    <w:rsid w:val="00726372"/>
    <w:rsid w:val="00726683"/>
    <w:rsid w:val="00727EEB"/>
    <w:rsid w:val="00730FF6"/>
    <w:rsid w:val="007323A3"/>
    <w:rsid w:val="0073323B"/>
    <w:rsid w:val="00734742"/>
    <w:rsid w:val="00734A50"/>
    <w:rsid w:val="00735319"/>
    <w:rsid w:val="00735B26"/>
    <w:rsid w:val="007362FB"/>
    <w:rsid w:val="0074038A"/>
    <w:rsid w:val="00741724"/>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67279"/>
    <w:rsid w:val="00772B8D"/>
    <w:rsid w:val="0077402B"/>
    <w:rsid w:val="007762C6"/>
    <w:rsid w:val="00776E8C"/>
    <w:rsid w:val="00776E8E"/>
    <w:rsid w:val="007774D6"/>
    <w:rsid w:val="00777A8A"/>
    <w:rsid w:val="00780179"/>
    <w:rsid w:val="007817D6"/>
    <w:rsid w:val="00782859"/>
    <w:rsid w:val="00783A83"/>
    <w:rsid w:val="00783D72"/>
    <w:rsid w:val="007842FC"/>
    <w:rsid w:val="00784B2C"/>
    <w:rsid w:val="00784E59"/>
    <w:rsid w:val="007857AA"/>
    <w:rsid w:val="00785A68"/>
    <w:rsid w:val="0078640B"/>
    <w:rsid w:val="0078643A"/>
    <w:rsid w:val="00787163"/>
    <w:rsid w:val="0079035E"/>
    <w:rsid w:val="007925E6"/>
    <w:rsid w:val="00792800"/>
    <w:rsid w:val="00793099"/>
    <w:rsid w:val="007934C3"/>
    <w:rsid w:val="0079357B"/>
    <w:rsid w:val="00793BAB"/>
    <w:rsid w:val="00794356"/>
    <w:rsid w:val="007958A8"/>
    <w:rsid w:val="007964D6"/>
    <w:rsid w:val="00796D32"/>
    <w:rsid w:val="00797267"/>
    <w:rsid w:val="007A0F5F"/>
    <w:rsid w:val="007A27C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5DDE"/>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033"/>
    <w:rsid w:val="008654C3"/>
    <w:rsid w:val="00865E28"/>
    <w:rsid w:val="00867431"/>
    <w:rsid w:val="008713D5"/>
    <w:rsid w:val="008720A4"/>
    <w:rsid w:val="008726E8"/>
    <w:rsid w:val="00873BD8"/>
    <w:rsid w:val="008744CF"/>
    <w:rsid w:val="00875139"/>
    <w:rsid w:val="008777CC"/>
    <w:rsid w:val="00877A27"/>
    <w:rsid w:val="008801E7"/>
    <w:rsid w:val="008801FA"/>
    <w:rsid w:val="0088116E"/>
    <w:rsid w:val="00882C40"/>
    <w:rsid w:val="00884620"/>
    <w:rsid w:val="00886096"/>
    <w:rsid w:val="0088721F"/>
    <w:rsid w:val="008876FF"/>
    <w:rsid w:val="00891BAF"/>
    <w:rsid w:val="0089334A"/>
    <w:rsid w:val="00893B42"/>
    <w:rsid w:val="00894B23"/>
    <w:rsid w:val="00894C07"/>
    <w:rsid w:val="00894F34"/>
    <w:rsid w:val="0089578E"/>
    <w:rsid w:val="00896D55"/>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982"/>
    <w:rsid w:val="008A6EA8"/>
    <w:rsid w:val="008B12A6"/>
    <w:rsid w:val="008B3118"/>
    <w:rsid w:val="008B3DAE"/>
    <w:rsid w:val="008B40A3"/>
    <w:rsid w:val="008B5F1D"/>
    <w:rsid w:val="008C308A"/>
    <w:rsid w:val="008C4D80"/>
    <w:rsid w:val="008C7A63"/>
    <w:rsid w:val="008C7E50"/>
    <w:rsid w:val="008D047E"/>
    <w:rsid w:val="008D0539"/>
    <w:rsid w:val="008D0D01"/>
    <w:rsid w:val="008D0F73"/>
    <w:rsid w:val="008D19C3"/>
    <w:rsid w:val="008D353C"/>
    <w:rsid w:val="008D3948"/>
    <w:rsid w:val="008D5C56"/>
    <w:rsid w:val="008D6046"/>
    <w:rsid w:val="008D6BB6"/>
    <w:rsid w:val="008E0C43"/>
    <w:rsid w:val="008E4692"/>
    <w:rsid w:val="008F1652"/>
    <w:rsid w:val="008F18F9"/>
    <w:rsid w:val="008F451E"/>
    <w:rsid w:val="008F518D"/>
    <w:rsid w:val="008F5331"/>
    <w:rsid w:val="008F5B84"/>
    <w:rsid w:val="008F5FDC"/>
    <w:rsid w:val="00900330"/>
    <w:rsid w:val="0090122D"/>
    <w:rsid w:val="00903483"/>
    <w:rsid w:val="009059ED"/>
    <w:rsid w:val="0090635E"/>
    <w:rsid w:val="00907685"/>
    <w:rsid w:val="00907992"/>
    <w:rsid w:val="00910660"/>
    <w:rsid w:val="00910D1E"/>
    <w:rsid w:val="009127CB"/>
    <w:rsid w:val="00913B12"/>
    <w:rsid w:val="009140B2"/>
    <w:rsid w:val="00916A36"/>
    <w:rsid w:val="00917DEF"/>
    <w:rsid w:val="009204B9"/>
    <w:rsid w:val="00920E9C"/>
    <w:rsid w:val="00922606"/>
    <w:rsid w:val="00923031"/>
    <w:rsid w:val="00925157"/>
    <w:rsid w:val="00926265"/>
    <w:rsid w:val="009262EE"/>
    <w:rsid w:val="00927F13"/>
    <w:rsid w:val="00930407"/>
    <w:rsid w:val="0093172B"/>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3801"/>
    <w:rsid w:val="00956294"/>
    <w:rsid w:val="00956A68"/>
    <w:rsid w:val="00956EEC"/>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23B"/>
    <w:rsid w:val="00974BBA"/>
    <w:rsid w:val="00974C87"/>
    <w:rsid w:val="00975744"/>
    <w:rsid w:val="009758A1"/>
    <w:rsid w:val="00977492"/>
    <w:rsid w:val="00977A17"/>
    <w:rsid w:val="009808C1"/>
    <w:rsid w:val="009811A0"/>
    <w:rsid w:val="00981C27"/>
    <w:rsid w:val="00981F47"/>
    <w:rsid w:val="00981F68"/>
    <w:rsid w:val="00982E27"/>
    <w:rsid w:val="009839C8"/>
    <w:rsid w:val="009858AF"/>
    <w:rsid w:val="0098795C"/>
    <w:rsid w:val="00987C00"/>
    <w:rsid w:val="00990609"/>
    <w:rsid w:val="0099195B"/>
    <w:rsid w:val="00992B9A"/>
    <w:rsid w:val="00993BA4"/>
    <w:rsid w:val="00993E82"/>
    <w:rsid w:val="00994485"/>
    <w:rsid w:val="0099469D"/>
    <w:rsid w:val="009947EB"/>
    <w:rsid w:val="00994BB4"/>
    <w:rsid w:val="009A0064"/>
    <w:rsid w:val="009A0182"/>
    <w:rsid w:val="009A1406"/>
    <w:rsid w:val="009A31E7"/>
    <w:rsid w:val="009A34E7"/>
    <w:rsid w:val="009A3ED4"/>
    <w:rsid w:val="009A4211"/>
    <w:rsid w:val="009A475F"/>
    <w:rsid w:val="009A7414"/>
    <w:rsid w:val="009B0EF0"/>
    <w:rsid w:val="009B39F8"/>
    <w:rsid w:val="009B45E9"/>
    <w:rsid w:val="009B4BB9"/>
    <w:rsid w:val="009B4E99"/>
    <w:rsid w:val="009B6079"/>
    <w:rsid w:val="009B6DAB"/>
    <w:rsid w:val="009C04B4"/>
    <w:rsid w:val="009C1F9A"/>
    <w:rsid w:val="009C223E"/>
    <w:rsid w:val="009C33E8"/>
    <w:rsid w:val="009C3AD3"/>
    <w:rsid w:val="009C3D7B"/>
    <w:rsid w:val="009C5274"/>
    <w:rsid w:val="009C6419"/>
    <w:rsid w:val="009C6430"/>
    <w:rsid w:val="009C6C87"/>
    <w:rsid w:val="009D074D"/>
    <w:rsid w:val="009D13ED"/>
    <w:rsid w:val="009D24BA"/>
    <w:rsid w:val="009D3620"/>
    <w:rsid w:val="009D419F"/>
    <w:rsid w:val="009D76FA"/>
    <w:rsid w:val="009D7CEA"/>
    <w:rsid w:val="009E087F"/>
    <w:rsid w:val="009E19B0"/>
    <w:rsid w:val="009E27D5"/>
    <w:rsid w:val="009E2957"/>
    <w:rsid w:val="009E2BD1"/>
    <w:rsid w:val="009E31F7"/>
    <w:rsid w:val="009E3447"/>
    <w:rsid w:val="009E570C"/>
    <w:rsid w:val="009E7A8B"/>
    <w:rsid w:val="009F0310"/>
    <w:rsid w:val="009F10B1"/>
    <w:rsid w:val="009F3721"/>
    <w:rsid w:val="009F41D6"/>
    <w:rsid w:val="009F5EBD"/>
    <w:rsid w:val="009F5FD1"/>
    <w:rsid w:val="009F6EB3"/>
    <w:rsid w:val="009F78F5"/>
    <w:rsid w:val="00A0006B"/>
    <w:rsid w:val="00A01251"/>
    <w:rsid w:val="00A03A5D"/>
    <w:rsid w:val="00A03CB1"/>
    <w:rsid w:val="00A04576"/>
    <w:rsid w:val="00A04C16"/>
    <w:rsid w:val="00A0644C"/>
    <w:rsid w:val="00A06F60"/>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607D"/>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1B43"/>
    <w:rsid w:val="00A6253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2311"/>
    <w:rsid w:val="00A8381D"/>
    <w:rsid w:val="00A8398C"/>
    <w:rsid w:val="00A83EAB"/>
    <w:rsid w:val="00A844A3"/>
    <w:rsid w:val="00A84D19"/>
    <w:rsid w:val="00A871AF"/>
    <w:rsid w:val="00A87280"/>
    <w:rsid w:val="00A87455"/>
    <w:rsid w:val="00A9016D"/>
    <w:rsid w:val="00A90BA1"/>
    <w:rsid w:val="00A9126E"/>
    <w:rsid w:val="00A9261F"/>
    <w:rsid w:val="00A93BC6"/>
    <w:rsid w:val="00A9403B"/>
    <w:rsid w:val="00A94B1F"/>
    <w:rsid w:val="00A96D1D"/>
    <w:rsid w:val="00A96D64"/>
    <w:rsid w:val="00A97911"/>
    <w:rsid w:val="00AA1312"/>
    <w:rsid w:val="00AA1F15"/>
    <w:rsid w:val="00AA226C"/>
    <w:rsid w:val="00AA460C"/>
    <w:rsid w:val="00AA54EB"/>
    <w:rsid w:val="00AA73EA"/>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98D"/>
    <w:rsid w:val="00AC4A93"/>
    <w:rsid w:val="00AC4ADE"/>
    <w:rsid w:val="00AC5009"/>
    <w:rsid w:val="00AC5258"/>
    <w:rsid w:val="00AC7645"/>
    <w:rsid w:val="00AC7838"/>
    <w:rsid w:val="00AC783D"/>
    <w:rsid w:val="00AC7A56"/>
    <w:rsid w:val="00AC7EC7"/>
    <w:rsid w:val="00AD0827"/>
    <w:rsid w:val="00AD16D5"/>
    <w:rsid w:val="00AD1960"/>
    <w:rsid w:val="00AD489C"/>
    <w:rsid w:val="00AD600F"/>
    <w:rsid w:val="00AD6CA9"/>
    <w:rsid w:val="00AD6FF6"/>
    <w:rsid w:val="00AD7589"/>
    <w:rsid w:val="00AE05EA"/>
    <w:rsid w:val="00AE0FC3"/>
    <w:rsid w:val="00AE1043"/>
    <w:rsid w:val="00AE1A6C"/>
    <w:rsid w:val="00AE3886"/>
    <w:rsid w:val="00AE42CD"/>
    <w:rsid w:val="00AE4429"/>
    <w:rsid w:val="00AE44C5"/>
    <w:rsid w:val="00AE4A7C"/>
    <w:rsid w:val="00AE538D"/>
    <w:rsid w:val="00AE73C2"/>
    <w:rsid w:val="00AE7602"/>
    <w:rsid w:val="00AF1712"/>
    <w:rsid w:val="00AF17BD"/>
    <w:rsid w:val="00AF1C76"/>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167D"/>
    <w:rsid w:val="00B12240"/>
    <w:rsid w:val="00B13873"/>
    <w:rsid w:val="00B14943"/>
    <w:rsid w:val="00B14F17"/>
    <w:rsid w:val="00B153C0"/>
    <w:rsid w:val="00B15424"/>
    <w:rsid w:val="00B15661"/>
    <w:rsid w:val="00B15FDB"/>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37D90"/>
    <w:rsid w:val="00B4005D"/>
    <w:rsid w:val="00B4128D"/>
    <w:rsid w:val="00B415AB"/>
    <w:rsid w:val="00B4160F"/>
    <w:rsid w:val="00B41D19"/>
    <w:rsid w:val="00B422B6"/>
    <w:rsid w:val="00B423DF"/>
    <w:rsid w:val="00B4561E"/>
    <w:rsid w:val="00B465FA"/>
    <w:rsid w:val="00B47362"/>
    <w:rsid w:val="00B50158"/>
    <w:rsid w:val="00B50D2F"/>
    <w:rsid w:val="00B50DCC"/>
    <w:rsid w:val="00B5215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541"/>
    <w:rsid w:val="00B7176D"/>
    <w:rsid w:val="00B71B79"/>
    <w:rsid w:val="00B747A2"/>
    <w:rsid w:val="00B77B03"/>
    <w:rsid w:val="00B80DE6"/>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96F64"/>
    <w:rsid w:val="00BA1369"/>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C701E"/>
    <w:rsid w:val="00BD18CB"/>
    <w:rsid w:val="00BD1C90"/>
    <w:rsid w:val="00BD3003"/>
    <w:rsid w:val="00BD398B"/>
    <w:rsid w:val="00BD3FC3"/>
    <w:rsid w:val="00BD4AB1"/>
    <w:rsid w:val="00BD53F4"/>
    <w:rsid w:val="00BD6C97"/>
    <w:rsid w:val="00BD6F46"/>
    <w:rsid w:val="00BD7260"/>
    <w:rsid w:val="00BD7692"/>
    <w:rsid w:val="00BE0C3C"/>
    <w:rsid w:val="00BE2437"/>
    <w:rsid w:val="00BE3A67"/>
    <w:rsid w:val="00BE4F83"/>
    <w:rsid w:val="00BE554C"/>
    <w:rsid w:val="00BE5CA7"/>
    <w:rsid w:val="00BE5EE2"/>
    <w:rsid w:val="00BE6DE1"/>
    <w:rsid w:val="00BF1472"/>
    <w:rsid w:val="00BF1725"/>
    <w:rsid w:val="00BF18BA"/>
    <w:rsid w:val="00BF4095"/>
    <w:rsid w:val="00BF5562"/>
    <w:rsid w:val="00BF5981"/>
    <w:rsid w:val="00BF5EF7"/>
    <w:rsid w:val="00C0052A"/>
    <w:rsid w:val="00C0069B"/>
    <w:rsid w:val="00C00EA8"/>
    <w:rsid w:val="00C01E7A"/>
    <w:rsid w:val="00C03556"/>
    <w:rsid w:val="00C03E59"/>
    <w:rsid w:val="00C0405E"/>
    <w:rsid w:val="00C061C9"/>
    <w:rsid w:val="00C063D8"/>
    <w:rsid w:val="00C07201"/>
    <w:rsid w:val="00C11166"/>
    <w:rsid w:val="00C117CD"/>
    <w:rsid w:val="00C1215F"/>
    <w:rsid w:val="00C13FED"/>
    <w:rsid w:val="00C15447"/>
    <w:rsid w:val="00C16370"/>
    <w:rsid w:val="00C16D85"/>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7BB"/>
    <w:rsid w:val="00C84E8F"/>
    <w:rsid w:val="00C855F4"/>
    <w:rsid w:val="00C85D30"/>
    <w:rsid w:val="00C86021"/>
    <w:rsid w:val="00C8787D"/>
    <w:rsid w:val="00C87FE7"/>
    <w:rsid w:val="00C90244"/>
    <w:rsid w:val="00C90B4B"/>
    <w:rsid w:val="00C91041"/>
    <w:rsid w:val="00C9225B"/>
    <w:rsid w:val="00C923DC"/>
    <w:rsid w:val="00C94F03"/>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48D"/>
    <w:rsid w:val="00CE39BE"/>
    <w:rsid w:val="00CE485E"/>
    <w:rsid w:val="00CE5774"/>
    <w:rsid w:val="00CE58F8"/>
    <w:rsid w:val="00CE5F48"/>
    <w:rsid w:val="00CE7284"/>
    <w:rsid w:val="00CE75E2"/>
    <w:rsid w:val="00CF1429"/>
    <w:rsid w:val="00CF1A4C"/>
    <w:rsid w:val="00CF1D09"/>
    <w:rsid w:val="00CF1ED2"/>
    <w:rsid w:val="00CF38E3"/>
    <w:rsid w:val="00CF3BE9"/>
    <w:rsid w:val="00CF55FF"/>
    <w:rsid w:val="00CF5CC9"/>
    <w:rsid w:val="00CF62D9"/>
    <w:rsid w:val="00CF6877"/>
    <w:rsid w:val="00CF6A48"/>
    <w:rsid w:val="00CF7D47"/>
    <w:rsid w:val="00CF7FCA"/>
    <w:rsid w:val="00D00025"/>
    <w:rsid w:val="00D001E8"/>
    <w:rsid w:val="00D01310"/>
    <w:rsid w:val="00D01719"/>
    <w:rsid w:val="00D03055"/>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3FA5"/>
    <w:rsid w:val="00D14C9B"/>
    <w:rsid w:val="00D14E51"/>
    <w:rsid w:val="00D15685"/>
    <w:rsid w:val="00D20A25"/>
    <w:rsid w:val="00D20F7B"/>
    <w:rsid w:val="00D211D3"/>
    <w:rsid w:val="00D2156A"/>
    <w:rsid w:val="00D216F8"/>
    <w:rsid w:val="00D22399"/>
    <w:rsid w:val="00D22DAC"/>
    <w:rsid w:val="00D23F64"/>
    <w:rsid w:val="00D248A8"/>
    <w:rsid w:val="00D2498B"/>
    <w:rsid w:val="00D25ABA"/>
    <w:rsid w:val="00D2658E"/>
    <w:rsid w:val="00D26C2D"/>
    <w:rsid w:val="00D270B7"/>
    <w:rsid w:val="00D317CC"/>
    <w:rsid w:val="00D31E75"/>
    <w:rsid w:val="00D339C2"/>
    <w:rsid w:val="00D34C9C"/>
    <w:rsid w:val="00D36A82"/>
    <w:rsid w:val="00D37BCB"/>
    <w:rsid w:val="00D401F1"/>
    <w:rsid w:val="00D4056D"/>
    <w:rsid w:val="00D41255"/>
    <w:rsid w:val="00D429F5"/>
    <w:rsid w:val="00D42A76"/>
    <w:rsid w:val="00D43378"/>
    <w:rsid w:val="00D43670"/>
    <w:rsid w:val="00D44688"/>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500"/>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75B"/>
    <w:rsid w:val="00DB19A8"/>
    <w:rsid w:val="00DB3575"/>
    <w:rsid w:val="00DB4E84"/>
    <w:rsid w:val="00DB5380"/>
    <w:rsid w:val="00DB634C"/>
    <w:rsid w:val="00DB7980"/>
    <w:rsid w:val="00DB7DD7"/>
    <w:rsid w:val="00DC12F4"/>
    <w:rsid w:val="00DC1351"/>
    <w:rsid w:val="00DC150A"/>
    <w:rsid w:val="00DC2FF6"/>
    <w:rsid w:val="00DC4817"/>
    <w:rsid w:val="00DC53E4"/>
    <w:rsid w:val="00DC6849"/>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4D75"/>
    <w:rsid w:val="00DE5233"/>
    <w:rsid w:val="00DE5A44"/>
    <w:rsid w:val="00DE5BFB"/>
    <w:rsid w:val="00DE69AE"/>
    <w:rsid w:val="00DE72C1"/>
    <w:rsid w:val="00DF15CE"/>
    <w:rsid w:val="00DF1F16"/>
    <w:rsid w:val="00DF2014"/>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02A8"/>
    <w:rsid w:val="00E11909"/>
    <w:rsid w:val="00E12C63"/>
    <w:rsid w:val="00E12D2A"/>
    <w:rsid w:val="00E12DD3"/>
    <w:rsid w:val="00E14DAA"/>
    <w:rsid w:val="00E15DBB"/>
    <w:rsid w:val="00E17C7D"/>
    <w:rsid w:val="00E20AD8"/>
    <w:rsid w:val="00E21E87"/>
    <w:rsid w:val="00E22A93"/>
    <w:rsid w:val="00E22E63"/>
    <w:rsid w:val="00E232CC"/>
    <w:rsid w:val="00E243F7"/>
    <w:rsid w:val="00E2483E"/>
    <w:rsid w:val="00E24A31"/>
    <w:rsid w:val="00E24AAE"/>
    <w:rsid w:val="00E25D2E"/>
    <w:rsid w:val="00E260D2"/>
    <w:rsid w:val="00E2622F"/>
    <w:rsid w:val="00E30248"/>
    <w:rsid w:val="00E30D43"/>
    <w:rsid w:val="00E33567"/>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053F"/>
    <w:rsid w:val="00E6596F"/>
    <w:rsid w:val="00E66DC9"/>
    <w:rsid w:val="00E672DC"/>
    <w:rsid w:val="00E7001C"/>
    <w:rsid w:val="00E716E2"/>
    <w:rsid w:val="00E71980"/>
    <w:rsid w:val="00E7518E"/>
    <w:rsid w:val="00E7527B"/>
    <w:rsid w:val="00E7635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2CAE"/>
    <w:rsid w:val="00F13E8E"/>
    <w:rsid w:val="00F150AD"/>
    <w:rsid w:val="00F1717B"/>
    <w:rsid w:val="00F209A6"/>
    <w:rsid w:val="00F22BF7"/>
    <w:rsid w:val="00F22DFA"/>
    <w:rsid w:val="00F22FEC"/>
    <w:rsid w:val="00F239F0"/>
    <w:rsid w:val="00F25A22"/>
    <w:rsid w:val="00F26F08"/>
    <w:rsid w:val="00F270F8"/>
    <w:rsid w:val="00F276F7"/>
    <w:rsid w:val="00F30285"/>
    <w:rsid w:val="00F31707"/>
    <w:rsid w:val="00F338ED"/>
    <w:rsid w:val="00F34496"/>
    <w:rsid w:val="00F34EDF"/>
    <w:rsid w:val="00F40AC6"/>
    <w:rsid w:val="00F41AA5"/>
    <w:rsid w:val="00F46C23"/>
    <w:rsid w:val="00F47482"/>
    <w:rsid w:val="00F4767E"/>
    <w:rsid w:val="00F5094F"/>
    <w:rsid w:val="00F5119E"/>
    <w:rsid w:val="00F514E6"/>
    <w:rsid w:val="00F54B2B"/>
    <w:rsid w:val="00F55529"/>
    <w:rsid w:val="00F56408"/>
    <w:rsid w:val="00F57091"/>
    <w:rsid w:val="00F57292"/>
    <w:rsid w:val="00F60C5F"/>
    <w:rsid w:val="00F611CE"/>
    <w:rsid w:val="00F618EB"/>
    <w:rsid w:val="00F62047"/>
    <w:rsid w:val="00F65D4E"/>
    <w:rsid w:val="00F66254"/>
    <w:rsid w:val="00F67031"/>
    <w:rsid w:val="00F724DE"/>
    <w:rsid w:val="00F72548"/>
    <w:rsid w:val="00F7388C"/>
    <w:rsid w:val="00F74715"/>
    <w:rsid w:val="00F74D9D"/>
    <w:rsid w:val="00F7533D"/>
    <w:rsid w:val="00F76B8C"/>
    <w:rsid w:val="00F76F7D"/>
    <w:rsid w:val="00F7742E"/>
    <w:rsid w:val="00F7759D"/>
    <w:rsid w:val="00F800A5"/>
    <w:rsid w:val="00F80442"/>
    <w:rsid w:val="00F81344"/>
    <w:rsid w:val="00F81C8E"/>
    <w:rsid w:val="00F82265"/>
    <w:rsid w:val="00F8275E"/>
    <w:rsid w:val="00F82C1B"/>
    <w:rsid w:val="00F83F3E"/>
    <w:rsid w:val="00F84601"/>
    <w:rsid w:val="00F84C7D"/>
    <w:rsid w:val="00F84EE9"/>
    <w:rsid w:val="00F85EA1"/>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4E9A"/>
    <w:rsid w:val="00FC7764"/>
    <w:rsid w:val="00FD0829"/>
    <w:rsid w:val="00FD2D47"/>
    <w:rsid w:val="00FD30B3"/>
    <w:rsid w:val="00FD30DB"/>
    <w:rsid w:val="00FD4AB2"/>
    <w:rsid w:val="00FD7238"/>
    <w:rsid w:val="00FD7510"/>
    <w:rsid w:val="00FD78E6"/>
    <w:rsid w:val="00FD7BF6"/>
    <w:rsid w:val="00FE00EB"/>
    <w:rsid w:val="00FE0EEF"/>
    <w:rsid w:val="00FE0EF1"/>
    <w:rsid w:val="00FE148E"/>
    <w:rsid w:val="00FE1709"/>
    <w:rsid w:val="00FE436D"/>
    <w:rsid w:val="00FE4942"/>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 w:val="00FF6D2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36376B"/>
    <w:pPr>
      <w:tabs>
        <w:tab w:val="right" w:leader="dot" w:pos="9062"/>
      </w:tabs>
      <w:spacing w:after="100"/>
      <w:ind w:left="220"/>
    </w:pPr>
  </w:style>
  <w:style w:type="paragraph" w:styleId="Obsah3">
    <w:name w:val="toc 3"/>
    <w:basedOn w:val="Normln"/>
    <w:next w:val="Normln"/>
    <w:autoRedefine/>
    <w:uiPriority w:val="39"/>
    <w:unhideWhenUsed/>
    <w:rsid w:val="00FE0EEF"/>
    <w:pPr>
      <w:tabs>
        <w:tab w:val="right" w:leader="dot" w:pos="9062"/>
      </w:tabs>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328">
      <w:bodyDiv w:val="1"/>
      <w:marLeft w:val="0"/>
      <w:marRight w:val="0"/>
      <w:marTop w:val="0"/>
      <w:marBottom w:val="0"/>
      <w:divBdr>
        <w:top w:val="none" w:sz="0" w:space="0" w:color="auto"/>
        <w:left w:val="none" w:sz="0" w:space="0" w:color="auto"/>
        <w:bottom w:val="none" w:sz="0" w:space="0" w:color="auto"/>
        <w:right w:val="none" w:sz="0" w:space="0" w:color="auto"/>
      </w:divBdr>
      <w:divsChild>
        <w:div w:id="1017538684">
          <w:marLeft w:val="640"/>
          <w:marRight w:val="0"/>
          <w:marTop w:val="0"/>
          <w:marBottom w:val="0"/>
          <w:divBdr>
            <w:top w:val="none" w:sz="0" w:space="0" w:color="auto"/>
            <w:left w:val="none" w:sz="0" w:space="0" w:color="auto"/>
            <w:bottom w:val="none" w:sz="0" w:space="0" w:color="auto"/>
            <w:right w:val="none" w:sz="0" w:space="0" w:color="auto"/>
          </w:divBdr>
        </w:div>
        <w:div w:id="182977839">
          <w:marLeft w:val="640"/>
          <w:marRight w:val="0"/>
          <w:marTop w:val="0"/>
          <w:marBottom w:val="0"/>
          <w:divBdr>
            <w:top w:val="none" w:sz="0" w:space="0" w:color="auto"/>
            <w:left w:val="none" w:sz="0" w:space="0" w:color="auto"/>
            <w:bottom w:val="none" w:sz="0" w:space="0" w:color="auto"/>
            <w:right w:val="none" w:sz="0" w:space="0" w:color="auto"/>
          </w:divBdr>
        </w:div>
        <w:div w:id="1932349127">
          <w:marLeft w:val="640"/>
          <w:marRight w:val="0"/>
          <w:marTop w:val="0"/>
          <w:marBottom w:val="0"/>
          <w:divBdr>
            <w:top w:val="none" w:sz="0" w:space="0" w:color="auto"/>
            <w:left w:val="none" w:sz="0" w:space="0" w:color="auto"/>
            <w:bottom w:val="none" w:sz="0" w:space="0" w:color="auto"/>
            <w:right w:val="none" w:sz="0" w:space="0" w:color="auto"/>
          </w:divBdr>
        </w:div>
        <w:div w:id="1375930006">
          <w:marLeft w:val="640"/>
          <w:marRight w:val="0"/>
          <w:marTop w:val="0"/>
          <w:marBottom w:val="0"/>
          <w:divBdr>
            <w:top w:val="none" w:sz="0" w:space="0" w:color="auto"/>
            <w:left w:val="none" w:sz="0" w:space="0" w:color="auto"/>
            <w:bottom w:val="none" w:sz="0" w:space="0" w:color="auto"/>
            <w:right w:val="none" w:sz="0" w:space="0" w:color="auto"/>
          </w:divBdr>
        </w:div>
        <w:div w:id="1075781450">
          <w:marLeft w:val="640"/>
          <w:marRight w:val="0"/>
          <w:marTop w:val="0"/>
          <w:marBottom w:val="0"/>
          <w:divBdr>
            <w:top w:val="none" w:sz="0" w:space="0" w:color="auto"/>
            <w:left w:val="none" w:sz="0" w:space="0" w:color="auto"/>
            <w:bottom w:val="none" w:sz="0" w:space="0" w:color="auto"/>
            <w:right w:val="none" w:sz="0" w:space="0" w:color="auto"/>
          </w:divBdr>
        </w:div>
        <w:div w:id="1602105871">
          <w:marLeft w:val="640"/>
          <w:marRight w:val="0"/>
          <w:marTop w:val="0"/>
          <w:marBottom w:val="0"/>
          <w:divBdr>
            <w:top w:val="none" w:sz="0" w:space="0" w:color="auto"/>
            <w:left w:val="none" w:sz="0" w:space="0" w:color="auto"/>
            <w:bottom w:val="none" w:sz="0" w:space="0" w:color="auto"/>
            <w:right w:val="none" w:sz="0" w:space="0" w:color="auto"/>
          </w:divBdr>
        </w:div>
        <w:div w:id="294988183">
          <w:marLeft w:val="640"/>
          <w:marRight w:val="0"/>
          <w:marTop w:val="0"/>
          <w:marBottom w:val="0"/>
          <w:divBdr>
            <w:top w:val="none" w:sz="0" w:space="0" w:color="auto"/>
            <w:left w:val="none" w:sz="0" w:space="0" w:color="auto"/>
            <w:bottom w:val="none" w:sz="0" w:space="0" w:color="auto"/>
            <w:right w:val="none" w:sz="0" w:space="0" w:color="auto"/>
          </w:divBdr>
        </w:div>
        <w:div w:id="166752587">
          <w:marLeft w:val="640"/>
          <w:marRight w:val="0"/>
          <w:marTop w:val="0"/>
          <w:marBottom w:val="0"/>
          <w:divBdr>
            <w:top w:val="none" w:sz="0" w:space="0" w:color="auto"/>
            <w:left w:val="none" w:sz="0" w:space="0" w:color="auto"/>
            <w:bottom w:val="none" w:sz="0" w:space="0" w:color="auto"/>
            <w:right w:val="none" w:sz="0" w:space="0" w:color="auto"/>
          </w:divBdr>
        </w:div>
        <w:div w:id="62342181">
          <w:marLeft w:val="640"/>
          <w:marRight w:val="0"/>
          <w:marTop w:val="0"/>
          <w:marBottom w:val="0"/>
          <w:divBdr>
            <w:top w:val="none" w:sz="0" w:space="0" w:color="auto"/>
            <w:left w:val="none" w:sz="0" w:space="0" w:color="auto"/>
            <w:bottom w:val="none" w:sz="0" w:space="0" w:color="auto"/>
            <w:right w:val="none" w:sz="0" w:space="0" w:color="auto"/>
          </w:divBdr>
        </w:div>
        <w:div w:id="1418671145">
          <w:marLeft w:val="640"/>
          <w:marRight w:val="0"/>
          <w:marTop w:val="0"/>
          <w:marBottom w:val="0"/>
          <w:divBdr>
            <w:top w:val="none" w:sz="0" w:space="0" w:color="auto"/>
            <w:left w:val="none" w:sz="0" w:space="0" w:color="auto"/>
            <w:bottom w:val="none" w:sz="0" w:space="0" w:color="auto"/>
            <w:right w:val="none" w:sz="0" w:space="0" w:color="auto"/>
          </w:divBdr>
        </w:div>
        <w:div w:id="611327392">
          <w:marLeft w:val="640"/>
          <w:marRight w:val="0"/>
          <w:marTop w:val="0"/>
          <w:marBottom w:val="0"/>
          <w:divBdr>
            <w:top w:val="none" w:sz="0" w:space="0" w:color="auto"/>
            <w:left w:val="none" w:sz="0" w:space="0" w:color="auto"/>
            <w:bottom w:val="none" w:sz="0" w:space="0" w:color="auto"/>
            <w:right w:val="none" w:sz="0" w:space="0" w:color="auto"/>
          </w:divBdr>
        </w:div>
        <w:div w:id="221790198">
          <w:marLeft w:val="640"/>
          <w:marRight w:val="0"/>
          <w:marTop w:val="0"/>
          <w:marBottom w:val="0"/>
          <w:divBdr>
            <w:top w:val="none" w:sz="0" w:space="0" w:color="auto"/>
            <w:left w:val="none" w:sz="0" w:space="0" w:color="auto"/>
            <w:bottom w:val="none" w:sz="0" w:space="0" w:color="auto"/>
            <w:right w:val="none" w:sz="0" w:space="0" w:color="auto"/>
          </w:divBdr>
        </w:div>
        <w:div w:id="1336224286">
          <w:marLeft w:val="640"/>
          <w:marRight w:val="0"/>
          <w:marTop w:val="0"/>
          <w:marBottom w:val="0"/>
          <w:divBdr>
            <w:top w:val="none" w:sz="0" w:space="0" w:color="auto"/>
            <w:left w:val="none" w:sz="0" w:space="0" w:color="auto"/>
            <w:bottom w:val="none" w:sz="0" w:space="0" w:color="auto"/>
            <w:right w:val="none" w:sz="0" w:space="0" w:color="auto"/>
          </w:divBdr>
        </w:div>
        <w:div w:id="1447656525">
          <w:marLeft w:val="640"/>
          <w:marRight w:val="0"/>
          <w:marTop w:val="0"/>
          <w:marBottom w:val="0"/>
          <w:divBdr>
            <w:top w:val="none" w:sz="0" w:space="0" w:color="auto"/>
            <w:left w:val="none" w:sz="0" w:space="0" w:color="auto"/>
            <w:bottom w:val="none" w:sz="0" w:space="0" w:color="auto"/>
            <w:right w:val="none" w:sz="0" w:space="0" w:color="auto"/>
          </w:divBdr>
        </w:div>
        <w:div w:id="1079016332">
          <w:marLeft w:val="640"/>
          <w:marRight w:val="0"/>
          <w:marTop w:val="0"/>
          <w:marBottom w:val="0"/>
          <w:divBdr>
            <w:top w:val="none" w:sz="0" w:space="0" w:color="auto"/>
            <w:left w:val="none" w:sz="0" w:space="0" w:color="auto"/>
            <w:bottom w:val="none" w:sz="0" w:space="0" w:color="auto"/>
            <w:right w:val="none" w:sz="0" w:space="0" w:color="auto"/>
          </w:divBdr>
        </w:div>
        <w:div w:id="1541281790">
          <w:marLeft w:val="640"/>
          <w:marRight w:val="0"/>
          <w:marTop w:val="0"/>
          <w:marBottom w:val="0"/>
          <w:divBdr>
            <w:top w:val="none" w:sz="0" w:space="0" w:color="auto"/>
            <w:left w:val="none" w:sz="0" w:space="0" w:color="auto"/>
            <w:bottom w:val="none" w:sz="0" w:space="0" w:color="auto"/>
            <w:right w:val="none" w:sz="0" w:space="0" w:color="auto"/>
          </w:divBdr>
        </w:div>
        <w:div w:id="2064476127">
          <w:marLeft w:val="640"/>
          <w:marRight w:val="0"/>
          <w:marTop w:val="0"/>
          <w:marBottom w:val="0"/>
          <w:divBdr>
            <w:top w:val="none" w:sz="0" w:space="0" w:color="auto"/>
            <w:left w:val="none" w:sz="0" w:space="0" w:color="auto"/>
            <w:bottom w:val="none" w:sz="0" w:space="0" w:color="auto"/>
            <w:right w:val="none" w:sz="0" w:space="0" w:color="auto"/>
          </w:divBdr>
        </w:div>
        <w:div w:id="1910571798">
          <w:marLeft w:val="640"/>
          <w:marRight w:val="0"/>
          <w:marTop w:val="0"/>
          <w:marBottom w:val="0"/>
          <w:divBdr>
            <w:top w:val="none" w:sz="0" w:space="0" w:color="auto"/>
            <w:left w:val="none" w:sz="0" w:space="0" w:color="auto"/>
            <w:bottom w:val="none" w:sz="0" w:space="0" w:color="auto"/>
            <w:right w:val="none" w:sz="0" w:space="0" w:color="auto"/>
          </w:divBdr>
        </w:div>
        <w:div w:id="1497963506">
          <w:marLeft w:val="640"/>
          <w:marRight w:val="0"/>
          <w:marTop w:val="0"/>
          <w:marBottom w:val="0"/>
          <w:divBdr>
            <w:top w:val="none" w:sz="0" w:space="0" w:color="auto"/>
            <w:left w:val="none" w:sz="0" w:space="0" w:color="auto"/>
            <w:bottom w:val="none" w:sz="0" w:space="0" w:color="auto"/>
            <w:right w:val="none" w:sz="0" w:space="0" w:color="auto"/>
          </w:divBdr>
        </w:div>
        <w:div w:id="808129454">
          <w:marLeft w:val="640"/>
          <w:marRight w:val="0"/>
          <w:marTop w:val="0"/>
          <w:marBottom w:val="0"/>
          <w:divBdr>
            <w:top w:val="none" w:sz="0" w:space="0" w:color="auto"/>
            <w:left w:val="none" w:sz="0" w:space="0" w:color="auto"/>
            <w:bottom w:val="none" w:sz="0" w:space="0" w:color="auto"/>
            <w:right w:val="none" w:sz="0" w:space="0" w:color="auto"/>
          </w:divBdr>
        </w:div>
        <w:div w:id="351149384">
          <w:marLeft w:val="640"/>
          <w:marRight w:val="0"/>
          <w:marTop w:val="0"/>
          <w:marBottom w:val="0"/>
          <w:divBdr>
            <w:top w:val="none" w:sz="0" w:space="0" w:color="auto"/>
            <w:left w:val="none" w:sz="0" w:space="0" w:color="auto"/>
            <w:bottom w:val="none" w:sz="0" w:space="0" w:color="auto"/>
            <w:right w:val="none" w:sz="0" w:space="0" w:color="auto"/>
          </w:divBdr>
        </w:div>
        <w:div w:id="1886285156">
          <w:marLeft w:val="640"/>
          <w:marRight w:val="0"/>
          <w:marTop w:val="0"/>
          <w:marBottom w:val="0"/>
          <w:divBdr>
            <w:top w:val="none" w:sz="0" w:space="0" w:color="auto"/>
            <w:left w:val="none" w:sz="0" w:space="0" w:color="auto"/>
            <w:bottom w:val="none" w:sz="0" w:space="0" w:color="auto"/>
            <w:right w:val="none" w:sz="0" w:space="0" w:color="auto"/>
          </w:divBdr>
        </w:div>
        <w:div w:id="920913670">
          <w:marLeft w:val="640"/>
          <w:marRight w:val="0"/>
          <w:marTop w:val="0"/>
          <w:marBottom w:val="0"/>
          <w:divBdr>
            <w:top w:val="none" w:sz="0" w:space="0" w:color="auto"/>
            <w:left w:val="none" w:sz="0" w:space="0" w:color="auto"/>
            <w:bottom w:val="none" w:sz="0" w:space="0" w:color="auto"/>
            <w:right w:val="none" w:sz="0" w:space="0" w:color="auto"/>
          </w:divBdr>
        </w:div>
        <w:div w:id="75057963">
          <w:marLeft w:val="640"/>
          <w:marRight w:val="0"/>
          <w:marTop w:val="0"/>
          <w:marBottom w:val="0"/>
          <w:divBdr>
            <w:top w:val="none" w:sz="0" w:space="0" w:color="auto"/>
            <w:left w:val="none" w:sz="0" w:space="0" w:color="auto"/>
            <w:bottom w:val="none" w:sz="0" w:space="0" w:color="auto"/>
            <w:right w:val="none" w:sz="0" w:space="0" w:color="auto"/>
          </w:divBdr>
        </w:div>
        <w:div w:id="1518928636">
          <w:marLeft w:val="640"/>
          <w:marRight w:val="0"/>
          <w:marTop w:val="0"/>
          <w:marBottom w:val="0"/>
          <w:divBdr>
            <w:top w:val="none" w:sz="0" w:space="0" w:color="auto"/>
            <w:left w:val="none" w:sz="0" w:space="0" w:color="auto"/>
            <w:bottom w:val="none" w:sz="0" w:space="0" w:color="auto"/>
            <w:right w:val="none" w:sz="0" w:space="0" w:color="auto"/>
          </w:divBdr>
        </w:div>
        <w:div w:id="411856049">
          <w:marLeft w:val="640"/>
          <w:marRight w:val="0"/>
          <w:marTop w:val="0"/>
          <w:marBottom w:val="0"/>
          <w:divBdr>
            <w:top w:val="none" w:sz="0" w:space="0" w:color="auto"/>
            <w:left w:val="none" w:sz="0" w:space="0" w:color="auto"/>
            <w:bottom w:val="none" w:sz="0" w:space="0" w:color="auto"/>
            <w:right w:val="none" w:sz="0" w:space="0" w:color="auto"/>
          </w:divBdr>
        </w:div>
        <w:div w:id="1753352389">
          <w:marLeft w:val="640"/>
          <w:marRight w:val="0"/>
          <w:marTop w:val="0"/>
          <w:marBottom w:val="0"/>
          <w:divBdr>
            <w:top w:val="none" w:sz="0" w:space="0" w:color="auto"/>
            <w:left w:val="none" w:sz="0" w:space="0" w:color="auto"/>
            <w:bottom w:val="none" w:sz="0" w:space="0" w:color="auto"/>
            <w:right w:val="none" w:sz="0" w:space="0" w:color="auto"/>
          </w:divBdr>
        </w:div>
        <w:div w:id="1815021840">
          <w:marLeft w:val="640"/>
          <w:marRight w:val="0"/>
          <w:marTop w:val="0"/>
          <w:marBottom w:val="0"/>
          <w:divBdr>
            <w:top w:val="none" w:sz="0" w:space="0" w:color="auto"/>
            <w:left w:val="none" w:sz="0" w:space="0" w:color="auto"/>
            <w:bottom w:val="none" w:sz="0" w:space="0" w:color="auto"/>
            <w:right w:val="none" w:sz="0" w:space="0" w:color="auto"/>
          </w:divBdr>
        </w:div>
        <w:div w:id="854152664">
          <w:marLeft w:val="640"/>
          <w:marRight w:val="0"/>
          <w:marTop w:val="0"/>
          <w:marBottom w:val="0"/>
          <w:divBdr>
            <w:top w:val="none" w:sz="0" w:space="0" w:color="auto"/>
            <w:left w:val="none" w:sz="0" w:space="0" w:color="auto"/>
            <w:bottom w:val="none" w:sz="0" w:space="0" w:color="auto"/>
            <w:right w:val="none" w:sz="0" w:space="0" w:color="auto"/>
          </w:divBdr>
        </w:div>
        <w:div w:id="1631746548">
          <w:marLeft w:val="640"/>
          <w:marRight w:val="0"/>
          <w:marTop w:val="0"/>
          <w:marBottom w:val="0"/>
          <w:divBdr>
            <w:top w:val="none" w:sz="0" w:space="0" w:color="auto"/>
            <w:left w:val="none" w:sz="0" w:space="0" w:color="auto"/>
            <w:bottom w:val="none" w:sz="0" w:space="0" w:color="auto"/>
            <w:right w:val="none" w:sz="0" w:space="0" w:color="auto"/>
          </w:divBdr>
        </w:div>
        <w:div w:id="538706616">
          <w:marLeft w:val="640"/>
          <w:marRight w:val="0"/>
          <w:marTop w:val="0"/>
          <w:marBottom w:val="0"/>
          <w:divBdr>
            <w:top w:val="none" w:sz="0" w:space="0" w:color="auto"/>
            <w:left w:val="none" w:sz="0" w:space="0" w:color="auto"/>
            <w:bottom w:val="none" w:sz="0" w:space="0" w:color="auto"/>
            <w:right w:val="none" w:sz="0" w:space="0" w:color="auto"/>
          </w:divBdr>
        </w:div>
        <w:div w:id="1144155275">
          <w:marLeft w:val="640"/>
          <w:marRight w:val="0"/>
          <w:marTop w:val="0"/>
          <w:marBottom w:val="0"/>
          <w:divBdr>
            <w:top w:val="none" w:sz="0" w:space="0" w:color="auto"/>
            <w:left w:val="none" w:sz="0" w:space="0" w:color="auto"/>
            <w:bottom w:val="none" w:sz="0" w:space="0" w:color="auto"/>
            <w:right w:val="none" w:sz="0" w:space="0" w:color="auto"/>
          </w:divBdr>
        </w:div>
        <w:div w:id="1019891882">
          <w:marLeft w:val="640"/>
          <w:marRight w:val="0"/>
          <w:marTop w:val="0"/>
          <w:marBottom w:val="0"/>
          <w:divBdr>
            <w:top w:val="none" w:sz="0" w:space="0" w:color="auto"/>
            <w:left w:val="none" w:sz="0" w:space="0" w:color="auto"/>
            <w:bottom w:val="none" w:sz="0" w:space="0" w:color="auto"/>
            <w:right w:val="none" w:sz="0" w:space="0" w:color="auto"/>
          </w:divBdr>
        </w:div>
        <w:div w:id="739641005">
          <w:marLeft w:val="640"/>
          <w:marRight w:val="0"/>
          <w:marTop w:val="0"/>
          <w:marBottom w:val="0"/>
          <w:divBdr>
            <w:top w:val="none" w:sz="0" w:space="0" w:color="auto"/>
            <w:left w:val="none" w:sz="0" w:space="0" w:color="auto"/>
            <w:bottom w:val="none" w:sz="0" w:space="0" w:color="auto"/>
            <w:right w:val="none" w:sz="0" w:space="0" w:color="auto"/>
          </w:divBdr>
        </w:div>
        <w:div w:id="489449961">
          <w:marLeft w:val="640"/>
          <w:marRight w:val="0"/>
          <w:marTop w:val="0"/>
          <w:marBottom w:val="0"/>
          <w:divBdr>
            <w:top w:val="none" w:sz="0" w:space="0" w:color="auto"/>
            <w:left w:val="none" w:sz="0" w:space="0" w:color="auto"/>
            <w:bottom w:val="none" w:sz="0" w:space="0" w:color="auto"/>
            <w:right w:val="none" w:sz="0" w:space="0" w:color="auto"/>
          </w:divBdr>
        </w:div>
        <w:div w:id="1182356043">
          <w:marLeft w:val="640"/>
          <w:marRight w:val="0"/>
          <w:marTop w:val="0"/>
          <w:marBottom w:val="0"/>
          <w:divBdr>
            <w:top w:val="none" w:sz="0" w:space="0" w:color="auto"/>
            <w:left w:val="none" w:sz="0" w:space="0" w:color="auto"/>
            <w:bottom w:val="none" w:sz="0" w:space="0" w:color="auto"/>
            <w:right w:val="none" w:sz="0" w:space="0" w:color="auto"/>
          </w:divBdr>
        </w:div>
        <w:div w:id="361589441">
          <w:marLeft w:val="640"/>
          <w:marRight w:val="0"/>
          <w:marTop w:val="0"/>
          <w:marBottom w:val="0"/>
          <w:divBdr>
            <w:top w:val="none" w:sz="0" w:space="0" w:color="auto"/>
            <w:left w:val="none" w:sz="0" w:space="0" w:color="auto"/>
            <w:bottom w:val="none" w:sz="0" w:space="0" w:color="auto"/>
            <w:right w:val="none" w:sz="0" w:space="0" w:color="auto"/>
          </w:divBdr>
        </w:div>
        <w:div w:id="188566530">
          <w:marLeft w:val="640"/>
          <w:marRight w:val="0"/>
          <w:marTop w:val="0"/>
          <w:marBottom w:val="0"/>
          <w:divBdr>
            <w:top w:val="none" w:sz="0" w:space="0" w:color="auto"/>
            <w:left w:val="none" w:sz="0" w:space="0" w:color="auto"/>
            <w:bottom w:val="none" w:sz="0" w:space="0" w:color="auto"/>
            <w:right w:val="none" w:sz="0" w:space="0" w:color="auto"/>
          </w:divBdr>
        </w:div>
        <w:div w:id="297344715">
          <w:marLeft w:val="640"/>
          <w:marRight w:val="0"/>
          <w:marTop w:val="0"/>
          <w:marBottom w:val="0"/>
          <w:divBdr>
            <w:top w:val="none" w:sz="0" w:space="0" w:color="auto"/>
            <w:left w:val="none" w:sz="0" w:space="0" w:color="auto"/>
            <w:bottom w:val="none" w:sz="0" w:space="0" w:color="auto"/>
            <w:right w:val="none" w:sz="0" w:space="0" w:color="auto"/>
          </w:divBdr>
        </w:div>
        <w:div w:id="1893341674">
          <w:marLeft w:val="640"/>
          <w:marRight w:val="0"/>
          <w:marTop w:val="0"/>
          <w:marBottom w:val="0"/>
          <w:divBdr>
            <w:top w:val="none" w:sz="0" w:space="0" w:color="auto"/>
            <w:left w:val="none" w:sz="0" w:space="0" w:color="auto"/>
            <w:bottom w:val="none" w:sz="0" w:space="0" w:color="auto"/>
            <w:right w:val="none" w:sz="0" w:space="0" w:color="auto"/>
          </w:divBdr>
        </w:div>
        <w:div w:id="962737452">
          <w:marLeft w:val="640"/>
          <w:marRight w:val="0"/>
          <w:marTop w:val="0"/>
          <w:marBottom w:val="0"/>
          <w:divBdr>
            <w:top w:val="none" w:sz="0" w:space="0" w:color="auto"/>
            <w:left w:val="none" w:sz="0" w:space="0" w:color="auto"/>
            <w:bottom w:val="none" w:sz="0" w:space="0" w:color="auto"/>
            <w:right w:val="none" w:sz="0" w:space="0" w:color="auto"/>
          </w:divBdr>
        </w:div>
        <w:div w:id="1808820373">
          <w:marLeft w:val="640"/>
          <w:marRight w:val="0"/>
          <w:marTop w:val="0"/>
          <w:marBottom w:val="0"/>
          <w:divBdr>
            <w:top w:val="none" w:sz="0" w:space="0" w:color="auto"/>
            <w:left w:val="none" w:sz="0" w:space="0" w:color="auto"/>
            <w:bottom w:val="none" w:sz="0" w:space="0" w:color="auto"/>
            <w:right w:val="none" w:sz="0" w:space="0" w:color="auto"/>
          </w:divBdr>
        </w:div>
        <w:div w:id="1292521160">
          <w:marLeft w:val="640"/>
          <w:marRight w:val="0"/>
          <w:marTop w:val="0"/>
          <w:marBottom w:val="0"/>
          <w:divBdr>
            <w:top w:val="none" w:sz="0" w:space="0" w:color="auto"/>
            <w:left w:val="none" w:sz="0" w:space="0" w:color="auto"/>
            <w:bottom w:val="none" w:sz="0" w:space="0" w:color="auto"/>
            <w:right w:val="none" w:sz="0" w:space="0" w:color="auto"/>
          </w:divBdr>
        </w:div>
        <w:div w:id="1634560059">
          <w:marLeft w:val="640"/>
          <w:marRight w:val="0"/>
          <w:marTop w:val="0"/>
          <w:marBottom w:val="0"/>
          <w:divBdr>
            <w:top w:val="none" w:sz="0" w:space="0" w:color="auto"/>
            <w:left w:val="none" w:sz="0" w:space="0" w:color="auto"/>
            <w:bottom w:val="none" w:sz="0" w:space="0" w:color="auto"/>
            <w:right w:val="none" w:sz="0" w:space="0" w:color="auto"/>
          </w:divBdr>
        </w:div>
        <w:div w:id="1198201650">
          <w:marLeft w:val="640"/>
          <w:marRight w:val="0"/>
          <w:marTop w:val="0"/>
          <w:marBottom w:val="0"/>
          <w:divBdr>
            <w:top w:val="none" w:sz="0" w:space="0" w:color="auto"/>
            <w:left w:val="none" w:sz="0" w:space="0" w:color="auto"/>
            <w:bottom w:val="none" w:sz="0" w:space="0" w:color="auto"/>
            <w:right w:val="none" w:sz="0" w:space="0" w:color="auto"/>
          </w:divBdr>
        </w:div>
        <w:div w:id="1652172346">
          <w:marLeft w:val="640"/>
          <w:marRight w:val="0"/>
          <w:marTop w:val="0"/>
          <w:marBottom w:val="0"/>
          <w:divBdr>
            <w:top w:val="none" w:sz="0" w:space="0" w:color="auto"/>
            <w:left w:val="none" w:sz="0" w:space="0" w:color="auto"/>
            <w:bottom w:val="none" w:sz="0" w:space="0" w:color="auto"/>
            <w:right w:val="none" w:sz="0" w:space="0" w:color="auto"/>
          </w:divBdr>
        </w:div>
        <w:div w:id="445854328">
          <w:marLeft w:val="640"/>
          <w:marRight w:val="0"/>
          <w:marTop w:val="0"/>
          <w:marBottom w:val="0"/>
          <w:divBdr>
            <w:top w:val="none" w:sz="0" w:space="0" w:color="auto"/>
            <w:left w:val="none" w:sz="0" w:space="0" w:color="auto"/>
            <w:bottom w:val="none" w:sz="0" w:space="0" w:color="auto"/>
            <w:right w:val="none" w:sz="0" w:space="0" w:color="auto"/>
          </w:divBdr>
        </w:div>
        <w:div w:id="792986632">
          <w:marLeft w:val="640"/>
          <w:marRight w:val="0"/>
          <w:marTop w:val="0"/>
          <w:marBottom w:val="0"/>
          <w:divBdr>
            <w:top w:val="none" w:sz="0" w:space="0" w:color="auto"/>
            <w:left w:val="none" w:sz="0" w:space="0" w:color="auto"/>
            <w:bottom w:val="none" w:sz="0" w:space="0" w:color="auto"/>
            <w:right w:val="none" w:sz="0" w:space="0" w:color="auto"/>
          </w:divBdr>
        </w:div>
        <w:div w:id="552426972">
          <w:marLeft w:val="640"/>
          <w:marRight w:val="0"/>
          <w:marTop w:val="0"/>
          <w:marBottom w:val="0"/>
          <w:divBdr>
            <w:top w:val="none" w:sz="0" w:space="0" w:color="auto"/>
            <w:left w:val="none" w:sz="0" w:space="0" w:color="auto"/>
            <w:bottom w:val="none" w:sz="0" w:space="0" w:color="auto"/>
            <w:right w:val="none" w:sz="0" w:space="0" w:color="auto"/>
          </w:divBdr>
        </w:div>
        <w:div w:id="1702316289">
          <w:marLeft w:val="640"/>
          <w:marRight w:val="0"/>
          <w:marTop w:val="0"/>
          <w:marBottom w:val="0"/>
          <w:divBdr>
            <w:top w:val="none" w:sz="0" w:space="0" w:color="auto"/>
            <w:left w:val="none" w:sz="0" w:space="0" w:color="auto"/>
            <w:bottom w:val="none" w:sz="0" w:space="0" w:color="auto"/>
            <w:right w:val="none" w:sz="0" w:space="0" w:color="auto"/>
          </w:divBdr>
        </w:div>
        <w:div w:id="1443266075">
          <w:marLeft w:val="640"/>
          <w:marRight w:val="0"/>
          <w:marTop w:val="0"/>
          <w:marBottom w:val="0"/>
          <w:divBdr>
            <w:top w:val="none" w:sz="0" w:space="0" w:color="auto"/>
            <w:left w:val="none" w:sz="0" w:space="0" w:color="auto"/>
            <w:bottom w:val="none" w:sz="0" w:space="0" w:color="auto"/>
            <w:right w:val="none" w:sz="0" w:space="0" w:color="auto"/>
          </w:divBdr>
        </w:div>
        <w:div w:id="1959338395">
          <w:marLeft w:val="640"/>
          <w:marRight w:val="0"/>
          <w:marTop w:val="0"/>
          <w:marBottom w:val="0"/>
          <w:divBdr>
            <w:top w:val="none" w:sz="0" w:space="0" w:color="auto"/>
            <w:left w:val="none" w:sz="0" w:space="0" w:color="auto"/>
            <w:bottom w:val="none" w:sz="0" w:space="0" w:color="auto"/>
            <w:right w:val="none" w:sz="0" w:space="0" w:color="auto"/>
          </w:divBdr>
        </w:div>
        <w:div w:id="1240287967">
          <w:marLeft w:val="640"/>
          <w:marRight w:val="0"/>
          <w:marTop w:val="0"/>
          <w:marBottom w:val="0"/>
          <w:divBdr>
            <w:top w:val="none" w:sz="0" w:space="0" w:color="auto"/>
            <w:left w:val="none" w:sz="0" w:space="0" w:color="auto"/>
            <w:bottom w:val="none" w:sz="0" w:space="0" w:color="auto"/>
            <w:right w:val="none" w:sz="0" w:space="0" w:color="auto"/>
          </w:divBdr>
        </w:div>
        <w:div w:id="2096246362">
          <w:marLeft w:val="640"/>
          <w:marRight w:val="0"/>
          <w:marTop w:val="0"/>
          <w:marBottom w:val="0"/>
          <w:divBdr>
            <w:top w:val="none" w:sz="0" w:space="0" w:color="auto"/>
            <w:left w:val="none" w:sz="0" w:space="0" w:color="auto"/>
            <w:bottom w:val="none" w:sz="0" w:space="0" w:color="auto"/>
            <w:right w:val="none" w:sz="0" w:space="0" w:color="auto"/>
          </w:divBdr>
        </w:div>
        <w:div w:id="924729236">
          <w:marLeft w:val="640"/>
          <w:marRight w:val="0"/>
          <w:marTop w:val="0"/>
          <w:marBottom w:val="0"/>
          <w:divBdr>
            <w:top w:val="none" w:sz="0" w:space="0" w:color="auto"/>
            <w:left w:val="none" w:sz="0" w:space="0" w:color="auto"/>
            <w:bottom w:val="none" w:sz="0" w:space="0" w:color="auto"/>
            <w:right w:val="none" w:sz="0" w:space="0" w:color="auto"/>
          </w:divBdr>
        </w:div>
        <w:div w:id="661591147">
          <w:marLeft w:val="640"/>
          <w:marRight w:val="0"/>
          <w:marTop w:val="0"/>
          <w:marBottom w:val="0"/>
          <w:divBdr>
            <w:top w:val="none" w:sz="0" w:space="0" w:color="auto"/>
            <w:left w:val="none" w:sz="0" w:space="0" w:color="auto"/>
            <w:bottom w:val="none" w:sz="0" w:space="0" w:color="auto"/>
            <w:right w:val="none" w:sz="0" w:space="0" w:color="auto"/>
          </w:divBdr>
        </w:div>
        <w:div w:id="1388333861">
          <w:marLeft w:val="640"/>
          <w:marRight w:val="0"/>
          <w:marTop w:val="0"/>
          <w:marBottom w:val="0"/>
          <w:divBdr>
            <w:top w:val="none" w:sz="0" w:space="0" w:color="auto"/>
            <w:left w:val="none" w:sz="0" w:space="0" w:color="auto"/>
            <w:bottom w:val="none" w:sz="0" w:space="0" w:color="auto"/>
            <w:right w:val="none" w:sz="0" w:space="0" w:color="auto"/>
          </w:divBdr>
        </w:div>
        <w:div w:id="1736388853">
          <w:marLeft w:val="640"/>
          <w:marRight w:val="0"/>
          <w:marTop w:val="0"/>
          <w:marBottom w:val="0"/>
          <w:divBdr>
            <w:top w:val="none" w:sz="0" w:space="0" w:color="auto"/>
            <w:left w:val="none" w:sz="0" w:space="0" w:color="auto"/>
            <w:bottom w:val="none" w:sz="0" w:space="0" w:color="auto"/>
            <w:right w:val="none" w:sz="0" w:space="0" w:color="auto"/>
          </w:divBdr>
        </w:div>
        <w:div w:id="1341738881">
          <w:marLeft w:val="640"/>
          <w:marRight w:val="0"/>
          <w:marTop w:val="0"/>
          <w:marBottom w:val="0"/>
          <w:divBdr>
            <w:top w:val="none" w:sz="0" w:space="0" w:color="auto"/>
            <w:left w:val="none" w:sz="0" w:space="0" w:color="auto"/>
            <w:bottom w:val="none" w:sz="0" w:space="0" w:color="auto"/>
            <w:right w:val="none" w:sz="0" w:space="0" w:color="auto"/>
          </w:divBdr>
        </w:div>
        <w:div w:id="706183059">
          <w:marLeft w:val="640"/>
          <w:marRight w:val="0"/>
          <w:marTop w:val="0"/>
          <w:marBottom w:val="0"/>
          <w:divBdr>
            <w:top w:val="none" w:sz="0" w:space="0" w:color="auto"/>
            <w:left w:val="none" w:sz="0" w:space="0" w:color="auto"/>
            <w:bottom w:val="none" w:sz="0" w:space="0" w:color="auto"/>
            <w:right w:val="none" w:sz="0" w:space="0" w:color="auto"/>
          </w:divBdr>
        </w:div>
        <w:div w:id="1192455092">
          <w:marLeft w:val="640"/>
          <w:marRight w:val="0"/>
          <w:marTop w:val="0"/>
          <w:marBottom w:val="0"/>
          <w:divBdr>
            <w:top w:val="none" w:sz="0" w:space="0" w:color="auto"/>
            <w:left w:val="none" w:sz="0" w:space="0" w:color="auto"/>
            <w:bottom w:val="none" w:sz="0" w:space="0" w:color="auto"/>
            <w:right w:val="none" w:sz="0" w:space="0" w:color="auto"/>
          </w:divBdr>
        </w:div>
        <w:div w:id="2137333010">
          <w:marLeft w:val="640"/>
          <w:marRight w:val="0"/>
          <w:marTop w:val="0"/>
          <w:marBottom w:val="0"/>
          <w:divBdr>
            <w:top w:val="none" w:sz="0" w:space="0" w:color="auto"/>
            <w:left w:val="none" w:sz="0" w:space="0" w:color="auto"/>
            <w:bottom w:val="none" w:sz="0" w:space="0" w:color="auto"/>
            <w:right w:val="none" w:sz="0" w:space="0" w:color="auto"/>
          </w:divBdr>
        </w:div>
        <w:div w:id="1117142826">
          <w:marLeft w:val="640"/>
          <w:marRight w:val="0"/>
          <w:marTop w:val="0"/>
          <w:marBottom w:val="0"/>
          <w:divBdr>
            <w:top w:val="none" w:sz="0" w:space="0" w:color="auto"/>
            <w:left w:val="none" w:sz="0" w:space="0" w:color="auto"/>
            <w:bottom w:val="none" w:sz="0" w:space="0" w:color="auto"/>
            <w:right w:val="none" w:sz="0" w:space="0" w:color="auto"/>
          </w:divBdr>
        </w:div>
        <w:div w:id="1096252086">
          <w:marLeft w:val="640"/>
          <w:marRight w:val="0"/>
          <w:marTop w:val="0"/>
          <w:marBottom w:val="0"/>
          <w:divBdr>
            <w:top w:val="none" w:sz="0" w:space="0" w:color="auto"/>
            <w:left w:val="none" w:sz="0" w:space="0" w:color="auto"/>
            <w:bottom w:val="none" w:sz="0" w:space="0" w:color="auto"/>
            <w:right w:val="none" w:sz="0" w:space="0" w:color="auto"/>
          </w:divBdr>
        </w:div>
        <w:div w:id="1068457832">
          <w:marLeft w:val="640"/>
          <w:marRight w:val="0"/>
          <w:marTop w:val="0"/>
          <w:marBottom w:val="0"/>
          <w:divBdr>
            <w:top w:val="none" w:sz="0" w:space="0" w:color="auto"/>
            <w:left w:val="none" w:sz="0" w:space="0" w:color="auto"/>
            <w:bottom w:val="none" w:sz="0" w:space="0" w:color="auto"/>
            <w:right w:val="none" w:sz="0" w:space="0" w:color="auto"/>
          </w:divBdr>
        </w:div>
        <w:div w:id="1342125802">
          <w:marLeft w:val="640"/>
          <w:marRight w:val="0"/>
          <w:marTop w:val="0"/>
          <w:marBottom w:val="0"/>
          <w:divBdr>
            <w:top w:val="none" w:sz="0" w:space="0" w:color="auto"/>
            <w:left w:val="none" w:sz="0" w:space="0" w:color="auto"/>
            <w:bottom w:val="none" w:sz="0" w:space="0" w:color="auto"/>
            <w:right w:val="none" w:sz="0" w:space="0" w:color="auto"/>
          </w:divBdr>
        </w:div>
        <w:div w:id="1275864811">
          <w:marLeft w:val="640"/>
          <w:marRight w:val="0"/>
          <w:marTop w:val="0"/>
          <w:marBottom w:val="0"/>
          <w:divBdr>
            <w:top w:val="none" w:sz="0" w:space="0" w:color="auto"/>
            <w:left w:val="none" w:sz="0" w:space="0" w:color="auto"/>
            <w:bottom w:val="none" w:sz="0" w:space="0" w:color="auto"/>
            <w:right w:val="none" w:sz="0" w:space="0" w:color="auto"/>
          </w:divBdr>
        </w:div>
        <w:div w:id="131290341">
          <w:marLeft w:val="640"/>
          <w:marRight w:val="0"/>
          <w:marTop w:val="0"/>
          <w:marBottom w:val="0"/>
          <w:divBdr>
            <w:top w:val="none" w:sz="0" w:space="0" w:color="auto"/>
            <w:left w:val="none" w:sz="0" w:space="0" w:color="auto"/>
            <w:bottom w:val="none" w:sz="0" w:space="0" w:color="auto"/>
            <w:right w:val="none" w:sz="0" w:space="0" w:color="auto"/>
          </w:divBdr>
        </w:div>
        <w:div w:id="1948652744">
          <w:marLeft w:val="640"/>
          <w:marRight w:val="0"/>
          <w:marTop w:val="0"/>
          <w:marBottom w:val="0"/>
          <w:divBdr>
            <w:top w:val="none" w:sz="0" w:space="0" w:color="auto"/>
            <w:left w:val="none" w:sz="0" w:space="0" w:color="auto"/>
            <w:bottom w:val="none" w:sz="0" w:space="0" w:color="auto"/>
            <w:right w:val="none" w:sz="0" w:space="0" w:color="auto"/>
          </w:divBdr>
        </w:div>
        <w:div w:id="1070038729">
          <w:marLeft w:val="640"/>
          <w:marRight w:val="0"/>
          <w:marTop w:val="0"/>
          <w:marBottom w:val="0"/>
          <w:divBdr>
            <w:top w:val="none" w:sz="0" w:space="0" w:color="auto"/>
            <w:left w:val="none" w:sz="0" w:space="0" w:color="auto"/>
            <w:bottom w:val="none" w:sz="0" w:space="0" w:color="auto"/>
            <w:right w:val="none" w:sz="0" w:space="0" w:color="auto"/>
          </w:divBdr>
        </w:div>
        <w:div w:id="625820730">
          <w:marLeft w:val="640"/>
          <w:marRight w:val="0"/>
          <w:marTop w:val="0"/>
          <w:marBottom w:val="0"/>
          <w:divBdr>
            <w:top w:val="none" w:sz="0" w:space="0" w:color="auto"/>
            <w:left w:val="none" w:sz="0" w:space="0" w:color="auto"/>
            <w:bottom w:val="none" w:sz="0" w:space="0" w:color="auto"/>
            <w:right w:val="none" w:sz="0" w:space="0" w:color="auto"/>
          </w:divBdr>
        </w:div>
        <w:div w:id="2035644149">
          <w:marLeft w:val="640"/>
          <w:marRight w:val="0"/>
          <w:marTop w:val="0"/>
          <w:marBottom w:val="0"/>
          <w:divBdr>
            <w:top w:val="none" w:sz="0" w:space="0" w:color="auto"/>
            <w:left w:val="none" w:sz="0" w:space="0" w:color="auto"/>
            <w:bottom w:val="none" w:sz="0" w:space="0" w:color="auto"/>
            <w:right w:val="none" w:sz="0" w:space="0" w:color="auto"/>
          </w:divBdr>
        </w:div>
        <w:div w:id="1048723927">
          <w:marLeft w:val="640"/>
          <w:marRight w:val="0"/>
          <w:marTop w:val="0"/>
          <w:marBottom w:val="0"/>
          <w:divBdr>
            <w:top w:val="none" w:sz="0" w:space="0" w:color="auto"/>
            <w:left w:val="none" w:sz="0" w:space="0" w:color="auto"/>
            <w:bottom w:val="none" w:sz="0" w:space="0" w:color="auto"/>
            <w:right w:val="none" w:sz="0" w:space="0" w:color="auto"/>
          </w:divBdr>
        </w:div>
        <w:div w:id="2036416686">
          <w:marLeft w:val="640"/>
          <w:marRight w:val="0"/>
          <w:marTop w:val="0"/>
          <w:marBottom w:val="0"/>
          <w:divBdr>
            <w:top w:val="none" w:sz="0" w:space="0" w:color="auto"/>
            <w:left w:val="none" w:sz="0" w:space="0" w:color="auto"/>
            <w:bottom w:val="none" w:sz="0" w:space="0" w:color="auto"/>
            <w:right w:val="none" w:sz="0" w:space="0" w:color="auto"/>
          </w:divBdr>
        </w:div>
        <w:div w:id="2101219787">
          <w:marLeft w:val="640"/>
          <w:marRight w:val="0"/>
          <w:marTop w:val="0"/>
          <w:marBottom w:val="0"/>
          <w:divBdr>
            <w:top w:val="none" w:sz="0" w:space="0" w:color="auto"/>
            <w:left w:val="none" w:sz="0" w:space="0" w:color="auto"/>
            <w:bottom w:val="none" w:sz="0" w:space="0" w:color="auto"/>
            <w:right w:val="none" w:sz="0" w:space="0" w:color="auto"/>
          </w:divBdr>
        </w:div>
        <w:div w:id="641546780">
          <w:marLeft w:val="640"/>
          <w:marRight w:val="0"/>
          <w:marTop w:val="0"/>
          <w:marBottom w:val="0"/>
          <w:divBdr>
            <w:top w:val="none" w:sz="0" w:space="0" w:color="auto"/>
            <w:left w:val="none" w:sz="0" w:space="0" w:color="auto"/>
            <w:bottom w:val="none" w:sz="0" w:space="0" w:color="auto"/>
            <w:right w:val="none" w:sz="0" w:space="0" w:color="auto"/>
          </w:divBdr>
        </w:div>
        <w:div w:id="1290286025">
          <w:marLeft w:val="640"/>
          <w:marRight w:val="0"/>
          <w:marTop w:val="0"/>
          <w:marBottom w:val="0"/>
          <w:divBdr>
            <w:top w:val="none" w:sz="0" w:space="0" w:color="auto"/>
            <w:left w:val="none" w:sz="0" w:space="0" w:color="auto"/>
            <w:bottom w:val="none" w:sz="0" w:space="0" w:color="auto"/>
            <w:right w:val="none" w:sz="0" w:space="0" w:color="auto"/>
          </w:divBdr>
        </w:div>
        <w:div w:id="1101337513">
          <w:marLeft w:val="640"/>
          <w:marRight w:val="0"/>
          <w:marTop w:val="0"/>
          <w:marBottom w:val="0"/>
          <w:divBdr>
            <w:top w:val="none" w:sz="0" w:space="0" w:color="auto"/>
            <w:left w:val="none" w:sz="0" w:space="0" w:color="auto"/>
            <w:bottom w:val="none" w:sz="0" w:space="0" w:color="auto"/>
            <w:right w:val="none" w:sz="0" w:space="0" w:color="auto"/>
          </w:divBdr>
        </w:div>
        <w:div w:id="1354192074">
          <w:marLeft w:val="640"/>
          <w:marRight w:val="0"/>
          <w:marTop w:val="0"/>
          <w:marBottom w:val="0"/>
          <w:divBdr>
            <w:top w:val="none" w:sz="0" w:space="0" w:color="auto"/>
            <w:left w:val="none" w:sz="0" w:space="0" w:color="auto"/>
            <w:bottom w:val="none" w:sz="0" w:space="0" w:color="auto"/>
            <w:right w:val="none" w:sz="0" w:space="0" w:color="auto"/>
          </w:divBdr>
        </w:div>
        <w:div w:id="1869752138">
          <w:marLeft w:val="640"/>
          <w:marRight w:val="0"/>
          <w:marTop w:val="0"/>
          <w:marBottom w:val="0"/>
          <w:divBdr>
            <w:top w:val="none" w:sz="0" w:space="0" w:color="auto"/>
            <w:left w:val="none" w:sz="0" w:space="0" w:color="auto"/>
            <w:bottom w:val="none" w:sz="0" w:space="0" w:color="auto"/>
            <w:right w:val="none" w:sz="0" w:space="0" w:color="auto"/>
          </w:divBdr>
        </w:div>
        <w:div w:id="1186095433">
          <w:marLeft w:val="640"/>
          <w:marRight w:val="0"/>
          <w:marTop w:val="0"/>
          <w:marBottom w:val="0"/>
          <w:divBdr>
            <w:top w:val="none" w:sz="0" w:space="0" w:color="auto"/>
            <w:left w:val="none" w:sz="0" w:space="0" w:color="auto"/>
            <w:bottom w:val="none" w:sz="0" w:space="0" w:color="auto"/>
            <w:right w:val="none" w:sz="0" w:space="0" w:color="auto"/>
          </w:divBdr>
        </w:div>
        <w:div w:id="1374429652">
          <w:marLeft w:val="640"/>
          <w:marRight w:val="0"/>
          <w:marTop w:val="0"/>
          <w:marBottom w:val="0"/>
          <w:divBdr>
            <w:top w:val="none" w:sz="0" w:space="0" w:color="auto"/>
            <w:left w:val="none" w:sz="0" w:space="0" w:color="auto"/>
            <w:bottom w:val="none" w:sz="0" w:space="0" w:color="auto"/>
            <w:right w:val="none" w:sz="0" w:space="0" w:color="auto"/>
          </w:divBdr>
        </w:div>
        <w:div w:id="1644190489">
          <w:marLeft w:val="640"/>
          <w:marRight w:val="0"/>
          <w:marTop w:val="0"/>
          <w:marBottom w:val="0"/>
          <w:divBdr>
            <w:top w:val="none" w:sz="0" w:space="0" w:color="auto"/>
            <w:left w:val="none" w:sz="0" w:space="0" w:color="auto"/>
            <w:bottom w:val="none" w:sz="0" w:space="0" w:color="auto"/>
            <w:right w:val="none" w:sz="0" w:space="0" w:color="auto"/>
          </w:divBdr>
        </w:div>
        <w:div w:id="1743867311">
          <w:marLeft w:val="640"/>
          <w:marRight w:val="0"/>
          <w:marTop w:val="0"/>
          <w:marBottom w:val="0"/>
          <w:divBdr>
            <w:top w:val="none" w:sz="0" w:space="0" w:color="auto"/>
            <w:left w:val="none" w:sz="0" w:space="0" w:color="auto"/>
            <w:bottom w:val="none" w:sz="0" w:space="0" w:color="auto"/>
            <w:right w:val="none" w:sz="0" w:space="0" w:color="auto"/>
          </w:divBdr>
        </w:div>
        <w:div w:id="1236743043">
          <w:marLeft w:val="640"/>
          <w:marRight w:val="0"/>
          <w:marTop w:val="0"/>
          <w:marBottom w:val="0"/>
          <w:divBdr>
            <w:top w:val="none" w:sz="0" w:space="0" w:color="auto"/>
            <w:left w:val="none" w:sz="0" w:space="0" w:color="auto"/>
            <w:bottom w:val="none" w:sz="0" w:space="0" w:color="auto"/>
            <w:right w:val="none" w:sz="0" w:space="0" w:color="auto"/>
          </w:divBdr>
        </w:div>
        <w:div w:id="1186555000">
          <w:marLeft w:val="640"/>
          <w:marRight w:val="0"/>
          <w:marTop w:val="0"/>
          <w:marBottom w:val="0"/>
          <w:divBdr>
            <w:top w:val="none" w:sz="0" w:space="0" w:color="auto"/>
            <w:left w:val="none" w:sz="0" w:space="0" w:color="auto"/>
            <w:bottom w:val="none" w:sz="0" w:space="0" w:color="auto"/>
            <w:right w:val="none" w:sz="0" w:space="0" w:color="auto"/>
          </w:divBdr>
        </w:div>
        <w:div w:id="2119520548">
          <w:marLeft w:val="640"/>
          <w:marRight w:val="0"/>
          <w:marTop w:val="0"/>
          <w:marBottom w:val="0"/>
          <w:divBdr>
            <w:top w:val="none" w:sz="0" w:space="0" w:color="auto"/>
            <w:left w:val="none" w:sz="0" w:space="0" w:color="auto"/>
            <w:bottom w:val="none" w:sz="0" w:space="0" w:color="auto"/>
            <w:right w:val="none" w:sz="0" w:space="0" w:color="auto"/>
          </w:divBdr>
        </w:div>
        <w:div w:id="2018969318">
          <w:marLeft w:val="640"/>
          <w:marRight w:val="0"/>
          <w:marTop w:val="0"/>
          <w:marBottom w:val="0"/>
          <w:divBdr>
            <w:top w:val="none" w:sz="0" w:space="0" w:color="auto"/>
            <w:left w:val="none" w:sz="0" w:space="0" w:color="auto"/>
            <w:bottom w:val="none" w:sz="0" w:space="0" w:color="auto"/>
            <w:right w:val="none" w:sz="0" w:space="0" w:color="auto"/>
          </w:divBdr>
        </w:div>
        <w:div w:id="547228514">
          <w:marLeft w:val="640"/>
          <w:marRight w:val="0"/>
          <w:marTop w:val="0"/>
          <w:marBottom w:val="0"/>
          <w:divBdr>
            <w:top w:val="none" w:sz="0" w:space="0" w:color="auto"/>
            <w:left w:val="none" w:sz="0" w:space="0" w:color="auto"/>
            <w:bottom w:val="none" w:sz="0" w:space="0" w:color="auto"/>
            <w:right w:val="none" w:sz="0" w:space="0" w:color="auto"/>
          </w:divBdr>
        </w:div>
        <w:div w:id="731660696">
          <w:marLeft w:val="640"/>
          <w:marRight w:val="0"/>
          <w:marTop w:val="0"/>
          <w:marBottom w:val="0"/>
          <w:divBdr>
            <w:top w:val="none" w:sz="0" w:space="0" w:color="auto"/>
            <w:left w:val="none" w:sz="0" w:space="0" w:color="auto"/>
            <w:bottom w:val="none" w:sz="0" w:space="0" w:color="auto"/>
            <w:right w:val="none" w:sz="0" w:space="0" w:color="auto"/>
          </w:divBdr>
        </w:div>
        <w:div w:id="144779962">
          <w:marLeft w:val="640"/>
          <w:marRight w:val="0"/>
          <w:marTop w:val="0"/>
          <w:marBottom w:val="0"/>
          <w:divBdr>
            <w:top w:val="none" w:sz="0" w:space="0" w:color="auto"/>
            <w:left w:val="none" w:sz="0" w:space="0" w:color="auto"/>
            <w:bottom w:val="none" w:sz="0" w:space="0" w:color="auto"/>
            <w:right w:val="none" w:sz="0" w:space="0" w:color="auto"/>
          </w:divBdr>
        </w:div>
        <w:div w:id="1213081690">
          <w:marLeft w:val="640"/>
          <w:marRight w:val="0"/>
          <w:marTop w:val="0"/>
          <w:marBottom w:val="0"/>
          <w:divBdr>
            <w:top w:val="none" w:sz="0" w:space="0" w:color="auto"/>
            <w:left w:val="none" w:sz="0" w:space="0" w:color="auto"/>
            <w:bottom w:val="none" w:sz="0" w:space="0" w:color="auto"/>
            <w:right w:val="none" w:sz="0" w:space="0" w:color="auto"/>
          </w:divBdr>
        </w:div>
        <w:div w:id="550577830">
          <w:marLeft w:val="640"/>
          <w:marRight w:val="0"/>
          <w:marTop w:val="0"/>
          <w:marBottom w:val="0"/>
          <w:divBdr>
            <w:top w:val="none" w:sz="0" w:space="0" w:color="auto"/>
            <w:left w:val="none" w:sz="0" w:space="0" w:color="auto"/>
            <w:bottom w:val="none" w:sz="0" w:space="0" w:color="auto"/>
            <w:right w:val="none" w:sz="0" w:space="0" w:color="auto"/>
          </w:divBdr>
        </w:div>
        <w:div w:id="931547488">
          <w:marLeft w:val="640"/>
          <w:marRight w:val="0"/>
          <w:marTop w:val="0"/>
          <w:marBottom w:val="0"/>
          <w:divBdr>
            <w:top w:val="none" w:sz="0" w:space="0" w:color="auto"/>
            <w:left w:val="none" w:sz="0" w:space="0" w:color="auto"/>
            <w:bottom w:val="none" w:sz="0" w:space="0" w:color="auto"/>
            <w:right w:val="none" w:sz="0" w:space="0" w:color="auto"/>
          </w:divBdr>
        </w:div>
        <w:div w:id="147402044">
          <w:marLeft w:val="640"/>
          <w:marRight w:val="0"/>
          <w:marTop w:val="0"/>
          <w:marBottom w:val="0"/>
          <w:divBdr>
            <w:top w:val="none" w:sz="0" w:space="0" w:color="auto"/>
            <w:left w:val="none" w:sz="0" w:space="0" w:color="auto"/>
            <w:bottom w:val="none" w:sz="0" w:space="0" w:color="auto"/>
            <w:right w:val="none" w:sz="0" w:space="0" w:color="auto"/>
          </w:divBdr>
        </w:div>
        <w:div w:id="1663896081">
          <w:marLeft w:val="640"/>
          <w:marRight w:val="0"/>
          <w:marTop w:val="0"/>
          <w:marBottom w:val="0"/>
          <w:divBdr>
            <w:top w:val="none" w:sz="0" w:space="0" w:color="auto"/>
            <w:left w:val="none" w:sz="0" w:space="0" w:color="auto"/>
            <w:bottom w:val="none" w:sz="0" w:space="0" w:color="auto"/>
            <w:right w:val="none" w:sz="0" w:space="0" w:color="auto"/>
          </w:divBdr>
        </w:div>
        <w:div w:id="653685488">
          <w:marLeft w:val="640"/>
          <w:marRight w:val="0"/>
          <w:marTop w:val="0"/>
          <w:marBottom w:val="0"/>
          <w:divBdr>
            <w:top w:val="none" w:sz="0" w:space="0" w:color="auto"/>
            <w:left w:val="none" w:sz="0" w:space="0" w:color="auto"/>
            <w:bottom w:val="none" w:sz="0" w:space="0" w:color="auto"/>
            <w:right w:val="none" w:sz="0" w:space="0" w:color="auto"/>
          </w:divBdr>
        </w:div>
        <w:div w:id="2110612183">
          <w:marLeft w:val="640"/>
          <w:marRight w:val="0"/>
          <w:marTop w:val="0"/>
          <w:marBottom w:val="0"/>
          <w:divBdr>
            <w:top w:val="none" w:sz="0" w:space="0" w:color="auto"/>
            <w:left w:val="none" w:sz="0" w:space="0" w:color="auto"/>
            <w:bottom w:val="none" w:sz="0" w:space="0" w:color="auto"/>
            <w:right w:val="none" w:sz="0" w:space="0" w:color="auto"/>
          </w:divBdr>
        </w:div>
        <w:div w:id="1986467054">
          <w:marLeft w:val="640"/>
          <w:marRight w:val="0"/>
          <w:marTop w:val="0"/>
          <w:marBottom w:val="0"/>
          <w:divBdr>
            <w:top w:val="none" w:sz="0" w:space="0" w:color="auto"/>
            <w:left w:val="none" w:sz="0" w:space="0" w:color="auto"/>
            <w:bottom w:val="none" w:sz="0" w:space="0" w:color="auto"/>
            <w:right w:val="none" w:sz="0" w:space="0" w:color="auto"/>
          </w:divBdr>
        </w:div>
        <w:div w:id="115567935">
          <w:marLeft w:val="640"/>
          <w:marRight w:val="0"/>
          <w:marTop w:val="0"/>
          <w:marBottom w:val="0"/>
          <w:divBdr>
            <w:top w:val="none" w:sz="0" w:space="0" w:color="auto"/>
            <w:left w:val="none" w:sz="0" w:space="0" w:color="auto"/>
            <w:bottom w:val="none" w:sz="0" w:space="0" w:color="auto"/>
            <w:right w:val="none" w:sz="0" w:space="0" w:color="auto"/>
          </w:divBdr>
        </w:div>
        <w:div w:id="976296157">
          <w:marLeft w:val="640"/>
          <w:marRight w:val="0"/>
          <w:marTop w:val="0"/>
          <w:marBottom w:val="0"/>
          <w:divBdr>
            <w:top w:val="none" w:sz="0" w:space="0" w:color="auto"/>
            <w:left w:val="none" w:sz="0" w:space="0" w:color="auto"/>
            <w:bottom w:val="none" w:sz="0" w:space="0" w:color="auto"/>
            <w:right w:val="none" w:sz="0" w:space="0" w:color="auto"/>
          </w:divBdr>
        </w:div>
        <w:div w:id="1787042442">
          <w:marLeft w:val="640"/>
          <w:marRight w:val="0"/>
          <w:marTop w:val="0"/>
          <w:marBottom w:val="0"/>
          <w:divBdr>
            <w:top w:val="none" w:sz="0" w:space="0" w:color="auto"/>
            <w:left w:val="none" w:sz="0" w:space="0" w:color="auto"/>
            <w:bottom w:val="none" w:sz="0" w:space="0" w:color="auto"/>
            <w:right w:val="none" w:sz="0" w:space="0" w:color="auto"/>
          </w:divBdr>
        </w:div>
        <w:div w:id="1100415366">
          <w:marLeft w:val="640"/>
          <w:marRight w:val="0"/>
          <w:marTop w:val="0"/>
          <w:marBottom w:val="0"/>
          <w:divBdr>
            <w:top w:val="none" w:sz="0" w:space="0" w:color="auto"/>
            <w:left w:val="none" w:sz="0" w:space="0" w:color="auto"/>
            <w:bottom w:val="none" w:sz="0" w:space="0" w:color="auto"/>
            <w:right w:val="none" w:sz="0" w:space="0" w:color="auto"/>
          </w:divBdr>
        </w:div>
        <w:div w:id="1896502803">
          <w:marLeft w:val="640"/>
          <w:marRight w:val="0"/>
          <w:marTop w:val="0"/>
          <w:marBottom w:val="0"/>
          <w:divBdr>
            <w:top w:val="none" w:sz="0" w:space="0" w:color="auto"/>
            <w:left w:val="none" w:sz="0" w:space="0" w:color="auto"/>
            <w:bottom w:val="none" w:sz="0" w:space="0" w:color="auto"/>
            <w:right w:val="none" w:sz="0" w:space="0" w:color="auto"/>
          </w:divBdr>
        </w:div>
        <w:div w:id="826167323">
          <w:marLeft w:val="640"/>
          <w:marRight w:val="0"/>
          <w:marTop w:val="0"/>
          <w:marBottom w:val="0"/>
          <w:divBdr>
            <w:top w:val="none" w:sz="0" w:space="0" w:color="auto"/>
            <w:left w:val="none" w:sz="0" w:space="0" w:color="auto"/>
            <w:bottom w:val="none" w:sz="0" w:space="0" w:color="auto"/>
            <w:right w:val="none" w:sz="0" w:space="0" w:color="auto"/>
          </w:divBdr>
        </w:div>
        <w:div w:id="705058809">
          <w:marLeft w:val="640"/>
          <w:marRight w:val="0"/>
          <w:marTop w:val="0"/>
          <w:marBottom w:val="0"/>
          <w:divBdr>
            <w:top w:val="none" w:sz="0" w:space="0" w:color="auto"/>
            <w:left w:val="none" w:sz="0" w:space="0" w:color="auto"/>
            <w:bottom w:val="none" w:sz="0" w:space="0" w:color="auto"/>
            <w:right w:val="none" w:sz="0" w:space="0" w:color="auto"/>
          </w:divBdr>
        </w:div>
        <w:div w:id="302392702">
          <w:marLeft w:val="640"/>
          <w:marRight w:val="0"/>
          <w:marTop w:val="0"/>
          <w:marBottom w:val="0"/>
          <w:divBdr>
            <w:top w:val="none" w:sz="0" w:space="0" w:color="auto"/>
            <w:left w:val="none" w:sz="0" w:space="0" w:color="auto"/>
            <w:bottom w:val="none" w:sz="0" w:space="0" w:color="auto"/>
            <w:right w:val="none" w:sz="0" w:space="0" w:color="auto"/>
          </w:divBdr>
        </w:div>
        <w:div w:id="1808471121">
          <w:marLeft w:val="640"/>
          <w:marRight w:val="0"/>
          <w:marTop w:val="0"/>
          <w:marBottom w:val="0"/>
          <w:divBdr>
            <w:top w:val="none" w:sz="0" w:space="0" w:color="auto"/>
            <w:left w:val="none" w:sz="0" w:space="0" w:color="auto"/>
            <w:bottom w:val="none" w:sz="0" w:space="0" w:color="auto"/>
            <w:right w:val="none" w:sz="0" w:space="0" w:color="auto"/>
          </w:divBdr>
        </w:div>
        <w:div w:id="1891307675">
          <w:marLeft w:val="640"/>
          <w:marRight w:val="0"/>
          <w:marTop w:val="0"/>
          <w:marBottom w:val="0"/>
          <w:divBdr>
            <w:top w:val="none" w:sz="0" w:space="0" w:color="auto"/>
            <w:left w:val="none" w:sz="0" w:space="0" w:color="auto"/>
            <w:bottom w:val="none" w:sz="0" w:space="0" w:color="auto"/>
            <w:right w:val="none" w:sz="0" w:space="0" w:color="auto"/>
          </w:divBdr>
        </w:div>
        <w:div w:id="592787193">
          <w:marLeft w:val="640"/>
          <w:marRight w:val="0"/>
          <w:marTop w:val="0"/>
          <w:marBottom w:val="0"/>
          <w:divBdr>
            <w:top w:val="none" w:sz="0" w:space="0" w:color="auto"/>
            <w:left w:val="none" w:sz="0" w:space="0" w:color="auto"/>
            <w:bottom w:val="none" w:sz="0" w:space="0" w:color="auto"/>
            <w:right w:val="none" w:sz="0" w:space="0" w:color="auto"/>
          </w:divBdr>
        </w:div>
        <w:div w:id="225723612">
          <w:marLeft w:val="640"/>
          <w:marRight w:val="0"/>
          <w:marTop w:val="0"/>
          <w:marBottom w:val="0"/>
          <w:divBdr>
            <w:top w:val="none" w:sz="0" w:space="0" w:color="auto"/>
            <w:left w:val="none" w:sz="0" w:space="0" w:color="auto"/>
            <w:bottom w:val="none" w:sz="0" w:space="0" w:color="auto"/>
            <w:right w:val="none" w:sz="0" w:space="0" w:color="auto"/>
          </w:divBdr>
        </w:div>
        <w:div w:id="1156998310">
          <w:marLeft w:val="640"/>
          <w:marRight w:val="0"/>
          <w:marTop w:val="0"/>
          <w:marBottom w:val="0"/>
          <w:divBdr>
            <w:top w:val="none" w:sz="0" w:space="0" w:color="auto"/>
            <w:left w:val="none" w:sz="0" w:space="0" w:color="auto"/>
            <w:bottom w:val="none" w:sz="0" w:space="0" w:color="auto"/>
            <w:right w:val="none" w:sz="0" w:space="0" w:color="auto"/>
          </w:divBdr>
        </w:div>
        <w:div w:id="1312372890">
          <w:marLeft w:val="640"/>
          <w:marRight w:val="0"/>
          <w:marTop w:val="0"/>
          <w:marBottom w:val="0"/>
          <w:divBdr>
            <w:top w:val="none" w:sz="0" w:space="0" w:color="auto"/>
            <w:left w:val="none" w:sz="0" w:space="0" w:color="auto"/>
            <w:bottom w:val="none" w:sz="0" w:space="0" w:color="auto"/>
            <w:right w:val="none" w:sz="0" w:space="0" w:color="auto"/>
          </w:divBdr>
        </w:div>
        <w:div w:id="222953988">
          <w:marLeft w:val="640"/>
          <w:marRight w:val="0"/>
          <w:marTop w:val="0"/>
          <w:marBottom w:val="0"/>
          <w:divBdr>
            <w:top w:val="none" w:sz="0" w:space="0" w:color="auto"/>
            <w:left w:val="none" w:sz="0" w:space="0" w:color="auto"/>
            <w:bottom w:val="none" w:sz="0" w:space="0" w:color="auto"/>
            <w:right w:val="none" w:sz="0" w:space="0" w:color="auto"/>
          </w:divBdr>
        </w:div>
        <w:div w:id="1529493140">
          <w:marLeft w:val="640"/>
          <w:marRight w:val="0"/>
          <w:marTop w:val="0"/>
          <w:marBottom w:val="0"/>
          <w:divBdr>
            <w:top w:val="none" w:sz="0" w:space="0" w:color="auto"/>
            <w:left w:val="none" w:sz="0" w:space="0" w:color="auto"/>
            <w:bottom w:val="none" w:sz="0" w:space="0" w:color="auto"/>
            <w:right w:val="none" w:sz="0" w:space="0" w:color="auto"/>
          </w:divBdr>
        </w:div>
        <w:div w:id="1936744110">
          <w:marLeft w:val="640"/>
          <w:marRight w:val="0"/>
          <w:marTop w:val="0"/>
          <w:marBottom w:val="0"/>
          <w:divBdr>
            <w:top w:val="none" w:sz="0" w:space="0" w:color="auto"/>
            <w:left w:val="none" w:sz="0" w:space="0" w:color="auto"/>
            <w:bottom w:val="none" w:sz="0" w:space="0" w:color="auto"/>
            <w:right w:val="none" w:sz="0" w:space="0" w:color="auto"/>
          </w:divBdr>
        </w:div>
        <w:div w:id="1548837312">
          <w:marLeft w:val="640"/>
          <w:marRight w:val="0"/>
          <w:marTop w:val="0"/>
          <w:marBottom w:val="0"/>
          <w:divBdr>
            <w:top w:val="none" w:sz="0" w:space="0" w:color="auto"/>
            <w:left w:val="none" w:sz="0" w:space="0" w:color="auto"/>
            <w:bottom w:val="none" w:sz="0" w:space="0" w:color="auto"/>
            <w:right w:val="none" w:sz="0" w:space="0" w:color="auto"/>
          </w:divBdr>
        </w:div>
        <w:div w:id="740447774">
          <w:marLeft w:val="640"/>
          <w:marRight w:val="0"/>
          <w:marTop w:val="0"/>
          <w:marBottom w:val="0"/>
          <w:divBdr>
            <w:top w:val="none" w:sz="0" w:space="0" w:color="auto"/>
            <w:left w:val="none" w:sz="0" w:space="0" w:color="auto"/>
            <w:bottom w:val="none" w:sz="0" w:space="0" w:color="auto"/>
            <w:right w:val="none" w:sz="0" w:space="0" w:color="auto"/>
          </w:divBdr>
        </w:div>
        <w:div w:id="1600486580">
          <w:marLeft w:val="640"/>
          <w:marRight w:val="0"/>
          <w:marTop w:val="0"/>
          <w:marBottom w:val="0"/>
          <w:divBdr>
            <w:top w:val="none" w:sz="0" w:space="0" w:color="auto"/>
            <w:left w:val="none" w:sz="0" w:space="0" w:color="auto"/>
            <w:bottom w:val="none" w:sz="0" w:space="0" w:color="auto"/>
            <w:right w:val="none" w:sz="0" w:space="0" w:color="auto"/>
          </w:divBdr>
        </w:div>
        <w:div w:id="1135029628">
          <w:marLeft w:val="640"/>
          <w:marRight w:val="0"/>
          <w:marTop w:val="0"/>
          <w:marBottom w:val="0"/>
          <w:divBdr>
            <w:top w:val="none" w:sz="0" w:space="0" w:color="auto"/>
            <w:left w:val="none" w:sz="0" w:space="0" w:color="auto"/>
            <w:bottom w:val="none" w:sz="0" w:space="0" w:color="auto"/>
            <w:right w:val="none" w:sz="0" w:space="0" w:color="auto"/>
          </w:divBdr>
        </w:div>
        <w:div w:id="2053845134">
          <w:marLeft w:val="640"/>
          <w:marRight w:val="0"/>
          <w:marTop w:val="0"/>
          <w:marBottom w:val="0"/>
          <w:divBdr>
            <w:top w:val="none" w:sz="0" w:space="0" w:color="auto"/>
            <w:left w:val="none" w:sz="0" w:space="0" w:color="auto"/>
            <w:bottom w:val="none" w:sz="0" w:space="0" w:color="auto"/>
            <w:right w:val="none" w:sz="0" w:space="0" w:color="auto"/>
          </w:divBdr>
        </w:div>
        <w:div w:id="1315797741">
          <w:marLeft w:val="640"/>
          <w:marRight w:val="0"/>
          <w:marTop w:val="0"/>
          <w:marBottom w:val="0"/>
          <w:divBdr>
            <w:top w:val="none" w:sz="0" w:space="0" w:color="auto"/>
            <w:left w:val="none" w:sz="0" w:space="0" w:color="auto"/>
            <w:bottom w:val="none" w:sz="0" w:space="0" w:color="auto"/>
            <w:right w:val="none" w:sz="0" w:space="0" w:color="auto"/>
          </w:divBdr>
        </w:div>
        <w:div w:id="1984384318">
          <w:marLeft w:val="640"/>
          <w:marRight w:val="0"/>
          <w:marTop w:val="0"/>
          <w:marBottom w:val="0"/>
          <w:divBdr>
            <w:top w:val="none" w:sz="0" w:space="0" w:color="auto"/>
            <w:left w:val="none" w:sz="0" w:space="0" w:color="auto"/>
            <w:bottom w:val="none" w:sz="0" w:space="0" w:color="auto"/>
            <w:right w:val="none" w:sz="0" w:space="0" w:color="auto"/>
          </w:divBdr>
        </w:div>
        <w:div w:id="1717780338">
          <w:marLeft w:val="640"/>
          <w:marRight w:val="0"/>
          <w:marTop w:val="0"/>
          <w:marBottom w:val="0"/>
          <w:divBdr>
            <w:top w:val="none" w:sz="0" w:space="0" w:color="auto"/>
            <w:left w:val="none" w:sz="0" w:space="0" w:color="auto"/>
            <w:bottom w:val="none" w:sz="0" w:space="0" w:color="auto"/>
            <w:right w:val="none" w:sz="0" w:space="0" w:color="auto"/>
          </w:divBdr>
        </w:div>
        <w:div w:id="148635818">
          <w:marLeft w:val="640"/>
          <w:marRight w:val="0"/>
          <w:marTop w:val="0"/>
          <w:marBottom w:val="0"/>
          <w:divBdr>
            <w:top w:val="none" w:sz="0" w:space="0" w:color="auto"/>
            <w:left w:val="none" w:sz="0" w:space="0" w:color="auto"/>
            <w:bottom w:val="none" w:sz="0" w:space="0" w:color="auto"/>
            <w:right w:val="none" w:sz="0" w:space="0" w:color="auto"/>
          </w:divBdr>
        </w:div>
        <w:div w:id="1971475828">
          <w:marLeft w:val="640"/>
          <w:marRight w:val="0"/>
          <w:marTop w:val="0"/>
          <w:marBottom w:val="0"/>
          <w:divBdr>
            <w:top w:val="none" w:sz="0" w:space="0" w:color="auto"/>
            <w:left w:val="none" w:sz="0" w:space="0" w:color="auto"/>
            <w:bottom w:val="none" w:sz="0" w:space="0" w:color="auto"/>
            <w:right w:val="none" w:sz="0" w:space="0" w:color="auto"/>
          </w:divBdr>
        </w:div>
        <w:div w:id="1397439716">
          <w:marLeft w:val="640"/>
          <w:marRight w:val="0"/>
          <w:marTop w:val="0"/>
          <w:marBottom w:val="0"/>
          <w:divBdr>
            <w:top w:val="none" w:sz="0" w:space="0" w:color="auto"/>
            <w:left w:val="none" w:sz="0" w:space="0" w:color="auto"/>
            <w:bottom w:val="none" w:sz="0" w:space="0" w:color="auto"/>
            <w:right w:val="none" w:sz="0" w:space="0" w:color="auto"/>
          </w:divBdr>
        </w:div>
        <w:div w:id="537165566">
          <w:marLeft w:val="640"/>
          <w:marRight w:val="0"/>
          <w:marTop w:val="0"/>
          <w:marBottom w:val="0"/>
          <w:divBdr>
            <w:top w:val="none" w:sz="0" w:space="0" w:color="auto"/>
            <w:left w:val="none" w:sz="0" w:space="0" w:color="auto"/>
            <w:bottom w:val="none" w:sz="0" w:space="0" w:color="auto"/>
            <w:right w:val="none" w:sz="0" w:space="0" w:color="auto"/>
          </w:divBdr>
        </w:div>
        <w:div w:id="1948999434">
          <w:marLeft w:val="640"/>
          <w:marRight w:val="0"/>
          <w:marTop w:val="0"/>
          <w:marBottom w:val="0"/>
          <w:divBdr>
            <w:top w:val="none" w:sz="0" w:space="0" w:color="auto"/>
            <w:left w:val="none" w:sz="0" w:space="0" w:color="auto"/>
            <w:bottom w:val="none" w:sz="0" w:space="0" w:color="auto"/>
            <w:right w:val="none" w:sz="0" w:space="0" w:color="auto"/>
          </w:divBdr>
        </w:div>
        <w:div w:id="821315846">
          <w:marLeft w:val="640"/>
          <w:marRight w:val="0"/>
          <w:marTop w:val="0"/>
          <w:marBottom w:val="0"/>
          <w:divBdr>
            <w:top w:val="none" w:sz="0" w:space="0" w:color="auto"/>
            <w:left w:val="none" w:sz="0" w:space="0" w:color="auto"/>
            <w:bottom w:val="none" w:sz="0" w:space="0" w:color="auto"/>
            <w:right w:val="none" w:sz="0" w:space="0" w:color="auto"/>
          </w:divBdr>
        </w:div>
        <w:div w:id="2083671065">
          <w:marLeft w:val="640"/>
          <w:marRight w:val="0"/>
          <w:marTop w:val="0"/>
          <w:marBottom w:val="0"/>
          <w:divBdr>
            <w:top w:val="none" w:sz="0" w:space="0" w:color="auto"/>
            <w:left w:val="none" w:sz="0" w:space="0" w:color="auto"/>
            <w:bottom w:val="none" w:sz="0" w:space="0" w:color="auto"/>
            <w:right w:val="none" w:sz="0" w:space="0" w:color="auto"/>
          </w:divBdr>
        </w:div>
        <w:div w:id="2107652939">
          <w:marLeft w:val="640"/>
          <w:marRight w:val="0"/>
          <w:marTop w:val="0"/>
          <w:marBottom w:val="0"/>
          <w:divBdr>
            <w:top w:val="none" w:sz="0" w:space="0" w:color="auto"/>
            <w:left w:val="none" w:sz="0" w:space="0" w:color="auto"/>
            <w:bottom w:val="none" w:sz="0" w:space="0" w:color="auto"/>
            <w:right w:val="none" w:sz="0" w:space="0" w:color="auto"/>
          </w:divBdr>
        </w:div>
        <w:div w:id="1456145122">
          <w:marLeft w:val="640"/>
          <w:marRight w:val="0"/>
          <w:marTop w:val="0"/>
          <w:marBottom w:val="0"/>
          <w:divBdr>
            <w:top w:val="none" w:sz="0" w:space="0" w:color="auto"/>
            <w:left w:val="none" w:sz="0" w:space="0" w:color="auto"/>
            <w:bottom w:val="none" w:sz="0" w:space="0" w:color="auto"/>
            <w:right w:val="none" w:sz="0" w:space="0" w:color="auto"/>
          </w:divBdr>
        </w:div>
        <w:div w:id="405229805">
          <w:marLeft w:val="640"/>
          <w:marRight w:val="0"/>
          <w:marTop w:val="0"/>
          <w:marBottom w:val="0"/>
          <w:divBdr>
            <w:top w:val="none" w:sz="0" w:space="0" w:color="auto"/>
            <w:left w:val="none" w:sz="0" w:space="0" w:color="auto"/>
            <w:bottom w:val="none" w:sz="0" w:space="0" w:color="auto"/>
            <w:right w:val="none" w:sz="0" w:space="0" w:color="auto"/>
          </w:divBdr>
        </w:div>
        <w:div w:id="949318185">
          <w:marLeft w:val="640"/>
          <w:marRight w:val="0"/>
          <w:marTop w:val="0"/>
          <w:marBottom w:val="0"/>
          <w:divBdr>
            <w:top w:val="none" w:sz="0" w:space="0" w:color="auto"/>
            <w:left w:val="none" w:sz="0" w:space="0" w:color="auto"/>
            <w:bottom w:val="none" w:sz="0" w:space="0" w:color="auto"/>
            <w:right w:val="none" w:sz="0" w:space="0" w:color="auto"/>
          </w:divBdr>
        </w:div>
        <w:div w:id="720060971">
          <w:marLeft w:val="640"/>
          <w:marRight w:val="0"/>
          <w:marTop w:val="0"/>
          <w:marBottom w:val="0"/>
          <w:divBdr>
            <w:top w:val="none" w:sz="0" w:space="0" w:color="auto"/>
            <w:left w:val="none" w:sz="0" w:space="0" w:color="auto"/>
            <w:bottom w:val="none" w:sz="0" w:space="0" w:color="auto"/>
            <w:right w:val="none" w:sz="0" w:space="0" w:color="auto"/>
          </w:divBdr>
        </w:div>
        <w:div w:id="212890179">
          <w:marLeft w:val="640"/>
          <w:marRight w:val="0"/>
          <w:marTop w:val="0"/>
          <w:marBottom w:val="0"/>
          <w:divBdr>
            <w:top w:val="none" w:sz="0" w:space="0" w:color="auto"/>
            <w:left w:val="none" w:sz="0" w:space="0" w:color="auto"/>
            <w:bottom w:val="none" w:sz="0" w:space="0" w:color="auto"/>
            <w:right w:val="none" w:sz="0" w:space="0" w:color="auto"/>
          </w:divBdr>
        </w:div>
        <w:div w:id="565804272">
          <w:marLeft w:val="640"/>
          <w:marRight w:val="0"/>
          <w:marTop w:val="0"/>
          <w:marBottom w:val="0"/>
          <w:divBdr>
            <w:top w:val="none" w:sz="0" w:space="0" w:color="auto"/>
            <w:left w:val="none" w:sz="0" w:space="0" w:color="auto"/>
            <w:bottom w:val="none" w:sz="0" w:space="0" w:color="auto"/>
            <w:right w:val="none" w:sz="0" w:space="0" w:color="auto"/>
          </w:divBdr>
        </w:div>
        <w:div w:id="781845394">
          <w:marLeft w:val="640"/>
          <w:marRight w:val="0"/>
          <w:marTop w:val="0"/>
          <w:marBottom w:val="0"/>
          <w:divBdr>
            <w:top w:val="none" w:sz="0" w:space="0" w:color="auto"/>
            <w:left w:val="none" w:sz="0" w:space="0" w:color="auto"/>
            <w:bottom w:val="none" w:sz="0" w:space="0" w:color="auto"/>
            <w:right w:val="none" w:sz="0" w:space="0" w:color="auto"/>
          </w:divBdr>
        </w:div>
        <w:div w:id="106969135">
          <w:marLeft w:val="640"/>
          <w:marRight w:val="0"/>
          <w:marTop w:val="0"/>
          <w:marBottom w:val="0"/>
          <w:divBdr>
            <w:top w:val="none" w:sz="0" w:space="0" w:color="auto"/>
            <w:left w:val="none" w:sz="0" w:space="0" w:color="auto"/>
            <w:bottom w:val="none" w:sz="0" w:space="0" w:color="auto"/>
            <w:right w:val="none" w:sz="0" w:space="0" w:color="auto"/>
          </w:divBdr>
        </w:div>
        <w:div w:id="162354026">
          <w:marLeft w:val="640"/>
          <w:marRight w:val="0"/>
          <w:marTop w:val="0"/>
          <w:marBottom w:val="0"/>
          <w:divBdr>
            <w:top w:val="none" w:sz="0" w:space="0" w:color="auto"/>
            <w:left w:val="none" w:sz="0" w:space="0" w:color="auto"/>
            <w:bottom w:val="none" w:sz="0" w:space="0" w:color="auto"/>
            <w:right w:val="none" w:sz="0" w:space="0" w:color="auto"/>
          </w:divBdr>
        </w:div>
        <w:div w:id="887839125">
          <w:marLeft w:val="640"/>
          <w:marRight w:val="0"/>
          <w:marTop w:val="0"/>
          <w:marBottom w:val="0"/>
          <w:divBdr>
            <w:top w:val="none" w:sz="0" w:space="0" w:color="auto"/>
            <w:left w:val="none" w:sz="0" w:space="0" w:color="auto"/>
            <w:bottom w:val="none" w:sz="0" w:space="0" w:color="auto"/>
            <w:right w:val="none" w:sz="0" w:space="0" w:color="auto"/>
          </w:divBdr>
        </w:div>
        <w:div w:id="1264536206">
          <w:marLeft w:val="640"/>
          <w:marRight w:val="0"/>
          <w:marTop w:val="0"/>
          <w:marBottom w:val="0"/>
          <w:divBdr>
            <w:top w:val="none" w:sz="0" w:space="0" w:color="auto"/>
            <w:left w:val="none" w:sz="0" w:space="0" w:color="auto"/>
            <w:bottom w:val="none" w:sz="0" w:space="0" w:color="auto"/>
            <w:right w:val="none" w:sz="0" w:space="0" w:color="auto"/>
          </w:divBdr>
        </w:div>
        <w:div w:id="1210263169">
          <w:marLeft w:val="640"/>
          <w:marRight w:val="0"/>
          <w:marTop w:val="0"/>
          <w:marBottom w:val="0"/>
          <w:divBdr>
            <w:top w:val="none" w:sz="0" w:space="0" w:color="auto"/>
            <w:left w:val="none" w:sz="0" w:space="0" w:color="auto"/>
            <w:bottom w:val="none" w:sz="0" w:space="0" w:color="auto"/>
            <w:right w:val="none" w:sz="0" w:space="0" w:color="auto"/>
          </w:divBdr>
        </w:div>
        <w:div w:id="776945142">
          <w:marLeft w:val="640"/>
          <w:marRight w:val="0"/>
          <w:marTop w:val="0"/>
          <w:marBottom w:val="0"/>
          <w:divBdr>
            <w:top w:val="none" w:sz="0" w:space="0" w:color="auto"/>
            <w:left w:val="none" w:sz="0" w:space="0" w:color="auto"/>
            <w:bottom w:val="none" w:sz="0" w:space="0" w:color="auto"/>
            <w:right w:val="none" w:sz="0" w:space="0" w:color="auto"/>
          </w:divBdr>
        </w:div>
        <w:div w:id="457574716">
          <w:marLeft w:val="640"/>
          <w:marRight w:val="0"/>
          <w:marTop w:val="0"/>
          <w:marBottom w:val="0"/>
          <w:divBdr>
            <w:top w:val="none" w:sz="0" w:space="0" w:color="auto"/>
            <w:left w:val="none" w:sz="0" w:space="0" w:color="auto"/>
            <w:bottom w:val="none" w:sz="0" w:space="0" w:color="auto"/>
            <w:right w:val="none" w:sz="0" w:space="0" w:color="auto"/>
          </w:divBdr>
        </w:div>
        <w:div w:id="1387728009">
          <w:marLeft w:val="640"/>
          <w:marRight w:val="0"/>
          <w:marTop w:val="0"/>
          <w:marBottom w:val="0"/>
          <w:divBdr>
            <w:top w:val="none" w:sz="0" w:space="0" w:color="auto"/>
            <w:left w:val="none" w:sz="0" w:space="0" w:color="auto"/>
            <w:bottom w:val="none" w:sz="0" w:space="0" w:color="auto"/>
            <w:right w:val="none" w:sz="0" w:space="0" w:color="auto"/>
          </w:divBdr>
        </w:div>
        <w:div w:id="1754350170">
          <w:marLeft w:val="640"/>
          <w:marRight w:val="0"/>
          <w:marTop w:val="0"/>
          <w:marBottom w:val="0"/>
          <w:divBdr>
            <w:top w:val="none" w:sz="0" w:space="0" w:color="auto"/>
            <w:left w:val="none" w:sz="0" w:space="0" w:color="auto"/>
            <w:bottom w:val="none" w:sz="0" w:space="0" w:color="auto"/>
            <w:right w:val="none" w:sz="0" w:space="0" w:color="auto"/>
          </w:divBdr>
        </w:div>
        <w:div w:id="352655852">
          <w:marLeft w:val="640"/>
          <w:marRight w:val="0"/>
          <w:marTop w:val="0"/>
          <w:marBottom w:val="0"/>
          <w:divBdr>
            <w:top w:val="none" w:sz="0" w:space="0" w:color="auto"/>
            <w:left w:val="none" w:sz="0" w:space="0" w:color="auto"/>
            <w:bottom w:val="none" w:sz="0" w:space="0" w:color="auto"/>
            <w:right w:val="none" w:sz="0" w:space="0" w:color="auto"/>
          </w:divBdr>
        </w:div>
        <w:div w:id="71465980">
          <w:marLeft w:val="640"/>
          <w:marRight w:val="0"/>
          <w:marTop w:val="0"/>
          <w:marBottom w:val="0"/>
          <w:divBdr>
            <w:top w:val="none" w:sz="0" w:space="0" w:color="auto"/>
            <w:left w:val="none" w:sz="0" w:space="0" w:color="auto"/>
            <w:bottom w:val="none" w:sz="0" w:space="0" w:color="auto"/>
            <w:right w:val="none" w:sz="0" w:space="0" w:color="auto"/>
          </w:divBdr>
        </w:div>
        <w:div w:id="573974682">
          <w:marLeft w:val="640"/>
          <w:marRight w:val="0"/>
          <w:marTop w:val="0"/>
          <w:marBottom w:val="0"/>
          <w:divBdr>
            <w:top w:val="none" w:sz="0" w:space="0" w:color="auto"/>
            <w:left w:val="none" w:sz="0" w:space="0" w:color="auto"/>
            <w:bottom w:val="none" w:sz="0" w:space="0" w:color="auto"/>
            <w:right w:val="none" w:sz="0" w:space="0" w:color="auto"/>
          </w:divBdr>
        </w:div>
        <w:div w:id="699864938">
          <w:marLeft w:val="640"/>
          <w:marRight w:val="0"/>
          <w:marTop w:val="0"/>
          <w:marBottom w:val="0"/>
          <w:divBdr>
            <w:top w:val="none" w:sz="0" w:space="0" w:color="auto"/>
            <w:left w:val="none" w:sz="0" w:space="0" w:color="auto"/>
            <w:bottom w:val="none" w:sz="0" w:space="0" w:color="auto"/>
            <w:right w:val="none" w:sz="0" w:space="0" w:color="auto"/>
          </w:divBdr>
        </w:div>
        <w:div w:id="966163361">
          <w:marLeft w:val="640"/>
          <w:marRight w:val="0"/>
          <w:marTop w:val="0"/>
          <w:marBottom w:val="0"/>
          <w:divBdr>
            <w:top w:val="none" w:sz="0" w:space="0" w:color="auto"/>
            <w:left w:val="none" w:sz="0" w:space="0" w:color="auto"/>
            <w:bottom w:val="none" w:sz="0" w:space="0" w:color="auto"/>
            <w:right w:val="none" w:sz="0" w:space="0" w:color="auto"/>
          </w:divBdr>
        </w:div>
        <w:div w:id="88044081">
          <w:marLeft w:val="640"/>
          <w:marRight w:val="0"/>
          <w:marTop w:val="0"/>
          <w:marBottom w:val="0"/>
          <w:divBdr>
            <w:top w:val="none" w:sz="0" w:space="0" w:color="auto"/>
            <w:left w:val="none" w:sz="0" w:space="0" w:color="auto"/>
            <w:bottom w:val="none" w:sz="0" w:space="0" w:color="auto"/>
            <w:right w:val="none" w:sz="0" w:space="0" w:color="auto"/>
          </w:divBdr>
        </w:div>
        <w:div w:id="1977418031">
          <w:marLeft w:val="640"/>
          <w:marRight w:val="0"/>
          <w:marTop w:val="0"/>
          <w:marBottom w:val="0"/>
          <w:divBdr>
            <w:top w:val="none" w:sz="0" w:space="0" w:color="auto"/>
            <w:left w:val="none" w:sz="0" w:space="0" w:color="auto"/>
            <w:bottom w:val="none" w:sz="0" w:space="0" w:color="auto"/>
            <w:right w:val="none" w:sz="0" w:space="0" w:color="auto"/>
          </w:divBdr>
        </w:div>
        <w:div w:id="54353682">
          <w:marLeft w:val="640"/>
          <w:marRight w:val="0"/>
          <w:marTop w:val="0"/>
          <w:marBottom w:val="0"/>
          <w:divBdr>
            <w:top w:val="none" w:sz="0" w:space="0" w:color="auto"/>
            <w:left w:val="none" w:sz="0" w:space="0" w:color="auto"/>
            <w:bottom w:val="none" w:sz="0" w:space="0" w:color="auto"/>
            <w:right w:val="none" w:sz="0" w:space="0" w:color="auto"/>
          </w:divBdr>
        </w:div>
        <w:div w:id="1777017107">
          <w:marLeft w:val="640"/>
          <w:marRight w:val="0"/>
          <w:marTop w:val="0"/>
          <w:marBottom w:val="0"/>
          <w:divBdr>
            <w:top w:val="none" w:sz="0" w:space="0" w:color="auto"/>
            <w:left w:val="none" w:sz="0" w:space="0" w:color="auto"/>
            <w:bottom w:val="none" w:sz="0" w:space="0" w:color="auto"/>
            <w:right w:val="none" w:sz="0" w:space="0" w:color="auto"/>
          </w:divBdr>
        </w:div>
        <w:div w:id="1803616652">
          <w:marLeft w:val="640"/>
          <w:marRight w:val="0"/>
          <w:marTop w:val="0"/>
          <w:marBottom w:val="0"/>
          <w:divBdr>
            <w:top w:val="none" w:sz="0" w:space="0" w:color="auto"/>
            <w:left w:val="none" w:sz="0" w:space="0" w:color="auto"/>
            <w:bottom w:val="none" w:sz="0" w:space="0" w:color="auto"/>
            <w:right w:val="none" w:sz="0" w:space="0" w:color="auto"/>
          </w:divBdr>
        </w:div>
        <w:div w:id="1588886153">
          <w:marLeft w:val="640"/>
          <w:marRight w:val="0"/>
          <w:marTop w:val="0"/>
          <w:marBottom w:val="0"/>
          <w:divBdr>
            <w:top w:val="none" w:sz="0" w:space="0" w:color="auto"/>
            <w:left w:val="none" w:sz="0" w:space="0" w:color="auto"/>
            <w:bottom w:val="none" w:sz="0" w:space="0" w:color="auto"/>
            <w:right w:val="none" w:sz="0" w:space="0" w:color="auto"/>
          </w:divBdr>
        </w:div>
      </w:divsChild>
    </w:div>
    <w:div w:id="8409949">
      <w:bodyDiv w:val="1"/>
      <w:marLeft w:val="0"/>
      <w:marRight w:val="0"/>
      <w:marTop w:val="0"/>
      <w:marBottom w:val="0"/>
      <w:divBdr>
        <w:top w:val="none" w:sz="0" w:space="0" w:color="auto"/>
        <w:left w:val="none" w:sz="0" w:space="0" w:color="auto"/>
        <w:bottom w:val="none" w:sz="0" w:space="0" w:color="auto"/>
        <w:right w:val="none" w:sz="0" w:space="0" w:color="auto"/>
      </w:divBdr>
      <w:divsChild>
        <w:div w:id="1575701039">
          <w:marLeft w:val="640"/>
          <w:marRight w:val="0"/>
          <w:marTop w:val="0"/>
          <w:marBottom w:val="0"/>
          <w:divBdr>
            <w:top w:val="none" w:sz="0" w:space="0" w:color="auto"/>
            <w:left w:val="none" w:sz="0" w:space="0" w:color="auto"/>
            <w:bottom w:val="none" w:sz="0" w:space="0" w:color="auto"/>
            <w:right w:val="none" w:sz="0" w:space="0" w:color="auto"/>
          </w:divBdr>
        </w:div>
        <w:div w:id="286205694">
          <w:marLeft w:val="640"/>
          <w:marRight w:val="0"/>
          <w:marTop w:val="0"/>
          <w:marBottom w:val="0"/>
          <w:divBdr>
            <w:top w:val="none" w:sz="0" w:space="0" w:color="auto"/>
            <w:left w:val="none" w:sz="0" w:space="0" w:color="auto"/>
            <w:bottom w:val="none" w:sz="0" w:space="0" w:color="auto"/>
            <w:right w:val="none" w:sz="0" w:space="0" w:color="auto"/>
          </w:divBdr>
        </w:div>
        <w:div w:id="2015984650">
          <w:marLeft w:val="640"/>
          <w:marRight w:val="0"/>
          <w:marTop w:val="0"/>
          <w:marBottom w:val="0"/>
          <w:divBdr>
            <w:top w:val="none" w:sz="0" w:space="0" w:color="auto"/>
            <w:left w:val="none" w:sz="0" w:space="0" w:color="auto"/>
            <w:bottom w:val="none" w:sz="0" w:space="0" w:color="auto"/>
            <w:right w:val="none" w:sz="0" w:space="0" w:color="auto"/>
          </w:divBdr>
        </w:div>
        <w:div w:id="784468973">
          <w:marLeft w:val="640"/>
          <w:marRight w:val="0"/>
          <w:marTop w:val="0"/>
          <w:marBottom w:val="0"/>
          <w:divBdr>
            <w:top w:val="none" w:sz="0" w:space="0" w:color="auto"/>
            <w:left w:val="none" w:sz="0" w:space="0" w:color="auto"/>
            <w:bottom w:val="none" w:sz="0" w:space="0" w:color="auto"/>
            <w:right w:val="none" w:sz="0" w:space="0" w:color="auto"/>
          </w:divBdr>
        </w:div>
        <w:div w:id="289096689">
          <w:marLeft w:val="640"/>
          <w:marRight w:val="0"/>
          <w:marTop w:val="0"/>
          <w:marBottom w:val="0"/>
          <w:divBdr>
            <w:top w:val="none" w:sz="0" w:space="0" w:color="auto"/>
            <w:left w:val="none" w:sz="0" w:space="0" w:color="auto"/>
            <w:bottom w:val="none" w:sz="0" w:space="0" w:color="auto"/>
            <w:right w:val="none" w:sz="0" w:space="0" w:color="auto"/>
          </w:divBdr>
        </w:div>
        <w:div w:id="560408572">
          <w:marLeft w:val="640"/>
          <w:marRight w:val="0"/>
          <w:marTop w:val="0"/>
          <w:marBottom w:val="0"/>
          <w:divBdr>
            <w:top w:val="none" w:sz="0" w:space="0" w:color="auto"/>
            <w:left w:val="none" w:sz="0" w:space="0" w:color="auto"/>
            <w:bottom w:val="none" w:sz="0" w:space="0" w:color="auto"/>
            <w:right w:val="none" w:sz="0" w:space="0" w:color="auto"/>
          </w:divBdr>
        </w:div>
        <w:div w:id="266739283">
          <w:marLeft w:val="640"/>
          <w:marRight w:val="0"/>
          <w:marTop w:val="0"/>
          <w:marBottom w:val="0"/>
          <w:divBdr>
            <w:top w:val="none" w:sz="0" w:space="0" w:color="auto"/>
            <w:left w:val="none" w:sz="0" w:space="0" w:color="auto"/>
            <w:bottom w:val="none" w:sz="0" w:space="0" w:color="auto"/>
            <w:right w:val="none" w:sz="0" w:space="0" w:color="auto"/>
          </w:divBdr>
        </w:div>
        <w:div w:id="1638759684">
          <w:marLeft w:val="640"/>
          <w:marRight w:val="0"/>
          <w:marTop w:val="0"/>
          <w:marBottom w:val="0"/>
          <w:divBdr>
            <w:top w:val="none" w:sz="0" w:space="0" w:color="auto"/>
            <w:left w:val="none" w:sz="0" w:space="0" w:color="auto"/>
            <w:bottom w:val="none" w:sz="0" w:space="0" w:color="auto"/>
            <w:right w:val="none" w:sz="0" w:space="0" w:color="auto"/>
          </w:divBdr>
        </w:div>
        <w:div w:id="1006245792">
          <w:marLeft w:val="640"/>
          <w:marRight w:val="0"/>
          <w:marTop w:val="0"/>
          <w:marBottom w:val="0"/>
          <w:divBdr>
            <w:top w:val="none" w:sz="0" w:space="0" w:color="auto"/>
            <w:left w:val="none" w:sz="0" w:space="0" w:color="auto"/>
            <w:bottom w:val="none" w:sz="0" w:space="0" w:color="auto"/>
            <w:right w:val="none" w:sz="0" w:space="0" w:color="auto"/>
          </w:divBdr>
        </w:div>
        <w:div w:id="1705136831">
          <w:marLeft w:val="640"/>
          <w:marRight w:val="0"/>
          <w:marTop w:val="0"/>
          <w:marBottom w:val="0"/>
          <w:divBdr>
            <w:top w:val="none" w:sz="0" w:space="0" w:color="auto"/>
            <w:left w:val="none" w:sz="0" w:space="0" w:color="auto"/>
            <w:bottom w:val="none" w:sz="0" w:space="0" w:color="auto"/>
            <w:right w:val="none" w:sz="0" w:space="0" w:color="auto"/>
          </w:divBdr>
        </w:div>
        <w:div w:id="284775355">
          <w:marLeft w:val="640"/>
          <w:marRight w:val="0"/>
          <w:marTop w:val="0"/>
          <w:marBottom w:val="0"/>
          <w:divBdr>
            <w:top w:val="none" w:sz="0" w:space="0" w:color="auto"/>
            <w:left w:val="none" w:sz="0" w:space="0" w:color="auto"/>
            <w:bottom w:val="none" w:sz="0" w:space="0" w:color="auto"/>
            <w:right w:val="none" w:sz="0" w:space="0" w:color="auto"/>
          </w:divBdr>
        </w:div>
        <w:div w:id="1001128255">
          <w:marLeft w:val="640"/>
          <w:marRight w:val="0"/>
          <w:marTop w:val="0"/>
          <w:marBottom w:val="0"/>
          <w:divBdr>
            <w:top w:val="none" w:sz="0" w:space="0" w:color="auto"/>
            <w:left w:val="none" w:sz="0" w:space="0" w:color="auto"/>
            <w:bottom w:val="none" w:sz="0" w:space="0" w:color="auto"/>
            <w:right w:val="none" w:sz="0" w:space="0" w:color="auto"/>
          </w:divBdr>
        </w:div>
        <w:div w:id="1363824503">
          <w:marLeft w:val="640"/>
          <w:marRight w:val="0"/>
          <w:marTop w:val="0"/>
          <w:marBottom w:val="0"/>
          <w:divBdr>
            <w:top w:val="none" w:sz="0" w:space="0" w:color="auto"/>
            <w:left w:val="none" w:sz="0" w:space="0" w:color="auto"/>
            <w:bottom w:val="none" w:sz="0" w:space="0" w:color="auto"/>
            <w:right w:val="none" w:sz="0" w:space="0" w:color="auto"/>
          </w:divBdr>
        </w:div>
        <w:div w:id="579095899">
          <w:marLeft w:val="640"/>
          <w:marRight w:val="0"/>
          <w:marTop w:val="0"/>
          <w:marBottom w:val="0"/>
          <w:divBdr>
            <w:top w:val="none" w:sz="0" w:space="0" w:color="auto"/>
            <w:left w:val="none" w:sz="0" w:space="0" w:color="auto"/>
            <w:bottom w:val="none" w:sz="0" w:space="0" w:color="auto"/>
            <w:right w:val="none" w:sz="0" w:space="0" w:color="auto"/>
          </w:divBdr>
        </w:div>
        <w:div w:id="1035424764">
          <w:marLeft w:val="640"/>
          <w:marRight w:val="0"/>
          <w:marTop w:val="0"/>
          <w:marBottom w:val="0"/>
          <w:divBdr>
            <w:top w:val="none" w:sz="0" w:space="0" w:color="auto"/>
            <w:left w:val="none" w:sz="0" w:space="0" w:color="auto"/>
            <w:bottom w:val="none" w:sz="0" w:space="0" w:color="auto"/>
            <w:right w:val="none" w:sz="0" w:space="0" w:color="auto"/>
          </w:divBdr>
        </w:div>
        <w:div w:id="164517990">
          <w:marLeft w:val="640"/>
          <w:marRight w:val="0"/>
          <w:marTop w:val="0"/>
          <w:marBottom w:val="0"/>
          <w:divBdr>
            <w:top w:val="none" w:sz="0" w:space="0" w:color="auto"/>
            <w:left w:val="none" w:sz="0" w:space="0" w:color="auto"/>
            <w:bottom w:val="none" w:sz="0" w:space="0" w:color="auto"/>
            <w:right w:val="none" w:sz="0" w:space="0" w:color="auto"/>
          </w:divBdr>
        </w:div>
        <w:div w:id="1589074292">
          <w:marLeft w:val="640"/>
          <w:marRight w:val="0"/>
          <w:marTop w:val="0"/>
          <w:marBottom w:val="0"/>
          <w:divBdr>
            <w:top w:val="none" w:sz="0" w:space="0" w:color="auto"/>
            <w:left w:val="none" w:sz="0" w:space="0" w:color="auto"/>
            <w:bottom w:val="none" w:sz="0" w:space="0" w:color="auto"/>
            <w:right w:val="none" w:sz="0" w:space="0" w:color="auto"/>
          </w:divBdr>
        </w:div>
        <w:div w:id="1328636056">
          <w:marLeft w:val="640"/>
          <w:marRight w:val="0"/>
          <w:marTop w:val="0"/>
          <w:marBottom w:val="0"/>
          <w:divBdr>
            <w:top w:val="none" w:sz="0" w:space="0" w:color="auto"/>
            <w:left w:val="none" w:sz="0" w:space="0" w:color="auto"/>
            <w:bottom w:val="none" w:sz="0" w:space="0" w:color="auto"/>
            <w:right w:val="none" w:sz="0" w:space="0" w:color="auto"/>
          </w:divBdr>
        </w:div>
        <w:div w:id="1455707871">
          <w:marLeft w:val="640"/>
          <w:marRight w:val="0"/>
          <w:marTop w:val="0"/>
          <w:marBottom w:val="0"/>
          <w:divBdr>
            <w:top w:val="none" w:sz="0" w:space="0" w:color="auto"/>
            <w:left w:val="none" w:sz="0" w:space="0" w:color="auto"/>
            <w:bottom w:val="none" w:sz="0" w:space="0" w:color="auto"/>
            <w:right w:val="none" w:sz="0" w:space="0" w:color="auto"/>
          </w:divBdr>
        </w:div>
        <w:div w:id="941036157">
          <w:marLeft w:val="640"/>
          <w:marRight w:val="0"/>
          <w:marTop w:val="0"/>
          <w:marBottom w:val="0"/>
          <w:divBdr>
            <w:top w:val="none" w:sz="0" w:space="0" w:color="auto"/>
            <w:left w:val="none" w:sz="0" w:space="0" w:color="auto"/>
            <w:bottom w:val="none" w:sz="0" w:space="0" w:color="auto"/>
            <w:right w:val="none" w:sz="0" w:space="0" w:color="auto"/>
          </w:divBdr>
        </w:div>
        <w:div w:id="1142236838">
          <w:marLeft w:val="640"/>
          <w:marRight w:val="0"/>
          <w:marTop w:val="0"/>
          <w:marBottom w:val="0"/>
          <w:divBdr>
            <w:top w:val="none" w:sz="0" w:space="0" w:color="auto"/>
            <w:left w:val="none" w:sz="0" w:space="0" w:color="auto"/>
            <w:bottom w:val="none" w:sz="0" w:space="0" w:color="auto"/>
            <w:right w:val="none" w:sz="0" w:space="0" w:color="auto"/>
          </w:divBdr>
        </w:div>
        <w:div w:id="1211838911">
          <w:marLeft w:val="640"/>
          <w:marRight w:val="0"/>
          <w:marTop w:val="0"/>
          <w:marBottom w:val="0"/>
          <w:divBdr>
            <w:top w:val="none" w:sz="0" w:space="0" w:color="auto"/>
            <w:left w:val="none" w:sz="0" w:space="0" w:color="auto"/>
            <w:bottom w:val="none" w:sz="0" w:space="0" w:color="auto"/>
            <w:right w:val="none" w:sz="0" w:space="0" w:color="auto"/>
          </w:divBdr>
        </w:div>
        <w:div w:id="2048871728">
          <w:marLeft w:val="640"/>
          <w:marRight w:val="0"/>
          <w:marTop w:val="0"/>
          <w:marBottom w:val="0"/>
          <w:divBdr>
            <w:top w:val="none" w:sz="0" w:space="0" w:color="auto"/>
            <w:left w:val="none" w:sz="0" w:space="0" w:color="auto"/>
            <w:bottom w:val="none" w:sz="0" w:space="0" w:color="auto"/>
            <w:right w:val="none" w:sz="0" w:space="0" w:color="auto"/>
          </w:divBdr>
        </w:div>
        <w:div w:id="928975128">
          <w:marLeft w:val="640"/>
          <w:marRight w:val="0"/>
          <w:marTop w:val="0"/>
          <w:marBottom w:val="0"/>
          <w:divBdr>
            <w:top w:val="none" w:sz="0" w:space="0" w:color="auto"/>
            <w:left w:val="none" w:sz="0" w:space="0" w:color="auto"/>
            <w:bottom w:val="none" w:sz="0" w:space="0" w:color="auto"/>
            <w:right w:val="none" w:sz="0" w:space="0" w:color="auto"/>
          </w:divBdr>
        </w:div>
        <w:div w:id="1644264624">
          <w:marLeft w:val="640"/>
          <w:marRight w:val="0"/>
          <w:marTop w:val="0"/>
          <w:marBottom w:val="0"/>
          <w:divBdr>
            <w:top w:val="none" w:sz="0" w:space="0" w:color="auto"/>
            <w:left w:val="none" w:sz="0" w:space="0" w:color="auto"/>
            <w:bottom w:val="none" w:sz="0" w:space="0" w:color="auto"/>
            <w:right w:val="none" w:sz="0" w:space="0" w:color="auto"/>
          </w:divBdr>
        </w:div>
        <w:div w:id="417483332">
          <w:marLeft w:val="640"/>
          <w:marRight w:val="0"/>
          <w:marTop w:val="0"/>
          <w:marBottom w:val="0"/>
          <w:divBdr>
            <w:top w:val="none" w:sz="0" w:space="0" w:color="auto"/>
            <w:left w:val="none" w:sz="0" w:space="0" w:color="auto"/>
            <w:bottom w:val="none" w:sz="0" w:space="0" w:color="auto"/>
            <w:right w:val="none" w:sz="0" w:space="0" w:color="auto"/>
          </w:divBdr>
        </w:div>
        <w:div w:id="573710743">
          <w:marLeft w:val="640"/>
          <w:marRight w:val="0"/>
          <w:marTop w:val="0"/>
          <w:marBottom w:val="0"/>
          <w:divBdr>
            <w:top w:val="none" w:sz="0" w:space="0" w:color="auto"/>
            <w:left w:val="none" w:sz="0" w:space="0" w:color="auto"/>
            <w:bottom w:val="none" w:sz="0" w:space="0" w:color="auto"/>
            <w:right w:val="none" w:sz="0" w:space="0" w:color="auto"/>
          </w:divBdr>
        </w:div>
        <w:div w:id="872038873">
          <w:marLeft w:val="640"/>
          <w:marRight w:val="0"/>
          <w:marTop w:val="0"/>
          <w:marBottom w:val="0"/>
          <w:divBdr>
            <w:top w:val="none" w:sz="0" w:space="0" w:color="auto"/>
            <w:left w:val="none" w:sz="0" w:space="0" w:color="auto"/>
            <w:bottom w:val="none" w:sz="0" w:space="0" w:color="auto"/>
            <w:right w:val="none" w:sz="0" w:space="0" w:color="auto"/>
          </w:divBdr>
        </w:div>
        <w:div w:id="925116520">
          <w:marLeft w:val="640"/>
          <w:marRight w:val="0"/>
          <w:marTop w:val="0"/>
          <w:marBottom w:val="0"/>
          <w:divBdr>
            <w:top w:val="none" w:sz="0" w:space="0" w:color="auto"/>
            <w:left w:val="none" w:sz="0" w:space="0" w:color="auto"/>
            <w:bottom w:val="none" w:sz="0" w:space="0" w:color="auto"/>
            <w:right w:val="none" w:sz="0" w:space="0" w:color="auto"/>
          </w:divBdr>
        </w:div>
        <w:div w:id="576356263">
          <w:marLeft w:val="640"/>
          <w:marRight w:val="0"/>
          <w:marTop w:val="0"/>
          <w:marBottom w:val="0"/>
          <w:divBdr>
            <w:top w:val="none" w:sz="0" w:space="0" w:color="auto"/>
            <w:left w:val="none" w:sz="0" w:space="0" w:color="auto"/>
            <w:bottom w:val="none" w:sz="0" w:space="0" w:color="auto"/>
            <w:right w:val="none" w:sz="0" w:space="0" w:color="auto"/>
          </w:divBdr>
        </w:div>
        <w:div w:id="1452280518">
          <w:marLeft w:val="640"/>
          <w:marRight w:val="0"/>
          <w:marTop w:val="0"/>
          <w:marBottom w:val="0"/>
          <w:divBdr>
            <w:top w:val="none" w:sz="0" w:space="0" w:color="auto"/>
            <w:left w:val="none" w:sz="0" w:space="0" w:color="auto"/>
            <w:bottom w:val="none" w:sz="0" w:space="0" w:color="auto"/>
            <w:right w:val="none" w:sz="0" w:space="0" w:color="auto"/>
          </w:divBdr>
        </w:div>
        <w:div w:id="1805390677">
          <w:marLeft w:val="640"/>
          <w:marRight w:val="0"/>
          <w:marTop w:val="0"/>
          <w:marBottom w:val="0"/>
          <w:divBdr>
            <w:top w:val="none" w:sz="0" w:space="0" w:color="auto"/>
            <w:left w:val="none" w:sz="0" w:space="0" w:color="auto"/>
            <w:bottom w:val="none" w:sz="0" w:space="0" w:color="auto"/>
            <w:right w:val="none" w:sz="0" w:space="0" w:color="auto"/>
          </w:divBdr>
        </w:div>
        <w:div w:id="1117603137">
          <w:marLeft w:val="640"/>
          <w:marRight w:val="0"/>
          <w:marTop w:val="0"/>
          <w:marBottom w:val="0"/>
          <w:divBdr>
            <w:top w:val="none" w:sz="0" w:space="0" w:color="auto"/>
            <w:left w:val="none" w:sz="0" w:space="0" w:color="auto"/>
            <w:bottom w:val="none" w:sz="0" w:space="0" w:color="auto"/>
            <w:right w:val="none" w:sz="0" w:space="0" w:color="auto"/>
          </w:divBdr>
        </w:div>
        <w:div w:id="2028214497">
          <w:marLeft w:val="640"/>
          <w:marRight w:val="0"/>
          <w:marTop w:val="0"/>
          <w:marBottom w:val="0"/>
          <w:divBdr>
            <w:top w:val="none" w:sz="0" w:space="0" w:color="auto"/>
            <w:left w:val="none" w:sz="0" w:space="0" w:color="auto"/>
            <w:bottom w:val="none" w:sz="0" w:space="0" w:color="auto"/>
            <w:right w:val="none" w:sz="0" w:space="0" w:color="auto"/>
          </w:divBdr>
        </w:div>
        <w:div w:id="199441282">
          <w:marLeft w:val="640"/>
          <w:marRight w:val="0"/>
          <w:marTop w:val="0"/>
          <w:marBottom w:val="0"/>
          <w:divBdr>
            <w:top w:val="none" w:sz="0" w:space="0" w:color="auto"/>
            <w:left w:val="none" w:sz="0" w:space="0" w:color="auto"/>
            <w:bottom w:val="none" w:sz="0" w:space="0" w:color="auto"/>
            <w:right w:val="none" w:sz="0" w:space="0" w:color="auto"/>
          </w:divBdr>
        </w:div>
        <w:div w:id="2109695528">
          <w:marLeft w:val="640"/>
          <w:marRight w:val="0"/>
          <w:marTop w:val="0"/>
          <w:marBottom w:val="0"/>
          <w:divBdr>
            <w:top w:val="none" w:sz="0" w:space="0" w:color="auto"/>
            <w:left w:val="none" w:sz="0" w:space="0" w:color="auto"/>
            <w:bottom w:val="none" w:sz="0" w:space="0" w:color="auto"/>
            <w:right w:val="none" w:sz="0" w:space="0" w:color="auto"/>
          </w:divBdr>
        </w:div>
        <w:div w:id="1037386266">
          <w:marLeft w:val="640"/>
          <w:marRight w:val="0"/>
          <w:marTop w:val="0"/>
          <w:marBottom w:val="0"/>
          <w:divBdr>
            <w:top w:val="none" w:sz="0" w:space="0" w:color="auto"/>
            <w:left w:val="none" w:sz="0" w:space="0" w:color="auto"/>
            <w:bottom w:val="none" w:sz="0" w:space="0" w:color="auto"/>
            <w:right w:val="none" w:sz="0" w:space="0" w:color="auto"/>
          </w:divBdr>
        </w:div>
        <w:div w:id="231693702">
          <w:marLeft w:val="640"/>
          <w:marRight w:val="0"/>
          <w:marTop w:val="0"/>
          <w:marBottom w:val="0"/>
          <w:divBdr>
            <w:top w:val="none" w:sz="0" w:space="0" w:color="auto"/>
            <w:left w:val="none" w:sz="0" w:space="0" w:color="auto"/>
            <w:bottom w:val="none" w:sz="0" w:space="0" w:color="auto"/>
            <w:right w:val="none" w:sz="0" w:space="0" w:color="auto"/>
          </w:divBdr>
        </w:div>
        <w:div w:id="1928802166">
          <w:marLeft w:val="640"/>
          <w:marRight w:val="0"/>
          <w:marTop w:val="0"/>
          <w:marBottom w:val="0"/>
          <w:divBdr>
            <w:top w:val="none" w:sz="0" w:space="0" w:color="auto"/>
            <w:left w:val="none" w:sz="0" w:space="0" w:color="auto"/>
            <w:bottom w:val="none" w:sz="0" w:space="0" w:color="auto"/>
            <w:right w:val="none" w:sz="0" w:space="0" w:color="auto"/>
          </w:divBdr>
        </w:div>
        <w:div w:id="1521354728">
          <w:marLeft w:val="640"/>
          <w:marRight w:val="0"/>
          <w:marTop w:val="0"/>
          <w:marBottom w:val="0"/>
          <w:divBdr>
            <w:top w:val="none" w:sz="0" w:space="0" w:color="auto"/>
            <w:left w:val="none" w:sz="0" w:space="0" w:color="auto"/>
            <w:bottom w:val="none" w:sz="0" w:space="0" w:color="auto"/>
            <w:right w:val="none" w:sz="0" w:space="0" w:color="auto"/>
          </w:divBdr>
        </w:div>
        <w:div w:id="1670985187">
          <w:marLeft w:val="640"/>
          <w:marRight w:val="0"/>
          <w:marTop w:val="0"/>
          <w:marBottom w:val="0"/>
          <w:divBdr>
            <w:top w:val="none" w:sz="0" w:space="0" w:color="auto"/>
            <w:left w:val="none" w:sz="0" w:space="0" w:color="auto"/>
            <w:bottom w:val="none" w:sz="0" w:space="0" w:color="auto"/>
            <w:right w:val="none" w:sz="0" w:space="0" w:color="auto"/>
          </w:divBdr>
        </w:div>
        <w:div w:id="1321813805">
          <w:marLeft w:val="640"/>
          <w:marRight w:val="0"/>
          <w:marTop w:val="0"/>
          <w:marBottom w:val="0"/>
          <w:divBdr>
            <w:top w:val="none" w:sz="0" w:space="0" w:color="auto"/>
            <w:left w:val="none" w:sz="0" w:space="0" w:color="auto"/>
            <w:bottom w:val="none" w:sz="0" w:space="0" w:color="auto"/>
            <w:right w:val="none" w:sz="0" w:space="0" w:color="auto"/>
          </w:divBdr>
        </w:div>
        <w:div w:id="563226882">
          <w:marLeft w:val="640"/>
          <w:marRight w:val="0"/>
          <w:marTop w:val="0"/>
          <w:marBottom w:val="0"/>
          <w:divBdr>
            <w:top w:val="none" w:sz="0" w:space="0" w:color="auto"/>
            <w:left w:val="none" w:sz="0" w:space="0" w:color="auto"/>
            <w:bottom w:val="none" w:sz="0" w:space="0" w:color="auto"/>
            <w:right w:val="none" w:sz="0" w:space="0" w:color="auto"/>
          </w:divBdr>
        </w:div>
        <w:div w:id="855386555">
          <w:marLeft w:val="640"/>
          <w:marRight w:val="0"/>
          <w:marTop w:val="0"/>
          <w:marBottom w:val="0"/>
          <w:divBdr>
            <w:top w:val="none" w:sz="0" w:space="0" w:color="auto"/>
            <w:left w:val="none" w:sz="0" w:space="0" w:color="auto"/>
            <w:bottom w:val="none" w:sz="0" w:space="0" w:color="auto"/>
            <w:right w:val="none" w:sz="0" w:space="0" w:color="auto"/>
          </w:divBdr>
        </w:div>
        <w:div w:id="16276238">
          <w:marLeft w:val="640"/>
          <w:marRight w:val="0"/>
          <w:marTop w:val="0"/>
          <w:marBottom w:val="0"/>
          <w:divBdr>
            <w:top w:val="none" w:sz="0" w:space="0" w:color="auto"/>
            <w:left w:val="none" w:sz="0" w:space="0" w:color="auto"/>
            <w:bottom w:val="none" w:sz="0" w:space="0" w:color="auto"/>
            <w:right w:val="none" w:sz="0" w:space="0" w:color="auto"/>
          </w:divBdr>
        </w:div>
        <w:div w:id="1483541511">
          <w:marLeft w:val="640"/>
          <w:marRight w:val="0"/>
          <w:marTop w:val="0"/>
          <w:marBottom w:val="0"/>
          <w:divBdr>
            <w:top w:val="none" w:sz="0" w:space="0" w:color="auto"/>
            <w:left w:val="none" w:sz="0" w:space="0" w:color="auto"/>
            <w:bottom w:val="none" w:sz="0" w:space="0" w:color="auto"/>
            <w:right w:val="none" w:sz="0" w:space="0" w:color="auto"/>
          </w:divBdr>
        </w:div>
        <w:div w:id="2137869230">
          <w:marLeft w:val="640"/>
          <w:marRight w:val="0"/>
          <w:marTop w:val="0"/>
          <w:marBottom w:val="0"/>
          <w:divBdr>
            <w:top w:val="none" w:sz="0" w:space="0" w:color="auto"/>
            <w:left w:val="none" w:sz="0" w:space="0" w:color="auto"/>
            <w:bottom w:val="none" w:sz="0" w:space="0" w:color="auto"/>
            <w:right w:val="none" w:sz="0" w:space="0" w:color="auto"/>
          </w:divBdr>
        </w:div>
        <w:div w:id="2060855309">
          <w:marLeft w:val="640"/>
          <w:marRight w:val="0"/>
          <w:marTop w:val="0"/>
          <w:marBottom w:val="0"/>
          <w:divBdr>
            <w:top w:val="none" w:sz="0" w:space="0" w:color="auto"/>
            <w:left w:val="none" w:sz="0" w:space="0" w:color="auto"/>
            <w:bottom w:val="none" w:sz="0" w:space="0" w:color="auto"/>
            <w:right w:val="none" w:sz="0" w:space="0" w:color="auto"/>
          </w:divBdr>
        </w:div>
        <w:div w:id="476603785">
          <w:marLeft w:val="640"/>
          <w:marRight w:val="0"/>
          <w:marTop w:val="0"/>
          <w:marBottom w:val="0"/>
          <w:divBdr>
            <w:top w:val="none" w:sz="0" w:space="0" w:color="auto"/>
            <w:left w:val="none" w:sz="0" w:space="0" w:color="auto"/>
            <w:bottom w:val="none" w:sz="0" w:space="0" w:color="auto"/>
            <w:right w:val="none" w:sz="0" w:space="0" w:color="auto"/>
          </w:divBdr>
        </w:div>
        <w:div w:id="1715957498">
          <w:marLeft w:val="640"/>
          <w:marRight w:val="0"/>
          <w:marTop w:val="0"/>
          <w:marBottom w:val="0"/>
          <w:divBdr>
            <w:top w:val="none" w:sz="0" w:space="0" w:color="auto"/>
            <w:left w:val="none" w:sz="0" w:space="0" w:color="auto"/>
            <w:bottom w:val="none" w:sz="0" w:space="0" w:color="auto"/>
            <w:right w:val="none" w:sz="0" w:space="0" w:color="auto"/>
          </w:divBdr>
        </w:div>
        <w:div w:id="453402310">
          <w:marLeft w:val="640"/>
          <w:marRight w:val="0"/>
          <w:marTop w:val="0"/>
          <w:marBottom w:val="0"/>
          <w:divBdr>
            <w:top w:val="none" w:sz="0" w:space="0" w:color="auto"/>
            <w:left w:val="none" w:sz="0" w:space="0" w:color="auto"/>
            <w:bottom w:val="none" w:sz="0" w:space="0" w:color="auto"/>
            <w:right w:val="none" w:sz="0" w:space="0" w:color="auto"/>
          </w:divBdr>
        </w:div>
        <w:div w:id="1766488420">
          <w:marLeft w:val="640"/>
          <w:marRight w:val="0"/>
          <w:marTop w:val="0"/>
          <w:marBottom w:val="0"/>
          <w:divBdr>
            <w:top w:val="none" w:sz="0" w:space="0" w:color="auto"/>
            <w:left w:val="none" w:sz="0" w:space="0" w:color="auto"/>
            <w:bottom w:val="none" w:sz="0" w:space="0" w:color="auto"/>
            <w:right w:val="none" w:sz="0" w:space="0" w:color="auto"/>
          </w:divBdr>
        </w:div>
        <w:div w:id="692345179">
          <w:marLeft w:val="640"/>
          <w:marRight w:val="0"/>
          <w:marTop w:val="0"/>
          <w:marBottom w:val="0"/>
          <w:divBdr>
            <w:top w:val="none" w:sz="0" w:space="0" w:color="auto"/>
            <w:left w:val="none" w:sz="0" w:space="0" w:color="auto"/>
            <w:bottom w:val="none" w:sz="0" w:space="0" w:color="auto"/>
            <w:right w:val="none" w:sz="0" w:space="0" w:color="auto"/>
          </w:divBdr>
        </w:div>
        <w:div w:id="594628553">
          <w:marLeft w:val="640"/>
          <w:marRight w:val="0"/>
          <w:marTop w:val="0"/>
          <w:marBottom w:val="0"/>
          <w:divBdr>
            <w:top w:val="none" w:sz="0" w:space="0" w:color="auto"/>
            <w:left w:val="none" w:sz="0" w:space="0" w:color="auto"/>
            <w:bottom w:val="none" w:sz="0" w:space="0" w:color="auto"/>
            <w:right w:val="none" w:sz="0" w:space="0" w:color="auto"/>
          </w:divBdr>
        </w:div>
        <w:div w:id="1630895678">
          <w:marLeft w:val="640"/>
          <w:marRight w:val="0"/>
          <w:marTop w:val="0"/>
          <w:marBottom w:val="0"/>
          <w:divBdr>
            <w:top w:val="none" w:sz="0" w:space="0" w:color="auto"/>
            <w:left w:val="none" w:sz="0" w:space="0" w:color="auto"/>
            <w:bottom w:val="none" w:sz="0" w:space="0" w:color="auto"/>
            <w:right w:val="none" w:sz="0" w:space="0" w:color="auto"/>
          </w:divBdr>
        </w:div>
        <w:div w:id="1344864507">
          <w:marLeft w:val="640"/>
          <w:marRight w:val="0"/>
          <w:marTop w:val="0"/>
          <w:marBottom w:val="0"/>
          <w:divBdr>
            <w:top w:val="none" w:sz="0" w:space="0" w:color="auto"/>
            <w:left w:val="none" w:sz="0" w:space="0" w:color="auto"/>
            <w:bottom w:val="none" w:sz="0" w:space="0" w:color="auto"/>
            <w:right w:val="none" w:sz="0" w:space="0" w:color="auto"/>
          </w:divBdr>
        </w:div>
        <w:div w:id="531694325">
          <w:marLeft w:val="640"/>
          <w:marRight w:val="0"/>
          <w:marTop w:val="0"/>
          <w:marBottom w:val="0"/>
          <w:divBdr>
            <w:top w:val="none" w:sz="0" w:space="0" w:color="auto"/>
            <w:left w:val="none" w:sz="0" w:space="0" w:color="auto"/>
            <w:bottom w:val="none" w:sz="0" w:space="0" w:color="auto"/>
            <w:right w:val="none" w:sz="0" w:space="0" w:color="auto"/>
          </w:divBdr>
        </w:div>
        <w:div w:id="66802428">
          <w:marLeft w:val="640"/>
          <w:marRight w:val="0"/>
          <w:marTop w:val="0"/>
          <w:marBottom w:val="0"/>
          <w:divBdr>
            <w:top w:val="none" w:sz="0" w:space="0" w:color="auto"/>
            <w:left w:val="none" w:sz="0" w:space="0" w:color="auto"/>
            <w:bottom w:val="none" w:sz="0" w:space="0" w:color="auto"/>
            <w:right w:val="none" w:sz="0" w:space="0" w:color="auto"/>
          </w:divBdr>
        </w:div>
        <w:div w:id="850922456">
          <w:marLeft w:val="640"/>
          <w:marRight w:val="0"/>
          <w:marTop w:val="0"/>
          <w:marBottom w:val="0"/>
          <w:divBdr>
            <w:top w:val="none" w:sz="0" w:space="0" w:color="auto"/>
            <w:left w:val="none" w:sz="0" w:space="0" w:color="auto"/>
            <w:bottom w:val="none" w:sz="0" w:space="0" w:color="auto"/>
            <w:right w:val="none" w:sz="0" w:space="0" w:color="auto"/>
          </w:divBdr>
        </w:div>
        <w:div w:id="1973629871">
          <w:marLeft w:val="640"/>
          <w:marRight w:val="0"/>
          <w:marTop w:val="0"/>
          <w:marBottom w:val="0"/>
          <w:divBdr>
            <w:top w:val="none" w:sz="0" w:space="0" w:color="auto"/>
            <w:left w:val="none" w:sz="0" w:space="0" w:color="auto"/>
            <w:bottom w:val="none" w:sz="0" w:space="0" w:color="auto"/>
            <w:right w:val="none" w:sz="0" w:space="0" w:color="auto"/>
          </w:divBdr>
        </w:div>
        <w:div w:id="1530100640">
          <w:marLeft w:val="640"/>
          <w:marRight w:val="0"/>
          <w:marTop w:val="0"/>
          <w:marBottom w:val="0"/>
          <w:divBdr>
            <w:top w:val="none" w:sz="0" w:space="0" w:color="auto"/>
            <w:left w:val="none" w:sz="0" w:space="0" w:color="auto"/>
            <w:bottom w:val="none" w:sz="0" w:space="0" w:color="auto"/>
            <w:right w:val="none" w:sz="0" w:space="0" w:color="auto"/>
          </w:divBdr>
        </w:div>
        <w:div w:id="1606881209">
          <w:marLeft w:val="640"/>
          <w:marRight w:val="0"/>
          <w:marTop w:val="0"/>
          <w:marBottom w:val="0"/>
          <w:divBdr>
            <w:top w:val="none" w:sz="0" w:space="0" w:color="auto"/>
            <w:left w:val="none" w:sz="0" w:space="0" w:color="auto"/>
            <w:bottom w:val="none" w:sz="0" w:space="0" w:color="auto"/>
            <w:right w:val="none" w:sz="0" w:space="0" w:color="auto"/>
          </w:divBdr>
        </w:div>
        <w:div w:id="1239555526">
          <w:marLeft w:val="640"/>
          <w:marRight w:val="0"/>
          <w:marTop w:val="0"/>
          <w:marBottom w:val="0"/>
          <w:divBdr>
            <w:top w:val="none" w:sz="0" w:space="0" w:color="auto"/>
            <w:left w:val="none" w:sz="0" w:space="0" w:color="auto"/>
            <w:bottom w:val="none" w:sz="0" w:space="0" w:color="auto"/>
            <w:right w:val="none" w:sz="0" w:space="0" w:color="auto"/>
          </w:divBdr>
        </w:div>
        <w:div w:id="1468163266">
          <w:marLeft w:val="640"/>
          <w:marRight w:val="0"/>
          <w:marTop w:val="0"/>
          <w:marBottom w:val="0"/>
          <w:divBdr>
            <w:top w:val="none" w:sz="0" w:space="0" w:color="auto"/>
            <w:left w:val="none" w:sz="0" w:space="0" w:color="auto"/>
            <w:bottom w:val="none" w:sz="0" w:space="0" w:color="auto"/>
            <w:right w:val="none" w:sz="0" w:space="0" w:color="auto"/>
          </w:divBdr>
        </w:div>
        <w:div w:id="2127192977">
          <w:marLeft w:val="640"/>
          <w:marRight w:val="0"/>
          <w:marTop w:val="0"/>
          <w:marBottom w:val="0"/>
          <w:divBdr>
            <w:top w:val="none" w:sz="0" w:space="0" w:color="auto"/>
            <w:left w:val="none" w:sz="0" w:space="0" w:color="auto"/>
            <w:bottom w:val="none" w:sz="0" w:space="0" w:color="auto"/>
            <w:right w:val="none" w:sz="0" w:space="0" w:color="auto"/>
          </w:divBdr>
        </w:div>
        <w:div w:id="1390301298">
          <w:marLeft w:val="640"/>
          <w:marRight w:val="0"/>
          <w:marTop w:val="0"/>
          <w:marBottom w:val="0"/>
          <w:divBdr>
            <w:top w:val="none" w:sz="0" w:space="0" w:color="auto"/>
            <w:left w:val="none" w:sz="0" w:space="0" w:color="auto"/>
            <w:bottom w:val="none" w:sz="0" w:space="0" w:color="auto"/>
            <w:right w:val="none" w:sz="0" w:space="0" w:color="auto"/>
          </w:divBdr>
        </w:div>
        <w:div w:id="1470856783">
          <w:marLeft w:val="640"/>
          <w:marRight w:val="0"/>
          <w:marTop w:val="0"/>
          <w:marBottom w:val="0"/>
          <w:divBdr>
            <w:top w:val="none" w:sz="0" w:space="0" w:color="auto"/>
            <w:left w:val="none" w:sz="0" w:space="0" w:color="auto"/>
            <w:bottom w:val="none" w:sz="0" w:space="0" w:color="auto"/>
            <w:right w:val="none" w:sz="0" w:space="0" w:color="auto"/>
          </w:divBdr>
        </w:div>
        <w:div w:id="1028530167">
          <w:marLeft w:val="640"/>
          <w:marRight w:val="0"/>
          <w:marTop w:val="0"/>
          <w:marBottom w:val="0"/>
          <w:divBdr>
            <w:top w:val="none" w:sz="0" w:space="0" w:color="auto"/>
            <w:left w:val="none" w:sz="0" w:space="0" w:color="auto"/>
            <w:bottom w:val="none" w:sz="0" w:space="0" w:color="auto"/>
            <w:right w:val="none" w:sz="0" w:space="0" w:color="auto"/>
          </w:divBdr>
        </w:div>
        <w:div w:id="1503542075">
          <w:marLeft w:val="640"/>
          <w:marRight w:val="0"/>
          <w:marTop w:val="0"/>
          <w:marBottom w:val="0"/>
          <w:divBdr>
            <w:top w:val="none" w:sz="0" w:space="0" w:color="auto"/>
            <w:left w:val="none" w:sz="0" w:space="0" w:color="auto"/>
            <w:bottom w:val="none" w:sz="0" w:space="0" w:color="auto"/>
            <w:right w:val="none" w:sz="0" w:space="0" w:color="auto"/>
          </w:divBdr>
        </w:div>
        <w:div w:id="1782333561">
          <w:marLeft w:val="640"/>
          <w:marRight w:val="0"/>
          <w:marTop w:val="0"/>
          <w:marBottom w:val="0"/>
          <w:divBdr>
            <w:top w:val="none" w:sz="0" w:space="0" w:color="auto"/>
            <w:left w:val="none" w:sz="0" w:space="0" w:color="auto"/>
            <w:bottom w:val="none" w:sz="0" w:space="0" w:color="auto"/>
            <w:right w:val="none" w:sz="0" w:space="0" w:color="auto"/>
          </w:divBdr>
        </w:div>
        <w:div w:id="2139445989">
          <w:marLeft w:val="640"/>
          <w:marRight w:val="0"/>
          <w:marTop w:val="0"/>
          <w:marBottom w:val="0"/>
          <w:divBdr>
            <w:top w:val="none" w:sz="0" w:space="0" w:color="auto"/>
            <w:left w:val="none" w:sz="0" w:space="0" w:color="auto"/>
            <w:bottom w:val="none" w:sz="0" w:space="0" w:color="auto"/>
            <w:right w:val="none" w:sz="0" w:space="0" w:color="auto"/>
          </w:divBdr>
        </w:div>
        <w:div w:id="397676332">
          <w:marLeft w:val="640"/>
          <w:marRight w:val="0"/>
          <w:marTop w:val="0"/>
          <w:marBottom w:val="0"/>
          <w:divBdr>
            <w:top w:val="none" w:sz="0" w:space="0" w:color="auto"/>
            <w:left w:val="none" w:sz="0" w:space="0" w:color="auto"/>
            <w:bottom w:val="none" w:sz="0" w:space="0" w:color="auto"/>
            <w:right w:val="none" w:sz="0" w:space="0" w:color="auto"/>
          </w:divBdr>
        </w:div>
        <w:div w:id="156389621">
          <w:marLeft w:val="640"/>
          <w:marRight w:val="0"/>
          <w:marTop w:val="0"/>
          <w:marBottom w:val="0"/>
          <w:divBdr>
            <w:top w:val="none" w:sz="0" w:space="0" w:color="auto"/>
            <w:left w:val="none" w:sz="0" w:space="0" w:color="auto"/>
            <w:bottom w:val="none" w:sz="0" w:space="0" w:color="auto"/>
            <w:right w:val="none" w:sz="0" w:space="0" w:color="auto"/>
          </w:divBdr>
        </w:div>
        <w:div w:id="1738015202">
          <w:marLeft w:val="640"/>
          <w:marRight w:val="0"/>
          <w:marTop w:val="0"/>
          <w:marBottom w:val="0"/>
          <w:divBdr>
            <w:top w:val="none" w:sz="0" w:space="0" w:color="auto"/>
            <w:left w:val="none" w:sz="0" w:space="0" w:color="auto"/>
            <w:bottom w:val="none" w:sz="0" w:space="0" w:color="auto"/>
            <w:right w:val="none" w:sz="0" w:space="0" w:color="auto"/>
          </w:divBdr>
        </w:div>
        <w:div w:id="824007765">
          <w:marLeft w:val="640"/>
          <w:marRight w:val="0"/>
          <w:marTop w:val="0"/>
          <w:marBottom w:val="0"/>
          <w:divBdr>
            <w:top w:val="none" w:sz="0" w:space="0" w:color="auto"/>
            <w:left w:val="none" w:sz="0" w:space="0" w:color="auto"/>
            <w:bottom w:val="none" w:sz="0" w:space="0" w:color="auto"/>
            <w:right w:val="none" w:sz="0" w:space="0" w:color="auto"/>
          </w:divBdr>
        </w:div>
        <w:div w:id="1301884331">
          <w:marLeft w:val="640"/>
          <w:marRight w:val="0"/>
          <w:marTop w:val="0"/>
          <w:marBottom w:val="0"/>
          <w:divBdr>
            <w:top w:val="none" w:sz="0" w:space="0" w:color="auto"/>
            <w:left w:val="none" w:sz="0" w:space="0" w:color="auto"/>
            <w:bottom w:val="none" w:sz="0" w:space="0" w:color="auto"/>
            <w:right w:val="none" w:sz="0" w:space="0" w:color="auto"/>
          </w:divBdr>
        </w:div>
        <w:div w:id="446701864">
          <w:marLeft w:val="640"/>
          <w:marRight w:val="0"/>
          <w:marTop w:val="0"/>
          <w:marBottom w:val="0"/>
          <w:divBdr>
            <w:top w:val="none" w:sz="0" w:space="0" w:color="auto"/>
            <w:left w:val="none" w:sz="0" w:space="0" w:color="auto"/>
            <w:bottom w:val="none" w:sz="0" w:space="0" w:color="auto"/>
            <w:right w:val="none" w:sz="0" w:space="0" w:color="auto"/>
          </w:divBdr>
        </w:div>
        <w:div w:id="523445337">
          <w:marLeft w:val="640"/>
          <w:marRight w:val="0"/>
          <w:marTop w:val="0"/>
          <w:marBottom w:val="0"/>
          <w:divBdr>
            <w:top w:val="none" w:sz="0" w:space="0" w:color="auto"/>
            <w:left w:val="none" w:sz="0" w:space="0" w:color="auto"/>
            <w:bottom w:val="none" w:sz="0" w:space="0" w:color="auto"/>
            <w:right w:val="none" w:sz="0" w:space="0" w:color="auto"/>
          </w:divBdr>
        </w:div>
        <w:div w:id="1866362236">
          <w:marLeft w:val="640"/>
          <w:marRight w:val="0"/>
          <w:marTop w:val="0"/>
          <w:marBottom w:val="0"/>
          <w:divBdr>
            <w:top w:val="none" w:sz="0" w:space="0" w:color="auto"/>
            <w:left w:val="none" w:sz="0" w:space="0" w:color="auto"/>
            <w:bottom w:val="none" w:sz="0" w:space="0" w:color="auto"/>
            <w:right w:val="none" w:sz="0" w:space="0" w:color="auto"/>
          </w:divBdr>
        </w:div>
        <w:div w:id="1740400438">
          <w:marLeft w:val="640"/>
          <w:marRight w:val="0"/>
          <w:marTop w:val="0"/>
          <w:marBottom w:val="0"/>
          <w:divBdr>
            <w:top w:val="none" w:sz="0" w:space="0" w:color="auto"/>
            <w:left w:val="none" w:sz="0" w:space="0" w:color="auto"/>
            <w:bottom w:val="none" w:sz="0" w:space="0" w:color="auto"/>
            <w:right w:val="none" w:sz="0" w:space="0" w:color="auto"/>
          </w:divBdr>
        </w:div>
        <w:div w:id="821772090">
          <w:marLeft w:val="640"/>
          <w:marRight w:val="0"/>
          <w:marTop w:val="0"/>
          <w:marBottom w:val="0"/>
          <w:divBdr>
            <w:top w:val="none" w:sz="0" w:space="0" w:color="auto"/>
            <w:left w:val="none" w:sz="0" w:space="0" w:color="auto"/>
            <w:bottom w:val="none" w:sz="0" w:space="0" w:color="auto"/>
            <w:right w:val="none" w:sz="0" w:space="0" w:color="auto"/>
          </w:divBdr>
        </w:div>
        <w:div w:id="554121536">
          <w:marLeft w:val="640"/>
          <w:marRight w:val="0"/>
          <w:marTop w:val="0"/>
          <w:marBottom w:val="0"/>
          <w:divBdr>
            <w:top w:val="none" w:sz="0" w:space="0" w:color="auto"/>
            <w:left w:val="none" w:sz="0" w:space="0" w:color="auto"/>
            <w:bottom w:val="none" w:sz="0" w:space="0" w:color="auto"/>
            <w:right w:val="none" w:sz="0" w:space="0" w:color="auto"/>
          </w:divBdr>
        </w:div>
        <w:div w:id="1861507460">
          <w:marLeft w:val="640"/>
          <w:marRight w:val="0"/>
          <w:marTop w:val="0"/>
          <w:marBottom w:val="0"/>
          <w:divBdr>
            <w:top w:val="none" w:sz="0" w:space="0" w:color="auto"/>
            <w:left w:val="none" w:sz="0" w:space="0" w:color="auto"/>
            <w:bottom w:val="none" w:sz="0" w:space="0" w:color="auto"/>
            <w:right w:val="none" w:sz="0" w:space="0" w:color="auto"/>
          </w:divBdr>
        </w:div>
        <w:div w:id="779644155">
          <w:marLeft w:val="640"/>
          <w:marRight w:val="0"/>
          <w:marTop w:val="0"/>
          <w:marBottom w:val="0"/>
          <w:divBdr>
            <w:top w:val="none" w:sz="0" w:space="0" w:color="auto"/>
            <w:left w:val="none" w:sz="0" w:space="0" w:color="auto"/>
            <w:bottom w:val="none" w:sz="0" w:space="0" w:color="auto"/>
            <w:right w:val="none" w:sz="0" w:space="0" w:color="auto"/>
          </w:divBdr>
        </w:div>
        <w:div w:id="325518958">
          <w:marLeft w:val="640"/>
          <w:marRight w:val="0"/>
          <w:marTop w:val="0"/>
          <w:marBottom w:val="0"/>
          <w:divBdr>
            <w:top w:val="none" w:sz="0" w:space="0" w:color="auto"/>
            <w:left w:val="none" w:sz="0" w:space="0" w:color="auto"/>
            <w:bottom w:val="none" w:sz="0" w:space="0" w:color="auto"/>
            <w:right w:val="none" w:sz="0" w:space="0" w:color="auto"/>
          </w:divBdr>
        </w:div>
        <w:div w:id="645208500">
          <w:marLeft w:val="640"/>
          <w:marRight w:val="0"/>
          <w:marTop w:val="0"/>
          <w:marBottom w:val="0"/>
          <w:divBdr>
            <w:top w:val="none" w:sz="0" w:space="0" w:color="auto"/>
            <w:left w:val="none" w:sz="0" w:space="0" w:color="auto"/>
            <w:bottom w:val="none" w:sz="0" w:space="0" w:color="auto"/>
            <w:right w:val="none" w:sz="0" w:space="0" w:color="auto"/>
          </w:divBdr>
        </w:div>
        <w:div w:id="641808624">
          <w:marLeft w:val="640"/>
          <w:marRight w:val="0"/>
          <w:marTop w:val="0"/>
          <w:marBottom w:val="0"/>
          <w:divBdr>
            <w:top w:val="none" w:sz="0" w:space="0" w:color="auto"/>
            <w:left w:val="none" w:sz="0" w:space="0" w:color="auto"/>
            <w:bottom w:val="none" w:sz="0" w:space="0" w:color="auto"/>
            <w:right w:val="none" w:sz="0" w:space="0" w:color="auto"/>
          </w:divBdr>
        </w:div>
        <w:div w:id="1993363063">
          <w:marLeft w:val="640"/>
          <w:marRight w:val="0"/>
          <w:marTop w:val="0"/>
          <w:marBottom w:val="0"/>
          <w:divBdr>
            <w:top w:val="none" w:sz="0" w:space="0" w:color="auto"/>
            <w:left w:val="none" w:sz="0" w:space="0" w:color="auto"/>
            <w:bottom w:val="none" w:sz="0" w:space="0" w:color="auto"/>
            <w:right w:val="none" w:sz="0" w:space="0" w:color="auto"/>
          </w:divBdr>
        </w:div>
        <w:div w:id="938412830">
          <w:marLeft w:val="640"/>
          <w:marRight w:val="0"/>
          <w:marTop w:val="0"/>
          <w:marBottom w:val="0"/>
          <w:divBdr>
            <w:top w:val="none" w:sz="0" w:space="0" w:color="auto"/>
            <w:left w:val="none" w:sz="0" w:space="0" w:color="auto"/>
            <w:bottom w:val="none" w:sz="0" w:space="0" w:color="auto"/>
            <w:right w:val="none" w:sz="0" w:space="0" w:color="auto"/>
          </w:divBdr>
        </w:div>
        <w:div w:id="459153560">
          <w:marLeft w:val="640"/>
          <w:marRight w:val="0"/>
          <w:marTop w:val="0"/>
          <w:marBottom w:val="0"/>
          <w:divBdr>
            <w:top w:val="none" w:sz="0" w:space="0" w:color="auto"/>
            <w:left w:val="none" w:sz="0" w:space="0" w:color="auto"/>
            <w:bottom w:val="none" w:sz="0" w:space="0" w:color="auto"/>
            <w:right w:val="none" w:sz="0" w:space="0" w:color="auto"/>
          </w:divBdr>
        </w:div>
        <w:div w:id="47269134">
          <w:marLeft w:val="640"/>
          <w:marRight w:val="0"/>
          <w:marTop w:val="0"/>
          <w:marBottom w:val="0"/>
          <w:divBdr>
            <w:top w:val="none" w:sz="0" w:space="0" w:color="auto"/>
            <w:left w:val="none" w:sz="0" w:space="0" w:color="auto"/>
            <w:bottom w:val="none" w:sz="0" w:space="0" w:color="auto"/>
            <w:right w:val="none" w:sz="0" w:space="0" w:color="auto"/>
          </w:divBdr>
        </w:div>
        <w:div w:id="915551761">
          <w:marLeft w:val="640"/>
          <w:marRight w:val="0"/>
          <w:marTop w:val="0"/>
          <w:marBottom w:val="0"/>
          <w:divBdr>
            <w:top w:val="none" w:sz="0" w:space="0" w:color="auto"/>
            <w:left w:val="none" w:sz="0" w:space="0" w:color="auto"/>
            <w:bottom w:val="none" w:sz="0" w:space="0" w:color="auto"/>
            <w:right w:val="none" w:sz="0" w:space="0" w:color="auto"/>
          </w:divBdr>
        </w:div>
        <w:div w:id="794952876">
          <w:marLeft w:val="640"/>
          <w:marRight w:val="0"/>
          <w:marTop w:val="0"/>
          <w:marBottom w:val="0"/>
          <w:divBdr>
            <w:top w:val="none" w:sz="0" w:space="0" w:color="auto"/>
            <w:left w:val="none" w:sz="0" w:space="0" w:color="auto"/>
            <w:bottom w:val="none" w:sz="0" w:space="0" w:color="auto"/>
            <w:right w:val="none" w:sz="0" w:space="0" w:color="auto"/>
          </w:divBdr>
        </w:div>
        <w:div w:id="951204430">
          <w:marLeft w:val="640"/>
          <w:marRight w:val="0"/>
          <w:marTop w:val="0"/>
          <w:marBottom w:val="0"/>
          <w:divBdr>
            <w:top w:val="none" w:sz="0" w:space="0" w:color="auto"/>
            <w:left w:val="none" w:sz="0" w:space="0" w:color="auto"/>
            <w:bottom w:val="none" w:sz="0" w:space="0" w:color="auto"/>
            <w:right w:val="none" w:sz="0" w:space="0" w:color="auto"/>
          </w:divBdr>
        </w:div>
        <w:div w:id="1447626307">
          <w:marLeft w:val="640"/>
          <w:marRight w:val="0"/>
          <w:marTop w:val="0"/>
          <w:marBottom w:val="0"/>
          <w:divBdr>
            <w:top w:val="none" w:sz="0" w:space="0" w:color="auto"/>
            <w:left w:val="none" w:sz="0" w:space="0" w:color="auto"/>
            <w:bottom w:val="none" w:sz="0" w:space="0" w:color="auto"/>
            <w:right w:val="none" w:sz="0" w:space="0" w:color="auto"/>
          </w:divBdr>
        </w:div>
        <w:div w:id="1313294042">
          <w:marLeft w:val="640"/>
          <w:marRight w:val="0"/>
          <w:marTop w:val="0"/>
          <w:marBottom w:val="0"/>
          <w:divBdr>
            <w:top w:val="none" w:sz="0" w:space="0" w:color="auto"/>
            <w:left w:val="none" w:sz="0" w:space="0" w:color="auto"/>
            <w:bottom w:val="none" w:sz="0" w:space="0" w:color="auto"/>
            <w:right w:val="none" w:sz="0" w:space="0" w:color="auto"/>
          </w:divBdr>
        </w:div>
        <w:div w:id="597106635">
          <w:marLeft w:val="640"/>
          <w:marRight w:val="0"/>
          <w:marTop w:val="0"/>
          <w:marBottom w:val="0"/>
          <w:divBdr>
            <w:top w:val="none" w:sz="0" w:space="0" w:color="auto"/>
            <w:left w:val="none" w:sz="0" w:space="0" w:color="auto"/>
            <w:bottom w:val="none" w:sz="0" w:space="0" w:color="auto"/>
            <w:right w:val="none" w:sz="0" w:space="0" w:color="auto"/>
          </w:divBdr>
        </w:div>
        <w:div w:id="1149518997">
          <w:marLeft w:val="640"/>
          <w:marRight w:val="0"/>
          <w:marTop w:val="0"/>
          <w:marBottom w:val="0"/>
          <w:divBdr>
            <w:top w:val="none" w:sz="0" w:space="0" w:color="auto"/>
            <w:left w:val="none" w:sz="0" w:space="0" w:color="auto"/>
            <w:bottom w:val="none" w:sz="0" w:space="0" w:color="auto"/>
            <w:right w:val="none" w:sz="0" w:space="0" w:color="auto"/>
          </w:divBdr>
        </w:div>
        <w:div w:id="900948860">
          <w:marLeft w:val="640"/>
          <w:marRight w:val="0"/>
          <w:marTop w:val="0"/>
          <w:marBottom w:val="0"/>
          <w:divBdr>
            <w:top w:val="none" w:sz="0" w:space="0" w:color="auto"/>
            <w:left w:val="none" w:sz="0" w:space="0" w:color="auto"/>
            <w:bottom w:val="none" w:sz="0" w:space="0" w:color="auto"/>
            <w:right w:val="none" w:sz="0" w:space="0" w:color="auto"/>
          </w:divBdr>
        </w:div>
        <w:div w:id="936642418">
          <w:marLeft w:val="640"/>
          <w:marRight w:val="0"/>
          <w:marTop w:val="0"/>
          <w:marBottom w:val="0"/>
          <w:divBdr>
            <w:top w:val="none" w:sz="0" w:space="0" w:color="auto"/>
            <w:left w:val="none" w:sz="0" w:space="0" w:color="auto"/>
            <w:bottom w:val="none" w:sz="0" w:space="0" w:color="auto"/>
            <w:right w:val="none" w:sz="0" w:space="0" w:color="auto"/>
          </w:divBdr>
        </w:div>
        <w:div w:id="1031950849">
          <w:marLeft w:val="640"/>
          <w:marRight w:val="0"/>
          <w:marTop w:val="0"/>
          <w:marBottom w:val="0"/>
          <w:divBdr>
            <w:top w:val="none" w:sz="0" w:space="0" w:color="auto"/>
            <w:left w:val="none" w:sz="0" w:space="0" w:color="auto"/>
            <w:bottom w:val="none" w:sz="0" w:space="0" w:color="auto"/>
            <w:right w:val="none" w:sz="0" w:space="0" w:color="auto"/>
          </w:divBdr>
        </w:div>
        <w:div w:id="2145732410">
          <w:marLeft w:val="640"/>
          <w:marRight w:val="0"/>
          <w:marTop w:val="0"/>
          <w:marBottom w:val="0"/>
          <w:divBdr>
            <w:top w:val="none" w:sz="0" w:space="0" w:color="auto"/>
            <w:left w:val="none" w:sz="0" w:space="0" w:color="auto"/>
            <w:bottom w:val="none" w:sz="0" w:space="0" w:color="auto"/>
            <w:right w:val="none" w:sz="0" w:space="0" w:color="auto"/>
          </w:divBdr>
        </w:div>
        <w:div w:id="664162349">
          <w:marLeft w:val="640"/>
          <w:marRight w:val="0"/>
          <w:marTop w:val="0"/>
          <w:marBottom w:val="0"/>
          <w:divBdr>
            <w:top w:val="none" w:sz="0" w:space="0" w:color="auto"/>
            <w:left w:val="none" w:sz="0" w:space="0" w:color="auto"/>
            <w:bottom w:val="none" w:sz="0" w:space="0" w:color="auto"/>
            <w:right w:val="none" w:sz="0" w:space="0" w:color="auto"/>
          </w:divBdr>
        </w:div>
        <w:div w:id="1664815870">
          <w:marLeft w:val="640"/>
          <w:marRight w:val="0"/>
          <w:marTop w:val="0"/>
          <w:marBottom w:val="0"/>
          <w:divBdr>
            <w:top w:val="none" w:sz="0" w:space="0" w:color="auto"/>
            <w:left w:val="none" w:sz="0" w:space="0" w:color="auto"/>
            <w:bottom w:val="none" w:sz="0" w:space="0" w:color="auto"/>
            <w:right w:val="none" w:sz="0" w:space="0" w:color="auto"/>
          </w:divBdr>
        </w:div>
        <w:div w:id="792942693">
          <w:marLeft w:val="640"/>
          <w:marRight w:val="0"/>
          <w:marTop w:val="0"/>
          <w:marBottom w:val="0"/>
          <w:divBdr>
            <w:top w:val="none" w:sz="0" w:space="0" w:color="auto"/>
            <w:left w:val="none" w:sz="0" w:space="0" w:color="auto"/>
            <w:bottom w:val="none" w:sz="0" w:space="0" w:color="auto"/>
            <w:right w:val="none" w:sz="0" w:space="0" w:color="auto"/>
          </w:divBdr>
        </w:div>
        <w:div w:id="1170409690">
          <w:marLeft w:val="640"/>
          <w:marRight w:val="0"/>
          <w:marTop w:val="0"/>
          <w:marBottom w:val="0"/>
          <w:divBdr>
            <w:top w:val="none" w:sz="0" w:space="0" w:color="auto"/>
            <w:left w:val="none" w:sz="0" w:space="0" w:color="auto"/>
            <w:bottom w:val="none" w:sz="0" w:space="0" w:color="auto"/>
            <w:right w:val="none" w:sz="0" w:space="0" w:color="auto"/>
          </w:divBdr>
        </w:div>
        <w:div w:id="736054927">
          <w:marLeft w:val="640"/>
          <w:marRight w:val="0"/>
          <w:marTop w:val="0"/>
          <w:marBottom w:val="0"/>
          <w:divBdr>
            <w:top w:val="none" w:sz="0" w:space="0" w:color="auto"/>
            <w:left w:val="none" w:sz="0" w:space="0" w:color="auto"/>
            <w:bottom w:val="none" w:sz="0" w:space="0" w:color="auto"/>
            <w:right w:val="none" w:sz="0" w:space="0" w:color="auto"/>
          </w:divBdr>
        </w:div>
        <w:div w:id="1690990274">
          <w:marLeft w:val="640"/>
          <w:marRight w:val="0"/>
          <w:marTop w:val="0"/>
          <w:marBottom w:val="0"/>
          <w:divBdr>
            <w:top w:val="none" w:sz="0" w:space="0" w:color="auto"/>
            <w:left w:val="none" w:sz="0" w:space="0" w:color="auto"/>
            <w:bottom w:val="none" w:sz="0" w:space="0" w:color="auto"/>
            <w:right w:val="none" w:sz="0" w:space="0" w:color="auto"/>
          </w:divBdr>
        </w:div>
        <w:div w:id="485436471">
          <w:marLeft w:val="640"/>
          <w:marRight w:val="0"/>
          <w:marTop w:val="0"/>
          <w:marBottom w:val="0"/>
          <w:divBdr>
            <w:top w:val="none" w:sz="0" w:space="0" w:color="auto"/>
            <w:left w:val="none" w:sz="0" w:space="0" w:color="auto"/>
            <w:bottom w:val="none" w:sz="0" w:space="0" w:color="auto"/>
            <w:right w:val="none" w:sz="0" w:space="0" w:color="auto"/>
          </w:divBdr>
        </w:div>
        <w:div w:id="1531410188">
          <w:marLeft w:val="640"/>
          <w:marRight w:val="0"/>
          <w:marTop w:val="0"/>
          <w:marBottom w:val="0"/>
          <w:divBdr>
            <w:top w:val="none" w:sz="0" w:space="0" w:color="auto"/>
            <w:left w:val="none" w:sz="0" w:space="0" w:color="auto"/>
            <w:bottom w:val="none" w:sz="0" w:space="0" w:color="auto"/>
            <w:right w:val="none" w:sz="0" w:space="0" w:color="auto"/>
          </w:divBdr>
        </w:div>
        <w:div w:id="910384418">
          <w:marLeft w:val="640"/>
          <w:marRight w:val="0"/>
          <w:marTop w:val="0"/>
          <w:marBottom w:val="0"/>
          <w:divBdr>
            <w:top w:val="none" w:sz="0" w:space="0" w:color="auto"/>
            <w:left w:val="none" w:sz="0" w:space="0" w:color="auto"/>
            <w:bottom w:val="none" w:sz="0" w:space="0" w:color="auto"/>
            <w:right w:val="none" w:sz="0" w:space="0" w:color="auto"/>
          </w:divBdr>
        </w:div>
        <w:div w:id="146553061">
          <w:marLeft w:val="640"/>
          <w:marRight w:val="0"/>
          <w:marTop w:val="0"/>
          <w:marBottom w:val="0"/>
          <w:divBdr>
            <w:top w:val="none" w:sz="0" w:space="0" w:color="auto"/>
            <w:left w:val="none" w:sz="0" w:space="0" w:color="auto"/>
            <w:bottom w:val="none" w:sz="0" w:space="0" w:color="auto"/>
            <w:right w:val="none" w:sz="0" w:space="0" w:color="auto"/>
          </w:divBdr>
        </w:div>
        <w:div w:id="1364401236">
          <w:marLeft w:val="640"/>
          <w:marRight w:val="0"/>
          <w:marTop w:val="0"/>
          <w:marBottom w:val="0"/>
          <w:divBdr>
            <w:top w:val="none" w:sz="0" w:space="0" w:color="auto"/>
            <w:left w:val="none" w:sz="0" w:space="0" w:color="auto"/>
            <w:bottom w:val="none" w:sz="0" w:space="0" w:color="auto"/>
            <w:right w:val="none" w:sz="0" w:space="0" w:color="auto"/>
          </w:divBdr>
        </w:div>
        <w:div w:id="1250701328">
          <w:marLeft w:val="640"/>
          <w:marRight w:val="0"/>
          <w:marTop w:val="0"/>
          <w:marBottom w:val="0"/>
          <w:divBdr>
            <w:top w:val="none" w:sz="0" w:space="0" w:color="auto"/>
            <w:left w:val="none" w:sz="0" w:space="0" w:color="auto"/>
            <w:bottom w:val="none" w:sz="0" w:space="0" w:color="auto"/>
            <w:right w:val="none" w:sz="0" w:space="0" w:color="auto"/>
          </w:divBdr>
        </w:div>
        <w:div w:id="1624993573">
          <w:marLeft w:val="640"/>
          <w:marRight w:val="0"/>
          <w:marTop w:val="0"/>
          <w:marBottom w:val="0"/>
          <w:divBdr>
            <w:top w:val="none" w:sz="0" w:space="0" w:color="auto"/>
            <w:left w:val="none" w:sz="0" w:space="0" w:color="auto"/>
            <w:bottom w:val="none" w:sz="0" w:space="0" w:color="auto"/>
            <w:right w:val="none" w:sz="0" w:space="0" w:color="auto"/>
          </w:divBdr>
        </w:div>
        <w:div w:id="253053784">
          <w:marLeft w:val="640"/>
          <w:marRight w:val="0"/>
          <w:marTop w:val="0"/>
          <w:marBottom w:val="0"/>
          <w:divBdr>
            <w:top w:val="none" w:sz="0" w:space="0" w:color="auto"/>
            <w:left w:val="none" w:sz="0" w:space="0" w:color="auto"/>
            <w:bottom w:val="none" w:sz="0" w:space="0" w:color="auto"/>
            <w:right w:val="none" w:sz="0" w:space="0" w:color="auto"/>
          </w:divBdr>
        </w:div>
        <w:div w:id="230965566">
          <w:marLeft w:val="640"/>
          <w:marRight w:val="0"/>
          <w:marTop w:val="0"/>
          <w:marBottom w:val="0"/>
          <w:divBdr>
            <w:top w:val="none" w:sz="0" w:space="0" w:color="auto"/>
            <w:left w:val="none" w:sz="0" w:space="0" w:color="auto"/>
            <w:bottom w:val="none" w:sz="0" w:space="0" w:color="auto"/>
            <w:right w:val="none" w:sz="0" w:space="0" w:color="auto"/>
          </w:divBdr>
        </w:div>
        <w:div w:id="287055232">
          <w:marLeft w:val="640"/>
          <w:marRight w:val="0"/>
          <w:marTop w:val="0"/>
          <w:marBottom w:val="0"/>
          <w:divBdr>
            <w:top w:val="none" w:sz="0" w:space="0" w:color="auto"/>
            <w:left w:val="none" w:sz="0" w:space="0" w:color="auto"/>
            <w:bottom w:val="none" w:sz="0" w:space="0" w:color="auto"/>
            <w:right w:val="none" w:sz="0" w:space="0" w:color="auto"/>
          </w:divBdr>
        </w:div>
        <w:div w:id="1367019900">
          <w:marLeft w:val="640"/>
          <w:marRight w:val="0"/>
          <w:marTop w:val="0"/>
          <w:marBottom w:val="0"/>
          <w:divBdr>
            <w:top w:val="none" w:sz="0" w:space="0" w:color="auto"/>
            <w:left w:val="none" w:sz="0" w:space="0" w:color="auto"/>
            <w:bottom w:val="none" w:sz="0" w:space="0" w:color="auto"/>
            <w:right w:val="none" w:sz="0" w:space="0" w:color="auto"/>
          </w:divBdr>
        </w:div>
        <w:div w:id="1212499848">
          <w:marLeft w:val="640"/>
          <w:marRight w:val="0"/>
          <w:marTop w:val="0"/>
          <w:marBottom w:val="0"/>
          <w:divBdr>
            <w:top w:val="none" w:sz="0" w:space="0" w:color="auto"/>
            <w:left w:val="none" w:sz="0" w:space="0" w:color="auto"/>
            <w:bottom w:val="none" w:sz="0" w:space="0" w:color="auto"/>
            <w:right w:val="none" w:sz="0" w:space="0" w:color="auto"/>
          </w:divBdr>
        </w:div>
        <w:div w:id="1489443714">
          <w:marLeft w:val="640"/>
          <w:marRight w:val="0"/>
          <w:marTop w:val="0"/>
          <w:marBottom w:val="0"/>
          <w:divBdr>
            <w:top w:val="none" w:sz="0" w:space="0" w:color="auto"/>
            <w:left w:val="none" w:sz="0" w:space="0" w:color="auto"/>
            <w:bottom w:val="none" w:sz="0" w:space="0" w:color="auto"/>
            <w:right w:val="none" w:sz="0" w:space="0" w:color="auto"/>
          </w:divBdr>
        </w:div>
        <w:div w:id="1530336435">
          <w:marLeft w:val="640"/>
          <w:marRight w:val="0"/>
          <w:marTop w:val="0"/>
          <w:marBottom w:val="0"/>
          <w:divBdr>
            <w:top w:val="none" w:sz="0" w:space="0" w:color="auto"/>
            <w:left w:val="none" w:sz="0" w:space="0" w:color="auto"/>
            <w:bottom w:val="none" w:sz="0" w:space="0" w:color="auto"/>
            <w:right w:val="none" w:sz="0" w:space="0" w:color="auto"/>
          </w:divBdr>
        </w:div>
        <w:div w:id="931625912">
          <w:marLeft w:val="640"/>
          <w:marRight w:val="0"/>
          <w:marTop w:val="0"/>
          <w:marBottom w:val="0"/>
          <w:divBdr>
            <w:top w:val="none" w:sz="0" w:space="0" w:color="auto"/>
            <w:left w:val="none" w:sz="0" w:space="0" w:color="auto"/>
            <w:bottom w:val="none" w:sz="0" w:space="0" w:color="auto"/>
            <w:right w:val="none" w:sz="0" w:space="0" w:color="auto"/>
          </w:divBdr>
        </w:div>
        <w:div w:id="1594901822">
          <w:marLeft w:val="640"/>
          <w:marRight w:val="0"/>
          <w:marTop w:val="0"/>
          <w:marBottom w:val="0"/>
          <w:divBdr>
            <w:top w:val="none" w:sz="0" w:space="0" w:color="auto"/>
            <w:left w:val="none" w:sz="0" w:space="0" w:color="auto"/>
            <w:bottom w:val="none" w:sz="0" w:space="0" w:color="auto"/>
            <w:right w:val="none" w:sz="0" w:space="0" w:color="auto"/>
          </w:divBdr>
        </w:div>
        <w:div w:id="1744137834">
          <w:marLeft w:val="640"/>
          <w:marRight w:val="0"/>
          <w:marTop w:val="0"/>
          <w:marBottom w:val="0"/>
          <w:divBdr>
            <w:top w:val="none" w:sz="0" w:space="0" w:color="auto"/>
            <w:left w:val="none" w:sz="0" w:space="0" w:color="auto"/>
            <w:bottom w:val="none" w:sz="0" w:space="0" w:color="auto"/>
            <w:right w:val="none" w:sz="0" w:space="0" w:color="auto"/>
          </w:divBdr>
        </w:div>
        <w:div w:id="236326896">
          <w:marLeft w:val="640"/>
          <w:marRight w:val="0"/>
          <w:marTop w:val="0"/>
          <w:marBottom w:val="0"/>
          <w:divBdr>
            <w:top w:val="none" w:sz="0" w:space="0" w:color="auto"/>
            <w:left w:val="none" w:sz="0" w:space="0" w:color="auto"/>
            <w:bottom w:val="none" w:sz="0" w:space="0" w:color="auto"/>
            <w:right w:val="none" w:sz="0" w:space="0" w:color="auto"/>
          </w:divBdr>
        </w:div>
        <w:div w:id="25837243">
          <w:marLeft w:val="640"/>
          <w:marRight w:val="0"/>
          <w:marTop w:val="0"/>
          <w:marBottom w:val="0"/>
          <w:divBdr>
            <w:top w:val="none" w:sz="0" w:space="0" w:color="auto"/>
            <w:left w:val="none" w:sz="0" w:space="0" w:color="auto"/>
            <w:bottom w:val="none" w:sz="0" w:space="0" w:color="auto"/>
            <w:right w:val="none" w:sz="0" w:space="0" w:color="auto"/>
          </w:divBdr>
        </w:div>
        <w:div w:id="751270532">
          <w:marLeft w:val="640"/>
          <w:marRight w:val="0"/>
          <w:marTop w:val="0"/>
          <w:marBottom w:val="0"/>
          <w:divBdr>
            <w:top w:val="none" w:sz="0" w:space="0" w:color="auto"/>
            <w:left w:val="none" w:sz="0" w:space="0" w:color="auto"/>
            <w:bottom w:val="none" w:sz="0" w:space="0" w:color="auto"/>
            <w:right w:val="none" w:sz="0" w:space="0" w:color="auto"/>
          </w:divBdr>
        </w:div>
        <w:div w:id="959412927">
          <w:marLeft w:val="640"/>
          <w:marRight w:val="0"/>
          <w:marTop w:val="0"/>
          <w:marBottom w:val="0"/>
          <w:divBdr>
            <w:top w:val="none" w:sz="0" w:space="0" w:color="auto"/>
            <w:left w:val="none" w:sz="0" w:space="0" w:color="auto"/>
            <w:bottom w:val="none" w:sz="0" w:space="0" w:color="auto"/>
            <w:right w:val="none" w:sz="0" w:space="0" w:color="auto"/>
          </w:divBdr>
        </w:div>
        <w:div w:id="450320792">
          <w:marLeft w:val="640"/>
          <w:marRight w:val="0"/>
          <w:marTop w:val="0"/>
          <w:marBottom w:val="0"/>
          <w:divBdr>
            <w:top w:val="none" w:sz="0" w:space="0" w:color="auto"/>
            <w:left w:val="none" w:sz="0" w:space="0" w:color="auto"/>
            <w:bottom w:val="none" w:sz="0" w:space="0" w:color="auto"/>
            <w:right w:val="none" w:sz="0" w:space="0" w:color="auto"/>
          </w:divBdr>
        </w:div>
        <w:div w:id="974991082">
          <w:marLeft w:val="640"/>
          <w:marRight w:val="0"/>
          <w:marTop w:val="0"/>
          <w:marBottom w:val="0"/>
          <w:divBdr>
            <w:top w:val="none" w:sz="0" w:space="0" w:color="auto"/>
            <w:left w:val="none" w:sz="0" w:space="0" w:color="auto"/>
            <w:bottom w:val="none" w:sz="0" w:space="0" w:color="auto"/>
            <w:right w:val="none" w:sz="0" w:space="0" w:color="auto"/>
          </w:divBdr>
        </w:div>
        <w:div w:id="1551073181">
          <w:marLeft w:val="640"/>
          <w:marRight w:val="0"/>
          <w:marTop w:val="0"/>
          <w:marBottom w:val="0"/>
          <w:divBdr>
            <w:top w:val="none" w:sz="0" w:space="0" w:color="auto"/>
            <w:left w:val="none" w:sz="0" w:space="0" w:color="auto"/>
            <w:bottom w:val="none" w:sz="0" w:space="0" w:color="auto"/>
            <w:right w:val="none" w:sz="0" w:space="0" w:color="auto"/>
          </w:divBdr>
        </w:div>
        <w:div w:id="1662468059">
          <w:marLeft w:val="640"/>
          <w:marRight w:val="0"/>
          <w:marTop w:val="0"/>
          <w:marBottom w:val="0"/>
          <w:divBdr>
            <w:top w:val="none" w:sz="0" w:space="0" w:color="auto"/>
            <w:left w:val="none" w:sz="0" w:space="0" w:color="auto"/>
            <w:bottom w:val="none" w:sz="0" w:space="0" w:color="auto"/>
            <w:right w:val="none" w:sz="0" w:space="0" w:color="auto"/>
          </w:divBdr>
        </w:div>
        <w:div w:id="1138497721">
          <w:marLeft w:val="640"/>
          <w:marRight w:val="0"/>
          <w:marTop w:val="0"/>
          <w:marBottom w:val="0"/>
          <w:divBdr>
            <w:top w:val="none" w:sz="0" w:space="0" w:color="auto"/>
            <w:left w:val="none" w:sz="0" w:space="0" w:color="auto"/>
            <w:bottom w:val="none" w:sz="0" w:space="0" w:color="auto"/>
            <w:right w:val="none" w:sz="0" w:space="0" w:color="auto"/>
          </w:divBdr>
        </w:div>
        <w:div w:id="159588185">
          <w:marLeft w:val="640"/>
          <w:marRight w:val="0"/>
          <w:marTop w:val="0"/>
          <w:marBottom w:val="0"/>
          <w:divBdr>
            <w:top w:val="none" w:sz="0" w:space="0" w:color="auto"/>
            <w:left w:val="none" w:sz="0" w:space="0" w:color="auto"/>
            <w:bottom w:val="none" w:sz="0" w:space="0" w:color="auto"/>
            <w:right w:val="none" w:sz="0" w:space="0" w:color="auto"/>
          </w:divBdr>
        </w:div>
        <w:div w:id="895551182">
          <w:marLeft w:val="640"/>
          <w:marRight w:val="0"/>
          <w:marTop w:val="0"/>
          <w:marBottom w:val="0"/>
          <w:divBdr>
            <w:top w:val="none" w:sz="0" w:space="0" w:color="auto"/>
            <w:left w:val="none" w:sz="0" w:space="0" w:color="auto"/>
            <w:bottom w:val="none" w:sz="0" w:space="0" w:color="auto"/>
            <w:right w:val="none" w:sz="0" w:space="0" w:color="auto"/>
          </w:divBdr>
        </w:div>
        <w:div w:id="90781325">
          <w:marLeft w:val="640"/>
          <w:marRight w:val="0"/>
          <w:marTop w:val="0"/>
          <w:marBottom w:val="0"/>
          <w:divBdr>
            <w:top w:val="none" w:sz="0" w:space="0" w:color="auto"/>
            <w:left w:val="none" w:sz="0" w:space="0" w:color="auto"/>
            <w:bottom w:val="none" w:sz="0" w:space="0" w:color="auto"/>
            <w:right w:val="none" w:sz="0" w:space="0" w:color="auto"/>
          </w:divBdr>
        </w:div>
        <w:div w:id="1177698333">
          <w:marLeft w:val="640"/>
          <w:marRight w:val="0"/>
          <w:marTop w:val="0"/>
          <w:marBottom w:val="0"/>
          <w:divBdr>
            <w:top w:val="none" w:sz="0" w:space="0" w:color="auto"/>
            <w:left w:val="none" w:sz="0" w:space="0" w:color="auto"/>
            <w:bottom w:val="none" w:sz="0" w:space="0" w:color="auto"/>
            <w:right w:val="none" w:sz="0" w:space="0" w:color="auto"/>
          </w:divBdr>
        </w:div>
        <w:div w:id="1054546247">
          <w:marLeft w:val="640"/>
          <w:marRight w:val="0"/>
          <w:marTop w:val="0"/>
          <w:marBottom w:val="0"/>
          <w:divBdr>
            <w:top w:val="none" w:sz="0" w:space="0" w:color="auto"/>
            <w:left w:val="none" w:sz="0" w:space="0" w:color="auto"/>
            <w:bottom w:val="none" w:sz="0" w:space="0" w:color="auto"/>
            <w:right w:val="none" w:sz="0" w:space="0" w:color="auto"/>
          </w:divBdr>
        </w:div>
        <w:div w:id="1246839688">
          <w:marLeft w:val="640"/>
          <w:marRight w:val="0"/>
          <w:marTop w:val="0"/>
          <w:marBottom w:val="0"/>
          <w:divBdr>
            <w:top w:val="none" w:sz="0" w:space="0" w:color="auto"/>
            <w:left w:val="none" w:sz="0" w:space="0" w:color="auto"/>
            <w:bottom w:val="none" w:sz="0" w:space="0" w:color="auto"/>
            <w:right w:val="none" w:sz="0" w:space="0" w:color="auto"/>
          </w:divBdr>
        </w:div>
        <w:div w:id="1312173997">
          <w:marLeft w:val="640"/>
          <w:marRight w:val="0"/>
          <w:marTop w:val="0"/>
          <w:marBottom w:val="0"/>
          <w:divBdr>
            <w:top w:val="none" w:sz="0" w:space="0" w:color="auto"/>
            <w:left w:val="none" w:sz="0" w:space="0" w:color="auto"/>
            <w:bottom w:val="none" w:sz="0" w:space="0" w:color="auto"/>
            <w:right w:val="none" w:sz="0" w:space="0" w:color="auto"/>
          </w:divBdr>
        </w:div>
        <w:div w:id="286930852">
          <w:marLeft w:val="640"/>
          <w:marRight w:val="0"/>
          <w:marTop w:val="0"/>
          <w:marBottom w:val="0"/>
          <w:divBdr>
            <w:top w:val="none" w:sz="0" w:space="0" w:color="auto"/>
            <w:left w:val="none" w:sz="0" w:space="0" w:color="auto"/>
            <w:bottom w:val="none" w:sz="0" w:space="0" w:color="auto"/>
            <w:right w:val="none" w:sz="0" w:space="0" w:color="auto"/>
          </w:divBdr>
        </w:div>
        <w:div w:id="426657322">
          <w:marLeft w:val="640"/>
          <w:marRight w:val="0"/>
          <w:marTop w:val="0"/>
          <w:marBottom w:val="0"/>
          <w:divBdr>
            <w:top w:val="none" w:sz="0" w:space="0" w:color="auto"/>
            <w:left w:val="none" w:sz="0" w:space="0" w:color="auto"/>
            <w:bottom w:val="none" w:sz="0" w:space="0" w:color="auto"/>
            <w:right w:val="none" w:sz="0" w:space="0" w:color="auto"/>
          </w:divBdr>
        </w:div>
        <w:div w:id="1745032929">
          <w:marLeft w:val="640"/>
          <w:marRight w:val="0"/>
          <w:marTop w:val="0"/>
          <w:marBottom w:val="0"/>
          <w:divBdr>
            <w:top w:val="none" w:sz="0" w:space="0" w:color="auto"/>
            <w:left w:val="none" w:sz="0" w:space="0" w:color="auto"/>
            <w:bottom w:val="none" w:sz="0" w:space="0" w:color="auto"/>
            <w:right w:val="none" w:sz="0" w:space="0" w:color="auto"/>
          </w:divBdr>
        </w:div>
        <w:div w:id="1294171448">
          <w:marLeft w:val="640"/>
          <w:marRight w:val="0"/>
          <w:marTop w:val="0"/>
          <w:marBottom w:val="0"/>
          <w:divBdr>
            <w:top w:val="none" w:sz="0" w:space="0" w:color="auto"/>
            <w:left w:val="none" w:sz="0" w:space="0" w:color="auto"/>
            <w:bottom w:val="none" w:sz="0" w:space="0" w:color="auto"/>
            <w:right w:val="none" w:sz="0" w:space="0" w:color="auto"/>
          </w:divBdr>
        </w:div>
        <w:div w:id="1998150525">
          <w:marLeft w:val="640"/>
          <w:marRight w:val="0"/>
          <w:marTop w:val="0"/>
          <w:marBottom w:val="0"/>
          <w:divBdr>
            <w:top w:val="none" w:sz="0" w:space="0" w:color="auto"/>
            <w:left w:val="none" w:sz="0" w:space="0" w:color="auto"/>
            <w:bottom w:val="none" w:sz="0" w:space="0" w:color="auto"/>
            <w:right w:val="none" w:sz="0" w:space="0" w:color="auto"/>
          </w:divBdr>
        </w:div>
        <w:div w:id="1976791882">
          <w:marLeft w:val="640"/>
          <w:marRight w:val="0"/>
          <w:marTop w:val="0"/>
          <w:marBottom w:val="0"/>
          <w:divBdr>
            <w:top w:val="none" w:sz="0" w:space="0" w:color="auto"/>
            <w:left w:val="none" w:sz="0" w:space="0" w:color="auto"/>
            <w:bottom w:val="none" w:sz="0" w:space="0" w:color="auto"/>
            <w:right w:val="none" w:sz="0" w:space="0" w:color="auto"/>
          </w:divBdr>
        </w:div>
        <w:div w:id="442966391">
          <w:marLeft w:val="640"/>
          <w:marRight w:val="0"/>
          <w:marTop w:val="0"/>
          <w:marBottom w:val="0"/>
          <w:divBdr>
            <w:top w:val="none" w:sz="0" w:space="0" w:color="auto"/>
            <w:left w:val="none" w:sz="0" w:space="0" w:color="auto"/>
            <w:bottom w:val="none" w:sz="0" w:space="0" w:color="auto"/>
            <w:right w:val="none" w:sz="0" w:space="0" w:color="auto"/>
          </w:divBdr>
        </w:div>
        <w:div w:id="1911114840">
          <w:marLeft w:val="640"/>
          <w:marRight w:val="0"/>
          <w:marTop w:val="0"/>
          <w:marBottom w:val="0"/>
          <w:divBdr>
            <w:top w:val="none" w:sz="0" w:space="0" w:color="auto"/>
            <w:left w:val="none" w:sz="0" w:space="0" w:color="auto"/>
            <w:bottom w:val="none" w:sz="0" w:space="0" w:color="auto"/>
            <w:right w:val="none" w:sz="0" w:space="0" w:color="auto"/>
          </w:divBdr>
        </w:div>
        <w:div w:id="1946961513">
          <w:marLeft w:val="640"/>
          <w:marRight w:val="0"/>
          <w:marTop w:val="0"/>
          <w:marBottom w:val="0"/>
          <w:divBdr>
            <w:top w:val="none" w:sz="0" w:space="0" w:color="auto"/>
            <w:left w:val="none" w:sz="0" w:space="0" w:color="auto"/>
            <w:bottom w:val="none" w:sz="0" w:space="0" w:color="auto"/>
            <w:right w:val="none" w:sz="0" w:space="0" w:color="auto"/>
          </w:divBdr>
        </w:div>
        <w:div w:id="1169906051">
          <w:marLeft w:val="640"/>
          <w:marRight w:val="0"/>
          <w:marTop w:val="0"/>
          <w:marBottom w:val="0"/>
          <w:divBdr>
            <w:top w:val="none" w:sz="0" w:space="0" w:color="auto"/>
            <w:left w:val="none" w:sz="0" w:space="0" w:color="auto"/>
            <w:bottom w:val="none" w:sz="0" w:space="0" w:color="auto"/>
            <w:right w:val="none" w:sz="0" w:space="0" w:color="auto"/>
          </w:divBdr>
        </w:div>
        <w:div w:id="536049709">
          <w:marLeft w:val="640"/>
          <w:marRight w:val="0"/>
          <w:marTop w:val="0"/>
          <w:marBottom w:val="0"/>
          <w:divBdr>
            <w:top w:val="none" w:sz="0" w:space="0" w:color="auto"/>
            <w:left w:val="none" w:sz="0" w:space="0" w:color="auto"/>
            <w:bottom w:val="none" w:sz="0" w:space="0" w:color="auto"/>
            <w:right w:val="none" w:sz="0" w:space="0" w:color="auto"/>
          </w:divBdr>
        </w:div>
        <w:div w:id="327293321">
          <w:marLeft w:val="640"/>
          <w:marRight w:val="0"/>
          <w:marTop w:val="0"/>
          <w:marBottom w:val="0"/>
          <w:divBdr>
            <w:top w:val="none" w:sz="0" w:space="0" w:color="auto"/>
            <w:left w:val="none" w:sz="0" w:space="0" w:color="auto"/>
            <w:bottom w:val="none" w:sz="0" w:space="0" w:color="auto"/>
            <w:right w:val="none" w:sz="0" w:space="0" w:color="auto"/>
          </w:divBdr>
        </w:div>
        <w:div w:id="583030288">
          <w:marLeft w:val="640"/>
          <w:marRight w:val="0"/>
          <w:marTop w:val="0"/>
          <w:marBottom w:val="0"/>
          <w:divBdr>
            <w:top w:val="none" w:sz="0" w:space="0" w:color="auto"/>
            <w:left w:val="none" w:sz="0" w:space="0" w:color="auto"/>
            <w:bottom w:val="none" w:sz="0" w:space="0" w:color="auto"/>
            <w:right w:val="none" w:sz="0" w:space="0" w:color="auto"/>
          </w:divBdr>
        </w:div>
        <w:div w:id="1074006816">
          <w:marLeft w:val="640"/>
          <w:marRight w:val="0"/>
          <w:marTop w:val="0"/>
          <w:marBottom w:val="0"/>
          <w:divBdr>
            <w:top w:val="none" w:sz="0" w:space="0" w:color="auto"/>
            <w:left w:val="none" w:sz="0" w:space="0" w:color="auto"/>
            <w:bottom w:val="none" w:sz="0" w:space="0" w:color="auto"/>
            <w:right w:val="none" w:sz="0" w:space="0" w:color="auto"/>
          </w:divBdr>
        </w:div>
        <w:div w:id="1578053419">
          <w:marLeft w:val="640"/>
          <w:marRight w:val="0"/>
          <w:marTop w:val="0"/>
          <w:marBottom w:val="0"/>
          <w:divBdr>
            <w:top w:val="none" w:sz="0" w:space="0" w:color="auto"/>
            <w:left w:val="none" w:sz="0" w:space="0" w:color="auto"/>
            <w:bottom w:val="none" w:sz="0" w:space="0" w:color="auto"/>
            <w:right w:val="none" w:sz="0" w:space="0" w:color="auto"/>
          </w:divBdr>
        </w:div>
        <w:div w:id="743142424">
          <w:marLeft w:val="640"/>
          <w:marRight w:val="0"/>
          <w:marTop w:val="0"/>
          <w:marBottom w:val="0"/>
          <w:divBdr>
            <w:top w:val="none" w:sz="0" w:space="0" w:color="auto"/>
            <w:left w:val="none" w:sz="0" w:space="0" w:color="auto"/>
            <w:bottom w:val="none" w:sz="0" w:space="0" w:color="auto"/>
            <w:right w:val="none" w:sz="0" w:space="0" w:color="auto"/>
          </w:divBdr>
        </w:div>
        <w:div w:id="1708292410">
          <w:marLeft w:val="640"/>
          <w:marRight w:val="0"/>
          <w:marTop w:val="0"/>
          <w:marBottom w:val="0"/>
          <w:divBdr>
            <w:top w:val="none" w:sz="0" w:space="0" w:color="auto"/>
            <w:left w:val="none" w:sz="0" w:space="0" w:color="auto"/>
            <w:bottom w:val="none" w:sz="0" w:space="0" w:color="auto"/>
            <w:right w:val="none" w:sz="0" w:space="0" w:color="auto"/>
          </w:divBdr>
        </w:div>
        <w:div w:id="1384597885">
          <w:marLeft w:val="640"/>
          <w:marRight w:val="0"/>
          <w:marTop w:val="0"/>
          <w:marBottom w:val="0"/>
          <w:divBdr>
            <w:top w:val="none" w:sz="0" w:space="0" w:color="auto"/>
            <w:left w:val="none" w:sz="0" w:space="0" w:color="auto"/>
            <w:bottom w:val="none" w:sz="0" w:space="0" w:color="auto"/>
            <w:right w:val="none" w:sz="0" w:space="0" w:color="auto"/>
          </w:divBdr>
        </w:div>
        <w:div w:id="1432049978">
          <w:marLeft w:val="640"/>
          <w:marRight w:val="0"/>
          <w:marTop w:val="0"/>
          <w:marBottom w:val="0"/>
          <w:divBdr>
            <w:top w:val="none" w:sz="0" w:space="0" w:color="auto"/>
            <w:left w:val="none" w:sz="0" w:space="0" w:color="auto"/>
            <w:bottom w:val="none" w:sz="0" w:space="0" w:color="auto"/>
            <w:right w:val="none" w:sz="0" w:space="0" w:color="auto"/>
          </w:divBdr>
        </w:div>
        <w:div w:id="783378039">
          <w:marLeft w:val="640"/>
          <w:marRight w:val="0"/>
          <w:marTop w:val="0"/>
          <w:marBottom w:val="0"/>
          <w:divBdr>
            <w:top w:val="none" w:sz="0" w:space="0" w:color="auto"/>
            <w:left w:val="none" w:sz="0" w:space="0" w:color="auto"/>
            <w:bottom w:val="none" w:sz="0" w:space="0" w:color="auto"/>
            <w:right w:val="none" w:sz="0" w:space="0" w:color="auto"/>
          </w:divBdr>
        </w:div>
        <w:div w:id="99960130">
          <w:marLeft w:val="640"/>
          <w:marRight w:val="0"/>
          <w:marTop w:val="0"/>
          <w:marBottom w:val="0"/>
          <w:divBdr>
            <w:top w:val="none" w:sz="0" w:space="0" w:color="auto"/>
            <w:left w:val="none" w:sz="0" w:space="0" w:color="auto"/>
            <w:bottom w:val="none" w:sz="0" w:space="0" w:color="auto"/>
            <w:right w:val="none" w:sz="0" w:space="0" w:color="auto"/>
          </w:divBdr>
        </w:div>
        <w:div w:id="23216835">
          <w:marLeft w:val="640"/>
          <w:marRight w:val="0"/>
          <w:marTop w:val="0"/>
          <w:marBottom w:val="0"/>
          <w:divBdr>
            <w:top w:val="none" w:sz="0" w:space="0" w:color="auto"/>
            <w:left w:val="none" w:sz="0" w:space="0" w:color="auto"/>
            <w:bottom w:val="none" w:sz="0" w:space="0" w:color="auto"/>
            <w:right w:val="none" w:sz="0" w:space="0" w:color="auto"/>
          </w:divBdr>
        </w:div>
        <w:div w:id="1322584331">
          <w:marLeft w:val="640"/>
          <w:marRight w:val="0"/>
          <w:marTop w:val="0"/>
          <w:marBottom w:val="0"/>
          <w:divBdr>
            <w:top w:val="none" w:sz="0" w:space="0" w:color="auto"/>
            <w:left w:val="none" w:sz="0" w:space="0" w:color="auto"/>
            <w:bottom w:val="none" w:sz="0" w:space="0" w:color="auto"/>
            <w:right w:val="none" w:sz="0" w:space="0" w:color="auto"/>
          </w:divBdr>
        </w:div>
        <w:div w:id="1805200904">
          <w:marLeft w:val="640"/>
          <w:marRight w:val="0"/>
          <w:marTop w:val="0"/>
          <w:marBottom w:val="0"/>
          <w:divBdr>
            <w:top w:val="none" w:sz="0" w:space="0" w:color="auto"/>
            <w:left w:val="none" w:sz="0" w:space="0" w:color="auto"/>
            <w:bottom w:val="none" w:sz="0" w:space="0" w:color="auto"/>
            <w:right w:val="none" w:sz="0" w:space="0" w:color="auto"/>
          </w:divBdr>
        </w:div>
      </w:divsChild>
    </w:div>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23948524">
      <w:bodyDiv w:val="1"/>
      <w:marLeft w:val="0"/>
      <w:marRight w:val="0"/>
      <w:marTop w:val="0"/>
      <w:marBottom w:val="0"/>
      <w:divBdr>
        <w:top w:val="none" w:sz="0" w:space="0" w:color="auto"/>
        <w:left w:val="none" w:sz="0" w:space="0" w:color="auto"/>
        <w:bottom w:val="none" w:sz="0" w:space="0" w:color="auto"/>
        <w:right w:val="none" w:sz="0" w:space="0" w:color="auto"/>
      </w:divBdr>
      <w:divsChild>
        <w:div w:id="1447046376">
          <w:marLeft w:val="640"/>
          <w:marRight w:val="0"/>
          <w:marTop w:val="0"/>
          <w:marBottom w:val="0"/>
          <w:divBdr>
            <w:top w:val="none" w:sz="0" w:space="0" w:color="auto"/>
            <w:left w:val="none" w:sz="0" w:space="0" w:color="auto"/>
            <w:bottom w:val="none" w:sz="0" w:space="0" w:color="auto"/>
            <w:right w:val="none" w:sz="0" w:space="0" w:color="auto"/>
          </w:divBdr>
        </w:div>
        <w:div w:id="1225604520">
          <w:marLeft w:val="640"/>
          <w:marRight w:val="0"/>
          <w:marTop w:val="0"/>
          <w:marBottom w:val="0"/>
          <w:divBdr>
            <w:top w:val="none" w:sz="0" w:space="0" w:color="auto"/>
            <w:left w:val="none" w:sz="0" w:space="0" w:color="auto"/>
            <w:bottom w:val="none" w:sz="0" w:space="0" w:color="auto"/>
            <w:right w:val="none" w:sz="0" w:space="0" w:color="auto"/>
          </w:divBdr>
        </w:div>
        <w:div w:id="50034007">
          <w:marLeft w:val="640"/>
          <w:marRight w:val="0"/>
          <w:marTop w:val="0"/>
          <w:marBottom w:val="0"/>
          <w:divBdr>
            <w:top w:val="none" w:sz="0" w:space="0" w:color="auto"/>
            <w:left w:val="none" w:sz="0" w:space="0" w:color="auto"/>
            <w:bottom w:val="none" w:sz="0" w:space="0" w:color="auto"/>
            <w:right w:val="none" w:sz="0" w:space="0" w:color="auto"/>
          </w:divBdr>
        </w:div>
        <w:div w:id="1170754333">
          <w:marLeft w:val="640"/>
          <w:marRight w:val="0"/>
          <w:marTop w:val="0"/>
          <w:marBottom w:val="0"/>
          <w:divBdr>
            <w:top w:val="none" w:sz="0" w:space="0" w:color="auto"/>
            <w:left w:val="none" w:sz="0" w:space="0" w:color="auto"/>
            <w:bottom w:val="none" w:sz="0" w:space="0" w:color="auto"/>
            <w:right w:val="none" w:sz="0" w:space="0" w:color="auto"/>
          </w:divBdr>
        </w:div>
        <w:div w:id="858082858">
          <w:marLeft w:val="640"/>
          <w:marRight w:val="0"/>
          <w:marTop w:val="0"/>
          <w:marBottom w:val="0"/>
          <w:divBdr>
            <w:top w:val="none" w:sz="0" w:space="0" w:color="auto"/>
            <w:left w:val="none" w:sz="0" w:space="0" w:color="auto"/>
            <w:bottom w:val="none" w:sz="0" w:space="0" w:color="auto"/>
            <w:right w:val="none" w:sz="0" w:space="0" w:color="auto"/>
          </w:divBdr>
        </w:div>
        <w:div w:id="1140881157">
          <w:marLeft w:val="640"/>
          <w:marRight w:val="0"/>
          <w:marTop w:val="0"/>
          <w:marBottom w:val="0"/>
          <w:divBdr>
            <w:top w:val="none" w:sz="0" w:space="0" w:color="auto"/>
            <w:left w:val="none" w:sz="0" w:space="0" w:color="auto"/>
            <w:bottom w:val="none" w:sz="0" w:space="0" w:color="auto"/>
            <w:right w:val="none" w:sz="0" w:space="0" w:color="auto"/>
          </w:divBdr>
        </w:div>
        <w:div w:id="337780721">
          <w:marLeft w:val="640"/>
          <w:marRight w:val="0"/>
          <w:marTop w:val="0"/>
          <w:marBottom w:val="0"/>
          <w:divBdr>
            <w:top w:val="none" w:sz="0" w:space="0" w:color="auto"/>
            <w:left w:val="none" w:sz="0" w:space="0" w:color="auto"/>
            <w:bottom w:val="none" w:sz="0" w:space="0" w:color="auto"/>
            <w:right w:val="none" w:sz="0" w:space="0" w:color="auto"/>
          </w:divBdr>
        </w:div>
        <w:div w:id="1755666903">
          <w:marLeft w:val="640"/>
          <w:marRight w:val="0"/>
          <w:marTop w:val="0"/>
          <w:marBottom w:val="0"/>
          <w:divBdr>
            <w:top w:val="none" w:sz="0" w:space="0" w:color="auto"/>
            <w:left w:val="none" w:sz="0" w:space="0" w:color="auto"/>
            <w:bottom w:val="none" w:sz="0" w:space="0" w:color="auto"/>
            <w:right w:val="none" w:sz="0" w:space="0" w:color="auto"/>
          </w:divBdr>
        </w:div>
        <w:div w:id="838153676">
          <w:marLeft w:val="640"/>
          <w:marRight w:val="0"/>
          <w:marTop w:val="0"/>
          <w:marBottom w:val="0"/>
          <w:divBdr>
            <w:top w:val="none" w:sz="0" w:space="0" w:color="auto"/>
            <w:left w:val="none" w:sz="0" w:space="0" w:color="auto"/>
            <w:bottom w:val="none" w:sz="0" w:space="0" w:color="auto"/>
            <w:right w:val="none" w:sz="0" w:space="0" w:color="auto"/>
          </w:divBdr>
        </w:div>
        <w:div w:id="1811089778">
          <w:marLeft w:val="640"/>
          <w:marRight w:val="0"/>
          <w:marTop w:val="0"/>
          <w:marBottom w:val="0"/>
          <w:divBdr>
            <w:top w:val="none" w:sz="0" w:space="0" w:color="auto"/>
            <w:left w:val="none" w:sz="0" w:space="0" w:color="auto"/>
            <w:bottom w:val="none" w:sz="0" w:space="0" w:color="auto"/>
            <w:right w:val="none" w:sz="0" w:space="0" w:color="auto"/>
          </w:divBdr>
        </w:div>
        <w:div w:id="1636905822">
          <w:marLeft w:val="640"/>
          <w:marRight w:val="0"/>
          <w:marTop w:val="0"/>
          <w:marBottom w:val="0"/>
          <w:divBdr>
            <w:top w:val="none" w:sz="0" w:space="0" w:color="auto"/>
            <w:left w:val="none" w:sz="0" w:space="0" w:color="auto"/>
            <w:bottom w:val="none" w:sz="0" w:space="0" w:color="auto"/>
            <w:right w:val="none" w:sz="0" w:space="0" w:color="auto"/>
          </w:divBdr>
        </w:div>
        <w:div w:id="694769777">
          <w:marLeft w:val="640"/>
          <w:marRight w:val="0"/>
          <w:marTop w:val="0"/>
          <w:marBottom w:val="0"/>
          <w:divBdr>
            <w:top w:val="none" w:sz="0" w:space="0" w:color="auto"/>
            <w:left w:val="none" w:sz="0" w:space="0" w:color="auto"/>
            <w:bottom w:val="none" w:sz="0" w:space="0" w:color="auto"/>
            <w:right w:val="none" w:sz="0" w:space="0" w:color="auto"/>
          </w:divBdr>
        </w:div>
        <w:div w:id="9724197">
          <w:marLeft w:val="640"/>
          <w:marRight w:val="0"/>
          <w:marTop w:val="0"/>
          <w:marBottom w:val="0"/>
          <w:divBdr>
            <w:top w:val="none" w:sz="0" w:space="0" w:color="auto"/>
            <w:left w:val="none" w:sz="0" w:space="0" w:color="auto"/>
            <w:bottom w:val="none" w:sz="0" w:space="0" w:color="auto"/>
            <w:right w:val="none" w:sz="0" w:space="0" w:color="auto"/>
          </w:divBdr>
        </w:div>
        <w:div w:id="1930700261">
          <w:marLeft w:val="640"/>
          <w:marRight w:val="0"/>
          <w:marTop w:val="0"/>
          <w:marBottom w:val="0"/>
          <w:divBdr>
            <w:top w:val="none" w:sz="0" w:space="0" w:color="auto"/>
            <w:left w:val="none" w:sz="0" w:space="0" w:color="auto"/>
            <w:bottom w:val="none" w:sz="0" w:space="0" w:color="auto"/>
            <w:right w:val="none" w:sz="0" w:space="0" w:color="auto"/>
          </w:divBdr>
        </w:div>
        <w:div w:id="1146628992">
          <w:marLeft w:val="640"/>
          <w:marRight w:val="0"/>
          <w:marTop w:val="0"/>
          <w:marBottom w:val="0"/>
          <w:divBdr>
            <w:top w:val="none" w:sz="0" w:space="0" w:color="auto"/>
            <w:left w:val="none" w:sz="0" w:space="0" w:color="auto"/>
            <w:bottom w:val="none" w:sz="0" w:space="0" w:color="auto"/>
            <w:right w:val="none" w:sz="0" w:space="0" w:color="auto"/>
          </w:divBdr>
        </w:div>
        <w:div w:id="1500348302">
          <w:marLeft w:val="640"/>
          <w:marRight w:val="0"/>
          <w:marTop w:val="0"/>
          <w:marBottom w:val="0"/>
          <w:divBdr>
            <w:top w:val="none" w:sz="0" w:space="0" w:color="auto"/>
            <w:left w:val="none" w:sz="0" w:space="0" w:color="auto"/>
            <w:bottom w:val="none" w:sz="0" w:space="0" w:color="auto"/>
            <w:right w:val="none" w:sz="0" w:space="0" w:color="auto"/>
          </w:divBdr>
        </w:div>
        <w:div w:id="294992565">
          <w:marLeft w:val="640"/>
          <w:marRight w:val="0"/>
          <w:marTop w:val="0"/>
          <w:marBottom w:val="0"/>
          <w:divBdr>
            <w:top w:val="none" w:sz="0" w:space="0" w:color="auto"/>
            <w:left w:val="none" w:sz="0" w:space="0" w:color="auto"/>
            <w:bottom w:val="none" w:sz="0" w:space="0" w:color="auto"/>
            <w:right w:val="none" w:sz="0" w:space="0" w:color="auto"/>
          </w:divBdr>
        </w:div>
        <w:div w:id="1382482635">
          <w:marLeft w:val="640"/>
          <w:marRight w:val="0"/>
          <w:marTop w:val="0"/>
          <w:marBottom w:val="0"/>
          <w:divBdr>
            <w:top w:val="none" w:sz="0" w:space="0" w:color="auto"/>
            <w:left w:val="none" w:sz="0" w:space="0" w:color="auto"/>
            <w:bottom w:val="none" w:sz="0" w:space="0" w:color="auto"/>
            <w:right w:val="none" w:sz="0" w:space="0" w:color="auto"/>
          </w:divBdr>
        </w:div>
        <w:div w:id="638221161">
          <w:marLeft w:val="640"/>
          <w:marRight w:val="0"/>
          <w:marTop w:val="0"/>
          <w:marBottom w:val="0"/>
          <w:divBdr>
            <w:top w:val="none" w:sz="0" w:space="0" w:color="auto"/>
            <w:left w:val="none" w:sz="0" w:space="0" w:color="auto"/>
            <w:bottom w:val="none" w:sz="0" w:space="0" w:color="auto"/>
            <w:right w:val="none" w:sz="0" w:space="0" w:color="auto"/>
          </w:divBdr>
        </w:div>
        <w:div w:id="562913681">
          <w:marLeft w:val="640"/>
          <w:marRight w:val="0"/>
          <w:marTop w:val="0"/>
          <w:marBottom w:val="0"/>
          <w:divBdr>
            <w:top w:val="none" w:sz="0" w:space="0" w:color="auto"/>
            <w:left w:val="none" w:sz="0" w:space="0" w:color="auto"/>
            <w:bottom w:val="none" w:sz="0" w:space="0" w:color="auto"/>
            <w:right w:val="none" w:sz="0" w:space="0" w:color="auto"/>
          </w:divBdr>
        </w:div>
        <w:div w:id="253131773">
          <w:marLeft w:val="640"/>
          <w:marRight w:val="0"/>
          <w:marTop w:val="0"/>
          <w:marBottom w:val="0"/>
          <w:divBdr>
            <w:top w:val="none" w:sz="0" w:space="0" w:color="auto"/>
            <w:left w:val="none" w:sz="0" w:space="0" w:color="auto"/>
            <w:bottom w:val="none" w:sz="0" w:space="0" w:color="auto"/>
            <w:right w:val="none" w:sz="0" w:space="0" w:color="auto"/>
          </w:divBdr>
        </w:div>
        <w:div w:id="928542395">
          <w:marLeft w:val="640"/>
          <w:marRight w:val="0"/>
          <w:marTop w:val="0"/>
          <w:marBottom w:val="0"/>
          <w:divBdr>
            <w:top w:val="none" w:sz="0" w:space="0" w:color="auto"/>
            <w:left w:val="none" w:sz="0" w:space="0" w:color="auto"/>
            <w:bottom w:val="none" w:sz="0" w:space="0" w:color="auto"/>
            <w:right w:val="none" w:sz="0" w:space="0" w:color="auto"/>
          </w:divBdr>
        </w:div>
        <w:div w:id="510996001">
          <w:marLeft w:val="640"/>
          <w:marRight w:val="0"/>
          <w:marTop w:val="0"/>
          <w:marBottom w:val="0"/>
          <w:divBdr>
            <w:top w:val="none" w:sz="0" w:space="0" w:color="auto"/>
            <w:left w:val="none" w:sz="0" w:space="0" w:color="auto"/>
            <w:bottom w:val="none" w:sz="0" w:space="0" w:color="auto"/>
            <w:right w:val="none" w:sz="0" w:space="0" w:color="auto"/>
          </w:divBdr>
        </w:div>
        <w:div w:id="972756122">
          <w:marLeft w:val="640"/>
          <w:marRight w:val="0"/>
          <w:marTop w:val="0"/>
          <w:marBottom w:val="0"/>
          <w:divBdr>
            <w:top w:val="none" w:sz="0" w:space="0" w:color="auto"/>
            <w:left w:val="none" w:sz="0" w:space="0" w:color="auto"/>
            <w:bottom w:val="none" w:sz="0" w:space="0" w:color="auto"/>
            <w:right w:val="none" w:sz="0" w:space="0" w:color="auto"/>
          </w:divBdr>
        </w:div>
        <w:div w:id="1639604286">
          <w:marLeft w:val="640"/>
          <w:marRight w:val="0"/>
          <w:marTop w:val="0"/>
          <w:marBottom w:val="0"/>
          <w:divBdr>
            <w:top w:val="none" w:sz="0" w:space="0" w:color="auto"/>
            <w:left w:val="none" w:sz="0" w:space="0" w:color="auto"/>
            <w:bottom w:val="none" w:sz="0" w:space="0" w:color="auto"/>
            <w:right w:val="none" w:sz="0" w:space="0" w:color="auto"/>
          </w:divBdr>
        </w:div>
        <w:div w:id="1350990098">
          <w:marLeft w:val="640"/>
          <w:marRight w:val="0"/>
          <w:marTop w:val="0"/>
          <w:marBottom w:val="0"/>
          <w:divBdr>
            <w:top w:val="none" w:sz="0" w:space="0" w:color="auto"/>
            <w:left w:val="none" w:sz="0" w:space="0" w:color="auto"/>
            <w:bottom w:val="none" w:sz="0" w:space="0" w:color="auto"/>
            <w:right w:val="none" w:sz="0" w:space="0" w:color="auto"/>
          </w:divBdr>
        </w:div>
        <w:div w:id="1563251597">
          <w:marLeft w:val="640"/>
          <w:marRight w:val="0"/>
          <w:marTop w:val="0"/>
          <w:marBottom w:val="0"/>
          <w:divBdr>
            <w:top w:val="none" w:sz="0" w:space="0" w:color="auto"/>
            <w:left w:val="none" w:sz="0" w:space="0" w:color="auto"/>
            <w:bottom w:val="none" w:sz="0" w:space="0" w:color="auto"/>
            <w:right w:val="none" w:sz="0" w:space="0" w:color="auto"/>
          </w:divBdr>
        </w:div>
        <w:div w:id="2085225096">
          <w:marLeft w:val="640"/>
          <w:marRight w:val="0"/>
          <w:marTop w:val="0"/>
          <w:marBottom w:val="0"/>
          <w:divBdr>
            <w:top w:val="none" w:sz="0" w:space="0" w:color="auto"/>
            <w:left w:val="none" w:sz="0" w:space="0" w:color="auto"/>
            <w:bottom w:val="none" w:sz="0" w:space="0" w:color="auto"/>
            <w:right w:val="none" w:sz="0" w:space="0" w:color="auto"/>
          </w:divBdr>
        </w:div>
        <w:div w:id="513110353">
          <w:marLeft w:val="640"/>
          <w:marRight w:val="0"/>
          <w:marTop w:val="0"/>
          <w:marBottom w:val="0"/>
          <w:divBdr>
            <w:top w:val="none" w:sz="0" w:space="0" w:color="auto"/>
            <w:left w:val="none" w:sz="0" w:space="0" w:color="auto"/>
            <w:bottom w:val="none" w:sz="0" w:space="0" w:color="auto"/>
            <w:right w:val="none" w:sz="0" w:space="0" w:color="auto"/>
          </w:divBdr>
        </w:div>
        <w:div w:id="1511021615">
          <w:marLeft w:val="640"/>
          <w:marRight w:val="0"/>
          <w:marTop w:val="0"/>
          <w:marBottom w:val="0"/>
          <w:divBdr>
            <w:top w:val="none" w:sz="0" w:space="0" w:color="auto"/>
            <w:left w:val="none" w:sz="0" w:space="0" w:color="auto"/>
            <w:bottom w:val="none" w:sz="0" w:space="0" w:color="auto"/>
            <w:right w:val="none" w:sz="0" w:space="0" w:color="auto"/>
          </w:divBdr>
        </w:div>
        <w:div w:id="312375623">
          <w:marLeft w:val="640"/>
          <w:marRight w:val="0"/>
          <w:marTop w:val="0"/>
          <w:marBottom w:val="0"/>
          <w:divBdr>
            <w:top w:val="none" w:sz="0" w:space="0" w:color="auto"/>
            <w:left w:val="none" w:sz="0" w:space="0" w:color="auto"/>
            <w:bottom w:val="none" w:sz="0" w:space="0" w:color="auto"/>
            <w:right w:val="none" w:sz="0" w:space="0" w:color="auto"/>
          </w:divBdr>
        </w:div>
        <w:div w:id="879782886">
          <w:marLeft w:val="640"/>
          <w:marRight w:val="0"/>
          <w:marTop w:val="0"/>
          <w:marBottom w:val="0"/>
          <w:divBdr>
            <w:top w:val="none" w:sz="0" w:space="0" w:color="auto"/>
            <w:left w:val="none" w:sz="0" w:space="0" w:color="auto"/>
            <w:bottom w:val="none" w:sz="0" w:space="0" w:color="auto"/>
            <w:right w:val="none" w:sz="0" w:space="0" w:color="auto"/>
          </w:divBdr>
        </w:div>
        <w:div w:id="1912157250">
          <w:marLeft w:val="640"/>
          <w:marRight w:val="0"/>
          <w:marTop w:val="0"/>
          <w:marBottom w:val="0"/>
          <w:divBdr>
            <w:top w:val="none" w:sz="0" w:space="0" w:color="auto"/>
            <w:left w:val="none" w:sz="0" w:space="0" w:color="auto"/>
            <w:bottom w:val="none" w:sz="0" w:space="0" w:color="auto"/>
            <w:right w:val="none" w:sz="0" w:space="0" w:color="auto"/>
          </w:divBdr>
        </w:div>
        <w:div w:id="1536964040">
          <w:marLeft w:val="640"/>
          <w:marRight w:val="0"/>
          <w:marTop w:val="0"/>
          <w:marBottom w:val="0"/>
          <w:divBdr>
            <w:top w:val="none" w:sz="0" w:space="0" w:color="auto"/>
            <w:left w:val="none" w:sz="0" w:space="0" w:color="auto"/>
            <w:bottom w:val="none" w:sz="0" w:space="0" w:color="auto"/>
            <w:right w:val="none" w:sz="0" w:space="0" w:color="auto"/>
          </w:divBdr>
        </w:div>
        <w:div w:id="1318612143">
          <w:marLeft w:val="640"/>
          <w:marRight w:val="0"/>
          <w:marTop w:val="0"/>
          <w:marBottom w:val="0"/>
          <w:divBdr>
            <w:top w:val="none" w:sz="0" w:space="0" w:color="auto"/>
            <w:left w:val="none" w:sz="0" w:space="0" w:color="auto"/>
            <w:bottom w:val="none" w:sz="0" w:space="0" w:color="auto"/>
            <w:right w:val="none" w:sz="0" w:space="0" w:color="auto"/>
          </w:divBdr>
        </w:div>
        <w:div w:id="721250650">
          <w:marLeft w:val="640"/>
          <w:marRight w:val="0"/>
          <w:marTop w:val="0"/>
          <w:marBottom w:val="0"/>
          <w:divBdr>
            <w:top w:val="none" w:sz="0" w:space="0" w:color="auto"/>
            <w:left w:val="none" w:sz="0" w:space="0" w:color="auto"/>
            <w:bottom w:val="none" w:sz="0" w:space="0" w:color="auto"/>
            <w:right w:val="none" w:sz="0" w:space="0" w:color="auto"/>
          </w:divBdr>
        </w:div>
        <w:div w:id="1227299439">
          <w:marLeft w:val="640"/>
          <w:marRight w:val="0"/>
          <w:marTop w:val="0"/>
          <w:marBottom w:val="0"/>
          <w:divBdr>
            <w:top w:val="none" w:sz="0" w:space="0" w:color="auto"/>
            <w:left w:val="none" w:sz="0" w:space="0" w:color="auto"/>
            <w:bottom w:val="none" w:sz="0" w:space="0" w:color="auto"/>
            <w:right w:val="none" w:sz="0" w:space="0" w:color="auto"/>
          </w:divBdr>
        </w:div>
        <w:div w:id="432749581">
          <w:marLeft w:val="640"/>
          <w:marRight w:val="0"/>
          <w:marTop w:val="0"/>
          <w:marBottom w:val="0"/>
          <w:divBdr>
            <w:top w:val="none" w:sz="0" w:space="0" w:color="auto"/>
            <w:left w:val="none" w:sz="0" w:space="0" w:color="auto"/>
            <w:bottom w:val="none" w:sz="0" w:space="0" w:color="auto"/>
            <w:right w:val="none" w:sz="0" w:space="0" w:color="auto"/>
          </w:divBdr>
        </w:div>
        <w:div w:id="1609652731">
          <w:marLeft w:val="640"/>
          <w:marRight w:val="0"/>
          <w:marTop w:val="0"/>
          <w:marBottom w:val="0"/>
          <w:divBdr>
            <w:top w:val="none" w:sz="0" w:space="0" w:color="auto"/>
            <w:left w:val="none" w:sz="0" w:space="0" w:color="auto"/>
            <w:bottom w:val="none" w:sz="0" w:space="0" w:color="auto"/>
            <w:right w:val="none" w:sz="0" w:space="0" w:color="auto"/>
          </w:divBdr>
        </w:div>
        <w:div w:id="559555531">
          <w:marLeft w:val="640"/>
          <w:marRight w:val="0"/>
          <w:marTop w:val="0"/>
          <w:marBottom w:val="0"/>
          <w:divBdr>
            <w:top w:val="none" w:sz="0" w:space="0" w:color="auto"/>
            <w:left w:val="none" w:sz="0" w:space="0" w:color="auto"/>
            <w:bottom w:val="none" w:sz="0" w:space="0" w:color="auto"/>
            <w:right w:val="none" w:sz="0" w:space="0" w:color="auto"/>
          </w:divBdr>
        </w:div>
        <w:div w:id="673186797">
          <w:marLeft w:val="640"/>
          <w:marRight w:val="0"/>
          <w:marTop w:val="0"/>
          <w:marBottom w:val="0"/>
          <w:divBdr>
            <w:top w:val="none" w:sz="0" w:space="0" w:color="auto"/>
            <w:left w:val="none" w:sz="0" w:space="0" w:color="auto"/>
            <w:bottom w:val="none" w:sz="0" w:space="0" w:color="auto"/>
            <w:right w:val="none" w:sz="0" w:space="0" w:color="auto"/>
          </w:divBdr>
        </w:div>
        <w:div w:id="653491905">
          <w:marLeft w:val="640"/>
          <w:marRight w:val="0"/>
          <w:marTop w:val="0"/>
          <w:marBottom w:val="0"/>
          <w:divBdr>
            <w:top w:val="none" w:sz="0" w:space="0" w:color="auto"/>
            <w:left w:val="none" w:sz="0" w:space="0" w:color="auto"/>
            <w:bottom w:val="none" w:sz="0" w:space="0" w:color="auto"/>
            <w:right w:val="none" w:sz="0" w:space="0" w:color="auto"/>
          </w:divBdr>
        </w:div>
        <w:div w:id="1540315152">
          <w:marLeft w:val="640"/>
          <w:marRight w:val="0"/>
          <w:marTop w:val="0"/>
          <w:marBottom w:val="0"/>
          <w:divBdr>
            <w:top w:val="none" w:sz="0" w:space="0" w:color="auto"/>
            <w:left w:val="none" w:sz="0" w:space="0" w:color="auto"/>
            <w:bottom w:val="none" w:sz="0" w:space="0" w:color="auto"/>
            <w:right w:val="none" w:sz="0" w:space="0" w:color="auto"/>
          </w:divBdr>
        </w:div>
        <w:div w:id="295841169">
          <w:marLeft w:val="640"/>
          <w:marRight w:val="0"/>
          <w:marTop w:val="0"/>
          <w:marBottom w:val="0"/>
          <w:divBdr>
            <w:top w:val="none" w:sz="0" w:space="0" w:color="auto"/>
            <w:left w:val="none" w:sz="0" w:space="0" w:color="auto"/>
            <w:bottom w:val="none" w:sz="0" w:space="0" w:color="auto"/>
            <w:right w:val="none" w:sz="0" w:space="0" w:color="auto"/>
          </w:divBdr>
        </w:div>
        <w:div w:id="669335988">
          <w:marLeft w:val="640"/>
          <w:marRight w:val="0"/>
          <w:marTop w:val="0"/>
          <w:marBottom w:val="0"/>
          <w:divBdr>
            <w:top w:val="none" w:sz="0" w:space="0" w:color="auto"/>
            <w:left w:val="none" w:sz="0" w:space="0" w:color="auto"/>
            <w:bottom w:val="none" w:sz="0" w:space="0" w:color="auto"/>
            <w:right w:val="none" w:sz="0" w:space="0" w:color="auto"/>
          </w:divBdr>
        </w:div>
        <w:div w:id="1050350345">
          <w:marLeft w:val="640"/>
          <w:marRight w:val="0"/>
          <w:marTop w:val="0"/>
          <w:marBottom w:val="0"/>
          <w:divBdr>
            <w:top w:val="none" w:sz="0" w:space="0" w:color="auto"/>
            <w:left w:val="none" w:sz="0" w:space="0" w:color="auto"/>
            <w:bottom w:val="none" w:sz="0" w:space="0" w:color="auto"/>
            <w:right w:val="none" w:sz="0" w:space="0" w:color="auto"/>
          </w:divBdr>
        </w:div>
        <w:div w:id="1614902102">
          <w:marLeft w:val="640"/>
          <w:marRight w:val="0"/>
          <w:marTop w:val="0"/>
          <w:marBottom w:val="0"/>
          <w:divBdr>
            <w:top w:val="none" w:sz="0" w:space="0" w:color="auto"/>
            <w:left w:val="none" w:sz="0" w:space="0" w:color="auto"/>
            <w:bottom w:val="none" w:sz="0" w:space="0" w:color="auto"/>
            <w:right w:val="none" w:sz="0" w:space="0" w:color="auto"/>
          </w:divBdr>
        </w:div>
        <w:div w:id="1430271887">
          <w:marLeft w:val="640"/>
          <w:marRight w:val="0"/>
          <w:marTop w:val="0"/>
          <w:marBottom w:val="0"/>
          <w:divBdr>
            <w:top w:val="none" w:sz="0" w:space="0" w:color="auto"/>
            <w:left w:val="none" w:sz="0" w:space="0" w:color="auto"/>
            <w:bottom w:val="none" w:sz="0" w:space="0" w:color="auto"/>
            <w:right w:val="none" w:sz="0" w:space="0" w:color="auto"/>
          </w:divBdr>
        </w:div>
        <w:div w:id="335033355">
          <w:marLeft w:val="640"/>
          <w:marRight w:val="0"/>
          <w:marTop w:val="0"/>
          <w:marBottom w:val="0"/>
          <w:divBdr>
            <w:top w:val="none" w:sz="0" w:space="0" w:color="auto"/>
            <w:left w:val="none" w:sz="0" w:space="0" w:color="auto"/>
            <w:bottom w:val="none" w:sz="0" w:space="0" w:color="auto"/>
            <w:right w:val="none" w:sz="0" w:space="0" w:color="auto"/>
          </w:divBdr>
        </w:div>
        <w:div w:id="630356875">
          <w:marLeft w:val="640"/>
          <w:marRight w:val="0"/>
          <w:marTop w:val="0"/>
          <w:marBottom w:val="0"/>
          <w:divBdr>
            <w:top w:val="none" w:sz="0" w:space="0" w:color="auto"/>
            <w:left w:val="none" w:sz="0" w:space="0" w:color="auto"/>
            <w:bottom w:val="none" w:sz="0" w:space="0" w:color="auto"/>
            <w:right w:val="none" w:sz="0" w:space="0" w:color="auto"/>
          </w:divBdr>
        </w:div>
        <w:div w:id="547378501">
          <w:marLeft w:val="640"/>
          <w:marRight w:val="0"/>
          <w:marTop w:val="0"/>
          <w:marBottom w:val="0"/>
          <w:divBdr>
            <w:top w:val="none" w:sz="0" w:space="0" w:color="auto"/>
            <w:left w:val="none" w:sz="0" w:space="0" w:color="auto"/>
            <w:bottom w:val="none" w:sz="0" w:space="0" w:color="auto"/>
            <w:right w:val="none" w:sz="0" w:space="0" w:color="auto"/>
          </w:divBdr>
        </w:div>
        <w:div w:id="1436317814">
          <w:marLeft w:val="640"/>
          <w:marRight w:val="0"/>
          <w:marTop w:val="0"/>
          <w:marBottom w:val="0"/>
          <w:divBdr>
            <w:top w:val="none" w:sz="0" w:space="0" w:color="auto"/>
            <w:left w:val="none" w:sz="0" w:space="0" w:color="auto"/>
            <w:bottom w:val="none" w:sz="0" w:space="0" w:color="auto"/>
            <w:right w:val="none" w:sz="0" w:space="0" w:color="auto"/>
          </w:divBdr>
        </w:div>
        <w:div w:id="13269648">
          <w:marLeft w:val="640"/>
          <w:marRight w:val="0"/>
          <w:marTop w:val="0"/>
          <w:marBottom w:val="0"/>
          <w:divBdr>
            <w:top w:val="none" w:sz="0" w:space="0" w:color="auto"/>
            <w:left w:val="none" w:sz="0" w:space="0" w:color="auto"/>
            <w:bottom w:val="none" w:sz="0" w:space="0" w:color="auto"/>
            <w:right w:val="none" w:sz="0" w:space="0" w:color="auto"/>
          </w:divBdr>
        </w:div>
        <w:div w:id="197472599">
          <w:marLeft w:val="640"/>
          <w:marRight w:val="0"/>
          <w:marTop w:val="0"/>
          <w:marBottom w:val="0"/>
          <w:divBdr>
            <w:top w:val="none" w:sz="0" w:space="0" w:color="auto"/>
            <w:left w:val="none" w:sz="0" w:space="0" w:color="auto"/>
            <w:bottom w:val="none" w:sz="0" w:space="0" w:color="auto"/>
            <w:right w:val="none" w:sz="0" w:space="0" w:color="auto"/>
          </w:divBdr>
        </w:div>
        <w:div w:id="1864391593">
          <w:marLeft w:val="640"/>
          <w:marRight w:val="0"/>
          <w:marTop w:val="0"/>
          <w:marBottom w:val="0"/>
          <w:divBdr>
            <w:top w:val="none" w:sz="0" w:space="0" w:color="auto"/>
            <w:left w:val="none" w:sz="0" w:space="0" w:color="auto"/>
            <w:bottom w:val="none" w:sz="0" w:space="0" w:color="auto"/>
            <w:right w:val="none" w:sz="0" w:space="0" w:color="auto"/>
          </w:divBdr>
        </w:div>
        <w:div w:id="56100357">
          <w:marLeft w:val="640"/>
          <w:marRight w:val="0"/>
          <w:marTop w:val="0"/>
          <w:marBottom w:val="0"/>
          <w:divBdr>
            <w:top w:val="none" w:sz="0" w:space="0" w:color="auto"/>
            <w:left w:val="none" w:sz="0" w:space="0" w:color="auto"/>
            <w:bottom w:val="none" w:sz="0" w:space="0" w:color="auto"/>
            <w:right w:val="none" w:sz="0" w:space="0" w:color="auto"/>
          </w:divBdr>
        </w:div>
        <w:div w:id="142475495">
          <w:marLeft w:val="640"/>
          <w:marRight w:val="0"/>
          <w:marTop w:val="0"/>
          <w:marBottom w:val="0"/>
          <w:divBdr>
            <w:top w:val="none" w:sz="0" w:space="0" w:color="auto"/>
            <w:left w:val="none" w:sz="0" w:space="0" w:color="auto"/>
            <w:bottom w:val="none" w:sz="0" w:space="0" w:color="auto"/>
            <w:right w:val="none" w:sz="0" w:space="0" w:color="auto"/>
          </w:divBdr>
        </w:div>
        <w:div w:id="341319569">
          <w:marLeft w:val="640"/>
          <w:marRight w:val="0"/>
          <w:marTop w:val="0"/>
          <w:marBottom w:val="0"/>
          <w:divBdr>
            <w:top w:val="none" w:sz="0" w:space="0" w:color="auto"/>
            <w:left w:val="none" w:sz="0" w:space="0" w:color="auto"/>
            <w:bottom w:val="none" w:sz="0" w:space="0" w:color="auto"/>
            <w:right w:val="none" w:sz="0" w:space="0" w:color="auto"/>
          </w:divBdr>
        </w:div>
        <w:div w:id="125586940">
          <w:marLeft w:val="640"/>
          <w:marRight w:val="0"/>
          <w:marTop w:val="0"/>
          <w:marBottom w:val="0"/>
          <w:divBdr>
            <w:top w:val="none" w:sz="0" w:space="0" w:color="auto"/>
            <w:left w:val="none" w:sz="0" w:space="0" w:color="auto"/>
            <w:bottom w:val="none" w:sz="0" w:space="0" w:color="auto"/>
            <w:right w:val="none" w:sz="0" w:space="0" w:color="auto"/>
          </w:divBdr>
        </w:div>
        <w:div w:id="1546140566">
          <w:marLeft w:val="640"/>
          <w:marRight w:val="0"/>
          <w:marTop w:val="0"/>
          <w:marBottom w:val="0"/>
          <w:divBdr>
            <w:top w:val="none" w:sz="0" w:space="0" w:color="auto"/>
            <w:left w:val="none" w:sz="0" w:space="0" w:color="auto"/>
            <w:bottom w:val="none" w:sz="0" w:space="0" w:color="auto"/>
            <w:right w:val="none" w:sz="0" w:space="0" w:color="auto"/>
          </w:divBdr>
        </w:div>
        <w:div w:id="82189596">
          <w:marLeft w:val="640"/>
          <w:marRight w:val="0"/>
          <w:marTop w:val="0"/>
          <w:marBottom w:val="0"/>
          <w:divBdr>
            <w:top w:val="none" w:sz="0" w:space="0" w:color="auto"/>
            <w:left w:val="none" w:sz="0" w:space="0" w:color="auto"/>
            <w:bottom w:val="none" w:sz="0" w:space="0" w:color="auto"/>
            <w:right w:val="none" w:sz="0" w:space="0" w:color="auto"/>
          </w:divBdr>
        </w:div>
        <w:div w:id="1147235993">
          <w:marLeft w:val="640"/>
          <w:marRight w:val="0"/>
          <w:marTop w:val="0"/>
          <w:marBottom w:val="0"/>
          <w:divBdr>
            <w:top w:val="none" w:sz="0" w:space="0" w:color="auto"/>
            <w:left w:val="none" w:sz="0" w:space="0" w:color="auto"/>
            <w:bottom w:val="none" w:sz="0" w:space="0" w:color="auto"/>
            <w:right w:val="none" w:sz="0" w:space="0" w:color="auto"/>
          </w:divBdr>
        </w:div>
        <w:div w:id="431243486">
          <w:marLeft w:val="640"/>
          <w:marRight w:val="0"/>
          <w:marTop w:val="0"/>
          <w:marBottom w:val="0"/>
          <w:divBdr>
            <w:top w:val="none" w:sz="0" w:space="0" w:color="auto"/>
            <w:left w:val="none" w:sz="0" w:space="0" w:color="auto"/>
            <w:bottom w:val="none" w:sz="0" w:space="0" w:color="auto"/>
            <w:right w:val="none" w:sz="0" w:space="0" w:color="auto"/>
          </w:divBdr>
        </w:div>
        <w:div w:id="474956548">
          <w:marLeft w:val="640"/>
          <w:marRight w:val="0"/>
          <w:marTop w:val="0"/>
          <w:marBottom w:val="0"/>
          <w:divBdr>
            <w:top w:val="none" w:sz="0" w:space="0" w:color="auto"/>
            <w:left w:val="none" w:sz="0" w:space="0" w:color="auto"/>
            <w:bottom w:val="none" w:sz="0" w:space="0" w:color="auto"/>
            <w:right w:val="none" w:sz="0" w:space="0" w:color="auto"/>
          </w:divBdr>
        </w:div>
        <w:div w:id="16128182">
          <w:marLeft w:val="640"/>
          <w:marRight w:val="0"/>
          <w:marTop w:val="0"/>
          <w:marBottom w:val="0"/>
          <w:divBdr>
            <w:top w:val="none" w:sz="0" w:space="0" w:color="auto"/>
            <w:left w:val="none" w:sz="0" w:space="0" w:color="auto"/>
            <w:bottom w:val="none" w:sz="0" w:space="0" w:color="auto"/>
            <w:right w:val="none" w:sz="0" w:space="0" w:color="auto"/>
          </w:divBdr>
        </w:div>
        <w:div w:id="419907766">
          <w:marLeft w:val="640"/>
          <w:marRight w:val="0"/>
          <w:marTop w:val="0"/>
          <w:marBottom w:val="0"/>
          <w:divBdr>
            <w:top w:val="none" w:sz="0" w:space="0" w:color="auto"/>
            <w:left w:val="none" w:sz="0" w:space="0" w:color="auto"/>
            <w:bottom w:val="none" w:sz="0" w:space="0" w:color="auto"/>
            <w:right w:val="none" w:sz="0" w:space="0" w:color="auto"/>
          </w:divBdr>
        </w:div>
        <w:div w:id="394160832">
          <w:marLeft w:val="640"/>
          <w:marRight w:val="0"/>
          <w:marTop w:val="0"/>
          <w:marBottom w:val="0"/>
          <w:divBdr>
            <w:top w:val="none" w:sz="0" w:space="0" w:color="auto"/>
            <w:left w:val="none" w:sz="0" w:space="0" w:color="auto"/>
            <w:bottom w:val="none" w:sz="0" w:space="0" w:color="auto"/>
            <w:right w:val="none" w:sz="0" w:space="0" w:color="auto"/>
          </w:divBdr>
        </w:div>
        <w:div w:id="1962496409">
          <w:marLeft w:val="640"/>
          <w:marRight w:val="0"/>
          <w:marTop w:val="0"/>
          <w:marBottom w:val="0"/>
          <w:divBdr>
            <w:top w:val="none" w:sz="0" w:space="0" w:color="auto"/>
            <w:left w:val="none" w:sz="0" w:space="0" w:color="auto"/>
            <w:bottom w:val="none" w:sz="0" w:space="0" w:color="auto"/>
            <w:right w:val="none" w:sz="0" w:space="0" w:color="auto"/>
          </w:divBdr>
        </w:div>
        <w:div w:id="1850749612">
          <w:marLeft w:val="640"/>
          <w:marRight w:val="0"/>
          <w:marTop w:val="0"/>
          <w:marBottom w:val="0"/>
          <w:divBdr>
            <w:top w:val="none" w:sz="0" w:space="0" w:color="auto"/>
            <w:left w:val="none" w:sz="0" w:space="0" w:color="auto"/>
            <w:bottom w:val="none" w:sz="0" w:space="0" w:color="auto"/>
            <w:right w:val="none" w:sz="0" w:space="0" w:color="auto"/>
          </w:divBdr>
        </w:div>
        <w:div w:id="2008438591">
          <w:marLeft w:val="640"/>
          <w:marRight w:val="0"/>
          <w:marTop w:val="0"/>
          <w:marBottom w:val="0"/>
          <w:divBdr>
            <w:top w:val="none" w:sz="0" w:space="0" w:color="auto"/>
            <w:left w:val="none" w:sz="0" w:space="0" w:color="auto"/>
            <w:bottom w:val="none" w:sz="0" w:space="0" w:color="auto"/>
            <w:right w:val="none" w:sz="0" w:space="0" w:color="auto"/>
          </w:divBdr>
        </w:div>
        <w:div w:id="576749035">
          <w:marLeft w:val="640"/>
          <w:marRight w:val="0"/>
          <w:marTop w:val="0"/>
          <w:marBottom w:val="0"/>
          <w:divBdr>
            <w:top w:val="none" w:sz="0" w:space="0" w:color="auto"/>
            <w:left w:val="none" w:sz="0" w:space="0" w:color="auto"/>
            <w:bottom w:val="none" w:sz="0" w:space="0" w:color="auto"/>
            <w:right w:val="none" w:sz="0" w:space="0" w:color="auto"/>
          </w:divBdr>
        </w:div>
        <w:div w:id="1554200057">
          <w:marLeft w:val="640"/>
          <w:marRight w:val="0"/>
          <w:marTop w:val="0"/>
          <w:marBottom w:val="0"/>
          <w:divBdr>
            <w:top w:val="none" w:sz="0" w:space="0" w:color="auto"/>
            <w:left w:val="none" w:sz="0" w:space="0" w:color="auto"/>
            <w:bottom w:val="none" w:sz="0" w:space="0" w:color="auto"/>
            <w:right w:val="none" w:sz="0" w:space="0" w:color="auto"/>
          </w:divBdr>
        </w:div>
        <w:div w:id="919673739">
          <w:marLeft w:val="640"/>
          <w:marRight w:val="0"/>
          <w:marTop w:val="0"/>
          <w:marBottom w:val="0"/>
          <w:divBdr>
            <w:top w:val="none" w:sz="0" w:space="0" w:color="auto"/>
            <w:left w:val="none" w:sz="0" w:space="0" w:color="auto"/>
            <w:bottom w:val="none" w:sz="0" w:space="0" w:color="auto"/>
            <w:right w:val="none" w:sz="0" w:space="0" w:color="auto"/>
          </w:divBdr>
        </w:div>
        <w:div w:id="946931255">
          <w:marLeft w:val="640"/>
          <w:marRight w:val="0"/>
          <w:marTop w:val="0"/>
          <w:marBottom w:val="0"/>
          <w:divBdr>
            <w:top w:val="none" w:sz="0" w:space="0" w:color="auto"/>
            <w:left w:val="none" w:sz="0" w:space="0" w:color="auto"/>
            <w:bottom w:val="none" w:sz="0" w:space="0" w:color="auto"/>
            <w:right w:val="none" w:sz="0" w:space="0" w:color="auto"/>
          </w:divBdr>
        </w:div>
        <w:div w:id="1843086751">
          <w:marLeft w:val="640"/>
          <w:marRight w:val="0"/>
          <w:marTop w:val="0"/>
          <w:marBottom w:val="0"/>
          <w:divBdr>
            <w:top w:val="none" w:sz="0" w:space="0" w:color="auto"/>
            <w:left w:val="none" w:sz="0" w:space="0" w:color="auto"/>
            <w:bottom w:val="none" w:sz="0" w:space="0" w:color="auto"/>
            <w:right w:val="none" w:sz="0" w:space="0" w:color="auto"/>
          </w:divBdr>
        </w:div>
        <w:div w:id="91904434">
          <w:marLeft w:val="640"/>
          <w:marRight w:val="0"/>
          <w:marTop w:val="0"/>
          <w:marBottom w:val="0"/>
          <w:divBdr>
            <w:top w:val="none" w:sz="0" w:space="0" w:color="auto"/>
            <w:left w:val="none" w:sz="0" w:space="0" w:color="auto"/>
            <w:bottom w:val="none" w:sz="0" w:space="0" w:color="auto"/>
            <w:right w:val="none" w:sz="0" w:space="0" w:color="auto"/>
          </w:divBdr>
        </w:div>
        <w:div w:id="636420314">
          <w:marLeft w:val="640"/>
          <w:marRight w:val="0"/>
          <w:marTop w:val="0"/>
          <w:marBottom w:val="0"/>
          <w:divBdr>
            <w:top w:val="none" w:sz="0" w:space="0" w:color="auto"/>
            <w:left w:val="none" w:sz="0" w:space="0" w:color="auto"/>
            <w:bottom w:val="none" w:sz="0" w:space="0" w:color="auto"/>
            <w:right w:val="none" w:sz="0" w:space="0" w:color="auto"/>
          </w:divBdr>
        </w:div>
        <w:div w:id="789395545">
          <w:marLeft w:val="640"/>
          <w:marRight w:val="0"/>
          <w:marTop w:val="0"/>
          <w:marBottom w:val="0"/>
          <w:divBdr>
            <w:top w:val="none" w:sz="0" w:space="0" w:color="auto"/>
            <w:left w:val="none" w:sz="0" w:space="0" w:color="auto"/>
            <w:bottom w:val="none" w:sz="0" w:space="0" w:color="auto"/>
            <w:right w:val="none" w:sz="0" w:space="0" w:color="auto"/>
          </w:divBdr>
        </w:div>
        <w:div w:id="1239099017">
          <w:marLeft w:val="640"/>
          <w:marRight w:val="0"/>
          <w:marTop w:val="0"/>
          <w:marBottom w:val="0"/>
          <w:divBdr>
            <w:top w:val="none" w:sz="0" w:space="0" w:color="auto"/>
            <w:left w:val="none" w:sz="0" w:space="0" w:color="auto"/>
            <w:bottom w:val="none" w:sz="0" w:space="0" w:color="auto"/>
            <w:right w:val="none" w:sz="0" w:space="0" w:color="auto"/>
          </w:divBdr>
        </w:div>
        <w:div w:id="1859853995">
          <w:marLeft w:val="640"/>
          <w:marRight w:val="0"/>
          <w:marTop w:val="0"/>
          <w:marBottom w:val="0"/>
          <w:divBdr>
            <w:top w:val="none" w:sz="0" w:space="0" w:color="auto"/>
            <w:left w:val="none" w:sz="0" w:space="0" w:color="auto"/>
            <w:bottom w:val="none" w:sz="0" w:space="0" w:color="auto"/>
            <w:right w:val="none" w:sz="0" w:space="0" w:color="auto"/>
          </w:divBdr>
        </w:div>
        <w:div w:id="290400581">
          <w:marLeft w:val="640"/>
          <w:marRight w:val="0"/>
          <w:marTop w:val="0"/>
          <w:marBottom w:val="0"/>
          <w:divBdr>
            <w:top w:val="none" w:sz="0" w:space="0" w:color="auto"/>
            <w:left w:val="none" w:sz="0" w:space="0" w:color="auto"/>
            <w:bottom w:val="none" w:sz="0" w:space="0" w:color="auto"/>
            <w:right w:val="none" w:sz="0" w:space="0" w:color="auto"/>
          </w:divBdr>
        </w:div>
        <w:div w:id="1079641118">
          <w:marLeft w:val="640"/>
          <w:marRight w:val="0"/>
          <w:marTop w:val="0"/>
          <w:marBottom w:val="0"/>
          <w:divBdr>
            <w:top w:val="none" w:sz="0" w:space="0" w:color="auto"/>
            <w:left w:val="none" w:sz="0" w:space="0" w:color="auto"/>
            <w:bottom w:val="none" w:sz="0" w:space="0" w:color="auto"/>
            <w:right w:val="none" w:sz="0" w:space="0" w:color="auto"/>
          </w:divBdr>
        </w:div>
        <w:div w:id="2038654086">
          <w:marLeft w:val="640"/>
          <w:marRight w:val="0"/>
          <w:marTop w:val="0"/>
          <w:marBottom w:val="0"/>
          <w:divBdr>
            <w:top w:val="none" w:sz="0" w:space="0" w:color="auto"/>
            <w:left w:val="none" w:sz="0" w:space="0" w:color="auto"/>
            <w:bottom w:val="none" w:sz="0" w:space="0" w:color="auto"/>
            <w:right w:val="none" w:sz="0" w:space="0" w:color="auto"/>
          </w:divBdr>
        </w:div>
        <w:div w:id="211309157">
          <w:marLeft w:val="640"/>
          <w:marRight w:val="0"/>
          <w:marTop w:val="0"/>
          <w:marBottom w:val="0"/>
          <w:divBdr>
            <w:top w:val="none" w:sz="0" w:space="0" w:color="auto"/>
            <w:left w:val="none" w:sz="0" w:space="0" w:color="auto"/>
            <w:bottom w:val="none" w:sz="0" w:space="0" w:color="auto"/>
            <w:right w:val="none" w:sz="0" w:space="0" w:color="auto"/>
          </w:divBdr>
        </w:div>
        <w:div w:id="402728605">
          <w:marLeft w:val="640"/>
          <w:marRight w:val="0"/>
          <w:marTop w:val="0"/>
          <w:marBottom w:val="0"/>
          <w:divBdr>
            <w:top w:val="none" w:sz="0" w:space="0" w:color="auto"/>
            <w:left w:val="none" w:sz="0" w:space="0" w:color="auto"/>
            <w:bottom w:val="none" w:sz="0" w:space="0" w:color="auto"/>
            <w:right w:val="none" w:sz="0" w:space="0" w:color="auto"/>
          </w:divBdr>
        </w:div>
        <w:div w:id="1887374302">
          <w:marLeft w:val="640"/>
          <w:marRight w:val="0"/>
          <w:marTop w:val="0"/>
          <w:marBottom w:val="0"/>
          <w:divBdr>
            <w:top w:val="none" w:sz="0" w:space="0" w:color="auto"/>
            <w:left w:val="none" w:sz="0" w:space="0" w:color="auto"/>
            <w:bottom w:val="none" w:sz="0" w:space="0" w:color="auto"/>
            <w:right w:val="none" w:sz="0" w:space="0" w:color="auto"/>
          </w:divBdr>
        </w:div>
        <w:div w:id="1159729770">
          <w:marLeft w:val="640"/>
          <w:marRight w:val="0"/>
          <w:marTop w:val="0"/>
          <w:marBottom w:val="0"/>
          <w:divBdr>
            <w:top w:val="none" w:sz="0" w:space="0" w:color="auto"/>
            <w:left w:val="none" w:sz="0" w:space="0" w:color="auto"/>
            <w:bottom w:val="none" w:sz="0" w:space="0" w:color="auto"/>
            <w:right w:val="none" w:sz="0" w:space="0" w:color="auto"/>
          </w:divBdr>
        </w:div>
        <w:div w:id="1953246718">
          <w:marLeft w:val="640"/>
          <w:marRight w:val="0"/>
          <w:marTop w:val="0"/>
          <w:marBottom w:val="0"/>
          <w:divBdr>
            <w:top w:val="none" w:sz="0" w:space="0" w:color="auto"/>
            <w:left w:val="none" w:sz="0" w:space="0" w:color="auto"/>
            <w:bottom w:val="none" w:sz="0" w:space="0" w:color="auto"/>
            <w:right w:val="none" w:sz="0" w:space="0" w:color="auto"/>
          </w:divBdr>
        </w:div>
        <w:div w:id="167599154">
          <w:marLeft w:val="640"/>
          <w:marRight w:val="0"/>
          <w:marTop w:val="0"/>
          <w:marBottom w:val="0"/>
          <w:divBdr>
            <w:top w:val="none" w:sz="0" w:space="0" w:color="auto"/>
            <w:left w:val="none" w:sz="0" w:space="0" w:color="auto"/>
            <w:bottom w:val="none" w:sz="0" w:space="0" w:color="auto"/>
            <w:right w:val="none" w:sz="0" w:space="0" w:color="auto"/>
          </w:divBdr>
        </w:div>
        <w:div w:id="473106596">
          <w:marLeft w:val="640"/>
          <w:marRight w:val="0"/>
          <w:marTop w:val="0"/>
          <w:marBottom w:val="0"/>
          <w:divBdr>
            <w:top w:val="none" w:sz="0" w:space="0" w:color="auto"/>
            <w:left w:val="none" w:sz="0" w:space="0" w:color="auto"/>
            <w:bottom w:val="none" w:sz="0" w:space="0" w:color="auto"/>
            <w:right w:val="none" w:sz="0" w:space="0" w:color="auto"/>
          </w:divBdr>
        </w:div>
        <w:div w:id="250237580">
          <w:marLeft w:val="640"/>
          <w:marRight w:val="0"/>
          <w:marTop w:val="0"/>
          <w:marBottom w:val="0"/>
          <w:divBdr>
            <w:top w:val="none" w:sz="0" w:space="0" w:color="auto"/>
            <w:left w:val="none" w:sz="0" w:space="0" w:color="auto"/>
            <w:bottom w:val="none" w:sz="0" w:space="0" w:color="auto"/>
            <w:right w:val="none" w:sz="0" w:space="0" w:color="auto"/>
          </w:divBdr>
        </w:div>
        <w:div w:id="1423604854">
          <w:marLeft w:val="640"/>
          <w:marRight w:val="0"/>
          <w:marTop w:val="0"/>
          <w:marBottom w:val="0"/>
          <w:divBdr>
            <w:top w:val="none" w:sz="0" w:space="0" w:color="auto"/>
            <w:left w:val="none" w:sz="0" w:space="0" w:color="auto"/>
            <w:bottom w:val="none" w:sz="0" w:space="0" w:color="auto"/>
            <w:right w:val="none" w:sz="0" w:space="0" w:color="auto"/>
          </w:divBdr>
        </w:div>
        <w:div w:id="1696467363">
          <w:marLeft w:val="640"/>
          <w:marRight w:val="0"/>
          <w:marTop w:val="0"/>
          <w:marBottom w:val="0"/>
          <w:divBdr>
            <w:top w:val="none" w:sz="0" w:space="0" w:color="auto"/>
            <w:left w:val="none" w:sz="0" w:space="0" w:color="auto"/>
            <w:bottom w:val="none" w:sz="0" w:space="0" w:color="auto"/>
            <w:right w:val="none" w:sz="0" w:space="0" w:color="auto"/>
          </w:divBdr>
        </w:div>
        <w:div w:id="939142010">
          <w:marLeft w:val="640"/>
          <w:marRight w:val="0"/>
          <w:marTop w:val="0"/>
          <w:marBottom w:val="0"/>
          <w:divBdr>
            <w:top w:val="none" w:sz="0" w:space="0" w:color="auto"/>
            <w:left w:val="none" w:sz="0" w:space="0" w:color="auto"/>
            <w:bottom w:val="none" w:sz="0" w:space="0" w:color="auto"/>
            <w:right w:val="none" w:sz="0" w:space="0" w:color="auto"/>
          </w:divBdr>
        </w:div>
        <w:div w:id="1888250865">
          <w:marLeft w:val="640"/>
          <w:marRight w:val="0"/>
          <w:marTop w:val="0"/>
          <w:marBottom w:val="0"/>
          <w:divBdr>
            <w:top w:val="none" w:sz="0" w:space="0" w:color="auto"/>
            <w:left w:val="none" w:sz="0" w:space="0" w:color="auto"/>
            <w:bottom w:val="none" w:sz="0" w:space="0" w:color="auto"/>
            <w:right w:val="none" w:sz="0" w:space="0" w:color="auto"/>
          </w:divBdr>
        </w:div>
        <w:div w:id="391736417">
          <w:marLeft w:val="640"/>
          <w:marRight w:val="0"/>
          <w:marTop w:val="0"/>
          <w:marBottom w:val="0"/>
          <w:divBdr>
            <w:top w:val="none" w:sz="0" w:space="0" w:color="auto"/>
            <w:left w:val="none" w:sz="0" w:space="0" w:color="auto"/>
            <w:bottom w:val="none" w:sz="0" w:space="0" w:color="auto"/>
            <w:right w:val="none" w:sz="0" w:space="0" w:color="auto"/>
          </w:divBdr>
        </w:div>
        <w:div w:id="1849179311">
          <w:marLeft w:val="640"/>
          <w:marRight w:val="0"/>
          <w:marTop w:val="0"/>
          <w:marBottom w:val="0"/>
          <w:divBdr>
            <w:top w:val="none" w:sz="0" w:space="0" w:color="auto"/>
            <w:left w:val="none" w:sz="0" w:space="0" w:color="auto"/>
            <w:bottom w:val="none" w:sz="0" w:space="0" w:color="auto"/>
            <w:right w:val="none" w:sz="0" w:space="0" w:color="auto"/>
          </w:divBdr>
        </w:div>
        <w:div w:id="310408075">
          <w:marLeft w:val="640"/>
          <w:marRight w:val="0"/>
          <w:marTop w:val="0"/>
          <w:marBottom w:val="0"/>
          <w:divBdr>
            <w:top w:val="none" w:sz="0" w:space="0" w:color="auto"/>
            <w:left w:val="none" w:sz="0" w:space="0" w:color="auto"/>
            <w:bottom w:val="none" w:sz="0" w:space="0" w:color="auto"/>
            <w:right w:val="none" w:sz="0" w:space="0" w:color="auto"/>
          </w:divBdr>
        </w:div>
        <w:div w:id="1476606254">
          <w:marLeft w:val="640"/>
          <w:marRight w:val="0"/>
          <w:marTop w:val="0"/>
          <w:marBottom w:val="0"/>
          <w:divBdr>
            <w:top w:val="none" w:sz="0" w:space="0" w:color="auto"/>
            <w:left w:val="none" w:sz="0" w:space="0" w:color="auto"/>
            <w:bottom w:val="none" w:sz="0" w:space="0" w:color="auto"/>
            <w:right w:val="none" w:sz="0" w:space="0" w:color="auto"/>
          </w:divBdr>
        </w:div>
        <w:div w:id="862666939">
          <w:marLeft w:val="640"/>
          <w:marRight w:val="0"/>
          <w:marTop w:val="0"/>
          <w:marBottom w:val="0"/>
          <w:divBdr>
            <w:top w:val="none" w:sz="0" w:space="0" w:color="auto"/>
            <w:left w:val="none" w:sz="0" w:space="0" w:color="auto"/>
            <w:bottom w:val="none" w:sz="0" w:space="0" w:color="auto"/>
            <w:right w:val="none" w:sz="0" w:space="0" w:color="auto"/>
          </w:divBdr>
        </w:div>
        <w:div w:id="1465584517">
          <w:marLeft w:val="640"/>
          <w:marRight w:val="0"/>
          <w:marTop w:val="0"/>
          <w:marBottom w:val="0"/>
          <w:divBdr>
            <w:top w:val="none" w:sz="0" w:space="0" w:color="auto"/>
            <w:left w:val="none" w:sz="0" w:space="0" w:color="auto"/>
            <w:bottom w:val="none" w:sz="0" w:space="0" w:color="auto"/>
            <w:right w:val="none" w:sz="0" w:space="0" w:color="auto"/>
          </w:divBdr>
        </w:div>
        <w:div w:id="171458679">
          <w:marLeft w:val="640"/>
          <w:marRight w:val="0"/>
          <w:marTop w:val="0"/>
          <w:marBottom w:val="0"/>
          <w:divBdr>
            <w:top w:val="none" w:sz="0" w:space="0" w:color="auto"/>
            <w:left w:val="none" w:sz="0" w:space="0" w:color="auto"/>
            <w:bottom w:val="none" w:sz="0" w:space="0" w:color="auto"/>
            <w:right w:val="none" w:sz="0" w:space="0" w:color="auto"/>
          </w:divBdr>
        </w:div>
        <w:div w:id="789518269">
          <w:marLeft w:val="640"/>
          <w:marRight w:val="0"/>
          <w:marTop w:val="0"/>
          <w:marBottom w:val="0"/>
          <w:divBdr>
            <w:top w:val="none" w:sz="0" w:space="0" w:color="auto"/>
            <w:left w:val="none" w:sz="0" w:space="0" w:color="auto"/>
            <w:bottom w:val="none" w:sz="0" w:space="0" w:color="auto"/>
            <w:right w:val="none" w:sz="0" w:space="0" w:color="auto"/>
          </w:divBdr>
        </w:div>
        <w:div w:id="945771134">
          <w:marLeft w:val="640"/>
          <w:marRight w:val="0"/>
          <w:marTop w:val="0"/>
          <w:marBottom w:val="0"/>
          <w:divBdr>
            <w:top w:val="none" w:sz="0" w:space="0" w:color="auto"/>
            <w:left w:val="none" w:sz="0" w:space="0" w:color="auto"/>
            <w:bottom w:val="none" w:sz="0" w:space="0" w:color="auto"/>
            <w:right w:val="none" w:sz="0" w:space="0" w:color="auto"/>
          </w:divBdr>
        </w:div>
        <w:div w:id="1352143321">
          <w:marLeft w:val="640"/>
          <w:marRight w:val="0"/>
          <w:marTop w:val="0"/>
          <w:marBottom w:val="0"/>
          <w:divBdr>
            <w:top w:val="none" w:sz="0" w:space="0" w:color="auto"/>
            <w:left w:val="none" w:sz="0" w:space="0" w:color="auto"/>
            <w:bottom w:val="none" w:sz="0" w:space="0" w:color="auto"/>
            <w:right w:val="none" w:sz="0" w:space="0" w:color="auto"/>
          </w:divBdr>
        </w:div>
        <w:div w:id="1034304372">
          <w:marLeft w:val="640"/>
          <w:marRight w:val="0"/>
          <w:marTop w:val="0"/>
          <w:marBottom w:val="0"/>
          <w:divBdr>
            <w:top w:val="none" w:sz="0" w:space="0" w:color="auto"/>
            <w:left w:val="none" w:sz="0" w:space="0" w:color="auto"/>
            <w:bottom w:val="none" w:sz="0" w:space="0" w:color="auto"/>
            <w:right w:val="none" w:sz="0" w:space="0" w:color="auto"/>
          </w:divBdr>
        </w:div>
        <w:div w:id="1705979812">
          <w:marLeft w:val="640"/>
          <w:marRight w:val="0"/>
          <w:marTop w:val="0"/>
          <w:marBottom w:val="0"/>
          <w:divBdr>
            <w:top w:val="none" w:sz="0" w:space="0" w:color="auto"/>
            <w:left w:val="none" w:sz="0" w:space="0" w:color="auto"/>
            <w:bottom w:val="none" w:sz="0" w:space="0" w:color="auto"/>
            <w:right w:val="none" w:sz="0" w:space="0" w:color="auto"/>
          </w:divBdr>
        </w:div>
        <w:div w:id="1008213683">
          <w:marLeft w:val="640"/>
          <w:marRight w:val="0"/>
          <w:marTop w:val="0"/>
          <w:marBottom w:val="0"/>
          <w:divBdr>
            <w:top w:val="none" w:sz="0" w:space="0" w:color="auto"/>
            <w:left w:val="none" w:sz="0" w:space="0" w:color="auto"/>
            <w:bottom w:val="none" w:sz="0" w:space="0" w:color="auto"/>
            <w:right w:val="none" w:sz="0" w:space="0" w:color="auto"/>
          </w:divBdr>
        </w:div>
        <w:div w:id="980499493">
          <w:marLeft w:val="640"/>
          <w:marRight w:val="0"/>
          <w:marTop w:val="0"/>
          <w:marBottom w:val="0"/>
          <w:divBdr>
            <w:top w:val="none" w:sz="0" w:space="0" w:color="auto"/>
            <w:left w:val="none" w:sz="0" w:space="0" w:color="auto"/>
            <w:bottom w:val="none" w:sz="0" w:space="0" w:color="auto"/>
            <w:right w:val="none" w:sz="0" w:space="0" w:color="auto"/>
          </w:divBdr>
        </w:div>
        <w:div w:id="1923027717">
          <w:marLeft w:val="640"/>
          <w:marRight w:val="0"/>
          <w:marTop w:val="0"/>
          <w:marBottom w:val="0"/>
          <w:divBdr>
            <w:top w:val="none" w:sz="0" w:space="0" w:color="auto"/>
            <w:left w:val="none" w:sz="0" w:space="0" w:color="auto"/>
            <w:bottom w:val="none" w:sz="0" w:space="0" w:color="auto"/>
            <w:right w:val="none" w:sz="0" w:space="0" w:color="auto"/>
          </w:divBdr>
        </w:div>
        <w:div w:id="1047948073">
          <w:marLeft w:val="640"/>
          <w:marRight w:val="0"/>
          <w:marTop w:val="0"/>
          <w:marBottom w:val="0"/>
          <w:divBdr>
            <w:top w:val="none" w:sz="0" w:space="0" w:color="auto"/>
            <w:left w:val="none" w:sz="0" w:space="0" w:color="auto"/>
            <w:bottom w:val="none" w:sz="0" w:space="0" w:color="auto"/>
            <w:right w:val="none" w:sz="0" w:space="0" w:color="auto"/>
          </w:divBdr>
        </w:div>
        <w:div w:id="490293896">
          <w:marLeft w:val="640"/>
          <w:marRight w:val="0"/>
          <w:marTop w:val="0"/>
          <w:marBottom w:val="0"/>
          <w:divBdr>
            <w:top w:val="none" w:sz="0" w:space="0" w:color="auto"/>
            <w:left w:val="none" w:sz="0" w:space="0" w:color="auto"/>
            <w:bottom w:val="none" w:sz="0" w:space="0" w:color="auto"/>
            <w:right w:val="none" w:sz="0" w:space="0" w:color="auto"/>
          </w:divBdr>
        </w:div>
        <w:div w:id="1441561876">
          <w:marLeft w:val="640"/>
          <w:marRight w:val="0"/>
          <w:marTop w:val="0"/>
          <w:marBottom w:val="0"/>
          <w:divBdr>
            <w:top w:val="none" w:sz="0" w:space="0" w:color="auto"/>
            <w:left w:val="none" w:sz="0" w:space="0" w:color="auto"/>
            <w:bottom w:val="none" w:sz="0" w:space="0" w:color="auto"/>
            <w:right w:val="none" w:sz="0" w:space="0" w:color="auto"/>
          </w:divBdr>
        </w:div>
        <w:div w:id="505943093">
          <w:marLeft w:val="640"/>
          <w:marRight w:val="0"/>
          <w:marTop w:val="0"/>
          <w:marBottom w:val="0"/>
          <w:divBdr>
            <w:top w:val="none" w:sz="0" w:space="0" w:color="auto"/>
            <w:left w:val="none" w:sz="0" w:space="0" w:color="auto"/>
            <w:bottom w:val="none" w:sz="0" w:space="0" w:color="auto"/>
            <w:right w:val="none" w:sz="0" w:space="0" w:color="auto"/>
          </w:divBdr>
        </w:div>
        <w:div w:id="1023364282">
          <w:marLeft w:val="640"/>
          <w:marRight w:val="0"/>
          <w:marTop w:val="0"/>
          <w:marBottom w:val="0"/>
          <w:divBdr>
            <w:top w:val="none" w:sz="0" w:space="0" w:color="auto"/>
            <w:left w:val="none" w:sz="0" w:space="0" w:color="auto"/>
            <w:bottom w:val="none" w:sz="0" w:space="0" w:color="auto"/>
            <w:right w:val="none" w:sz="0" w:space="0" w:color="auto"/>
          </w:divBdr>
        </w:div>
        <w:div w:id="197010191">
          <w:marLeft w:val="640"/>
          <w:marRight w:val="0"/>
          <w:marTop w:val="0"/>
          <w:marBottom w:val="0"/>
          <w:divBdr>
            <w:top w:val="none" w:sz="0" w:space="0" w:color="auto"/>
            <w:left w:val="none" w:sz="0" w:space="0" w:color="auto"/>
            <w:bottom w:val="none" w:sz="0" w:space="0" w:color="auto"/>
            <w:right w:val="none" w:sz="0" w:space="0" w:color="auto"/>
          </w:divBdr>
        </w:div>
        <w:div w:id="400181679">
          <w:marLeft w:val="640"/>
          <w:marRight w:val="0"/>
          <w:marTop w:val="0"/>
          <w:marBottom w:val="0"/>
          <w:divBdr>
            <w:top w:val="none" w:sz="0" w:space="0" w:color="auto"/>
            <w:left w:val="none" w:sz="0" w:space="0" w:color="auto"/>
            <w:bottom w:val="none" w:sz="0" w:space="0" w:color="auto"/>
            <w:right w:val="none" w:sz="0" w:space="0" w:color="auto"/>
          </w:divBdr>
        </w:div>
        <w:div w:id="1793285689">
          <w:marLeft w:val="640"/>
          <w:marRight w:val="0"/>
          <w:marTop w:val="0"/>
          <w:marBottom w:val="0"/>
          <w:divBdr>
            <w:top w:val="none" w:sz="0" w:space="0" w:color="auto"/>
            <w:left w:val="none" w:sz="0" w:space="0" w:color="auto"/>
            <w:bottom w:val="none" w:sz="0" w:space="0" w:color="auto"/>
            <w:right w:val="none" w:sz="0" w:space="0" w:color="auto"/>
          </w:divBdr>
        </w:div>
        <w:div w:id="1646348820">
          <w:marLeft w:val="640"/>
          <w:marRight w:val="0"/>
          <w:marTop w:val="0"/>
          <w:marBottom w:val="0"/>
          <w:divBdr>
            <w:top w:val="none" w:sz="0" w:space="0" w:color="auto"/>
            <w:left w:val="none" w:sz="0" w:space="0" w:color="auto"/>
            <w:bottom w:val="none" w:sz="0" w:space="0" w:color="auto"/>
            <w:right w:val="none" w:sz="0" w:space="0" w:color="auto"/>
          </w:divBdr>
        </w:div>
        <w:div w:id="1932002782">
          <w:marLeft w:val="640"/>
          <w:marRight w:val="0"/>
          <w:marTop w:val="0"/>
          <w:marBottom w:val="0"/>
          <w:divBdr>
            <w:top w:val="none" w:sz="0" w:space="0" w:color="auto"/>
            <w:left w:val="none" w:sz="0" w:space="0" w:color="auto"/>
            <w:bottom w:val="none" w:sz="0" w:space="0" w:color="auto"/>
            <w:right w:val="none" w:sz="0" w:space="0" w:color="auto"/>
          </w:divBdr>
        </w:div>
        <w:div w:id="588194757">
          <w:marLeft w:val="640"/>
          <w:marRight w:val="0"/>
          <w:marTop w:val="0"/>
          <w:marBottom w:val="0"/>
          <w:divBdr>
            <w:top w:val="none" w:sz="0" w:space="0" w:color="auto"/>
            <w:left w:val="none" w:sz="0" w:space="0" w:color="auto"/>
            <w:bottom w:val="none" w:sz="0" w:space="0" w:color="auto"/>
            <w:right w:val="none" w:sz="0" w:space="0" w:color="auto"/>
          </w:divBdr>
        </w:div>
        <w:div w:id="1448424759">
          <w:marLeft w:val="640"/>
          <w:marRight w:val="0"/>
          <w:marTop w:val="0"/>
          <w:marBottom w:val="0"/>
          <w:divBdr>
            <w:top w:val="none" w:sz="0" w:space="0" w:color="auto"/>
            <w:left w:val="none" w:sz="0" w:space="0" w:color="auto"/>
            <w:bottom w:val="none" w:sz="0" w:space="0" w:color="auto"/>
            <w:right w:val="none" w:sz="0" w:space="0" w:color="auto"/>
          </w:divBdr>
        </w:div>
        <w:div w:id="313029032">
          <w:marLeft w:val="640"/>
          <w:marRight w:val="0"/>
          <w:marTop w:val="0"/>
          <w:marBottom w:val="0"/>
          <w:divBdr>
            <w:top w:val="none" w:sz="0" w:space="0" w:color="auto"/>
            <w:left w:val="none" w:sz="0" w:space="0" w:color="auto"/>
            <w:bottom w:val="none" w:sz="0" w:space="0" w:color="auto"/>
            <w:right w:val="none" w:sz="0" w:space="0" w:color="auto"/>
          </w:divBdr>
        </w:div>
        <w:div w:id="1666468403">
          <w:marLeft w:val="640"/>
          <w:marRight w:val="0"/>
          <w:marTop w:val="0"/>
          <w:marBottom w:val="0"/>
          <w:divBdr>
            <w:top w:val="none" w:sz="0" w:space="0" w:color="auto"/>
            <w:left w:val="none" w:sz="0" w:space="0" w:color="auto"/>
            <w:bottom w:val="none" w:sz="0" w:space="0" w:color="auto"/>
            <w:right w:val="none" w:sz="0" w:space="0" w:color="auto"/>
          </w:divBdr>
        </w:div>
        <w:div w:id="334891969">
          <w:marLeft w:val="640"/>
          <w:marRight w:val="0"/>
          <w:marTop w:val="0"/>
          <w:marBottom w:val="0"/>
          <w:divBdr>
            <w:top w:val="none" w:sz="0" w:space="0" w:color="auto"/>
            <w:left w:val="none" w:sz="0" w:space="0" w:color="auto"/>
            <w:bottom w:val="none" w:sz="0" w:space="0" w:color="auto"/>
            <w:right w:val="none" w:sz="0" w:space="0" w:color="auto"/>
          </w:divBdr>
        </w:div>
        <w:div w:id="2130391942">
          <w:marLeft w:val="640"/>
          <w:marRight w:val="0"/>
          <w:marTop w:val="0"/>
          <w:marBottom w:val="0"/>
          <w:divBdr>
            <w:top w:val="none" w:sz="0" w:space="0" w:color="auto"/>
            <w:left w:val="none" w:sz="0" w:space="0" w:color="auto"/>
            <w:bottom w:val="none" w:sz="0" w:space="0" w:color="auto"/>
            <w:right w:val="none" w:sz="0" w:space="0" w:color="auto"/>
          </w:divBdr>
        </w:div>
        <w:div w:id="561525251">
          <w:marLeft w:val="640"/>
          <w:marRight w:val="0"/>
          <w:marTop w:val="0"/>
          <w:marBottom w:val="0"/>
          <w:divBdr>
            <w:top w:val="none" w:sz="0" w:space="0" w:color="auto"/>
            <w:left w:val="none" w:sz="0" w:space="0" w:color="auto"/>
            <w:bottom w:val="none" w:sz="0" w:space="0" w:color="auto"/>
            <w:right w:val="none" w:sz="0" w:space="0" w:color="auto"/>
          </w:divBdr>
        </w:div>
        <w:div w:id="677464918">
          <w:marLeft w:val="640"/>
          <w:marRight w:val="0"/>
          <w:marTop w:val="0"/>
          <w:marBottom w:val="0"/>
          <w:divBdr>
            <w:top w:val="none" w:sz="0" w:space="0" w:color="auto"/>
            <w:left w:val="none" w:sz="0" w:space="0" w:color="auto"/>
            <w:bottom w:val="none" w:sz="0" w:space="0" w:color="auto"/>
            <w:right w:val="none" w:sz="0" w:space="0" w:color="auto"/>
          </w:divBdr>
        </w:div>
        <w:div w:id="1097217177">
          <w:marLeft w:val="640"/>
          <w:marRight w:val="0"/>
          <w:marTop w:val="0"/>
          <w:marBottom w:val="0"/>
          <w:divBdr>
            <w:top w:val="none" w:sz="0" w:space="0" w:color="auto"/>
            <w:left w:val="none" w:sz="0" w:space="0" w:color="auto"/>
            <w:bottom w:val="none" w:sz="0" w:space="0" w:color="auto"/>
            <w:right w:val="none" w:sz="0" w:space="0" w:color="auto"/>
          </w:divBdr>
        </w:div>
        <w:div w:id="1516920580">
          <w:marLeft w:val="640"/>
          <w:marRight w:val="0"/>
          <w:marTop w:val="0"/>
          <w:marBottom w:val="0"/>
          <w:divBdr>
            <w:top w:val="none" w:sz="0" w:space="0" w:color="auto"/>
            <w:left w:val="none" w:sz="0" w:space="0" w:color="auto"/>
            <w:bottom w:val="none" w:sz="0" w:space="0" w:color="auto"/>
            <w:right w:val="none" w:sz="0" w:space="0" w:color="auto"/>
          </w:divBdr>
        </w:div>
        <w:div w:id="1265727498">
          <w:marLeft w:val="640"/>
          <w:marRight w:val="0"/>
          <w:marTop w:val="0"/>
          <w:marBottom w:val="0"/>
          <w:divBdr>
            <w:top w:val="none" w:sz="0" w:space="0" w:color="auto"/>
            <w:left w:val="none" w:sz="0" w:space="0" w:color="auto"/>
            <w:bottom w:val="none" w:sz="0" w:space="0" w:color="auto"/>
            <w:right w:val="none" w:sz="0" w:space="0" w:color="auto"/>
          </w:divBdr>
        </w:div>
        <w:div w:id="1346441926">
          <w:marLeft w:val="640"/>
          <w:marRight w:val="0"/>
          <w:marTop w:val="0"/>
          <w:marBottom w:val="0"/>
          <w:divBdr>
            <w:top w:val="none" w:sz="0" w:space="0" w:color="auto"/>
            <w:left w:val="none" w:sz="0" w:space="0" w:color="auto"/>
            <w:bottom w:val="none" w:sz="0" w:space="0" w:color="auto"/>
            <w:right w:val="none" w:sz="0" w:space="0" w:color="auto"/>
          </w:divBdr>
        </w:div>
        <w:div w:id="994383178">
          <w:marLeft w:val="640"/>
          <w:marRight w:val="0"/>
          <w:marTop w:val="0"/>
          <w:marBottom w:val="0"/>
          <w:divBdr>
            <w:top w:val="none" w:sz="0" w:space="0" w:color="auto"/>
            <w:left w:val="none" w:sz="0" w:space="0" w:color="auto"/>
            <w:bottom w:val="none" w:sz="0" w:space="0" w:color="auto"/>
            <w:right w:val="none" w:sz="0" w:space="0" w:color="auto"/>
          </w:divBdr>
        </w:div>
        <w:div w:id="1373726411">
          <w:marLeft w:val="640"/>
          <w:marRight w:val="0"/>
          <w:marTop w:val="0"/>
          <w:marBottom w:val="0"/>
          <w:divBdr>
            <w:top w:val="none" w:sz="0" w:space="0" w:color="auto"/>
            <w:left w:val="none" w:sz="0" w:space="0" w:color="auto"/>
            <w:bottom w:val="none" w:sz="0" w:space="0" w:color="auto"/>
            <w:right w:val="none" w:sz="0" w:space="0" w:color="auto"/>
          </w:divBdr>
        </w:div>
        <w:div w:id="510950090">
          <w:marLeft w:val="640"/>
          <w:marRight w:val="0"/>
          <w:marTop w:val="0"/>
          <w:marBottom w:val="0"/>
          <w:divBdr>
            <w:top w:val="none" w:sz="0" w:space="0" w:color="auto"/>
            <w:left w:val="none" w:sz="0" w:space="0" w:color="auto"/>
            <w:bottom w:val="none" w:sz="0" w:space="0" w:color="auto"/>
            <w:right w:val="none" w:sz="0" w:space="0" w:color="auto"/>
          </w:divBdr>
        </w:div>
        <w:div w:id="856237425">
          <w:marLeft w:val="640"/>
          <w:marRight w:val="0"/>
          <w:marTop w:val="0"/>
          <w:marBottom w:val="0"/>
          <w:divBdr>
            <w:top w:val="none" w:sz="0" w:space="0" w:color="auto"/>
            <w:left w:val="none" w:sz="0" w:space="0" w:color="auto"/>
            <w:bottom w:val="none" w:sz="0" w:space="0" w:color="auto"/>
            <w:right w:val="none" w:sz="0" w:space="0" w:color="auto"/>
          </w:divBdr>
        </w:div>
        <w:div w:id="1929774184">
          <w:marLeft w:val="640"/>
          <w:marRight w:val="0"/>
          <w:marTop w:val="0"/>
          <w:marBottom w:val="0"/>
          <w:divBdr>
            <w:top w:val="none" w:sz="0" w:space="0" w:color="auto"/>
            <w:left w:val="none" w:sz="0" w:space="0" w:color="auto"/>
            <w:bottom w:val="none" w:sz="0" w:space="0" w:color="auto"/>
            <w:right w:val="none" w:sz="0" w:space="0" w:color="auto"/>
          </w:divBdr>
        </w:div>
        <w:div w:id="546376867">
          <w:marLeft w:val="640"/>
          <w:marRight w:val="0"/>
          <w:marTop w:val="0"/>
          <w:marBottom w:val="0"/>
          <w:divBdr>
            <w:top w:val="none" w:sz="0" w:space="0" w:color="auto"/>
            <w:left w:val="none" w:sz="0" w:space="0" w:color="auto"/>
            <w:bottom w:val="none" w:sz="0" w:space="0" w:color="auto"/>
            <w:right w:val="none" w:sz="0" w:space="0" w:color="auto"/>
          </w:divBdr>
        </w:div>
        <w:div w:id="1436944828">
          <w:marLeft w:val="640"/>
          <w:marRight w:val="0"/>
          <w:marTop w:val="0"/>
          <w:marBottom w:val="0"/>
          <w:divBdr>
            <w:top w:val="none" w:sz="0" w:space="0" w:color="auto"/>
            <w:left w:val="none" w:sz="0" w:space="0" w:color="auto"/>
            <w:bottom w:val="none" w:sz="0" w:space="0" w:color="auto"/>
            <w:right w:val="none" w:sz="0" w:space="0" w:color="auto"/>
          </w:divBdr>
        </w:div>
        <w:div w:id="1869179281">
          <w:marLeft w:val="640"/>
          <w:marRight w:val="0"/>
          <w:marTop w:val="0"/>
          <w:marBottom w:val="0"/>
          <w:divBdr>
            <w:top w:val="none" w:sz="0" w:space="0" w:color="auto"/>
            <w:left w:val="none" w:sz="0" w:space="0" w:color="auto"/>
            <w:bottom w:val="none" w:sz="0" w:space="0" w:color="auto"/>
            <w:right w:val="none" w:sz="0" w:space="0" w:color="auto"/>
          </w:divBdr>
        </w:div>
        <w:div w:id="352346569">
          <w:marLeft w:val="640"/>
          <w:marRight w:val="0"/>
          <w:marTop w:val="0"/>
          <w:marBottom w:val="0"/>
          <w:divBdr>
            <w:top w:val="none" w:sz="0" w:space="0" w:color="auto"/>
            <w:left w:val="none" w:sz="0" w:space="0" w:color="auto"/>
            <w:bottom w:val="none" w:sz="0" w:space="0" w:color="auto"/>
            <w:right w:val="none" w:sz="0" w:space="0" w:color="auto"/>
          </w:divBdr>
        </w:div>
        <w:div w:id="88670797">
          <w:marLeft w:val="640"/>
          <w:marRight w:val="0"/>
          <w:marTop w:val="0"/>
          <w:marBottom w:val="0"/>
          <w:divBdr>
            <w:top w:val="none" w:sz="0" w:space="0" w:color="auto"/>
            <w:left w:val="none" w:sz="0" w:space="0" w:color="auto"/>
            <w:bottom w:val="none" w:sz="0" w:space="0" w:color="auto"/>
            <w:right w:val="none" w:sz="0" w:space="0" w:color="auto"/>
          </w:divBdr>
        </w:div>
        <w:div w:id="1123352651">
          <w:marLeft w:val="640"/>
          <w:marRight w:val="0"/>
          <w:marTop w:val="0"/>
          <w:marBottom w:val="0"/>
          <w:divBdr>
            <w:top w:val="none" w:sz="0" w:space="0" w:color="auto"/>
            <w:left w:val="none" w:sz="0" w:space="0" w:color="auto"/>
            <w:bottom w:val="none" w:sz="0" w:space="0" w:color="auto"/>
            <w:right w:val="none" w:sz="0" w:space="0" w:color="auto"/>
          </w:divBdr>
        </w:div>
        <w:div w:id="1184636664">
          <w:marLeft w:val="640"/>
          <w:marRight w:val="0"/>
          <w:marTop w:val="0"/>
          <w:marBottom w:val="0"/>
          <w:divBdr>
            <w:top w:val="none" w:sz="0" w:space="0" w:color="auto"/>
            <w:left w:val="none" w:sz="0" w:space="0" w:color="auto"/>
            <w:bottom w:val="none" w:sz="0" w:space="0" w:color="auto"/>
            <w:right w:val="none" w:sz="0" w:space="0" w:color="auto"/>
          </w:divBdr>
        </w:div>
        <w:div w:id="658853640">
          <w:marLeft w:val="640"/>
          <w:marRight w:val="0"/>
          <w:marTop w:val="0"/>
          <w:marBottom w:val="0"/>
          <w:divBdr>
            <w:top w:val="none" w:sz="0" w:space="0" w:color="auto"/>
            <w:left w:val="none" w:sz="0" w:space="0" w:color="auto"/>
            <w:bottom w:val="none" w:sz="0" w:space="0" w:color="auto"/>
            <w:right w:val="none" w:sz="0" w:space="0" w:color="auto"/>
          </w:divBdr>
        </w:div>
        <w:div w:id="1957253544">
          <w:marLeft w:val="640"/>
          <w:marRight w:val="0"/>
          <w:marTop w:val="0"/>
          <w:marBottom w:val="0"/>
          <w:divBdr>
            <w:top w:val="none" w:sz="0" w:space="0" w:color="auto"/>
            <w:left w:val="none" w:sz="0" w:space="0" w:color="auto"/>
            <w:bottom w:val="none" w:sz="0" w:space="0" w:color="auto"/>
            <w:right w:val="none" w:sz="0" w:space="0" w:color="auto"/>
          </w:divBdr>
        </w:div>
        <w:div w:id="940190029">
          <w:marLeft w:val="640"/>
          <w:marRight w:val="0"/>
          <w:marTop w:val="0"/>
          <w:marBottom w:val="0"/>
          <w:divBdr>
            <w:top w:val="none" w:sz="0" w:space="0" w:color="auto"/>
            <w:left w:val="none" w:sz="0" w:space="0" w:color="auto"/>
            <w:bottom w:val="none" w:sz="0" w:space="0" w:color="auto"/>
            <w:right w:val="none" w:sz="0" w:space="0" w:color="auto"/>
          </w:divBdr>
        </w:div>
        <w:div w:id="217788558">
          <w:marLeft w:val="640"/>
          <w:marRight w:val="0"/>
          <w:marTop w:val="0"/>
          <w:marBottom w:val="0"/>
          <w:divBdr>
            <w:top w:val="none" w:sz="0" w:space="0" w:color="auto"/>
            <w:left w:val="none" w:sz="0" w:space="0" w:color="auto"/>
            <w:bottom w:val="none" w:sz="0" w:space="0" w:color="auto"/>
            <w:right w:val="none" w:sz="0" w:space="0" w:color="auto"/>
          </w:divBdr>
        </w:div>
        <w:div w:id="1392997661">
          <w:marLeft w:val="640"/>
          <w:marRight w:val="0"/>
          <w:marTop w:val="0"/>
          <w:marBottom w:val="0"/>
          <w:divBdr>
            <w:top w:val="none" w:sz="0" w:space="0" w:color="auto"/>
            <w:left w:val="none" w:sz="0" w:space="0" w:color="auto"/>
            <w:bottom w:val="none" w:sz="0" w:space="0" w:color="auto"/>
            <w:right w:val="none" w:sz="0" w:space="0" w:color="auto"/>
          </w:divBdr>
        </w:div>
        <w:div w:id="2136292530">
          <w:marLeft w:val="640"/>
          <w:marRight w:val="0"/>
          <w:marTop w:val="0"/>
          <w:marBottom w:val="0"/>
          <w:divBdr>
            <w:top w:val="none" w:sz="0" w:space="0" w:color="auto"/>
            <w:left w:val="none" w:sz="0" w:space="0" w:color="auto"/>
            <w:bottom w:val="none" w:sz="0" w:space="0" w:color="auto"/>
            <w:right w:val="none" w:sz="0" w:space="0" w:color="auto"/>
          </w:divBdr>
        </w:div>
        <w:div w:id="453791832">
          <w:marLeft w:val="640"/>
          <w:marRight w:val="0"/>
          <w:marTop w:val="0"/>
          <w:marBottom w:val="0"/>
          <w:divBdr>
            <w:top w:val="none" w:sz="0" w:space="0" w:color="auto"/>
            <w:left w:val="none" w:sz="0" w:space="0" w:color="auto"/>
            <w:bottom w:val="none" w:sz="0" w:space="0" w:color="auto"/>
            <w:right w:val="none" w:sz="0" w:space="0" w:color="auto"/>
          </w:divBdr>
        </w:div>
        <w:div w:id="1850634456">
          <w:marLeft w:val="640"/>
          <w:marRight w:val="0"/>
          <w:marTop w:val="0"/>
          <w:marBottom w:val="0"/>
          <w:divBdr>
            <w:top w:val="none" w:sz="0" w:space="0" w:color="auto"/>
            <w:left w:val="none" w:sz="0" w:space="0" w:color="auto"/>
            <w:bottom w:val="none" w:sz="0" w:space="0" w:color="auto"/>
            <w:right w:val="none" w:sz="0" w:space="0" w:color="auto"/>
          </w:divBdr>
        </w:div>
        <w:div w:id="1171992898">
          <w:marLeft w:val="640"/>
          <w:marRight w:val="0"/>
          <w:marTop w:val="0"/>
          <w:marBottom w:val="0"/>
          <w:divBdr>
            <w:top w:val="none" w:sz="0" w:space="0" w:color="auto"/>
            <w:left w:val="none" w:sz="0" w:space="0" w:color="auto"/>
            <w:bottom w:val="none" w:sz="0" w:space="0" w:color="auto"/>
            <w:right w:val="none" w:sz="0" w:space="0" w:color="auto"/>
          </w:divBdr>
        </w:div>
        <w:div w:id="1223638958">
          <w:marLeft w:val="640"/>
          <w:marRight w:val="0"/>
          <w:marTop w:val="0"/>
          <w:marBottom w:val="0"/>
          <w:divBdr>
            <w:top w:val="none" w:sz="0" w:space="0" w:color="auto"/>
            <w:left w:val="none" w:sz="0" w:space="0" w:color="auto"/>
            <w:bottom w:val="none" w:sz="0" w:space="0" w:color="auto"/>
            <w:right w:val="none" w:sz="0" w:space="0" w:color="auto"/>
          </w:divBdr>
        </w:div>
        <w:div w:id="132144326">
          <w:marLeft w:val="640"/>
          <w:marRight w:val="0"/>
          <w:marTop w:val="0"/>
          <w:marBottom w:val="0"/>
          <w:divBdr>
            <w:top w:val="none" w:sz="0" w:space="0" w:color="auto"/>
            <w:left w:val="none" w:sz="0" w:space="0" w:color="auto"/>
            <w:bottom w:val="none" w:sz="0" w:space="0" w:color="auto"/>
            <w:right w:val="none" w:sz="0" w:space="0" w:color="auto"/>
          </w:divBdr>
        </w:div>
        <w:div w:id="1096169250">
          <w:marLeft w:val="640"/>
          <w:marRight w:val="0"/>
          <w:marTop w:val="0"/>
          <w:marBottom w:val="0"/>
          <w:divBdr>
            <w:top w:val="none" w:sz="0" w:space="0" w:color="auto"/>
            <w:left w:val="none" w:sz="0" w:space="0" w:color="auto"/>
            <w:bottom w:val="none" w:sz="0" w:space="0" w:color="auto"/>
            <w:right w:val="none" w:sz="0" w:space="0" w:color="auto"/>
          </w:divBdr>
        </w:div>
        <w:div w:id="747926981">
          <w:marLeft w:val="640"/>
          <w:marRight w:val="0"/>
          <w:marTop w:val="0"/>
          <w:marBottom w:val="0"/>
          <w:divBdr>
            <w:top w:val="none" w:sz="0" w:space="0" w:color="auto"/>
            <w:left w:val="none" w:sz="0" w:space="0" w:color="auto"/>
            <w:bottom w:val="none" w:sz="0" w:space="0" w:color="auto"/>
            <w:right w:val="none" w:sz="0" w:space="0" w:color="auto"/>
          </w:divBdr>
        </w:div>
        <w:div w:id="1095049956">
          <w:marLeft w:val="640"/>
          <w:marRight w:val="0"/>
          <w:marTop w:val="0"/>
          <w:marBottom w:val="0"/>
          <w:divBdr>
            <w:top w:val="none" w:sz="0" w:space="0" w:color="auto"/>
            <w:left w:val="none" w:sz="0" w:space="0" w:color="auto"/>
            <w:bottom w:val="none" w:sz="0" w:space="0" w:color="auto"/>
            <w:right w:val="none" w:sz="0" w:space="0" w:color="auto"/>
          </w:divBdr>
        </w:div>
        <w:div w:id="604844680">
          <w:marLeft w:val="640"/>
          <w:marRight w:val="0"/>
          <w:marTop w:val="0"/>
          <w:marBottom w:val="0"/>
          <w:divBdr>
            <w:top w:val="none" w:sz="0" w:space="0" w:color="auto"/>
            <w:left w:val="none" w:sz="0" w:space="0" w:color="auto"/>
            <w:bottom w:val="none" w:sz="0" w:space="0" w:color="auto"/>
            <w:right w:val="none" w:sz="0" w:space="0" w:color="auto"/>
          </w:divBdr>
        </w:div>
        <w:div w:id="723020570">
          <w:marLeft w:val="640"/>
          <w:marRight w:val="0"/>
          <w:marTop w:val="0"/>
          <w:marBottom w:val="0"/>
          <w:divBdr>
            <w:top w:val="none" w:sz="0" w:space="0" w:color="auto"/>
            <w:left w:val="none" w:sz="0" w:space="0" w:color="auto"/>
            <w:bottom w:val="none" w:sz="0" w:space="0" w:color="auto"/>
            <w:right w:val="none" w:sz="0" w:space="0" w:color="auto"/>
          </w:divBdr>
        </w:div>
        <w:div w:id="1690065594">
          <w:marLeft w:val="640"/>
          <w:marRight w:val="0"/>
          <w:marTop w:val="0"/>
          <w:marBottom w:val="0"/>
          <w:divBdr>
            <w:top w:val="none" w:sz="0" w:space="0" w:color="auto"/>
            <w:left w:val="none" w:sz="0" w:space="0" w:color="auto"/>
            <w:bottom w:val="none" w:sz="0" w:space="0" w:color="auto"/>
            <w:right w:val="none" w:sz="0" w:space="0" w:color="auto"/>
          </w:divBdr>
        </w:div>
        <w:div w:id="959186364">
          <w:marLeft w:val="640"/>
          <w:marRight w:val="0"/>
          <w:marTop w:val="0"/>
          <w:marBottom w:val="0"/>
          <w:divBdr>
            <w:top w:val="none" w:sz="0" w:space="0" w:color="auto"/>
            <w:left w:val="none" w:sz="0" w:space="0" w:color="auto"/>
            <w:bottom w:val="none" w:sz="0" w:space="0" w:color="auto"/>
            <w:right w:val="none" w:sz="0" w:space="0" w:color="auto"/>
          </w:divBdr>
        </w:div>
        <w:div w:id="2091735924">
          <w:marLeft w:val="640"/>
          <w:marRight w:val="0"/>
          <w:marTop w:val="0"/>
          <w:marBottom w:val="0"/>
          <w:divBdr>
            <w:top w:val="none" w:sz="0" w:space="0" w:color="auto"/>
            <w:left w:val="none" w:sz="0" w:space="0" w:color="auto"/>
            <w:bottom w:val="none" w:sz="0" w:space="0" w:color="auto"/>
            <w:right w:val="none" w:sz="0" w:space="0" w:color="auto"/>
          </w:divBdr>
        </w:div>
      </w:divsChild>
    </w:div>
    <w:div w:id="24529887">
      <w:bodyDiv w:val="1"/>
      <w:marLeft w:val="0"/>
      <w:marRight w:val="0"/>
      <w:marTop w:val="0"/>
      <w:marBottom w:val="0"/>
      <w:divBdr>
        <w:top w:val="none" w:sz="0" w:space="0" w:color="auto"/>
        <w:left w:val="none" w:sz="0" w:space="0" w:color="auto"/>
        <w:bottom w:val="none" w:sz="0" w:space="0" w:color="auto"/>
        <w:right w:val="none" w:sz="0" w:space="0" w:color="auto"/>
      </w:divBdr>
      <w:divsChild>
        <w:div w:id="606352078">
          <w:marLeft w:val="640"/>
          <w:marRight w:val="0"/>
          <w:marTop w:val="0"/>
          <w:marBottom w:val="0"/>
          <w:divBdr>
            <w:top w:val="none" w:sz="0" w:space="0" w:color="auto"/>
            <w:left w:val="none" w:sz="0" w:space="0" w:color="auto"/>
            <w:bottom w:val="none" w:sz="0" w:space="0" w:color="auto"/>
            <w:right w:val="none" w:sz="0" w:space="0" w:color="auto"/>
          </w:divBdr>
        </w:div>
        <w:div w:id="740491504">
          <w:marLeft w:val="640"/>
          <w:marRight w:val="0"/>
          <w:marTop w:val="0"/>
          <w:marBottom w:val="0"/>
          <w:divBdr>
            <w:top w:val="none" w:sz="0" w:space="0" w:color="auto"/>
            <w:left w:val="none" w:sz="0" w:space="0" w:color="auto"/>
            <w:bottom w:val="none" w:sz="0" w:space="0" w:color="auto"/>
            <w:right w:val="none" w:sz="0" w:space="0" w:color="auto"/>
          </w:divBdr>
        </w:div>
        <w:div w:id="60446492">
          <w:marLeft w:val="640"/>
          <w:marRight w:val="0"/>
          <w:marTop w:val="0"/>
          <w:marBottom w:val="0"/>
          <w:divBdr>
            <w:top w:val="none" w:sz="0" w:space="0" w:color="auto"/>
            <w:left w:val="none" w:sz="0" w:space="0" w:color="auto"/>
            <w:bottom w:val="none" w:sz="0" w:space="0" w:color="auto"/>
            <w:right w:val="none" w:sz="0" w:space="0" w:color="auto"/>
          </w:divBdr>
        </w:div>
        <w:div w:id="1843353195">
          <w:marLeft w:val="640"/>
          <w:marRight w:val="0"/>
          <w:marTop w:val="0"/>
          <w:marBottom w:val="0"/>
          <w:divBdr>
            <w:top w:val="none" w:sz="0" w:space="0" w:color="auto"/>
            <w:left w:val="none" w:sz="0" w:space="0" w:color="auto"/>
            <w:bottom w:val="none" w:sz="0" w:space="0" w:color="auto"/>
            <w:right w:val="none" w:sz="0" w:space="0" w:color="auto"/>
          </w:divBdr>
        </w:div>
        <w:div w:id="1781804149">
          <w:marLeft w:val="640"/>
          <w:marRight w:val="0"/>
          <w:marTop w:val="0"/>
          <w:marBottom w:val="0"/>
          <w:divBdr>
            <w:top w:val="none" w:sz="0" w:space="0" w:color="auto"/>
            <w:left w:val="none" w:sz="0" w:space="0" w:color="auto"/>
            <w:bottom w:val="none" w:sz="0" w:space="0" w:color="auto"/>
            <w:right w:val="none" w:sz="0" w:space="0" w:color="auto"/>
          </w:divBdr>
        </w:div>
        <w:div w:id="478039047">
          <w:marLeft w:val="640"/>
          <w:marRight w:val="0"/>
          <w:marTop w:val="0"/>
          <w:marBottom w:val="0"/>
          <w:divBdr>
            <w:top w:val="none" w:sz="0" w:space="0" w:color="auto"/>
            <w:left w:val="none" w:sz="0" w:space="0" w:color="auto"/>
            <w:bottom w:val="none" w:sz="0" w:space="0" w:color="auto"/>
            <w:right w:val="none" w:sz="0" w:space="0" w:color="auto"/>
          </w:divBdr>
        </w:div>
        <w:div w:id="1429617409">
          <w:marLeft w:val="640"/>
          <w:marRight w:val="0"/>
          <w:marTop w:val="0"/>
          <w:marBottom w:val="0"/>
          <w:divBdr>
            <w:top w:val="none" w:sz="0" w:space="0" w:color="auto"/>
            <w:left w:val="none" w:sz="0" w:space="0" w:color="auto"/>
            <w:bottom w:val="none" w:sz="0" w:space="0" w:color="auto"/>
            <w:right w:val="none" w:sz="0" w:space="0" w:color="auto"/>
          </w:divBdr>
        </w:div>
        <w:div w:id="557521799">
          <w:marLeft w:val="640"/>
          <w:marRight w:val="0"/>
          <w:marTop w:val="0"/>
          <w:marBottom w:val="0"/>
          <w:divBdr>
            <w:top w:val="none" w:sz="0" w:space="0" w:color="auto"/>
            <w:left w:val="none" w:sz="0" w:space="0" w:color="auto"/>
            <w:bottom w:val="none" w:sz="0" w:space="0" w:color="auto"/>
            <w:right w:val="none" w:sz="0" w:space="0" w:color="auto"/>
          </w:divBdr>
        </w:div>
        <w:div w:id="188031132">
          <w:marLeft w:val="640"/>
          <w:marRight w:val="0"/>
          <w:marTop w:val="0"/>
          <w:marBottom w:val="0"/>
          <w:divBdr>
            <w:top w:val="none" w:sz="0" w:space="0" w:color="auto"/>
            <w:left w:val="none" w:sz="0" w:space="0" w:color="auto"/>
            <w:bottom w:val="none" w:sz="0" w:space="0" w:color="auto"/>
            <w:right w:val="none" w:sz="0" w:space="0" w:color="auto"/>
          </w:divBdr>
        </w:div>
        <w:div w:id="30958320">
          <w:marLeft w:val="640"/>
          <w:marRight w:val="0"/>
          <w:marTop w:val="0"/>
          <w:marBottom w:val="0"/>
          <w:divBdr>
            <w:top w:val="none" w:sz="0" w:space="0" w:color="auto"/>
            <w:left w:val="none" w:sz="0" w:space="0" w:color="auto"/>
            <w:bottom w:val="none" w:sz="0" w:space="0" w:color="auto"/>
            <w:right w:val="none" w:sz="0" w:space="0" w:color="auto"/>
          </w:divBdr>
        </w:div>
        <w:div w:id="757093170">
          <w:marLeft w:val="640"/>
          <w:marRight w:val="0"/>
          <w:marTop w:val="0"/>
          <w:marBottom w:val="0"/>
          <w:divBdr>
            <w:top w:val="none" w:sz="0" w:space="0" w:color="auto"/>
            <w:left w:val="none" w:sz="0" w:space="0" w:color="auto"/>
            <w:bottom w:val="none" w:sz="0" w:space="0" w:color="auto"/>
            <w:right w:val="none" w:sz="0" w:space="0" w:color="auto"/>
          </w:divBdr>
        </w:div>
        <w:div w:id="1092509239">
          <w:marLeft w:val="640"/>
          <w:marRight w:val="0"/>
          <w:marTop w:val="0"/>
          <w:marBottom w:val="0"/>
          <w:divBdr>
            <w:top w:val="none" w:sz="0" w:space="0" w:color="auto"/>
            <w:left w:val="none" w:sz="0" w:space="0" w:color="auto"/>
            <w:bottom w:val="none" w:sz="0" w:space="0" w:color="auto"/>
            <w:right w:val="none" w:sz="0" w:space="0" w:color="auto"/>
          </w:divBdr>
        </w:div>
        <w:div w:id="2141654229">
          <w:marLeft w:val="640"/>
          <w:marRight w:val="0"/>
          <w:marTop w:val="0"/>
          <w:marBottom w:val="0"/>
          <w:divBdr>
            <w:top w:val="none" w:sz="0" w:space="0" w:color="auto"/>
            <w:left w:val="none" w:sz="0" w:space="0" w:color="auto"/>
            <w:bottom w:val="none" w:sz="0" w:space="0" w:color="auto"/>
            <w:right w:val="none" w:sz="0" w:space="0" w:color="auto"/>
          </w:divBdr>
        </w:div>
        <w:div w:id="1368263181">
          <w:marLeft w:val="640"/>
          <w:marRight w:val="0"/>
          <w:marTop w:val="0"/>
          <w:marBottom w:val="0"/>
          <w:divBdr>
            <w:top w:val="none" w:sz="0" w:space="0" w:color="auto"/>
            <w:left w:val="none" w:sz="0" w:space="0" w:color="auto"/>
            <w:bottom w:val="none" w:sz="0" w:space="0" w:color="auto"/>
            <w:right w:val="none" w:sz="0" w:space="0" w:color="auto"/>
          </w:divBdr>
        </w:div>
        <w:div w:id="501971063">
          <w:marLeft w:val="640"/>
          <w:marRight w:val="0"/>
          <w:marTop w:val="0"/>
          <w:marBottom w:val="0"/>
          <w:divBdr>
            <w:top w:val="none" w:sz="0" w:space="0" w:color="auto"/>
            <w:left w:val="none" w:sz="0" w:space="0" w:color="auto"/>
            <w:bottom w:val="none" w:sz="0" w:space="0" w:color="auto"/>
            <w:right w:val="none" w:sz="0" w:space="0" w:color="auto"/>
          </w:divBdr>
        </w:div>
        <w:div w:id="673535479">
          <w:marLeft w:val="640"/>
          <w:marRight w:val="0"/>
          <w:marTop w:val="0"/>
          <w:marBottom w:val="0"/>
          <w:divBdr>
            <w:top w:val="none" w:sz="0" w:space="0" w:color="auto"/>
            <w:left w:val="none" w:sz="0" w:space="0" w:color="auto"/>
            <w:bottom w:val="none" w:sz="0" w:space="0" w:color="auto"/>
            <w:right w:val="none" w:sz="0" w:space="0" w:color="auto"/>
          </w:divBdr>
        </w:div>
        <w:div w:id="410392519">
          <w:marLeft w:val="640"/>
          <w:marRight w:val="0"/>
          <w:marTop w:val="0"/>
          <w:marBottom w:val="0"/>
          <w:divBdr>
            <w:top w:val="none" w:sz="0" w:space="0" w:color="auto"/>
            <w:left w:val="none" w:sz="0" w:space="0" w:color="auto"/>
            <w:bottom w:val="none" w:sz="0" w:space="0" w:color="auto"/>
            <w:right w:val="none" w:sz="0" w:space="0" w:color="auto"/>
          </w:divBdr>
        </w:div>
        <w:div w:id="998801250">
          <w:marLeft w:val="640"/>
          <w:marRight w:val="0"/>
          <w:marTop w:val="0"/>
          <w:marBottom w:val="0"/>
          <w:divBdr>
            <w:top w:val="none" w:sz="0" w:space="0" w:color="auto"/>
            <w:left w:val="none" w:sz="0" w:space="0" w:color="auto"/>
            <w:bottom w:val="none" w:sz="0" w:space="0" w:color="auto"/>
            <w:right w:val="none" w:sz="0" w:space="0" w:color="auto"/>
          </w:divBdr>
        </w:div>
        <w:div w:id="82118446">
          <w:marLeft w:val="640"/>
          <w:marRight w:val="0"/>
          <w:marTop w:val="0"/>
          <w:marBottom w:val="0"/>
          <w:divBdr>
            <w:top w:val="none" w:sz="0" w:space="0" w:color="auto"/>
            <w:left w:val="none" w:sz="0" w:space="0" w:color="auto"/>
            <w:bottom w:val="none" w:sz="0" w:space="0" w:color="auto"/>
            <w:right w:val="none" w:sz="0" w:space="0" w:color="auto"/>
          </w:divBdr>
        </w:div>
        <w:div w:id="2047364057">
          <w:marLeft w:val="640"/>
          <w:marRight w:val="0"/>
          <w:marTop w:val="0"/>
          <w:marBottom w:val="0"/>
          <w:divBdr>
            <w:top w:val="none" w:sz="0" w:space="0" w:color="auto"/>
            <w:left w:val="none" w:sz="0" w:space="0" w:color="auto"/>
            <w:bottom w:val="none" w:sz="0" w:space="0" w:color="auto"/>
            <w:right w:val="none" w:sz="0" w:space="0" w:color="auto"/>
          </w:divBdr>
        </w:div>
        <w:div w:id="1721245583">
          <w:marLeft w:val="640"/>
          <w:marRight w:val="0"/>
          <w:marTop w:val="0"/>
          <w:marBottom w:val="0"/>
          <w:divBdr>
            <w:top w:val="none" w:sz="0" w:space="0" w:color="auto"/>
            <w:left w:val="none" w:sz="0" w:space="0" w:color="auto"/>
            <w:bottom w:val="none" w:sz="0" w:space="0" w:color="auto"/>
            <w:right w:val="none" w:sz="0" w:space="0" w:color="auto"/>
          </w:divBdr>
        </w:div>
        <w:div w:id="1352605848">
          <w:marLeft w:val="640"/>
          <w:marRight w:val="0"/>
          <w:marTop w:val="0"/>
          <w:marBottom w:val="0"/>
          <w:divBdr>
            <w:top w:val="none" w:sz="0" w:space="0" w:color="auto"/>
            <w:left w:val="none" w:sz="0" w:space="0" w:color="auto"/>
            <w:bottom w:val="none" w:sz="0" w:space="0" w:color="auto"/>
            <w:right w:val="none" w:sz="0" w:space="0" w:color="auto"/>
          </w:divBdr>
        </w:div>
        <w:div w:id="2018538579">
          <w:marLeft w:val="640"/>
          <w:marRight w:val="0"/>
          <w:marTop w:val="0"/>
          <w:marBottom w:val="0"/>
          <w:divBdr>
            <w:top w:val="none" w:sz="0" w:space="0" w:color="auto"/>
            <w:left w:val="none" w:sz="0" w:space="0" w:color="auto"/>
            <w:bottom w:val="none" w:sz="0" w:space="0" w:color="auto"/>
            <w:right w:val="none" w:sz="0" w:space="0" w:color="auto"/>
          </w:divBdr>
        </w:div>
        <w:div w:id="1021080527">
          <w:marLeft w:val="640"/>
          <w:marRight w:val="0"/>
          <w:marTop w:val="0"/>
          <w:marBottom w:val="0"/>
          <w:divBdr>
            <w:top w:val="none" w:sz="0" w:space="0" w:color="auto"/>
            <w:left w:val="none" w:sz="0" w:space="0" w:color="auto"/>
            <w:bottom w:val="none" w:sz="0" w:space="0" w:color="auto"/>
            <w:right w:val="none" w:sz="0" w:space="0" w:color="auto"/>
          </w:divBdr>
        </w:div>
        <w:div w:id="2115785105">
          <w:marLeft w:val="640"/>
          <w:marRight w:val="0"/>
          <w:marTop w:val="0"/>
          <w:marBottom w:val="0"/>
          <w:divBdr>
            <w:top w:val="none" w:sz="0" w:space="0" w:color="auto"/>
            <w:left w:val="none" w:sz="0" w:space="0" w:color="auto"/>
            <w:bottom w:val="none" w:sz="0" w:space="0" w:color="auto"/>
            <w:right w:val="none" w:sz="0" w:space="0" w:color="auto"/>
          </w:divBdr>
        </w:div>
        <w:div w:id="1382631528">
          <w:marLeft w:val="640"/>
          <w:marRight w:val="0"/>
          <w:marTop w:val="0"/>
          <w:marBottom w:val="0"/>
          <w:divBdr>
            <w:top w:val="none" w:sz="0" w:space="0" w:color="auto"/>
            <w:left w:val="none" w:sz="0" w:space="0" w:color="auto"/>
            <w:bottom w:val="none" w:sz="0" w:space="0" w:color="auto"/>
            <w:right w:val="none" w:sz="0" w:space="0" w:color="auto"/>
          </w:divBdr>
        </w:div>
        <w:div w:id="1797601832">
          <w:marLeft w:val="640"/>
          <w:marRight w:val="0"/>
          <w:marTop w:val="0"/>
          <w:marBottom w:val="0"/>
          <w:divBdr>
            <w:top w:val="none" w:sz="0" w:space="0" w:color="auto"/>
            <w:left w:val="none" w:sz="0" w:space="0" w:color="auto"/>
            <w:bottom w:val="none" w:sz="0" w:space="0" w:color="auto"/>
            <w:right w:val="none" w:sz="0" w:space="0" w:color="auto"/>
          </w:divBdr>
        </w:div>
        <w:div w:id="748843989">
          <w:marLeft w:val="640"/>
          <w:marRight w:val="0"/>
          <w:marTop w:val="0"/>
          <w:marBottom w:val="0"/>
          <w:divBdr>
            <w:top w:val="none" w:sz="0" w:space="0" w:color="auto"/>
            <w:left w:val="none" w:sz="0" w:space="0" w:color="auto"/>
            <w:bottom w:val="none" w:sz="0" w:space="0" w:color="auto"/>
            <w:right w:val="none" w:sz="0" w:space="0" w:color="auto"/>
          </w:divBdr>
        </w:div>
        <w:div w:id="1513641182">
          <w:marLeft w:val="640"/>
          <w:marRight w:val="0"/>
          <w:marTop w:val="0"/>
          <w:marBottom w:val="0"/>
          <w:divBdr>
            <w:top w:val="none" w:sz="0" w:space="0" w:color="auto"/>
            <w:left w:val="none" w:sz="0" w:space="0" w:color="auto"/>
            <w:bottom w:val="none" w:sz="0" w:space="0" w:color="auto"/>
            <w:right w:val="none" w:sz="0" w:space="0" w:color="auto"/>
          </w:divBdr>
        </w:div>
        <w:div w:id="1581599656">
          <w:marLeft w:val="640"/>
          <w:marRight w:val="0"/>
          <w:marTop w:val="0"/>
          <w:marBottom w:val="0"/>
          <w:divBdr>
            <w:top w:val="none" w:sz="0" w:space="0" w:color="auto"/>
            <w:left w:val="none" w:sz="0" w:space="0" w:color="auto"/>
            <w:bottom w:val="none" w:sz="0" w:space="0" w:color="auto"/>
            <w:right w:val="none" w:sz="0" w:space="0" w:color="auto"/>
          </w:divBdr>
        </w:div>
        <w:div w:id="313528531">
          <w:marLeft w:val="640"/>
          <w:marRight w:val="0"/>
          <w:marTop w:val="0"/>
          <w:marBottom w:val="0"/>
          <w:divBdr>
            <w:top w:val="none" w:sz="0" w:space="0" w:color="auto"/>
            <w:left w:val="none" w:sz="0" w:space="0" w:color="auto"/>
            <w:bottom w:val="none" w:sz="0" w:space="0" w:color="auto"/>
            <w:right w:val="none" w:sz="0" w:space="0" w:color="auto"/>
          </w:divBdr>
        </w:div>
        <w:div w:id="16860244">
          <w:marLeft w:val="640"/>
          <w:marRight w:val="0"/>
          <w:marTop w:val="0"/>
          <w:marBottom w:val="0"/>
          <w:divBdr>
            <w:top w:val="none" w:sz="0" w:space="0" w:color="auto"/>
            <w:left w:val="none" w:sz="0" w:space="0" w:color="auto"/>
            <w:bottom w:val="none" w:sz="0" w:space="0" w:color="auto"/>
            <w:right w:val="none" w:sz="0" w:space="0" w:color="auto"/>
          </w:divBdr>
        </w:div>
        <w:div w:id="1751347612">
          <w:marLeft w:val="640"/>
          <w:marRight w:val="0"/>
          <w:marTop w:val="0"/>
          <w:marBottom w:val="0"/>
          <w:divBdr>
            <w:top w:val="none" w:sz="0" w:space="0" w:color="auto"/>
            <w:left w:val="none" w:sz="0" w:space="0" w:color="auto"/>
            <w:bottom w:val="none" w:sz="0" w:space="0" w:color="auto"/>
            <w:right w:val="none" w:sz="0" w:space="0" w:color="auto"/>
          </w:divBdr>
        </w:div>
        <w:div w:id="189995411">
          <w:marLeft w:val="640"/>
          <w:marRight w:val="0"/>
          <w:marTop w:val="0"/>
          <w:marBottom w:val="0"/>
          <w:divBdr>
            <w:top w:val="none" w:sz="0" w:space="0" w:color="auto"/>
            <w:left w:val="none" w:sz="0" w:space="0" w:color="auto"/>
            <w:bottom w:val="none" w:sz="0" w:space="0" w:color="auto"/>
            <w:right w:val="none" w:sz="0" w:space="0" w:color="auto"/>
          </w:divBdr>
        </w:div>
        <w:div w:id="710693627">
          <w:marLeft w:val="640"/>
          <w:marRight w:val="0"/>
          <w:marTop w:val="0"/>
          <w:marBottom w:val="0"/>
          <w:divBdr>
            <w:top w:val="none" w:sz="0" w:space="0" w:color="auto"/>
            <w:left w:val="none" w:sz="0" w:space="0" w:color="auto"/>
            <w:bottom w:val="none" w:sz="0" w:space="0" w:color="auto"/>
            <w:right w:val="none" w:sz="0" w:space="0" w:color="auto"/>
          </w:divBdr>
        </w:div>
        <w:div w:id="373232243">
          <w:marLeft w:val="640"/>
          <w:marRight w:val="0"/>
          <w:marTop w:val="0"/>
          <w:marBottom w:val="0"/>
          <w:divBdr>
            <w:top w:val="none" w:sz="0" w:space="0" w:color="auto"/>
            <w:left w:val="none" w:sz="0" w:space="0" w:color="auto"/>
            <w:bottom w:val="none" w:sz="0" w:space="0" w:color="auto"/>
            <w:right w:val="none" w:sz="0" w:space="0" w:color="auto"/>
          </w:divBdr>
        </w:div>
        <w:div w:id="1676499561">
          <w:marLeft w:val="640"/>
          <w:marRight w:val="0"/>
          <w:marTop w:val="0"/>
          <w:marBottom w:val="0"/>
          <w:divBdr>
            <w:top w:val="none" w:sz="0" w:space="0" w:color="auto"/>
            <w:left w:val="none" w:sz="0" w:space="0" w:color="auto"/>
            <w:bottom w:val="none" w:sz="0" w:space="0" w:color="auto"/>
            <w:right w:val="none" w:sz="0" w:space="0" w:color="auto"/>
          </w:divBdr>
        </w:div>
        <w:div w:id="606275080">
          <w:marLeft w:val="640"/>
          <w:marRight w:val="0"/>
          <w:marTop w:val="0"/>
          <w:marBottom w:val="0"/>
          <w:divBdr>
            <w:top w:val="none" w:sz="0" w:space="0" w:color="auto"/>
            <w:left w:val="none" w:sz="0" w:space="0" w:color="auto"/>
            <w:bottom w:val="none" w:sz="0" w:space="0" w:color="auto"/>
            <w:right w:val="none" w:sz="0" w:space="0" w:color="auto"/>
          </w:divBdr>
        </w:div>
        <w:div w:id="2051568349">
          <w:marLeft w:val="640"/>
          <w:marRight w:val="0"/>
          <w:marTop w:val="0"/>
          <w:marBottom w:val="0"/>
          <w:divBdr>
            <w:top w:val="none" w:sz="0" w:space="0" w:color="auto"/>
            <w:left w:val="none" w:sz="0" w:space="0" w:color="auto"/>
            <w:bottom w:val="none" w:sz="0" w:space="0" w:color="auto"/>
            <w:right w:val="none" w:sz="0" w:space="0" w:color="auto"/>
          </w:divBdr>
        </w:div>
        <w:div w:id="1079181627">
          <w:marLeft w:val="640"/>
          <w:marRight w:val="0"/>
          <w:marTop w:val="0"/>
          <w:marBottom w:val="0"/>
          <w:divBdr>
            <w:top w:val="none" w:sz="0" w:space="0" w:color="auto"/>
            <w:left w:val="none" w:sz="0" w:space="0" w:color="auto"/>
            <w:bottom w:val="none" w:sz="0" w:space="0" w:color="auto"/>
            <w:right w:val="none" w:sz="0" w:space="0" w:color="auto"/>
          </w:divBdr>
        </w:div>
        <w:div w:id="1057582792">
          <w:marLeft w:val="640"/>
          <w:marRight w:val="0"/>
          <w:marTop w:val="0"/>
          <w:marBottom w:val="0"/>
          <w:divBdr>
            <w:top w:val="none" w:sz="0" w:space="0" w:color="auto"/>
            <w:left w:val="none" w:sz="0" w:space="0" w:color="auto"/>
            <w:bottom w:val="none" w:sz="0" w:space="0" w:color="auto"/>
            <w:right w:val="none" w:sz="0" w:space="0" w:color="auto"/>
          </w:divBdr>
        </w:div>
        <w:div w:id="708920691">
          <w:marLeft w:val="640"/>
          <w:marRight w:val="0"/>
          <w:marTop w:val="0"/>
          <w:marBottom w:val="0"/>
          <w:divBdr>
            <w:top w:val="none" w:sz="0" w:space="0" w:color="auto"/>
            <w:left w:val="none" w:sz="0" w:space="0" w:color="auto"/>
            <w:bottom w:val="none" w:sz="0" w:space="0" w:color="auto"/>
            <w:right w:val="none" w:sz="0" w:space="0" w:color="auto"/>
          </w:divBdr>
        </w:div>
        <w:div w:id="2028405147">
          <w:marLeft w:val="640"/>
          <w:marRight w:val="0"/>
          <w:marTop w:val="0"/>
          <w:marBottom w:val="0"/>
          <w:divBdr>
            <w:top w:val="none" w:sz="0" w:space="0" w:color="auto"/>
            <w:left w:val="none" w:sz="0" w:space="0" w:color="auto"/>
            <w:bottom w:val="none" w:sz="0" w:space="0" w:color="auto"/>
            <w:right w:val="none" w:sz="0" w:space="0" w:color="auto"/>
          </w:divBdr>
        </w:div>
        <w:div w:id="828180820">
          <w:marLeft w:val="640"/>
          <w:marRight w:val="0"/>
          <w:marTop w:val="0"/>
          <w:marBottom w:val="0"/>
          <w:divBdr>
            <w:top w:val="none" w:sz="0" w:space="0" w:color="auto"/>
            <w:left w:val="none" w:sz="0" w:space="0" w:color="auto"/>
            <w:bottom w:val="none" w:sz="0" w:space="0" w:color="auto"/>
            <w:right w:val="none" w:sz="0" w:space="0" w:color="auto"/>
          </w:divBdr>
        </w:div>
        <w:div w:id="1998801493">
          <w:marLeft w:val="640"/>
          <w:marRight w:val="0"/>
          <w:marTop w:val="0"/>
          <w:marBottom w:val="0"/>
          <w:divBdr>
            <w:top w:val="none" w:sz="0" w:space="0" w:color="auto"/>
            <w:left w:val="none" w:sz="0" w:space="0" w:color="auto"/>
            <w:bottom w:val="none" w:sz="0" w:space="0" w:color="auto"/>
            <w:right w:val="none" w:sz="0" w:space="0" w:color="auto"/>
          </w:divBdr>
        </w:div>
        <w:div w:id="823863438">
          <w:marLeft w:val="640"/>
          <w:marRight w:val="0"/>
          <w:marTop w:val="0"/>
          <w:marBottom w:val="0"/>
          <w:divBdr>
            <w:top w:val="none" w:sz="0" w:space="0" w:color="auto"/>
            <w:left w:val="none" w:sz="0" w:space="0" w:color="auto"/>
            <w:bottom w:val="none" w:sz="0" w:space="0" w:color="auto"/>
            <w:right w:val="none" w:sz="0" w:space="0" w:color="auto"/>
          </w:divBdr>
        </w:div>
        <w:div w:id="1477189274">
          <w:marLeft w:val="640"/>
          <w:marRight w:val="0"/>
          <w:marTop w:val="0"/>
          <w:marBottom w:val="0"/>
          <w:divBdr>
            <w:top w:val="none" w:sz="0" w:space="0" w:color="auto"/>
            <w:left w:val="none" w:sz="0" w:space="0" w:color="auto"/>
            <w:bottom w:val="none" w:sz="0" w:space="0" w:color="auto"/>
            <w:right w:val="none" w:sz="0" w:space="0" w:color="auto"/>
          </w:divBdr>
        </w:div>
        <w:div w:id="211692463">
          <w:marLeft w:val="640"/>
          <w:marRight w:val="0"/>
          <w:marTop w:val="0"/>
          <w:marBottom w:val="0"/>
          <w:divBdr>
            <w:top w:val="none" w:sz="0" w:space="0" w:color="auto"/>
            <w:left w:val="none" w:sz="0" w:space="0" w:color="auto"/>
            <w:bottom w:val="none" w:sz="0" w:space="0" w:color="auto"/>
            <w:right w:val="none" w:sz="0" w:space="0" w:color="auto"/>
          </w:divBdr>
        </w:div>
        <w:div w:id="2131127891">
          <w:marLeft w:val="640"/>
          <w:marRight w:val="0"/>
          <w:marTop w:val="0"/>
          <w:marBottom w:val="0"/>
          <w:divBdr>
            <w:top w:val="none" w:sz="0" w:space="0" w:color="auto"/>
            <w:left w:val="none" w:sz="0" w:space="0" w:color="auto"/>
            <w:bottom w:val="none" w:sz="0" w:space="0" w:color="auto"/>
            <w:right w:val="none" w:sz="0" w:space="0" w:color="auto"/>
          </w:divBdr>
        </w:div>
        <w:div w:id="229312332">
          <w:marLeft w:val="640"/>
          <w:marRight w:val="0"/>
          <w:marTop w:val="0"/>
          <w:marBottom w:val="0"/>
          <w:divBdr>
            <w:top w:val="none" w:sz="0" w:space="0" w:color="auto"/>
            <w:left w:val="none" w:sz="0" w:space="0" w:color="auto"/>
            <w:bottom w:val="none" w:sz="0" w:space="0" w:color="auto"/>
            <w:right w:val="none" w:sz="0" w:space="0" w:color="auto"/>
          </w:divBdr>
        </w:div>
        <w:div w:id="1731418171">
          <w:marLeft w:val="640"/>
          <w:marRight w:val="0"/>
          <w:marTop w:val="0"/>
          <w:marBottom w:val="0"/>
          <w:divBdr>
            <w:top w:val="none" w:sz="0" w:space="0" w:color="auto"/>
            <w:left w:val="none" w:sz="0" w:space="0" w:color="auto"/>
            <w:bottom w:val="none" w:sz="0" w:space="0" w:color="auto"/>
            <w:right w:val="none" w:sz="0" w:space="0" w:color="auto"/>
          </w:divBdr>
        </w:div>
        <w:div w:id="2053264358">
          <w:marLeft w:val="640"/>
          <w:marRight w:val="0"/>
          <w:marTop w:val="0"/>
          <w:marBottom w:val="0"/>
          <w:divBdr>
            <w:top w:val="none" w:sz="0" w:space="0" w:color="auto"/>
            <w:left w:val="none" w:sz="0" w:space="0" w:color="auto"/>
            <w:bottom w:val="none" w:sz="0" w:space="0" w:color="auto"/>
            <w:right w:val="none" w:sz="0" w:space="0" w:color="auto"/>
          </w:divBdr>
        </w:div>
        <w:div w:id="1096049224">
          <w:marLeft w:val="640"/>
          <w:marRight w:val="0"/>
          <w:marTop w:val="0"/>
          <w:marBottom w:val="0"/>
          <w:divBdr>
            <w:top w:val="none" w:sz="0" w:space="0" w:color="auto"/>
            <w:left w:val="none" w:sz="0" w:space="0" w:color="auto"/>
            <w:bottom w:val="none" w:sz="0" w:space="0" w:color="auto"/>
            <w:right w:val="none" w:sz="0" w:space="0" w:color="auto"/>
          </w:divBdr>
        </w:div>
        <w:div w:id="2091079574">
          <w:marLeft w:val="640"/>
          <w:marRight w:val="0"/>
          <w:marTop w:val="0"/>
          <w:marBottom w:val="0"/>
          <w:divBdr>
            <w:top w:val="none" w:sz="0" w:space="0" w:color="auto"/>
            <w:left w:val="none" w:sz="0" w:space="0" w:color="auto"/>
            <w:bottom w:val="none" w:sz="0" w:space="0" w:color="auto"/>
            <w:right w:val="none" w:sz="0" w:space="0" w:color="auto"/>
          </w:divBdr>
        </w:div>
        <w:div w:id="1161234170">
          <w:marLeft w:val="640"/>
          <w:marRight w:val="0"/>
          <w:marTop w:val="0"/>
          <w:marBottom w:val="0"/>
          <w:divBdr>
            <w:top w:val="none" w:sz="0" w:space="0" w:color="auto"/>
            <w:left w:val="none" w:sz="0" w:space="0" w:color="auto"/>
            <w:bottom w:val="none" w:sz="0" w:space="0" w:color="auto"/>
            <w:right w:val="none" w:sz="0" w:space="0" w:color="auto"/>
          </w:divBdr>
        </w:div>
        <w:div w:id="649019195">
          <w:marLeft w:val="640"/>
          <w:marRight w:val="0"/>
          <w:marTop w:val="0"/>
          <w:marBottom w:val="0"/>
          <w:divBdr>
            <w:top w:val="none" w:sz="0" w:space="0" w:color="auto"/>
            <w:left w:val="none" w:sz="0" w:space="0" w:color="auto"/>
            <w:bottom w:val="none" w:sz="0" w:space="0" w:color="auto"/>
            <w:right w:val="none" w:sz="0" w:space="0" w:color="auto"/>
          </w:divBdr>
        </w:div>
        <w:div w:id="1623146871">
          <w:marLeft w:val="640"/>
          <w:marRight w:val="0"/>
          <w:marTop w:val="0"/>
          <w:marBottom w:val="0"/>
          <w:divBdr>
            <w:top w:val="none" w:sz="0" w:space="0" w:color="auto"/>
            <w:left w:val="none" w:sz="0" w:space="0" w:color="auto"/>
            <w:bottom w:val="none" w:sz="0" w:space="0" w:color="auto"/>
            <w:right w:val="none" w:sz="0" w:space="0" w:color="auto"/>
          </w:divBdr>
        </w:div>
        <w:div w:id="423919271">
          <w:marLeft w:val="640"/>
          <w:marRight w:val="0"/>
          <w:marTop w:val="0"/>
          <w:marBottom w:val="0"/>
          <w:divBdr>
            <w:top w:val="none" w:sz="0" w:space="0" w:color="auto"/>
            <w:left w:val="none" w:sz="0" w:space="0" w:color="auto"/>
            <w:bottom w:val="none" w:sz="0" w:space="0" w:color="auto"/>
            <w:right w:val="none" w:sz="0" w:space="0" w:color="auto"/>
          </w:divBdr>
        </w:div>
        <w:div w:id="1845630180">
          <w:marLeft w:val="640"/>
          <w:marRight w:val="0"/>
          <w:marTop w:val="0"/>
          <w:marBottom w:val="0"/>
          <w:divBdr>
            <w:top w:val="none" w:sz="0" w:space="0" w:color="auto"/>
            <w:left w:val="none" w:sz="0" w:space="0" w:color="auto"/>
            <w:bottom w:val="none" w:sz="0" w:space="0" w:color="auto"/>
            <w:right w:val="none" w:sz="0" w:space="0" w:color="auto"/>
          </w:divBdr>
        </w:div>
        <w:div w:id="1850559578">
          <w:marLeft w:val="640"/>
          <w:marRight w:val="0"/>
          <w:marTop w:val="0"/>
          <w:marBottom w:val="0"/>
          <w:divBdr>
            <w:top w:val="none" w:sz="0" w:space="0" w:color="auto"/>
            <w:left w:val="none" w:sz="0" w:space="0" w:color="auto"/>
            <w:bottom w:val="none" w:sz="0" w:space="0" w:color="auto"/>
            <w:right w:val="none" w:sz="0" w:space="0" w:color="auto"/>
          </w:divBdr>
        </w:div>
        <w:div w:id="816991016">
          <w:marLeft w:val="640"/>
          <w:marRight w:val="0"/>
          <w:marTop w:val="0"/>
          <w:marBottom w:val="0"/>
          <w:divBdr>
            <w:top w:val="none" w:sz="0" w:space="0" w:color="auto"/>
            <w:left w:val="none" w:sz="0" w:space="0" w:color="auto"/>
            <w:bottom w:val="none" w:sz="0" w:space="0" w:color="auto"/>
            <w:right w:val="none" w:sz="0" w:space="0" w:color="auto"/>
          </w:divBdr>
        </w:div>
        <w:div w:id="1640914673">
          <w:marLeft w:val="640"/>
          <w:marRight w:val="0"/>
          <w:marTop w:val="0"/>
          <w:marBottom w:val="0"/>
          <w:divBdr>
            <w:top w:val="none" w:sz="0" w:space="0" w:color="auto"/>
            <w:left w:val="none" w:sz="0" w:space="0" w:color="auto"/>
            <w:bottom w:val="none" w:sz="0" w:space="0" w:color="auto"/>
            <w:right w:val="none" w:sz="0" w:space="0" w:color="auto"/>
          </w:divBdr>
        </w:div>
        <w:div w:id="1577977472">
          <w:marLeft w:val="640"/>
          <w:marRight w:val="0"/>
          <w:marTop w:val="0"/>
          <w:marBottom w:val="0"/>
          <w:divBdr>
            <w:top w:val="none" w:sz="0" w:space="0" w:color="auto"/>
            <w:left w:val="none" w:sz="0" w:space="0" w:color="auto"/>
            <w:bottom w:val="none" w:sz="0" w:space="0" w:color="auto"/>
            <w:right w:val="none" w:sz="0" w:space="0" w:color="auto"/>
          </w:divBdr>
        </w:div>
        <w:div w:id="1527062346">
          <w:marLeft w:val="640"/>
          <w:marRight w:val="0"/>
          <w:marTop w:val="0"/>
          <w:marBottom w:val="0"/>
          <w:divBdr>
            <w:top w:val="none" w:sz="0" w:space="0" w:color="auto"/>
            <w:left w:val="none" w:sz="0" w:space="0" w:color="auto"/>
            <w:bottom w:val="none" w:sz="0" w:space="0" w:color="auto"/>
            <w:right w:val="none" w:sz="0" w:space="0" w:color="auto"/>
          </w:divBdr>
        </w:div>
        <w:div w:id="1723165680">
          <w:marLeft w:val="640"/>
          <w:marRight w:val="0"/>
          <w:marTop w:val="0"/>
          <w:marBottom w:val="0"/>
          <w:divBdr>
            <w:top w:val="none" w:sz="0" w:space="0" w:color="auto"/>
            <w:left w:val="none" w:sz="0" w:space="0" w:color="auto"/>
            <w:bottom w:val="none" w:sz="0" w:space="0" w:color="auto"/>
            <w:right w:val="none" w:sz="0" w:space="0" w:color="auto"/>
          </w:divBdr>
        </w:div>
        <w:div w:id="143081850">
          <w:marLeft w:val="640"/>
          <w:marRight w:val="0"/>
          <w:marTop w:val="0"/>
          <w:marBottom w:val="0"/>
          <w:divBdr>
            <w:top w:val="none" w:sz="0" w:space="0" w:color="auto"/>
            <w:left w:val="none" w:sz="0" w:space="0" w:color="auto"/>
            <w:bottom w:val="none" w:sz="0" w:space="0" w:color="auto"/>
            <w:right w:val="none" w:sz="0" w:space="0" w:color="auto"/>
          </w:divBdr>
        </w:div>
        <w:div w:id="216556806">
          <w:marLeft w:val="640"/>
          <w:marRight w:val="0"/>
          <w:marTop w:val="0"/>
          <w:marBottom w:val="0"/>
          <w:divBdr>
            <w:top w:val="none" w:sz="0" w:space="0" w:color="auto"/>
            <w:left w:val="none" w:sz="0" w:space="0" w:color="auto"/>
            <w:bottom w:val="none" w:sz="0" w:space="0" w:color="auto"/>
            <w:right w:val="none" w:sz="0" w:space="0" w:color="auto"/>
          </w:divBdr>
        </w:div>
        <w:div w:id="1095708865">
          <w:marLeft w:val="640"/>
          <w:marRight w:val="0"/>
          <w:marTop w:val="0"/>
          <w:marBottom w:val="0"/>
          <w:divBdr>
            <w:top w:val="none" w:sz="0" w:space="0" w:color="auto"/>
            <w:left w:val="none" w:sz="0" w:space="0" w:color="auto"/>
            <w:bottom w:val="none" w:sz="0" w:space="0" w:color="auto"/>
            <w:right w:val="none" w:sz="0" w:space="0" w:color="auto"/>
          </w:divBdr>
        </w:div>
        <w:div w:id="1913003337">
          <w:marLeft w:val="640"/>
          <w:marRight w:val="0"/>
          <w:marTop w:val="0"/>
          <w:marBottom w:val="0"/>
          <w:divBdr>
            <w:top w:val="none" w:sz="0" w:space="0" w:color="auto"/>
            <w:left w:val="none" w:sz="0" w:space="0" w:color="auto"/>
            <w:bottom w:val="none" w:sz="0" w:space="0" w:color="auto"/>
            <w:right w:val="none" w:sz="0" w:space="0" w:color="auto"/>
          </w:divBdr>
        </w:div>
        <w:div w:id="117142152">
          <w:marLeft w:val="640"/>
          <w:marRight w:val="0"/>
          <w:marTop w:val="0"/>
          <w:marBottom w:val="0"/>
          <w:divBdr>
            <w:top w:val="none" w:sz="0" w:space="0" w:color="auto"/>
            <w:left w:val="none" w:sz="0" w:space="0" w:color="auto"/>
            <w:bottom w:val="none" w:sz="0" w:space="0" w:color="auto"/>
            <w:right w:val="none" w:sz="0" w:space="0" w:color="auto"/>
          </w:divBdr>
        </w:div>
        <w:div w:id="1910193750">
          <w:marLeft w:val="640"/>
          <w:marRight w:val="0"/>
          <w:marTop w:val="0"/>
          <w:marBottom w:val="0"/>
          <w:divBdr>
            <w:top w:val="none" w:sz="0" w:space="0" w:color="auto"/>
            <w:left w:val="none" w:sz="0" w:space="0" w:color="auto"/>
            <w:bottom w:val="none" w:sz="0" w:space="0" w:color="auto"/>
            <w:right w:val="none" w:sz="0" w:space="0" w:color="auto"/>
          </w:divBdr>
        </w:div>
        <w:div w:id="275870521">
          <w:marLeft w:val="640"/>
          <w:marRight w:val="0"/>
          <w:marTop w:val="0"/>
          <w:marBottom w:val="0"/>
          <w:divBdr>
            <w:top w:val="none" w:sz="0" w:space="0" w:color="auto"/>
            <w:left w:val="none" w:sz="0" w:space="0" w:color="auto"/>
            <w:bottom w:val="none" w:sz="0" w:space="0" w:color="auto"/>
            <w:right w:val="none" w:sz="0" w:space="0" w:color="auto"/>
          </w:divBdr>
        </w:div>
        <w:div w:id="248084873">
          <w:marLeft w:val="640"/>
          <w:marRight w:val="0"/>
          <w:marTop w:val="0"/>
          <w:marBottom w:val="0"/>
          <w:divBdr>
            <w:top w:val="none" w:sz="0" w:space="0" w:color="auto"/>
            <w:left w:val="none" w:sz="0" w:space="0" w:color="auto"/>
            <w:bottom w:val="none" w:sz="0" w:space="0" w:color="auto"/>
            <w:right w:val="none" w:sz="0" w:space="0" w:color="auto"/>
          </w:divBdr>
        </w:div>
        <w:div w:id="787311982">
          <w:marLeft w:val="640"/>
          <w:marRight w:val="0"/>
          <w:marTop w:val="0"/>
          <w:marBottom w:val="0"/>
          <w:divBdr>
            <w:top w:val="none" w:sz="0" w:space="0" w:color="auto"/>
            <w:left w:val="none" w:sz="0" w:space="0" w:color="auto"/>
            <w:bottom w:val="none" w:sz="0" w:space="0" w:color="auto"/>
            <w:right w:val="none" w:sz="0" w:space="0" w:color="auto"/>
          </w:divBdr>
        </w:div>
        <w:div w:id="1052388677">
          <w:marLeft w:val="640"/>
          <w:marRight w:val="0"/>
          <w:marTop w:val="0"/>
          <w:marBottom w:val="0"/>
          <w:divBdr>
            <w:top w:val="none" w:sz="0" w:space="0" w:color="auto"/>
            <w:left w:val="none" w:sz="0" w:space="0" w:color="auto"/>
            <w:bottom w:val="none" w:sz="0" w:space="0" w:color="auto"/>
            <w:right w:val="none" w:sz="0" w:space="0" w:color="auto"/>
          </w:divBdr>
        </w:div>
        <w:div w:id="877549116">
          <w:marLeft w:val="640"/>
          <w:marRight w:val="0"/>
          <w:marTop w:val="0"/>
          <w:marBottom w:val="0"/>
          <w:divBdr>
            <w:top w:val="none" w:sz="0" w:space="0" w:color="auto"/>
            <w:left w:val="none" w:sz="0" w:space="0" w:color="auto"/>
            <w:bottom w:val="none" w:sz="0" w:space="0" w:color="auto"/>
            <w:right w:val="none" w:sz="0" w:space="0" w:color="auto"/>
          </w:divBdr>
        </w:div>
        <w:div w:id="1330061084">
          <w:marLeft w:val="640"/>
          <w:marRight w:val="0"/>
          <w:marTop w:val="0"/>
          <w:marBottom w:val="0"/>
          <w:divBdr>
            <w:top w:val="none" w:sz="0" w:space="0" w:color="auto"/>
            <w:left w:val="none" w:sz="0" w:space="0" w:color="auto"/>
            <w:bottom w:val="none" w:sz="0" w:space="0" w:color="auto"/>
            <w:right w:val="none" w:sz="0" w:space="0" w:color="auto"/>
          </w:divBdr>
        </w:div>
        <w:div w:id="2052923506">
          <w:marLeft w:val="640"/>
          <w:marRight w:val="0"/>
          <w:marTop w:val="0"/>
          <w:marBottom w:val="0"/>
          <w:divBdr>
            <w:top w:val="none" w:sz="0" w:space="0" w:color="auto"/>
            <w:left w:val="none" w:sz="0" w:space="0" w:color="auto"/>
            <w:bottom w:val="none" w:sz="0" w:space="0" w:color="auto"/>
            <w:right w:val="none" w:sz="0" w:space="0" w:color="auto"/>
          </w:divBdr>
        </w:div>
        <w:div w:id="1263609456">
          <w:marLeft w:val="640"/>
          <w:marRight w:val="0"/>
          <w:marTop w:val="0"/>
          <w:marBottom w:val="0"/>
          <w:divBdr>
            <w:top w:val="none" w:sz="0" w:space="0" w:color="auto"/>
            <w:left w:val="none" w:sz="0" w:space="0" w:color="auto"/>
            <w:bottom w:val="none" w:sz="0" w:space="0" w:color="auto"/>
            <w:right w:val="none" w:sz="0" w:space="0" w:color="auto"/>
          </w:divBdr>
        </w:div>
        <w:div w:id="758407592">
          <w:marLeft w:val="640"/>
          <w:marRight w:val="0"/>
          <w:marTop w:val="0"/>
          <w:marBottom w:val="0"/>
          <w:divBdr>
            <w:top w:val="none" w:sz="0" w:space="0" w:color="auto"/>
            <w:left w:val="none" w:sz="0" w:space="0" w:color="auto"/>
            <w:bottom w:val="none" w:sz="0" w:space="0" w:color="auto"/>
            <w:right w:val="none" w:sz="0" w:space="0" w:color="auto"/>
          </w:divBdr>
        </w:div>
        <w:div w:id="41250371">
          <w:marLeft w:val="640"/>
          <w:marRight w:val="0"/>
          <w:marTop w:val="0"/>
          <w:marBottom w:val="0"/>
          <w:divBdr>
            <w:top w:val="none" w:sz="0" w:space="0" w:color="auto"/>
            <w:left w:val="none" w:sz="0" w:space="0" w:color="auto"/>
            <w:bottom w:val="none" w:sz="0" w:space="0" w:color="auto"/>
            <w:right w:val="none" w:sz="0" w:space="0" w:color="auto"/>
          </w:divBdr>
        </w:div>
        <w:div w:id="768431580">
          <w:marLeft w:val="640"/>
          <w:marRight w:val="0"/>
          <w:marTop w:val="0"/>
          <w:marBottom w:val="0"/>
          <w:divBdr>
            <w:top w:val="none" w:sz="0" w:space="0" w:color="auto"/>
            <w:left w:val="none" w:sz="0" w:space="0" w:color="auto"/>
            <w:bottom w:val="none" w:sz="0" w:space="0" w:color="auto"/>
            <w:right w:val="none" w:sz="0" w:space="0" w:color="auto"/>
          </w:divBdr>
        </w:div>
        <w:div w:id="1770005093">
          <w:marLeft w:val="640"/>
          <w:marRight w:val="0"/>
          <w:marTop w:val="0"/>
          <w:marBottom w:val="0"/>
          <w:divBdr>
            <w:top w:val="none" w:sz="0" w:space="0" w:color="auto"/>
            <w:left w:val="none" w:sz="0" w:space="0" w:color="auto"/>
            <w:bottom w:val="none" w:sz="0" w:space="0" w:color="auto"/>
            <w:right w:val="none" w:sz="0" w:space="0" w:color="auto"/>
          </w:divBdr>
        </w:div>
        <w:div w:id="429739731">
          <w:marLeft w:val="640"/>
          <w:marRight w:val="0"/>
          <w:marTop w:val="0"/>
          <w:marBottom w:val="0"/>
          <w:divBdr>
            <w:top w:val="none" w:sz="0" w:space="0" w:color="auto"/>
            <w:left w:val="none" w:sz="0" w:space="0" w:color="auto"/>
            <w:bottom w:val="none" w:sz="0" w:space="0" w:color="auto"/>
            <w:right w:val="none" w:sz="0" w:space="0" w:color="auto"/>
          </w:divBdr>
        </w:div>
        <w:div w:id="210767968">
          <w:marLeft w:val="640"/>
          <w:marRight w:val="0"/>
          <w:marTop w:val="0"/>
          <w:marBottom w:val="0"/>
          <w:divBdr>
            <w:top w:val="none" w:sz="0" w:space="0" w:color="auto"/>
            <w:left w:val="none" w:sz="0" w:space="0" w:color="auto"/>
            <w:bottom w:val="none" w:sz="0" w:space="0" w:color="auto"/>
            <w:right w:val="none" w:sz="0" w:space="0" w:color="auto"/>
          </w:divBdr>
        </w:div>
        <w:div w:id="1283268985">
          <w:marLeft w:val="640"/>
          <w:marRight w:val="0"/>
          <w:marTop w:val="0"/>
          <w:marBottom w:val="0"/>
          <w:divBdr>
            <w:top w:val="none" w:sz="0" w:space="0" w:color="auto"/>
            <w:left w:val="none" w:sz="0" w:space="0" w:color="auto"/>
            <w:bottom w:val="none" w:sz="0" w:space="0" w:color="auto"/>
            <w:right w:val="none" w:sz="0" w:space="0" w:color="auto"/>
          </w:divBdr>
        </w:div>
        <w:div w:id="515660997">
          <w:marLeft w:val="640"/>
          <w:marRight w:val="0"/>
          <w:marTop w:val="0"/>
          <w:marBottom w:val="0"/>
          <w:divBdr>
            <w:top w:val="none" w:sz="0" w:space="0" w:color="auto"/>
            <w:left w:val="none" w:sz="0" w:space="0" w:color="auto"/>
            <w:bottom w:val="none" w:sz="0" w:space="0" w:color="auto"/>
            <w:right w:val="none" w:sz="0" w:space="0" w:color="auto"/>
          </w:divBdr>
        </w:div>
        <w:div w:id="53092849">
          <w:marLeft w:val="640"/>
          <w:marRight w:val="0"/>
          <w:marTop w:val="0"/>
          <w:marBottom w:val="0"/>
          <w:divBdr>
            <w:top w:val="none" w:sz="0" w:space="0" w:color="auto"/>
            <w:left w:val="none" w:sz="0" w:space="0" w:color="auto"/>
            <w:bottom w:val="none" w:sz="0" w:space="0" w:color="auto"/>
            <w:right w:val="none" w:sz="0" w:space="0" w:color="auto"/>
          </w:divBdr>
        </w:div>
        <w:div w:id="898243753">
          <w:marLeft w:val="640"/>
          <w:marRight w:val="0"/>
          <w:marTop w:val="0"/>
          <w:marBottom w:val="0"/>
          <w:divBdr>
            <w:top w:val="none" w:sz="0" w:space="0" w:color="auto"/>
            <w:left w:val="none" w:sz="0" w:space="0" w:color="auto"/>
            <w:bottom w:val="none" w:sz="0" w:space="0" w:color="auto"/>
            <w:right w:val="none" w:sz="0" w:space="0" w:color="auto"/>
          </w:divBdr>
        </w:div>
        <w:div w:id="33386637">
          <w:marLeft w:val="640"/>
          <w:marRight w:val="0"/>
          <w:marTop w:val="0"/>
          <w:marBottom w:val="0"/>
          <w:divBdr>
            <w:top w:val="none" w:sz="0" w:space="0" w:color="auto"/>
            <w:left w:val="none" w:sz="0" w:space="0" w:color="auto"/>
            <w:bottom w:val="none" w:sz="0" w:space="0" w:color="auto"/>
            <w:right w:val="none" w:sz="0" w:space="0" w:color="auto"/>
          </w:divBdr>
        </w:div>
        <w:div w:id="1921477331">
          <w:marLeft w:val="640"/>
          <w:marRight w:val="0"/>
          <w:marTop w:val="0"/>
          <w:marBottom w:val="0"/>
          <w:divBdr>
            <w:top w:val="none" w:sz="0" w:space="0" w:color="auto"/>
            <w:left w:val="none" w:sz="0" w:space="0" w:color="auto"/>
            <w:bottom w:val="none" w:sz="0" w:space="0" w:color="auto"/>
            <w:right w:val="none" w:sz="0" w:space="0" w:color="auto"/>
          </w:divBdr>
        </w:div>
        <w:div w:id="977029183">
          <w:marLeft w:val="640"/>
          <w:marRight w:val="0"/>
          <w:marTop w:val="0"/>
          <w:marBottom w:val="0"/>
          <w:divBdr>
            <w:top w:val="none" w:sz="0" w:space="0" w:color="auto"/>
            <w:left w:val="none" w:sz="0" w:space="0" w:color="auto"/>
            <w:bottom w:val="none" w:sz="0" w:space="0" w:color="auto"/>
            <w:right w:val="none" w:sz="0" w:space="0" w:color="auto"/>
          </w:divBdr>
        </w:div>
        <w:div w:id="1202590100">
          <w:marLeft w:val="640"/>
          <w:marRight w:val="0"/>
          <w:marTop w:val="0"/>
          <w:marBottom w:val="0"/>
          <w:divBdr>
            <w:top w:val="none" w:sz="0" w:space="0" w:color="auto"/>
            <w:left w:val="none" w:sz="0" w:space="0" w:color="auto"/>
            <w:bottom w:val="none" w:sz="0" w:space="0" w:color="auto"/>
            <w:right w:val="none" w:sz="0" w:space="0" w:color="auto"/>
          </w:divBdr>
        </w:div>
        <w:div w:id="1792240909">
          <w:marLeft w:val="640"/>
          <w:marRight w:val="0"/>
          <w:marTop w:val="0"/>
          <w:marBottom w:val="0"/>
          <w:divBdr>
            <w:top w:val="none" w:sz="0" w:space="0" w:color="auto"/>
            <w:left w:val="none" w:sz="0" w:space="0" w:color="auto"/>
            <w:bottom w:val="none" w:sz="0" w:space="0" w:color="auto"/>
            <w:right w:val="none" w:sz="0" w:space="0" w:color="auto"/>
          </w:divBdr>
        </w:div>
        <w:div w:id="951976294">
          <w:marLeft w:val="640"/>
          <w:marRight w:val="0"/>
          <w:marTop w:val="0"/>
          <w:marBottom w:val="0"/>
          <w:divBdr>
            <w:top w:val="none" w:sz="0" w:space="0" w:color="auto"/>
            <w:left w:val="none" w:sz="0" w:space="0" w:color="auto"/>
            <w:bottom w:val="none" w:sz="0" w:space="0" w:color="auto"/>
            <w:right w:val="none" w:sz="0" w:space="0" w:color="auto"/>
          </w:divBdr>
        </w:div>
        <w:div w:id="979845412">
          <w:marLeft w:val="640"/>
          <w:marRight w:val="0"/>
          <w:marTop w:val="0"/>
          <w:marBottom w:val="0"/>
          <w:divBdr>
            <w:top w:val="none" w:sz="0" w:space="0" w:color="auto"/>
            <w:left w:val="none" w:sz="0" w:space="0" w:color="auto"/>
            <w:bottom w:val="none" w:sz="0" w:space="0" w:color="auto"/>
            <w:right w:val="none" w:sz="0" w:space="0" w:color="auto"/>
          </w:divBdr>
        </w:div>
        <w:div w:id="260841696">
          <w:marLeft w:val="640"/>
          <w:marRight w:val="0"/>
          <w:marTop w:val="0"/>
          <w:marBottom w:val="0"/>
          <w:divBdr>
            <w:top w:val="none" w:sz="0" w:space="0" w:color="auto"/>
            <w:left w:val="none" w:sz="0" w:space="0" w:color="auto"/>
            <w:bottom w:val="none" w:sz="0" w:space="0" w:color="auto"/>
            <w:right w:val="none" w:sz="0" w:space="0" w:color="auto"/>
          </w:divBdr>
        </w:div>
        <w:div w:id="844827588">
          <w:marLeft w:val="640"/>
          <w:marRight w:val="0"/>
          <w:marTop w:val="0"/>
          <w:marBottom w:val="0"/>
          <w:divBdr>
            <w:top w:val="none" w:sz="0" w:space="0" w:color="auto"/>
            <w:left w:val="none" w:sz="0" w:space="0" w:color="auto"/>
            <w:bottom w:val="none" w:sz="0" w:space="0" w:color="auto"/>
            <w:right w:val="none" w:sz="0" w:space="0" w:color="auto"/>
          </w:divBdr>
        </w:div>
        <w:div w:id="1745567197">
          <w:marLeft w:val="640"/>
          <w:marRight w:val="0"/>
          <w:marTop w:val="0"/>
          <w:marBottom w:val="0"/>
          <w:divBdr>
            <w:top w:val="none" w:sz="0" w:space="0" w:color="auto"/>
            <w:left w:val="none" w:sz="0" w:space="0" w:color="auto"/>
            <w:bottom w:val="none" w:sz="0" w:space="0" w:color="auto"/>
            <w:right w:val="none" w:sz="0" w:space="0" w:color="auto"/>
          </w:divBdr>
        </w:div>
        <w:div w:id="1631741533">
          <w:marLeft w:val="640"/>
          <w:marRight w:val="0"/>
          <w:marTop w:val="0"/>
          <w:marBottom w:val="0"/>
          <w:divBdr>
            <w:top w:val="none" w:sz="0" w:space="0" w:color="auto"/>
            <w:left w:val="none" w:sz="0" w:space="0" w:color="auto"/>
            <w:bottom w:val="none" w:sz="0" w:space="0" w:color="auto"/>
            <w:right w:val="none" w:sz="0" w:space="0" w:color="auto"/>
          </w:divBdr>
        </w:div>
        <w:div w:id="309098575">
          <w:marLeft w:val="640"/>
          <w:marRight w:val="0"/>
          <w:marTop w:val="0"/>
          <w:marBottom w:val="0"/>
          <w:divBdr>
            <w:top w:val="none" w:sz="0" w:space="0" w:color="auto"/>
            <w:left w:val="none" w:sz="0" w:space="0" w:color="auto"/>
            <w:bottom w:val="none" w:sz="0" w:space="0" w:color="auto"/>
            <w:right w:val="none" w:sz="0" w:space="0" w:color="auto"/>
          </w:divBdr>
        </w:div>
        <w:div w:id="534539657">
          <w:marLeft w:val="640"/>
          <w:marRight w:val="0"/>
          <w:marTop w:val="0"/>
          <w:marBottom w:val="0"/>
          <w:divBdr>
            <w:top w:val="none" w:sz="0" w:space="0" w:color="auto"/>
            <w:left w:val="none" w:sz="0" w:space="0" w:color="auto"/>
            <w:bottom w:val="none" w:sz="0" w:space="0" w:color="auto"/>
            <w:right w:val="none" w:sz="0" w:space="0" w:color="auto"/>
          </w:divBdr>
        </w:div>
        <w:div w:id="1434472717">
          <w:marLeft w:val="640"/>
          <w:marRight w:val="0"/>
          <w:marTop w:val="0"/>
          <w:marBottom w:val="0"/>
          <w:divBdr>
            <w:top w:val="none" w:sz="0" w:space="0" w:color="auto"/>
            <w:left w:val="none" w:sz="0" w:space="0" w:color="auto"/>
            <w:bottom w:val="none" w:sz="0" w:space="0" w:color="auto"/>
            <w:right w:val="none" w:sz="0" w:space="0" w:color="auto"/>
          </w:divBdr>
        </w:div>
        <w:div w:id="274292090">
          <w:marLeft w:val="640"/>
          <w:marRight w:val="0"/>
          <w:marTop w:val="0"/>
          <w:marBottom w:val="0"/>
          <w:divBdr>
            <w:top w:val="none" w:sz="0" w:space="0" w:color="auto"/>
            <w:left w:val="none" w:sz="0" w:space="0" w:color="auto"/>
            <w:bottom w:val="none" w:sz="0" w:space="0" w:color="auto"/>
            <w:right w:val="none" w:sz="0" w:space="0" w:color="auto"/>
          </w:divBdr>
        </w:div>
        <w:div w:id="616836796">
          <w:marLeft w:val="640"/>
          <w:marRight w:val="0"/>
          <w:marTop w:val="0"/>
          <w:marBottom w:val="0"/>
          <w:divBdr>
            <w:top w:val="none" w:sz="0" w:space="0" w:color="auto"/>
            <w:left w:val="none" w:sz="0" w:space="0" w:color="auto"/>
            <w:bottom w:val="none" w:sz="0" w:space="0" w:color="auto"/>
            <w:right w:val="none" w:sz="0" w:space="0" w:color="auto"/>
          </w:divBdr>
        </w:div>
        <w:div w:id="1806510666">
          <w:marLeft w:val="640"/>
          <w:marRight w:val="0"/>
          <w:marTop w:val="0"/>
          <w:marBottom w:val="0"/>
          <w:divBdr>
            <w:top w:val="none" w:sz="0" w:space="0" w:color="auto"/>
            <w:left w:val="none" w:sz="0" w:space="0" w:color="auto"/>
            <w:bottom w:val="none" w:sz="0" w:space="0" w:color="auto"/>
            <w:right w:val="none" w:sz="0" w:space="0" w:color="auto"/>
          </w:divBdr>
        </w:div>
        <w:div w:id="1693219215">
          <w:marLeft w:val="640"/>
          <w:marRight w:val="0"/>
          <w:marTop w:val="0"/>
          <w:marBottom w:val="0"/>
          <w:divBdr>
            <w:top w:val="none" w:sz="0" w:space="0" w:color="auto"/>
            <w:left w:val="none" w:sz="0" w:space="0" w:color="auto"/>
            <w:bottom w:val="none" w:sz="0" w:space="0" w:color="auto"/>
            <w:right w:val="none" w:sz="0" w:space="0" w:color="auto"/>
          </w:divBdr>
        </w:div>
        <w:div w:id="512454418">
          <w:marLeft w:val="640"/>
          <w:marRight w:val="0"/>
          <w:marTop w:val="0"/>
          <w:marBottom w:val="0"/>
          <w:divBdr>
            <w:top w:val="none" w:sz="0" w:space="0" w:color="auto"/>
            <w:left w:val="none" w:sz="0" w:space="0" w:color="auto"/>
            <w:bottom w:val="none" w:sz="0" w:space="0" w:color="auto"/>
            <w:right w:val="none" w:sz="0" w:space="0" w:color="auto"/>
          </w:divBdr>
        </w:div>
        <w:div w:id="674040906">
          <w:marLeft w:val="640"/>
          <w:marRight w:val="0"/>
          <w:marTop w:val="0"/>
          <w:marBottom w:val="0"/>
          <w:divBdr>
            <w:top w:val="none" w:sz="0" w:space="0" w:color="auto"/>
            <w:left w:val="none" w:sz="0" w:space="0" w:color="auto"/>
            <w:bottom w:val="none" w:sz="0" w:space="0" w:color="auto"/>
            <w:right w:val="none" w:sz="0" w:space="0" w:color="auto"/>
          </w:divBdr>
        </w:div>
        <w:div w:id="186062947">
          <w:marLeft w:val="640"/>
          <w:marRight w:val="0"/>
          <w:marTop w:val="0"/>
          <w:marBottom w:val="0"/>
          <w:divBdr>
            <w:top w:val="none" w:sz="0" w:space="0" w:color="auto"/>
            <w:left w:val="none" w:sz="0" w:space="0" w:color="auto"/>
            <w:bottom w:val="none" w:sz="0" w:space="0" w:color="auto"/>
            <w:right w:val="none" w:sz="0" w:space="0" w:color="auto"/>
          </w:divBdr>
        </w:div>
        <w:div w:id="188380255">
          <w:marLeft w:val="640"/>
          <w:marRight w:val="0"/>
          <w:marTop w:val="0"/>
          <w:marBottom w:val="0"/>
          <w:divBdr>
            <w:top w:val="none" w:sz="0" w:space="0" w:color="auto"/>
            <w:left w:val="none" w:sz="0" w:space="0" w:color="auto"/>
            <w:bottom w:val="none" w:sz="0" w:space="0" w:color="auto"/>
            <w:right w:val="none" w:sz="0" w:space="0" w:color="auto"/>
          </w:divBdr>
        </w:div>
        <w:div w:id="293798202">
          <w:marLeft w:val="640"/>
          <w:marRight w:val="0"/>
          <w:marTop w:val="0"/>
          <w:marBottom w:val="0"/>
          <w:divBdr>
            <w:top w:val="none" w:sz="0" w:space="0" w:color="auto"/>
            <w:left w:val="none" w:sz="0" w:space="0" w:color="auto"/>
            <w:bottom w:val="none" w:sz="0" w:space="0" w:color="auto"/>
            <w:right w:val="none" w:sz="0" w:space="0" w:color="auto"/>
          </w:divBdr>
        </w:div>
        <w:div w:id="245648898">
          <w:marLeft w:val="640"/>
          <w:marRight w:val="0"/>
          <w:marTop w:val="0"/>
          <w:marBottom w:val="0"/>
          <w:divBdr>
            <w:top w:val="none" w:sz="0" w:space="0" w:color="auto"/>
            <w:left w:val="none" w:sz="0" w:space="0" w:color="auto"/>
            <w:bottom w:val="none" w:sz="0" w:space="0" w:color="auto"/>
            <w:right w:val="none" w:sz="0" w:space="0" w:color="auto"/>
          </w:divBdr>
        </w:div>
        <w:div w:id="1254045608">
          <w:marLeft w:val="640"/>
          <w:marRight w:val="0"/>
          <w:marTop w:val="0"/>
          <w:marBottom w:val="0"/>
          <w:divBdr>
            <w:top w:val="none" w:sz="0" w:space="0" w:color="auto"/>
            <w:left w:val="none" w:sz="0" w:space="0" w:color="auto"/>
            <w:bottom w:val="none" w:sz="0" w:space="0" w:color="auto"/>
            <w:right w:val="none" w:sz="0" w:space="0" w:color="auto"/>
          </w:divBdr>
        </w:div>
        <w:div w:id="978152609">
          <w:marLeft w:val="640"/>
          <w:marRight w:val="0"/>
          <w:marTop w:val="0"/>
          <w:marBottom w:val="0"/>
          <w:divBdr>
            <w:top w:val="none" w:sz="0" w:space="0" w:color="auto"/>
            <w:left w:val="none" w:sz="0" w:space="0" w:color="auto"/>
            <w:bottom w:val="none" w:sz="0" w:space="0" w:color="auto"/>
            <w:right w:val="none" w:sz="0" w:space="0" w:color="auto"/>
          </w:divBdr>
        </w:div>
        <w:div w:id="172457972">
          <w:marLeft w:val="640"/>
          <w:marRight w:val="0"/>
          <w:marTop w:val="0"/>
          <w:marBottom w:val="0"/>
          <w:divBdr>
            <w:top w:val="none" w:sz="0" w:space="0" w:color="auto"/>
            <w:left w:val="none" w:sz="0" w:space="0" w:color="auto"/>
            <w:bottom w:val="none" w:sz="0" w:space="0" w:color="auto"/>
            <w:right w:val="none" w:sz="0" w:space="0" w:color="auto"/>
          </w:divBdr>
        </w:div>
        <w:div w:id="1715305540">
          <w:marLeft w:val="640"/>
          <w:marRight w:val="0"/>
          <w:marTop w:val="0"/>
          <w:marBottom w:val="0"/>
          <w:divBdr>
            <w:top w:val="none" w:sz="0" w:space="0" w:color="auto"/>
            <w:left w:val="none" w:sz="0" w:space="0" w:color="auto"/>
            <w:bottom w:val="none" w:sz="0" w:space="0" w:color="auto"/>
            <w:right w:val="none" w:sz="0" w:space="0" w:color="auto"/>
          </w:divBdr>
        </w:div>
        <w:div w:id="1679195381">
          <w:marLeft w:val="640"/>
          <w:marRight w:val="0"/>
          <w:marTop w:val="0"/>
          <w:marBottom w:val="0"/>
          <w:divBdr>
            <w:top w:val="none" w:sz="0" w:space="0" w:color="auto"/>
            <w:left w:val="none" w:sz="0" w:space="0" w:color="auto"/>
            <w:bottom w:val="none" w:sz="0" w:space="0" w:color="auto"/>
            <w:right w:val="none" w:sz="0" w:space="0" w:color="auto"/>
          </w:divBdr>
        </w:div>
        <w:div w:id="1774665239">
          <w:marLeft w:val="640"/>
          <w:marRight w:val="0"/>
          <w:marTop w:val="0"/>
          <w:marBottom w:val="0"/>
          <w:divBdr>
            <w:top w:val="none" w:sz="0" w:space="0" w:color="auto"/>
            <w:left w:val="none" w:sz="0" w:space="0" w:color="auto"/>
            <w:bottom w:val="none" w:sz="0" w:space="0" w:color="auto"/>
            <w:right w:val="none" w:sz="0" w:space="0" w:color="auto"/>
          </w:divBdr>
        </w:div>
        <w:div w:id="363100536">
          <w:marLeft w:val="640"/>
          <w:marRight w:val="0"/>
          <w:marTop w:val="0"/>
          <w:marBottom w:val="0"/>
          <w:divBdr>
            <w:top w:val="none" w:sz="0" w:space="0" w:color="auto"/>
            <w:left w:val="none" w:sz="0" w:space="0" w:color="auto"/>
            <w:bottom w:val="none" w:sz="0" w:space="0" w:color="auto"/>
            <w:right w:val="none" w:sz="0" w:space="0" w:color="auto"/>
          </w:divBdr>
        </w:div>
        <w:div w:id="250748502">
          <w:marLeft w:val="640"/>
          <w:marRight w:val="0"/>
          <w:marTop w:val="0"/>
          <w:marBottom w:val="0"/>
          <w:divBdr>
            <w:top w:val="none" w:sz="0" w:space="0" w:color="auto"/>
            <w:left w:val="none" w:sz="0" w:space="0" w:color="auto"/>
            <w:bottom w:val="none" w:sz="0" w:space="0" w:color="auto"/>
            <w:right w:val="none" w:sz="0" w:space="0" w:color="auto"/>
          </w:divBdr>
        </w:div>
        <w:div w:id="1464149835">
          <w:marLeft w:val="640"/>
          <w:marRight w:val="0"/>
          <w:marTop w:val="0"/>
          <w:marBottom w:val="0"/>
          <w:divBdr>
            <w:top w:val="none" w:sz="0" w:space="0" w:color="auto"/>
            <w:left w:val="none" w:sz="0" w:space="0" w:color="auto"/>
            <w:bottom w:val="none" w:sz="0" w:space="0" w:color="auto"/>
            <w:right w:val="none" w:sz="0" w:space="0" w:color="auto"/>
          </w:divBdr>
        </w:div>
        <w:div w:id="73674402">
          <w:marLeft w:val="640"/>
          <w:marRight w:val="0"/>
          <w:marTop w:val="0"/>
          <w:marBottom w:val="0"/>
          <w:divBdr>
            <w:top w:val="none" w:sz="0" w:space="0" w:color="auto"/>
            <w:left w:val="none" w:sz="0" w:space="0" w:color="auto"/>
            <w:bottom w:val="none" w:sz="0" w:space="0" w:color="auto"/>
            <w:right w:val="none" w:sz="0" w:space="0" w:color="auto"/>
          </w:divBdr>
        </w:div>
        <w:div w:id="158497646">
          <w:marLeft w:val="640"/>
          <w:marRight w:val="0"/>
          <w:marTop w:val="0"/>
          <w:marBottom w:val="0"/>
          <w:divBdr>
            <w:top w:val="none" w:sz="0" w:space="0" w:color="auto"/>
            <w:left w:val="none" w:sz="0" w:space="0" w:color="auto"/>
            <w:bottom w:val="none" w:sz="0" w:space="0" w:color="auto"/>
            <w:right w:val="none" w:sz="0" w:space="0" w:color="auto"/>
          </w:divBdr>
        </w:div>
        <w:div w:id="1739668583">
          <w:marLeft w:val="640"/>
          <w:marRight w:val="0"/>
          <w:marTop w:val="0"/>
          <w:marBottom w:val="0"/>
          <w:divBdr>
            <w:top w:val="none" w:sz="0" w:space="0" w:color="auto"/>
            <w:left w:val="none" w:sz="0" w:space="0" w:color="auto"/>
            <w:bottom w:val="none" w:sz="0" w:space="0" w:color="auto"/>
            <w:right w:val="none" w:sz="0" w:space="0" w:color="auto"/>
          </w:divBdr>
        </w:div>
        <w:div w:id="1640109600">
          <w:marLeft w:val="640"/>
          <w:marRight w:val="0"/>
          <w:marTop w:val="0"/>
          <w:marBottom w:val="0"/>
          <w:divBdr>
            <w:top w:val="none" w:sz="0" w:space="0" w:color="auto"/>
            <w:left w:val="none" w:sz="0" w:space="0" w:color="auto"/>
            <w:bottom w:val="none" w:sz="0" w:space="0" w:color="auto"/>
            <w:right w:val="none" w:sz="0" w:space="0" w:color="auto"/>
          </w:divBdr>
        </w:div>
        <w:div w:id="1463697211">
          <w:marLeft w:val="640"/>
          <w:marRight w:val="0"/>
          <w:marTop w:val="0"/>
          <w:marBottom w:val="0"/>
          <w:divBdr>
            <w:top w:val="none" w:sz="0" w:space="0" w:color="auto"/>
            <w:left w:val="none" w:sz="0" w:space="0" w:color="auto"/>
            <w:bottom w:val="none" w:sz="0" w:space="0" w:color="auto"/>
            <w:right w:val="none" w:sz="0" w:space="0" w:color="auto"/>
          </w:divBdr>
        </w:div>
        <w:div w:id="1670208054">
          <w:marLeft w:val="640"/>
          <w:marRight w:val="0"/>
          <w:marTop w:val="0"/>
          <w:marBottom w:val="0"/>
          <w:divBdr>
            <w:top w:val="none" w:sz="0" w:space="0" w:color="auto"/>
            <w:left w:val="none" w:sz="0" w:space="0" w:color="auto"/>
            <w:bottom w:val="none" w:sz="0" w:space="0" w:color="auto"/>
            <w:right w:val="none" w:sz="0" w:space="0" w:color="auto"/>
          </w:divBdr>
        </w:div>
        <w:div w:id="1802725655">
          <w:marLeft w:val="640"/>
          <w:marRight w:val="0"/>
          <w:marTop w:val="0"/>
          <w:marBottom w:val="0"/>
          <w:divBdr>
            <w:top w:val="none" w:sz="0" w:space="0" w:color="auto"/>
            <w:left w:val="none" w:sz="0" w:space="0" w:color="auto"/>
            <w:bottom w:val="none" w:sz="0" w:space="0" w:color="auto"/>
            <w:right w:val="none" w:sz="0" w:space="0" w:color="auto"/>
          </w:divBdr>
        </w:div>
        <w:div w:id="1073240249">
          <w:marLeft w:val="640"/>
          <w:marRight w:val="0"/>
          <w:marTop w:val="0"/>
          <w:marBottom w:val="0"/>
          <w:divBdr>
            <w:top w:val="none" w:sz="0" w:space="0" w:color="auto"/>
            <w:left w:val="none" w:sz="0" w:space="0" w:color="auto"/>
            <w:bottom w:val="none" w:sz="0" w:space="0" w:color="auto"/>
            <w:right w:val="none" w:sz="0" w:space="0" w:color="auto"/>
          </w:divBdr>
        </w:div>
        <w:div w:id="1132331036">
          <w:marLeft w:val="640"/>
          <w:marRight w:val="0"/>
          <w:marTop w:val="0"/>
          <w:marBottom w:val="0"/>
          <w:divBdr>
            <w:top w:val="none" w:sz="0" w:space="0" w:color="auto"/>
            <w:left w:val="none" w:sz="0" w:space="0" w:color="auto"/>
            <w:bottom w:val="none" w:sz="0" w:space="0" w:color="auto"/>
            <w:right w:val="none" w:sz="0" w:space="0" w:color="auto"/>
          </w:divBdr>
        </w:div>
        <w:div w:id="976303163">
          <w:marLeft w:val="640"/>
          <w:marRight w:val="0"/>
          <w:marTop w:val="0"/>
          <w:marBottom w:val="0"/>
          <w:divBdr>
            <w:top w:val="none" w:sz="0" w:space="0" w:color="auto"/>
            <w:left w:val="none" w:sz="0" w:space="0" w:color="auto"/>
            <w:bottom w:val="none" w:sz="0" w:space="0" w:color="auto"/>
            <w:right w:val="none" w:sz="0" w:space="0" w:color="auto"/>
          </w:divBdr>
        </w:div>
        <w:div w:id="1470513730">
          <w:marLeft w:val="640"/>
          <w:marRight w:val="0"/>
          <w:marTop w:val="0"/>
          <w:marBottom w:val="0"/>
          <w:divBdr>
            <w:top w:val="none" w:sz="0" w:space="0" w:color="auto"/>
            <w:left w:val="none" w:sz="0" w:space="0" w:color="auto"/>
            <w:bottom w:val="none" w:sz="0" w:space="0" w:color="auto"/>
            <w:right w:val="none" w:sz="0" w:space="0" w:color="auto"/>
          </w:divBdr>
        </w:div>
        <w:div w:id="1735152815">
          <w:marLeft w:val="640"/>
          <w:marRight w:val="0"/>
          <w:marTop w:val="0"/>
          <w:marBottom w:val="0"/>
          <w:divBdr>
            <w:top w:val="none" w:sz="0" w:space="0" w:color="auto"/>
            <w:left w:val="none" w:sz="0" w:space="0" w:color="auto"/>
            <w:bottom w:val="none" w:sz="0" w:space="0" w:color="auto"/>
            <w:right w:val="none" w:sz="0" w:space="0" w:color="auto"/>
          </w:divBdr>
        </w:div>
        <w:div w:id="1654870455">
          <w:marLeft w:val="640"/>
          <w:marRight w:val="0"/>
          <w:marTop w:val="0"/>
          <w:marBottom w:val="0"/>
          <w:divBdr>
            <w:top w:val="none" w:sz="0" w:space="0" w:color="auto"/>
            <w:left w:val="none" w:sz="0" w:space="0" w:color="auto"/>
            <w:bottom w:val="none" w:sz="0" w:space="0" w:color="auto"/>
            <w:right w:val="none" w:sz="0" w:space="0" w:color="auto"/>
          </w:divBdr>
        </w:div>
        <w:div w:id="130710768">
          <w:marLeft w:val="640"/>
          <w:marRight w:val="0"/>
          <w:marTop w:val="0"/>
          <w:marBottom w:val="0"/>
          <w:divBdr>
            <w:top w:val="none" w:sz="0" w:space="0" w:color="auto"/>
            <w:left w:val="none" w:sz="0" w:space="0" w:color="auto"/>
            <w:bottom w:val="none" w:sz="0" w:space="0" w:color="auto"/>
            <w:right w:val="none" w:sz="0" w:space="0" w:color="auto"/>
          </w:divBdr>
        </w:div>
        <w:div w:id="615648291">
          <w:marLeft w:val="640"/>
          <w:marRight w:val="0"/>
          <w:marTop w:val="0"/>
          <w:marBottom w:val="0"/>
          <w:divBdr>
            <w:top w:val="none" w:sz="0" w:space="0" w:color="auto"/>
            <w:left w:val="none" w:sz="0" w:space="0" w:color="auto"/>
            <w:bottom w:val="none" w:sz="0" w:space="0" w:color="auto"/>
            <w:right w:val="none" w:sz="0" w:space="0" w:color="auto"/>
          </w:divBdr>
        </w:div>
        <w:div w:id="653873192">
          <w:marLeft w:val="640"/>
          <w:marRight w:val="0"/>
          <w:marTop w:val="0"/>
          <w:marBottom w:val="0"/>
          <w:divBdr>
            <w:top w:val="none" w:sz="0" w:space="0" w:color="auto"/>
            <w:left w:val="none" w:sz="0" w:space="0" w:color="auto"/>
            <w:bottom w:val="none" w:sz="0" w:space="0" w:color="auto"/>
            <w:right w:val="none" w:sz="0" w:space="0" w:color="auto"/>
          </w:divBdr>
        </w:div>
        <w:div w:id="899099884">
          <w:marLeft w:val="640"/>
          <w:marRight w:val="0"/>
          <w:marTop w:val="0"/>
          <w:marBottom w:val="0"/>
          <w:divBdr>
            <w:top w:val="none" w:sz="0" w:space="0" w:color="auto"/>
            <w:left w:val="none" w:sz="0" w:space="0" w:color="auto"/>
            <w:bottom w:val="none" w:sz="0" w:space="0" w:color="auto"/>
            <w:right w:val="none" w:sz="0" w:space="0" w:color="auto"/>
          </w:divBdr>
        </w:div>
        <w:div w:id="1874341184">
          <w:marLeft w:val="640"/>
          <w:marRight w:val="0"/>
          <w:marTop w:val="0"/>
          <w:marBottom w:val="0"/>
          <w:divBdr>
            <w:top w:val="none" w:sz="0" w:space="0" w:color="auto"/>
            <w:left w:val="none" w:sz="0" w:space="0" w:color="auto"/>
            <w:bottom w:val="none" w:sz="0" w:space="0" w:color="auto"/>
            <w:right w:val="none" w:sz="0" w:space="0" w:color="auto"/>
          </w:divBdr>
        </w:div>
        <w:div w:id="259221142">
          <w:marLeft w:val="640"/>
          <w:marRight w:val="0"/>
          <w:marTop w:val="0"/>
          <w:marBottom w:val="0"/>
          <w:divBdr>
            <w:top w:val="none" w:sz="0" w:space="0" w:color="auto"/>
            <w:left w:val="none" w:sz="0" w:space="0" w:color="auto"/>
            <w:bottom w:val="none" w:sz="0" w:space="0" w:color="auto"/>
            <w:right w:val="none" w:sz="0" w:space="0" w:color="auto"/>
          </w:divBdr>
        </w:div>
        <w:div w:id="475336411">
          <w:marLeft w:val="640"/>
          <w:marRight w:val="0"/>
          <w:marTop w:val="0"/>
          <w:marBottom w:val="0"/>
          <w:divBdr>
            <w:top w:val="none" w:sz="0" w:space="0" w:color="auto"/>
            <w:left w:val="none" w:sz="0" w:space="0" w:color="auto"/>
            <w:bottom w:val="none" w:sz="0" w:space="0" w:color="auto"/>
            <w:right w:val="none" w:sz="0" w:space="0" w:color="auto"/>
          </w:divBdr>
        </w:div>
        <w:div w:id="1907184598">
          <w:marLeft w:val="640"/>
          <w:marRight w:val="0"/>
          <w:marTop w:val="0"/>
          <w:marBottom w:val="0"/>
          <w:divBdr>
            <w:top w:val="none" w:sz="0" w:space="0" w:color="auto"/>
            <w:left w:val="none" w:sz="0" w:space="0" w:color="auto"/>
            <w:bottom w:val="none" w:sz="0" w:space="0" w:color="auto"/>
            <w:right w:val="none" w:sz="0" w:space="0" w:color="auto"/>
          </w:divBdr>
        </w:div>
        <w:div w:id="1387100737">
          <w:marLeft w:val="640"/>
          <w:marRight w:val="0"/>
          <w:marTop w:val="0"/>
          <w:marBottom w:val="0"/>
          <w:divBdr>
            <w:top w:val="none" w:sz="0" w:space="0" w:color="auto"/>
            <w:left w:val="none" w:sz="0" w:space="0" w:color="auto"/>
            <w:bottom w:val="none" w:sz="0" w:space="0" w:color="auto"/>
            <w:right w:val="none" w:sz="0" w:space="0" w:color="auto"/>
          </w:divBdr>
        </w:div>
        <w:div w:id="1315448906">
          <w:marLeft w:val="640"/>
          <w:marRight w:val="0"/>
          <w:marTop w:val="0"/>
          <w:marBottom w:val="0"/>
          <w:divBdr>
            <w:top w:val="none" w:sz="0" w:space="0" w:color="auto"/>
            <w:left w:val="none" w:sz="0" w:space="0" w:color="auto"/>
            <w:bottom w:val="none" w:sz="0" w:space="0" w:color="auto"/>
            <w:right w:val="none" w:sz="0" w:space="0" w:color="auto"/>
          </w:divBdr>
        </w:div>
        <w:div w:id="650644206">
          <w:marLeft w:val="640"/>
          <w:marRight w:val="0"/>
          <w:marTop w:val="0"/>
          <w:marBottom w:val="0"/>
          <w:divBdr>
            <w:top w:val="none" w:sz="0" w:space="0" w:color="auto"/>
            <w:left w:val="none" w:sz="0" w:space="0" w:color="auto"/>
            <w:bottom w:val="none" w:sz="0" w:space="0" w:color="auto"/>
            <w:right w:val="none" w:sz="0" w:space="0" w:color="auto"/>
          </w:divBdr>
        </w:div>
        <w:div w:id="1535998505">
          <w:marLeft w:val="640"/>
          <w:marRight w:val="0"/>
          <w:marTop w:val="0"/>
          <w:marBottom w:val="0"/>
          <w:divBdr>
            <w:top w:val="none" w:sz="0" w:space="0" w:color="auto"/>
            <w:left w:val="none" w:sz="0" w:space="0" w:color="auto"/>
            <w:bottom w:val="none" w:sz="0" w:space="0" w:color="auto"/>
            <w:right w:val="none" w:sz="0" w:space="0" w:color="auto"/>
          </w:divBdr>
        </w:div>
        <w:div w:id="703942759">
          <w:marLeft w:val="640"/>
          <w:marRight w:val="0"/>
          <w:marTop w:val="0"/>
          <w:marBottom w:val="0"/>
          <w:divBdr>
            <w:top w:val="none" w:sz="0" w:space="0" w:color="auto"/>
            <w:left w:val="none" w:sz="0" w:space="0" w:color="auto"/>
            <w:bottom w:val="none" w:sz="0" w:space="0" w:color="auto"/>
            <w:right w:val="none" w:sz="0" w:space="0" w:color="auto"/>
          </w:divBdr>
        </w:div>
        <w:div w:id="221597176">
          <w:marLeft w:val="640"/>
          <w:marRight w:val="0"/>
          <w:marTop w:val="0"/>
          <w:marBottom w:val="0"/>
          <w:divBdr>
            <w:top w:val="none" w:sz="0" w:space="0" w:color="auto"/>
            <w:left w:val="none" w:sz="0" w:space="0" w:color="auto"/>
            <w:bottom w:val="none" w:sz="0" w:space="0" w:color="auto"/>
            <w:right w:val="none" w:sz="0" w:space="0" w:color="auto"/>
          </w:divBdr>
        </w:div>
        <w:div w:id="1430079772">
          <w:marLeft w:val="640"/>
          <w:marRight w:val="0"/>
          <w:marTop w:val="0"/>
          <w:marBottom w:val="0"/>
          <w:divBdr>
            <w:top w:val="none" w:sz="0" w:space="0" w:color="auto"/>
            <w:left w:val="none" w:sz="0" w:space="0" w:color="auto"/>
            <w:bottom w:val="none" w:sz="0" w:space="0" w:color="auto"/>
            <w:right w:val="none" w:sz="0" w:space="0" w:color="auto"/>
          </w:divBdr>
        </w:div>
        <w:div w:id="1420323843">
          <w:marLeft w:val="640"/>
          <w:marRight w:val="0"/>
          <w:marTop w:val="0"/>
          <w:marBottom w:val="0"/>
          <w:divBdr>
            <w:top w:val="none" w:sz="0" w:space="0" w:color="auto"/>
            <w:left w:val="none" w:sz="0" w:space="0" w:color="auto"/>
            <w:bottom w:val="none" w:sz="0" w:space="0" w:color="auto"/>
            <w:right w:val="none" w:sz="0" w:space="0" w:color="auto"/>
          </w:divBdr>
        </w:div>
        <w:div w:id="1247812613">
          <w:marLeft w:val="640"/>
          <w:marRight w:val="0"/>
          <w:marTop w:val="0"/>
          <w:marBottom w:val="0"/>
          <w:divBdr>
            <w:top w:val="none" w:sz="0" w:space="0" w:color="auto"/>
            <w:left w:val="none" w:sz="0" w:space="0" w:color="auto"/>
            <w:bottom w:val="none" w:sz="0" w:space="0" w:color="auto"/>
            <w:right w:val="none" w:sz="0" w:space="0" w:color="auto"/>
          </w:divBdr>
        </w:div>
        <w:div w:id="1763602045">
          <w:marLeft w:val="640"/>
          <w:marRight w:val="0"/>
          <w:marTop w:val="0"/>
          <w:marBottom w:val="0"/>
          <w:divBdr>
            <w:top w:val="none" w:sz="0" w:space="0" w:color="auto"/>
            <w:left w:val="none" w:sz="0" w:space="0" w:color="auto"/>
            <w:bottom w:val="none" w:sz="0" w:space="0" w:color="auto"/>
            <w:right w:val="none" w:sz="0" w:space="0" w:color="auto"/>
          </w:divBdr>
        </w:div>
        <w:div w:id="1462503491">
          <w:marLeft w:val="640"/>
          <w:marRight w:val="0"/>
          <w:marTop w:val="0"/>
          <w:marBottom w:val="0"/>
          <w:divBdr>
            <w:top w:val="none" w:sz="0" w:space="0" w:color="auto"/>
            <w:left w:val="none" w:sz="0" w:space="0" w:color="auto"/>
            <w:bottom w:val="none" w:sz="0" w:space="0" w:color="auto"/>
            <w:right w:val="none" w:sz="0" w:space="0" w:color="auto"/>
          </w:divBdr>
        </w:div>
      </w:divsChild>
    </w:div>
    <w:div w:id="37553733">
      <w:bodyDiv w:val="1"/>
      <w:marLeft w:val="0"/>
      <w:marRight w:val="0"/>
      <w:marTop w:val="0"/>
      <w:marBottom w:val="0"/>
      <w:divBdr>
        <w:top w:val="none" w:sz="0" w:space="0" w:color="auto"/>
        <w:left w:val="none" w:sz="0" w:space="0" w:color="auto"/>
        <w:bottom w:val="none" w:sz="0" w:space="0" w:color="auto"/>
        <w:right w:val="none" w:sz="0" w:space="0" w:color="auto"/>
      </w:divBdr>
      <w:divsChild>
        <w:div w:id="1246764042">
          <w:marLeft w:val="640"/>
          <w:marRight w:val="0"/>
          <w:marTop w:val="0"/>
          <w:marBottom w:val="0"/>
          <w:divBdr>
            <w:top w:val="none" w:sz="0" w:space="0" w:color="auto"/>
            <w:left w:val="none" w:sz="0" w:space="0" w:color="auto"/>
            <w:bottom w:val="none" w:sz="0" w:space="0" w:color="auto"/>
            <w:right w:val="none" w:sz="0" w:space="0" w:color="auto"/>
          </w:divBdr>
        </w:div>
        <w:div w:id="1167863535">
          <w:marLeft w:val="640"/>
          <w:marRight w:val="0"/>
          <w:marTop w:val="0"/>
          <w:marBottom w:val="0"/>
          <w:divBdr>
            <w:top w:val="none" w:sz="0" w:space="0" w:color="auto"/>
            <w:left w:val="none" w:sz="0" w:space="0" w:color="auto"/>
            <w:bottom w:val="none" w:sz="0" w:space="0" w:color="auto"/>
            <w:right w:val="none" w:sz="0" w:space="0" w:color="auto"/>
          </w:divBdr>
        </w:div>
        <w:div w:id="470099924">
          <w:marLeft w:val="640"/>
          <w:marRight w:val="0"/>
          <w:marTop w:val="0"/>
          <w:marBottom w:val="0"/>
          <w:divBdr>
            <w:top w:val="none" w:sz="0" w:space="0" w:color="auto"/>
            <w:left w:val="none" w:sz="0" w:space="0" w:color="auto"/>
            <w:bottom w:val="none" w:sz="0" w:space="0" w:color="auto"/>
            <w:right w:val="none" w:sz="0" w:space="0" w:color="auto"/>
          </w:divBdr>
        </w:div>
        <w:div w:id="360663980">
          <w:marLeft w:val="640"/>
          <w:marRight w:val="0"/>
          <w:marTop w:val="0"/>
          <w:marBottom w:val="0"/>
          <w:divBdr>
            <w:top w:val="none" w:sz="0" w:space="0" w:color="auto"/>
            <w:left w:val="none" w:sz="0" w:space="0" w:color="auto"/>
            <w:bottom w:val="none" w:sz="0" w:space="0" w:color="auto"/>
            <w:right w:val="none" w:sz="0" w:space="0" w:color="auto"/>
          </w:divBdr>
        </w:div>
        <w:div w:id="863514874">
          <w:marLeft w:val="640"/>
          <w:marRight w:val="0"/>
          <w:marTop w:val="0"/>
          <w:marBottom w:val="0"/>
          <w:divBdr>
            <w:top w:val="none" w:sz="0" w:space="0" w:color="auto"/>
            <w:left w:val="none" w:sz="0" w:space="0" w:color="auto"/>
            <w:bottom w:val="none" w:sz="0" w:space="0" w:color="auto"/>
            <w:right w:val="none" w:sz="0" w:space="0" w:color="auto"/>
          </w:divBdr>
        </w:div>
        <w:div w:id="172189052">
          <w:marLeft w:val="640"/>
          <w:marRight w:val="0"/>
          <w:marTop w:val="0"/>
          <w:marBottom w:val="0"/>
          <w:divBdr>
            <w:top w:val="none" w:sz="0" w:space="0" w:color="auto"/>
            <w:left w:val="none" w:sz="0" w:space="0" w:color="auto"/>
            <w:bottom w:val="none" w:sz="0" w:space="0" w:color="auto"/>
            <w:right w:val="none" w:sz="0" w:space="0" w:color="auto"/>
          </w:divBdr>
        </w:div>
        <w:div w:id="1594238542">
          <w:marLeft w:val="640"/>
          <w:marRight w:val="0"/>
          <w:marTop w:val="0"/>
          <w:marBottom w:val="0"/>
          <w:divBdr>
            <w:top w:val="none" w:sz="0" w:space="0" w:color="auto"/>
            <w:left w:val="none" w:sz="0" w:space="0" w:color="auto"/>
            <w:bottom w:val="none" w:sz="0" w:space="0" w:color="auto"/>
            <w:right w:val="none" w:sz="0" w:space="0" w:color="auto"/>
          </w:divBdr>
        </w:div>
        <w:div w:id="77335094">
          <w:marLeft w:val="640"/>
          <w:marRight w:val="0"/>
          <w:marTop w:val="0"/>
          <w:marBottom w:val="0"/>
          <w:divBdr>
            <w:top w:val="none" w:sz="0" w:space="0" w:color="auto"/>
            <w:left w:val="none" w:sz="0" w:space="0" w:color="auto"/>
            <w:bottom w:val="none" w:sz="0" w:space="0" w:color="auto"/>
            <w:right w:val="none" w:sz="0" w:space="0" w:color="auto"/>
          </w:divBdr>
        </w:div>
        <w:div w:id="1172838583">
          <w:marLeft w:val="640"/>
          <w:marRight w:val="0"/>
          <w:marTop w:val="0"/>
          <w:marBottom w:val="0"/>
          <w:divBdr>
            <w:top w:val="none" w:sz="0" w:space="0" w:color="auto"/>
            <w:left w:val="none" w:sz="0" w:space="0" w:color="auto"/>
            <w:bottom w:val="none" w:sz="0" w:space="0" w:color="auto"/>
            <w:right w:val="none" w:sz="0" w:space="0" w:color="auto"/>
          </w:divBdr>
        </w:div>
        <w:div w:id="877476369">
          <w:marLeft w:val="640"/>
          <w:marRight w:val="0"/>
          <w:marTop w:val="0"/>
          <w:marBottom w:val="0"/>
          <w:divBdr>
            <w:top w:val="none" w:sz="0" w:space="0" w:color="auto"/>
            <w:left w:val="none" w:sz="0" w:space="0" w:color="auto"/>
            <w:bottom w:val="none" w:sz="0" w:space="0" w:color="auto"/>
            <w:right w:val="none" w:sz="0" w:space="0" w:color="auto"/>
          </w:divBdr>
        </w:div>
        <w:div w:id="810748480">
          <w:marLeft w:val="640"/>
          <w:marRight w:val="0"/>
          <w:marTop w:val="0"/>
          <w:marBottom w:val="0"/>
          <w:divBdr>
            <w:top w:val="none" w:sz="0" w:space="0" w:color="auto"/>
            <w:left w:val="none" w:sz="0" w:space="0" w:color="auto"/>
            <w:bottom w:val="none" w:sz="0" w:space="0" w:color="auto"/>
            <w:right w:val="none" w:sz="0" w:space="0" w:color="auto"/>
          </w:divBdr>
        </w:div>
        <w:div w:id="998732511">
          <w:marLeft w:val="640"/>
          <w:marRight w:val="0"/>
          <w:marTop w:val="0"/>
          <w:marBottom w:val="0"/>
          <w:divBdr>
            <w:top w:val="none" w:sz="0" w:space="0" w:color="auto"/>
            <w:left w:val="none" w:sz="0" w:space="0" w:color="auto"/>
            <w:bottom w:val="none" w:sz="0" w:space="0" w:color="auto"/>
            <w:right w:val="none" w:sz="0" w:space="0" w:color="auto"/>
          </w:divBdr>
        </w:div>
        <w:div w:id="16126431">
          <w:marLeft w:val="640"/>
          <w:marRight w:val="0"/>
          <w:marTop w:val="0"/>
          <w:marBottom w:val="0"/>
          <w:divBdr>
            <w:top w:val="none" w:sz="0" w:space="0" w:color="auto"/>
            <w:left w:val="none" w:sz="0" w:space="0" w:color="auto"/>
            <w:bottom w:val="none" w:sz="0" w:space="0" w:color="auto"/>
            <w:right w:val="none" w:sz="0" w:space="0" w:color="auto"/>
          </w:divBdr>
        </w:div>
        <w:div w:id="333461279">
          <w:marLeft w:val="640"/>
          <w:marRight w:val="0"/>
          <w:marTop w:val="0"/>
          <w:marBottom w:val="0"/>
          <w:divBdr>
            <w:top w:val="none" w:sz="0" w:space="0" w:color="auto"/>
            <w:left w:val="none" w:sz="0" w:space="0" w:color="auto"/>
            <w:bottom w:val="none" w:sz="0" w:space="0" w:color="auto"/>
            <w:right w:val="none" w:sz="0" w:space="0" w:color="auto"/>
          </w:divBdr>
        </w:div>
        <w:div w:id="688411562">
          <w:marLeft w:val="640"/>
          <w:marRight w:val="0"/>
          <w:marTop w:val="0"/>
          <w:marBottom w:val="0"/>
          <w:divBdr>
            <w:top w:val="none" w:sz="0" w:space="0" w:color="auto"/>
            <w:left w:val="none" w:sz="0" w:space="0" w:color="auto"/>
            <w:bottom w:val="none" w:sz="0" w:space="0" w:color="auto"/>
            <w:right w:val="none" w:sz="0" w:space="0" w:color="auto"/>
          </w:divBdr>
        </w:div>
        <w:div w:id="834029666">
          <w:marLeft w:val="640"/>
          <w:marRight w:val="0"/>
          <w:marTop w:val="0"/>
          <w:marBottom w:val="0"/>
          <w:divBdr>
            <w:top w:val="none" w:sz="0" w:space="0" w:color="auto"/>
            <w:left w:val="none" w:sz="0" w:space="0" w:color="auto"/>
            <w:bottom w:val="none" w:sz="0" w:space="0" w:color="auto"/>
            <w:right w:val="none" w:sz="0" w:space="0" w:color="auto"/>
          </w:divBdr>
        </w:div>
        <w:div w:id="1686247696">
          <w:marLeft w:val="640"/>
          <w:marRight w:val="0"/>
          <w:marTop w:val="0"/>
          <w:marBottom w:val="0"/>
          <w:divBdr>
            <w:top w:val="none" w:sz="0" w:space="0" w:color="auto"/>
            <w:left w:val="none" w:sz="0" w:space="0" w:color="auto"/>
            <w:bottom w:val="none" w:sz="0" w:space="0" w:color="auto"/>
            <w:right w:val="none" w:sz="0" w:space="0" w:color="auto"/>
          </w:divBdr>
        </w:div>
        <w:div w:id="101002622">
          <w:marLeft w:val="640"/>
          <w:marRight w:val="0"/>
          <w:marTop w:val="0"/>
          <w:marBottom w:val="0"/>
          <w:divBdr>
            <w:top w:val="none" w:sz="0" w:space="0" w:color="auto"/>
            <w:left w:val="none" w:sz="0" w:space="0" w:color="auto"/>
            <w:bottom w:val="none" w:sz="0" w:space="0" w:color="auto"/>
            <w:right w:val="none" w:sz="0" w:space="0" w:color="auto"/>
          </w:divBdr>
        </w:div>
        <w:div w:id="1183784211">
          <w:marLeft w:val="640"/>
          <w:marRight w:val="0"/>
          <w:marTop w:val="0"/>
          <w:marBottom w:val="0"/>
          <w:divBdr>
            <w:top w:val="none" w:sz="0" w:space="0" w:color="auto"/>
            <w:left w:val="none" w:sz="0" w:space="0" w:color="auto"/>
            <w:bottom w:val="none" w:sz="0" w:space="0" w:color="auto"/>
            <w:right w:val="none" w:sz="0" w:space="0" w:color="auto"/>
          </w:divBdr>
        </w:div>
        <w:div w:id="1993093396">
          <w:marLeft w:val="640"/>
          <w:marRight w:val="0"/>
          <w:marTop w:val="0"/>
          <w:marBottom w:val="0"/>
          <w:divBdr>
            <w:top w:val="none" w:sz="0" w:space="0" w:color="auto"/>
            <w:left w:val="none" w:sz="0" w:space="0" w:color="auto"/>
            <w:bottom w:val="none" w:sz="0" w:space="0" w:color="auto"/>
            <w:right w:val="none" w:sz="0" w:space="0" w:color="auto"/>
          </w:divBdr>
        </w:div>
        <w:div w:id="1460148304">
          <w:marLeft w:val="640"/>
          <w:marRight w:val="0"/>
          <w:marTop w:val="0"/>
          <w:marBottom w:val="0"/>
          <w:divBdr>
            <w:top w:val="none" w:sz="0" w:space="0" w:color="auto"/>
            <w:left w:val="none" w:sz="0" w:space="0" w:color="auto"/>
            <w:bottom w:val="none" w:sz="0" w:space="0" w:color="auto"/>
            <w:right w:val="none" w:sz="0" w:space="0" w:color="auto"/>
          </w:divBdr>
        </w:div>
        <w:div w:id="1444954248">
          <w:marLeft w:val="640"/>
          <w:marRight w:val="0"/>
          <w:marTop w:val="0"/>
          <w:marBottom w:val="0"/>
          <w:divBdr>
            <w:top w:val="none" w:sz="0" w:space="0" w:color="auto"/>
            <w:left w:val="none" w:sz="0" w:space="0" w:color="auto"/>
            <w:bottom w:val="none" w:sz="0" w:space="0" w:color="auto"/>
            <w:right w:val="none" w:sz="0" w:space="0" w:color="auto"/>
          </w:divBdr>
        </w:div>
        <w:div w:id="887380491">
          <w:marLeft w:val="640"/>
          <w:marRight w:val="0"/>
          <w:marTop w:val="0"/>
          <w:marBottom w:val="0"/>
          <w:divBdr>
            <w:top w:val="none" w:sz="0" w:space="0" w:color="auto"/>
            <w:left w:val="none" w:sz="0" w:space="0" w:color="auto"/>
            <w:bottom w:val="none" w:sz="0" w:space="0" w:color="auto"/>
            <w:right w:val="none" w:sz="0" w:space="0" w:color="auto"/>
          </w:divBdr>
        </w:div>
        <w:div w:id="2058048769">
          <w:marLeft w:val="640"/>
          <w:marRight w:val="0"/>
          <w:marTop w:val="0"/>
          <w:marBottom w:val="0"/>
          <w:divBdr>
            <w:top w:val="none" w:sz="0" w:space="0" w:color="auto"/>
            <w:left w:val="none" w:sz="0" w:space="0" w:color="auto"/>
            <w:bottom w:val="none" w:sz="0" w:space="0" w:color="auto"/>
            <w:right w:val="none" w:sz="0" w:space="0" w:color="auto"/>
          </w:divBdr>
        </w:div>
        <w:div w:id="715201500">
          <w:marLeft w:val="640"/>
          <w:marRight w:val="0"/>
          <w:marTop w:val="0"/>
          <w:marBottom w:val="0"/>
          <w:divBdr>
            <w:top w:val="none" w:sz="0" w:space="0" w:color="auto"/>
            <w:left w:val="none" w:sz="0" w:space="0" w:color="auto"/>
            <w:bottom w:val="none" w:sz="0" w:space="0" w:color="auto"/>
            <w:right w:val="none" w:sz="0" w:space="0" w:color="auto"/>
          </w:divBdr>
        </w:div>
        <w:div w:id="1309434415">
          <w:marLeft w:val="640"/>
          <w:marRight w:val="0"/>
          <w:marTop w:val="0"/>
          <w:marBottom w:val="0"/>
          <w:divBdr>
            <w:top w:val="none" w:sz="0" w:space="0" w:color="auto"/>
            <w:left w:val="none" w:sz="0" w:space="0" w:color="auto"/>
            <w:bottom w:val="none" w:sz="0" w:space="0" w:color="auto"/>
            <w:right w:val="none" w:sz="0" w:space="0" w:color="auto"/>
          </w:divBdr>
        </w:div>
        <w:div w:id="1082533722">
          <w:marLeft w:val="640"/>
          <w:marRight w:val="0"/>
          <w:marTop w:val="0"/>
          <w:marBottom w:val="0"/>
          <w:divBdr>
            <w:top w:val="none" w:sz="0" w:space="0" w:color="auto"/>
            <w:left w:val="none" w:sz="0" w:space="0" w:color="auto"/>
            <w:bottom w:val="none" w:sz="0" w:space="0" w:color="auto"/>
            <w:right w:val="none" w:sz="0" w:space="0" w:color="auto"/>
          </w:divBdr>
        </w:div>
        <w:div w:id="835923725">
          <w:marLeft w:val="640"/>
          <w:marRight w:val="0"/>
          <w:marTop w:val="0"/>
          <w:marBottom w:val="0"/>
          <w:divBdr>
            <w:top w:val="none" w:sz="0" w:space="0" w:color="auto"/>
            <w:left w:val="none" w:sz="0" w:space="0" w:color="auto"/>
            <w:bottom w:val="none" w:sz="0" w:space="0" w:color="auto"/>
            <w:right w:val="none" w:sz="0" w:space="0" w:color="auto"/>
          </w:divBdr>
        </w:div>
        <w:div w:id="588002472">
          <w:marLeft w:val="640"/>
          <w:marRight w:val="0"/>
          <w:marTop w:val="0"/>
          <w:marBottom w:val="0"/>
          <w:divBdr>
            <w:top w:val="none" w:sz="0" w:space="0" w:color="auto"/>
            <w:left w:val="none" w:sz="0" w:space="0" w:color="auto"/>
            <w:bottom w:val="none" w:sz="0" w:space="0" w:color="auto"/>
            <w:right w:val="none" w:sz="0" w:space="0" w:color="auto"/>
          </w:divBdr>
        </w:div>
        <w:div w:id="792789205">
          <w:marLeft w:val="640"/>
          <w:marRight w:val="0"/>
          <w:marTop w:val="0"/>
          <w:marBottom w:val="0"/>
          <w:divBdr>
            <w:top w:val="none" w:sz="0" w:space="0" w:color="auto"/>
            <w:left w:val="none" w:sz="0" w:space="0" w:color="auto"/>
            <w:bottom w:val="none" w:sz="0" w:space="0" w:color="auto"/>
            <w:right w:val="none" w:sz="0" w:space="0" w:color="auto"/>
          </w:divBdr>
        </w:div>
        <w:div w:id="44961321">
          <w:marLeft w:val="640"/>
          <w:marRight w:val="0"/>
          <w:marTop w:val="0"/>
          <w:marBottom w:val="0"/>
          <w:divBdr>
            <w:top w:val="none" w:sz="0" w:space="0" w:color="auto"/>
            <w:left w:val="none" w:sz="0" w:space="0" w:color="auto"/>
            <w:bottom w:val="none" w:sz="0" w:space="0" w:color="auto"/>
            <w:right w:val="none" w:sz="0" w:space="0" w:color="auto"/>
          </w:divBdr>
        </w:div>
        <w:div w:id="1032151879">
          <w:marLeft w:val="640"/>
          <w:marRight w:val="0"/>
          <w:marTop w:val="0"/>
          <w:marBottom w:val="0"/>
          <w:divBdr>
            <w:top w:val="none" w:sz="0" w:space="0" w:color="auto"/>
            <w:left w:val="none" w:sz="0" w:space="0" w:color="auto"/>
            <w:bottom w:val="none" w:sz="0" w:space="0" w:color="auto"/>
            <w:right w:val="none" w:sz="0" w:space="0" w:color="auto"/>
          </w:divBdr>
        </w:div>
        <w:div w:id="1246763382">
          <w:marLeft w:val="640"/>
          <w:marRight w:val="0"/>
          <w:marTop w:val="0"/>
          <w:marBottom w:val="0"/>
          <w:divBdr>
            <w:top w:val="none" w:sz="0" w:space="0" w:color="auto"/>
            <w:left w:val="none" w:sz="0" w:space="0" w:color="auto"/>
            <w:bottom w:val="none" w:sz="0" w:space="0" w:color="auto"/>
            <w:right w:val="none" w:sz="0" w:space="0" w:color="auto"/>
          </w:divBdr>
        </w:div>
        <w:div w:id="1664509287">
          <w:marLeft w:val="640"/>
          <w:marRight w:val="0"/>
          <w:marTop w:val="0"/>
          <w:marBottom w:val="0"/>
          <w:divBdr>
            <w:top w:val="none" w:sz="0" w:space="0" w:color="auto"/>
            <w:left w:val="none" w:sz="0" w:space="0" w:color="auto"/>
            <w:bottom w:val="none" w:sz="0" w:space="0" w:color="auto"/>
            <w:right w:val="none" w:sz="0" w:space="0" w:color="auto"/>
          </w:divBdr>
        </w:div>
        <w:div w:id="953633345">
          <w:marLeft w:val="640"/>
          <w:marRight w:val="0"/>
          <w:marTop w:val="0"/>
          <w:marBottom w:val="0"/>
          <w:divBdr>
            <w:top w:val="none" w:sz="0" w:space="0" w:color="auto"/>
            <w:left w:val="none" w:sz="0" w:space="0" w:color="auto"/>
            <w:bottom w:val="none" w:sz="0" w:space="0" w:color="auto"/>
            <w:right w:val="none" w:sz="0" w:space="0" w:color="auto"/>
          </w:divBdr>
        </w:div>
        <w:div w:id="1263221850">
          <w:marLeft w:val="640"/>
          <w:marRight w:val="0"/>
          <w:marTop w:val="0"/>
          <w:marBottom w:val="0"/>
          <w:divBdr>
            <w:top w:val="none" w:sz="0" w:space="0" w:color="auto"/>
            <w:left w:val="none" w:sz="0" w:space="0" w:color="auto"/>
            <w:bottom w:val="none" w:sz="0" w:space="0" w:color="auto"/>
            <w:right w:val="none" w:sz="0" w:space="0" w:color="auto"/>
          </w:divBdr>
        </w:div>
        <w:div w:id="1518150851">
          <w:marLeft w:val="640"/>
          <w:marRight w:val="0"/>
          <w:marTop w:val="0"/>
          <w:marBottom w:val="0"/>
          <w:divBdr>
            <w:top w:val="none" w:sz="0" w:space="0" w:color="auto"/>
            <w:left w:val="none" w:sz="0" w:space="0" w:color="auto"/>
            <w:bottom w:val="none" w:sz="0" w:space="0" w:color="auto"/>
            <w:right w:val="none" w:sz="0" w:space="0" w:color="auto"/>
          </w:divBdr>
        </w:div>
        <w:div w:id="1790271316">
          <w:marLeft w:val="640"/>
          <w:marRight w:val="0"/>
          <w:marTop w:val="0"/>
          <w:marBottom w:val="0"/>
          <w:divBdr>
            <w:top w:val="none" w:sz="0" w:space="0" w:color="auto"/>
            <w:left w:val="none" w:sz="0" w:space="0" w:color="auto"/>
            <w:bottom w:val="none" w:sz="0" w:space="0" w:color="auto"/>
            <w:right w:val="none" w:sz="0" w:space="0" w:color="auto"/>
          </w:divBdr>
        </w:div>
        <w:div w:id="1198472894">
          <w:marLeft w:val="640"/>
          <w:marRight w:val="0"/>
          <w:marTop w:val="0"/>
          <w:marBottom w:val="0"/>
          <w:divBdr>
            <w:top w:val="none" w:sz="0" w:space="0" w:color="auto"/>
            <w:left w:val="none" w:sz="0" w:space="0" w:color="auto"/>
            <w:bottom w:val="none" w:sz="0" w:space="0" w:color="auto"/>
            <w:right w:val="none" w:sz="0" w:space="0" w:color="auto"/>
          </w:divBdr>
        </w:div>
        <w:div w:id="588346248">
          <w:marLeft w:val="640"/>
          <w:marRight w:val="0"/>
          <w:marTop w:val="0"/>
          <w:marBottom w:val="0"/>
          <w:divBdr>
            <w:top w:val="none" w:sz="0" w:space="0" w:color="auto"/>
            <w:left w:val="none" w:sz="0" w:space="0" w:color="auto"/>
            <w:bottom w:val="none" w:sz="0" w:space="0" w:color="auto"/>
            <w:right w:val="none" w:sz="0" w:space="0" w:color="auto"/>
          </w:divBdr>
        </w:div>
        <w:div w:id="1638874797">
          <w:marLeft w:val="640"/>
          <w:marRight w:val="0"/>
          <w:marTop w:val="0"/>
          <w:marBottom w:val="0"/>
          <w:divBdr>
            <w:top w:val="none" w:sz="0" w:space="0" w:color="auto"/>
            <w:left w:val="none" w:sz="0" w:space="0" w:color="auto"/>
            <w:bottom w:val="none" w:sz="0" w:space="0" w:color="auto"/>
            <w:right w:val="none" w:sz="0" w:space="0" w:color="auto"/>
          </w:divBdr>
        </w:div>
        <w:div w:id="207304695">
          <w:marLeft w:val="640"/>
          <w:marRight w:val="0"/>
          <w:marTop w:val="0"/>
          <w:marBottom w:val="0"/>
          <w:divBdr>
            <w:top w:val="none" w:sz="0" w:space="0" w:color="auto"/>
            <w:left w:val="none" w:sz="0" w:space="0" w:color="auto"/>
            <w:bottom w:val="none" w:sz="0" w:space="0" w:color="auto"/>
            <w:right w:val="none" w:sz="0" w:space="0" w:color="auto"/>
          </w:divBdr>
        </w:div>
        <w:div w:id="215548447">
          <w:marLeft w:val="640"/>
          <w:marRight w:val="0"/>
          <w:marTop w:val="0"/>
          <w:marBottom w:val="0"/>
          <w:divBdr>
            <w:top w:val="none" w:sz="0" w:space="0" w:color="auto"/>
            <w:left w:val="none" w:sz="0" w:space="0" w:color="auto"/>
            <w:bottom w:val="none" w:sz="0" w:space="0" w:color="auto"/>
            <w:right w:val="none" w:sz="0" w:space="0" w:color="auto"/>
          </w:divBdr>
        </w:div>
        <w:div w:id="1715889113">
          <w:marLeft w:val="640"/>
          <w:marRight w:val="0"/>
          <w:marTop w:val="0"/>
          <w:marBottom w:val="0"/>
          <w:divBdr>
            <w:top w:val="none" w:sz="0" w:space="0" w:color="auto"/>
            <w:left w:val="none" w:sz="0" w:space="0" w:color="auto"/>
            <w:bottom w:val="none" w:sz="0" w:space="0" w:color="auto"/>
            <w:right w:val="none" w:sz="0" w:space="0" w:color="auto"/>
          </w:divBdr>
        </w:div>
        <w:div w:id="598104168">
          <w:marLeft w:val="640"/>
          <w:marRight w:val="0"/>
          <w:marTop w:val="0"/>
          <w:marBottom w:val="0"/>
          <w:divBdr>
            <w:top w:val="none" w:sz="0" w:space="0" w:color="auto"/>
            <w:left w:val="none" w:sz="0" w:space="0" w:color="auto"/>
            <w:bottom w:val="none" w:sz="0" w:space="0" w:color="auto"/>
            <w:right w:val="none" w:sz="0" w:space="0" w:color="auto"/>
          </w:divBdr>
        </w:div>
        <w:div w:id="587352111">
          <w:marLeft w:val="640"/>
          <w:marRight w:val="0"/>
          <w:marTop w:val="0"/>
          <w:marBottom w:val="0"/>
          <w:divBdr>
            <w:top w:val="none" w:sz="0" w:space="0" w:color="auto"/>
            <w:left w:val="none" w:sz="0" w:space="0" w:color="auto"/>
            <w:bottom w:val="none" w:sz="0" w:space="0" w:color="auto"/>
            <w:right w:val="none" w:sz="0" w:space="0" w:color="auto"/>
          </w:divBdr>
        </w:div>
        <w:div w:id="1606035856">
          <w:marLeft w:val="640"/>
          <w:marRight w:val="0"/>
          <w:marTop w:val="0"/>
          <w:marBottom w:val="0"/>
          <w:divBdr>
            <w:top w:val="none" w:sz="0" w:space="0" w:color="auto"/>
            <w:left w:val="none" w:sz="0" w:space="0" w:color="auto"/>
            <w:bottom w:val="none" w:sz="0" w:space="0" w:color="auto"/>
            <w:right w:val="none" w:sz="0" w:space="0" w:color="auto"/>
          </w:divBdr>
        </w:div>
        <w:div w:id="535316629">
          <w:marLeft w:val="640"/>
          <w:marRight w:val="0"/>
          <w:marTop w:val="0"/>
          <w:marBottom w:val="0"/>
          <w:divBdr>
            <w:top w:val="none" w:sz="0" w:space="0" w:color="auto"/>
            <w:left w:val="none" w:sz="0" w:space="0" w:color="auto"/>
            <w:bottom w:val="none" w:sz="0" w:space="0" w:color="auto"/>
            <w:right w:val="none" w:sz="0" w:space="0" w:color="auto"/>
          </w:divBdr>
        </w:div>
        <w:div w:id="598561099">
          <w:marLeft w:val="640"/>
          <w:marRight w:val="0"/>
          <w:marTop w:val="0"/>
          <w:marBottom w:val="0"/>
          <w:divBdr>
            <w:top w:val="none" w:sz="0" w:space="0" w:color="auto"/>
            <w:left w:val="none" w:sz="0" w:space="0" w:color="auto"/>
            <w:bottom w:val="none" w:sz="0" w:space="0" w:color="auto"/>
            <w:right w:val="none" w:sz="0" w:space="0" w:color="auto"/>
          </w:divBdr>
        </w:div>
        <w:div w:id="1050768485">
          <w:marLeft w:val="640"/>
          <w:marRight w:val="0"/>
          <w:marTop w:val="0"/>
          <w:marBottom w:val="0"/>
          <w:divBdr>
            <w:top w:val="none" w:sz="0" w:space="0" w:color="auto"/>
            <w:left w:val="none" w:sz="0" w:space="0" w:color="auto"/>
            <w:bottom w:val="none" w:sz="0" w:space="0" w:color="auto"/>
            <w:right w:val="none" w:sz="0" w:space="0" w:color="auto"/>
          </w:divBdr>
        </w:div>
        <w:div w:id="38627878">
          <w:marLeft w:val="640"/>
          <w:marRight w:val="0"/>
          <w:marTop w:val="0"/>
          <w:marBottom w:val="0"/>
          <w:divBdr>
            <w:top w:val="none" w:sz="0" w:space="0" w:color="auto"/>
            <w:left w:val="none" w:sz="0" w:space="0" w:color="auto"/>
            <w:bottom w:val="none" w:sz="0" w:space="0" w:color="auto"/>
            <w:right w:val="none" w:sz="0" w:space="0" w:color="auto"/>
          </w:divBdr>
        </w:div>
        <w:div w:id="1285388967">
          <w:marLeft w:val="640"/>
          <w:marRight w:val="0"/>
          <w:marTop w:val="0"/>
          <w:marBottom w:val="0"/>
          <w:divBdr>
            <w:top w:val="none" w:sz="0" w:space="0" w:color="auto"/>
            <w:left w:val="none" w:sz="0" w:space="0" w:color="auto"/>
            <w:bottom w:val="none" w:sz="0" w:space="0" w:color="auto"/>
            <w:right w:val="none" w:sz="0" w:space="0" w:color="auto"/>
          </w:divBdr>
        </w:div>
        <w:div w:id="324283409">
          <w:marLeft w:val="640"/>
          <w:marRight w:val="0"/>
          <w:marTop w:val="0"/>
          <w:marBottom w:val="0"/>
          <w:divBdr>
            <w:top w:val="none" w:sz="0" w:space="0" w:color="auto"/>
            <w:left w:val="none" w:sz="0" w:space="0" w:color="auto"/>
            <w:bottom w:val="none" w:sz="0" w:space="0" w:color="auto"/>
            <w:right w:val="none" w:sz="0" w:space="0" w:color="auto"/>
          </w:divBdr>
        </w:div>
        <w:div w:id="579219242">
          <w:marLeft w:val="640"/>
          <w:marRight w:val="0"/>
          <w:marTop w:val="0"/>
          <w:marBottom w:val="0"/>
          <w:divBdr>
            <w:top w:val="none" w:sz="0" w:space="0" w:color="auto"/>
            <w:left w:val="none" w:sz="0" w:space="0" w:color="auto"/>
            <w:bottom w:val="none" w:sz="0" w:space="0" w:color="auto"/>
            <w:right w:val="none" w:sz="0" w:space="0" w:color="auto"/>
          </w:divBdr>
        </w:div>
        <w:div w:id="1863276572">
          <w:marLeft w:val="640"/>
          <w:marRight w:val="0"/>
          <w:marTop w:val="0"/>
          <w:marBottom w:val="0"/>
          <w:divBdr>
            <w:top w:val="none" w:sz="0" w:space="0" w:color="auto"/>
            <w:left w:val="none" w:sz="0" w:space="0" w:color="auto"/>
            <w:bottom w:val="none" w:sz="0" w:space="0" w:color="auto"/>
            <w:right w:val="none" w:sz="0" w:space="0" w:color="auto"/>
          </w:divBdr>
        </w:div>
        <w:div w:id="1536194054">
          <w:marLeft w:val="640"/>
          <w:marRight w:val="0"/>
          <w:marTop w:val="0"/>
          <w:marBottom w:val="0"/>
          <w:divBdr>
            <w:top w:val="none" w:sz="0" w:space="0" w:color="auto"/>
            <w:left w:val="none" w:sz="0" w:space="0" w:color="auto"/>
            <w:bottom w:val="none" w:sz="0" w:space="0" w:color="auto"/>
            <w:right w:val="none" w:sz="0" w:space="0" w:color="auto"/>
          </w:divBdr>
        </w:div>
        <w:div w:id="2010408157">
          <w:marLeft w:val="640"/>
          <w:marRight w:val="0"/>
          <w:marTop w:val="0"/>
          <w:marBottom w:val="0"/>
          <w:divBdr>
            <w:top w:val="none" w:sz="0" w:space="0" w:color="auto"/>
            <w:left w:val="none" w:sz="0" w:space="0" w:color="auto"/>
            <w:bottom w:val="none" w:sz="0" w:space="0" w:color="auto"/>
            <w:right w:val="none" w:sz="0" w:space="0" w:color="auto"/>
          </w:divBdr>
        </w:div>
        <w:div w:id="191848610">
          <w:marLeft w:val="640"/>
          <w:marRight w:val="0"/>
          <w:marTop w:val="0"/>
          <w:marBottom w:val="0"/>
          <w:divBdr>
            <w:top w:val="none" w:sz="0" w:space="0" w:color="auto"/>
            <w:left w:val="none" w:sz="0" w:space="0" w:color="auto"/>
            <w:bottom w:val="none" w:sz="0" w:space="0" w:color="auto"/>
            <w:right w:val="none" w:sz="0" w:space="0" w:color="auto"/>
          </w:divBdr>
        </w:div>
        <w:div w:id="971328953">
          <w:marLeft w:val="640"/>
          <w:marRight w:val="0"/>
          <w:marTop w:val="0"/>
          <w:marBottom w:val="0"/>
          <w:divBdr>
            <w:top w:val="none" w:sz="0" w:space="0" w:color="auto"/>
            <w:left w:val="none" w:sz="0" w:space="0" w:color="auto"/>
            <w:bottom w:val="none" w:sz="0" w:space="0" w:color="auto"/>
            <w:right w:val="none" w:sz="0" w:space="0" w:color="auto"/>
          </w:divBdr>
        </w:div>
        <w:div w:id="1233084842">
          <w:marLeft w:val="640"/>
          <w:marRight w:val="0"/>
          <w:marTop w:val="0"/>
          <w:marBottom w:val="0"/>
          <w:divBdr>
            <w:top w:val="none" w:sz="0" w:space="0" w:color="auto"/>
            <w:left w:val="none" w:sz="0" w:space="0" w:color="auto"/>
            <w:bottom w:val="none" w:sz="0" w:space="0" w:color="auto"/>
            <w:right w:val="none" w:sz="0" w:space="0" w:color="auto"/>
          </w:divBdr>
        </w:div>
        <w:div w:id="1314868753">
          <w:marLeft w:val="640"/>
          <w:marRight w:val="0"/>
          <w:marTop w:val="0"/>
          <w:marBottom w:val="0"/>
          <w:divBdr>
            <w:top w:val="none" w:sz="0" w:space="0" w:color="auto"/>
            <w:left w:val="none" w:sz="0" w:space="0" w:color="auto"/>
            <w:bottom w:val="none" w:sz="0" w:space="0" w:color="auto"/>
            <w:right w:val="none" w:sz="0" w:space="0" w:color="auto"/>
          </w:divBdr>
        </w:div>
        <w:div w:id="292178460">
          <w:marLeft w:val="640"/>
          <w:marRight w:val="0"/>
          <w:marTop w:val="0"/>
          <w:marBottom w:val="0"/>
          <w:divBdr>
            <w:top w:val="none" w:sz="0" w:space="0" w:color="auto"/>
            <w:left w:val="none" w:sz="0" w:space="0" w:color="auto"/>
            <w:bottom w:val="none" w:sz="0" w:space="0" w:color="auto"/>
            <w:right w:val="none" w:sz="0" w:space="0" w:color="auto"/>
          </w:divBdr>
        </w:div>
        <w:div w:id="1113743838">
          <w:marLeft w:val="640"/>
          <w:marRight w:val="0"/>
          <w:marTop w:val="0"/>
          <w:marBottom w:val="0"/>
          <w:divBdr>
            <w:top w:val="none" w:sz="0" w:space="0" w:color="auto"/>
            <w:left w:val="none" w:sz="0" w:space="0" w:color="auto"/>
            <w:bottom w:val="none" w:sz="0" w:space="0" w:color="auto"/>
            <w:right w:val="none" w:sz="0" w:space="0" w:color="auto"/>
          </w:divBdr>
        </w:div>
        <w:div w:id="669023846">
          <w:marLeft w:val="640"/>
          <w:marRight w:val="0"/>
          <w:marTop w:val="0"/>
          <w:marBottom w:val="0"/>
          <w:divBdr>
            <w:top w:val="none" w:sz="0" w:space="0" w:color="auto"/>
            <w:left w:val="none" w:sz="0" w:space="0" w:color="auto"/>
            <w:bottom w:val="none" w:sz="0" w:space="0" w:color="auto"/>
            <w:right w:val="none" w:sz="0" w:space="0" w:color="auto"/>
          </w:divBdr>
        </w:div>
        <w:div w:id="1051880612">
          <w:marLeft w:val="640"/>
          <w:marRight w:val="0"/>
          <w:marTop w:val="0"/>
          <w:marBottom w:val="0"/>
          <w:divBdr>
            <w:top w:val="none" w:sz="0" w:space="0" w:color="auto"/>
            <w:left w:val="none" w:sz="0" w:space="0" w:color="auto"/>
            <w:bottom w:val="none" w:sz="0" w:space="0" w:color="auto"/>
            <w:right w:val="none" w:sz="0" w:space="0" w:color="auto"/>
          </w:divBdr>
        </w:div>
        <w:div w:id="1789229514">
          <w:marLeft w:val="640"/>
          <w:marRight w:val="0"/>
          <w:marTop w:val="0"/>
          <w:marBottom w:val="0"/>
          <w:divBdr>
            <w:top w:val="none" w:sz="0" w:space="0" w:color="auto"/>
            <w:left w:val="none" w:sz="0" w:space="0" w:color="auto"/>
            <w:bottom w:val="none" w:sz="0" w:space="0" w:color="auto"/>
            <w:right w:val="none" w:sz="0" w:space="0" w:color="auto"/>
          </w:divBdr>
        </w:div>
        <w:div w:id="1928077548">
          <w:marLeft w:val="640"/>
          <w:marRight w:val="0"/>
          <w:marTop w:val="0"/>
          <w:marBottom w:val="0"/>
          <w:divBdr>
            <w:top w:val="none" w:sz="0" w:space="0" w:color="auto"/>
            <w:left w:val="none" w:sz="0" w:space="0" w:color="auto"/>
            <w:bottom w:val="none" w:sz="0" w:space="0" w:color="auto"/>
            <w:right w:val="none" w:sz="0" w:space="0" w:color="auto"/>
          </w:divBdr>
        </w:div>
        <w:div w:id="32461272">
          <w:marLeft w:val="640"/>
          <w:marRight w:val="0"/>
          <w:marTop w:val="0"/>
          <w:marBottom w:val="0"/>
          <w:divBdr>
            <w:top w:val="none" w:sz="0" w:space="0" w:color="auto"/>
            <w:left w:val="none" w:sz="0" w:space="0" w:color="auto"/>
            <w:bottom w:val="none" w:sz="0" w:space="0" w:color="auto"/>
            <w:right w:val="none" w:sz="0" w:space="0" w:color="auto"/>
          </w:divBdr>
        </w:div>
        <w:div w:id="1579632733">
          <w:marLeft w:val="640"/>
          <w:marRight w:val="0"/>
          <w:marTop w:val="0"/>
          <w:marBottom w:val="0"/>
          <w:divBdr>
            <w:top w:val="none" w:sz="0" w:space="0" w:color="auto"/>
            <w:left w:val="none" w:sz="0" w:space="0" w:color="auto"/>
            <w:bottom w:val="none" w:sz="0" w:space="0" w:color="auto"/>
            <w:right w:val="none" w:sz="0" w:space="0" w:color="auto"/>
          </w:divBdr>
        </w:div>
        <w:div w:id="797264727">
          <w:marLeft w:val="640"/>
          <w:marRight w:val="0"/>
          <w:marTop w:val="0"/>
          <w:marBottom w:val="0"/>
          <w:divBdr>
            <w:top w:val="none" w:sz="0" w:space="0" w:color="auto"/>
            <w:left w:val="none" w:sz="0" w:space="0" w:color="auto"/>
            <w:bottom w:val="none" w:sz="0" w:space="0" w:color="auto"/>
            <w:right w:val="none" w:sz="0" w:space="0" w:color="auto"/>
          </w:divBdr>
        </w:div>
        <w:div w:id="1668433237">
          <w:marLeft w:val="640"/>
          <w:marRight w:val="0"/>
          <w:marTop w:val="0"/>
          <w:marBottom w:val="0"/>
          <w:divBdr>
            <w:top w:val="none" w:sz="0" w:space="0" w:color="auto"/>
            <w:left w:val="none" w:sz="0" w:space="0" w:color="auto"/>
            <w:bottom w:val="none" w:sz="0" w:space="0" w:color="auto"/>
            <w:right w:val="none" w:sz="0" w:space="0" w:color="auto"/>
          </w:divBdr>
        </w:div>
        <w:div w:id="1984264317">
          <w:marLeft w:val="640"/>
          <w:marRight w:val="0"/>
          <w:marTop w:val="0"/>
          <w:marBottom w:val="0"/>
          <w:divBdr>
            <w:top w:val="none" w:sz="0" w:space="0" w:color="auto"/>
            <w:left w:val="none" w:sz="0" w:space="0" w:color="auto"/>
            <w:bottom w:val="none" w:sz="0" w:space="0" w:color="auto"/>
            <w:right w:val="none" w:sz="0" w:space="0" w:color="auto"/>
          </w:divBdr>
        </w:div>
        <w:div w:id="1948148295">
          <w:marLeft w:val="640"/>
          <w:marRight w:val="0"/>
          <w:marTop w:val="0"/>
          <w:marBottom w:val="0"/>
          <w:divBdr>
            <w:top w:val="none" w:sz="0" w:space="0" w:color="auto"/>
            <w:left w:val="none" w:sz="0" w:space="0" w:color="auto"/>
            <w:bottom w:val="none" w:sz="0" w:space="0" w:color="auto"/>
            <w:right w:val="none" w:sz="0" w:space="0" w:color="auto"/>
          </w:divBdr>
        </w:div>
        <w:div w:id="1482431216">
          <w:marLeft w:val="640"/>
          <w:marRight w:val="0"/>
          <w:marTop w:val="0"/>
          <w:marBottom w:val="0"/>
          <w:divBdr>
            <w:top w:val="none" w:sz="0" w:space="0" w:color="auto"/>
            <w:left w:val="none" w:sz="0" w:space="0" w:color="auto"/>
            <w:bottom w:val="none" w:sz="0" w:space="0" w:color="auto"/>
            <w:right w:val="none" w:sz="0" w:space="0" w:color="auto"/>
          </w:divBdr>
        </w:div>
        <w:div w:id="119962855">
          <w:marLeft w:val="640"/>
          <w:marRight w:val="0"/>
          <w:marTop w:val="0"/>
          <w:marBottom w:val="0"/>
          <w:divBdr>
            <w:top w:val="none" w:sz="0" w:space="0" w:color="auto"/>
            <w:left w:val="none" w:sz="0" w:space="0" w:color="auto"/>
            <w:bottom w:val="none" w:sz="0" w:space="0" w:color="auto"/>
            <w:right w:val="none" w:sz="0" w:space="0" w:color="auto"/>
          </w:divBdr>
        </w:div>
        <w:div w:id="1208295439">
          <w:marLeft w:val="640"/>
          <w:marRight w:val="0"/>
          <w:marTop w:val="0"/>
          <w:marBottom w:val="0"/>
          <w:divBdr>
            <w:top w:val="none" w:sz="0" w:space="0" w:color="auto"/>
            <w:left w:val="none" w:sz="0" w:space="0" w:color="auto"/>
            <w:bottom w:val="none" w:sz="0" w:space="0" w:color="auto"/>
            <w:right w:val="none" w:sz="0" w:space="0" w:color="auto"/>
          </w:divBdr>
        </w:div>
        <w:div w:id="2085683424">
          <w:marLeft w:val="640"/>
          <w:marRight w:val="0"/>
          <w:marTop w:val="0"/>
          <w:marBottom w:val="0"/>
          <w:divBdr>
            <w:top w:val="none" w:sz="0" w:space="0" w:color="auto"/>
            <w:left w:val="none" w:sz="0" w:space="0" w:color="auto"/>
            <w:bottom w:val="none" w:sz="0" w:space="0" w:color="auto"/>
            <w:right w:val="none" w:sz="0" w:space="0" w:color="auto"/>
          </w:divBdr>
        </w:div>
        <w:div w:id="393117522">
          <w:marLeft w:val="640"/>
          <w:marRight w:val="0"/>
          <w:marTop w:val="0"/>
          <w:marBottom w:val="0"/>
          <w:divBdr>
            <w:top w:val="none" w:sz="0" w:space="0" w:color="auto"/>
            <w:left w:val="none" w:sz="0" w:space="0" w:color="auto"/>
            <w:bottom w:val="none" w:sz="0" w:space="0" w:color="auto"/>
            <w:right w:val="none" w:sz="0" w:space="0" w:color="auto"/>
          </w:divBdr>
        </w:div>
        <w:div w:id="607009720">
          <w:marLeft w:val="640"/>
          <w:marRight w:val="0"/>
          <w:marTop w:val="0"/>
          <w:marBottom w:val="0"/>
          <w:divBdr>
            <w:top w:val="none" w:sz="0" w:space="0" w:color="auto"/>
            <w:left w:val="none" w:sz="0" w:space="0" w:color="auto"/>
            <w:bottom w:val="none" w:sz="0" w:space="0" w:color="auto"/>
            <w:right w:val="none" w:sz="0" w:space="0" w:color="auto"/>
          </w:divBdr>
        </w:div>
        <w:div w:id="666253581">
          <w:marLeft w:val="640"/>
          <w:marRight w:val="0"/>
          <w:marTop w:val="0"/>
          <w:marBottom w:val="0"/>
          <w:divBdr>
            <w:top w:val="none" w:sz="0" w:space="0" w:color="auto"/>
            <w:left w:val="none" w:sz="0" w:space="0" w:color="auto"/>
            <w:bottom w:val="none" w:sz="0" w:space="0" w:color="auto"/>
            <w:right w:val="none" w:sz="0" w:space="0" w:color="auto"/>
          </w:divBdr>
        </w:div>
        <w:div w:id="1240939243">
          <w:marLeft w:val="640"/>
          <w:marRight w:val="0"/>
          <w:marTop w:val="0"/>
          <w:marBottom w:val="0"/>
          <w:divBdr>
            <w:top w:val="none" w:sz="0" w:space="0" w:color="auto"/>
            <w:left w:val="none" w:sz="0" w:space="0" w:color="auto"/>
            <w:bottom w:val="none" w:sz="0" w:space="0" w:color="auto"/>
            <w:right w:val="none" w:sz="0" w:space="0" w:color="auto"/>
          </w:divBdr>
        </w:div>
        <w:div w:id="1452819291">
          <w:marLeft w:val="640"/>
          <w:marRight w:val="0"/>
          <w:marTop w:val="0"/>
          <w:marBottom w:val="0"/>
          <w:divBdr>
            <w:top w:val="none" w:sz="0" w:space="0" w:color="auto"/>
            <w:left w:val="none" w:sz="0" w:space="0" w:color="auto"/>
            <w:bottom w:val="none" w:sz="0" w:space="0" w:color="auto"/>
            <w:right w:val="none" w:sz="0" w:space="0" w:color="auto"/>
          </w:divBdr>
        </w:div>
        <w:div w:id="632634898">
          <w:marLeft w:val="640"/>
          <w:marRight w:val="0"/>
          <w:marTop w:val="0"/>
          <w:marBottom w:val="0"/>
          <w:divBdr>
            <w:top w:val="none" w:sz="0" w:space="0" w:color="auto"/>
            <w:left w:val="none" w:sz="0" w:space="0" w:color="auto"/>
            <w:bottom w:val="none" w:sz="0" w:space="0" w:color="auto"/>
            <w:right w:val="none" w:sz="0" w:space="0" w:color="auto"/>
          </w:divBdr>
        </w:div>
        <w:div w:id="1506625622">
          <w:marLeft w:val="640"/>
          <w:marRight w:val="0"/>
          <w:marTop w:val="0"/>
          <w:marBottom w:val="0"/>
          <w:divBdr>
            <w:top w:val="none" w:sz="0" w:space="0" w:color="auto"/>
            <w:left w:val="none" w:sz="0" w:space="0" w:color="auto"/>
            <w:bottom w:val="none" w:sz="0" w:space="0" w:color="auto"/>
            <w:right w:val="none" w:sz="0" w:space="0" w:color="auto"/>
          </w:divBdr>
        </w:div>
        <w:div w:id="464855086">
          <w:marLeft w:val="640"/>
          <w:marRight w:val="0"/>
          <w:marTop w:val="0"/>
          <w:marBottom w:val="0"/>
          <w:divBdr>
            <w:top w:val="none" w:sz="0" w:space="0" w:color="auto"/>
            <w:left w:val="none" w:sz="0" w:space="0" w:color="auto"/>
            <w:bottom w:val="none" w:sz="0" w:space="0" w:color="auto"/>
            <w:right w:val="none" w:sz="0" w:space="0" w:color="auto"/>
          </w:divBdr>
        </w:div>
        <w:div w:id="325979646">
          <w:marLeft w:val="640"/>
          <w:marRight w:val="0"/>
          <w:marTop w:val="0"/>
          <w:marBottom w:val="0"/>
          <w:divBdr>
            <w:top w:val="none" w:sz="0" w:space="0" w:color="auto"/>
            <w:left w:val="none" w:sz="0" w:space="0" w:color="auto"/>
            <w:bottom w:val="none" w:sz="0" w:space="0" w:color="auto"/>
            <w:right w:val="none" w:sz="0" w:space="0" w:color="auto"/>
          </w:divBdr>
        </w:div>
        <w:div w:id="1191533305">
          <w:marLeft w:val="640"/>
          <w:marRight w:val="0"/>
          <w:marTop w:val="0"/>
          <w:marBottom w:val="0"/>
          <w:divBdr>
            <w:top w:val="none" w:sz="0" w:space="0" w:color="auto"/>
            <w:left w:val="none" w:sz="0" w:space="0" w:color="auto"/>
            <w:bottom w:val="none" w:sz="0" w:space="0" w:color="auto"/>
            <w:right w:val="none" w:sz="0" w:space="0" w:color="auto"/>
          </w:divBdr>
        </w:div>
        <w:div w:id="344133248">
          <w:marLeft w:val="640"/>
          <w:marRight w:val="0"/>
          <w:marTop w:val="0"/>
          <w:marBottom w:val="0"/>
          <w:divBdr>
            <w:top w:val="none" w:sz="0" w:space="0" w:color="auto"/>
            <w:left w:val="none" w:sz="0" w:space="0" w:color="auto"/>
            <w:bottom w:val="none" w:sz="0" w:space="0" w:color="auto"/>
            <w:right w:val="none" w:sz="0" w:space="0" w:color="auto"/>
          </w:divBdr>
        </w:div>
        <w:div w:id="1494639917">
          <w:marLeft w:val="640"/>
          <w:marRight w:val="0"/>
          <w:marTop w:val="0"/>
          <w:marBottom w:val="0"/>
          <w:divBdr>
            <w:top w:val="none" w:sz="0" w:space="0" w:color="auto"/>
            <w:left w:val="none" w:sz="0" w:space="0" w:color="auto"/>
            <w:bottom w:val="none" w:sz="0" w:space="0" w:color="auto"/>
            <w:right w:val="none" w:sz="0" w:space="0" w:color="auto"/>
          </w:divBdr>
        </w:div>
        <w:div w:id="116222820">
          <w:marLeft w:val="640"/>
          <w:marRight w:val="0"/>
          <w:marTop w:val="0"/>
          <w:marBottom w:val="0"/>
          <w:divBdr>
            <w:top w:val="none" w:sz="0" w:space="0" w:color="auto"/>
            <w:left w:val="none" w:sz="0" w:space="0" w:color="auto"/>
            <w:bottom w:val="none" w:sz="0" w:space="0" w:color="auto"/>
            <w:right w:val="none" w:sz="0" w:space="0" w:color="auto"/>
          </w:divBdr>
        </w:div>
        <w:div w:id="2009865627">
          <w:marLeft w:val="640"/>
          <w:marRight w:val="0"/>
          <w:marTop w:val="0"/>
          <w:marBottom w:val="0"/>
          <w:divBdr>
            <w:top w:val="none" w:sz="0" w:space="0" w:color="auto"/>
            <w:left w:val="none" w:sz="0" w:space="0" w:color="auto"/>
            <w:bottom w:val="none" w:sz="0" w:space="0" w:color="auto"/>
            <w:right w:val="none" w:sz="0" w:space="0" w:color="auto"/>
          </w:divBdr>
        </w:div>
        <w:div w:id="1452819094">
          <w:marLeft w:val="640"/>
          <w:marRight w:val="0"/>
          <w:marTop w:val="0"/>
          <w:marBottom w:val="0"/>
          <w:divBdr>
            <w:top w:val="none" w:sz="0" w:space="0" w:color="auto"/>
            <w:left w:val="none" w:sz="0" w:space="0" w:color="auto"/>
            <w:bottom w:val="none" w:sz="0" w:space="0" w:color="auto"/>
            <w:right w:val="none" w:sz="0" w:space="0" w:color="auto"/>
          </w:divBdr>
        </w:div>
        <w:div w:id="162740260">
          <w:marLeft w:val="640"/>
          <w:marRight w:val="0"/>
          <w:marTop w:val="0"/>
          <w:marBottom w:val="0"/>
          <w:divBdr>
            <w:top w:val="none" w:sz="0" w:space="0" w:color="auto"/>
            <w:left w:val="none" w:sz="0" w:space="0" w:color="auto"/>
            <w:bottom w:val="none" w:sz="0" w:space="0" w:color="auto"/>
            <w:right w:val="none" w:sz="0" w:space="0" w:color="auto"/>
          </w:divBdr>
        </w:div>
        <w:div w:id="1300959681">
          <w:marLeft w:val="640"/>
          <w:marRight w:val="0"/>
          <w:marTop w:val="0"/>
          <w:marBottom w:val="0"/>
          <w:divBdr>
            <w:top w:val="none" w:sz="0" w:space="0" w:color="auto"/>
            <w:left w:val="none" w:sz="0" w:space="0" w:color="auto"/>
            <w:bottom w:val="none" w:sz="0" w:space="0" w:color="auto"/>
            <w:right w:val="none" w:sz="0" w:space="0" w:color="auto"/>
          </w:divBdr>
        </w:div>
        <w:div w:id="364335636">
          <w:marLeft w:val="640"/>
          <w:marRight w:val="0"/>
          <w:marTop w:val="0"/>
          <w:marBottom w:val="0"/>
          <w:divBdr>
            <w:top w:val="none" w:sz="0" w:space="0" w:color="auto"/>
            <w:left w:val="none" w:sz="0" w:space="0" w:color="auto"/>
            <w:bottom w:val="none" w:sz="0" w:space="0" w:color="auto"/>
            <w:right w:val="none" w:sz="0" w:space="0" w:color="auto"/>
          </w:divBdr>
        </w:div>
        <w:div w:id="2086562811">
          <w:marLeft w:val="640"/>
          <w:marRight w:val="0"/>
          <w:marTop w:val="0"/>
          <w:marBottom w:val="0"/>
          <w:divBdr>
            <w:top w:val="none" w:sz="0" w:space="0" w:color="auto"/>
            <w:left w:val="none" w:sz="0" w:space="0" w:color="auto"/>
            <w:bottom w:val="none" w:sz="0" w:space="0" w:color="auto"/>
            <w:right w:val="none" w:sz="0" w:space="0" w:color="auto"/>
          </w:divBdr>
        </w:div>
        <w:div w:id="425157827">
          <w:marLeft w:val="640"/>
          <w:marRight w:val="0"/>
          <w:marTop w:val="0"/>
          <w:marBottom w:val="0"/>
          <w:divBdr>
            <w:top w:val="none" w:sz="0" w:space="0" w:color="auto"/>
            <w:left w:val="none" w:sz="0" w:space="0" w:color="auto"/>
            <w:bottom w:val="none" w:sz="0" w:space="0" w:color="auto"/>
            <w:right w:val="none" w:sz="0" w:space="0" w:color="auto"/>
          </w:divBdr>
        </w:div>
        <w:div w:id="902375013">
          <w:marLeft w:val="640"/>
          <w:marRight w:val="0"/>
          <w:marTop w:val="0"/>
          <w:marBottom w:val="0"/>
          <w:divBdr>
            <w:top w:val="none" w:sz="0" w:space="0" w:color="auto"/>
            <w:left w:val="none" w:sz="0" w:space="0" w:color="auto"/>
            <w:bottom w:val="none" w:sz="0" w:space="0" w:color="auto"/>
            <w:right w:val="none" w:sz="0" w:space="0" w:color="auto"/>
          </w:divBdr>
        </w:div>
        <w:div w:id="1973293105">
          <w:marLeft w:val="640"/>
          <w:marRight w:val="0"/>
          <w:marTop w:val="0"/>
          <w:marBottom w:val="0"/>
          <w:divBdr>
            <w:top w:val="none" w:sz="0" w:space="0" w:color="auto"/>
            <w:left w:val="none" w:sz="0" w:space="0" w:color="auto"/>
            <w:bottom w:val="none" w:sz="0" w:space="0" w:color="auto"/>
            <w:right w:val="none" w:sz="0" w:space="0" w:color="auto"/>
          </w:divBdr>
        </w:div>
        <w:div w:id="698510389">
          <w:marLeft w:val="640"/>
          <w:marRight w:val="0"/>
          <w:marTop w:val="0"/>
          <w:marBottom w:val="0"/>
          <w:divBdr>
            <w:top w:val="none" w:sz="0" w:space="0" w:color="auto"/>
            <w:left w:val="none" w:sz="0" w:space="0" w:color="auto"/>
            <w:bottom w:val="none" w:sz="0" w:space="0" w:color="auto"/>
            <w:right w:val="none" w:sz="0" w:space="0" w:color="auto"/>
          </w:divBdr>
        </w:div>
        <w:div w:id="1509179766">
          <w:marLeft w:val="640"/>
          <w:marRight w:val="0"/>
          <w:marTop w:val="0"/>
          <w:marBottom w:val="0"/>
          <w:divBdr>
            <w:top w:val="none" w:sz="0" w:space="0" w:color="auto"/>
            <w:left w:val="none" w:sz="0" w:space="0" w:color="auto"/>
            <w:bottom w:val="none" w:sz="0" w:space="0" w:color="auto"/>
            <w:right w:val="none" w:sz="0" w:space="0" w:color="auto"/>
          </w:divBdr>
        </w:div>
        <w:div w:id="1663771260">
          <w:marLeft w:val="640"/>
          <w:marRight w:val="0"/>
          <w:marTop w:val="0"/>
          <w:marBottom w:val="0"/>
          <w:divBdr>
            <w:top w:val="none" w:sz="0" w:space="0" w:color="auto"/>
            <w:left w:val="none" w:sz="0" w:space="0" w:color="auto"/>
            <w:bottom w:val="none" w:sz="0" w:space="0" w:color="auto"/>
            <w:right w:val="none" w:sz="0" w:space="0" w:color="auto"/>
          </w:divBdr>
        </w:div>
        <w:div w:id="2031831782">
          <w:marLeft w:val="640"/>
          <w:marRight w:val="0"/>
          <w:marTop w:val="0"/>
          <w:marBottom w:val="0"/>
          <w:divBdr>
            <w:top w:val="none" w:sz="0" w:space="0" w:color="auto"/>
            <w:left w:val="none" w:sz="0" w:space="0" w:color="auto"/>
            <w:bottom w:val="none" w:sz="0" w:space="0" w:color="auto"/>
            <w:right w:val="none" w:sz="0" w:space="0" w:color="auto"/>
          </w:divBdr>
        </w:div>
        <w:div w:id="1763985744">
          <w:marLeft w:val="640"/>
          <w:marRight w:val="0"/>
          <w:marTop w:val="0"/>
          <w:marBottom w:val="0"/>
          <w:divBdr>
            <w:top w:val="none" w:sz="0" w:space="0" w:color="auto"/>
            <w:left w:val="none" w:sz="0" w:space="0" w:color="auto"/>
            <w:bottom w:val="none" w:sz="0" w:space="0" w:color="auto"/>
            <w:right w:val="none" w:sz="0" w:space="0" w:color="auto"/>
          </w:divBdr>
        </w:div>
        <w:div w:id="830220860">
          <w:marLeft w:val="640"/>
          <w:marRight w:val="0"/>
          <w:marTop w:val="0"/>
          <w:marBottom w:val="0"/>
          <w:divBdr>
            <w:top w:val="none" w:sz="0" w:space="0" w:color="auto"/>
            <w:left w:val="none" w:sz="0" w:space="0" w:color="auto"/>
            <w:bottom w:val="none" w:sz="0" w:space="0" w:color="auto"/>
            <w:right w:val="none" w:sz="0" w:space="0" w:color="auto"/>
          </w:divBdr>
        </w:div>
        <w:div w:id="1534802101">
          <w:marLeft w:val="640"/>
          <w:marRight w:val="0"/>
          <w:marTop w:val="0"/>
          <w:marBottom w:val="0"/>
          <w:divBdr>
            <w:top w:val="none" w:sz="0" w:space="0" w:color="auto"/>
            <w:left w:val="none" w:sz="0" w:space="0" w:color="auto"/>
            <w:bottom w:val="none" w:sz="0" w:space="0" w:color="auto"/>
            <w:right w:val="none" w:sz="0" w:space="0" w:color="auto"/>
          </w:divBdr>
        </w:div>
        <w:div w:id="195238894">
          <w:marLeft w:val="640"/>
          <w:marRight w:val="0"/>
          <w:marTop w:val="0"/>
          <w:marBottom w:val="0"/>
          <w:divBdr>
            <w:top w:val="none" w:sz="0" w:space="0" w:color="auto"/>
            <w:left w:val="none" w:sz="0" w:space="0" w:color="auto"/>
            <w:bottom w:val="none" w:sz="0" w:space="0" w:color="auto"/>
            <w:right w:val="none" w:sz="0" w:space="0" w:color="auto"/>
          </w:divBdr>
        </w:div>
        <w:div w:id="269825035">
          <w:marLeft w:val="640"/>
          <w:marRight w:val="0"/>
          <w:marTop w:val="0"/>
          <w:marBottom w:val="0"/>
          <w:divBdr>
            <w:top w:val="none" w:sz="0" w:space="0" w:color="auto"/>
            <w:left w:val="none" w:sz="0" w:space="0" w:color="auto"/>
            <w:bottom w:val="none" w:sz="0" w:space="0" w:color="auto"/>
            <w:right w:val="none" w:sz="0" w:space="0" w:color="auto"/>
          </w:divBdr>
        </w:div>
        <w:div w:id="654065264">
          <w:marLeft w:val="640"/>
          <w:marRight w:val="0"/>
          <w:marTop w:val="0"/>
          <w:marBottom w:val="0"/>
          <w:divBdr>
            <w:top w:val="none" w:sz="0" w:space="0" w:color="auto"/>
            <w:left w:val="none" w:sz="0" w:space="0" w:color="auto"/>
            <w:bottom w:val="none" w:sz="0" w:space="0" w:color="auto"/>
            <w:right w:val="none" w:sz="0" w:space="0" w:color="auto"/>
          </w:divBdr>
        </w:div>
        <w:div w:id="1913276306">
          <w:marLeft w:val="640"/>
          <w:marRight w:val="0"/>
          <w:marTop w:val="0"/>
          <w:marBottom w:val="0"/>
          <w:divBdr>
            <w:top w:val="none" w:sz="0" w:space="0" w:color="auto"/>
            <w:left w:val="none" w:sz="0" w:space="0" w:color="auto"/>
            <w:bottom w:val="none" w:sz="0" w:space="0" w:color="auto"/>
            <w:right w:val="none" w:sz="0" w:space="0" w:color="auto"/>
          </w:divBdr>
        </w:div>
        <w:div w:id="1265726031">
          <w:marLeft w:val="640"/>
          <w:marRight w:val="0"/>
          <w:marTop w:val="0"/>
          <w:marBottom w:val="0"/>
          <w:divBdr>
            <w:top w:val="none" w:sz="0" w:space="0" w:color="auto"/>
            <w:left w:val="none" w:sz="0" w:space="0" w:color="auto"/>
            <w:bottom w:val="none" w:sz="0" w:space="0" w:color="auto"/>
            <w:right w:val="none" w:sz="0" w:space="0" w:color="auto"/>
          </w:divBdr>
        </w:div>
        <w:div w:id="1539322245">
          <w:marLeft w:val="640"/>
          <w:marRight w:val="0"/>
          <w:marTop w:val="0"/>
          <w:marBottom w:val="0"/>
          <w:divBdr>
            <w:top w:val="none" w:sz="0" w:space="0" w:color="auto"/>
            <w:left w:val="none" w:sz="0" w:space="0" w:color="auto"/>
            <w:bottom w:val="none" w:sz="0" w:space="0" w:color="auto"/>
            <w:right w:val="none" w:sz="0" w:space="0" w:color="auto"/>
          </w:divBdr>
        </w:div>
        <w:div w:id="1066993689">
          <w:marLeft w:val="640"/>
          <w:marRight w:val="0"/>
          <w:marTop w:val="0"/>
          <w:marBottom w:val="0"/>
          <w:divBdr>
            <w:top w:val="none" w:sz="0" w:space="0" w:color="auto"/>
            <w:left w:val="none" w:sz="0" w:space="0" w:color="auto"/>
            <w:bottom w:val="none" w:sz="0" w:space="0" w:color="auto"/>
            <w:right w:val="none" w:sz="0" w:space="0" w:color="auto"/>
          </w:divBdr>
        </w:div>
        <w:div w:id="1131289872">
          <w:marLeft w:val="640"/>
          <w:marRight w:val="0"/>
          <w:marTop w:val="0"/>
          <w:marBottom w:val="0"/>
          <w:divBdr>
            <w:top w:val="none" w:sz="0" w:space="0" w:color="auto"/>
            <w:left w:val="none" w:sz="0" w:space="0" w:color="auto"/>
            <w:bottom w:val="none" w:sz="0" w:space="0" w:color="auto"/>
            <w:right w:val="none" w:sz="0" w:space="0" w:color="auto"/>
          </w:divBdr>
        </w:div>
        <w:div w:id="223759882">
          <w:marLeft w:val="640"/>
          <w:marRight w:val="0"/>
          <w:marTop w:val="0"/>
          <w:marBottom w:val="0"/>
          <w:divBdr>
            <w:top w:val="none" w:sz="0" w:space="0" w:color="auto"/>
            <w:left w:val="none" w:sz="0" w:space="0" w:color="auto"/>
            <w:bottom w:val="none" w:sz="0" w:space="0" w:color="auto"/>
            <w:right w:val="none" w:sz="0" w:space="0" w:color="auto"/>
          </w:divBdr>
        </w:div>
        <w:div w:id="99958101">
          <w:marLeft w:val="640"/>
          <w:marRight w:val="0"/>
          <w:marTop w:val="0"/>
          <w:marBottom w:val="0"/>
          <w:divBdr>
            <w:top w:val="none" w:sz="0" w:space="0" w:color="auto"/>
            <w:left w:val="none" w:sz="0" w:space="0" w:color="auto"/>
            <w:bottom w:val="none" w:sz="0" w:space="0" w:color="auto"/>
            <w:right w:val="none" w:sz="0" w:space="0" w:color="auto"/>
          </w:divBdr>
        </w:div>
        <w:div w:id="2024744130">
          <w:marLeft w:val="640"/>
          <w:marRight w:val="0"/>
          <w:marTop w:val="0"/>
          <w:marBottom w:val="0"/>
          <w:divBdr>
            <w:top w:val="none" w:sz="0" w:space="0" w:color="auto"/>
            <w:left w:val="none" w:sz="0" w:space="0" w:color="auto"/>
            <w:bottom w:val="none" w:sz="0" w:space="0" w:color="auto"/>
            <w:right w:val="none" w:sz="0" w:space="0" w:color="auto"/>
          </w:divBdr>
        </w:div>
        <w:div w:id="802385298">
          <w:marLeft w:val="640"/>
          <w:marRight w:val="0"/>
          <w:marTop w:val="0"/>
          <w:marBottom w:val="0"/>
          <w:divBdr>
            <w:top w:val="none" w:sz="0" w:space="0" w:color="auto"/>
            <w:left w:val="none" w:sz="0" w:space="0" w:color="auto"/>
            <w:bottom w:val="none" w:sz="0" w:space="0" w:color="auto"/>
            <w:right w:val="none" w:sz="0" w:space="0" w:color="auto"/>
          </w:divBdr>
        </w:div>
        <w:div w:id="897515817">
          <w:marLeft w:val="640"/>
          <w:marRight w:val="0"/>
          <w:marTop w:val="0"/>
          <w:marBottom w:val="0"/>
          <w:divBdr>
            <w:top w:val="none" w:sz="0" w:space="0" w:color="auto"/>
            <w:left w:val="none" w:sz="0" w:space="0" w:color="auto"/>
            <w:bottom w:val="none" w:sz="0" w:space="0" w:color="auto"/>
            <w:right w:val="none" w:sz="0" w:space="0" w:color="auto"/>
          </w:divBdr>
        </w:div>
        <w:div w:id="294213197">
          <w:marLeft w:val="640"/>
          <w:marRight w:val="0"/>
          <w:marTop w:val="0"/>
          <w:marBottom w:val="0"/>
          <w:divBdr>
            <w:top w:val="none" w:sz="0" w:space="0" w:color="auto"/>
            <w:left w:val="none" w:sz="0" w:space="0" w:color="auto"/>
            <w:bottom w:val="none" w:sz="0" w:space="0" w:color="auto"/>
            <w:right w:val="none" w:sz="0" w:space="0" w:color="auto"/>
          </w:divBdr>
        </w:div>
        <w:div w:id="1872762073">
          <w:marLeft w:val="640"/>
          <w:marRight w:val="0"/>
          <w:marTop w:val="0"/>
          <w:marBottom w:val="0"/>
          <w:divBdr>
            <w:top w:val="none" w:sz="0" w:space="0" w:color="auto"/>
            <w:left w:val="none" w:sz="0" w:space="0" w:color="auto"/>
            <w:bottom w:val="none" w:sz="0" w:space="0" w:color="auto"/>
            <w:right w:val="none" w:sz="0" w:space="0" w:color="auto"/>
          </w:divBdr>
        </w:div>
        <w:div w:id="1662538418">
          <w:marLeft w:val="640"/>
          <w:marRight w:val="0"/>
          <w:marTop w:val="0"/>
          <w:marBottom w:val="0"/>
          <w:divBdr>
            <w:top w:val="none" w:sz="0" w:space="0" w:color="auto"/>
            <w:left w:val="none" w:sz="0" w:space="0" w:color="auto"/>
            <w:bottom w:val="none" w:sz="0" w:space="0" w:color="auto"/>
            <w:right w:val="none" w:sz="0" w:space="0" w:color="auto"/>
          </w:divBdr>
        </w:div>
        <w:div w:id="598104569">
          <w:marLeft w:val="640"/>
          <w:marRight w:val="0"/>
          <w:marTop w:val="0"/>
          <w:marBottom w:val="0"/>
          <w:divBdr>
            <w:top w:val="none" w:sz="0" w:space="0" w:color="auto"/>
            <w:left w:val="none" w:sz="0" w:space="0" w:color="auto"/>
            <w:bottom w:val="none" w:sz="0" w:space="0" w:color="auto"/>
            <w:right w:val="none" w:sz="0" w:space="0" w:color="auto"/>
          </w:divBdr>
        </w:div>
        <w:div w:id="1427114224">
          <w:marLeft w:val="640"/>
          <w:marRight w:val="0"/>
          <w:marTop w:val="0"/>
          <w:marBottom w:val="0"/>
          <w:divBdr>
            <w:top w:val="none" w:sz="0" w:space="0" w:color="auto"/>
            <w:left w:val="none" w:sz="0" w:space="0" w:color="auto"/>
            <w:bottom w:val="none" w:sz="0" w:space="0" w:color="auto"/>
            <w:right w:val="none" w:sz="0" w:space="0" w:color="auto"/>
          </w:divBdr>
        </w:div>
        <w:div w:id="1515070825">
          <w:marLeft w:val="640"/>
          <w:marRight w:val="0"/>
          <w:marTop w:val="0"/>
          <w:marBottom w:val="0"/>
          <w:divBdr>
            <w:top w:val="none" w:sz="0" w:space="0" w:color="auto"/>
            <w:left w:val="none" w:sz="0" w:space="0" w:color="auto"/>
            <w:bottom w:val="none" w:sz="0" w:space="0" w:color="auto"/>
            <w:right w:val="none" w:sz="0" w:space="0" w:color="auto"/>
          </w:divBdr>
        </w:div>
        <w:div w:id="1258751426">
          <w:marLeft w:val="640"/>
          <w:marRight w:val="0"/>
          <w:marTop w:val="0"/>
          <w:marBottom w:val="0"/>
          <w:divBdr>
            <w:top w:val="none" w:sz="0" w:space="0" w:color="auto"/>
            <w:left w:val="none" w:sz="0" w:space="0" w:color="auto"/>
            <w:bottom w:val="none" w:sz="0" w:space="0" w:color="auto"/>
            <w:right w:val="none" w:sz="0" w:space="0" w:color="auto"/>
          </w:divBdr>
        </w:div>
        <w:div w:id="2035303924">
          <w:marLeft w:val="640"/>
          <w:marRight w:val="0"/>
          <w:marTop w:val="0"/>
          <w:marBottom w:val="0"/>
          <w:divBdr>
            <w:top w:val="none" w:sz="0" w:space="0" w:color="auto"/>
            <w:left w:val="none" w:sz="0" w:space="0" w:color="auto"/>
            <w:bottom w:val="none" w:sz="0" w:space="0" w:color="auto"/>
            <w:right w:val="none" w:sz="0" w:space="0" w:color="auto"/>
          </w:divBdr>
        </w:div>
        <w:div w:id="1024210766">
          <w:marLeft w:val="640"/>
          <w:marRight w:val="0"/>
          <w:marTop w:val="0"/>
          <w:marBottom w:val="0"/>
          <w:divBdr>
            <w:top w:val="none" w:sz="0" w:space="0" w:color="auto"/>
            <w:left w:val="none" w:sz="0" w:space="0" w:color="auto"/>
            <w:bottom w:val="none" w:sz="0" w:space="0" w:color="auto"/>
            <w:right w:val="none" w:sz="0" w:space="0" w:color="auto"/>
          </w:divBdr>
        </w:div>
        <w:div w:id="1372194450">
          <w:marLeft w:val="640"/>
          <w:marRight w:val="0"/>
          <w:marTop w:val="0"/>
          <w:marBottom w:val="0"/>
          <w:divBdr>
            <w:top w:val="none" w:sz="0" w:space="0" w:color="auto"/>
            <w:left w:val="none" w:sz="0" w:space="0" w:color="auto"/>
            <w:bottom w:val="none" w:sz="0" w:space="0" w:color="auto"/>
            <w:right w:val="none" w:sz="0" w:space="0" w:color="auto"/>
          </w:divBdr>
        </w:div>
        <w:div w:id="134613826">
          <w:marLeft w:val="640"/>
          <w:marRight w:val="0"/>
          <w:marTop w:val="0"/>
          <w:marBottom w:val="0"/>
          <w:divBdr>
            <w:top w:val="none" w:sz="0" w:space="0" w:color="auto"/>
            <w:left w:val="none" w:sz="0" w:space="0" w:color="auto"/>
            <w:bottom w:val="none" w:sz="0" w:space="0" w:color="auto"/>
            <w:right w:val="none" w:sz="0" w:space="0" w:color="auto"/>
          </w:divBdr>
        </w:div>
        <w:div w:id="1784299330">
          <w:marLeft w:val="640"/>
          <w:marRight w:val="0"/>
          <w:marTop w:val="0"/>
          <w:marBottom w:val="0"/>
          <w:divBdr>
            <w:top w:val="none" w:sz="0" w:space="0" w:color="auto"/>
            <w:left w:val="none" w:sz="0" w:space="0" w:color="auto"/>
            <w:bottom w:val="none" w:sz="0" w:space="0" w:color="auto"/>
            <w:right w:val="none" w:sz="0" w:space="0" w:color="auto"/>
          </w:divBdr>
        </w:div>
        <w:div w:id="1331564078">
          <w:marLeft w:val="640"/>
          <w:marRight w:val="0"/>
          <w:marTop w:val="0"/>
          <w:marBottom w:val="0"/>
          <w:divBdr>
            <w:top w:val="none" w:sz="0" w:space="0" w:color="auto"/>
            <w:left w:val="none" w:sz="0" w:space="0" w:color="auto"/>
            <w:bottom w:val="none" w:sz="0" w:space="0" w:color="auto"/>
            <w:right w:val="none" w:sz="0" w:space="0" w:color="auto"/>
          </w:divBdr>
        </w:div>
        <w:div w:id="2064481472">
          <w:marLeft w:val="640"/>
          <w:marRight w:val="0"/>
          <w:marTop w:val="0"/>
          <w:marBottom w:val="0"/>
          <w:divBdr>
            <w:top w:val="none" w:sz="0" w:space="0" w:color="auto"/>
            <w:left w:val="none" w:sz="0" w:space="0" w:color="auto"/>
            <w:bottom w:val="none" w:sz="0" w:space="0" w:color="auto"/>
            <w:right w:val="none" w:sz="0" w:space="0" w:color="auto"/>
          </w:divBdr>
        </w:div>
        <w:div w:id="2044402953">
          <w:marLeft w:val="640"/>
          <w:marRight w:val="0"/>
          <w:marTop w:val="0"/>
          <w:marBottom w:val="0"/>
          <w:divBdr>
            <w:top w:val="none" w:sz="0" w:space="0" w:color="auto"/>
            <w:left w:val="none" w:sz="0" w:space="0" w:color="auto"/>
            <w:bottom w:val="none" w:sz="0" w:space="0" w:color="auto"/>
            <w:right w:val="none" w:sz="0" w:space="0" w:color="auto"/>
          </w:divBdr>
        </w:div>
        <w:div w:id="1885749085">
          <w:marLeft w:val="640"/>
          <w:marRight w:val="0"/>
          <w:marTop w:val="0"/>
          <w:marBottom w:val="0"/>
          <w:divBdr>
            <w:top w:val="none" w:sz="0" w:space="0" w:color="auto"/>
            <w:left w:val="none" w:sz="0" w:space="0" w:color="auto"/>
            <w:bottom w:val="none" w:sz="0" w:space="0" w:color="auto"/>
            <w:right w:val="none" w:sz="0" w:space="0" w:color="auto"/>
          </w:divBdr>
        </w:div>
        <w:div w:id="2009476329">
          <w:marLeft w:val="640"/>
          <w:marRight w:val="0"/>
          <w:marTop w:val="0"/>
          <w:marBottom w:val="0"/>
          <w:divBdr>
            <w:top w:val="none" w:sz="0" w:space="0" w:color="auto"/>
            <w:left w:val="none" w:sz="0" w:space="0" w:color="auto"/>
            <w:bottom w:val="none" w:sz="0" w:space="0" w:color="auto"/>
            <w:right w:val="none" w:sz="0" w:space="0" w:color="auto"/>
          </w:divBdr>
        </w:div>
        <w:div w:id="188880333">
          <w:marLeft w:val="640"/>
          <w:marRight w:val="0"/>
          <w:marTop w:val="0"/>
          <w:marBottom w:val="0"/>
          <w:divBdr>
            <w:top w:val="none" w:sz="0" w:space="0" w:color="auto"/>
            <w:left w:val="none" w:sz="0" w:space="0" w:color="auto"/>
            <w:bottom w:val="none" w:sz="0" w:space="0" w:color="auto"/>
            <w:right w:val="none" w:sz="0" w:space="0" w:color="auto"/>
          </w:divBdr>
        </w:div>
        <w:div w:id="1508786662">
          <w:marLeft w:val="640"/>
          <w:marRight w:val="0"/>
          <w:marTop w:val="0"/>
          <w:marBottom w:val="0"/>
          <w:divBdr>
            <w:top w:val="none" w:sz="0" w:space="0" w:color="auto"/>
            <w:left w:val="none" w:sz="0" w:space="0" w:color="auto"/>
            <w:bottom w:val="none" w:sz="0" w:space="0" w:color="auto"/>
            <w:right w:val="none" w:sz="0" w:space="0" w:color="auto"/>
          </w:divBdr>
        </w:div>
        <w:div w:id="906107018">
          <w:marLeft w:val="640"/>
          <w:marRight w:val="0"/>
          <w:marTop w:val="0"/>
          <w:marBottom w:val="0"/>
          <w:divBdr>
            <w:top w:val="none" w:sz="0" w:space="0" w:color="auto"/>
            <w:left w:val="none" w:sz="0" w:space="0" w:color="auto"/>
            <w:bottom w:val="none" w:sz="0" w:space="0" w:color="auto"/>
            <w:right w:val="none" w:sz="0" w:space="0" w:color="auto"/>
          </w:divBdr>
        </w:div>
        <w:div w:id="1757045883">
          <w:marLeft w:val="640"/>
          <w:marRight w:val="0"/>
          <w:marTop w:val="0"/>
          <w:marBottom w:val="0"/>
          <w:divBdr>
            <w:top w:val="none" w:sz="0" w:space="0" w:color="auto"/>
            <w:left w:val="none" w:sz="0" w:space="0" w:color="auto"/>
            <w:bottom w:val="none" w:sz="0" w:space="0" w:color="auto"/>
            <w:right w:val="none" w:sz="0" w:space="0" w:color="auto"/>
          </w:divBdr>
        </w:div>
        <w:div w:id="1441411086">
          <w:marLeft w:val="640"/>
          <w:marRight w:val="0"/>
          <w:marTop w:val="0"/>
          <w:marBottom w:val="0"/>
          <w:divBdr>
            <w:top w:val="none" w:sz="0" w:space="0" w:color="auto"/>
            <w:left w:val="none" w:sz="0" w:space="0" w:color="auto"/>
            <w:bottom w:val="none" w:sz="0" w:space="0" w:color="auto"/>
            <w:right w:val="none" w:sz="0" w:space="0" w:color="auto"/>
          </w:divBdr>
        </w:div>
        <w:div w:id="272252989">
          <w:marLeft w:val="640"/>
          <w:marRight w:val="0"/>
          <w:marTop w:val="0"/>
          <w:marBottom w:val="0"/>
          <w:divBdr>
            <w:top w:val="none" w:sz="0" w:space="0" w:color="auto"/>
            <w:left w:val="none" w:sz="0" w:space="0" w:color="auto"/>
            <w:bottom w:val="none" w:sz="0" w:space="0" w:color="auto"/>
            <w:right w:val="none" w:sz="0" w:space="0" w:color="auto"/>
          </w:divBdr>
        </w:div>
        <w:div w:id="74322611">
          <w:marLeft w:val="640"/>
          <w:marRight w:val="0"/>
          <w:marTop w:val="0"/>
          <w:marBottom w:val="0"/>
          <w:divBdr>
            <w:top w:val="none" w:sz="0" w:space="0" w:color="auto"/>
            <w:left w:val="none" w:sz="0" w:space="0" w:color="auto"/>
            <w:bottom w:val="none" w:sz="0" w:space="0" w:color="auto"/>
            <w:right w:val="none" w:sz="0" w:space="0" w:color="auto"/>
          </w:divBdr>
        </w:div>
        <w:div w:id="1909801924">
          <w:marLeft w:val="640"/>
          <w:marRight w:val="0"/>
          <w:marTop w:val="0"/>
          <w:marBottom w:val="0"/>
          <w:divBdr>
            <w:top w:val="none" w:sz="0" w:space="0" w:color="auto"/>
            <w:left w:val="none" w:sz="0" w:space="0" w:color="auto"/>
            <w:bottom w:val="none" w:sz="0" w:space="0" w:color="auto"/>
            <w:right w:val="none" w:sz="0" w:space="0" w:color="auto"/>
          </w:divBdr>
        </w:div>
        <w:div w:id="1076629850">
          <w:marLeft w:val="640"/>
          <w:marRight w:val="0"/>
          <w:marTop w:val="0"/>
          <w:marBottom w:val="0"/>
          <w:divBdr>
            <w:top w:val="none" w:sz="0" w:space="0" w:color="auto"/>
            <w:left w:val="none" w:sz="0" w:space="0" w:color="auto"/>
            <w:bottom w:val="none" w:sz="0" w:space="0" w:color="auto"/>
            <w:right w:val="none" w:sz="0" w:space="0" w:color="auto"/>
          </w:divBdr>
        </w:div>
        <w:div w:id="1170365188">
          <w:marLeft w:val="640"/>
          <w:marRight w:val="0"/>
          <w:marTop w:val="0"/>
          <w:marBottom w:val="0"/>
          <w:divBdr>
            <w:top w:val="none" w:sz="0" w:space="0" w:color="auto"/>
            <w:left w:val="none" w:sz="0" w:space="0" w:color="auto"/>
            <w:bottom w:val="none" w:sz="0" w:space="0" w:color="auto"/>
            <w:right w:val="none" w:sz="0" w:space="0" w:color="auto"/>
          </w:divBdr>
        </w:div>
        <w:div w:id="1163623918">
          <w:marLeft w:val="640"/>
          <w:marRight w:val="0"/>
          <w:marTop w:val="0"/>
          <w:marBottom w:val="0"/>
          <w:divBdr>
            <w:top w:val="none" w:sz="0" w:space="0" w:color="auto"/>
            <w:left w:val="none" w:sz="0" w:space="0" w:color="auto"/>
            <w:bottom w:val="none" w:sz="0" w:space="0" w:color="auto"/>
            <w:right w:val="none" w:sz="0" w:space="0" w:color="auto"/>
          </w:divBdr>
        </w:div>
        <w:div w:id="1349528231">
          <w:marLeft w:val="640"/>
          <w:marRight w:val="0"/>
          <w:marTop w:val="0"/>
          <w:marBottom w:val="0"/>
          <w:divBdr>
            <w:top w:val="none" w:sz="0" w:space="0" w:color="auto"/>
            <w:left w:val="none" w:sz="0" w:space="0" w:color="auto"/>
            <w:bottom w:val="none" w:sz="0" w:space="0" w:color="auto"/>
            <w:right w:val="none" w:sz="0" w:space="0" w:color="auto"/>
          </w:divBdr>
        </w:div>
        <w:div w:id="1752267932">
          <w:marLeft w:val="640"/>
          <w:marRight w:val="0"/>
          <w:marTop w:val="0"/>
          <w:marBottom w:val="0"/>
          <w:divBdr>
            <w:top w:val="none" w:sz="0" w:space="0" w:color="auto"/>
            <w:left w:val="none" w:sz="0" w:space="0" w:color="auto"/>
            <w:bottom w:val="none" w:sz="0" w:space="0" w:color="auto"/>
            <w:right w:val="none" w:sz="0" w:space="0" w:color="auto"/>
          </w:divBdr>
        </w:div>
        <w:div w:id="352919105">
          <w:marLeft w:val="640"/>
          <w:marRight w:val="0"/>
          <w:marTop w:val="0"/>
          <w:marBottom w:val="0"/>
          <w:divBdr>
            <w:top w:val="none" w:sz="0" w:space="0" w:color="auto"/>
            <w:left w:val="none" w:sz="0" w:space="0" w:color="auto"/>
            <w:bottom w:val="none" w:sz="0" w:space="0" w:color="auto"/>
            <w:right w:val="none" w:sz="0" w:space="0" w:color="auto"/>
          </w:divBdr>
        </w:div>
        <w:div w:id="1144275142">
          <w:marLeft w:val="640"/>
          <w:marRight w:val="0"/>
          <w:marTop w:val="0"/>
          <w:marBottom w:val="0"/>
          <w:divBdr>
            <w:top w:val="none" w:sz="0" w:space="0" w:color="auto"/>
            <w:left w:val="none" w:sz="0" w:space="0" w:color="auto"/>
            <w:bottom w:val="none" w:sz="0" w:space="0" w:color="auto"/>
            <w:right w:val="none" w:sz="0" w:space="0" w:color="auto"/>
          </w:divBdr>
        </w:div>
        <w:div w:id="136068253">
          <w:marLeft w:val="640"/>
          <w:marRight w:val="0"/>
          <w:marTop w:val="0"/>
          <w:marBottom w:val="0"/>
          <w:divBdr>
            <w:top w:val="none" w:sz="0" w:space="0" w:color="auto"/>
            <w:left w:val="none" w:sz="0" w:space="0" w:color="auto"/>
            <w:bottom w:val="none" w:sz="0" w:space="0" w:color="auto"/>
            <w:right w:val="none" w:sz="0" w:space="0" w:color="auto"/>
          </w:divBdr>
        </w:div>
        <w:div w:id="1745646722">
          <w:marLeft w:val="640"/>
          <w:marRight w:val="0"/>
          <w:marTop w:val="0"/>
          <w:marBottom w:val="0"/>
          <w:divBdr>
            <w:top w:val="none" w:sz="0" w:space="0" w:color="auto"/>
            <w:left w:val="none" w:sz="0" w:space="0" w:color="auto"/>
            <w:bottom w:val="none" w:sz="0" w:space="0" w:color="auto"/>
            <w:right w:val="none" w:sz="0" w:space="0" w:color="auto"/>
          </w:divBdr>
        </w:div>
        <w:div w:id="989209934">
          <w:marLeft w:val="640"/>
          <w:marRight w:val="0"/>
          <w:marTop w:val="0"/>
          <w:marBottom w:val="0"/>
          <w:divBdr>
            <w:top w:val="none" w:sz="0" w:space="0" w:color="auto"/>
            <w:left w:val="none" w:sz="0" w:space="0" w:color="auto"/>
            <w:bottom w:val="none" w:sz="0" w:space="0" w:color="auto"/>
            <w:right w:val="none" w:sz="0" w:space="0" w:color="auto"/>
          </w:divBdr>
        </w:div>
        <w:div w:id="1160465253">
          <w:marLeft w:val="640"/>
          <w:marRight w:val="0"/>
          <w:marTop w:val="0"/>
          <w:marBottom w:val="0"/>
          <w:divBdr>
            <w:top w:val="none" w:sz="0" w:space="0" w:color="auto"/>
            <w:left w:val="none" w:sz="0" w:space="0" w:color="auto"/>
            <w:bottom w:val="none" w:sz="0" w:space="0" w:color="auto"/>
            <w:right w:val="none" w:sz="0" w:space="0" w:color="auto"/>
          </w:divBdr>
        </w:div>
      </w:divsChild>
    </w:div>
    <w:div w:id="41104895">
      <w:bodyDiv w:val="1"/>
      <w:marLeft w:val="0"/>
      <w:marRight w:val="0"/>
      <w:marTop w:val="0"/>
      <w:marBottom w:val="0"/>
      <w:divBdr>
        <w:top w:val="none" w:sz="0" w:space="0" w:color="auto"/>
        <w:left w:val="none" w:sz="0" w:space="0" w:color="auto"/>
        <w:bottom w:val="none" w:sz="0" w:space="0" w:color="auto"/>
        <w:right w:val="none" w:sz="0" w:space="0" w:color="auto"/>
      </w:divBdr>
      <w:divsChild>
        <w:div w:id="282271748">
          <w:marLeft w:val="640"/>
          <w:marRight w:val="0"/>
          <w:marTop w:val="0"/>
          <w:marBottom w:val="0"/>
          <w:divBdr>
            <w:top w:val="none" w:sz="0" w:space="0" w:color="auto"/>
            <w:left w:val="none" w:sz="0" w:space="0" w:color="auto"/>
            <w:bottom w:val="none" w:sz="0" w:space="0" w:color="auto"/>
            <w:right w:val="none" w:sz="0" w:space="0" w:color="auto"/>
          </w:divBdr>
        </w:div>
        <w:div w:id="1368218997">
          <w:marLeft w:val="640"/>
          <w:marRight w:val="0"/>
          <w:marTop w:val="0"/>
          <w:marBottom w:val="0"/>
          <w:divBdr>
            <w:top w:val="none" w:sz="0" w:space="0" w:color="auto"/>
            <w:left w:val="none" w:sz="0" w:space="0" w:color="auto"/>
            <w:bottom w:val="none" w:sz="0" w:space="0" w:color="auto"/>
            <w:right w:val="none" w:sz="0" w:space="0" w:color="auto"/>
          </w:divBdr>
        </w:div>
        <w:div w:id="1977224985">
          <w:marLeft w:val="640"/>
          <w:marRight w:val="0"/>
          <w:marTop w:val="0"/>
          <w:marBottom w:val="0"/>
          <w:divBdr>
            <w:top w:val="none" w:sz="0" w:space="0" w:color="auto"/>
            <w:left w:val="none" w:sz="0" w:space="0" w:color="auto"/>
            <w:bottom w:val="none" w:sz="0" w:space="0" w:color="auto"/>
            <w:right w:val="none" w:sz="0" w:space="0" w:color="auto"/>
          </w:divBdr>
        </w:div>
        <w:div w:id="899169964">
          <w:marLeft w:val="640"/>
          <w:marRight w:val="0"/>
          <w:marTop w:val="0"/>
          <w:marBottom w:val="0"/>
          <w:divBdr>
            <w:top w:val="none" w:sz="0" w:space="0" w:color="auto"/>
            <w:left w:val="none" w:sz="0" w:space="0" w:color="auto"/>
            <w:bottom w:val="none" w:sz="0" w:space="0" w:color="auto"/>
            <w:right w:val="none" w:sz="0" w:space="0" w:color="auto"/>
          </w:divBdr>
        </w:div>
        <w:div w:id="1561791031">
          <w:marLeft w:val="640"/>
          <w:marRight w:val="0"/>
          <w:marTop w:val="0"/>
          <w:marBottom w:val="0"/>
          <w:divBdr>
            <w:top w:val="none" w:sz="0" w:space="0" w:color="auto"/>
            <w:left w:val="none" w:sz="0" w:space="0" w:color="auto"/>
            <w:bottom w:val="none" w:sz="0" w:space="0" w:color="auto"/>
            <w:right w:val="none" w:sz="0" w:space="0" w:color="auto"/>
          </w:divBdr>
        </w:div>
        <w:div w:id="1963271187">
          <w:marLeft w:val="640"/>
          <w:marRight w:val="0"/>
          <w:marTop w:val="0"/>
          <w:marBottom w:val="0"/>
          <w:divBdr>
            <w:top w:val="none" w:sz="0" w:space="0" w:color="auto"/>
            <w:left w:val="none" w:sz="0" w:space="0" w:color="auto"/>
            <w:bottom w:val="none" w:sz="0" w:space="0" w:color="auto"/>
            <w:right w:val="none" w:sz="0" w:space="0" w:color="auto"/>
          </w:divBdr>
        </w:div>
        <w:div w:id="2069112054">
          <w:marLeft w:val="640"/>
          <w:marRight w:val="0"/>
          <w:marTop w:val="0"/>
          <w:marBottom w:val="0"/>
          <w:divBdr>
            <w:top w:val="none" w:sz="0" w:space="0" w:color="auto"/>
            <w:left w:val="none" w:sz="0" w:space="0" w:color="auto"/>
            <w:bottom w:val="none" w:sz="0" w:space="0" w:color="auto"/>
            <w:right w:val="none" w:sz="0" w:space="0" w:color="auto"/>
          </w:divBdr>
        </w:div>
        <w:div w:id="2003504679">
          <w:marLeft w:val="640"/>
          <w:marRight w:val="0"/>
          <w:marTop w:val="0"/>
          <w:marBottom w:val="0"/>
          <w:divBdr>
            <w:top w:val="none" w:sz="0" w:space="0" w:color="auto"/>
            <w:left w:val="none" w:sz="0" w:space="0" w:color="auto"/>
            <w:bottom w:val="none" w:sz="0" w:space="0" w:color="auto"/>
            <w:right w:val="none" w:sz="0" w:space="0" w:color="auto"/>
          </w:divBdr>
        </w:div>
        <w:div w:id="1940942830">
          <w:marLeft w:val="640"/>
          <w:marRight w:val="0"/>
          <w:marTop w:val="0"/>
          <w:marBottom w:val="0"/>
          <w:divBdr>
            <w:top w:val="none" w:sz="0" w:space="0" w:color="auto"/>
            <w:left w:val="none" w:sz="0" w:space="0" w:color="auto"/>
            <w:bottom w:val="none" w:sz="0" w:space="0" w:color="auto"/>
            <w:right w:val="none" w:sz="0" w:space="0" w:color="auto"/>
          </w:divBdr>
        </w:div>
        <w:div w:id="882329590">
          <w:marLeft w:val="640"/>
          <w:marRight w:val="0"/>
          <w:marTop w:val="0"/>
          <w:marBottom w:val="0"/>
          <w:divBdr>
            <w:top w:val="none" w:sz="0" w:space="0" w:color="auto"/>
            <w:left w:val="none" w:sz="0" w:space="0" w:color="auto"/>
            <w:bottom w:val="none" w:sz="0" w:space="0" w:color="auto"/>
            <w:right w:val="none" w:sz="0" w:space="0" w:color="auto"/>
          </w:divBdr>
        </w:div>
        <w:div w:id="1360622314">
          <w:marLeft w:val="640"/>
          <w:marRight w:val="0"/>
          <w:marTop w:val="0"/>
          <w:marBottom w:val="0"/>
          <w:divBdr>
            <w:top w:val="none" w:sz="0" w:space="0" w:color="auto"/>
            <w:left w:val="none" w:sz="0" w:space="0" w:color="auto"/>
            <w:bottom w:val="none" w:sz="0" w:space="0" w:color="auto"/>
            <w:right w:val="none" w:sz="0" w:space="0" w:color="auto"/>
          </w:divBdr>
        </w:div>
        <w:div w:id="584068457">
          <w:marLeft w:val="640"/>
          <w:marRight w:val="0"/>
          <w:marTop w:val="0"/>
          <w:marBottom w:val="0"/>
          <w:divBdr>
            <w:top w:val="none" w:sz="0" w:space="0" w:color="auto"/>
            <w:left w:val="none" w:sz="0" w:space="0" w:color="auto"/>
            <w:bottom w:val="none" w:sz="0" w:space="0" w:color="auto"/>
            <w:right w:val="none" w:sz="0" w:space="0" w:color="auto"/>
          </w:divBdr>
        </w:div>
        <w:div w:id="510879008">
          <w:marLeft w:val="640"/>
          <w:marRight w:val="0"/>
          <w:marTop w:val="0"/>
          <w:marBottom w:val="0"/>
          <w:divBdr>
            <w:top w:val="none" w:sz="0" w:space="0" w:color="auto"/>
            <w:left w:val="none" w:sz="0" w:space="0" w:color="auto"/>
            <w:bottom w:val="none" w:sz="0" w:space="0" w:color="auto"/>
            <w:right w:val="none" w:sz="0" w:space="0" w:color="auto"/>
          </w:divBdr>
        </w:div>
        <w:div w:id="797186405">
          <w:marLeft w:val="640"/>
          <w:marRight w:val="0"/>
          <w:marTop w:val="0"/>
          <w:marBottom w:val="0"/>
          <w:divBdr>
            <w:top w:val="none" w:sz="0" w:space="0" w:color="auto"/>
            <w:left w:val="none" w:sz="0" w:space="0" w:color="auto"/>
            <w:bottom w:val="none" w:sz="0" w:space="0" w:color="auto"/>
            <w:right w:val="none" w:sz="0" w:space="0" w:color="auto"/>
          </w:divBdr>
        </w:div>
        <w:div w:id="1160465390">
          <w:marLeft w:val="640"/>
          <w:marRight w:val="0"/>
          <w:marTop w:val="0"/>
          <w:marBottom w:val="0"/>
          <w:divBdr>
            <w:top w:val="none" w:sz="0" w:space="0" w:color="auto"/>
            <w:left w:val="none" w:sz="0" w:space="0" w:color="auto"/>
            <w:bottom w:val="none" w:sz="0" w:space="0" w:color="auto"/>
            <w:right w:val="none" w:sz="0" w:space="0" w:color="auto"/>
          </w:divBdr>
        </w:div>
        <w:div w:id="391273923">
          <w:marLeft w:val="640"/>
          <w:marRight w:val="0"/>
          <w:marTop w:val="0"/>
          <w:marBottom w:val="0"/>
          <w:divBdr>
            <w:top w:val="none" w:sz="0" w:space="0" w:color="auto"/>
            <w:left w:val="none" w:sz="0" w:space="0" w:color="auto"/>
            <w:bottom w:val="none" w:sz="0" w:space="0" w:color="auto"/>
            <w:right w:val="none" w:sz="0" w:space="0" w:color="auto"/>
          </w:divBdr>
        </w:div>
        <w:div w:id="789858057">
          <w:marLeft w:val="640"/>
          <w:marRight w:val="0"/>
          <w:marTop w:val="0"/>
          <w:marBottom w:val="0"/>
          <w:divBdr>
            <w:top w:val="none" w:sz="0" w:space="0" w:color="auto"/>
            <w:left w:val="none" w:sz="0" w:space="0" w:color="auto"/>
            <w:bottom w:val="none" w:sz="0" w:space="0" w:color="auto"/>
            <w:right w:val="none" w:sz="0" w:space="0" w:color="auto"/>
          </w:divBdr>
        </w:div>
        <w:div w:id="963578944">
          <w:marLeft w:val="640"/>
          <w:marRight w:val="0"/>
          <w:marTop w:val="0"/>
          <w:marBottom w:val="0"/>
          <w:divBdr>
            <w:top w:val="none" w:sz="0" w:space="0" w:color="auto"/>
            <w:left w:val="none" w:sz="0" w:space="0" w:color="auto"/>
            <w:bottom w:val="none" w:sz="0" w:space="0" w:color="auto"/>
            <w:right w:val="none" w:sz="0" w:space="0" w:color="auto"/>
          </w:divBdr>
        </w:div>
        <w:div w:id="174729950">
          <w:marLeft w:val="640"/>
          <w:marRight w:val="0"/>
          <w:marTop w:val="0"/>
          <w:marBottom w:val="0"/>
          <w:divBdr>
            <w:top w:val="none" w:sz="0" w:space="0" w:color="auto"/>
            <w:left w:val="none" w:sz="0" w:space="0" w:color="auto"/>
            <w:bottom w:val="none" w:sz="0" w:space="0" w:color="auto"/>
            <w:right w:val="none" w:sz="0" w:space="0" w:color="auto"/>
          </w:divBdr>
        </w:div>
        <w:div w:id="304359696">
          <w:marLeft w:val="640"/>
          <w:marRight w:val="0"/>
          <w:marTop w:val="0"/>
          <w:marBottom w:val="0"/>
          <w:divBdr>
            <w:top w:val="none" w:sz="0" w:space="0" w:color="auto"/>
            <w:left w:val="none" w:sz="0" w:space="0" w:color="auto"/>
            <w:bottom w:val="none" w:sz="0" w:space="0" w:color="auto"/>
            <w:right w:val="none" w:sz="0" w:space="0" w:color="auto"/>
          </w:divBdr>
        </w:div>
        <w:div w:id="1538734473">
          <w:marLeft w:val="640"/>
          <w:marRight w:val="0"/>
          <w:marTop w:val="0"/>
          <w:marBottom w:val="0"/>
          <w:divBdr>
            <w:top w:val="none" w:sz="0" w:space="0" w:color="auto"/>
            <w:left w:val="none" w:sz="0" w:space="0" w:color="auto"/>
            <w:bottom w:val="none" w:sz="0" w:space="0" w:color="auto"/>
            <w:right w:val="none" w:sz="0" w:space="0" w:color="auto"/>
          </w:divBdr>
        </w:div>
        <w:div w:id="1343895908">
          <w:marLeft w:val="640"/>
          <w:marRight w:val="0"/>
          <w:marTop w:val="0"/>
          <w:marBottom w:val="0"/>
          <w:divBdr>
            <w:top w:val="none" w:sz="0" w:space="0" w:color="auto"/>
            <w:left w:val="none" w:sz="0" w:space="0" w:color="auto"/>
            <w:bottom w:val="none" w:sz="0" w:space="0" w:color="auto"/>
            <w:right w:val="none" w:sz="0" w:space="0" w:color="auto"/>
          </w:divBdr>
        </w:div>
        <w:div w:id="1097795298">
          <w:marLeft w:val="640"/>
          <w:marRight w:val="0"/>
          <w:marTop w:val="0"/>
          <w:marBottom w:val="0"/>
          <w:divBdr>
            <w:top w:val="none" w:sz="0" w:space="0" w:color="auto"/>
            <w:left w:val="none" w:sz="0" w:space="0" w:color="auto"/>
            <w:bottom w:val="none" w:sz="0" w:space="0" w:color="auto"/>
            <w:right w:val="none" w:sz="0" w:space="0" w:color="auto"/>
          </w:divBdr>
        </w:div>
        <w:div w:id="640309112">
          <w:marLeft w:val="640"/>
          <w:marRight w:val="0"/>
          <w:marTop w:val="0"/>
          <w:marBottom w:val="0"/>
          <w:divBdr>
            <w:top w:val="none" w:sz="0" w:space="0" w:color="auto"/>
            <w:left w:val="none" w:sz="0" w:space="0" w:color="auto"/>
            <w:bottom w:val="none" w:sz="0" w:space="0" w:color="auto"/>
            <w:right w:val="none" w:sz="0" w:space="0" w:color="auto"/>
          </w:divBdr>
        </w:div>
        <w:div w:id="1207910427">
          <w:marLeft w:val="640"/>
          <w:marRight w:val="0"/>
          <w:marTop w:val="0"/>
          <w:marBottom w:val="0"/>
          <w:divBdr>
            <w:top w:val="none" w:sz="0" w:space="0" w:color="auto"/>
            <w:left w:val="none" w:sz="0" w:space="0" w:color="auto"/>
            <w:bottom w:val="none" w:sz="0" w:space="0" w:color="auto"/>
            <w:right w:val="none" w:sz="0" w:space="0" w:color="auto"/>
          </w:divBdr>
        </w:div>
        <w:div w:id="2046834179">
          <w:marLeft w:val="640"/>
          <w:marRight w:val="0"/>
          <w:marTop w:val="0"/>
          <w:marBottom w:val="0"/>
          <w:divBdr>
            <w:top w:val="none" w:sz="0" w:space="0" w:color="auto"/>
            <w:left w:val="none" w:sz="0" w:space="0" w:color="auto"/>
            <w:bottom w:val="none" w:sz="0" w:space="0" w:color="auto"/>
            <w:right w:val="none" w:sz="0" w:space="0" w:color="auto"/>
          </w:divBdr>
        </w:div>
        <w:div w:id="951715985">
          <w:marLeft w:val="640"/>
          <w:marRight w:val="0"/>
          <w:marTop w:val="0"/>
          <w:marBottom w:val="0"/>
          <w:divBdr>
            <w:top w:val="none" w:sz="0" w:space="0" w:color="auto"/>
            <w:left w:val="none" w:sz="0" w:space="0" w:color="auto"/>
            <w:bottom w:val="none" w:sz="0" w:space="0" w:color="auto"/>
            <w:right w:val="none" w:sz="0" w:space="0" w:color="auto"/>
          </w:divBdr>
        </w:div>
        <w:div w:id="1054161455">
          <w:marLeft w:val="640"/>
          <w:marRight w:val="0"/>
          <w:marTop w:val="0"/>
          <w:marBottom w:val="0"/>
          <w:divBdr>
            <w:top w:val="none" w:sz="0" w:space="0" w:color="auto"/>
            <w:left w:val="none" w:sz="0" w:space="0" w:color="auto"/>
            <w:bottom w:val="none" w:sz="0" w:space="0" w:color="auto"/>
            <w:right w:val="none" w:sz="0" w:space="0" w:color="auto"/>
          </w:divBdr>
        </w:div>
        <w:div w:id="843589841">
          <w:marLeft w:val="640"/>
          <w:marRight w:val="0"/>
          <w:marTop w:val="0"/>
          <w:marBottom w:val="0"/>
          <w:divBdr>
            <w:top w:val="none" w:sz="0" w:space="0" w:color="auto"/>
            <w:left w:val="none" w:sz="0" w:space="0" w:color="auto"/>
            <w:bottom w:val="none" w:sz="0" w:space="0" w:color="auto"/>
            <w:right w:val="none" w:sz="0" w:space="0" w:color="auto"/>
          </w:divBdr>
        </w:div>
        <w:div w:id="1994479662">
          <w:marLeft w:val="640"/>
          <w:marRight w:val="0"/>
          <w:marTop w:val="0"/>
          <w:marBottom w:val="0"/>
          <w:divBdr>
            <w:top w:val="none" w:sz="0" w:space="0" w:color="auto"/>
            <w:left w:val="none" w:sz="0" w:space="0" w:color="auto"/>
            <w:bottom w:val="none" w:sz="0" w:space="0" w:color="auto"/>
            <w:right w:val="none" w:sz="0" w:space="0" w:color="auto"/>
          </w:divBdr>
        </w:div>
        <w:div w:id="203447048">
          <w:marLeft w:val="640"/>
          <w:marRight w:val="0"/>
          <w:marTop w:val="0"/>
          <w:marBottom w:val="0"/>
          <w:divBdr>
            <w:top w:val="none" w:sz="0" w:space="0" w:color="auto"/>
            <w:left w:val="none" w:sz="0" w:space="0" w:color="auto"/>
            <w:bottom w:val="none" w:sz="0" w:space="0" w:color="auto"/>
            <w:right w:val="none" w:sz="0" w:space="0" w:color="auto"/>
          </w:divBdr>
        </w:div>
        <w:div w:id="1497451842">
          <w:marLeft w:val="640"/>
          <w:marRight w:val="0"/>
          <w:marTop w:val="0"/>
          <w:marBottom w:val="0"/>
          <w:divBdr>
            <w:top w:val="none" w:sz="0" w:space="0" w:color="auto"/>
            <w:left w:val="none" w:sz="0" w:space="0" w:color="auto"/>
            <w:bottom w:val="none" w:sz="0" w:space="0" w:color="auto"/>
            <w:right w:val="none" w:sz="0" w:space="0" w:color="auto"/>
          </w:divBdr>
        </w:div>
        <w:div w:id="2132673207">
          <w:marLeft w:val="640"/>
          <w:marRight w:val="0"/>
          <w:marTop w:val="0"/>
          <w:marBottom w:val="0"/>
          <w:divBdr>
            <w:top w:val="none" w:sz="0" w:space="0" w:color="auto"/>
            <w:left w:val="none" w:sz="0" w:space="0" w:color="auto"/>
            <w:bottom w:val="none" w:sz="0" w:space="0" w:color="auto"/>
            <w:right w:val="none" w:sz="0" w:space="0" w:color="auto"/>
          </w:divBdr>
        </w:div>
        <w:div w:id="644163057">
          <w:marLeft w:val="640"/>
          <w:marRight w:val="0"/>
          <w:marTop w:val="0"/>
          <w:marBottom w:val="0"/>
          <w:divBdr>
            <w:top w:val="none" w:sz="0" w:space="0" w:color="auto"/>
            <w:left w:val="none" w:sz="0" w:space="0" w:color="auto"/>
            <w:bottom w:val="none" w:sz="0" w:space="0" w:color="auto"/>
            <w:right w:val="none" w:sz="0" w:space="0" w:color="auto"/>
          </w:divBdr>
        </w:div>
        <w:div w:id="648755085">
          <w:marLeft w:val="640"/>
          <w:marRight w:val="0"/>
          <w:marTop w:val="0"/>
          <w:marBottom w:val="0"/>
          <w:divBdr>
            <w:top w:val="none" w:sz="0" w:space="0" w:color="auto"/>
            <w:left w:val="none" w:sz="0" w:space="0" w:color="auto"/>
            <w:bottom w:val="none" w:sz="0" w:space="0" w:color="auto"/>
            <w:right w:val="none" w:sz="0" w:space="0" w:color="auto"/>
          </w:divBdr>
        </w:div>
        <w:div w:id="1006906596">
          <w:marLeft w:val="640"/>
          <w:marRight w:val="0"/>
          <w:marTop w:val="0"/>
          <w:marBottom w:val="0"/>
          <w:divBdr>
            <w:top w:val="none" w:sz="0" w:space="0" w:color="auto"/>
            <w:left w:val="none" w:sz="0" w:space="0" w:color="auto"/>
            <w:bottom w:val="none" w:sz="0" w:space="0" w:color="auto"/>
            <w:right w:val="none" w:sz="0" w:space="0" w:color="auto"/>
          </w:divBdr>
        </w:div>
        <w:div w:id="707947579">
          <w:marLeft w:val="640"/>
          <w:marRight w:val="0"/>
          <w:marTop w:val="0"/>
          <w:marBottom w:val="0"/>
          <w:divBdr>
            <w:top w:val="none" w:sz="0" w:space="0" w:color="auto"/>
            <w:left w:val="none" w:sz="0" w:space="0" w:color="auto"/>
            <w:bottom w:val="none" w:sz="0" w:space="0" w:color="auto"/>
            <w:right w:val="none" w:sz="0" w:space="0" w:color="auto"/>
          </w:divBdr>
        </w:div>
        <w:div w:id="1057751384">
          <w:marLeft w:val="640"/>
          <w:marRight w:val="0"/>
          <w:marTop w:val="0"/>
          <w:marBottom w:val="0"/>
          <w:divBdr>
            <w:top w:val="none" w:sz="0" w:space="0" w:color="auto"/>
            <w:left w:val="none" w:sz="0" w:space="0" w:color="auto"/>
            <w:bottom w:val="none" w:sz="0" w:space="0" w:color="auto"/>
            <w:right w:val="none" w:sz="0" w:space="0" w:color="auto"/>
          </w:divBdr>
        </w:div>
        <w:div w:id="379784912">
          <w:marLeft w:val="640"/>
          <w:marRight w:val="0"/>
          <w:marTop w:val="0"/>
          <w:marBottom w:val="0"/>
          <w:divBdr>
            <w:top w:val="none" w:sz="0" w:space="0" w:color="auto"/>
            <w:left w:val="none" w:sz="0" w:space="0" w:color="auto"/>
            <w:bottom w:val="none" w:sz="0" w:space="0" w:color="auto"/>
            <w:right w:val="none" w:sz="0" w:space="0" w:color="auto"/>
          </w:divBdr>
        </w:div>
        <w:div w:id="1574660689">
          <w:marLeft w:val="640"/>
          <w:marRight w:val="0"/>
          <w:marTop w:val="0"/>
          <w:marBottom w:val="0"/>
          <w:divBdr>
            <w:top w:val="none" w:sz="0" w:space="0" w:color="auto"/>
            <w:left w:val="none" w:sz="0" w:space="0" w:color="auto"/>
            <w:bottom w:val="none" w:sz="0" w:space="0" w:color="auto"/>
            <w:right w:val="none" w:sz="0" w:space="0" w:color="auto"/>
          </w:divBdr>
        </w:div>
        <w:div w:id="1443720289">
          <w:marLeft w:val="640"/>
          <w:marRight w:val="0"/>
          <w:marTop w:val="0"/>
          <w:marBottom w:val="0"/>
          <w:divBdr>
            <w:top w:val="none" w:sz="0" w:space="0" w:color="auto"/>
            <w:left w:val="none" w:sz="0" w:space="0" w:color="auto"/>
            <w:bottom w:val="none" w:sz="0" w:space="0" w:color="auto"/>
            <w:right w:val="none" w:sz="0" w:space="0" w:color="auto"/>
          </w:divBdr>
        </w:div>
        <w:div w:id="1839880469">
          <w:marLeft w:val="640"/>
          <w:marRight w:val="0"/>
          <w:marTop w:val="0"/>
          <w:marBottom w:val="0"/>
          <w:divBdr>
            <w:top w:val="none" w:sz="0" w:space="0" w:color="auto"/>
            <w:left w:val="none" w:sz="0" w:space="0" w:color="auto"/>
            <w:bottom w:val="none" w:sz="0" w:space="0" w:color="auto"/>
            <w:right w:val="none" w:sz="0" w:space="0" w:color="auto"/>
          </w:divBdr>
        </w:div>
        <w:div w:id="674918162">
          <w:marLeft w:val="640"/>
          <w:marRight w:val="0"/>
          <w:marTop w:val="0"/>
          <w:marBottom w:val="0"/>
          <w:divBdr>
            <w:top w:val="none" w:sz="0" w:space="0" w:color="auto"/>
            <w:left w:val="none" w:sz="0" w:space="0" w:color="auto"/>
            <w:bottom w:val="none" w:sz="0" w:space="0" w:color="auto"/>
            <w:right w:val="none" w:sz="0" w:space="0" w:color="auto"/>
          </w:divBdr>
        </w:div>
        <w:div w:id="787819645">
          <w:marLeft w:val="640"/>
          <w:marRight w:val="0"/>
          <w:marTop w:val="0"/>
          <w:marBottom w:val="0"/>
          <w:divBdr>
            <w:top w:val="none" w:sz="0" w:space="0" w:color="auto"/>
            <w:left w:val="none" w:sz="0" w:space="0" w:color="auto"/>
            <w:bottom w:val="none" w:sz="0" w:space="0" w:color="auto"/>
            <w:right w:val="none" w:sz="0" w:space="0" w:color="auto"/>
          </w:divBdr>
        </w:div>
        <w:div w:id="1070157991">
          <w:marLeft w:val="640"/>
          <w:marRight w:val="0"/>
          <w:marTop w:val="0"/>
          <w:marBottom w:val="0"/>
          <w:divBdr>
            <w:top w:val="none" w:sz="0" w:space="0" w:color="auto"/>
            <w:left w:val="none" w:sz="0" w:space="0" w:color="auto"/>
            <w:bottom w:val="none" w:sz="0" w:space="0" w:color="auto"/>
            <w:right w:val="none" w:sz="0" w:space="0" w:color="auto"/>
          </w:divBdr>
        </w:div>
        <w:div w:id="931158778">
          <w:marLeft w:val="640"/>
          <w:marRight w:val="0"/>
          <w:marTop w:val="0"/>
          <w:marBottom w:val="0"/>
          <w:divBdr>
            <w:top w:val="none" w:sz="0" w:space="0" w:color="auto"/>
            <w:left w:val="none" w:sz="0" w:space="0" w:color="auto"/>
            <w:bottom w:val="none" w:sz="0" w:space="0" w:color="auto"/>
            <w:right w:val="none" w:sz="0" w:space="0" w:color="auto"/>
          </w:divBdr>
        </w:div>
        <w:div w:id="981541462">
          <w:marLeft w:val="640"/>
          <w:marRight w:val="0"/>
          <w:marTop w:val="0"/>
          <w:marBottom w:val="0"/>
          <w:divBdr>
            <w:top w:val="none" w:sz="0" w:space="0" w:color="auto"/>
            <w:left w:val="none" w:sz="0" w:space="0" w:color="auto"/>
            <w:bottom w:val="none" w:sz="0" w:space="0" w:color="auto"/>
            <w:right w:val="none" w:sz="0" w:space="0" w:color="auto"/>
          </w:divBdr>
        </w:div>
        <w:div w:id="1137574333">
          <w:marLeft w:val="640"/>
          <w:marRight w:val="0"/>
          <w:marTop w:val="0"/>
          <w:marBottom w:val="0"/>
          <w:divBdr>
            <w:top w:val="none" w:sz="0" w:space="0" w:color="auto"/>
            <w:left w:val="none" w:sz="0" w:space="0" w:color="auto"/>
            <w:bottom w:val="none" w:sz="0" w:space="0" w:color="auto"/>
            <w:right w:val="none" w:sz="0" w:space="0" w:color="auto"/>
          </w:divBdr>
        </w:div>
        <w:div w:id="857962695">
          <w:marLeft w:val="640"/>
          <w:marRight w:val="0"/>
          <w:marTop w:val="0"/>
          <w:marBottom w:val="0"/>
          <w:divBdr>
            <w:top w:val="none" w:sz="0" w:space="0" w:color="auto"/>
            <w:left w:val="none" w:sz="0" w:space="0" w:color="auto"/>
            <w:bottom w:val="none" w:sz="0" w:space="0" w:color="auto"/>
            <w:right w:val="none" w:sz="0" w:space="0" w:color="auto"/>
          </w:divBdr>
        </w:div>
        <w:div w:id="597563466">
          <w:marLeft w:val="640"/>
          <w:marRight w:val="0"/>
          <w:marTop w:val="0"/>
          <w:marBottom w:val="0"/>
          <w:divBdr>
            <w:top w:val="none" w:sz="0" w:space="0" w:color="auto"/>
            <w:left w:val="none" w:sz="0" w:space="0" w:color="auto"/>
            <w:bottom w:val="none" w:sz="0" w:space="0" w:color="auto"/>
            <w:right w:val="none" w:sz="0" w:space="0" w:color="auto"/>
          </w:divBdr>
        </w:div>
        <w:div w:id="1315138892">
          <w:marLeft w:val="640"/>
          <w:marRight w:val="0"/>
          <w:marTop w:val="0"/>
          <w:marBottom w:val="0"/>
          <w:divBdr>
            <w:top w:val="none" w:sz="0" w:space="0" w:color="auto"/>
            <w:left w:val="none" w:sz="0" w:space="0" w:color="auto"/>
            <w:bottom w:val="none" w:sz="0" w:space="0" w:color="auto"/>
            <w:right w:val="none" w:sz="0" w:space="0" w:color="auto"/>
          </w:divBdr>
        </w:div>
        <w:div w:id="386994436">
          <w:marLeft w:val="640"/>
          <w:marRight w:val="0"/>
          <w:marTop w:val="0"/>
          <w:marBottom w:val="0"/>
          <w:divBdr>
            <w:top w:val="none" w:sz="0" w:space="0" w:color="auto"/>
            <w:left w:val="none" w:sz="0" w:space="0" w:color="auto"/>
            <w:bottom w:val="none" w:sz="0" w:space="0" w:color="auto"/>
            <w:right w:val="none" w:sz="0" w:space="0" w:color="auto"/>
          </w:divBdr>
        </w:div>
        <w:div w:id="1265381168">
          <w:marLeft w:val="640"/>
          <w:marRight w:val="0"/>
          <w:marTop w:val="0"/>
          <w:marBottom w:val="0"/>
          <w:divBdr>
            <w:top w:val="none" w:sz="0" w:space="0" w:color="auto"/>
            <w:left w:val="none" w:sz="0" w:space="0" w:color="auto"/>
            <w:bottom w:val="none" w:sz="0" w:space="0" w:color="auto"/>
            <w:right w:val="none" w:sz="0" w:space="0" w:color="auto"/>
          </w:divBdr>
        </w:div>
        <w:div w:id="1334407811">
          <w:marLeft w:val="640"/>
          <w:marRight w:val="0"/>
          <w:marTop w:val="0"/>
          <w:marBottom w:val="0"/>
          <w:divBdr>
            <w:top w:val="none" w:sz="0" w:space="0" w:color="auto"/>
            <w:left w:val="none" w:sz="0" w:space="0" w:color="auto"/>
            <w:bottom w:val="none" w:sz="0" w:space="0" w:color="auto"/>
            <w:right w:val="none" w:sz="0" w:space="0" w:color="auto"/>
          </w:divBdr>
        </w:div>
        <w:div w:id="1074232350">
          <w:marLeft w:val="640"/>
          <w:marRight w:val="0"/>
          <w:marTop w:val="0"/>
          <w:marBottom w:val="0"/>
          <w:divBdr>
            <w:top w:val="none" w:sz="0" w:space="0" w:color="auto"/>
            <w:left w:val="none" w:sz="0" w:space="0" w:color="auto"/>
            <w:bottom w:val="none" w:sz="0" w:space="0" w:color="auto"/>
            <w:right w:val="none" w:sz="0" w:space="0" w:color="auto"/>
          </w:divBdr>
        </w:div>
        <w:div w:id="1004437131">
          <w:marLeft w:val="640"/>
          <w:marRight w:val="0"/>
          <w:marTop w:val="0"/>
          <w:marBottom w:val="0"/>
          <w:divBdr>
            <w:top w:val="none" w:sz="0" w:space="0" w:color="auto"/>
            <w:left w:val="none" w:sz="0" w:space="0" w:color="auto"/>
            <w:bottom w:val="none" w:sz="0" w:space="0" w:color="auto"/>
            <w:right w:val="none" w:sz="0" w:space="0" w:color="auto"/>
          </w:divBdr>
        </w:div>
        <w:div w:id="1236938291">
          <w:marLeft w:val="640"/>
          <w:marRight w:val="0"/>
          <w:marTop w:val="0"/>
          <w:marBottom w:val="0"/>
          <w:divBdr>
            <w:top w:val="none" w:sz="0" w:space="0" w:color="auto"/>
            <w:left w:val="none" w:sz="0" w:space="0" w:color="auto"/>
            <w:bottom w:val="none" w:sz="0" w:space="0" w:color="auto"/>
            <w:right w:val="none" w:sz="0" w:space="0" w:color="auto"/>
          </w:divBdr>
        </w:div>
        <w:div w:id="2069765368">
          <w:marLeft w:val="640"/>
          <w:marRight w:val="0"/>
          <w:marTop w:val="0"/>
          <w:marBottom w:val="0"/>
          <w:divBdr>
            <w:top w:val="none" w:sz="0" w:space="0" w:color="auto"/>
            <w:left w:val="none" w:sz="0" w:space="0" w:color="auto"/>
            <w:bottom w:val="none" w:sz="0" w:space="0" w:color="auto"/>
            <w:right w:val="none" w:sz="0" w:space="0" w:color="auto"/>
          </w:divBdr>
        </w:div>
        <w:div w:id="1627151503">
          <w:marLeft w:val="640"/>
          <w:marRight w:val="0"/>
          <w:marTop w:val="0"/>
          <w:marBottom w:val="0"/>
          <w:divBdr>
            <w:top w:val="none" w:sz="0" w:space="0" w:color="auto"/>
            <w:left w:val="none" w:sz="0" w:space="0" w:color="auto"/>
            <w:bottom w:val="none" w:sz="0" w:space="0" w:color="auto"/>
            <w:right w:val="none" w:sz="0" w:space="0" w:color="auto"/>
          </w:divBdr>
        </w:div>
        <w:div w:id="1935549787">
          <w:marLeft w:val="640"/>
          <w:marRight w:val="0"/>
          <w:marTop w:val="0"/>
          <w:marBottom w:val="0"/>
          <w:divBdr>
            <w:top w:val="none" w:sz="0" w:space="0" w:color="auto"/>
            <w:left w:val="none" w:sz="0" w:space="0" w:color="auto"/>
            <w:bottom w:val="none" w:sz="0" w:space="0" w:color="auto"/>
            <w:right w:val="none" w:sz="0" w:space="0" w:color="auto"/>
          </w:divBdr>
        </w:div>
        <w:div w:id="820773315">
          <w:marLeft w:val="640"/>
          <w:marRight w:val="0"/>
          <w:marTop w:val="0"/>
          <w:marBottom w:val="0"/>
          <w:divBdr>
            <w:top w:val="none" w:sz="0" w:space="0" w:color="auto"/>
            <w:left w:val="none" w:sz="0" w:space="0" w:color="auto"/>
            <w:bottom w:val="none" w:sz="0" w:space="0" w:color="auto"/>
            <w:right w:val="none" w:sz="0" w:space="0" w:color="auto"/>
          </w:divBdr>
        </w:div>
        <w:div w:id="258678717">
          <w:marLeft w:val="640"/>
          <w:marRight w:val="0"/>
          <w:marTop w:val="0"/>
          <w:marBottom w:val="0"/>
          <w:divBdr>
            <w:top w:val="none" w:sz="0" w:space="0" w:color="auto"/>
            <w:left w:val="none" w:sz="0" w:space="0" w:color="auto"/>
            <w:bottom w:val="none" w:sz="0" w:space="0" w:color="auto"/>
            <w:right w:val="none" w:sz="0" w:space="0" w:color="auto"/>
          </w:divBdr>
        </w:div>
        <w:div w:id="508373770">
          <w:marLeft w:val="640"/>
          <w:marRight w:val="0"/>
          <w:marTop w:val="0"/>
          <w:marBottom w:val="0"/>
          <w:divBdr>
            <w:top w:val="none" w:sz="0" w:space="0" w:color="auto"/>
            <w:left w:val="none" w:sz="0" w:space="0" w:color="auto"/>
            <w:bottom w:val="none" w:sz="0" w:space="0" w:color="auto"/>
            <w:right w:val="none" w:sz="0" w:space="0" w:color="auto"/>
          </w:divBdr>
        </w:div>
        <w:div w:id="590242210">
          <w:marLeft w:val="640"/>
          <w:marRight w:val="0"/>
          <w:marTop w:val="0"/>
          <w:marBottom w:val="0"/>
          <w:divBdr>
            <w:top w:val="none" w:sz="0" w:space="0" w:color="auto"/>
            <w:left w:val="none" w:sz="0" w:space="0" w:color="auto"/>
            <w:bottom w:val="none" w:sz="0" w:space="0" w:color="auto"/>
            <w:right w:val="none" w:sz="0" w:space="0" w:color="auto"/>
          </w:divBdr>
        </w:div>
        <w:div w:id="851837210">
          <w:marLeft w:val="640"/>
          <w:marRight w:val="0"/>
          <w:marTop w:val="0"/>
          <w:marBottom w:val="0"/>
          <w:divBdr>
            <w:top w:val="none" w:sz="0" w:space="0" w:color="auto"/>
            <w:left w:val="none" w:sz="0" w:space="0" w:color="auto"/>
            <w:bottom w:val="none" w:sz="0" w:space="0" w:color="auto"/>
            <w:right w:val="none" w:sz="0" w:space="0" w:color="auto"/>
          </w:divBdr>
        </w:div>
        <w:div w:id="1487741519">
          <w:marLeft w:val="640"/>
          <w:marRight w:val="0"/>
          <w:marTop w:val="0"/>
          <w:marBottom w:val="0"/>
          <w:divBdr>
            <w:top w:val="none" w:sz="0" w:space="0" w:color="auto"/>
            <w:left w:val="none" w:sz="0" w:space="0" w:color="auto"/>
            <w:bottom w:val="none" w:sz="0" w:space="0" w:color="auto"/>
            <w:right w:val="none" w:sz="0" w:space="0" w:color="auto"/>
          </w:divBdr>
        </w:div>
        <w:div w:id="1153714254">
          <w:marLeft w:val="640"/>
          <w:marRight w:val="0"/>
          <w:marTop w:val="0"/>
          <w:marBottom w:val="0"/>
          <w:divBdr>
            <w:top w:val="none" w:sz="0" w:space="0" w:color="auto"/>
            <w:left w:val="none" w:sz="0" w:space="0" w:color="auto"/>
            <w:bottom w:val="none" w:sz="0" w:space="0" w:color="auto"/>
            <w:right w:val="none" w:sz="0" w:space="0" w:color="auto"/>
          </w:divBdr>
        </w:div>
        <w:div w:id="1948997776">
          <w:marLeft w:val="640"/>
          <w:marRight w:val="0"/>
          <w:marTop w:val="0"/>
          <w:marBottom w:val="0"/>
          <w:divBdr>
            <w:top w:val="none" w:sz="0" w:space="0" w:color="auto"/>
            <w:left w:val="none" w:sz="0" w:space="0" w:color="auto"/>
            <w:bottom w:val="none" w:sz="0" w:space="0" w:color="auto"/>
            <w:right w:val="none" w:sz="0" w:space="0" w:color="auto"/>
          </w:divBdr>
        </w:div>
        <w:div w:id="576134976">
          <w:marLeft w:val="640"/>
          <w:marRight w:val="0"/>
          <w:marTop w:val="0"/>
          <w:marBottom w:val="0"/>
          <w:divBdr>
            <w:top w:val="none" w:sz="0" w:space="0" w:color="auto"/>
            <w:left w:val="none" w:sz="0" w:space="0" w:color="auto"/>
            <w:bottom w:val="none" w:sz="0" w:space="0" w:color="auto"/>
            <w:right w:val="none" w:sz="0" w:space="0" w:color="auto"/>
          </w:divBdr>
        </w:div>
        <w:div w:id="1824076673">
          <w:marLeft w:val="640"/>
          <w:marRight w:val="0"/>
          <w:marTop w:val="0"/>
          <w:marBottom w:val="0"/>
          <w:divBdr>
            <w:top w:val="none" w:sz="0" w:space="0" w:color="auto"/>
            <w:left w:val="none" w:sz="0" w:space="0" w:color="auto"/>
            <w:bottom w:val="none" w:sz="0" w:space="0" w:color="auto"/>
            <w:right w:val="none" w:sz="0" w:space="0" w:color="auto"/>
          </w:divBdr>
        </w:div>
        <w:div w:id="2035419337">
          <w:marLeft w:val="640"/>
          <w:marRight w:val="0"/>
          <w:marTop w:val="0"/>
          <w:marBottom w:val="0"/>
          <w:divBdr>
            <w:top w:val="none" w:sz="0" w:space="0" w:color="auto"/>
            <w:left w:val="none" w:sz="0" w:space="0" w:color="auto"/>
            <w:bottom w:val="none" w:sz="0" w:space="0" w:color="auto"/>
            <w:right w:val="none" w:sz="0" w:space="0" w:color="auto"/>
          </w:divBdr>
        </w:div>
        <w:div w:id="434911161">
          <w:marLeft w:val="640"/>
          <w:marRight w:val="0"/>
          <w:marTop w:val="0"/>
          <w:marBottom w:val="0"/>
          <w:divBdr>
            <w:top w:val="none" w:sz="0" w:space="0" w:color="auto"/>
            <w:left w:val="none" w:sz="0" w:space="0" w:color="auto"/>
            <w:bottom w:val="none" w:sz="0" w:space="0" w:color="auto"/>
            <w:right w:val="none" w:sz="0" w:space="0" w:color="auto"/>
          </w:divBdr>
        </w:div>
        <w:div w:id="1427723668">
          <w:marLeft w:val="640"/>
          <w:marRight w:val="0"/>
          <w:marTop w:val="0"/>
          <w:marBottom w:val="0"/>
          <w:divBdr>
            <w:top w:val="none" w:sz="0" w:space="0" w:color="auto"/>
            <w:left w:val="none" w:sz="0" w:space="0" w:color="auto"/>
            <w:bottom w:val="none" w:sz="0" w:space="0" w:color="auto"/>
            <w:right w:val="none" w:sz="0" w:space="0" w:color="auto"/>
          </w:divBdr>
        </w:div>
        <w:div w:id="579363587">
          <w:marLeft w:val="640"/>
          <w:marRight w:val="0"/>
          <w:marTop w:val="0"/>
          <w:marBottom w:val="0"/>
          <w:divBdr>
            <w:top w:val="none" w:sz="0" w:space="0" w:color="auto"/>
            <w:left w:val="none" w:sz="0" w:space="0" w:color="auto"/>
            <w:bottom w:val="none" w:sz="0" w:space="0" w:color="auto"/>
            <w:right w:val="none" w:sz="0" w:space="0" w:color="auto"/>
          </w:divBdr>
        </w:div>
        <w:div w:id="426848600">
          <w:marLeft w:val="640"/>
          <w:marRight w:val="0"/>
          <w:marTop w:val="0"/>
          <w:marBottom w:val="0"/>
          <w:divBdr>
            <w:top w:val="none" w:sz="0" w:space="0" w:color="auto"/>
            <w:left w:val="none" w:sz="0" w:space="0" w:color="auto"/>
            <w:bottom w:val="none" w:sz="0" w:space="0" w:color="auto"/>
            <w:right w:val="none" w:sz="0" w:space="0" w:color="auto"/>
          </w:divBdr>
        </w:div>
        <w:div w:id="431558687">
          <w:marLeft w:val="640"/>
          <w:marRight w:val="0"/>
          <w:marTop w:val="0"/>
          <w:marBottom w:val="0"/>
          <w:divBdr>
            <w:top w:val="none" w:sz="0" w:space="0" w:color="auto"/>
            <w:left w:val="none" w:sz="0" w:space="0" w:color="auto"/>
            <w:bottom w:val="none" w:sz="0" w:space="0" w:color="auto"/>
            <w:right w:val="none" w:sz="0" w:space="0" w:color="auto"/>
          </w:divBdr>
        </w:div>
        <w:div w:id="1990208362">
          <w:marLeft w:val="640"/>
          <w:marRight w:val="0"/>
          <w:marTop w:val="0"/>
          <w:marBottom w:val="0"/>
          <w:divBdr>
            <w:top w:val="none" w:sz="0" w:space="0" w:color="auto"/>
            <w:left w:val="none" w:sz="0" w:space="0" w:color="auto"/>
            <w:bottom w:val="none" w:sz="0" w:space="0" w:color="auto"/>
            <w:right w:val="none" w:sz="0" w:space="0" w:color="auto"/>
          </w:divBdr>
        </w:div>
        <w:div w:id="464857917">
          <w:marLeft w:val="640"/>
          <w:marRight w:val="0"/>
          <w:marTop w:val="0"/>
          <w:marBottom w:val="0"/>
          <w:divBdr>
            <w:top w:val="none" w:sz="0" w:space="0" w:color="auto"/>
            <w:left w:val="none" w:sz="0" w:space="0" w:color="auto"/>
            <w:bottom w:val="none" w:sz="0" w:space="0" w:color="auto"/>
            <w:right w:val="none" w:sz="0" w:space="0" w:color="auto"/>
          </w:divBdr>
        </w:div>
        <w:div w:id="1500538159">
          <w:marLeft w:val="640"/>
          <w:marRight w:val="0"/>
          <w:marTop w:val="0"/>
          <w:marBottom w:val="0"/>
          <w:divBdr>
            <w:top w:val="none" w:sz="0" w:space="0" w:color="auto"/>
            <w:left w:val="none" w:sz="0" w:space="0" w:color="auto"/>
            <w:bottom w:val="none" w:sz="0" w:space="0" w:color="auto"/>
            <w:right w:val="none" w:sz="0" w:space="0" w:color="auto"/>
          </w:divBdr>
        </w:div>
        <w:div w:id="1480685930">
          <w:marLeft w:val="640"/>
          <w:marRight w:val="0"/>
          <w:marTop w:val="0"/>
          <w:marBottom w:val="0"/>
          <w:divBdr>
            <w:top w:val="none" w:sz="0" w:space="0" w:color="auto"/>
            <w:left w:val="none" w:sz="0" w:space="0" w:color="auto"/>
            <w:bottom w:val="none" w:sz="0" w:space="0" w:color="auto"/>
            <w:right w:val="none" w:sz="0" w:space="0" w:color="auto"/>
          </w:divBdr>
        </w:div>
        <w:div w:id="1900557282">
          <w:marLeft w:val="640"/>
          <w:marRight w:val="0"/>
          <w:marTop w:val="0"/>
          <w:marBottom w:val="0"/>
          <w:divBdr>
            <w:top w:val="none" w:sz="0" w:space="0" w:color="auto"/>
            <w:left w:val="none" w:sz="0" w:space="0" w:color="auto"/>
            <w:bottom w:val="none" w:sz="0" w:space="0" w:color="auto"/>
            <w:right w:val="none" w:sz="0" w:space="0" w:color="auto"/>
          </w:divBdr>
        </w:div>
        <w:div w:id="2026974371">
          <w:marLeft w:val="640"/>
          <w:marRight w:val="0"/>
          <w:marTop w:val="0"/>
          <w:marBottom w:val="0"/>
          <w:divBdr>
            <w:top w:val="none" w:sz="0" w:space="0" w:color="auto"/>
            <w:left w:val="none" w:sz="0" w:space="0" w:color="auto"/>
            <w:bottom w:val="none" w:sz="0" w:space="0" w:color="auto"/>
            <w:right w:val="none" w:sz="0" w:space="0" w:color="auto"/>
          </w:divBdr>
        </w:div>
        <w:div w:id="70087239">
          <w:marLeft w:val="640"/>
          <w:marRight w:val="0"/>
          <w:marTop w:val="0"/>
          <w:marBottom w:val="0"/>
          <w:divBdr>
            <w:top w:val="none" w:sz="0" w:space="0" w:color="auto"/>
            <w:left w:val="none" w:sz="0" w:space="0" w:color="auto"/>
            <w:bottom w:val="none" w:sz="0" w:space="0" w:color="auto"/>
            <w:right w:val="none" w:sz="0" w:space="0" w:color="auto"/>
          </w:divBdr>
        </w:div>
        <w:div w:id="782699439">
          <w:marLeft w:val="640"/>
          <w:marRight w:val="0"/>
          <w:marTop w:val="0"/>
          <w:marBottom w:val="0"/>
          <w:divBdr>
            <w:top w:val="none" w:sz="0" w:space="0" w:color="auto"/>
            <w:left w:val="none" w:sz="0" w:space="0" w:color="auto"/>
            <w:bottom w:val="none" w:sz="0" w:space="0" w:color="auto"/>
            <w:right w:val="none" w:sz="0" w:space="0" w:color="auto"/>
          </w:divBdr>
        </w:div>
        <w:div w:id="1383753437">
          <w:marLeft w:val="640"/>
          <w:marRight w:val="0"/>
          <w:marTop w:val="0"/>
          <w:marBottom w:val="0"/>
          <w:divBdr>
            <w:top w:val="none" w:sz="0" w:space="0" w:color="auto"/>
            <w:left w:val="none" w:sz="0" w:space="0" w:color="auto"/>
            <w:bottom w:val="none" w:sz="0" w:space="0" w:color="auto"/>
            <w:right w:val="none" w:sz="0" w:space="0" w:color="auto"/>
          </w:divBdr>
        </w:div>
        <w:div w:id="1096291690">
          <w:marLeft w:val="640"/>
          <w:marRight w:val="0"/>
          <w:marTop w:val="0"/>
          <w:marBottom w:val="0"/>
          <w:divBdr>
            <w:top w:val="none" w:sz="0" w:space="0" w:color="auto"/>
            <w:left w:val="none" w:sz="0" w:space="0" w:color="auto"/>
            <w:bottom w:val="none" w:sz="0" w:space="0" w:color="auto"/>
            <w:right w:val="none" w:sz="0" w:space="0" w:color="auto"/>
          </w:divBdr>
        </w:div>
        <w:div w:id="108815365">
          <w:marLeft w:val="640"/>
          <w:marRight w:val="0"/>
          <w:marTop w:val="0"/>
          <w:marBottom w:val="0"/>
          <w:divBdr>
            <w:top w:val="none" w:sz="0" w:space="0" w:color="auto"/>
            <w:left w:val="none" w:sz="0" w:space="0" w:color="auto"/>
            <w:bottom w:val="none" w:sz="0" w:space="0" w:color="auto"/>
            <w:right w:val="none" w:sz="0" w:space="0" w:color="auto"/>
          </w:divBdr>
        </w:div>
        <w:div w:id="1127700936">
          <w:marLeft w:val="640"/>
          <w:marRight w:val="0"/>
          <w:marTop w:val="0"/>
          <w:marBottom w:val="0"/>
          <w:divBdr>
            <w:top w:val="none" w:sz="0" w:space="0" w:color="auto"/>
            <w:left w:val="none" w:sz="0" w:space="0" w:color="auto"/>
            <w:bottom w:val="none" w:sz="0" w:space="0" w:color="auto"/>
            <w:right w:val="none" w:sz="0" w:space="0" w:color="auto"/>
          </w:divBdr>
        </w:div>
        <w:div w:id="27418041">
          <w:marLeft w:val="640"/>
          <w:marRight w:val="0"/>
          <w:marTop w:val="0"/>
          <w:marBottom w:val="0"/>
          <w:divBdr>
            <w:top w:val="none" w:sz="0" w:space="0" w:color="auto"/>
            <w:left w:val="none" w:sz="0" w:space="0" w:color="auto"/>
            <w:bottom w:val="none" w:sz="0" w:space="0" w:color="auto"/>
            <w:right w:val="none" w:sz="0" w:space="0" w:color="auto"/>
          </w:divBdr>
        </w:div>
        <w:div w:id="506989177">
          <w:marLeft w:val="640"/>
          <w:marRight w:val="0"/>
          <w:marTop w:val="0"/>
          <w:marBottom w:val="0"/>
          <w:divBdr>
            <w:top w:val="none" w:sz="0" w:space="0" w:color="auto"/>
            <w:left w:val="none" w:sz="0" w:space="0" w:color="auto"/>
            <w:bottom w:val="none" w:sz="0" w:space="0" w:color="auto"/>
            <w:right w:val="none" w:sz="0" w:space="0" w:color="auto"/>
          </w:divBdr>
        </w:div>
        <w:div w:id="1284774724">
          <w:marLeft w:val="640"/>
          <w:marRight w:val="0"/>
          <w:marTop w:val="0"/>
          <w:marBottom w:val="0"/>
          <w:divBdr>
            <w:top w:val="none" w:sz="0" w:space="0" w:color="auto"/>
            <w:left w:val="none" w:sz="0" w:space="0" w:color="auto"/>
            <w:bottom w:val="none" w:sz="0" w:space="0" w:color="auto"/>
            <w:right w:val="none" w:sz="0" w:space="0" w:color="auto"/>
          </w:divBdr>
        </w:div>
        <w:div w:id="229462348">
          <w:marLeft w:val="640"/>
          <w:marRight w:val="0"/>
          <w:marTop w:val="0"/>
          <w:marBottom w:val="0"/>
          <w:divBdr>
            <w:top w:val="none" w:sz="0" w:space="0" w:color="auto"/>
            <w:left w:val="none" w:sz="0" w:space="0" w:color="auto"/>
            <w:bottom w:val="none" w:sz="0" w:space="0" w:color="auto"/>
            <w:right w:val="none" w:sz="0" w:space="0" w:color="auto"/>
          </w:divBdr>
        </w:div>
        <w:div w:id="2132704161">
          <w:marLeft w:val="640"/>
          <w:marRight w:val="0"/>
          <w:marTop w:val="0"/>
          <w:marBottom w:val="0"/>
          <w:divBdr>
            <w:top w:val="none" w:sz="0" w:space="0" w:color="auto"/>
            <w:left w:val="none" w:sz="0" w:space="0" w:color="auto"/>
            <w:bottom w:val="none" w:sz="0" w:space="0" w:color="auto"/>
            <w:right w:val="none" w:sz="0" w:space="0" w:color="auto"/>
          </w:divBdr>
        </w:div>
        <w:div w:id="2019186650">
          <w:marLeft w:val="640"/>
          <w:marRight w:val="0"/>
          <w:marTop w:val="0"/>
          <w:marBottom w:val="0"/>
          <w:divBdr>
            <w:top w:val="none" w:sz="0" w:space="0" w:color="auto"/>
            <w:left w:val="none" w:sz="0" w:space="0" w:color="auto"/>
            <w:bottom w:val="none" w:sz="0" w:space="0" w:color="auto"/>
            <w:right w:val="none" w:sz="0" w:space="0" w:color="auto"/>
          </w:divBdr>
        </w:div>
        <w:div w:id="1753313579">
          <w:marLeft w:val="640"/>
          <w:marRight w:val="0"/>
          <w:marTop w:val="0"/>
          <w:marBottom w:val="0"/>
          <w:divBdr>
            <w:top w:val="none" w:sz="0" w:space="0" w:color="auto"/>
            <w:left w:val="none" w:sz="0" w:space="0" w:color="auto"/>
            <w:bottom w:val="none" w:sz="0" w:space="0" w:color="auto"/>
            <w:right w:val="none" w:sz="0" w:space="0" w:color="auto"/>
          </w:divBdr>
        </w:div>
        <w:div w:id="841044689">
          <w:marLeft w:val="640"/>
          <w:marRight w:val="0"/>
          <w:marTop w:val="0"/>
          <w:marBottom w:val="0"/>
          <w:divBdr>
            <w:top w:val="none" w:sz="0" w:space="0" w:color="auto"/>
            <w:left w:val="none" w:sz="0" w:space="0" w:color="auto"/>
            <w:bottom w:val="none" w:sz="0" w:space="0" w:color="auto"/>
            <w:right w:val="none" w:sz="0" w:space="0" w:color="auto"/>
          </w:divBdr>
        </w:div>
        <w:div w:id="1023239593">
          <w:marLeft w:val="640"/>
          <w:marRight w:val="0"/>
          <w:marTop w:val="0"/>
          <w:marBottom w:val="0"/>
          <w:divBdr>
            <w:top w:val="none" w:sz="0" w:space="0" w:color="auto"/>
            <w:left w:val="none" w:sz="0" w:space="0" w:color="auto"/>
            <w:bottom w:val="none" w:sz="0" w:space="0" w:color="auto"/>
            <w:right w:val="none" w:sz="0" w:space="0" w:color="auto"/>
          </w:divBdr>
        </w:div>
        <w:div w:id="1010061177">
          <w:marLeft w:val="640"/>
          <w:marRight w:val="0"/>
          <w:marTop w:val="0"/>
          <w:marBottom w:val="0"/>
          <w:divBdr>
            <w:top w:val="none" w:sz="0" w:space="0" w:color="auto"/>
            <w:left w:val="none" w:sz="0" w:space="0" w:color="auto"/>
            <w:bottom w:val="none" w:sz="0" w:space="0" w:color="auto"/>
            <w:right w:val="none" w:sz="0" w:space="0" w:color="auto"/>
          </w:divBdr>
        </w:div>
        <w:div w:id="1642149158">
          <w:marLeft w:val="640"/>
          <w:marRight w:val="0"/>
          <w:marTop w:val="0"/>
          <w:marBottom w:val="0"/>
          <w:divBdr>
            <w:top w:val="none" w:sz="0" w:space="0" w:color="auto"/>
            <w:left w:val="none" w:sz="0" w:space="0" w:color="auto"/>
            <w:bottom w:val="none" w:sz="0" w:space="0" w:color="auto"/>
            <w:right w:val="none" w:sz="0" w:space="0" w:color="auto"/>
          </w:divBdr>
        </w:div>
        <w:div w:id="60061947">
          <w:marLeft w:val="640"/>
          <w:marRight w:val="0"/>
          <w:marTop w:val="0"/>
          <w:marBottom w:val="0"/>
          <w:divBdr>
            <w:top w:val="none" w:sz="0" w:space="0" w:color="auto"/>
            <w:left w:val="none" w:sz="0" w:space="0" w:color="auto"/>
            <w:bottom w:val="none" w:sz="0" w:space="0" w:color="auto"/>
            <w:right w:val="none" w:sz="0" w:space="0" w:color="auto"/>
          </w:divBdr>
        </w:div>
        <w:div w:id="1474370093">
          <w:marLeft w:val="640"/>
          <w:marRight w:val="0"/>
          <w:marTop w:val="0"/>
          <w:marBottom w:val="0"/>
          <w:divBdr>
            <w:top w:val="none" w:sz="0" w:space="0" w:color="auto"/>
            <w:left w:val="none" w:sz="0" w:space="0" w:color="auto"/>
            <w:bottom w:val="none" w:sz="0" w:space="0" w:color="auto"/>
            <w:right w:val="none" w:sz="0" w:space="0" w:color="auto"/>
          </w:divBdr>
        </w:div>
        <w:div w:id="761727224">
          <w:marLeft w:val="640"/>
          <w:marRight w:val="0"/>
          <w:marTop w:val="0"/>
          <w:marBottom w:val="0"/>
          <w:divBdr>
            <w:top w:val="none" w:sz="0" w:space="0" w:color="auto"/>
            <w:left w:val="none" w:sz="0" w:space="0" w:color="auto"/>
            <w:bottom w:val="none" w:sz="0" w:space="0" w:color="auto"/>
            <w:right w:val="none" w:sz="0" w:space="0" w:color="auto"/>
          </w:divBdr>
        </w:div>
        <w:div w:id="737283032">
          <w:marLeft w:val="640"/>
          <w:marRight w:val="0"/>
          <w:marTop w:val="0"/>
          <w:marBottom w:val="0"/>
          <w:divBdr>
            <w:top w:val="none" w:sz="0" w:space="0" w:color="auto"/>
            <w:left w:val="none" w:sz="0" w:space="0" w:color="auto"/>
            <w:bottom w:val="none" w:sz="0" w:space="0" w:color="auto"/>
            <w:right w:val="none" w:sz="0" w:space="0" w:color="auto"/>
          </w:divBdr>
        </w:div>
        <w:div w:id="1857190614">
          <w:marLeft w:val="640"/>
          <w:marRight w:val="0"/>
          <w:marTop w:val="0"/>
          <w:marBottom w:val="0"/>
          <w:divBdr>
            <w:top w:val="none" w:sz="0" w:space="0" w:color="auto"/>
            <w:left w:val="none" w:sz="0" w:space="0" w:color="auto"/>
            <w:bottom w:val="none" w:sz="0" w:space="0" w:color="auto"/>
            <w:right w:val="none" w:sz="0" w:space="0" w:color="auto"/>
          </w:divBdr>
        </w:div>
        <w:div w:id="215364178">
          <w:marLeft w:val="640"/>
          <w:marRight w:val="0"/>
          <w:marTop w:val="0"/>
          <w:marBottom w:val="0"/>
          <w:divBdr>
            <w:top w:val="none" w:sz="0" w:space="0" w:color="auto"/>
            <w:left w:val="none" w:sz="0" w:space="0" w:color="auto"/>
            <w:bottom w:val="none" w:sz="0" w:space="0" w:color="auto"/>
            <w:right w:val="none" w:sz="0" w:space="0" w:color="auto"/>
          </w:divBdr>
        </w:div>
        <w:div w:id="275791039">
          <w:marLeft w:val="640"/>
          <w:marRight w:val="0"/>
          <w:marTop w:val="0"/>
          <w:marBottom w:val="0"/>
          <w:divBdr>
            <w:top w:val="none" w:sz="0" w:space="0" w:color="auto"/>
            <w:left w:val="none" w:sz="0" w:space="0" w:color="auto"/>
            <w:bottom w:val="none" w:sz="0" w:space="0" w:color="auto"/>
            <w:right w:val="none" w:sz="0" w:space="0" w:color="auto"/>
          </w:divBdr>
        </w:div>
        <w:div w:id="2030524634">
          <w:marLeft w:val="640"/>
          <w:marRight w:val="0"/>
          <w:marTop w:val="0"/>
          <w:marBottom w:val="0"/>
          <w:divBdr>
            <w:top w:val="none" w:sz="0" w:space="0" w:color="auto"/>
            <w:left w:val="none" w:sz="0" w:space="0" w:color="auto"/>
            <w:bottom w:val="none" w:sz="0" w:space="0" w:color="auto"/>
            <w:right w:val="none" w:sz="0" w:space="0" w:color="auto"/>
          </w:divBdr>
        </w:div>
        <w:div w:id="1281569860">
          <w:marLeft w:val="640"/>
          <w:marRight w:val="0"/>
          <w:marTop w:val="0"/>
          <w:marBottom w:val="0"/>
          <w:divBdr>
            <w:top w:val="none" w:sz="0" w:space="0" w:color="auto"/>
            <w:left w:val="none" w:sz="0" w:space="0" w:color="auto"/>
            <w:bottom w:val="none" w:sz="0" w:space="0" w:color="auto"/>
            <w:right w:val="none" w:sz="0" w:space="0" w:color="auto"/>
          </w:divBdr>
        </w:div>
        <w:div w:id="475494740">
          <w:marLeft w:val="640"/>
          <w:marRight w:val="0"/>
          <w:marTop w:val="0"/>
          <w:marBottom w:val="0"/>
          <w:divBdr>
            <w:top w:val="none" w:sz="0" w:space="0" w:color="auto"/>
            <w:left w:val="none" w:sz="0" w:space="0" w:color="auto"/>
            <w:bottom w:val="none" w:sz="0" w:space="0" w:color="auto"/>
            <w:right w:val="none" w:sz="0" w:space="0" w:color="auto"/>
          </w:divBdr>
        </w:div>
        <w:div w:id="955717444">
          <w:marLeft w:val="640"/>
          <w:marRight w:val="0"/>
          <w:marTop w:val="0"/>
          <w:marBottom w:val="0"/>
          <w:divBdr>
            <w:top w:val="none" w:sz="0" w:space="0" w:color="auto"/>
            <w:left w:val="none" w:sz="0" w:space="0" w:color="auto"/>
            <w:bottom w:val="none" w:sz="0" w:space="0" w:color="auto"/>
            <w:right w:val="none" w:sz="0" w:space="0" w:color="auto"/>
          </w:divBdr>
        </w:div>
        <w:div w:id="626818481">
          <w:marLeft w:val="640"/>
          <w:marRight w:val="0"/>
          <w:marTop w:val="0"/>
          <w:marBottom w:val="0"/>
          <w:divBdr>
            <w:top w:val="none" w:sz="0" w:space="0" w:color="auto"/>
            <w:left w:val="none" w:sz="0" w:space="0" w:color="auto"/>
            <w:bottom w:val="none" w:sz="0" w:space="0" w:color="auto"/>
            <w:right w:val="none" w:sz="0" w:space="0" w:color="auto"/>
          </w:divBdr>
        </w:div>
        <w:div w:id="404495874">
          <w:marLeft w:val="640"/>
          <w:marRight w:val="0"/>
          <w:marTop w:val="0"/>
          <w:marBottom w:val="0"/>
          <w:divBdr>
            <w:top w:val="none" w:sz="0" w:space="0" w:color="auto"/>
            <w:left w:val="none" w:sz="0" w:space="0" w:color="auto"/>
            <w:bottom w:val="none" w:sz="0" w:space="0" w:color="auto"/>
            <w:right w:val="none" w:sz="0" w:space="0" w:color="auto"/>
          </w:divBdr>
        </w:div>
        <w:div w:id="1091120622">
          <w:marLeft w:val="640"/>
          <w:marRight w:val="0"/>
          <w:marTop w:val="0"/>
          <w:marBottom w:val="0"/>
          <w:divBdr>
            <w:top w:val="none" w:sz="0" w:space="0" w:color="auto"/>
            <w:left w:val="none" w:sz="0" w:space="0" w:color="auto"/>
            <w:bottom w:val="none" w:sz="0" w:space="0" w:color="auto"/>
            <w:right w:val="none" w:sz="0" w:space="0" w:color="auto"/>
          </w:divBdr>
        </w:div>
        <w:div w:id="606739854">
          <w:marLeft w:val="640"/>
          <w:marRight w:val="0"/>
          <w:marTop w:val="0"/>
          <w:marBottom w:val="0"/>
          <w:divBdr>
            <w:top w:val="none" w:sz="0" w:space="0" w:color="auto"/>
            <w:left w:val="none" w:sz="0" w:space="0" w:color="auto"/>
            <w:bottom w:val="none" w:sz="0" w:space="0" w:color="auto"/>
            <w:right w:val="none" w:sz="0" w:space="0" w:color="auto"/>
          </w:divBdr>
        </w:div>
        <w:div w:id="1732969136">
          <w:marLeft w:val="640"/>
          <w:marRight w:val="0"/>
          <w:marTop w:val="0"/>
          <w:marBottom w:val="0"/>
          <w:divBdr>
            <w:top w:val="none" w:sz="0" w:space="0" w:color="auto"/>
            <w:left w:val="none" w:sz="0" w:space="0" w:color="auto"/>
            <w:bottom w:val="none" w:sz="0" w:space="0" w:color="auto"/>
            <w:right w:val="none" w:sz="0" w:space="0" w:color="auto"/>
          </w:divBdr>
        </w:div>
        <w:div w:id="369457078">
          <w:marLeft w:val="640"/>
          <w:marRight w:val="0"/>
          <w:marTop w:val="0"/>
          <w:marBottom w:val="0"/>
          <w:divBdr>
            <w:top w:val="none" w:sz="0" w:space="0" w:color="auto"/>
            <w:left w:val="none" w:sz="0" w:space="0" w:color="auto"/>
            <w:bottom w:val="none" w:sz="0" w:space="0" w:color="auto"/>
            <w:right w:val="none" w:sz="0" w:space="0" w:color="auto"/>
          </w:divBdr>
        </w:div>
        <w:div w:id="981617147">
          <w:marLeft w:val="640"/>
          <w:marRight w:val="0"/>
          <w:marTop w:val="0"/>
          <w:marBottom w:val="0"/>
          <w:divBdr>
            <w:top w:val="none" w:sz="0" w:space="0" w:color="auto"/>
            <w:left w:val="none" w:sz="0" w:space="0" w:color="auto"/>
            <w:bottom w:val="none" w:sz="0" w:space="0" w:color="auto"/>
            <w:right w:val="none" w:sz="0" w:space="0" w:color="auto"/>
          </w:divBdr>
        </w:div>
        <w:div w:id="1375546647">
          <w:marLeft w:val="640"/>
          <w:marRight w:val="0"/>
          <w:marTop w:val="0"/>
          <w:marBottom w:val="0"/>
          <w:divBdr>
            <w:top w:val="none" w:sz="0" w:space="0" w:color="auto"/>
            <w:left w:val="none" w:sz="0" w:space="0" w:color="auto"/>
            <w:bottom w:val="none" w:sz="0" w:space="0" w:color="auto"/>
            <w:right w:val="none" w:sz="0" w:space="0" w:color="auto"/>
          </w:divBdr>
        </w:div>
        <w:div w:id="1791705925">
          <w:marLeft w:val="640"/>
          <w:marRight w:val="0"/>
          <w:marTop w:val="0"/>
          <w:marBottom w:val="0"/>
          <w:divBdr>
            <w:top w:val="none" w:sz="0" w:space="0" w:color="auto"/>
            <w:left w:val="none" w:sz="0" w:space="0" w:color="auto"/>
            <w:bottom w:val="none" w:sz="0" w:space="0" w:color="auto"/>
            <w:right w:val="none" w:sz="0" w:space="0" w:color="auto"/>
          </w:divBdr>
        </w:div>
        <w:div w:id="1107233748">
          <w:marLeft w:val="640"/>
          <w:marRight w:val="0"/>
          <w:marTop w:val="0"/>
          <w:marBottom w:val="0"/>
          <w:divBdr>
            <w:top w:val="none" w:sz="0" w:space="0" w:color="auto"/>
            <w:left w:val="none" w:sz="0" w:space="0" w:color="auto"/>
            <w:bottom w:val="none" w:sz="0" w:space="0" w:color="auto"/>
            <w:right w:val="none" w:sz="0" w:space="0" w:color="auto"/>
          </w:divBdr>
        </w:div>
        <w:div w:id="1299722348">
          <w:marLeft w:val="640"/>
          <w:marRight w:val="0"/>
          <w:marTop w:val="0"/>
          <w:marBottom w:val="0"/>
          <w:divBdr>
            <w:top w:val="none" w:sz="0" w:space="0" w:color="auto"/>
            <w:left w:val="none" w:sz="0" w:space="0" w:color="auto"/>
            <w:bottom w:val="none" w:sz="0" w:space="0" w:color="auto"/>
            <w:right w:val="none" w:sz="0" w:space="0" w:color="auto"/>
          </w:divBdr>
        </w:div>
        <w:div w:id="1136803197">
          <w:marLeft w:val="640"/>
          <w:marRight w:val="0"/>
          <w:marTop w:val="0"/>
          <w:marBottom w:val="0"/>
          <w:divBdr>
            <w:top w:val="none" w:sz="0" w:space="0" w:color="auto"/>
            <w:left w:val="none" w:sz="0" w:space="0" w:color="auto"/>
            <w:bottom w:val="none" w:sz="0" w:space="0" w:color="auto"/>
            <w:right w:val="none" w:sz="0" w:space="0" w:color="auto"/>
          </w:divBdr>
        </w:div>
        <w:div w:id="1984890581">
          <w:marLeft w:val="640"/>
          <w:marRight w:val="0"/>
          <w:marTop w:val="0"/>
          <w:marBottom w:val="0"/>
          <w:divBdr>
            <w:top w:val="none" w:sz="0" w:space="0" w:color="auto"/>
            <w:left w:val="none" w:sz="0" w:space="0" w:color="auto"/>
            <w:bottom w:val="none" w:sz="0" w:space="0" w:color="auto"/>
            <w:right w:val="none" w:sz="0" w:space="0" w:color="auto"/>
          </w:divBdr>
        </w:div>
        <w:div w:id="327290601">
          <w:marLeft w:val="640"/>
          <w:marRight w:val="0"/>
          <w:marTop w:val="0"/>
          <w:marBottom w:val="0"/>
          <w:divBdr>
            <w:top w:val="none" w:sz="0" w:space="0" w:color="auto"/>
            <w:left w:val="none" w:sz="0" w:space="0" w:color="auto"/>
            <w:bottom w:val="none" w:sz="0" w:space="0" w:color="auto"/>
            <w:right w:val="none" w:sz="0" w:space="0" w:color="auto"/>
          </w:divBdr>
        </w:div>
        <w:div w:id="469828533">
          <w:marLeft w:val="640"/>
          <w:marRight w:val="0"/>
          <w:marTop w:val="0"/>
          <w:marBottom w:val="0"/>
          <w:divBdr>
            <w:top w:val="none" w:sz="0" w:space="0" w:color="auto"/>
            <w:left w:val="none" w:sz="0" w:space="0" w:color="auto"/>
            <w:bottom w:val="none" w:sz="0" w:space="0" w:color="auto"/>
            <w:right w:val="none" w:sz="0" w:space="0" w:color="auto"/>
          </w:divBdr>
        </w:div>
        <w:div w:id="1054697714">
          <w:marLeft w:val="640"/>
          <w:marRight w:val="0"/>
          <w:marTop w:val="0"/>
          <w:marBottom w:val="0"/>
          <w:divBdr>
            <w:top w:val="none" w:sz="0" w:space="0" w:color="auto"/>
            <w:left w:val="none" w:sz="0" w:space="0" w:color="auto"/>
            <w:bottom w:val="none" w:sz="0" w:space="0" w:color="auto"/>
            <w:right w:val="none" w:sz="0" w:space="0" w:color="auto"/>
          </w:divBdr>
        </w:div>
        <w:div w:id="712966909">
          <w:marLeft w:val="640"/>
          <w:marRight w:val="0"/>
          <w:marTop w:val="0"/>
          <w:marBottom w:val="0"/>
          <w:divBdr>
            <w:top w:val="none" w:sz="0" w:space="0" w:color="auto"/>
            <w:left w:val="none" w:sz="0" w:space="0" w:color="auto"/>
            <w:bottom w:val="none" w:sz="0" w:space="0" w:color="auto"/>
            <w:right w:val="none" w:sz="0" w:space="0" w:color="auto"/>
          </w:divBdr>
        </w:div>
        <w:div w:id="877622863">
          <w:marLeft w:val="640"/>
          <w:marRight w:val="0"/>
          <w:marTop w:val="0"/>
          <w:marBottom w:val="0"/>
          <w:divBdr>
            <w:top w:val="none" w:sz="0" w:space="0" w:color="auto"/>
            <w:left w:val="none" w:sz="0" w:space="0" w:color="auto"/>
            <w:bottom w:val="none" w:sz="0" w:space="0" w:color="auto"/>
            <w:right w:val="none" w:sz="0" w:space="0" w:color="auto"/>
          </w:divBdr>
        </w:div>
        <w:div w:id="1619332091">
          <w:marLeft w:val="640"/>
          <w:marRight w:val="0"/>
          <w:marTop w:val="0"/>
          <w:marBottom w:val="0"/>
          <w:divBdr>
            <w:top w:val="none" w:sz="0" w:space="0" w:color="auto"/>
            <w:left w:val="none" w:sz="0" w:space="0" w:color="auto"/>
            <w:bottom w:val="none" w:sz="0" w:space="0" w:color="auto"/>
            <w:right w:val="none" w:sz="0" w:space="0" w:color="auto"/>
          </w:divBdr>
        </w:div>
        <w:div w:id="432868035">
          <w:marLeft w:val="640"/>
          <w:marRight w:val="0"/>
          <w:marTop w:val="0"/>
          <w:marBottom w:val="0"/>
          <w:divBdr>
            <w:top w:val="none" w:sz="0" w:space="0" w:color="auto"/>
            <w:left w:val="none" w:sz="0" w:space="0" w:color="auto"/>
            <w:bottom w:val="none" w:sz="0" w:space="0" w:color="auto"/>
            <w:right w:val="none" w:sz="0" w:space="0" w:color="auto"/>
          </w:divBdr>
        </w:div>
        <w:div w:id="2024210996">
          <w:marLeft w:val="640"/>
          <w:marRight w:val="0"/>
          <w:marTop w:val="0"/>
          <w:marBottom w:val="0"/>
          <w:divBdr>
            <w:top w:val="none" w:sz="0" w:space="0" w:color="auto"/>
            <w:left w:val="none" w:sz="0" w:space="0" w:color="auto"/>
            <w:bottom w:val="none" w:sz="0" w:space="0" w:color="auto"/>
            <w:right w:val="none" w:sz="0" w:space="0" w:color="auto"/>
          </w:divBdr>
        </w:div>
        <w:div w:id="180704682">
          <w:marLeft w:val="640"/>
          <w:marRight w:val="0"/>
          <w:marTop w:val="0"/>
          <w:marBottom w:val="0"/>
          <w:divBdr>
            <w:top w:val="none" w:sz="0" w:space="0" w:color="auto"/>
            <w:left w:val="none" w:sz="0" w:space="0" w:color="auto"/>
            <w:bottom w:val="none" w:sz="0" w:space="0" w:color="auto"/>
            <w:right w:val="none" w:sz="0" w:space="0" w:color="auto"/>
          </w:divBdr>
        </w:div>
        <w:div w:id="247690125">
          <w:marLeft w:val="640"/>
          <w:marRight w:val="0"/>
          <w:marTop w:val="0"/>
          <w:marBottom w:val="0"/>
          <w:divBdr>
            <w:top w:val="none" w:sz="0" w:space="0" w:color="auto"/>
            <w:left w:val="none" w:sz="0" w:space="0" w:color="auto"/>
            <w:bottom w:val="none" w:sz="0" w:space="0" w:color="auto"/>
            <w:right w:val="none" w:sz="0" w:space="0" w:color="auto"/>
          </w:divBdr>
        </w:div>
        <w:div w:id="399669741">
          <w:marLeft w:val="640"/>
          <w:marRight w:val="0"/>
          <w:marTop w:val="0"/>
          <w:marBottom w:val="0"/>
          <w:divBdr>
            <w:top w:val="none" w:sz="0" w:space="0" w:color="auto"/>
            <w:left w:val="none" w:sz="0" w:space="0" w:color="auto"/>
            <w:bottom w:val="none" w:sz="0" w:space="0" w:color="auto"/>
            <w:right w:val="none" w:sz="0" w:space="0" w:color="auto"/>
          </w:divBdr>
        </w:div>
        <w:div w:id="326327842">
          <w:marLeft w:val="640"/>
          <w:marRight w:val="0"/>
          <w:marTop w:val="0"/>
          <w:marBottom w:val="0"/>
          <w:divBdr>
            <w:top w:val="none" w:sz="0" w:space="0" w:color="auto"/>
            <w:left w:val="none" w:sz="0" w:space="0" w:color="auto"/>
            <w:bottom w:val="none" w:sz="0" w:space="0" w:color="auto"/>
            <w:right w:val="none" w:sz="0" w:space="0" w:color="auto"/>
          </w:divBdr>
        </w:div>
        <w:div w:id="1653173156">
          <w:marLeft w:val="640"/>
          <w:marRight w:val="0"/>
          <w:marTop w:val="0"/>
          <w:marBottom w:val="0"/>
          <w:divBdr>
            <w:top w:val="none" w:sz="0" w:space="0" w:color="auto"/>
            <w:left w:val="none" w:sz="0" w:space="0" w:color="auto"/>
            <w:bottom w:val="none" w:sz="0" w:space="0" w:color="auto"/>
            <w:right w:val="none" w:sz="0" w:space="0" w:color="auto"/>
          </w:divBdr>
        </w:div>
        <w:div w:id="714046503">
          <w:marLeft w:val="640"/>
          <w:marRight w:val="0"/>
          <w:marTop w:val="0"/>
          <w:marBottom w:val="0"/>
          <w:divBdr>
            <w:top w:val="none" w:sz="0" w:space="0" w:color="auto"/>
            <w:left w:val="none" w:sz="0" w:space="0" w:color="auto"/>
            <w:bottom w:val="none" w:sz="0" w:space="0" w:color="auto"/>
            <w:right w:val="none" w:sz="0" w:space="0" w:color="auto"/>
          </w:divBdr>
        </w:div>
        <w:div w:id="22369365">
          <w:marLeft w:val="640"/>
          <w:marRight w:val="0"/>
          <w:marTop w:val="0"/>
          <w:marBottom w:val="0"/>
          <w:divBdr>
            <w:top w:val="none" w:sz="0" w:space="0" w:color="auto"/>
            <w:left w:val="none" w:sz="0" w:space="0" w:color="auto"/>
            <w:bottom w:val="none" w:sz="0" w:space="0" w:color="auto"/>
            <w:right w:val="none" w:sz="0" w:space="0" w:color="auto"/>
          </w:divBdr>
        </w:div>
        <w:div w:id="1904023521">
          <w:marLeft w:val="640"/>
          <w:marRight w:val="0"/>
          <w:marTop w:val="0"/>
          <w:marBottom w:val="0"/>
          <w:divBdr>
            <w:top w:val="none" w:sz="0" w:space="0" w:color="auto"/>
            <w:left w:val="none" w:sz="0" w:space="0" w:color="auto"/>
            <w:bottom w:val="none" w:sz="0" w:space="0" w:color="auto"/>
            <w:right w:val="none" w:sz="0" w:space="0" w:color="auto"/>
          </w:divBdr>
        </w:div>
        <w:div w:id="868684924">
          <w:marLeft w:val="640"/>
          <w:marRight w:val="0"/>
          <w:marTop w:val="0"/>
          <w:marBottom w:val="0"/>
          <w:divBdr>
            <w:top w:val="none" w:sz="0" w:space="0" w:color="auto"/>
            <w:left w:val="none" w:sz="0" w:space="0" w:color="auto"/>
            <w:bottom w:val="none" w:sz="0" w:space="0" w:color="auto"/>
            <w:right w:val="none" w:sz="0" w:space="0" w:color="auto"/>
          </w:divBdr>
        </w:div>
        <w:div w:id="1764960070">
          <w:marLeft w:val="640"/>
          <w:marRight w:val="0"/>
          <w:marTop w:val="0"/>
          <w:marBottom w:val="0"/>
          <w:divBdr>
            <w:top w:val="none" w:sz="0" w:space="0" w:color="auto"/>
            <w:left w:val="none" w:sz="0" w:space="0" w:color="auto"/>
            <w:bottom w:val="none" w:sz="0" w:space="0" w:color="auto"/>
            <w:right w:val="none" w:sz="0" w:space="0" w:color="auto"/>
          </w:divBdr>
        </w:div>
        <w:div w:id="738985437">
          <w:marLeft w:val="640"/>
          <w:marRight w:val="0"/>
          <w:marTop w:val="0"/>
          <w:marBottom w:val="0"/>
          <w:divBdr>
            <w:top w:val="none" w:sz="0" w:space="0" w:color="auto"/>
            <w:left w:val="none" w:sz="0" w:space="0" w:color="auto"/>
            <w:bottom w:val="none" w:sz="0" w:space="0" w:color="auto"/>
            <w:right w:val="none" w:sz="0" w:space="0" w:color="auto"/>
          </w:divBdr>
        </w:div>
        <w:div w:id="1875995693">
          <w:marLeft w:val="640"/>
          <w:marRight w:val="0"/>
          <w:marTop w:val="0"/>
          <w:marBottom w:val="0"/>
          <w:divBdr>
            <w:top w:val="none" w:sz="0" w:space="0" w:color="auto"/>
            <w:left w:val="none" w:sz="0" w:space="0" w:color="auto"/>
            <w:bottom w:val="none" w:sz="0" w:space="0" w:color="auto"/>
            <w:right w:val="none" w:sz="0" w:space="0" w:color="auto"/>
          </w:divBdr>
        </w:div>
        <w:div w:id="459693201">
          <w:marLeft w:val="640"/>
          <w:marRight w:val="0"/>
          <w:marTop w:val="0"/>
          <w:marBottom w:val="0"/>
          <w:divBdr>
            <w:top w:val="none" w:sz="0" w:space="0" w:color="auto"/>
            <w:left w:val="none" w:sz="0" w:space="0" w:color="auto"/>
            <w:bottom w:val="none" w:sz="0" w:space="0" w:color="auto"/>
            <w:right w:val="none" w:sz="0" w:space="0" w:color="auto"/>
          </w:divBdr>
        </w:div>
        <w:div w:id="1179269767">
          <w:marLeft w:val="640"/>
          <w:marRight w:val="0"/>
          <w:marTop w:val="0"/>
          <w:marBottom w:val="0"/>
          <w:divBdr>
            <w:top w:val="none" w:sz="0" w:space="0" w:color="auto"/>
            <w:left w:val="none" w:sz="0" w:space="0" w:color="auto"/>
            <w:bottom w:val="none" w:sz="0" w:space="0" w:color="auto"/>
            <w:right w:val="none" w:sz="0" w:space="0" w:color="auto"/>
          </w:divBdr>
        </w:div>
        <w:div w:id="1797067241">
          <w:marLeft w:val="640"/>
          <w:marRight w:val="0"/>
          <w:marTop w:val="0"/>
          <w:marBottom w:val="0"/>
          <w:divBdr>
            <w:top w:val="none" w:sz="0" w:space="0" w:color="auto"/>
            <w:left w:val="none" w:sz="0" w:space="0" w:color="auto"/>
            <w:bottom w:val="none" w:sz="0" w:space="0" w:color="auto"/>
            <w:right w:val="none" w:sz="0" w:space="0" w:color="auto"/>
          </w:divBdr>
        </w:div>
        <w:div w:id="814762373">
          <w:marLeft w:val="640"/>
          <w:marRight w:val="0"/>
          <w:marTop w:val="0"/>
          <w:marBottom w:val="0"/>
          <w:divBdr>
            <w:top w:val="none" w:sz="0" w:space="0" w:color="auto"/>
            <w:left w:val="none" w:sz="0" w:space="0" w:color="auto"/>
            <w:bottom w:val="none" w:sz="0" w:space="0" w:color="auto"/>
            <w:right w:val="none" w:sz="0" w:space="0" w:color="auto"/>
          </w:divBdr>
        </w:div>
        <w:div w:id="311570576">
          <w:marLeft w:val="640"/>
          <w:marRight w:val="0"/>
          <w:marTop w:val="0"/>
          <w:marBottom w:val="0"/>
          <w:divBdr>
            <w:top w:val="none" w:sz="0" w:space="0" w:color="auto"/>
            <w:left w:val="none" w:sz="0" w:space="0" w:color="auto"/>
            <w:bottom w:val="none" w:sz="0" w:space="0" w:color="auto"/>
            <w:right w:val="none" w:sz="0" w:space="0" w:color="auto"/>
          </w:divBdr>
        </w:div>
        <w:div w:id="707026720">
          <w:marLeft w:val="640"/>
          <w:marRight w:val="0"/>
          <w:marTop w:val="0"/>
          <w:marBottom w:val="0"/>
          <w:divBdr>
            <w:top w:val="none" w:sz="0" w:space="0" w:color="auto"/>
            <w:left w:val="none" w:sz="0" w:space="0" w:color="auto"/>
            <w:bottom w:val="none" w:sz="0" w:space="0" w:color="auto"/>
            <w:right w:val="none" w:sz="0" w:space="0" w:color="auto"/>
          </w:divBdr>
        </w:div>
        <w:div w:id="1635983772">
          <w:marLeft w:val="640"/>
          <w:marRight w:val="0"/>
          <w:marTop w:val="0"/>
          <w:marBottom w:val="0"/>
          <w:divBdr>
            <w:top w:val="none" w:sz="0" w:space="0" w:color="auto"/>
            <w:left w:val="none" w:sz="0" w:space="0" w:color="auto"/>
            <w:bottom w:val="none" w:sz="0" w:space="0" w:color="auto"/>
            <w:right w:val="none" w:sz="0" w:space="0" w:color="auto"/>
          </w:divBdr>
        </w:div>
        <w:div w:id="1635942226">
          <w:marLeft w:val="640"/>
          <w:marRight w:val="0"/>
          <w:marTop w:val="0"/>
          <w:marBottom w:val="0"/>
          <w:divBdr>
            <w:top w:val="none" w:sz="0" w:space="0" w:color="auto"/>
            <w:left w:val="none" w:sz="0" w:space="0" w:color="auto"/>
            <w:bottom w:val="none" w:sz="0" w:space="0" w:color="auto"/>
            <w:right w:val="none" w:sz="0" w:space="0" w:color="auto"/>
          </w:divBdr>
        </w:div>
        <w:div w:id="274094133">
          <w:marLeft w:val="640"/>
          <w:marRight w:val="0"/>
          <w:marTop w:val="0"/>
          <w:marBottom w:val="0"/>
          <w:divBdr>
            <w:top w:val="none" w:sz="0" w:space="0" w:color="auto"/>
            <w:left w:val="none" w:sz="0" w:space="0" w:color="auto"/>
            <w:bottom w:val="none" w:sz="0" w:space="0" w:color="auto"/>
            <w:right w:val="none" w:sz="0" w:space="0" w:color="auto"/>
          </w:divBdr>
        </w:div>
        <w:div w:id="2140683969">
          <w:marLeft w:val="640"/>
          <w:marRight w:val="0"/>
          <w:marTop w:val="0"/>
          <w:marBottom w:val="0"/>
          <w:divBdr>
            <w:top w:val="none" w:sz="0" w:space="0" w:color="auto"/>
            <w:left w:val="none" w:sz="0" w:space="0" w:color="auto"/>
            <w:bottom w:val="none" w:sz="0" w:space="0" w:color="auto"/>
            <w:right w:val="none" w:sz="0" w:space="0" w:color="auto"/>
          </w:divBdr>
        </w:div>
        <w:div w:id="511652571">
          <w:marLeft w:val="640"/>
          <w:marRight w:val="0"/>
          <w:marTop w:val="0"/>
          <w:marBottom w:val="0"/>
          <w:divBdr>
            <w:top w:val="none" w:sz="0" w:space="0" w:color="auto"/>
            <w:left w:val="none" w:sz="0" w:space="0" w:color="auto"/>
            <w:bottom w:val="none" w:sz="0" w:space="0" w:color="auto"/>
            <w:right w:val="none" w:sz="0" w:space="0" w:color="auto"/>
          </w:divBdr>
        </w:div>
        <w:div w:id="377360375">
          <w:marLeft w:val="640"/>
          <w:marRight w:val="0"/>
          <w:marTop w:val="0"/>
          <w:marBottom w:val="0"/>
          <w:divBdr>
            <w:top w:val="none" w:sz="0" w:space="0" w:color="auto"/>
            <w:left w:val="none" w:sz="0" w:space="0" w:color="auto"/>
            <w:bottom w:val="none" w:sz="0" w:space="0" w:color="auto"/>
            <w:right w:val="none" w:sz="0" w:space="0" w:color="auto"/>
          </w:divBdr>
        </w:div>
        <w:div w:id="99842595">
          <w:marLeft w:val="640"/>
          <w:marRight w:val="0"/>
          <w:marTop w:val="0"/>
          <w:marBottom w:val="0"/>
          <w:divBdr>
            <w:top w:val="none" w:sz="0" w:space="0" w:color="auto"/>
            <w:left w:val="none" w:sz="0" w:space="0" w:color="auto"/>
            <w:bottom w:val="none" w:sz="0" w:space="0" w:color="auto"/>
            <w:right w:val="none" w:sz="0" w:space="0" w:color="auto"/>
          </w:divBdr>
        </w:div>
        <w:div w:id="761029265">
          <w:marLeft w:val="640"/>
          <w:marRight w:val="0"/>
          <w:marTop w:val="0"/>
          <w:marBottom w:val="0"/>
          <w:divBdr>
            <w:top w:val="none" w:sz="0" w:space="0" w:color="auto"/>
            <w:left w:val="none" w:sz="0" w:space="0" w:color="auto"/>
            <w:bottom w:val="none" w:sz="0" w:space="0" w:color="auto"/>
            <w:right w:val="none" w:sz="0" w:space="0" w:color="auto"/>
          </w:divBdr>
        </w:div>
      </w:divsChild>
    </w:div>
    <w:div w:id="42221178">
      <w:bodyDiv w:val="1"/>
      <w:marLeft w:val="0"/>
      <w:marRight w:val="0"/>
      <w:marTop w:val="0"/>
      <w:marBottom w:val="0"/>
      <w:divBdr>
        <w:top w:val="none" w:sz="0" w:space="0" w:color="auto"/>
        <w:left w:val="none" w:sz="0" w:space="0" w:color="auto"/>
        <w:bottom w:val="none" w:sz="0" w:space="0" w:color="auto"/>
        <w:right w:val="none" w:sz="0" w:space="0" w:color="auto"/>
      </w:divBdr>
      <w:divsChild>
        <w:div w:id="604002412">
          <w:marLeft w:val="640"/>
          <w:marRight w:val="0"/>
          <w:marTop w:val="0"/>
          <w:marBottom w:val="0"/>
          <w:divBdr>
            <w:top w:val="none" w:sz="0" w:space="0" w:color="auto"/>
            <w:left w:val="none" w:sz="0" w:space="0" w:color="auto"/>
            <w:bottom w:val="none" w:sz="0" w:space="0" w:color="auto"/>
            <w:right w:val="none" w:sz="0" w:space="0" w:color="auto"/>
          </w:divBdr>
        </w:div>
        <w:div w:id="1383941768">
          <w:marLeft w:val="640"/>
          <w:marRight w:val="0"/>
          <w:marTop w:val="0"/>
          <w:marBottom w:val="0"/>
          <w:divBdr>
            <w:top w:val="none" w:sz="0" w:space="0" w:color="auto"/>
            <w:left w:val="none" w:sz="0" w:space="0" w:color="auto"/>
            <w:bottom w:val="none" w:sz="0" w:space="0" w:color="auto"/>
            <w:right w:val="none" w:sz="0" w:space="0" w:color="auto"/>
          </w:divBdr>
        </w:div>
        <w:div w:id="1606769157">
          <w:marLeft w:val="640"/>
          <w:marRight w:val="0"/>
          <w:marTop w:val="0"/>
          <w:marBottom w:val="0"/>
          <w:divBdr>
            <w:top w:val="none" w:sz="0" w:space="0" w:color="auto"/>
            <w:left w:val="none" w:sz="0" w:space="0" w:color="auto"/>
            <w:bottom w:val="none" w:sz="0" w:space="0" w:color="auto"/>
            <w:right w:val="none" w:sz="0" w:space="0" w:color="auto"/>
          </w:divBdr>
        </w:div>
        <w:div w:id="530187155">
          <w:marLeft w:val="640"/>
          <w:marRight w:val="0"/>
          <w:marTop w:val="0"/>
          <w:marBottom w:val="0"/>
          <w:divBdr>
            <w:top w:val="none" w:sz="0" w:space="0" w:color="auto"/>
            <w:left w:val="none" w:sz="0" w:space="0" w:color="auto"/>
            <w:bottom w:val="none" w:sz="0" w:space="0" w:color="auto"/>
            <w:right w:val="none" w:sz="0" w:space="0" w:color="auto"/>
          </w:divBdr>
        </w:div>
        <w:div w:id="769854674">
          <w:marLeft w:val="640"/>
          <w:marRight w:val="0"/>
          <w:marTop w:val="0"/>
          <w:marBottom w:val="0"/>
          <w:divBdr>
            <w:top w:val="none" w:sz="0" w:space="0" w:color="auto"/>
            <w:left w:val="none" w:sz="0" w:space="0" w:color="auto"/>
            <w:bottom w:val="none" w:sz="0" w:space="0" w:color="auto"/>
            <w:right w:val="none" w:sz="0" w:space="0" w:color="auto"/>
          </w:divBdr>
        </w:div>
        <w:div w:id="1785225791">
          <w:marLeft w:val="640"/>
          <w:marRight w:val="0"/>
          <w:marTop w:val="0"/>
          <w:marBottom w:val="0"/>
          <w:divBdr>
            <w:top w:val="none" w:sz="0" w:space="0" w:color="auto"/>
            <w:left w:val="none" w:sz="0" w:space="0" w:color="auto"/>
            <w:bottom w:val="none" w:sz="0" w:space="0" w:color="auto"/>
            <w:right w:val="none" w:sz="0" w:space="0" w:color="auto"/>
          </w:divBdr>
        </w:div>
        <w:div w:id="1062293524">
          <w:marLeft w:val="640"/>
          <w:marRight w:val="0"/>
          <w:marTop w:val="0"/>
          <w:marBottom w:val="0"/>
          <w:divBdr>
            <w:top w:val="none" w:sz="0" w:space="0" w:color="auto"/>
            <w:left w:val="none" w:sz="0" w:space="0" w:color="auto"/>
            <w:bottom w:val="none" w:sz="0" w:space="0" w:color="auto"/>
            <w:right w:val="none" w:sz="0" w:space="0" w:color="auto"/>
          </w:divBdr>
        </w:div>
        <w:div w:id="532766913">
          <w:marLeft w:val="640"/>
          <w:marRight w:val="0"/>
          <w:marTop w:val="0"/>
          <w:marBottom w:val="0"/>
          <w:divBdr>
            <w:top w:val="none" w:sz="0" w:space="0" w:color="auto"/>
            <w:left w:val="none" w:sz="0" w:space="0" w:color="auto"/>
            <w:bottom w:val="none" w:sz="0" w:space="0" w:color="auto"/>
            <w:right w:val="none" w:sz="0" w:space="0" w:color="auto"/>
          </w:divBdr>
        </w:div>
        <w:div w:id="2012490700">
          <w:marLeft w:val="640"/>
          <w:marRight w:val="0"/>
          <w:marTop w:val="0"/>
          <w:marBottom w:val="0"/>
          <w:divBdr>
            <w:top w:val="none" w:sz="0" w:space="0" w:color="auto"/>
            <w:left w:val="none" w:sz="0" w:space="0" w:color="auto"/>
            <w:bottom w:val="none" w:sz="0" w:space="0" w:color="auto"/>
            <w:right w:val="none" w:sz="0" w:space="0" w:color="auto"/>
          </w:divBdr>
        </w:div>
        <w:div w:id="1069185289">
          <w:marLeft w:val="640"/>
          <w:marRight w:val="0"/>
          <w:marTop w:val="0"/>
          <w:marBottom w:val="0"/>
          <w:divBdr>
            <w:top w:val="none" w:sz="0" w:space="0" w:color="auto"/>
            <w:left w:val="none" w:sz="0" w:space="0" w:color="auto"/>
            <w:bottom w:val="none" w:sz="0" w:space="0" w:color="auto"/>
            <w:right w:val="none" w:sz="0" w:space="0" w:color="auto"/>
          </w:divBdr>
        </w:div>
        <w:div w:id="1910118660">
          <w:marLeft w:val="640"/>
          <w:marRight w:val="0"/>
          <w:marTop w:val="0"/>
          <w:marBottom w:val="0"/>
          <w:divBdr>
            <w:top w:val="none" w:sz="0" w:space="0" w:color="auto"/>
            <w:left w:val="none" w:sz="0" w:space="0" w:color="auto"/>
            <w:bottom w:val="none" w:sz="0" w:space="0" w:color="auto"/>
            <w:right w:val="none" w:sz="0" w:space="0" w:color="auto"/>
          </w:divBdr>
        </w:div>
        <w:div w:id="1008144787">
          <w:marLeft w:val="640"/>
          <w:marRight w:val="0"/>
          <w:marTop w:val="0"/>
          <w:marBottom w:val="0"/>
          <w:divBdr>
            <w:top w:val="none" w:sz="0" w:space="0" w:color="auto"/>
            <w:left w:val="none" w:sz="0" w:space="0" w:color="auto"/>
            <w:bottom w:val="none" w:sz="0" w:space="0" w:color="auto"/>
            <w:right w:val="none" w:sz="0" w:space="0" w:color="auto"/>
          </w:divBdr>
        </w:div>
        <w:div w:id="1271010681">
          <w:marLeft w:val="640"/>
          <w:marRight w:val="0"/>
          <w:marTop w:val="0"/>
          <w:marBottom w:val="0"/>
          <w:divBdr>
            <w:top w:val="none" w:sz="0" w:space="0" w:color="auto"/>
            <w:left w:val="none" w:sz="0" w:space="0" w:color="auto"/>
            <w:bottom w:val="none" w:sz="0" w:space="0" w:color="auto"/>
            <w:right w:val="none" w:sz="0" w:space="0" w:color="auto"/>
          </w:divBdr>
        </w:div>
        <w:div w:id="1617181291">
          <w:marLeft w:val="640"/>
          <w:marRight w:val="0"/>
          <w:marTop w:val="0"/>
          <w:marBottom w:val="0"/>
          <w:divBdr>
            <w:top w:val="none" w:sz="0" w:space="0" w:color="auto"/>
            <w:left w:val="none" w:sz="0" w:space="0" w:color="auto"/>
            <w:bottom w:val="none" w:sz="0" w:space="0" w:color="auto"/>
            <w:right w:val="none" w:sz="0" w:space="0" w:color="auto"/>
          </w:divBdr>
        </w:div>
        <w:div w:id="897937341">
          <w:marLeft w:val="640"/>
          <w:marRight w:val="0"/>
          <w:marTop w:val="0"/>
          <w:marBottom w:val="0"/>
          <w:divBdr>
            <w:top w:val="none" w:sz="0" w:space="0" w:color="auto"/>
            <w:left w:val="none" w:sz="0" w:space="0" w:color="auto"/>
            <w:bottom w:val="none" w:sz="0" w:space="0" w:color="auto"/>
            <w:right w:val="none" w:sz="0" w:space="0" w:color="auto"/>
          </w:divBdr>
        </w:div>
        <w:div w:id="1541897813">
          <w:marLeft w:val="640"/>
          <w:marRight w:val="0"/>
          <w:marTop w:val="0"/>
          <w:marBottom w:val="0"/>
          <w:divBdr>
            <w:top w:val="none" w:sz="0" w:space="0" w:color="auto"/>
            <w:left w:val="none" w:sz="0" w:space="0" w:color="auto"/>
            <w:bottom w:val="none" w:sz="0" w:space="0" w:color="auto"/>
            <w:right w:val="none" w:sz="0" w:space="0" w:color="auto"/>
          </w:divBdr>
        </w:div>
        <w:div w:id="671953357">
          <w:marLeft w:val="640"/>
          <w:marRight w:val="0"/>
          <w:marTop w:val="0"/>
          <w:marBottom w:val="0"/>
          <w:divBdr>
            <w:top w:val="none" w:sz="0" w:space="0" w:color="auto"/>
            <w:left w:val="none" w:sz="0" w:space="0" w:color="auto"/>
            <w:bottom w:val="none" w:sz="0" w:space="0" w:color="auto"/>
            <w:right w:val="none" w:sz="0" w:space="0" w:color="auto"/>
          </w:divBdr>
        </w:div>
        <w:div w:id="656963167">
          <w:marLeft w:val="640"/>
          <w:marRight w:val="0"/>
          <w:marTop w:val="0"/>
          <w:marBottom w:val="0"/>
          <w:divBdr>
            <w:top w:val="none" w:sz="0" w:space="0" w:color="auto"/>
            <w:left w:val="none" w:sz="0" w:space="0" w:color="auto"/>
            <w:bottom w:val="none" w:sz="0" w:space="0" w:color="auto"/>
            <w:right w:val="none" w:sz="0" w:space="0" w:color="auto"/>
          </w:divBdr>
        </w:div>
        <w:div w:id="1064454265">
          <w:marLeft w:val="640"/>
          <w:marRight w:val="0"/>
          <w:marTop w:val="0"/>
          <w:marBottom w:val="0"/>
          <w:divBdr>
            <w:top w:val="none" w:sz="0" w:space="0" w:color="auto"/>
            <w:left w:val="none" w:sz="0" w:space="0" w:color="auto"/>
            <w:bottom w:val="none" w:sz="0" w:space="0" w:color="auto"/>
            <w:right w:val="none" w:sz="0" w:space="0" w:color="auto"/>
          </w:divBdr>
        </w:div>
        <w:div w:id="1588273188">
          <w:marLeft w:val="640"/>
          <w:marRight w:val="0"/>
          <w:marTop w:val="0"/>
          <w:marBottom w:val="0"/>
          <w:divBdr>
            <w:top w:val="none" w:sz="0" w:space="0" w:color="auto"/>
            <w:left w:val="none" w:sz="0" w:space="0" w:color="auto"/>
            <w:bottom w:val="none" w:sz="0" w:space="0" w:color="auto"/>
            <w:right w:val="none" w:sz="0" w:space="0" w:color="auto"/>
          </w:divBdr>
        </w:div>
        <w:div w:id="664667627">
          <w:marLeft w:val="640"/>
          <w:marRight w:val="0"/>
          <w:marTop w:val="0"/>
          <w:marBottom w:val="0"/>
          <w:divBdr>
            <w:top w:val="none" w:sz="0" w:space="0" w:color="auto"/>
            <w:left w:val="none" w:sz="0" w:space="0" w:color="auto"/>
            <w:bottom w:val="none" w:sz="0" w:space="0" w:color="auto"/>
            <w:right w:val="none" w:sz="0" w:space="0" w:color="auto"/>
          </w:divBdr>
        </w:div>
        <w:div w:id="545265934">
          <w:marLeft w:val="640"/>
          <w:marRight w:val="0"/>
          <w:marTop w:val="0"/>
          <w:marBottom w:val="0"/>
          <w:divBdr>
            <w:top w:val="none" w:sz="0" w:space="0" w:color="auto"/>
            <w:left w:val="none" w:sz="0" w:space="0" w:color="auto"/>
            <w:bottom w:val="none" w:sz="0" w:space="0" w:color="auto"/>
            <w:right w:val="none" w:sz="0" w:space="0" w:color="auto"/>
          </w:divBdr>
        </w:div>
        <w:div w:id="1320383824">
          <w:marLeft w:val="640"/>
          <w:marRight w:val="0"/>
          <w:marTop w:val="0"/>
          <w:marBottom w:val="0"/>
          <w:divBdr>
            <w:top w:val="none" w:sz="0" w:space="0" w:color="auto"/>
            <w:left w:val="none" w:sz="0" w:space="0" w:color="auto"/>
            <w:bottom w:val="none" w:sz="0" w:space="0" w:color="auto"/>
            <w:right w:val="none" w:sz="0" w:space="0" w:color="auto"/>
          </w:divBdr>
        </w:div>
        <w:div w:id="392626699">
          <w:marLeft w:val="640"/>
          <w:marRight w:val="0"/>
          <w:marTop w:val="0"/>
          <w:marBottom w:val="0"/>
          <w:divBdr>
            <w:top w:val="none" w:sz="0" w:space="0" w:color="auto"/>
            <w:left w:val="none" w:sz="0" w:space="0" w:color="auto"/>
            <w:bottom w:val="none" w:sz="0" w:space="0" w:color="auto"/>
            <w:right w:val="none" w:sz="0" w:space="0" w:color="auto"/>
          </w:divBdr>
        </w:div>
        <w:div w:id="1703239135">
          <w:marLeft w:val="640"/>
          <w:marRight w:val="0"/>
          <w:marTop w:val="0"/>
          <w:marBottom w:val="0"/>
          <w:divBdr>
            <w:top w:val="none" w:sz="0" w:space="0" w:color="auto"/>
            <w:left w:val="none" w:sz="0" w:space="0" w:color="auto"/>
            <w:bottom w:val="none" w:sz="0" w:space="0" w:color="auto"/>
            <w:right w:val="none" w:sz="0" w:space="0" w:color="auto"/>
          </w:divBdr>
        </w:div>
        <w:div w:id="1712991974">
          <w:marLeft w:val="640"/>
          <w:marRight w:val="0"/>
          <w:marTop w:val="0"/>
          <w:marBottom w:val="0"/>
          <w:divBdr>
            <w:top w:val="none" w:sz="0" w:space="0" w:color="auto"/>
            <w:left w:val="none" w:sz="0" w:space="0" w:color="auto"/>
            <w:bottom w:val="none" w:sz="0" w:space="0" w:color="auto"/>
            <w:right w:val="none" w:sz="0" w:space="0" w:color="auto"/>
          </w:divBdr>
        </w:div>
        <w:div w:id="1369136455">
          <w:marLeft w:val="640"/>
          <w:marRight w:val="0"/>
          <w:marTop w:val="0"/>
          <w:marBottom w:val="0"/>
          <w:divBdr>
            <w:top w:val="none" w:sz="0" w:space="0" w:color="auto"/>
            <w:left w:val="none" w:sz="0" w:space="0" w:color="auto"/>
            <w:bottom w:val="none" w:sz="0" w:space="0" w:color="auto"/>
            <w:right w:val="none" w:sz="0" w:space="0" w:color="auto"/>
          </w:divBdr>
        </w:div>
        <w:div w:id="426729546">
          <w:marLeft w:val="640"/>
          <w:marRight w:val="0"/>
          <w:marTop w:val="0"/>
          <w:marBottom w:val="0"/>
          <w:divBdr>
            <w:top w:val="none" w:sz="0" w:space="0" w:color="auto"/>
            <w:left w:val="none" w:sz="0" w:space="0" w:color="auto"/>
            <w:bottom w:val="none" w:sz="0" w:space="0" w:color="auto"/>
            <w:right w:val="none" w:sz="0" w:space="0" w:color="auto"/>
          </w:divBdr>
        </w:div>
        <w:div w:id="513157261">
          <w:marLeft w:val="640"/>
          <w:marRight w:val="0"/>
          <w:marTop w:val="0"/>
          <w:marBottom w:val="0"/>
          <w:divBdr>
            <w:top w:val="none" w:sz="0" w:space="0" w:color="auto"/>
            <w:left w:val="none" w:sz="0" w:space="0" w:color="auto"/>
            <w:bottom w:val="none" w:sz="0" w:space="0" w:color="auto"/>
            <w:right w:val="none" w:sz="0" w:space="0" w:color="auto"/>
          </w:divBdr>
        </w:div>
        <w:div w:id="720131593">
          <w:marLeft w:val="640"/>
          <w:marRight w:val="0"/>
          <w:marTop w:val="0"/>
          <w:marBottom w:val="0"/>
          <w:divBdr>
            <w:top w:val="none" w:sz="0" w:space="0" w:color="auto"/>
            <w:left w:val="none" w:sz="0" w:space="0" w:color="auto"/>
            <w:bottom w:val="none" w:sz="0" w:space="0" w:color="auto"/>
            <w:right w:val="none" w:sz="0" w:space="0" w:color="auto"/>
          </w:divBdr>
        </w:div>
        <w:div w:id="906300704">
          <w:marLeft w:val="640"/>
          <w:marRight w:val="0"/>
          <w:marTop w:val="0"/>
          <w:marBottom w:val="0"/>
          <w:divBdr>
            <w:top w:val="none" w:sz="0" w:space="0" w:color="auto"/>
            <w:left w:val="none" w:sz="0" w:space="0" w:color="auto"/>
            <w:bottom w:val="none" w:sz="0" w:space="0" w:color="auto"/>
            <w:right w:val="none" w:sz="0" w:space="0" w:color="auto"/>
          </w:divBdr>
        </w:div>
        <w:div w:id="488836248">
          <w:marLeft w:val="640"/>
          <w:marRight w:val="0"/>
          <w:marTop w:val="0"/>
          <w:marBottom w:val="0"/>
          <w:divBdr>
            <w:top w:val="none" w:sz="0" w:space="0" w:color="auto"/>
            <w:left w:val="none" w:sz="0" w:space="0" w:color="auto"/>
            <w:bottom w:val="none" w:sz="0" w:space="0" w:color="auto"/>
            <w:right w:val="none" w:sz="0" w:space="0" w:color="auto"/>
          </w:divBdr>
        </w:div>
        <w:div w:id="483543621">
          <w:marLeft w:val="640"/>
          <w:marRight w:val="0"/>
          <w:marTop w:val="0"/>
          <w:marBottom w:val="0"/>
          <w:divBdr>
            <w:top w:val="none" w:sz="0" w:space="0" w:color="auto"/>
            <w:left w:val="none" w:sz="0" w:space="0" w:color="auto"/>
            <w:bottom w:val="none" w:sz="0" w:space="0" w:color="auto"/>
            <w:right w:val="none" w:sz="0" w:space="0" w:color="auto"/>
          </w:divBdr>
        </w:div>
        <w:div w:id="1455634829">
          <w:marLeft w:val="640"/>
          <w:marRight w:val="0"/>
          <w:marTop w:val="0"/>
          <w:marBottom w:val="0"/>
          <w:divBdr>
            <w:top w:val="none" w:sz="0" w:space="0" w:color="auto"/>
            <w:left w:val="none" w:sz="0" w:space="0" w:color="auto"/>
            <w:bottom w:val="none" w:sz="0" w:space="0" w:color="auto"/>
            <w:right w:val="none" w:sz="0" w:space="0" w:color="auto"/>
          </w:divBdr>
        </w:div>
        <w:div w:id="2112508906">
          <w:marLeft w:val="640"/>
          <w:marRight w:val="0"/>
          <w:marTop w:val="0"/>
          <w:marBottom w:val="0"/>
          <w:divBdr>
            <w:top w:val="none" w:sz="0" w:space="0" w:color="auto"/>
            <w:left w:val="none" w:sz="0" w:space="0" w:color="auto"/>
            <w:bottom w:val="none" w:sz="0" w:space="0" w:color="auto"/>
            <w:right w:val="none" w:sz="0" w:space="0" w:color="auto"/>
          </w:divBdr>
        </w:div>
        <w:div w:id="1531189555">
          <w:marLeft w:val="640"/>
          <w:marRight w:val="0"/>
          <w:marTop w:val="0"/>
          <w:marBottom w:val="0"/>
          <w:divBdr>
            <w:top w:val="none" w:sz="0" w:space="0" w:color="auto"/>
            <w:left w:val="none" w:sz="0" w:space="0" w:color="auto"/>
            <w:bottom w:val="none" w:sz="0" w:space="0" w:color="auto"/>
            <w:right w:val="none" w:sz="0" w:space="0" w:color="auto"/>
          </w:divBdr>
        </w:div>
        <w:div w:id="1410732380">
          <w:marLeft w:val="640"/>
          <w:marRight w:val="0"/>
          <w:marTop w:val="0"/>
          <w:marBottom w:val="0"/>
          <w:divBdr>
            <w:top w:val="none" w:sz="0" w:space="0" w:color="auto"/>
            <w:left w:val="none" w:sz="0" w:space="0" w:color="auto"/>
            <w:bottom w:val="none" w:sz="0" w:space="0" w:color="auto"/>
            <w:right w:val="none" w:sz="0" w:space="0" w:color="auto"/>
          </w:divBdr>
        </w:div>
        <w:div w:id="44960117">
          <w:marLeft w:val="640"/>
          <w:marRight w:val="0"/>
          <w:marTop w:val="0"/>
          <w:marBottom w:val="0"/>
          <w:divBdr>
            <w:top w:val="none" w:sz="0" w:space="0" w:color="auto"/>
            <w:left w:val="none" w:sz="0" w:space="0" w:color="auto"/>
            <w:bottom w:val="none" w:sz="0" w:space="0" w:color="auto"/>
            <w:right w:val="none" w:sz="0" w:space="0" w:color="auto"/>
          </w:divBdr>
        </w:div>
        <w:div w:id="1408923743">
          <w:marLeft w:val="640"/>
          <w:marRight w:val="0"/>
          <w:marTop w:val="0"/>
          <w:marBottom w:val="0"/>
          <w:divBdr>
            <w:top w:val="none" w:sz="0" w:space="0" w:color="auto"/>
            <w:left w:val="none" w:sz="0" w:space="0" w:color="auto"/>
            <w:bottom w:val="none" w:sz="0" w:space="0" w:color="auto"/>
            <w:right w:val="none" w:sz="0" w:space="0" w:color="auto"/>
          </w:divBdr>
        </w:div>
        <w:div w:id="1961181072">
          <w:marLeft w:val="640"/>
          <w:marRight w:val="0"/>
          <w:marTop w:val="0"/>
          <w:marBottom w:val="0"/>
          <w:divBdr>
            <w:top w:val="none" w:sz="0" w:space="0" w:color="auto"/>
            <w:left w:val="none" w:sz="0" w:space="0" w:color="auto"/>
            <w:bottom w:val="none" w:sz="0" w:space="0" w:color="auto"/>
            <w:right w:val="none" w:sz="0" w:space="0" w:color="auto"/>
          </w:divBdr>
        </w:div>
        <w:div w:id="67311437">
          <w:marLeft w:val="640"/>
          <w:marRight w:val="0"/>
          <w:marTop w:val="0"/>
          <w:marBottom w:val="0"/>
          <w:divBdr>
            <w:top w:val="none" w:sz="0" w:space="0" w:color="auto"/>
            <w:left w:val="none" w:sz="0" w:space="0" w:color="auto"/>
            <w:bottom w:val="none" w:sz="0" w:space="0" w:color="auto"/>
            <w:right w:val="none" w:sz="0" w:space="0" w:color="auto"/>
          </w:divBdr>
        </w:div>
        <w:div w:id="1805267470">
          <w:marLeft w:val="640"/>
          <w:marRight w:val="0"/>
          <w:marTop w:val="0"/>
          <w:marBottom w:val="0"/>
          <w:divBdr>
            <w:top w:val="none" w:sz="0" w:space="0" w:color="auto"/>
            <w:left w:val="none" w:sz="0" w:space="0" w:color="auto"/>
            <w:bottom w:val="none" w:sz="0" w:space="0" w:color="auto"/>
            <w:right w:val="none" w:sz="0" w:space="0" w:color="auto"/>
          </w:divBdr>
        </w:div>
        <w:div w:id="1414624018">
          <w:marLeft w:val="640"/>
          <w:marRight w:val="0"/>
          <w:marTop w:val="0"/>
          <w:marBottom w:val="0"/>
          <w:divBdr>
            <w:top w:val="none" w:sz="0" w:space="0" w:color="auto"/>
            <w:left w:val="none" w:sz="0" w:space="0" w:color="auto"/>
            <w:bottom w:val="none" w:sz="0" w:space="0" w:color="auto"/>
            <w:right w:val="none" w:sz="0" w:space="0" w:color="auto"/>
          </w:divBdr>
        </w:div>
        <w:div w:id="717898578">
          <w:marLeft w:val="640"/>
          <w:marRight w:val="0"/>
          <w:marTop w:val="0"/>
          <w:marBottom w:val="0"/>
          <w:divBdr>
            <w:top w:val="none" w:sz="0" w:space="0" w:color="auto"/>
            <w:left w:val="none" w:sz="0" w:space="0" w:color="auto"/>
            <w:bottom w:val="none" w:sz="0" w:space="0" w:color="auto"/>
            <w:right w:val="none" w:sz="0" w:space="0" w:color="auto"/>
          </w:divBdr>
        </w:div>
        <w:div w:id="1037505504">
          <w:marLeft w:val="640"/>
          <w:marRight w:val="0"/>
          <w:marTop w:val="0"/>
          <w:marBottom w:val="0"/>
          <w:divBdr>
            <w:top w:val="none" w:sz="0" w:space="0" w:color="auto"/>
            <w:left w:val="none" w:sz="0" w:space="0" w:color="auto"/>
            <w:bottom w:val="none" w:sz="0" w:space="0" w:color="auto"/>
            <w:right w:val="none" w:sz="0" w:space="0" w:color="auto"/>
          </w:divBdr>
        </w:div>
        <w:div w:id="140006479">
          <w:marLeft w:val="640"/>
          <w:marRight w:val="0"/>
          <w:marTop w:val="0"/>
          <w:marBottom w:val="0"/>
          <w:divBdr>
            <w:top w:val="none" w:sz="0" w:space="0" w:color="auto"/>
            <w:left w:val="none" w:sz="0" w:space="0" w:color="auto"/>
            <w:bottom w:val="none" w:sz="0" w:space="0" w:color="auto"/>
            <w:right w:val="none" w:sz="0" w:space="0" w:color="auto"/>
          </w:divBdr>
        </w:div>
        <w:div w:id="78259700">
          <w:marLeft w:val="640"/>
          <w:marRight w:val="0"/>
          <w:marTop w:val="0"/>
          <w:marBottom w:val="0"/>
          <w:divBdr>
            <w:top w:val="none" w:sz="0" w:space="0" w:color="auto"/>
            <w:left w:val="none" w:sz="0" w:space="0" w:color="auto"/>
            <w:bottom w:val="none" w:sz="0" w:space="0" w:color="auto"/>
            <w:right w:val="none" w:sz="0" w:space="0" w:color="auto"/>
          </w:divBdr>
        </w:div>
        <w:div w:id="369692550">
          <w:marLeft w:val="640"/>
          <w:marRight w:val="0"/>
          <w:marTop w:val="0"/>
          <w:marBottom w:val="0"/>
          <w:divBdr>
            <w:top w:val="none" w:sz="0" w:space="0" w:color="auto"/>
            <w:left w:val="none" w:sz="0" w:space="0" w:color="auto"/>
            <w:bottom w:val="none" w:sz="0" w:space="0" w:color="auto"/>
            <w:right w:val="none" w:sz="0" w:space="0" w:color="auto"/>
          </w:divBdr>
        </w:div>
        <w:div w:id="273824410">
          <w:marLeft w:val="640"/>
          <w:marRight w:val="0"/>
          <w:marTop w:val="0"/>
          <w:marBottom w:val="0"/>
          <w:divBdr>
            <w:top w:val="none" w:sz="0" w:space="0" w:color="auto"/>
            <w:left w:val="none" w:sz="0" w:space="0" w:color="auto"/>
            <w:bottom w:val="none" w:sz="0" w:space="0" w:color="auto"/>
            <w:right w:val="none" w:sz="0" w:space="0" w:color="auto"/>
          </w:divBdr>
        </w:div>
        <w:div w:id="990405831">
          <w:marLeft w:val="640"/>
          <w:marRight w:val="0"/>
          <w:marTop w:val="0"/>
          <w:marBottom w:val="0"/>
          <w:divBdr>
            <w:top w:val="none" w:sz="0" w:space="0" w:color="auto"/>
            <w:left w:val="none" w:sz="0" w:space="0" w:color="auto"/>
            <w:bottom w:val="none" w:sz="0" w:space="0" w:color="auto"/>
            <w:right w:val="none" w:sz="0" w:space="0" w:color="auto"/>
          </w:divBdr>
        </w:div>
        <w:div w:id="1122698700">
          <w:marLeft w:val="640"/>
          <w:marRight w:val="0"/>
          <w:marTop w:val="0"/>
          <w:marBottom w:val="0"/>
          <w:divBdr>
            <w:top w:val="none" w:sz="0" w:space="0" w:color="auto"/>
            <w:left w:val="none" w:sz="0" w:space="0" w:color="auto"/>
            <w:bottom w:val="none" w:sz="0" w:space="0" w:color="auto"/>
            <w:right w:val="none" w:sz="0" w:space="0" w:color="auto"/>
          </w:divBdr>
        </w:div>
        <w:div w:id="2007433871">
          <w:marLeft w:val="640"/>
          <w:marRight w:val="0"/>
          <w:marTop w:val="0"/>
          <w:marBottom w:val="0"/>
          <w:divBdr>
            <w:top w:val="none" w:sz="0" w:space="0" w:color="auto"/>
            <w:left w:val="none" w:sz="0" w:space="0" w:color="auto"/>
            <w:bottom w:val="none" w:sz="0" w:space="0" w:color="auto"/>
            <w:right w:val="none" w:sz="0" w:space="0" w:color="auto"/>
          </w:divBdr>
        </w:div>
        <w:div w:id="830369192">
          <w:marLeft w:val="640"/>
          <w:marRight w:val="0"/>
          <w:marTop w:val="0"/>
          <w:marBottom w:val="0"/>
          <w:divBdr>
            <w:top w:val="none" w:sz="0" w:space="0" w:color="auto"/>
            <w:left w:val="none" w:sz="0" w:space="0" w:color="auto"/>
            <w:bottom w:val="none" w:sz="0" w:space="0" w:color="auto"/>
            <w:right w:val="none" w:sz="0" w:space="0" w:color="auto"/>
          </w:divBdr>
        </w:div>
        <w:div w:id="2054574306">
          <w:marLeft w:val="640"/>
          <w:marRight w:val="0"/>
          <w:marTop w:val="0"/>
          <w:marBottom w:val="0"/>
          <w:divBdr>
            <w:top w:val="none" w:sz="0" w:space="0" w:color="auto"/>
            <w:left w:val="none" w:sz="0" w:space="0" w:color="auto"/>
            <w:bottom w:val="none" w:sz="0" w:space="0" w:color="auto"/>
            <w:right w:val="none" w:sz="0" w:space="0" w:color="auto"/>
          </w:divBdr>
        </w:div>
        <w:div w:id="516430608">
          <w:marLeft w:val="640"/>
          <w:marRight w:val="0"/>
          <w:marTop w:val="0"/>
          <w:marBottom w:val="0"/>
          <w:divBdr>
            <w:top w:val="none" w:sz="0" w:space="0" w:color="auto"/>
            <w:left w:val="none" w:sz="0" w:space="0" w:color="auto"/>
            <w:bottom w:val="none" w:sz="0" w:space="0" w:color="auto"/>
            <w:right w:val="none" w:sz="0" w:space="0" w:color="auto"/>
          </w:divBdr>
        </w:div>
        <w:div w:id="1195770905">
          <w:marLeft w:val="640"/>
          <w:marRight w:val="0"/>
          <w:marTop w:val="0"/>
          <w:marBottom w:val="0"/>
          <w:divBdr>
            <w:top w:val="none" w:sz="0" w:space="0" w:color="auto"/>
            <w:left w:val="none" w:sz="0" w:space="0" w:color="auto"/>
            <w:bottom w:val="none" w:sz="0" w:space="0" w:color="auto"/>
            <w:right w:val="none" w:sz="0" w:space="0" w:color="auto"/>
          </w:divBdr>
        </w:div>
        <w:div w:id="1220164692">
          <w:marLeft w:val="640"/>
          <w:marRight w:val="0"/>
          <w:marTop w:val="0"/>
          <w:marBottom w:val="0"/>
          <w:divBdr>
            <w:top w:val="none" w:sz="0" w:space="0" w:color="auto"/>
            <w:left w:val="none" w:sz="0" w:space="0" w:color="auto"/>
            <w:bottom w:val="none" w:sz="0" w:space="0" w:color="auto"/>
            <w:right w:val="none" w:sz="0" w:space="0" w:color="auto"/>
          </w:divBdr>
        </w:div>
        <w:div w:id="109662999">
          <w:marLeft w:val="640"/>
          <w:marRight w:val="0"/>
          <w:marTop w:val="0"/>
          <w:marBottom w:val="0"/>
          <w:divBdr>
            <w:top w:val="none" w:sz="0" w:space="0" w:color="auto"/>
            <w:left w:val="none" w:sz="0" w:space="0" w:color="auto"/>
            <w:bottom w:val="none" w:sz="0" w:space="0" w:color="auto"/>
            <w:right w:val="none" w:sz="0" w:space="0" w:color="auto"/>
          </w:divBdr>
        </w:div>
        <w:div w:id="1120874198">
          <w:marLeft w:val="640"/>
          <w:marRight w:val="0"/>
          <w:marTop w:val="0"/>
          <w:marBottom w:val="0"/>
          <w:divBdr>
            <w:top w:val="none" w:sz="0" w:space="0" w:color="auto"/>
            <w:left w:val="none" w:sz="0" w:space="0" w:color="auto"/>
            <w:bottom w:val="none" w:sz="0" w:space="0" w:color="auto"/>
            <w:right w:val="none" w:sz="0" w:space="0" w:color="auto"/>
          </w:divBdr>
        </w:div>
        <w:div w:id="1298334998">
          <w:marLeft w:val="640"/>
          <w:marRight w:val="0"/>
          <w:marTop w:val="0"/>
          <w:marBottom w:val="0"/>
          <w:divBdr>
            <w:top w:val="none" w:sz="0" w:space="0" w:color="auto"/>
            <w:left w:val="none" w:sz="0" w:space="0" w:color="auto"/>
            <w:bottom w:val="none" w:sz="0" w:space="0" w:color="auto"/>
            <w:right w:val="none" w:sz="0" w:space="0" w:color="auto"/>
          </w:divBdr>
        </w:div>
        <w:div w:id="360595493">
          <w:marLeft w:val="640"/>
          <w:marRight w:val="0"/>
          <w:marTop w:val="0"/>
          <w:marBottom w:val="0"/>
          <w:divBdr>
            <w:top w:val="none" w:sz="0" w:space="0" w:color="auto"/>
            <w:left w:val="none" w:sz="0" w:space="0" w:color="auto"/>
            <w:bottom w:val="none" w:sz="0" w:space="0" w:color="auto"/>
            <w:right w:val="none" w:sz="0" w:space="0" w:color="auto"/>
          </w:divBdr>
        </w:div>
        <w:div w:id="2039507157">
          <w:marLeft w:val="640"/>
          <w:marRight w:val="0"/>
          <w:marTop w:val="0"/>
          <w:marBottom w:val="0"/>
          <w:divBdr>
            <w:top w:val="none" w:sz="0" w:space="0" w:color="auto"/>
            <w:left w:val="none" w:sz="0" w:space="0" w:color="auto"/>
            <w:bottom w:val="none" w:sz="0" w:space="0" w:color="auto"/>
            <w:right w:val="none" w:sz="0" w:space="0" w:color="auto"/>
          </w:divBdr>
        </w:div>
        <w:div w:id="1298604468">
          <w:marLeft w:val="640"/>
          <w:marRight w:val="0"/>
          <w:marTop w:val="0"/>
          <w:marBottom w:val="0"/>
          <w:divBdr>
            <w:top w:val="none" w:sz="0" w:space="0" w:color="auto"/>
            <w:left w:val="none" w:sz="0" w:space="0" w:color="auto"/>
            <w:bottom w:val="none" w:sz="0" w:space="0" w:color="auto"/>
            <w:right w:val="none" w:sz="0" w:space="0" w:color="auto"/>
          </w:divBdr>
        </w:div>
        <w:div w:id="92744137">
          <w:marLeft w:val="640"/>
          <w:marRight w:val="0"/>
          <w:marTop w:val="0"/>
          <w:marBottom w:val="0"/>
          <w:divBdr>
            <w:top w:val="none" w:sz="0" w:space="0" w:color="auto"/>
            <w:left w:val="none" w:sz="0" w:space="0" w:color="auto"/>
            <w:bottom w:val="none" w:sz="0" w:space="0" w:color="auto"/>
            <w:right w:val="none" w:sz="0" w:space="0" w:color="auto"/>
          </w:divBdr>
        </w:div>
        <w:div w:id="538906493">
          <w:marLeft w:val="640"/>
          <w:marRight w:val="0"/>
          <w:marTop w:val="0"/>
          <w:marBottom w:val="0"/>
          <w:divBdr>
            <w:top w:val="none" w:sz="0" w:space="0" w:color="auto"/>
            <w:left w:val="none" w:sz="0" w:space="0" w:color="auto"/>
            <w:bottom w:val="none" w:sz="0" w:space="0" w:color="auto"/>
            <w:right w:val="none" w:sz="0" w:space="0" w:color="auto"/>
          </w:divBdr>
        </w:div>
        <w:div w:id="716125295">
          <w:marLeft w:val="640"/>
          <w:marRight w:val="0"/>
          <w:marTop w:val="0"/>
          <w:marBottom w:val="0"/>
          <w:divBdr>
            <w:top w:val="none" w:sz="0" w:space="0" w:color="auto"/>
            <w:left w:val="none" w:sz="0" w:space="0" w:color="auto"/>
            <w:bottom w:val="none" w:sz="0" w:space="0" w:color="auto"/>
            <w:right w:val="none" w:sz="0" w:space="0" w:color="auto"/>
          </w:divBdr>
        </w:div>
        <w:div w:id="649287190">
          <w:marLeft w:val="640"/>
          <w:marRight w:val="0"/>
          <w:marTop w:val="0"/>
          <w:marBottom w:val="0"/>
          <w:divBdr>
            <w:top w:val="none" w:sz="0" w:space="0" w:color="auto"/>
            <w:left w:val="none" w:sz="0" w:space="0" w:color="auto"/>
            <w:bottom w:val="none" w:sz="0" w:space="0" w:color="auto"/>
            <w:right w:val="none" w:sz="0" w:space="0" w:color="auto"/>
          </w:divBdr>
        </w:div>
        <w:div w:id="885995545">
          <w:marLeft w:val="640"/>
          <w:marRight w:val="0"/>
          <w:marTop w:val="0"/>
          <w:marBottom w:val="0"/>
          <w:divBdr>
            <w:top w:val="none" w:sz="0" w:space="0" w:color="auto"/>
            <w:left w:val="none" w:sz="0" w:space="0" w:color="auto"/>
            <w:bottom w:val="none" w:sz="0" w:space="0" w:color="auto"/>
            <w:right w:val="none" w:sz="0" w:space="0" w:color="auto"/>
          </w:divBdr>
        </w:div>
        <w:div w:id="1106921316">
          <w:marLeft w:val="640"/>
          <w:marRight w:val="0"/>
          <w:marTop w:val="0"/>
          <w:marBottom w:val="0"/>
          <w:divBdr>
            <w:top w:val="none" w:sz="0" w:space="0" w:color="auto"/>
            <w:left w:val="none" w:sz="0" w:space="0" w:color="auto"/>
            <w:bottom w:val="none" w:sz="0" w:space="0" w:color="auto"/>
            <w:right w:val="none" w:sz="0" w:space="0" w:color="auto"/>
          </w:divBdr>
        </w:div>
        <w:div w:id="1568570100">
          <w:marLeft w:val="640"/>
          <w:marRight w:val="0"/>
          <w:marTop w:val="0"/>
          <w:marBottom w:val="0"/>
          <w:divBdr>
            <w:top w:val="none" w:sz="0" w:space="0" w:color="auto"/>
            <w:left w:val="none" w:sz="0" w:space="0" w:color="auto"/>
            <w:bottom w:val="none" w:sz="0" w:space="0" w:color="auto"/>
            <w:right w:val="none" w:sz="0" w:space="0" w:color="auto"/>
          </w:divBdr>
        </w:div>
        <w:div w:id="85270722">
          <w:marLeft w:val="640"/>
          <w:marRight w:val="0"/>
          <w:marTop w:val="0"/>
          <w:marBottom w:val="0"/>
          <w:divBdr>
            <w:top w:val="none" w:sz="0" w:space="0" w:color="auto"/>
            <w:left w:val="none" w:sz="0" w:space="0" w:color="auto"/>
            <w:bottom w:val="none" w:sz="0" w:space="0" w:color="auto"/>
            <w:right w:val="none" w:sz="0" w:space="0" w:color="auto"/>
          </w:divBdr>
        </w:div>
        <w:div w:id="1205144579">
          <w:marLeft w:val="640"/>
          <w:marRight w:val="0"/>
          <w:marTop w:val="0"/>
          <w:marBottom w:val="0"/>
          <w:divBdr>
            <w:top w:val="none" w:sz="0" w:space="0" w:color="auto"/>
            <w:left w:val="none" w:sz="0" w:space="0" w:color="auto"/>
            <w:bottom w:val="none" w:sz="0" w:space="0" w:color="auto"/>
            <w:right w:val="none" w:sz="0" w:space="0" w:color="auto"/>
          </w:divBdr>
        </w:div>
        <w:div w:id="1203712480">
          <w:marLeft w:val="640"/>
          <w:marRight w:val="0"/>
          <w:marTop w:val="0"/>
          <w:marBottom w:val="0"/>
          <w:divBdr>
            <w:top w:val="none" w:sz="0" w:space="0" w:color="auto"/>
            <w:left w:val="none" w:sz="0" w:space="0" w:color="auto"/>
            <w:bottom w:val="none" w:sz="0" w:space="0" w:color="auto"/>
            <w:right w:val="none" w:sz="0" w:space="0" w:color="auto"/>
          </w:divBdr>
        </w:div>
        <w:div w:id="132526664">
          <w:marLeft w:val="640"/>
          <w:marRight w:val="0"/>
          <w:marTop w:val="0"/>
          <w:marBottom w:val="0"/>
          <w:divBdr>
            <w:top w:val="none" w:sz="0" w:space="0" w:color="auto"/>
            <w:left w:val="none" w:sz="0" w:space="0" w:color="auto"/>
            <w:bottom w:val="none" w:sz="0" w:space="0" w:color="auto"/>
            <w:right w:val="none" w:sz="0" w:space="0" w:color="auto"/>
          </w:divBdr>
        </w:div>
        <w:div w:id="251932248">
          <w:marLeft w:val="640"/>
          <w:marRight w:val="0"/>
          <w:marTop w:val="0"/>
          <w:marBottom w:val="0"/>
          <w:divBdr>
            <w:top w:val="none" w:sz="0" w:space="0" w:color="auto"/>
            <w:left w:val="none" w:sz="0" w:space="0" w:color="auto"/>
            <w:bottom w:val="none" w:sz="0" w:space="0" w:color="auto"/>
            <w:right w:val="none" w:sz="0" w:space="0" w:color="auto"/>
          </w:divBdr>
        </w:div>
        <w:div w:id="2006131524">
          <w:marLeft w:val="640"/>
          <w:marRight w:val="0"/>
          <w:marTop w:val="0"/>
          <w:marBottom w:val="0"/>
          <w:divBdr>
            <w:top w:val="none" w:sz="0" w:space="0" w:color="auto"/>
            <w:left w:val="none" w:sz="0" w:space="0" w:color="auto"/>
            <w:bottom w:val="none" w:sz="0" w:space="0" w:color="auto"/>
            <w:right w:val="none" w:sz="0" w:space="0" w:color="auto"/>
          </w:divBdr>
        </w:div>
        <w:div w:id="1906406520">
          <w:marLeft w:val="640"/>
          <w:marRight w:val="0"/>
          <w:marTop w:val="0"/>
          <w:marBottom w:val="0"/>
          <w:divBdr>
            <w:top w:val="none" w:sz="0" w:space="0" w:color="auto"/>
            <w:left w:val="none" w:sz="0" w:space="0" w:color="auto"/>
            <w:bottom w:val="none" w:sz="0" w:space="0" w:color="auto"/>
            <w:right w:val="none" w:sz="0" w:space="0" w:color="auto"/>
          </w:divBdr>
        </w:div>
        <w:div w:id="1402094250">
          <w:marLeft w:val="640"/>
          <w:marRight w:val="0"/>
          <w:marTop w:val="0"/>
          <w:marBottom w:val="0"/>
          <w:divBdr>
            <w:top w:val="none" w:sz="0" w:space="0" w:color="auto"/>
            <w:left w:val="none" w:sz="0" w:space="0" w:color="auto"/>
            <w:bottom w:val="none" w:sz="0" w:space="0" w:color="auto"/>
            <w:right w:val="none" w:sz="0" w:space="0" w:color="auto"/>
          </w:divBdr>
        </w:div>
        <w:div w:id="1666920">
          <w:marLeft w:val="640"/>
          <w:marRight w:val="0"/>
          <w:marTop w:val="0"/>
          <w:marBottom w:val="0"/>
          <w:divBdr>
            <w:top w:val="none" w:sz="0" w:space="0" w:color="auto"/>
            <w:left w:val="none" w:sz="0" w:space="0" w:color="auto"/>
            <w:bottom w:val="none" w:sz="0" w:space="0" w:color="auto"/>
            <w:right w:val="none" w:sz="0" w:space="0" w:color="auto"/>
          </w:divBdr>
        </w:div>
        <w:div w:id="2133936067">
          <w:marLeft w:val="640"/>
          <w:marRight w:val="0"/>
          <w:marTop w:val="0"/>
          <w:marBottom w:val="0"/>
          <w:divBdr>
            <w:top w:val="none" w:sz="0" w:space="0" w:color="auto"/>
            <w:left w:val="none" w:sz="0" w:space="0" w:color="auto"/>
            <w:bottom w:val="none" w:sz="0" w:space="0" w:color="auto"/>
            <w:right w:val="none" w:sz="0" w:space="0" w:color="auto"/>
          </w:divBdr>
        </w:div>
        <w:div w:id="375785130">
          <w:marLeft w:val="640"/>
          <w:marRight w:val="0"/>
          <w:marTop w:val="0"/>
          <w:marBottom w:val="0"/>
          <w:divBdr>
            <w:top w:val="none" w:sz="0" w:space="0" w:color="auto"/>
            <w:left w:val="none" w:sz="0" w:space="0" w:color="auto"/>
            <w:bottom w:val="none" w:sz="0" w:space="0" w:color="auto"/>
            <w:right w:val="none" w:sz="0" w:space="0" w:color="auto"/>
          </w:divBdr>
        </w:div>
        <w:div w:id="980496437">
          <w:marLeft w:val="640"/>
          <w:marRight w:val="0"/>
          <w:marTop w:val="0"/>
          <w:marBottom w:val="0"/>
          <w:divBdr>
            <w:top w:val="none" w:sz="0" w:space="0" w:color="auto"/>
            <w:left w:val="none" w:sz="0" w:space="0" w:color="auto"/>
            <w:bottom w:val="none" w:sz="0" w:space="0" w:color="auto"/>
            <w:right w:val="none" w:sz="0" w:space="0" w:color="auto"/>
          </w:divBdr>
        </w:div>
        <w:div w:id="2111317126">
          <w:marLeft w:val="640"/>
          <w:marRight w:val="0"/>
          <w:marTop w:val="0"/>
          <w:marBottom w:val="0"/>
          <w:divBdr>
            <w:top w:val="none" w:sz="0" w:space="0" w:color="auto"/>
            <w:left w:val="none" w:sz="0" w:space="0" w:color="auto"/>
            <w:bottom w:val="none" w:sz="0" w:space="0" w:color="auto"/>
            <w:right w:val="none" w:sz="0" w:space="0" w:color="auto"/>
          </w:divBdr>
        </w:div>
        <w:div w:id="879630614">
          <w:marLeft w:val="640"/>
          <w:marRight w:val="0"/>
          <w:marTop w:val="0"/>
          <w:marBottom w:val="0"/>
          <w:divBdr>
            <w:top w:val="none" w:sz="0" w:space="0" w:color="auto"/>
            <w:left w:val="none" w:sz="0" w:space="0" w:color="auto"/>
            <w:bottom w:val="none" w:sz="0" w:space="0" w:color="auto"/>
            <w:right w:val="none" w:sz="0" w:space="0" w:color="auto"/>
          </w:divBdr>
        </w:div>
        <w:div w:id="1748648403">
          <w:marLeft w:val="640"/>
          <w:marRight w:val="0"/>
          <w:marTop w:val="0"/>
          <w:marBottom w:val="0"/>
          <w:divBdr>
            <w:top w:val="none" w:sz="0" w:space="0" w:color="auto"/>
            <w:left w:val="none" w:sz="0" w:space="0" w:color="auto"/>
            <w:bottom w:val="none" w:sz="0" w:space="0" w:color="auto"/>
            <w:right w:val="none" w:sz="0" w:space="0" w:color="auto"/>
          </w:divBdr>
        </w:div>
        <w:div w:id="1313632335">
          <w:marLeft w:val="640"/>
          <w:marRight w:val="0"/>
          <w:marTop w:val="0"/>
          <w:marBottom w:val="0"/>
          <w:divBdr>
            <w:top w:val="none" w:sz="0" w:space="0" w:color="auto"/>
            <w:left w:val="none" w:sz="0" w:space="0" w:color="auto"/>
            <w:bottom w:val="none" w:sz="0" w:space="0" w:color="auto"/>
            <w:right w:val="none" w:sz="0" w:space="0" w:color="auto"/>
          </w:divBdr>
        </w:div>
        <w:div w:id="1023634809">
          <w:marLeft w:val="640"/>
          <w:marRight w:val="0"/>
          <w:marTop w:val="0"/>
          <w:marBottom w:val="0"/>
          <w:divBdr>
            <w:top w:val="none" w:sz="0" w:space="0" w:color="auto"/>
            <w:left w:val="none" w:sz="0" w:space="0" w:color="auto"/>
            <w:bottom w:val="none" w:sz="0" w:space="0" w:color="auto"/>
            <w:right w:val="none" w:sz="0" w:space="0" w:color="auto"/>
          </w:divBdr>
        </w:div>
        <w:div w:id="1569925858">
          <w:marLeft w:val="640"/>
          <w:marRight w:val="0"/>
          <w:marTop w:val="0"/>
          <w:marBottom w:val="0"/>
          <w:divBdr>
            <w:top w:val="none" w:sz="0" w:space="0" w:color="auto"/>
            <w:left w:val="none" w:sz="0" w:space="0" w:color="auto"/>
            <w:bottom w:val="none" w:sz="0" w:space="0" w:color="auto"/>
            <w:right w:val="none" w:sz="0" w:space="0" w:color="auto"/>
          </w:divBdr>
        </w:div>
        <w:div w:id="594172345">
          <w:marLeft w:val="640"/>
          <w:marRight w:val="0"/>
          <w:marTop w:val="0"/>
          <w:marBottom w:val="0"/>
          <w:divBdr>
            <w:top w:val="none" w:sz="0" w:space="0" w:color="auto"/>
            <w:left w:val="none" w:sz="0" w:space="0" w:color="auto"/>
            <w:bottom w:val="none" w:sz="0" w:space="0" w:color="auto"/>
            <w:right w:val="none" w:sz="0" w:space="0" w:color="auto"/>
          </w:divBdr>
        </w:div>
        <w:div w:id="974942678">
          <w:marLeft w:val="640"/>
          <w:marRight w:val="0"/>
          <w:marTop w:val="0"/>
          <w:marBottom w:val="0"/>
          <w:divBdr>
            <w:top w:val="none" w:sz="0" w:space="0" w:color="auto"/>
            <w:left w:val="none" w:sz="0" w:space="0" w:color="auto"/>
            <w:bottom w:val="none" w:sz="0" w:space="0" w:color="auto"/>
            <w:right w:val="none" w:sz="0" w:space="0" w:color="auto"/>
          </w:divBdr>
        </w:div>
        <w:div w:id="1102535117">
          <w:marLeft w:val="640"/>
          <w:marRight w:val="0"/>
          <w:marTop w:val="0"/>
          <w:marBottom w:val="0"/>
          <w:divBdr>
            <w:top w:val="none" w:sz="0" w:space="0" w:color="auto"/>
            <w:left w:val="none" w:sz="0" w:space="0" w:color="auto"/>
            <w:bottom w:val="none" w:sz="0" w:space="0" w:color="auto"/>
            <w:right w:val="none" w:sz="0" w:space="0" w:color="auto"/>
          </w:divBdr>
        </w:div>
        <w:div w:id="694816670">
          <w:marLeft w:val="640"/>
          <w:marRight w:val="0"/>
          <w:marTop w:val="0"/>
          <w:marBottom w:val="0"/>
          <w:divBdr>
            <w:top w:val="none" w:sz="0" w:space="0" w:color="auto"/>
            <w:left w:val="none" w:sz="0" w:space="0" w:color="auto"/>
            <w:bottom w:val="none" w:sz="0" w:space="0" w:color="auto"/>
            <w:right w:val="none" w:sz="0" w:space="0" w:color="auto"/>
          </w:divBdr>
        </w:div>
        <w:div w:id="793863854">
          <w:marLeft w:val="640"/>
          <w:marRight w:val="0"/>
          <w:marTop w:val="0"/>
          <w:marBottom w:val="0"/>
          <w:divBdr>
            <w:top w:val="none" w:sz="0" w:space="0" w:color="auto"/>
            <w:left w:val="none" w:sz="0" w:space="0" w:color="auto"/>
            <w:bottom w:val="none" w:sz="0" w:space="0" w:color="auto"/>
            <w:right w:val="none" w:sz="0" w:space="0" w:color="auto"/>
          </w:divBdr>
        </w:div>
        <w:div w:id="995114713">
          <w:marLeft w:val="640"/>
          <w:marRight w:val="0"/>
          <w:marTop w:val="0"/>
          <w:marBottom w:val="0"/>
          <w:divBdr>
            <w:top w:val="none" w:sz="0" w:space="0" w:color="auto"/>
            <w:left w:val="none" w:sz="0" w:space="0" w:color="auto"/>
            <w:bottom w:val="none" w:sz="0" w:space="0" w:color="auto"/>
            <w:right w:val="none" w:sz="0" w:space="0" w:color="auto"/>
          </w:divBdr>
        </w:div>
        <w:div w:id="408506013">
          <w:marLeft w:val="640"/>
          <w:marRight w:val="0"/>
          <w:marTop w:val="0"/>
          <w:marBottom w:val="0"/>
          <w:divBdr>
            <w:top w:val="none" w:sz="0" w:space="0" w:color="auto"/>
            <w:left w:val="none" w:sz="0" w:space="0" w:color="auto"/>
            <w:bottom w:val="none" w:sz="0" w:space="0" w:color="auto"/>
            <w:right w:val="none" w:sz="0" w:space="0" w:color="auto"/>
          </w:divBdr>
        </w:div>
        <w:div w:id="116026531">
          <w:marLeft w:val="640"/>
          <w:marRight w:val="0"/>
          <w:marTop w:val="0"/>
          <w:marBottom w:val="0"/>
          <w:divBdr>
            <w:top w:val="none" w:sz="0" w:space="0" w:color="auto"/>
            <w:left w:val="none" w:sz="0" w:space="0" w:color="auto"/>
            <w:bottom w:val="none" w:sz="0" w:space="0" w:color="auto"/>
            <w:right w:val="none" w:sz="0" w:space="0" w:color="auto"/>
          </w:divBdr>
        </w:div>
        <w:div w:id="1482313240">
          <w:marLeft w:val="640"/>
          <w:marRight w:val="0"/>
          <w:marTop w:val="0"/>
          <w:marBottom w:val="0"/>
          <w:divBdr>
            <w:top w:val="none" w:sz="0" w:space="0" w:color="auto"/>
            <w:left w:val="none" w:sz="0" w:space="0" w:color="auto"/>
            <w:bottom w:val="none" w:sz="0" w:space="0" w:color="auto"/>
            <w:right w:val="none" w:sz="0" w:space="0" w:color="auto"/>
          </w:divBdr>
        </w:div>
        <w:div w:id="237861641">
          <w:marLeft w:val="640"/>
          <w:marRight w:val="0"/>
          <w:marTop w:val="0"/>
          <w:marBottom w:val="0"/>
          <w:divBdr>
            <w:top w:val="none" w:sz="0" w:space="0" w:color="auto"/>
            <w:left w:val="none" w:sz="0" w:space="0" w:color="auto"/>
            <w:bottom w:val="none" w:sz="0" w:space="0" w:color="auto"/>
            <w:right w:val="none" w:sz="0" w:space="0" w:color="auto"/>
          </w:divBdr>
        </w:div>
        <w:div w:id="780221871">
          <w:marLeft w:val="640"/>
          <w:marRight w:val="0"/>
          <w:marTop w:val="0"/>
          <w:marBottom w:val="0"/>
          <w:divBdr>
            <w:top w:val="none" w:sz="0" w:space="0" w:color="auto"/>
            <w:left w:val="none" w:sz="0" w:space="0" w:color="auto"/>
            <w:bottom w:val="none" w:sz="0" w:space="0" w:color="auto"/>
            <w:right w:val="none" w:sz="0" w:space="0" w:color="auto"/>
          </w:divBdr>
        </w:div>
        <w:div w:id="2039307271">
          <w:marLeft w:val="640"/>
          <w:marRight w:val="0"/>
          <w:marTop w:val="0"/>
          <w:marBottom w:val="0"/>
          <w:divBdr>
            <w:top w:val="none" w:sz="0" w:space="0" w:color="auto"/>
            <w:left w:val="none" w:sz="0" w:space="0" w:color="auto"/>
            <w:bottom w:val="none" w:sz="0" w:space="0" w:color="auto"/>
            <w:right w:val="none" w:sz="0" w:space="0" w:color="auto"/>
          </w:divBdr>
        </w:div>
        <w:div w:id="668169564">
          <w:marLeft w:val="640"/>
          <w:marRight w:val="0"/>
          <w:marTop w:val="0"/>
          <w:marBottom w:val="0"/>
          <w:divBdr>
            <w:top w:val="none" w:sz="0" w:space="0" w:color="auto"/>
            <w:left w:val="none" w:sz="0" w:space="0" w:color="auto"/>
            <w:bottom w:val="none" w:sz="0" w:space="0" w:color="auto"/>
            <w:right w:val="none" w:sz="0" w:space="0" w:color="auto"/>
          </w:divBdr>
        </w:div>
        <w:div w:id="1820613011">
          <w:marLeft w:val="640"/>
          <w:marRight w:val="0"/>
          <w:marTop w:val="0"/>
          <w:marBottom w:val="0"/>
          <w:divBdr>
            <w:top w:val="none" w:sz="0" w:space="0" w:color="auto"/>
            <w:left w:val="none" w:sz="0" w:space="0" w:color="auto"/>
            <w:bottom w:val="none" w:sz="0" w:space="0" w:color="auto"/>
            <w:right w:val="none" w:sz="0" w:space="0" w:color="auto"/>
          </w:divBdr>
        </w:div>
        <w:div w:id="2009480313">
          <w:marLeft w:val="640"/>
          <w:marRight w:val="0"/>
          <w:marTop w:val="0"/>
          <w:marBottom w:val="0"/>
          <w:divBdr>
            <w:top w:val="none" w:sz="0" w:space="0" w:color="auto"/>
            <w:left w:val="none" w:sz="0" w:space="0" w:color="auto"/>
            <w:bottom w:val="none" w:sz="0" w:space="0" w:color="auto"/>
            <w:right w:val="none" w:sz="0" w:space="0" w:color="auto"/>
          </w:divBdr>
        </w:div>
        <w:div w:id="440490583">
          <w:marLeft w:val="640"/>
          <w:marRight w:val="0"/>
          <w:marTop w:val="0"/>
          <w:marBottom w:val="0"/>
          <w:divBdr>
            <w:top w:val="none" w:sz="0" w:space="0" w:color="auto"/>
            <w:left w:val="none" w:sz="0" w:space="0" w:color="auto"/>
            <w:bottom w:val="none" w:sz="0" w:space="0" w:color="auto"/>
            <w:right w:val="none" w:sz="0" w:space="0" w:color="auto"/>
          </w:divBdr>
        </w:div>
        <w:div w:id="1542785661">
          <w:marLeft w:val="640"/>
          <w:marRight w:val="0"/>
          <w:marTop w:val="0"/>
          <w:marBottom w:val="0"/>
          <w:divBdr>
            <w:top w:val="none" w:sz="0" w:space="0" w:color="auto"/>
            <w:left w:val="none" w:sz="0" w:space="0" w:color="auto"/>
            <w:bottom w:val="none" w:sz="0" w:space="0" w:color="auto"/>
            <w:right w:val="none" w:sz="0" w:space="0" w:color="auto"/>
          </w:divBdr>
        </w:div>
        <w:div w:id="1907104530">
          <w:marLeft w:val="640"/>
          <w:marRight w:val="0"/>
          <w:marTop w:val="0"/>
          <w:marBottom w:val="0"/>
          <w:divBdr>
            <w:top w:val="none" w:sz="0" w:space="0" w:color="auto"/>
            <w:left w:val="none" w:sz="0" w:space="0" w:color="auto"/>
            <w:bottom w:val="none" w:sz="0" w:space="0" w:color="auto"/>
            <w:right w:val="none" w:sz="0" w:space="0" w:color="auto"/>
          </w:divBdr>
        </w:div>
        <w:div w:id="86536967">
          <w:marLeft w:val="640"/>
          <w:marRight w:val="0"/>
          <w:marTop w:val="0"/>
          <w:marBottom w:val="0"/>
          <w:divBdr>
            <w:top w:val="none" w:sz="0" w:space="0" w:color="auto"/>
            <w:left w:val="none" w:sz="0" w:space="0" w:color="auto"/>
            <w:bottom w:val="none" w:sz="0" w:space="0" w:color="auto"/>
            <w:right w:val="none" w:sz="0" w:space="0" w:color="auto"/>
          </w:divBdr>
        </w:div>
        <w:div w:id="1841771348">
          <w:marLeft w:val="640"/>
          <w:marRight w:val="0"/>
          <w:marTop w:val="0"/>
          <w:marBottom w:val="0"/>
          <w:divBdr>
            <w:top w:val="none" w:sz="0" w:space="0" w:color="auto"/>
            <w:left w:val="none" w:sz="0" w:space="0" w:color="auto"/>
            <w:bottom w:val="none" w:sz="0" w:space="0" w:color="auto"/>
            <w:right w:val="none" w:sz="0" w:space="0" w:color="auto"/>
          </w:divBdr>
        </w:div>
        <w:div w:id="673799329">
          <w:marLeft w:val="640"/>
          <w:marRight w:val="0"/>
          <w:marTop w:val="0"/>
          <w:marBottom w:val="0"/>
          <w:divBdr>
            <w:top w:val="none" w:sz="0" w:space="0" w:color="auto"/>
            <w:left w:val="none" w:sz="0" w:space="0" w:color="auto"/>
            <w:bottom w:val="none" w:sz="0" w:space="0" w:color="auto"/>
            <w:right w:val="none" w:sz="0" w:space="0" w:color="auto"/>
          </w:divBdr>
        </w:div>
        <w:div w:id="735786921">
          <w:marLeft w:val="640"/>
          <w:marRight w:val="0"/>
          <w:marTop w:val="0"/>
          <w:marBottom w:val="0"/>
          <w:divBdr>
            <w:top w:val="none" w:sz="0" w:space="0" w:color="auto"/>
            <w:left w:val="none" w:sz="0" w:space="0" w:color="auto"/>
            <w:bottom w:val="none" w:sz="0" w:space="0" w:color="auto"/>
            <w:right w:val="none" w:sz="0" w:space="0" w:color="auto"/>
          </w:divBdr>
        </w:div>
        <w:div w:id="2030373106">
          <w:marLeft w:val="640"/>
          <w:marRight w:val="0"/>
          <w:marTop w:val="0"/>
          <w:marBottom w:val="0"/>
          <w:divBdr>
            <w:top w:val="none" w:sz="0" w:space="0" w:color="auto"/>
            <w:left w:val="none" w:sz="0" w:space="0" w:color="auto"/>
            <w:bottom w:val="none" w:sz="0" w:space="0" w:color="auto"/>
            <w:right w:val="none" w:sz="0" w:space="0" w:color="auto"/>
          </w:divBdr>
        </w:div>
        <w:div w:id="708919911">
          <w:marLeft w:val="640"/>
          <w:marRight w:val="0"/>
          <w:marTop w:val="0"/>
          <w:marBottom w:val="0"/>
          <w:divBdr>
            <w:top w:val="none" w:sz="0" w:space="0" w:color="auto"/>
            <w:left w:val="none" w:sz="0" w:space="0" w:color="auto"/>
            <w:bottom w:val="none" w:sz="0" w:space="0" w:color="auto"/>
            <w:right w:val="none" w:sz="0" w:space="0" w:color="auto"/>
          </w:divBdr>
        </w:div>
        <w:div w:id="326324615">
          <w:marLeft w:val="640"/>
          <w:marRight w:val="0"/>
          <w:marTop w:val="0"/>
          <w:marBottom w:val="0"/>
          <w:divBdr>
            <w:top w:val="none" w:sz="0" w:space="0" w:color="auto"/>
            <w:left w:val="none" w:sz="0" w:space="0" w:color="auto"/>
            <w:bottom w:val="none" w:sz="0" w:space="0" w:color="auto"/>
            <w:right w:val="none" w:sz="0" w:space="0" w:color="auto"/>
          </w:divBdr>
        </w:div>
        <w:div w:id="986975127">
          <w:marLeft w:val="640"/>
          <w:marRight w:val="0"/>
          <w:marTop w:val="0"/>
          <w:marBottom w:val="0"/>
          <w:divBdr>
            <w:top w:val="none" w:sz="0" w:space="0" w:color="auto"/>
            <w:left w:val="none" w:sz="0" w:space="0" w:color="auto"/>
            <w:bottom w:val="none" w:sz="0" w:space="0" w:color="auto"/>
            <w:right w:val="none" w:sz="0" w:space="0" w:color="auto"/>
          </w:divBdr>
        </w:div>
        <w:div w:id="776295512">
          <w:marLeft w:val="640"/>
          <w:marRight w:val="0"/>
          <w:marTop w:val="0"/>
          <w:marBottom w:val="0"/>
          <w:divBdr>
            <w:top w:val="none" w:sz="0" w:space="0" w:color="auto"/>
            <w:left w:val="none" w:sz="0" w:space="0" w:color="auto"/>
            <w:bottom w:val="none" w:sz="0" w:space="0" w:color="auto"/>
            <w:right w:val="none" w:sz="0" w:space="0" w:color="auto"/>
          </w:divBdr>
        </w:div>
        <w:div w:id="1305044447">
          <w:marLeft w:val="640"/>
          <w:marRight w:val="0"/>
          <w:marTop w:val="0"/>
          <w:marBottom w:val="0"/>
          <w:divBdr>
            <w:top w:val="none" w:sz="0" w:space="0" w:color="auto"/>
            <w:left w:val="none" w:sz="0" w:space="0" w:color="auto"/>
            <w:bottom w:val="none" w:sz="0" w:space="0" w:color="auto"/>
            <w:right w:val="none" w:sz="0" w:space="0" w:color="auto"/>
          </w:divBdr>
        </w:div>
        <w:div w:id="1079401247">
          <w:marLeft w:val="640"/>
          <w:marRight w:val="0"/>
          <w:marTop w:val="0"/>
          <w:marBottom w:val="0"/>
          <w:divBdr>
            <w:top w:val="none" w:sz="0" w:space="0" w:color="auto"/>
            <w:left w:val="none" w:sz="0" w:space="0" w:color="auto"/>
            <w:bottom w:val="none" w:sz="0" w:space="0" w:color="auto"/>
            <w:right w:val="none" w:sz="0" w:space="0" w:color="auto"/>
          </w:divBdr>
        </w:div>
        <w:div w:id="1364675880">
          <w:marLeft w:val="640"/>
          <w:marRight w:val="0"/>
          <w:marTop w:val="0"/>
          <w:marBottom w:val="0"/>
          <w:divBdr>
            <w:top w:val="none" w:sz="0" w:space="0" w:color="auto"/>
            <w:left w:val="none" w:sz="0" w:space="0" w:color="auto"/>
            <w:bottom w:val="none" w:sz="0" w:space="0" w:color="auto"/>
            <w:right w:val="none" w:sz="0" w:space="0" w:color="auto"/>
          </w:divBdr>
        </w:div>
        <w:div w:id="404646411">
          <w:marLeft w:val="640"/>
          <w:marRight w:val="0"/>
          <w:marTop w:val="0"/>
          <w:marBottom w:val="0"/>
          <w:divBdr>
            <w:top w:val="none" w:sz="0" w:space="0" w:color="auto"/>
            <w:left w:val="none" w:sz="0" w:space="0" w:color="auto"/>
            <w:bottom w:val="none" w:sz="0" w:space="0" w:color="auto"/>
            <w:right w:val="none" w:sz="0" w:space="0" w:color="auto"/>
          </w:divBdr>
        </w:div>
        <w:div w:id="1474562943">
          <w:marLeft w:val="640"/>
          <w:marRight w:val="0"/>
          <w:marTop w:val="0"/>
          <w:marBottom w:val="0"/>
          <w:divBdr>
            <w:top w:val="none" w:sz="0" w:space="0" w:color="auto"/>
            <w:left w:val="none" w:sz="0" w:space="0" w:color="auto"/>
            <w:bottom w:val="none" w:sz="0" w:space="0" w:color="auto"/>
            <w:right w:val="none" w:sz="0" w:space="0" w:color="auto"/>
          </w:divBdr>
        </w:div>
        <w:div w:id="113135623">
          <w:marLeft w:val="640"/>
          <w:marRight w:val="0"/>
          <w:marTop w:val="0"/>
          <w:marBottom w:val="0"/>
          <w:divBdr>
            <w:top w:val="none" w:sz="0" w:space="0" w:color="auto"/>
            <w:left w:val="none" w:sz="0" w:space="0" w:color="auto"/>
            <w:bottom w:val="none" w:sz="0" w:space="0" w:color="auto"/>
            <w:right w:val="none" w:sz="0" w:space="0" w:color="auto"/>
          </w:divBdr>
        </w:div>
        <w:div w:id="983005187">
          <w:marLeft w:val="640"/>
          <w:marRight w:val="0"/>
          <w:marTop w:val="0"/>
          <w:marBottom w:val="0"/>
          <w:divBdr>
            <w:top w:val="none" w:sz="0" w:space="0" w:color="auto"/>
            <w:left w:val="none" w:sz="0" w:space="0" w:color="auto"/>
            <w:bottom w:val="none" w:sz="0" w:space="0" w:color="auto"/>
            <w:right w:val="none" w:sz="0" w:space="0" w:color="auto"/>
          </w:divBdr>
        </w:div>
        <w:div w:id="1206216160">
          <w:marLeft w:val="640"/>
          <w:marRight w:val="0"/>
          <w:marTop w:val="0"/>
          <w:marBottom w:val="0"/>
          <w:divBdr>
            <w:top w:val="none" w:sz="0" w:space="0" w:color="auto"/>
            <w:left w:val="none" w:sz="0" w:space="0" w:color="auto"/>
            <w:bottom w:val="none" w:sz="0" w:space="0" w:color="auto"/>
            <w:right w:val="none" w:sz="0" w:space="0" w:color="auto"/>
          </w:divBdr>
        </w:div>
        <w:div w:id="1528520081">
          <w:marLeft w:val="640"/>
          <w:marRight w:val="0"/>
          <w:marTop w:val="0"/>
          <w:marBottom w:val="0"/>
          <w:divBdr>
            <w:top w:val="none" w:sz="0" w:space="0" w:color="auto"/>
            <w:left w:val="none" w:sz="0" w:space="0" w:color="auto"/>
            <w:bottom w:val="none" w:sz="0" w:space="0" w:color="auto"/>
            <w:right w:val="none" w:sz="0" w:space="0" w:color="auto"/>
          </w:divBdr>
        </w:div>
        <w:div w:id="478544109">
          <w:marLeft w:val="640"/>
          <w:marRight w:val="0"/>
          <w:marTop w:val="0"/>
          <w:marBottom w:val="0"/>
          <w:divBdr>
            <w:top w:val="none" w:sz="0" w:space="0" w:color="auto"/>
            <w:left w:val="none" w:sz="0" w:space="0" w:color="auto"/>
            <w:bottom w:val="none" w:sz="0" w:space="0" w:color="auto"/>
            <w:right w:val="none" w:sz="0" w:space="0" w:color="auto"/>
          </w:divBdr>
        </w:div>
        <w:div w:id="2043088175">
          <w:marLeft w:val="640"/>
          <w:marRight w:val="0"/>
          <w:marTop w:val="0"/>
          <w:marBottom w:val="0"/>
          <w:divBdr>
            <w:top w:val="none" w:sz="0" w:space="0" w:color="auto"/>
            <w:left w:val="none" w:sz="0" w:space="0" w:color="auto"/>
            <w:bottom w:val="none" w:sz="0" w:space="0" w:color="auto"/>
            <w:right w:val="none" w:sz="0" w:space="0" w:color="auto"/>
          </w:divBdr>
        </w:div>
        <w:div w:id="1375614315">
          <w:marLeft w:val="640"/>
          <w:marRight w:val="0"/>
          <w:marTop w:val="0"/>
          <w:marBottom w:val="0"/>
          <w:divBdr>
            <w:top w:val="none" w:sz="0" w:space="0" w:color="auto"/>
            <w:left w:val="none" w:sz="0" w:space="0" w:color="auto"/>
            <w:bottom w:val="none" w:sz="0" w:space="0" w:color="auto"/>
            <w:right w:val="none" w:sz="0" w:space="0" w:color="auto"/>
          </w:divBdr>
        </w:div>
        <w:div w:id="1596743085">
          <w:marLeft w:val="640"/>
          <w:marRight w:val="0"/>
          <w:marTop w:val="0"/>
          <w:marBottom w:val="0"/>
          <w:divBdr>
            <w:top w:val="none" w:sz="0" w:space="0" w:color="auto"/>
            <w:left w:val="none" w:sz="0" w:space="0" w:color="auto"/>
            <w:bottom w:val="none" w:sz="0" w:space="0" w:color="auto"/>
            <w:right w:val="none" w:sz="0" w:space="0" w:color="auto"/>
          </w:divBdr>
        </w:div>
        <w:div w:id="1353652300">
          <w:marLeft w:val="640"/>
          <w:marRight w:val="0"/>
          <w:marTop w:val="0"/>
          <w:marBottom w:val="0"/>
          <w:divBdr>
            <w:top w:val="none" w:sz="0" w:space="0" w:color="auto"/>
            <w:left w:val="none" w:sz="0" w:space="0" w:color="auto"/>
            <w:bottom w:val="none" w:sz="0" w:space="0" w:color="auto"/>
            <w:right w:val="none" w:sz="0" w:space="0" w:color="auto"/>
          </w:divBdr>
        </w:div>
        <w:div w:id="574556673">
          <w:marLeft w:val="640"/>
          <w:marRight w:val="0"/>
          <w:marTop w:val="0"/>
          <w:marBottom w:val="0"/>
          <w:divBdr>
            <w:top w:val="none" w:sz="0" w:space="0" w:color="auto"/>
            <w:left w:val="none" w:sz="0" w:space="0" w:color="auto"/>
            <w:bottom w:val="none" w:sz="0" w:space="0" w:color="auto"/>
            <w:right w:val="none" w:sz="0" w:space="0" w:color="auto"/>
          </w:divBdr>
        </w:div>
        <w:div w:id="1694721910">
          <w:marLeft w:val="640"/>
          <w:marRight w:val="0"/>
          <w:marTop w:val="0"/>
          <w:marBottom w:val="0"/>
          <w:divBdr>
            <w:top w:val="none" w:sz="0" w:space="0" w:color="auto"/>
            <w:left w:val="none" w:sz="0" w:space="0" w:color="auto"/>
            <w:bottom w:val="none" w:sz="0" w:space="0" w:color="auto"/>
            <w:right w:val="none" w:sz="0" w:space="0" w:color="auto"/>
          </w:divBdr>
        </w:div>
        <w:div w:id="1284654623">
          <w:marLeft w:val="640"/>
          <w:marRight w:val="0"/>
          <w:marTop w:val="0"/>
          <w:marBottom w:val="0"/>
          <w:divBdr>
            <w:top w:val="none" w:sz="0" w:space="0" w:color="auto"/>
            <w:left w:val="none" w:sz="0" w:space="0" w:color="auto"/>
            <w:bottom w:val="none" w:sz="0" w:space="0" w:color="auto"/>
            <w:right w:val="none" w:sz="0" w:space="0" w:color="auto"/>
          </w:divBdr>
        </w:div>
        <w:div w:id="867186287">
          <w:marLeft w:val="640"/>
          <w:marRight w:val="0"/>
          <w:marTop w:val="0"/>
          <w:marBottom w:val="0"/>
          <w:divBdr>
            <w:top w:val="none" w:sz="0" w:space="0" w:color="auto"/>
            <w:left w:val="none" w:sz="0" w:space="0" w:color="auto"/>
            <w:bottom w:val="none" w:sz="0" w:space="0" w:color="auto"/>
            <w:right w:val="none" w:sz="0" w:space="0" w:color="auto"/>
          </w:divBdr>
        </w:div>
        <w:div w:id="1232930015">
          <w:marLeft w:val="640"/>
          <w:marRight w:val="0"/>
          <w:marTop w:val="0"/>
          <w:marBottom w:val="0"/>
          <w:divBdr>
            <w:top w:val="none" w:sz="0" w:space="0" w:color="auto"/>
            <w:left w:val="none" w:sz="0" w:space="0" w:color="auto"/>
            <w:bottom w:val="none" w:sz="0" w:space="0" w:color="auto"/>
            <w:right w:val="none" w:sz="0" w:space="0" w:color="auto"/>
          </w:divBdr>
        </w:div>
        <w:div w:id="1457261632">
          <w:marLeft w:val="640"/>
          <w:marRight w:val="0"/>
          <w:marTop w:val="0"/>
          <w:marBottom w:val="0"/>
          <w:divBdr>
            <w:top w:val="none" w:sz="0" w:space="0" w:color="auto"/>
            <w:left w:val="none" w:sz="0" w:space="0" w:color="auto"/>
            <w:bottom w:val="none" w:sz="0" w:space="0" w:color="auto"/>
            <w:right w:val="none" w:sz="0" w:space="0" w:color="auto"/>
          </w:divBdr>
        </w:div>
        <w:div w:id="1979215994">
          <w:marLeft w:val="640"/>
          <w:marRight w:val="0"/>
          <w:marTop w:val="0"/>
          <w:marBottom w:val="0"/>
          <w:divBdr>
            <w:top w:val="none" w:sz="0" w:space="0" w:color="auto"/>
            <w:left w:val="none" w:sz="0" w:space="0" w:color="auto"/>
            <w:bottom w:val="none" w:sz="0" w:space="0" w:color="auto"/>
            <w:right w:val="none" w:sz="0" w:space="0" w:color="auto"/>
          </w:divBdr>
        </w:div>
        <w:div w:id="603726891">
          <w:marLeft w:val="640"/>
          <w:marRight w:val="0"/>
          <w:marTop w:val="0"/>
          <w:marBottom w:val="0"/>
          <w:divBdr>
            <w:top w:val="none" w:sz="0" w:space="0" w:color="auto"/>
            <w:left w:val="none" w:sz="0" w:space="0" w:color="auto"/>
            <w:bottom w:val="none" w:sz="0" w:space="0" w:color="auto"/>
            <w:right w:val="none" w:sz="0" w:space="0" w:color="auto"/>
          </w:divBdr>
        </w:div>
        <w:div w:id="97409193">
          <w:marLeft w:val="640"/>
          <w:marRight w:val="0"/>
          <w:marTop w:val="0"/>
          <w:marBottom w:val="0"/>
          <w:divBdr>
            <w:top w:val="none" w:sz="0" w:space="0" w:color="auto"/>
            <w:left w:val="none" w:sz="0" w:space="0" w:color="auto"/>
            <w:bottom w:val="none" w:sz="0" w:space="0" w:color="auto"/>
            <w:right w:val="none" w:sz="0" w:space="0" w:color="auto"/>
          </w:divBdr>
        </w:div>
        <w:div w:id="2049447530">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809438041">
          <w:marLeft w:val="640"/>
          <w:marRight w:val="0"/>
          <w:marTop w:val="0"/>
          <w:marBottom w:val="0"/>
          <w:divBdr>
            <w:top w:val="none" w:sz="0" w:space="0" w:color="auto"/>
            <w:left w:val="none" w:sz="0" w:space="0" w:color="auto"/>
            <w:bottom w:val="none" w:sz="0" w:space="0" w:color="auto"/>
            <w:right w:val="none" w:sz="0" w:space="0" w:color="auto"/>
          </w:divBdr>
        </w:div>
        <w:div w:id="1670519280">
          <w:marLeft w:val="640"/>
          <w:marRight w:val="0"/>
          <w:marTop w:val="0"/>
          <w:marBottom w:val="0"/>
          <w:divBdr>
            <w:top w:val="none" w:sz="0" w:space="0" w:color="auto"/>
            <w:left w:val="none" w:sz="0" w:space="0" w:color="auto"/>
            <w:bottom w:val="none" w:sz="0" w:space="0" w:color="auto"/>
            <w:right w:val="none" w:sz="0" w:space="0" w:color="auto"/>
          </w:divBdr>
        </w:div>
        <w:div w:id="741758123">
          <w:marLeft w:val="640"/>
          <w:marRight w:val="0"/>
          <w:marTop w:val="0"/>
          <w:marBottom w:val="0"/>
          <w:divBdr>
            <w:top w:val="none" w:sz="0" w:space="0" w:color="auto"/>
            <w:left w:val="none" w:sz="0" w:space="0" w:color="auto"/>
            <w:bottom w:val="none" w:sz="0" w:space="0" w:color="auto"/>
            <w:right w:val="none" w:sz="0" w:space="0" w:color="auto"/>
          </w:divBdr>
        </w:div>
        <w:div w:id="1356611122">
          <w:marLeft w:val="640"/>
          <w:marRight w:val="0"/>
          <w:marTop w:val="0"/>
          <w:marBottom w:val="0"/>
          <w:divBdr>
            <w:top w:val="none" w:sz="0" w:space="0" w:color="auto"/>
            <w:left w:val="none" w:sz="0" w:space="0" w:color="auto"/>
            <w:bottom w:val="none" w:sz="0" w:space="0" w:color="auto"/>
            <w:right w:val="none" w:sz="0" w:space="0" w:color="auto"/>
          </w:divBdr>
        </w:div>
        <w:div w:id="254217356">
          <w:marLeft w:val="640"/>
          <w:marRight w:val="0"/>
          <w:marTop w:val="0"/>
          <w:marBottom w:val="0"/>
          <w:divBdr>
            <w:top w:val="none" w:sz="0" w:space="0" w:color="auto"/>
            <w:left w:val="none" w:sz="0" w:space="0" w:color="auto"/>
            <w:bottom w:val="none" w:sz="0" w:space="0" w:color="auto"/>
            <w:right w:val="none" w:sz="0" w:space="0" w:color="auto"/>
          </w:divBdr>
        </w:div>
        <w:div w:id="1545019367">
          <w:marLeft w:val="640"/>
          <w:marRight w:val="0"/>
          <w:marTop w:val="0"/>
          <w:marBottom w:val="0"/>
          <w:divBdr>
            <w:top w:val="none" w:sz="0" w:space="0" w:color="auto"/>
            <w:left w:val="none" w:sz="0" w:space="0" w:color="auto"/>
            <w:bottom w:val="none" w:sz="0" w:space="0" w:color="auto"/>
            <w:right w:val="none" w:sz="0" w:space="0" w:color="auto"/>
          </w:divBdr>
        </w:div>
        <w:div w:id="1623413180">
          <w:marLeft w:val="640"/>
          <w:marRight w:val="0"/>
          <w:marTop w:val="0"/>
          <w:marBottom w:val="0"/>
          <w:divBdr>
            <w:top w:val="none" w:sz="0" w:space="0" w:color="auto"/>
            <w:left w:val="none" w:sz="0" w:space="0" w:color="auto"/>
            <w:bottom w:val="none" w:sz="0" w:space="0" w:color="auto"/>
            <w:right w:val="none" w:sz="0" w:space="0" w:color="auto"/>
          </w:divBdr>
        </w:div>
        <w:div w:id="1249852005">
          <w:marLeft w:val="640"/>
          <w:marRight w:val="0"/>
          <w:marTop w:val="0"/>
          <w:marBottom w:val="0"/>
          <w:divBdr>
            <w:top w:val="none" w:sz="0" w:space="0" w:color="auto"/>
            <w:left w:val="none" w:sz="0" w:space="0" w:color="auto"/>
            <w:bottom w:val="none" w:sz="0" w:space="0" w:color="auto"/>
            <w:right w:val="none" w:sz="0" w:space="0" w:color="auto"/>
          </w:divBdr>
        </w:div>
        <w:div w:id="1547333015">
          <w:marLeft w:val="640"/>
          <w:marRight w:val="0"/>
          <w:marTop w:val="0"/>
          <w:marBottom w:val="0"/>
          <w:divBdr>
            <w:top w:val="none" w:sz="0" w:space="0" w:color="auto"/>
            <w:left w:val="none" w:sz="0" w:space="0" w:color="auto"/>
            <w:bottom w:val="none" w:sz="0" w:space="0" w:color="auto"/>
            <w:right w:val="none" w:sz="0" w:space="0" w:color="auto"/>
          </w:divBdr>
        </w:div>
        <w:div w:id="1537884405">
          <w:marLeft w:val="640"/>
          <w:marRight w:val="0"/>
          <w:marTop w:val="0"/>
          <w:marBottom w:val="0"/>
          <w:divBdr>
            <w:top w:val="none" w:sz="0" w:space="0" w:color="auto"/>
            <w:left w:val="none" w:sz="0" w:space="0" w:color="auto"/>
            <w:bottom w:val="none" w:sz="0" w:space="0" w:color="auto"/>
            <w:right w:val="none" w:sz="0" w:space="0" w:color="auto"/>
          </w:divBdr>
        </w:div>
        <w:div w:id="515122994">
          <w:marLeft w:val="640"/>
          <w:marRight w:val="0"/>
          <w:marTop w:val="0"/>
          <w:marBottom w:val="0"/>
          <w:divBdr>
            <w:top w:val="none" w:sz="0" w:space="0" w:color="auto"/>
            <w:left w:val="none" w:sz="0" w:space="0" w:color="auto"/>
            <w:bottom w:val="none" w:sz="0" w:space="0" w:color="auto"/>
            <w:right w:val="none" w:sz="0" w:space="0" w:color="auto"/>
          </w:divBdr>
        </w:div>
        <w:div w:id="1113211003">
          <w:marLeft w:val="640"/>
          <w:marRight w:val="0"/>
          <w:marTop w:val="0"/>
          <w:marBottom w:val="0"/>
          <w:divBdr>
            <w:top w:val="none" w:sz="0" w:space="0" w:color="auto"/>
            <w:left w:val="none" w:sz="0" w:space="0" w:color="auto"/>
            <w:bottom w:val="none" w:sz="0" w:space="0" w:color="auto"/>
            <w:right w:val="none" w:sz="0" w:space="0" w:color="auto"/>
          </w:divBdr>
        </w:div>
        <w:div w:id="1034311702">
          <w:marLeft w:val="640"/>
          <w:marRight w:val="0"/>
          <w:marTop w:val="0"/>
          <w:marBottom w:val="0"/>
          <w:divBdr>
            <w:top w:val="none" w:sz="0" w:space="0" w:color="auto"/>
            <w:left w:val="none" w:sz="0" w:space="0" w:color="auto"/>
            <w:bottom w:val="none" w:sz="0" w:space="0" w:color="auto"/>
            <w:right w:val="none" w:sz="0" w:space="0" w:color="auto"/>
          </w:divBdr>
        </w:div>
        <w:div w:id="1684555918">
          <w:marLeft w:val="640"/>
          <w:marRight w:val="0"/>
          <w:marTop w:val="0"/>
          <w:marBottom w:val="0"/>
          <w:divBdr>
            <w:top w:val="none" w:sz="0" w:space="0" w:color="auto"/>
            <w:left w:val="none" w:sz="0" w:space="0" w:color="auto"/>
            <w:bottom w:val="none" w:sz="0" w:space="0" w:color="auto"/>
            <w:right w:val="none" w:sz="0" w:space="0" w:color="auto"/>
          </w:divBdr>
        </w:div>
        <w:div w:id="274598841">
          <w:marLeft w:val="640"/>
          <w:marRight w:val="0"/>
          <w:marTop w:val="0"/>
          <w:marBottom w:val="0"/>
          <w:divBdr>
            <w:top w:val="none" w:sz="0" w:space="0" w:color="auto"/>
            <w:left w:val="none" w:sz="0" w:space="0" w:color="auto"/>
            <w:bottom w:val="none" w:sz="0" w:space="0" w:color="auto"/>
            <w:right w:val="none" w:sz="0" w:space="0" w:color="auto"/>
          </w:divBdr>
        </w:div>
        <w:div w:id="900798102">
          <w:marLeft w:val="640"/>
          <w:marRight w:val="0"/>
          <w:marTop w:val="0"/>
          <w:marBottom w:val="0"/>
          <w:divBdr>
            <w:top w:val="none" w:sz="0" w:space="0" w:color="auto"/>
            <w:left w:val="none" w:sz="0" w:space="0" w:color="auto"/>
            <w:bottom w:val="none" w:sz="0" w:space="0" w:color="auto"/>
            <w:right w:val="none" w:sz="0" w:space="0" w:color="auto"/>
          </w:divBdr>
        </w:div>
        <w:div w:id="1958171014">
          <w:marLeft w:val="640"/>
          <w:marRight w:val="0"/>
          <w:marTop w:val="0"/>
          <w:marBottom w:val="0"/>
          <w:divBdr>
            <w:top w:val="none" w:sz="0" w:space="0" w:color="auto"/>
            <w:left w:val="none" w:sz="0" w:space="0" w:color="auto"/>
            <w:bottom w:val="none" w:sz="0" w:space="0" w:color="auto"/>
            <w:right w:val="none" w:sz="0" w:space="0" w:color="auto"/>
          </w:divBdr>
        </w:div>
        <w:div w:id="535780471">
          <w:marLeft w:val="640"/>
          <w:marRight w:val="0"/>
          <w:marTop w:val="0"/>
          <w:marBottom w:val="0"/>
          <w:divBdr>
            <w:top w:val="none" w:sz="0" w:space="0" w:color="auto"/>
            <w:left w:val="none" w:sz="0" w:space="0" w:color="auto"/>
            <w:bottom w:val="none" w:sz="0" w:space="0" w:color="auto"/>
            <w:right w:val="none" w:sz="0" w:space="0" w:color="auto"/>
          </w:divBdr>
        </w:div>
        <w:div w:id="1867061683">
          <w:marLeft w:val="640"/>
          <w:marRight w:val="0"/>
          <w:marTop w:val="0"/>
          <w:marBottom w:val="0"/>
          <w:divBdr>
            <w:top w:val="none" w:sz="0" w:space="0" w:color="auto"/>
            <w:left w:val="none" w:sz="0" w:space="0" w:color="auto"/>
            <w:bottom w:val="none" w:sz="0" w:space="0" w:color="auto"/>
            <w:right w:val="none" w:sz="0" w:space="0" w:color="auto"/>
          </w:divBdr>
        </w:div>
      </w:divsChild>
    </w:div>
    <w:div w:id="43064306">
      <w:bodyDiv w:val="1"/>
      <w:marLeft w:val="0"/>
      <w:marRight w:val="0"/>
      <w:marTop w:val="0"/>
      <w:marBottom w:val="0"/>
      <w:divBdr>
        <w:top w:val="none" w:sz="0" w:space="0" w:color="auto"/>
        <w:left w:val="none" w:sz="0" w:space="0" w:color="auto"/>
        <w:bottom w:val="none" w:sz="0" w:space="0" w:color="auto"/>
        <w:right w:val="none" w:sz="0" w:space="0" w:color="auto"/>
      </w:divBdr>
      <w:divsChild>
        <w:div w:id="1434862244">
          <w:marLeft w:val="640"/>
          <w:marRight w:val="0"/>
          <w:marTop w:val="0"/>
          <w:marBottom w:val="0"/>
          <w:divBdr>
            <w:top w:val="none" w:sz="0" w:space="0" w:color="auto"/>
            <w:left w:val="none" w:sz="0" w:space="0" w:color="auto"/>
            <w:bottom w:val="none" w:sz="0" w:space="0" w:color="auto"/>
            <w:right w:val="none" w:sz="0" w:space="0" w:color="auto"/>
          </w:divBdr>
        </w:div>
        <w:div w:id="722293162">
          <w:marLeft w:val="640"/>
          <w:marRight w:val="0"/>
          <w:marTop w:val="0"/>
          <w:marBottom w:val="0"/>
          <w:divBdr>
            <w:top w:val="none" w:sz="0" w:space="0" w:color="auto"/>
            <w:left w:val="none" w:sz="0" w:space="0" w:color="auto"/>
            <w:bottom w:val="none" w:sz="0" w:space="0" w:color="auto"/>
            <w:right w:val="none" w:sz="0" w:space="0" w:color="auto"/>
          </w:divBdr>
        </w:div>
        <w:div w:id="5255244">
          <w:marLeft w:val="640"/>
          <w:marRight w:val="0"/>
          <w:marTop w:val="0"/>
          <w:marBottom w:val="0"/>
          <w:divBdr>
            <w:top w:val="none" w:sz="0" w:space="0" w:color="auto"/>
            <w:left w:val="none" w:sz="0" w:space="0" w:color="auto"/>
            <w:bottom w:val="none" w:sz="0" w:space="0" w:color="auto"/>
            <w:right w:val="none" w:sz="0" w:space="0" w:color="auto"/>
          </w:divBdr>
        </w:div>
        <w:div w:id="1506508513">
          <w:marLeft w:val="640"/>
          <w:marRight w:val="0"/>
          <w:marTop w:val="0"/>
          <w:marBottom w:val="0"/>
          <w:divBdr>
            <w:top w:val="none" w:sz="0" w:space="0" w:color="auto"/>
            <w:left w:val="none" w:sz="0" w:space="0" w:color="auto"/>
            <w:bottom w:val="none" w:sz="0" w:space="0" w:color="auto"/>
            <w:right w:val="none" w:sz="0" w:space="0" w:color="auto"/>
          </w:divBdr>
        </w:div>
        <w:div w:id="1048257289">
          <w:marLeft w:val="640"/>
          <w:marRight w:val="0"/>
          <w:marTop w:val="0"/>
          <w:marBottom w:val="0"/>
          <w:divBdr>
            <w:top w:val="none" w:sz="0" w:space="0" w:color="auto"/>
            <w:left w:val="none" w:sz="0" w:space="0" w:color="auto"/>
            <w:bottom w:val="none" w:sz="0" w:space="0" w:color="auto"/>
            <w:right w:val="none" w:sz="0" w:space="0" w:color="auto"/>
          </w:divBdr>
        </w:div>
        <w:div w:id="720789567">
          <w:marLeft w:val="640"/>
          <w:marRight w:val="0"/>
          <w:marTop w:val="0"/>
          <w:marBottom w:val="0"/>
          <w:divBdr>
            <w:top w:val="none" w:sz="0" w:space="0" w:color="auto"/>
            <w:left w:val="none" w:sz="0" w:space="0" w:color="auto"/>
            <w:bottom w:val="none" w:sz="0" w:space="0" w:color="auto"/>
            <w:right w:val="none" w:sz="0" w:space="0" w:color="auto"/>
          </w:divBdr>
        </w:div>
        <w:div w:id="1699818930">
          <w:marLeft w:val="640"/>
          <w:marRight w:val="0"/>
          <w:marTop w:val="0"/>
          <w:marBottom w:val="0"/>
          <w:divBdr>
            <w:top w:val="none" w:sz="0" w:space="0" w:color="auto"/>
            <w:left w:val="none" w:sz="0" w:space="0" w:color="auto"/>
            <w:bottom w:val="none" w:sz="0" w:space="0" w:color="auto"/>
            <w:right w:val="none" w:sz="0" w:space="0" w:color="auto"/>
          </w:divBdr>
        </w:div>
        <w:div w:id="710150088">
          <w:marLeft w:val="640"/>
          <w:marRight w:val="0"/>
          <w:marTop w:val="0"/>
          <w:marBottom w:val="0"/>
          <w:divBdr>
            <w:top w:val="none" w:sz="0" w:space="0" w:color="auto"/>
            <w:left w:val="none" w:sz="0" w:space="0" w:color="auto"/>
            <w:bottom w:val="none" w:sz="0" w:space="0" w:color="auto"/>
            <w:right w:val="none" w:sz="0" w:space="0" w:color="auto"/>
          </w:divBdr>
        </w:div>
        <w:div w:id="292448219">
          <w:marLeft w:val="640"/>
          <w:marRight w:val="0"/>
          <w:marTop w:val="0"/>
          <w:marBottom w:val="0"/>
          <w:divBdr>
            <w:top w:val="none" w:sz="0" w:space="0" w:color="auto"/>
            <w:left w:val="none" w:sz="0" w:space="0" w:color="auto"/>
            <w:bottom w:val="none" w:sz="0" w:space="0" w:color="auto"/>
            <w:right w:val="none" w:sz="0" w:space="0" w:color="auto"/>
          </w:divBdr>
        </w:div>
        <w:div w:id="1491215330">
          <w:marLeft w:val="640"/>
          <w:marRight w:val="0"/>
          <w:marTop w:val="0"/>
          <w:marBottom w:val="0"/>
          <w:divBdr>
            <w:top w:val="none" w:sz="0" w:space="0" w:color="auto"/>
            <w:left w:val="none" w:sz="0" w:space="0" w:color="auto"/>
            <w:bottom w:val="none" w:sz="0" w:space="0" w:color="auto"/>
            <w:right w:val="none" w:sz="0" w:space="0" w:color="auto"/>
          </w:divBdr>
        </w:div>
        <w:div w:id="666904621">
          <w:marLeft w:val="640"/>
          <w:marRight w:val="0"/>
          <w:marTop w:val="0"/>
          <w:marBottom w:val="0"/>
          <w:divBdr>
            <w:top w:val="none" w:sz="0" w:space="0" w:color="auto"/>
            <w:left w:val="none" w:sz="0" w:space="0" w:color="auto"/>
            <w:bottom w:val="none" w:sz="0" w:space="0" w:color="auto"/>
            <w:right w:val="none" w:sz="0" w:space="0" w:color="auto"/>
          </w:divBdr>
        </w:div>
        <w:div w:id="1522818407">
          <w:marLeft w:val="640"/>
          <w:marRight w:val="0"/>
          <w:marTop w:val="0"/>
          <w:marBottom w:val="0"/>
          <w:divBdr>
            <w:top w:val="none" w:sz="0" w:space="0" w:color="auto"/>
            <w:left w:val="none" w:sz="0" w:space="0" w:color="auto"/>
            <w:bottom w:val="none" w:sz="0" w:space="0" w:color="auto"/>
            <w:right w:val="none" w:sz="0" w:space="0" w:color="auto"/>
          </w:divBdr>
        </w:div>
        <w:div w:id="1250195093">
          <w:marLeft w:val="640"/>
          <w:marRight w:val="0"/>
          <w:marTop w:val="0"/>
          <w:marBottom w:val="0"/>
          <w:divBdr>
            <w:top w:val="none" w:sz="0" w:space="0" w:color="auto"/>
            <w:left w:val="none" w:sz="0" w:space="0" w:color="auto"/>
            <w:bottom w:val="none" w:sz="0" w:space="0" w:color="auto"/>
            <w:right w:val="none" w:sz="0" w:space="0" w:color="auto"/>
          </w:divBdr>
        </w:div>
        <w:div w:id="1770081966">
          <w:marLeft w:val="640"/>
          <w:marRight w:val="0"/>
          <w:marTop w:val="0"/>
          <w:marBottom w:val="0"/>
          <w:divBdr>
            <w:top w:val="none" w:sz="0" w:space="0" w:color="auto"/>
            <w:left w:val="none" w:sz="0" w:space="0" w:color="auto"/>
            <w:bottom w:val="none" w:sz="0" w:space="0" w:color="auto"/>
            <w:right w:val="none" w:sz="0" w:space="0" w:color="auto"/>
          </w:divBdr>
        </w:div>
        <w:div w:id="37707828">
          <w:marLeft w:val="640"/>
          <w:marRight w:val="0"/>
          <w:marTop w:val="0"/>
          <w:marBottom w:val="0"/>
          <w:divBdr>
            <w:top w:val="none" w:sz="0" w:space="0" w:color="auto"/>
            <w:left w:val="none" w:sz="0" w:space="0" w:color="auto"/>
            <w:bottom w:val="none" w:sz="0" w:space="0" w:color="auto"/>
            <w:right w:val="none" w:sz="0" w:space="0" w:color="auto"/>
          </w:divBdr>
        </w:div>
        <w:div w:id="1604343326">
          <w:marLeft w:val="640"/>
          <w:marRight w:val="0"/>
          <w:marTop w:val="0"/>
          <w:marBottom w:val="0"/>
          <w:divBdr>
            <w:top w:val="none" w:sz="0" w:space="0" w:color="auto"/>
            <w:left w:val="none" w:sz="0" w:space="0" w:color="auto"/>
            <w:bottom w:val="none" w:sz="0" w:space="0" w:color="auto"/>
            <w:right w:val="none" w:sz="0" w:space="0" w:color="auto"/>
          </w:divBdr>
        </w:div>
        <w:div w:id="1392996162">
          <w:marLeft w:val="640"/>
          <w:marRight w:val="0"/>
          <w:marTop w:val="0"/>
          <w:marBottom w:val="0"/>
          <w:divBdr>
            <w:top w:val="none" w:sz="0" w:space="0" w:color="auto"/>
            <w:left w:val="none" w:sz="0" w:space="0" w:color="auto"/>
            <w:bottom w:val="none" w:sz="0" w:space="0" w:color="auto"/>
            <w:right w:val="none" w:sz="0" w:space="0" w:color="auto"/>
          </w:divBdr>
        </w:div>
        <w:div w:id="1470978799">
          <w:marLeft w:val="640"/>
          <w:marRight w:val="0"/>
          <w:marTop w:val="0"/>
          <w:marBottom w:val="0"/>
          <w:divBdr>
            <w:top w:val="none" w:sz="0" w:space="0" w:color="auto"/>
            <w:left w:val="none" w:sz="0" w:space="0" w:color="auto"/>
            <w:bottom w:val="none" w:sz="0" w:space="0" w:color="auto"/>
            <w:right w:val="none" w:sz="0" w:space="0" w:color="auto"/>
          </w:divBdr>
        </w:div>
        <w:div w:id="696084739">
          <w:marLeft w:val="640"/>
          <w:marRight w:val="0"/>
          <w:marTop w:val="0"/>
          <w:marBottom w:val="0"/>
          <w:divBdr>
            <w:top w:val="none" w:sz="0" w:space="0" w:color="auto"/>
            <w:left w:val="none" w:sz="0" w:space="0" w:color="auto"/>
            <w:bottom w:val="none" w:sz="0" w:space="0" w:color="auto"/>
            <w:right w:val="none" w:sz="0" w:space="0" w:color="auto"/>
          </w:divBdr>
        </w:div>
        <w:div w:id="1053886053">
          <w:marLeft w:val="640"/>
          <w:marRight w:val="0"/>
          <w:marTop w:val="0"/>
          <w:marBottom w:val="0"/>
          <w:divBdr>
            <w:top w:val="none" w:sz="0" w:space="0" w:color="auto"/>
            <w:left w:val="none" w:sz="0" w:space="0" w:color="auto"/>
            <w:bottom w:val="none" w:sz="0" w:space="0" w:color="auto"/>
            <w:right w:val="none" w:sz="0" w:space="0" w:color="auto"/>
          </w:divBdr>
        </w:div>
        <w:div w:id="1559320734">
          <w:marLeft w:val="640"/>
          <w:marRight w:val="0"/>
          <w:marTop w:val="0"/>
          <w:marBottom w:val="0"/>
          <w:divBdr>
            <w:top w:val="none" w:sz="0" w:space="0" w:color="auto"/>
            <w:left w:val="none" w:sz="0" w:space="0" w:color="auto"/>
            <w:bottom w:val="none" w:sz="0" w:space="0" w:color="auto"/>
            <w:right w:val="none" w:sz="0" w:space="0" w:color="auto"/>
          </w:divBdr>
        </w:div>
        <w:div w:id="884290413">
          <w:marLeft w:val="640"/>
          <w:marRight w:val="0"/>
          <w:marTop w:val="0"/>
          <w:marBottom w:val="0"/>
          <w:divBdr>
            <w:top w:val="none" w:sz="0" w:space="0" w:color="auto"/>
            <w:left w:val="none" w:sz="0" w:space="0" w:color="auto"/>
            <w:bottom w:val="none" w:sz="0" w:space="0" w:color="auto"/>
            <w:right w:val="none" w:sz="0" w:space="0" w:color="auto"/>
          </w:divBdr>
        </w:div>
        <w:div w:id="1622497480">
          <w:marLeft w:val="640"/>
          <w:marRight w:val="0"/>
          <w:marTop w:val="0"/>
          <w:marBottom w:val="0"/>
          <w:divBdr>
            <w:top w:val="none" w:sz="0" w:space="0" w:color="auto"/>
            <w:left w:val="none" w:sz="0" w:space="0" w:color="auto"/>
            <w:bottom w:val="none" w:sz="0" w:space="0" w:color="auto"/>
            <w:right w:val="none" w:sz="0" w:space="0" w:color="auto"/>
          </w:divBdr>
        </w:div>
        <w:div w:id="16202190">
          <w:marLeft w:val="640"/>
          <w:marRight w:val="0"/>
          <w:marTop w:val="0"/>
          <w:marBottom w:val="0"/>
          <w:divBdr>
            <w:top w:val="none" w:sz="0" w:space="0" w:color="auto"/>
            <w:left w:val="none" w:sz="0" w:space="0" w:color="auto"/>
            <w:bottom w:val="none" w:sz="0" w:space="0" w:color="auto"/>
            <w:right w:val="none" w:sz="0" w:space="0" w:color="auto"/>
          </w:divBdr>
        </w:div>
        <w:div w:id="631636762">
          <w:marLeft w:val="640"/>
          <w:marRight w:val="0"/>
          <w:marTop w:val="0"/>
          <w:marBottom w:val="0"/>
          <w:divBdr>
            <w:top w:val="none" w:sz="0" w:space="0" w:color="auto"/>
            <w:left w:val="none" w:sz="0" w:space="0" w:color="auto"/>
            <w:bottom w:val="none" w:sz="0" w:space="0" w:color="auto"/>
            <w:right w:val="none" w:sz="0" w:space="0" w:color="auto"/>
          </w:divBdr>
        </w:div>
        <w:div w:id="2051412987">
          <w:marLeft w:val="640"/>
          <w:marRight w:val="0"/>
          <w:marTop w:val="0"/>
          <w:marBottom w:val="0"/>
          <w:divBdr>
            <w:top w:val="none" w:sz="0" w:space="0" w:color="auto"/>
            <w:left w:val="none" w:sz="0" w:space="0" w:color="auto"/>
            <w:bottom w:val="none" w:sz="0" w:space="0" w:color="auto"/>
            <w:right w:val="none" w:sz="0" w:space="0" w:color="auto"/>
          </w:divBdr>
        </w:div>
        <w:div w:id="309557983">
          <w:marLeft w:val="640"/>
          <w:marRight w:val="0"/>
          <w:marTop w:val="0"/>
          <w:marBottom w:val="0"/>
          <w:divBdr>
            <w:top w:val="none" w:sz="0" w:space="0" w:color="auto"/>
            <w:left w:val="none" w:sz="0" w:space="0" w:color="auto"/>
            <w:bottom w:val="none" w:sz="0" w:space="0" w:color="auto"/>
            <w:right w:val="none" w:sz="0" w:space="0" w:color="auto"/>
          </w:divBdr>
        </w:div>
        <w:div w:id="1878883437">
          <w:marLeft w:val="640"/>
          <w:marRight w:val="0"/>
          <w:marTop w:val="0"/>
          <w:marBottom w:val="0"/>
          <w:divBdr>
            <w:top w:val="none" w:sz="0" w:space="0" w:color="auto"/>
            <w:left w:val="none" w:sz="0" w:space="0" w:color="auto"/>
            <w:bottom w:val="none" w:sz="0" w:space="0" w:color="auto"/>
            <w:right w:val="none" w:sz="0" w:space="0" w:color="auto"/>
          </w:divBdr>
        </w:div>
        <w:div w:id="2092002909">
          <w:marLeft w:val="640"/>
          <w:marRight w:val="0"/>
          <w:marTop w:val="0"/>
          <w:marBottom w:val="0"/>
          <w:divBdr>
            <w:top w:val="none" w:sz="0" w:space="0" w:color="auto"/>
            <w:left w:val="none" w:sz="0" w:space="0" w:color="auto"/>
            <w:bottom w:val="none" w:sz="0" w:space="0" w:color="auto"/>
            <w:right w:val="none" w:sz="0" w:space="0" w:color="auto"/>
          </w:divBdr>
        </w:div>
        <w:div w:id="305085765">
          <w:marLeft w:val="640"/>
          <w:marRight w:val="0"/>
          <w:marTop w:val="0"/>
          <w:marBottom w:val="0"/>
          <w:divBdr>
            <w:top w:val="none" w:sz="0" w:space="0" w:color="auto"/>
            <w:left w:val="none" w:sz="0" w:space="0" w:color="auto"/>
            <w:bottom w:val="none" w:sz="0" w:space="0" w:color="auto"/>
            <w:right w:val="none" w:sz="0" w:space="0" w:color="auto"/>
          </w:divBdr>
        </w:div>
        <w:div w:id="214660926">
          <w:marLeft w:val="640"/>
          <w:marRight w:val="0"/>
          <w:marTop w:val="0"/>
          <w:marBottom w:val="0"/>
          <w:divBdr>
            <w:top w:val="none" w:sz="0" w:space="0" w:color="auto"/>
            <w:left w:val="none" w:sz="0" w:space="0" w:color="auto"/>
            <w:bottom w:val="none" w:sz="0" w:space="0" w:color="auto"/>
            <w:right w:val="none" w:sz="0" w:space="0" w:color="auto"/>
          </w:divBdr>
        </w:div>
        <w:div w:id="1056666463">
          <w:marLeft w:val="640"/>
          <w:marRight w:val="0"/>
          <w:marTop w:val="0"/>
          <w:marBottom w:val="0"/>
          <w:divBdr>
            <w:top w:val="none" w:sz="0" w:space="0" w:color="auto"/>
            <w:left w:val="none" w:sz="0" w:space="0" w:color="auto"/>
            <w:bottom w:val="none" w:sz="0" w:space="0" w:color="auto"/>
            <w:right w:val="none" w:sz="0" w:space="0" w:color="auto"/>
          </w:divBdr>
        </w:div>
        <w:div w:id="963315349">
          <w:marLeft w:val="640"/>
          <w:marRight w:val="0"/>
          <w:marTop w:val="0"/>
          <w:marBottom w:val="0"/>
          <w:divBdr>
            <w:top w:val="none" w:sz="0" w:space="0" w:color="auto"/>
            <w:left w:val="none" w:sz="0" w:space="0" w:color="auto"/>
            <w:bottom w:val="none" w:sz="0" w:space="0" w:color="auto"/>
            <w:right w:val="none" w:sz="0" w:space="0" w:color="auto"/>
          </w:divBdr>
        </w:div>
        <w:div w:id="146167689">
          <w:marLeft w:val="640"/>
          <w:marRight w:val="0"/>
          <w:marTop w:val="0"/>
          <w:marBottom w:val="0"/>
          <w:divBdr>
            <w:top w:val="none" w:sz="0" w:space="0" w:color="auto"/>
            <w:left w:val="none" w:sz="0" w:space="0" w:color="auto"/>
            <w:bottom w:val="none" w:sz="0" w:space="0" w:color="auto"/>
            <w:right w:val="none" w:sz="0" w:space="0" w:color="auto"/>
          </w:divBdr>
        </w:div>
        <w:div w:id="912928301">
          <w:marLeft w:val="640"/>
          <w:marRight w:val="0"/>
          <w:marTop w:val="0"/>
          <w:marBottom w:val="0"/>
          <w:divBdr>
            <w:top w:val="none" w:sz="0" w:space="0" w:color="auto"/>
            <w:left w:val="none" w:sz="0" w:space="0" w:color="auto"/>
            <w:bottom w:val="none" w:sz="0" w:space="0" w:color="auto"/>
            <w:right w:val="none" w:sz="0" w:space="0" w:color="auto"/>
          </w:divBdr>
        </w:div>
        <w:div w:id="24988724">
          <w:marLeft w:val="640"/>
          <w:marRight w:val="0"/>
          <w:marTop w:val="0"/>
          <w:marBottom w:val="0"/>
          <w:divBdr>
            <w:top w:val="none" w:sz="0" w:space="0" w:color="auto"/>
            <w:left w:val="none" w:sz="0" w:space="0" w:color="auto"/>
            <w:bottom w:val="none" w:sz="0" w:space="0" w:color="auto"/>
            <w:right w:val="none" w:sz="0" w:space="0" w:color="auto"/>
          </w:divBdr>
        </w:div>
        <w:div w:id="2111777821">
          <w:marLeft w:val="640"/>
          <w:marRight w:val="0"/>
          <w:marTop w:val="0"/>
          <w:marBottom w:val="0"/>
          <w:divBdr>
            <w:top w:val="none" w:sz="0" w:space="0" w:color="auto"/>
            <w:left w:val="none" w:sz="0" w:space="0" w:color="auto"/>
            <w:bottom w:val="none" w:sz="0" w:space="0" w:color="auto"/>
            <w:right w:val="none" w:sz="0" w:space="0" w:color="auto"/>
          </w:divBdr>
        </w:div>
        <w:div w:id="2047753528">
          <w:marLeft w:val="640"/>
          <w:marRight w:val="0"/>
          <w:marTop w:val="0"/>
          <w:marBottom w:val="0"/>
          <w:divBdr>
            <w:top w:val="none" w:sz="0" w:space="0" w:color="auto"/>
            <w:left w:val="none" w:sz="0" w:space="0" w:color="auto"/>
            <w:bottom w:val="none" w:sz="0" w:space="0" w:color="auto"/>
            <w:right w:val="none" w:sz="0" w:space="0" w:color="auto"/>
          </w:divBdr>
        </w:div>
        <w:div w:id="978343701">
          <w:marLeft w:val="640"/>
          <w:marRight w:val="0"/>
          <w:marTop w:val="0"/>
          <w:marBottom w:val="0"/>
          <w:divBdr>
            <w:top w:val="none" w:sz="0" w:space="0" w:color="auto"/>
            <w:left w:val="none" w:sz="0" w:space="0" w:color="auto"/>
            <w:bottom w:val="none" w:sz="0" w:space="0" w:color="auto"/>
            <w:right w:val="none" w:sz="0" w:space="0" w:color="auto"/>
          </w:divBdr>
        </w:div>
        <w:div w:id="1505393768">
          <w:marLeft w:val="640"/>
          <w:marRight w:val="0"/>
          <w:marTop w:val="0"/>
          <w:marBottom w:val="0"/>
          <w:divBdr>
            <w:top w:val="none" w:sz="0" w:space="0" w:color="auto"/>
            <w:left w:val="none" w:sz="0" w:space="0" w:color="auto"/>
            <w:bottom w:val="none" w:sz="0" w:space="0" w:color="auto"/>
            <w:right w:val="none" w:sz="0" w:space="0" w:color="auto"/>
          </w:divBdr>
        </w:div>
        <w:div w:id="1564682148">
          <w:marLeft w:val="640"/>
          <w:marRight w:val="0"/>
          <w:marTop w:val="0"/>
          <w:marBottom w:val="0"/>
          <w:divBdr>
            <w:top w:val="none" w:sz="0" w:space="0" w:color="auto"/>
            <w:left w:val="none" w:sz="0" w:space="0" w:color="auto"/>
            <w:bottom w:val="none" w:sz="0" w:space="0" w:color="auto"/>
            <w:right w:val="none" w:sz="0" w:space="0" w:color="auto"/>
          </w:divBdr>
        </w:div>
        <w:div w:id="1390614695">
          <w:marLeft w:val="640"/>
          <w:marRight w:val="0"/>
          <w:marTop w:val="0"/>
          <w:marBottom w:val="0"/>
          <w:divBdr>
            <w:top w:val="none" w:sz="0" w:space="0" w:color="auto"/>
            <w:left w:val="none" w:sz="0" w:space="0" w:color="auto"/>
            <w:bottom w:val="none" w:sz="0" w:space="0" w:color="auto"/>
            <w:right w:val="none" w:sz="0" w:space="0" w:color="auto"/>
          </w:divBdr>
        </w:div>
        <w:div w:id="1302536386">
          <w:marLeft w:val="640"/>
          <w:marRight w:val="0"/>
          <w:marTop w:val="0"/>
          <w:marBottom w:val="0"/>
          <w:divBdr>
            <w:top w:val="none" w:sz="0" w:space="0" w:color="auto"/>
            <w:left w:val="none" w:sz="0" w:space="0" w:color="auto"/>
            <w:bottom w:val="none" w:sz="0" w:space="0" w:color="auto"/>
            <w:right w:val="none" w:sz="0" w:space="0" w:color="auto"/>
          </w:divBdr>
        </w:div>
        <w:div w:id="1026835356">
          <w:marLeft w:val="640"/>
          <w:marRight w:val="0"/>
          <w:marTop w:val="0"/>
          <w:marBottom w:val="0"/>
          <w:divBdr>
            <w:top w:val="none" w:sz="0" w:space="0" w:color="auto"/>
            <w:left w:val="none" w:sz="0" w:space="0" w:color="auto"/>
            <w:bottom w:val="none" w:sz="0" w:space="0" w:color="auto"/>
            <w:right w:val="none" w:sz="0" w:space="0" w:color="auto"/>
          </w:divBdr>
        </w:div>
        <w:div w:id="1260870846">
          <w:marLeft w:val="640"/>
          <w:marRight w:val="0"/>
          <w:marTop w:val="0"/>
          <w:marBottom w:val="0"/>
          <w:divBdr>
            <w:top w:val="none" w:sz="0" w:space="0" w:color="auto"/>
            <w:left w:val="none" w:sz="0" w:space="0" w:color="auto"/>
            <w:bottom w:val="none" w:sz="0" w:space="0" w:color="auto"/>
            <w:right w:val="none" w:sz="0" w:space="0" w:color="auto"/>
          </w:divBdr>
        </w:div>
        <w:div w:id="35743509">
          <w:marLeft w:val="640"/>
          <w:marRight w:val="0"/>
          <w:marTop w:val="0"/>
          <w:marBottom w:val="0"/>
          <w:divBdr>
            <w:top w:val="none" w:sz="0" w:space="0" w:color="auto"/>
            <w:left w:val="none" w:sz="0" w:space="0" w:color="auto"/>
            <w:bottom w:val="none" w:sz="0" w:space="0" w:color="auto"/>
            <w:right w:val="none" w:sz="0" w:space="0" w:color="auto"/>
          </w:divBdr>
        </w:div>
        <w:div w:id="1004819285">
          <w:marLeft w:val="640"/>
          <w:marRight w:val="0"/>
          <w:marTop w:val="0"/>
          <w:marBottom w:val="0"/>
          <w:divBdr>
            <w:top w:val="none" w:sz="0" w:space="0" w:color="auto"/>
            <w:left w:val="none" w:sz="0" w:space="0" w:color="auto"/>
            <w:bottom w:val="none" w:sz="0" w:space="0" w:color="auto"/>
            <w:right w:val="none" w:sz="0" w:space="0" w:color="auto"/>
          </w:divBdr>
        </w:div>
        <w:div w:id="192502588">
          <w:marLeft w:val="640"/>
          <w:marRight w:val="0"/>
          <w:marTop w:val="0"/>
          <w:marBottom w:val="0"/>
          <w:divBdr>
            <w:top w:val="none" w:sz="0" w:space="0" w:color="auto"/>
            <w:left w:val="none" w:sz="0" w:space="0" w:color="auto"/>
            <w:bottom w:val="none" w:sz="0" w:space="0" w:color="auto"/>
            <w:right w:val="none" w:sz="0" w:space="0" w:color="auto"/>
          </w:divBdr>
        </w:div>
        <w:div w:id="531457952">
          <w:marLeft w:val="640"/>
          <w:marRight w:val="0"/>
          <w:marTop w:val="0"/>
          <w:marBottom w:val="0"/>
          <w:divBdr>
            <w:top w:val="none" w:sz="0" w:space="0" w:color="auto"/>
            <w:left w:val="none" w:sz="0" w:space="0" w:color="auto"/>
            <w:bottom w:val="none" w:sz="0" w:space="0" w:color="auto"/>
            <w:right w:val="none" w:sz="0" w:space="0" w:color="auto"/>
          </w:divBdr>
        </w:div>
        <w:div w:id="390736096">
          <w:marLeft w:val="640"/>
          <w:marRight w:val="0"/>
          <w:marTop w:val="0"/>
          <w:marBottom w:val="0"/>
          <w:divBdr>
            <w:top w:val="none" w:sz="0" w:space="0" w:color="auto"/>
            <w:left w:val="none" w:sz="0" w:space="0" w:color="auto"/>
            <w:bottom w:val="none" w:sz="0" w:space="0" w:color="auto"/>
            <w:right w:val="none" w:sz="0" w:space="0" w:color="auto"/>
          </w:divBdr>
        </w:div>
        <w:div w:id="809708950">
          <w:marLeft w:val="640"/>
          <w:marRight w:val="0"/>
          <w:marTop w:val="0"/>
          <w:marBottom w:val="0"/>
          <w:divBdr>
            <w:top w:val="none" w:sz="0" w:space="0" w:color="auto"/>
            <w:left w:val="none" w:sz="0" w:space="0" w:color="auto"/>
            <w:bottom w:val="none" w:sz="0" w:space="0" w:color="auto"/>
            <w:right w:val="none" w:sz="0" w:space="0" w:color="auto"/>
          </w:divBdr>
        </w:div>
        <w:div w:id="1491140710">
          <w:marLeft w:val="640"/>
          <w:marRight w:val="0"/>
          <w:marTop w:val="0"/>
          <w:marBottom w:val="0"/>
          <w:divBdr>
            <w:top w:val="none" w:sz="0" w:space="0" w:color="auto"/>
            <w:left w:val="none" w:sz="0" w:space="0" w:color="auto"/>
            <w:bottom w:val="none" w:sz="0" w:space="0" w:color="auto"/>
            <w:right w:val="none" w:sz="0" w:space="0" w:color="auto"/>
          </w:divBdr>
        </w:div>
        <w:div w:id="1242518404">
          <w:marLeft w:val="640"/>
          <w:marRight w:val="0"/>
          <w:marTop w:val="0"/>
          <w:marBottom w:val="0"/>
          <w:divBdr>
            <w:top w:val="none" w:sz="0" w:space="0" w:color="auto"/>
            <w:left w:val="none" w:sz="0" w:space="0" w:color="auto"/>
            <w:bottom w:val="none" w:sz="0" w:space="0" w:color="auto"/>
            <w:right w:val="none" w:sz="0" w:space="0" w:color="auto"/>
          </w:divBdr>
        </w:div>
        <w:div w:id="176963529">
          <w:marLeft w:val="640"/>
          <w:marRight w:val="0"/>
          <w:marTop w:val="0"/>
          <w:marBottom w:val="0"/>
          <w:divBdr>
            <w:top w:val="none" w:sz="0" w:space="0" w:color="auto"/>
            <w:left w:val="none" w:sz="0" w:space="0" w:color="auto"/>
            <w:bottom w:val="none" w:sz="0" w:space="0" w:color="auto"/>
            <w:right w:val="none" w:sz="0" w:space="0" w:color="auto"/>
          </w:divBdr>
        </w:div>
        <w:div w:id="227229386">
          <w:marLeft w:val="640"/>
          <w:marRight w:val="0"/>
          <w:marTop w:val="0"/>
          <w:marBottom w:val="0"/>
          <w:divBdr>
            <w:top w:val="none" w:sz="0" w:space="0" w:color="auto"/>
            <w:left w:val="none" w:sz="0" w:space="0" w:color="auto"/>
            <w:bottom w:val="none" w:sz="0" w:space="0" w:color="auto"/>
            <w:right w:val="none" w:sz="0" w:space="0" w:color="auto"/>
          </w:divBdr>
        </w:div>
        <w:div w:id="2003895449">
          <w:marLeft w:val="640"/>
          <w:marRight w:val="0"/>
          <w:marTop w:val="0"/>
          <w:marBottom w:val="0"/>
          <w:divBdr>
            <w:top w:val="none" w:sz="0" w:space="0" w:color="auto"/>
            <w:left w:val="none" w:sz="0" w:space="0" w:color="auto"/>
            <w:bottom w:val="none" w:sz="0" w:space="0" w:color="auto"/>
            <w:right w:val="none" w:sz="0" w:space="0" w:color="auto"/>
          </w:divBdr>
        </w:div>
        <w:div w:id="1783651726">
          <w:marLeft w:val="640"/>
          <w:marRight w:val="0"/>
          <w:marTop w:val="0"/>
          <w:marBottom w:val="0"/>
          <w:divBdr>
            <w:top w:val="none" w:sz="0" w:space="0" w:color="auto"/>
            <w:left w:val="none" w:sz="0" w:space="0" w:color="auto"/>
            <w:bottom w:val="none" w:sz="0" w:space="0" w:color="auto"/>
            <w:right w:val="none" w:sz="0" w:space="0" w:color="auto"/>
          </w:divBdr>
        </w:div>
        <w:div w:id="729957874">
          <w:marLeft w:val="640"/>
          <w:marRight w:val="0"/>
          <w:marTop w:val="0"/>
          <w:marBottom w:val="0"/>
          <w:divBdr>
            <w:top w:val="none" w:sz="0" w:space="0" w:color="auto"/>
            <w:left w:val="none" w:sz="0" w:space="0" w:color="auto"/>
            <w:bottom w:val="none" w:sz="0" w:space="0" w:color="auto"/>
            <w:right w:val="none" w:sz="0" w:space="0" w:color="auto"/>
          </w:divBdr>
        </w:div>
        <w:div w:id="1923951902">
          <w:marLeft w:val="640"/>
          <w:marRight w:val="0"/>
          <w:marTop w:val="0"/>
          <w:marBottom w:val="0"/>
          <w:divBdr>
            <w:top w:val="none" w:sz="0" w:space="0" w:color="auto"/>
            <w:left w:val="none" w:sz="0" w:space="0" w:color="auto"/>
            <w:bottom w:val="none" w:sz="0" w:space="0" w:color="auto"/>
            <w:right w:val="none" w:sz="0" w:space="0" w:color="auto"/>
          </w:divBdr>
        </w:div>
        <w:div w:id="1997873316">
          <w:marLeft w:val="640"/>
          <w:marRight w:val="0"/>
          <w:marTop w:val="0"/>
          <w:marBottom w:val="0"/>
          <w:divBdr>
            <w:top w:val="none" w:sz="0" w:space="0" w:color="auto"/>
            <w:left w:val="none" w:sz="0" w:space="0" w:color="auto"/>
            <w:bottom w:val="none" w:sz="0" w:space="0" w:color="auto"/>
            <w:right w:val="none" w:sz="0" w:space="0" w:color="auto"/>
          </w:divBdr>
        </w:div>
        <w:div w:id="898899178">
          <w:marLeft w:val="640"/>
          <w:marRight w:val="0"/>
          <w:marTop w:val="0"/>
          <w:marBottom w:val="0"/>
          <w:divBdr>
            <w:top w:val="none" w:sz="0" w:space="0" w:color="auto"/>
            <w:left w:val="none" w:sz="0" w:space="0" w:color="auto"/>
            <w:bottom w:val="none" w:sz="0" w:space="0" w:color="auto"/>
            <w:right w:val="none" w:sz="0" w:space="0" w:color="auto"/>
          </w:divBdr>
        </w:div>
        <w:div w:id="1195263928">
          <w:marLeft w:val="640"/>
          <w:marRight w:val="0"/>
          <w:marTop w:val="0"/>
          <w:marBottom w:val="0"/>
          <w:divBdr>
            <w:top w:val="none" w:sz="0" w:space="0" w:color="auto"/>
            <w:left w:val="none" w:sz="0" w:space="0" w:color="auto"/>
            <w:bottom w:val="none" w:sz="0" w:space="0" w:color="auto"/>
            <w:right w:val="none" w:sz="0" w:space="0" w:color="auto"/>
          </w:divBdr>
        </w:div>
        <w:div w:id="1855411597">
          <w:marLeft w:val="640"/>
          <w:marRight w:val="0"/>
          <w:marTop w:val="0"/>
          <w:marBottom w:val="0"/>
          <w:divBdr>
            <w:top w:val="none" w:sz="0" w:space="0" w:color="auto"/>
            <w:left w:val="none" w:sz="0" w:space="0" w:color="auto"/>
            <w:bottom w:val="none" w:sz="0" w:space="0" w:color="auto"/>
            <w:right w:val="none" w:sz="0" w:space="0" w:color="auto"/>
          </w:divBdr>
        </w:div>
        <w:div w:id="288319791">
          <w:marLeft w:val="640"/>
          <w:marRight w:val="0"/>
          <w:marTop w:val="0"/>
          <w:marBottom w:val="0"/>
          <w:divBdr>
            <w:top w:val="none" w:sz="0" w:space="0" w:color="auto"/>
            <w:left w:val="none" w:sz="0" w:space="0" w:color="auto"/>
            <w:bottom w:val="none" w:sz="0" w:space="0" w:color="auto"/>
            <w:right w:val="none" w:sz="0" w:space="0" w:color="auto"/>
          </w:divBdr>
        </w:div>
        <w:div w:id="1630939922">
          <w:marLeft w:val="640"/>
          <w:marRight w:val="0"/>
          <w:marTop w:val="0"/>
          <w:marBottom w:val="0"/>
          <w:divBdr>
            <w:top w:val="none" w:sz="0" w:space="0" w:color="auto"/>
            <w:left w:val="none" w:sz="0" w:space="0" w:color="auto"/>
            <w:bottom w:val="none" w:sz="0" w:space="0" w:color="auto"/>
            <w:right w:val="none" w:sz="0" w:space="0" w:color="auto"/>
          </w:divBdr>
        </w:div>
        <w:div w:id="1765682729">
          <w:marLeft w:val="640"/>
          <w:marRight w:val="0"/>
          <w:marTop w:val="0"/>
          <w:marBottom w:val="0"/>
          <w:divBdr>
            <w:top w:val="none" w:sz="0" w:space="0" w:color="auto"/>
            <w:left w:val="none" w:sz="0" w:space="0" w:color="auto"/>
            <w:bottom w:val="none" w:sz="0" w:space="0" w:color="auto"/>
            <w:right w:val="none" w:sz="0" w:space="0" w:color="auto"/>
          </w:divBdr>
        </w:div>
        <w:div w:id="1779137253">
          <w:marLeft w:val="640"/>
          <w:marRight w:val="0"/>
          <w:marTop w:val="0"/>
          <w:marBottom w:val="0"/>
          <w:divBdr>
            <w:top w:val="none" w:sz="0" w:space="0" w:color="auto"/>
            <w:left w:val="none" w:sz="0" w:space="0" w:color="auto"/>
            <w:bottom w:val="none" w:sz="0" w:space="0" w:color="auto"/>
            <w:right w:val="none" w:sz="0" w:space="0" w:color="auto"/>
          </w:divBdr>
        </w:div>
        <w:div w:id="1338923191">
          <w:marLeft w:val="640"/>
          <w:marRight w:val="0"/>
          <w:marTop w:val="0"/>
          <w:marBottom w:val="0"/>
          <w:divBdr>
            <w:top w:val="none" w:sz="0" w:space="0" w:color="auto"/>
            <w:left w:val="none" w:sz="0" w:space="0" w:color="auto"/>
            <w:bottom w:val="none" w:sz="0" w:space="0" w:color="auto"/>
            <w:right w:val="none" w:sz="0" w:space="0" w:color="auto"/>
          </w:divBdr>
        </w:div>
        <w:div w:id="356584351">
          <w:marLeft w:val="640"/>
          <w:marRight w:val="0"/>
          <w:marTop w:val="0"/>
          <w:marBottom w:val="0"/>
          <w:divBdr>
            <w:top w:val="none" w:sz="0" w:space="0" w:color="auto"/>
            <w:left w:val="none" w:sz="0" w:space="0" w:color="auto"/>
            <w:bottom w:val="none" w:sz="0" w:space="0" w:color="auto"/>
            <w:right w:val="none" w:sz="0" w:space="0" w:color="auto"/>
          </w:divBdr>
        </w:div>
        <w:div w:id="1629968333">
          <w:marLeft w:val="640"/>
          <w:marRight w:val="0"/>
          <w:marTop w:val="0"/>
          <w:marBottom w:val="0"/>
          <w:divBdr>
            <w:top w:val="none" w:sz="0" w:space="0" w:color="auto"/>
            <w:left w:val="none" w:sz="0" w:space="0" w:color="auto"/>
            <w:bottom w:val="none" w:sz="0" w:space="0" w:color="auto"/>
            <w:right w:val="none" w:sz="0" w:space="0" w:color="auto"/>
          </w:divBdr>
        </w:div>
        <w:div w:id="130103107">
          <w:marLeft w:val="640"/>
          <w:marRight w:val="0"/>
          <w:marTop w:val="0"/>
          <w:marBottom w:val="0"/>
          <w:divBdr>
            <w:top w:val="none" w:sz="0" w:space="0" w:color="auto"/>
            <w:left w:val="none" w:sz="0" w:space="0" w:color="auto"/>
            <w:bottom w:val="none" w:sz="0" w:space="0" w:color="auto"/>
            <w:right w:val="none" w:sz="0" w:space="0" w:color="auto"/>
          </w:divBdr>
        </w:div>
        <w:div w:id="778334727">
          <w:marLeft w:val="640"/>
          <w:marRight w:val="0"/>
          <w:marTop w:val="0"/>
          <w:marBottom w:val="0"/>
          <w:divBdr>
            <w:top w:val="none" w:sz="0" w:space="0" w:color="auto"/>
            <w:left w:val="none" w:sz="0" w:space="0" w:color="auto"/>
            <w:bottom w:val="none" w:sz="0" w:space="0" w:color="auto"/>
            <w:right w:val="none" w:sz="0" w:space="0" w:color="auto"/>
          </w:divBdr>
        </w:div>
        <w:div w:id="534394531">
          <w:marLeft w:val="640"/>
          <w:marRight w:val="0"/>
          <w:marTop w:val="0"/>
          <w:marBottom w:val="0"/>
          <w:divBdr>
            <w:top w:val="none" w:sz="0" w:space="0" w:color="auto"/>
            <w:left w:val="none" w:sz="0" w:space="0" w:color="auto"/>
            <w:bottom w:val="none" w:sz="0" w:space="0" w:color="auto"/>
            <w:right w:val="none" w:sz="0" w:space="0" w:color="auto"/>
          </w:divBdr>
        </w:div>
        <w:div w:id="521866038">
          <w:marLeft w:val="640"/>
          <w:marRight w:val="0"/>
          <w:marTop w:val="0"/>
          <w:marBottom w:val="0"/>
          <w:divBdr>
            <w:top w:val="none" w:sz="0" w:space="0" w:color="auto"/>
            <w:left w:val="none" w:sz="0" w:space="0" w:color="auto"/>
            <w:bottom w:val="none" w:sz="0" w:space="0" w:color="auto"/>
            <w:right w:val="none" w:sz="0" w:space="0" w:color="auto"/>
          </w:divBdr>
        </w:div>
        <w:div w:id="503012380">
          <w:marLeft w:val="640"/>
          <w:marRight w:val="0"/>
          <w:marTop w:val="0"/>
          <w:marBottom w:val="0"/>
          <w:divBdr>
            <w:top w:val="none" w:sz="0" w:space="0" w:color="auto"/>
            <w:left w:val="none" w:sz="0" w:space="0" w:color="auto"/>
            <w:bottom w:val="none" w:sz="0" w:space="0" w:color="auto"/>
            <w:right w:val="none" w:sz="0" w:space="0" w:color="auto"/>
          </w:divBdr>
        </w:div>
        <w:div w:id="828206993">
          <w:marLeft w:val="640"/>
          <w:marRight w:val="0"/>
          <w:marTop w:val="0"/>
          <w:marBottom w:val="0"/>
          <w:divBdr>
            <w:top w:val="none" w:sz="0" w:space="0" w:color="auto"/>
            <w:left w:val="none" w:sz="0" w:space="0" w:color="auto"/>
            <w:bottom w:val="none" w:sz="0" w:space="0" w:color="auto"/>
            <w:right w:val="none" w:sz="0" w:space="0" w:color="auto"/>
          </w:divBdr>
        </w:div>
        <w:div w:id="923146968">
          <w:marLeft w:val="640"/>
          <w:marRight w:val="0"/>
          <w:marTop w:val="0"/>
          <w:marBottom w:val="0"/>
          <w:divBdr>
            <w:top w:val="none" w:sz="0" w:space="0" w:color="auto"/>
            <w:left w:val="none" w:sz="0" w:space="0" w:color="auto"/>
            <w:bottom w:val="none" w:sz="0" w:space="0" w:color="auto"/>
            <w:right w:val="none" w:sz="0" w:space="0" w:color="auto"/>
          </w:divBdr>
        </w:div>
        <w:div w:id="1783064798">
          <w:marLeft w:val="640"/>
          <w:marRight w:val="0"/>
          <w:marTop w:val="0"/>
          <w:marBottom w:val="0"/>
          <w:divBdr>
            <w:top w:val="none" w:sz="0" w:space="0" w:color="auto"/>
            <w:left w:val="none" w:sz="0" w:space="0" w:color="auto"/>
            <w:bottom w:val="none" w:sz="0" w:space="0" w:color="auto"/>
            <w:right w:val="none" w:sz="0" w:space="0" w:color="auto"/>
          </w:divBdr>
        </w:div>
        <w:div w:id="861406090">
          <w:marLeft w:val="640"/>
          <w:marRight w:val="0"/>
          <w:marTop w:val="0"/>
          <w:marBottom w:val="0"/>
          <w:divBdr>
            <w:top w:val="none" w:sz="0" w:space="0" w:color="auto"/>
            <w:left w:val="none" w:sz="0" w:space="0" w:color="auto"/>
            <w:bottom w:val="none" w:sz="0" w:space="0" w:color="auto"/>
            <w:right w:val="none" w:sz="0" w:space="0" w:color="auto"/>
          </w:divBdr>
        </w:div>
        <w:div w:id="1335574189">
          <w:marLeft w:val="640"/>
          <w:marRight w:val="0"/>
          <w:marTop w:val="0"/>
          <w:marBottom w:val="0"/>
          <w:divBdr>
            <w:top w:val="none" w:sz="0" w:space="0" w:color="auto"/>
            <w:left w:val="none" w:sz="0" w:space="0" w:color="auto"/>
            <w:bottom w:val="none" w:sz="0" w:space="0" w:color="auto"/>
            <w:right w:val="none" w:sz="0" w:space="0" w:color="auto"/>
          </w:divBdr>
        </w:div>
        <w:div w:id="502286428">
          <w:marLeft w:val="640"/>
          <w:marRight w:val="0"/>
          <w:marTop w:val="0"/>
          <w:marBottom w:val="0"/>
          <w:divBdr>
            <w:top w:val="none" w:sz="0" w:space="0" w:color="auto"/>
            <w:left w:val="none" w:sz="0" w:space="0" w:color="auto"/>
            <w:bottom w:val="none" w:sz="0" w:space="0" w:color="auto"/>
            <w:right w:val="none" w:sz="0" w:space="0" w:color="auto"/>
          </w:divBdr>
        </w:div>
        <w:div w:id="544563203">
          <w:marLeft w:val="640"/>
          <w:marRight w:val="0"/>
          <w:marTop w:val="0"/>
          <w:marBottom w:val="0"/>
          <w:divBdr>
            <w:top w:val="none" w:sz="0" w:space="0" w:color="auto"/>
            <w:left w:val="none" w:sz="0" w:space="0" w:color="auto"/>
            <w:bottom w:val="none" w:sz="0" w:space="0" w:color="auto"/>
            <w:right w:val="none" w:sz="0" w:space="0" w:color="auto"/>
          </w:divBdr>
        </w:div>
        <w:div w:id="1696954802">
          <w:marLeft w:val="640"/>
          <w:marRight w:val="0"/>
          <w:marTop w:val="0"/>
          <w:marBottom w:val="0"/>
          <w:divBdr>
            <w:top w:val="none" w:sz="0" w:space="0" w:color="auto"/>
            <w:left w:val="none" w:sz="0" w:space="0" w:color="auto"/>
            <w:bottom w:val="none" w:sz="0" w:space="0" w:color="auto"/>
            <w:right w:val="none" w:sz="0" w:space="0" w:color="auto"/>
          </w:divBdr>
        </w:div>
        <w:div w:id="1286430846">
          <w:marLeft w:val="640"/>
          <w:marRight w:val="0"/>
          <w:marTop w:val="0"/>
          <w:marBottom w:val="0"/>
          <w:divBdr>
            <w:top w:val="none" w:sz="0" w:space="0" w:color="auto"/>
            <w:left w:val="none" w:sz="0" w:space="0" w:color="auto"/>
            <w:bottom w:val="none" w:sz="0" w:space="0" w:color="auto"/>
            <w:right w:val="none" w:sz="0" w:space="0" w:color="auto"/>
          </w:divBdr>
        </w:div>
        <w:div w:id="1940478396">
          <w:marLeft w:val="640"/>
          <w:marRight w:val="0"/>
          <w:marTop w:val="0"/>
          <w:marBottom w:val="0"/>
          <w:divBdr>
            <w:top w:val="none" w:sz="0" w:space="0" w:color="auto"/>
            <w:left w:val="none" w:sz="0" w:space="0" w:color="auto"/>
            <w:bottom w:val="none" w:sz="0" w:space="0" w:color="auto"/>
            <w:right w:val="none" w:sz="0" w:space="0" w:color="auto"/>
          </w:divBdr>
        </w:div>
        <w:div w:id="756486430">
          <w:marLeft w:val="640"/>
          <w:marRight w:val="0"/>
          <w:marTop w:val="0"/>
          <w:marBottom w:val="0"/>
          <w:divBdr>
            <w:top w:val="none" w:sz="0" w:space="0" w:color="auto"/>
            <w:left w:val="none" w:sz="0" w:space="0" w:color="auto"/>
            <w:bottom w:val="none" w:sz="0" w:space="0" w:color="auto"/>
            <w:right w:val="none" w:sz="0" w:space="0" w:color="auto"/>
          </w:divBdr>
        </w:div>
        <w:div w:id="756170329">
          <w:marLeft w:val="640"/>
          <w:marRight w:val="0"/>
          <w:marTop w:val="0"/>
          <w:marBottom w:val="0"/>
          <w:divBdr>
            <w:top w:val="none" w:sz="0" w:space="0" w:color="auto"/>
            <w:left w:val="none" w:sz="0" w:space="0" w:color="auto"/>
            <w:bottom w:val="none" w:sz="0" w:space="0" w:color="auto"/>
            <w:right w:val="none" w:sz="0" w:space="0" w:color="auto"/>
          </w:divBdr>
        </w:div>
        <w:div w:id="24673896">
          <w:marLeft w:val="640"/>
          <w:marRight w:val="0"/>
          <w:marTop w:val="0"/>
          <w:marBottom w:val="0"/>
          <w:divBdr>
            <w:top w:val="none" w:sz="0" w:space="0" w:color="auto"/>
            <w:left w:val="none" w:sz="0" w:space="0" w:color="auto"/>
            <w:bottom w:val="none" w:sz="0" w:space="0" w:color="auto"/>
            <w:right w:val="none" w:sz="0" w:space="0" w:color="auto"/>
          </w:divBdr>
        </w:div>
        <w:div w:id="77094892">
          <w:marLeft w:val="640"/>
          <w:marRight w:val="0"/>
          <w:marTop w:val="0"/>
          <w:marBottom w:val="0"/>
          <w:divBdr>
            <w:top w:val="none" w:sz="0" w:space="0" w:color="auto"/>
            <w:left w:val="none" w:sz="0" w:space="0" w:color="auto"/>
            <w:bottom w:val="none" w:sz="0" w:space="0" w:color="auto"/>
            <w:right w:val="none" w:sz="0" w:space="0" w:color="auto"/>
          </w:divBdr>
        </w:div>
        <w:div w:id="2104063022">
          <w:marLeft w:val="640"/>
          <w:marRight w:val="0"/>
          <w:marTop w:val="0"/>
          <w:marBottom w:val="0"/>
          <w:divBdr>
            <w:top w:val="none" w:sz="0" w:space="0" w:color="auto"/>
            <w:left w:val="none" w:sz="0" w:space="0" w:color="auto"/>
            <w:bottom w:val="none" w:sz="0" w:space="0" w:color="auto"/>
            <w:right w:val="none" w:sz="0" w:space="0" w:color="auto"/>
          </w:divBdr>
        </w:div>
        <w:div w:id="1008629771">
          <w:marLeft w:val="640"/>
          <w:marRight w:val="0"/>
          <w:marTop w:val="0"/>
          <w:marBottom w:val="0"/>
          <w:divBdr>
            <w:top w:val="none" w:sz="0" w:space="0" w:color="auto"/>
            <w:left w:val="none" w:sz="0" w:space="0" w:color="auto"/>
            <w:bottom w:val="none" w:sz="0" w:space="0" w:color="auto"/>
            <w:right w:val="none" w:sz="0" w:space="0" w:color="auto"/>
          </w:divBdr>
        </w:div>
        <w:div w:id="1634403441">
          <w:marLeft w:val="640"/>
          <w:marRight w:val="0"/>
          <w:marTop w:val="0"/>
          <w:marBottom w:val="0"/>
          <w:divBdr>
            <w:top w:val="none" w:sz="0" w:space="0" w:color="auto"/>
            <w:left w:val="none" w:sz="0" w:space="0" w:color="auto"/>
            <w:bottom w:val="none" w:sz="0" w:space="0" w:color="auto"/>
            <w:right w:val="none" w:sz="0" w:space="0" w:color="auto"/>
          </w:divBdr>
        </w:div>
        <w:div w:id="1685979723">
          <w:marLeft w:val="640"/>
          <w:marRight w:val="0"/>
          <w:marTop w:val="0"/>
          <w:marBottom w:val="0"/>
          <w:divBdr>
            <w:top w:val="none" w:sz="0" w:space="0" w:color="auto"/>
            <w:left w:val="none" w:sz="0" w:space="0" w:color="auto"/>
            <w:bottom w:val="none" w:sz="0" w:space="0" w:color="auto"/>
            <w:right w:val="none" w:sz="0" w:space="0" w:color="auto"/>
          </w:divBdr>
        </w:div>
        <w:div w:id="73675038">
          <w:marLeft w:val="640"/>
          <w:marRight w:val="0"/>
          <w:marTop w:val="0"/>
          <w:marBottom w:val="0"/>
          <w:divBdr>
            <w:top w:val="none" w:sz="0" w:space="0" w:color="auto"/>
            <w:left w:val="none" w:sz="0" w:space="0" w:color="auto"/>
            <w:bottom w:val="none" w:sz="0" w:space="0" w:color="auto"/>
            <w:right w:val="none" w:sz="0" w:space="0" w:color="auto"/>
          </w:divBdr>
        </w:div>
        <w:div w:id="1619876750">
          <w:marLeft w:val="640"/>
          <w:marRight w:val="0"/>
          <w:marTop w:val="0"/>
          <w:marBottom w:val="0"/>
          <w:divBdr>
            <w:top w:val="none" w:sz="0" w:space="0" w:color="auto"/>
            <w:left w:val="none" w:sz="0" w:space="0" w:color="auto"/>
            <w:bottom w:val="none" w:sz="0" w:space="0" w:color="auto"/>
            <w:right w:val="none" w:sz="0" w:space="0" w:color="auto"/>
          </w:divBdr>
        </w:div>
        <w:div w:id="2123182358">
          <w:marLeft w:val="640"/>
          <w:marRight w:val="0"/>
          <w:marTop w:val="0"/>
          <w:marBottom w:val="0"/>
          <w:divBdr>
            <w:top w:val="none" w:sz="0" w:space="0" w:color="auto"/>
            <w:left w:val="none" w:sz="0" w:space="0" w:color="auto"/>
            <w:bottom w:val="none" w:sz="0" w:space="0" w:color="auto"/>
            <w:right w:val="none" w:sz="0" w:space="0" w:color="auto"/>
          </w:divBdr>
        </w:div>
        <w:div w:id="545719795">
          <w:marLeft w:val="640"/>
          <w:marRight w:val="0"/>
          <w:marTop w:val="0"/>
          <w:marBottom w:val="0"/>
          <w:divBdr>
            <w:top w:val="none" w:sz="0" w:space="0" w:color="auto"/>
            <w:left w:val="none" w:sz="0" w:space="0" w:color="auto"/>
            <w:bottom w:val="none" w:sz="0" w:space="0" w:color="auto"/>
            <w:right w:val="none" w:sz="0" w:space="0" w:color="auto"/>
          </w:divBdr>
        </w:div>
        <w:div w:id="1269502772">
          <w:marLeft w:val="640"/>
          <w:marRight w:val="0"/>
          <w:marTop w:val="0"/>
          <w:marBottom w:val="0"/>
          <w:divBdr>
            <w:top w:val="none" w:sz="0" w:space="0" w:color="auto"/>
            <w:left w:val="none" w:sz="0" w:space="0" w:color="auto"/>
            <w:bottom w:val="none" w:sz="0" w:space="0" w:color="auto"/>
            <w:right w:val="none" w:sz="0" w:space="0" w:color="auto"/>
          </w:divBdr>
        </w:div>
        <w:div w:id="793985135">
          <w:marLeft w:val="640"/>
          <w:marRight w:val="0"/>
          <w:marTop w:val="0"/>
          <w:marBottom w:val="0"/>
          <w:divBdr>
            <w:top w:val="none" w:sz="0" w:space="0" w:color="auto"/>
            <w:left w:val="none" w:sz="0" w:space="0" w:color="auto"/>
            <w:bottom w:val="none" w:sz="0" w:space="0" w:color="auto"/>
            <w:right w:val="none" w:sz="0" w:space="0" w:color="auto"/>
          </w:divBdr>
        </w:div>
        <w:div w:id="1987054268">
          <w:marLeft w:val="640"/>
          <w:marRight w:val="0"/>
          <w:marTop w:val="0"/>
          <w:marBottom w:val="0"/>
          <w:divBdr>
            <w:top w:val="none" w:sz="0" w:space="0" w:color="auto"/>
            <w:left w:val="none" w:sz="0" w:space="0" w:color="auto"/>
            <w:bottom w:val="none" w:sz="0" w:space="0" w:color="auto"/>
            <w:right w:val="none" w:sz="0" w:space="0" w:color="auto"/>
          </w:divBdr>
        </w:div>
        <w:div w:id="1572036816">
          <w:marLeft w:val="640"/>
          <w:marRight w:val="0"/>
          <w:marTop w:val="0"/>
          <w:marBottom w:val="0"/>
          <w:divBdr>
            <w:top w:val="none" w:sz="0" w:space="0" w:color="auto"/>
            <w:left w:val="none" w:sz="0" w:space="0" w:color="auto"/>
            <w:bottom w:val="none" w:sz="0" w:space="0" w:color="auto"/>
            <w:right w:val="none" w:sz="0" w:space="0" w:color="auto"/>
          </w:divBdr>
        </w:div>
        <w:div w:id="746419840">
          <w:marLeft w:val="640"/>
          <w:marRight w:val="0"/>
          <w:marTop w:val="0"/>
          <w:marBottom w:val="0"/>
          <w:divBdr>
            <w:top w:val="none" w:sz="0" w:space="0" w:color="auto"/>
            <w:left w:val="none" w:sz="0" w:space="0" w:color="auto"/>
            <w:bottom w:val="none" w:sz="0" w:space="0" w:color="auto"/>
            <w:right w:val="none" w:sz="0" w:space="0" w:color="auto"/>
          </w:divBdr>
        </w:div>
        <w:div w:id="885217512">
          <w:marLeft w:val="640"/>
          <w:marRight w:val="0"/>
          <w:marTop w:val="0"/>
          <w:marBottom w:val="0"/>
          <w:divBdr>
            <w:top w:val="none" w:sz="0" w:space="0" w:color="auto"/>
            <w:left w:val="none" w:sz="0" w:space="0" w:color="auto"/>
            <w:bottom w:val="none" w:sz="0" w:space="0" w:color="auto"/>
            <w:right w:val="none" w:sz="0" w:space="0" w:color="auto"/>
          </w:divBdr>
        </w:div>
        <w:div w:id="1343898457">
          <w:marLeft w:val="640"/>
          <w:marRight w:val="0"/>
          <w:marTop w:val="0"/>
          <w:marBottom w:val="0"/>
          <w:divBdr>
            <w:top w:val="none" w:sz="0" w:space="0" w:color="auto"/>
            <w:left w:val="none" w:sz="0" w:space="0" w:color="auto"/>
            <w:bottom w:val="none" w:sz="0" w:space="0" w:color="auto"/>
            <w:right w:val="none" w:sz="0" w:space="0" w:color="auto"/>
          </w:divBdr>
        </w:div>
        <w:div w:id="1386373478">
          <w:marLeft w:val="640"/>
          <w:marRight w:val="0"/>
          <w:marTop w:val="0"/>
          <w:marBottom w:val="0"/>
          <w:divBdr>
            <w:top w:val="none" w:sz="0" w:space="0" w:color="auto"/>
            <w:left w:val="none" w:sz="0" w:space="0" w:color="auto"/>
            <w:bottom w:val="none" w:sz="0" w:space="0" w:color="auto"/>
            <w:right w:val="none" w:sz="0" w:space="0" w:color="auto"/>
          </w:divBdr>
        </w:div>
        <w:div w:id="599994565">
          <w:marLeft w:val="640"/>
          <w:marRight w:val="0"/>
          <w:marTop w:val="0"/>
          <w:marBottom w:val="0"/>
          <w:divBdr>
            <w:top w:val="none" w:sz="0" w:space="0" w:color="auto"/>
            <w:left w:val="none" w:sz="0" w:space="0" w:color="auto"/>
            <w:bottom w:val="none" w:sz="0" w:space="0" w:color="auto"/>
            <w:right w:val="none" w:sz="0" w:space="0" w:color="auto"/>
          </w:divBdr>
        </w:div>
        <w:div w:id="186678776">
          <w:marLeft w:val="640"/>
          <w:marRight w:val="0"/>
          <w:marTop w:val="0"/>
          <w:marBottom w:val="0"/>
          <w:divBdr>
            <w:top w:val="none" w:sz="0" w:space="0" w:color="auto"/>
            <w:left w:val="none" w:sz="0" w:space="0" w:color="auto"/>
            <w:bottom w:val="none" w:sz="0" w:space="0" w:color="auto"/>
            <w:right w:val="none" w:sz="0" w:space="0" w:color="auto"/>
          </w:divBdr>
        </w:div>
        <w:div w:id="1188758108">
          <w:marLeft w:val="640"/>
          <w:marRight w:val="0"/>
          <w:marTop w:val="0"/>
          <w:marBottom w:val="0"/>
          <w:divBdr>
            <w:top w:val="none" w:sz="0" w:space="0" w:color="auto"/>
            <w:left w:val="none" w:sz="0" w:space="0" w:color="auto"/>
            <w:bottom w:val="none" w:sz="0" w:space="0" w:color="auto"/>
            <w:right w:val="none" w:sz="0" w:space="0" w:color="auto"/>
          </w:divBdr>
        </w:div>
        <w:div w:id="63181967">
          <w:marLeft w:val="640"/>
          <w:marRight w:val="0"/>
          <w:marTop w:val="0"/>
          <w:marBottom w:val="0"/>
          <w:divBdr>
            <w:top w:val="none" w:sz="0" w:space="0" w:color="auto"/>
            <w:left w:val="none" w:sz="0" w:space="0" w:color="auto"/>
            <w:bottom w:val="none" w:sz="0" w:space="0" w:color="auto"/>
            <w:right w:val="none" w:sz="0" w:space="0" w:color="auto"/>
          </w:divBdr>
        </w:div>
        <w:div w:id="1111122614">
          <w:marLeft w:val="640"/>
          <w:marRight w:val="0"/>
          <w:marTop w:val="0"/>
          <w:marBottom w:val="0"/>
          <w:divBdr>
            <w:top w:val="none" w:sz="0" w:space="0" w:color="auto"/>
            <w:left w:val="none" w:sz="0" w:space="0" w:color="auto"/>
            <w:bottom w:val="none" w:sz="0" w:space="0" w:color="auto"/>
            <w:right w:val="none" w:sz="0" w:space="0" w:color="auto"/>
          </w:divBdr>
        </w:div>
        <w:div w:id="87771581">
          <w:marLeft w:val="640"/>
          <w:marRight w:val="0"/>
          <w:marTop w:val="0"/>
          <w:marBottom w:val="0"/>
          <w:divBdr>
            <w:top w:val="none" w:sz="0" w:space="0" w:color="auto"/>
            <w:left w:val="none" w:sz="0" w:space="0" w:color="auto"/>
            <w:bottom w:val="none" w:sz="0" w:space="0" w:color="auto"/>
            <w:right w:val="none" w:sz="0" w:space="0" w:color="auto"/>
          </w:divBdr>
        </w:div>
        <w:div w:id="126170441">
          <w:marLeft w:val="640"/>
          <w:marRight w:val="0"/>
          <w:marTop w:val="0"/>
          <w:marBottom w:val="0"/>
          <w:divBdr>
            <w:top w:val="none" w:sz="0" w:space="0" w:color="auto"/>
            <w:left w:val="none" w:sz="0" w:space="0" w:color="auto"/>
            <w:bottom w:val="none" w:sz="0" w:space="0" w:color="auto"/>
            <w:right w:val="none" w:sz="0" w:space="0" w:color="auto"/>
          </w:divBdr>
        </w:div>
        <w:div w:id="1207256973">
          <w:marLeft w:val="640"/>
          <w:marRight w:val="0"/>
          <w:marTop w:val="0"/>
          <w:marBottom w:val="0"/>
          <w:divBdr>
            <w:top w:val="none" w:sz="0" w:space="0" w:color="auto"/>
            <w:left w:val="none" w:sz="0" w:space="0" w:color="auto"/>
            <w:bottom w:val="none" w:sz="0" w:space="0" w:color="auto"/>
            <w:right w:val="none" w:sz="0" w:space="0" w:color="auto"/>
          </w:divBdr>
        </w:div>
        <w:div w:id="106853457">
          <w:marLeft w:val="640"/>
          <w:marRight w:val="0"/>
          <w:marTop w:val="0"/>
          <w:marBottom w:val="0"/>
          <w:divBdr>
            <w:top w:val="none" w:sz="0" w:space="0" w:color="auto"/>
            <w:left w:val="none" w:sz="0" w:space="0" w:color="auto"/>
            <w:bottom w:val="none" w:sz="0" w:space="0" w:color="auto"/>
            <w:right w:val="none" w:sz="0" w:space="0" w:color="auto"/>
          </w:divBdr>
        </w:div>
        <w:div w:id="2114590229">
          <w:marLeft w:val="640"/>
          <w:marRight w:val="0"/>
          <w:marTop w:val="0"/>
          <w:marBottom w:val="0"/>
          <w:divBdr>
            <w:top w:val="none" w:sz="0" w:space="0" w:color="auto"/>
            <w:left w:val="none" w:sz="0" w:space="0" w:color="auto"/>
            <w:bottom w:val="none" w:sz="0" w:space="0" w:color="auto"/>
            <w:right w:val="none" w:sz="0" w:space="0" w:color="auto"/>
          </w:divBdr>
        </w:div>
        <w:div w:id="1027409855">
          <w:marLeft w:val="640"/>
          <w:marRight w:val="0"/>
          <w:marTop w:val="0"/>
          <w:marBottom w:val="0"/>
          <w:divBdr>
            <w:top w:val="none" w:sz="0" w:space="0" w:color="auto"/>
            <w:left w:val="none" w:sz="0" w:space="0" w:color="auto"/>
            <w:bottom w:val="none" w:sz="0" w:space="0" w:color="auto"/>
            <w:right w:val="none" w:sz="0" w:space="0" w:color="auto"/>
          </w:divBdr>
        </w:div>
        <w:div w:id="576983592">
          <w:marLeft w:val="640"/>
          <w:marRight w:val="0"/>
          <w:marTop w:val="0"/>
          <w:marBottom w:val="0"/>
          <w:divBdr>
            <w:top w:val="none" w:sz="0" w:space="0" w:color="auto"/>
            <w:left w:val="none" w:sz="0" w:space="0" w:color="auto"/>
            <w:bottom w:val="none" w:sz="0" w:space="0" w:color="auto"/>
            <w:right w:val="none" w:sz="0" w:space="0" w:color="auto"/>
          </w:divBdr>
        </w:div>
        <w:div w:id="286862647">
          <w:marLeft w:val="640"/>
          <w:marRight w:val="0"/>
          <w:marTop w:val="0"/>
          <w:marBottom w:val="0"/>
          <w:divBdr>
            <w:top w:val="none" w:sz="0" w:space="0" w:color="auto"/>
            <w:left w:val="none" w:sz="0" w:space="0" w:color="auto"/>
            <w:bottom w:val="none" w:sz="0" w:space="0" w:color="auto"/>
            <w:right w:val="none" w:sz="0" w:space="0" w:color="auto"/>
          </w:divBdr>
        </w:div>
        <w:div w:id="716733665">
          <w:marLeft w:val="640"/>
          <w:marRight w:val="0"/>
          <w:marTop w:val="0"/>
          <w:marBottom w:val="0"/>
          <w:divBdr>
            <w:top w:val="none" w:sz="0" w:space="0" w:color="auto"/>
            <w:left w:val="none" w:sz="0" w:space="0" w:color="auto"/>
            <w:bottom w:val="none" w:sz="0" w:space="0" w:color="auto"/>
            <w:right w:val="none" w:sz="0" w:space="0" w:color="auto"/>
          </w:divBdr>
        </w:div>
        <w:div w:id="1810248298">
          <w:marLeft w:val="640"/>
          <w:marRight w:val="0"/>
          <w:marTop w:val="0"/>
          <w:marBottom w:val="0"/>
          <w:divBdr>
            <w:top w:val="none" w:sz="0" w:space="0" w:color="auto"/>
            <w:left w:val="none" w:sz="0" w:space="0" w:color="auto"/>
            <w:bottom w:val="none" w:sz="0" w:space="0" w:color="auto"/>
            <w:right w:val="none" w:sz="0" w:space="0" w:color="auto"/>
          </w:divBdr>
        </w:div>
        <w:div w:id="829098766">
          <w:marLeft w:val="640"/>
          <w:marRight w:val="0"/>
          <w:marTop w:val="0"/>
          <w:marBottom w:val="0"/>
          <w:divBdr>
            <w:top w:val="none" w:sz="0" w:space="0" w:color="auto"/>
            <w:left w:val="none" w:sz="0" w:space="0" w:color="auto"/>
            <w:bottom w:val="none" w:sz="0" w:space="0" w:color="auto"/>
            <w:right w:val="none" w:sz="0" w:space="0" w:color="auto"/>
          </w:divBdr>
        </w:div>
        <w:div w:id="873931455">
          <w:marLeft w:val="640"/>
          <w:marRight w:val="0"/>
          <w:marTop w:val="0"/>
          <w:marBottom w:val="0"/>
          <w:divBdr>
            <w:top w:val="none" w:sz="0" w:space="0" w:color="auto"/>
            <w:left w:val="none" w:sz="0" w:space="0" w:color="auto"/>
            <w:bottom w:val="none" w:sz="0" w:space="0" w:color="auto"/>
            <w:right w:val="none" w:sz="0" w:space="0" w:color="auto"/>
          </w:divBdr>
        </w:div>
        <w:div w:id="342979120">
          <w:marLeft w:val="640"/>
          <w:marRight w:val="0"/>
          <w:marTop w:val="0"/>
          <w:marBottom w:val="0"/>
          <w:divBdr>
            <w:top w:val="none" w:sz="0" w:space="0" w:color="auto"/>
            <w:left w:val="none" w:sz="0" w:space="0" w:color="auto"/>
            <w:bottom w:val="none" w:sz="0" w:space="0" w:color="auto"/>
            <w:right w:val="none" w:sz="0" w:space="0" w:color="auto"/>
          </w:divBdr>
        </w:div>
        <w:div w:id="1405369134">
          <w:marLeft w:val="640"/>
          <w:marRight w:val="0"/>
          <w:marTop w:val="0"/>
          <w:marBottom w:val="0"/>
          <w:divBdr>
            <w:top w:val="none" w:sz="0" w:space="0" w:color="auto"/>
            <w:left w:val="none" w:sz="0" w:space="0" w:color="auto"/>
            <w:bottom w:val="none" w:sz="0" w:space="0" w:color="auto"/>
            <w:right w:val="none" w:sz="0" w:space="0" w:color="auto"/>
          </w:divBdr>
        </w:div>
        <w:div w:id="2091075181">
          <w:marLeft w:val="640"/>
          <w:marRight w:val="0"/>
          <w:marTop w:val="0"/>
          <w:marBottom w:val="0"/>
          <w:divBdr>
            <w:top w:val="none" w:sz="0" w:space="0" w:color="auto"/>
            <w:left w:val="none" w:sz="0" w:space="0" w:color="auto"/>
            <w:bottom w:val="none" w:sz="0" w:space="0" w:color="auto"/>
            <w:right w:val="none" w:sz="0" w:space="0" w:color="auto"/>
          </w:divBdr>
        </w:div>
        <w:div w:id="1585147309">
          <w:marLeft w:val="640"/>
          <w:marRight w:val="0"/>
          <w:marTop w:val="0"/>
          <w:marBottom w:val="0"/>
          <w:divBdr>
            <w:top w:val="none" w:sz="0" w:space="0" w:color="auto"/>
            <w:left w:val="none" w:sz="0" w:space="0" w:color="auto"/>
            <w:bottom w:val="none" w:sz="0" w:space="0" w:color="auto"/>
            <w:right w:val="none" w:sz="0" w:space="0" w:color="auto"/>
          </w:divBdr>
        </w:div>
        <w:div w:id="580143940">
          <w:marLeft w:val="640"/>
          <w:marRight w:val="0"/>
          <w:marTop w:val="0"/>
          <w:marBottom w:val="0"/>
          <w:divBdr>
            <w:top w:val="none" w:sz="0" w:space="0" w:color="auto"/>
            <w:left w:val="none" w:sz="0" w:space="0" w:color="auto"/>
            <w:bottom w:val="none" w:sz="0" w:space="0" w:color="auto"/>
            <w:right w:val="none" w:sz="0" w:space="0" w:color="auto"/>
          </w:divBdr>
        </w:div>
        <w:div w:id="415516515">
          <w:marLeft w:val="640"/>
          <w:marRight w:val="0"/>
          <w:marTop w:val="0"/>
          <w:marBottom w:val="0"/>
          <w:divBdr>
            <w:top w:val="none" w:sz="0" w:space="0" w:color="auto"/>
            <w:left w:val="none" w:sz="0" w:space="0" w:color="auto"/>
            <w:bottom w:val="none" w:sz="0" w:space="0" w:color="auto"/>
            <w:right w:val="none" w:sz="0" w:space="0" w:color="auto"/>
          </w:divBdr>
        </w:div>
        <w:div w:id="1259024894">
          <w:marLeft w:val="640"/>
          <w:marRight w:val="0"/>
          <w:marTop w:val="0"/>
          <w:marBottom w:val="0"/>
          <w:divBdr>
            <w:top w:val="none" w:sz="0" w:space="0" w:color="auto"/>
            <w:left w:val="none" w:sz="0" w:space="0" w:color="auto"/>
            <w:bottom w:val="none" w:sz="0" w:space="0" w:color="auto"/>
            <w:right w:val="none" w:sz="0" w:space="0" w:color="auto"/>
          </w:divBdr>
        </w:div>
        <w:div w:id="2074503463">
          <w:marLeft w:val="640"/>
          <w:marRight w:val="0"/>
          <w:marTop w:val="0"/>
          <w:marBottom w:val="0"/>
          <w:divBdr>
            <w:top w:val="none" w:sz="0" w:space="0" w:color="auto"/>
            <w:left w:val="none" w:sz="0" w:space="0" w:color="auto"/>
            <w:bottom w:val="none" w:sz="0" w:space="0" w:color="auto"/>
            <w:right w:val="none" w:sz="0" w:space="0" w:color="auto"/>
          </w:divBdr>
        </w:div>
        <w:div w:id="625501824">
          <w:marLeft w:val="640"/>
          <w:marRight w:val="0"/>
          <w:marTop w:val="0"/>
          <w:marBottom w:val="0"/>
          <w:divBdr>
            <w:top w:val="none" w:sz="0" w:space="0" w:color="auto"/>
            <w:left w:val="none" w:sz="0" w:space="0" w:color="auto"/>
            <w:bottom w:val="none" w:sz="0" w:space="0" w:color="auto"/>
            <w:right w:val="none" w:sz="0" w:space="0" w:color="auto"/>
          </w:divBdr>
        </w:div>
        <w:div w:id="1566330388">
          <w:marLeft w:val="640"/>
          <w:marRight w:val="0"/>
          <w:marTop w:val="0"/>
          <w:marBottom w:val="0"/>
          <w:divBdr>
            <w:top w:val="none" w:sz="0" w:space="0" w:color="auto"/>
            <w:left w:val="none" w:sz="0" w:space="0" w:color="auto"/>
            <w:bottom w:val="none" w:sz="0" w:space="0" w:color="auto"/>
            <w:right w:val="none" w:sz="0" w:space="0" w:color="auto"/>
          </w:divBdr>
        </w:div>
        <w:div w:id="2103645236">
          <w:marLeft w:val="640"/>
          <w:marRight w:val="0"/>
          <w:marTop w:val="0"/>
          <w:marBottom w:val="0"/>
          <w:divBdr>
            <w:top w:val="none" w:sz="0" w:space="0" w:color="auto"/>
            <w:left w:val="none" w:sz="0" w:space="0" w:color="auto"/>
            <w:bottom w:val="none" w:sz="0" w:space="0" w:color="auto"/>
            <w:right w:val="none" w:sz="0" w:space="0" w:color="auto"/>
          </w:divBdr>
        </w:div>
        <w:div w:id="262612917">
          <w:marLeft w:val="640"/>
          <w:marRight w:val="0"/>
          <w:marTop w:val="0"/>
          <w:marBottom w:val="0"/>
          <w:divBdr>
            <w:top w:val="none" w:sz="0" w:space="0" w:color="auto"/>
            <w:left w:val="none" w:sz="0" w:space="0" w:color="auto"/>
            <w:bottom w:val="none" w:sz="0" w:space="0" w:color="auto"/>
            <w:right w:val="none" w:sz="0" w:space="0" w:color="auto"/>
          </w:divBdr>
        </w:div>
        <w:div w:id="1519395282">
          <w:marLeft w:val="640"/>
          <w:marRight w:val="0"/>
          <w:marTop w:val="0"/>
          <w:marBottom w:val="0"/>
          <w:divBdr>
            <w:top w:val="none" w:sz="0" w:space="0" w:color="auto"/>
            <w:left w:val="none" w:sz="0" w:space="0" w:color="auto"/>
            <w:bottom w:val="none" w:sz="0" w:space="0" w:color="auto"/>
            <w:right w:val="none" w:sz="0" w:space="0" w:color="auto"/>
          </w:divBdr>
        </w:div>
        <w:div w:id="195239013">
          <w:marLeft w:val="640"/>
          <w:marRight w:val="0"/>
          <w:marTop w:val="0"/>
          <w:marBottom w:val="0"/>
          <w:divBdr>
            <w:top w:val="none" w:sz="0" w:space="0" w:color="auto"/>
            <w:left w:val="none" w:sz="0" w:space="0" w:color="auto"/>
            <w:bottom w:val="none" w:sz="0" w:space="0" w:color="auto"/>
            <w:right w:val="none" w:sz="0" w:space="0" w:color="auto"/>
          </w:divBdr>
        </w:div>
        <w:div w:id="1298220975">
          <w:marLeft w:val="640"/>
          <w:marRight w:val="0"/>
          <w:marTop w:val="0"/>
          <w:marBottom w:val="0"/>
          <w:divBdr>
            <w:top w:val="none" w:sz="0" w:space="0" w:color="auto"/>
            <w:left w:val="none" w:sz="0" w:space="0" w:color="auto"/>
            <w:bottom w:val="none" w:sz="0" w:space="0" w:color="auto"/>
            <w:right w:val="none" w:sz="0" w:space="0" w:color="auto"/>
          </w:divBdr>
        </w:div>
        <w:div w:id="792789261">
          <w:marLeft w:val="640"/>
          <w:marRight w:val="0"/>
          <w:marTop w:val="0"/>
          <w:marBottom w:val="0"/>
          <w:divBdr>
            <w:top w:val="none" w:sz="0" w:space="0" w:color="auto"/>
            <w:left w:val="none" w:sz="0" w:space="0" w:color="auto"/>
            <w:bottom w:val="none" w:sz="0" w:space="0" w:color="auto"/>
            <w:right w:val="none" w:sz="0" w:space="0" w:color="auto"/>
          </w:divBdr>
        </w:div>
        <w:div w:id="1754860188">
          <w:marLeft w:val="640"/>
          <w:marRight w:val="0"/>
          <w:marTop w:val="0"/>
          <w:marBottom w:val="0"/>
          <w:divBdr>
            <w:top w:val="none" w:sz="0" w:space="0" w:color="auto"/>
            <w:left w:val="none" w:sz="0" w:space="0" w:color="auto"/>
            <w:bottom w:val="none" w:sz="0" w:space="0" w:color="auto"/>
            <w:right w:val="none" w:sz="0" w:space="0" w:color="auto"/>
          </w:divBdr>
        </w:div>
        <w:div w:id="2088722751">
          <w:marLeft w:val="640"/>
          <w:marRight w:val="0"/>
          <w:marTop w:val="0"/>
          <w:marBottom w:val="0"/>
          <w:divBdr>
            <w:top w:val="none" w:sz="0" w:space="0" w:color="auto"/>
            <w:left w:val="none" w:sz="0" w:space="0" w:color="auto"/>
            <w:bottom w:val="none" w:sz="0" w:space="0" w:color="auto"/>
            <w:right w:val="none" w:sz="0" w:space="0" w:color="auto"/>
          </w:divBdr>
        </w:div>
        <w:div w:id="1256984641">
          <w:marLeft w:val="640"/>
          <w:marRight w:val="0"/>
          <w:marTop w:val="0"/>
          <w:marBottom w:val="0"/>
          <w:divBdr>
            <w:top w:val="none" w:sz="0" w:space="0" w:color="auto"/>
            <w:left w:val="none" w:sz="0" w:space="0" w:color="auto"/>
            <w:bottom w:val="none" w:sz="0" w:space="0" w:color="auto"/>
            <w:right w:val="none" w:sz="0" w:space="0" w:color="auto"/>
          </w:divBdr>
        </w:div>
        <w:div w:id="297152165">
          <w:marLeft w:val="640"/>
          <w:marRight w:val="0"/>
          <w:marTop w:val="0"/>
          <w:marBottom w:val="0"/>
          <w:divBdr>
            <w:top w:val="none" w:sz="0" w:space="0" w:color="auto"/>
            <w:left w:val="none" w:sz="0" w:space="0" w:color="auto"/>
            <w:bottom w:val="none" w:sz="0" w:space="0" w:color="auto"/>
            <w:right w:val="none" w:sz="0" w:space="0" w:color="auto"/>
          </w:divBdr>
        </w:div>
        <w:div w:id="88041795">
          <w:marLeft w:val="640"/>
          <w:marRight w:val="0"/>
          <w:marTop w:val="0"/>
          <w:marBottom w:val="0"/>
          <w:divBdr>
            <w:top w:val="none" w:sz="0" w:space="0" w:color="auto"/>
            <w:left w:val="none" w:sz="0" w:space="0" w:color="auto"/>
            <w:bottom w:val="none" w:sz="0" w:space="0" w:color="auto"/>
            <w:right w:val="none" w:sz="0" w:space="0" w:color="auto"/>
          </w:divBdr>
        </w:div>
        <w:div w:id="1568150522">
          <w:marLeft w:val="640"/>
          <w:marRight w:val="0"/>
          <w:marTop w:val="0"/>
          <w:marBottom w:val="0"/>
          <w:divBdr>
            <w:top w:val="none" w:sz="0" w:space="0" w:color="auto"/>
            <w:left w:val="none" w:sz="0" w:space="0" w:color="auto"/>
            <w:bottom w:val="none" w:sz="0" w:space="0" w:color="auto"/>
            <w:right w:val="none" w:sz="0" w:space="0" w:color="auto"/>
          </w:divBdr>
        </w:div>
        <w:div w:id="1865173436">
          <w:marLeft w:val="640"/>
          <w:marRight w:val="0"/>
          <w:marTop w:val="0"/>
          <w:marBottom w:val="0"/>
          <w:divBdr>
            <w:top w:val="none" w:sz="0" w:space="0" w:color="auto"/>
            <w:left w:val="none" w:sz="0" w:space="0" w:color="auto"/>
            <w:bottom w:val="none" w:sz="0" w:space="0" w:color="auto"/>
            <w:right w:val="none" w:sz="0" w:space="0" w:color="auto"/>
          </w:divBdr>
        </w:div>
        <w:div w:id="1418139959">
          <w:marLeft w:val="640"/>
          <w:marRight w:val="0"/>
          <w:marTop w:val="0"/>
          <w:marBottom w:val="0"/>
          <w:divBdr>
            <w:top w:val="none" w:sz="0" w:space="0" w:color="auto"/>
            <w:left w:val="none" w:sz="0" w:space="0" w:color="auto"/>
            <w:bottom w:val="none" w:sz="0" w:space="0" w:color="auto"/>
            <w:right w:val="none" w:sz="0" w:space="0" w:color="auto"/>
          </w:divBdr>
        </w:div>
        <w:div w:id="1870948443">
          <w:marLeft w:val="640"/>
          <w:marRight w:val="0"/>
          <w:marTop w:val="0"/>
          <w:marBottom w:val="0"/>
          <w:divBdr>
            <w:top w:val="none" w:sz="0" w:space="0" w:color="auto"/>
            <w:left w:val="none" w:sz="0" w:space="0" w:color="auto"/>
            <w:bottom w:val="none" w:sz="0" w:space="0" w:color="auto"/>
            <w:right w:val="none" w:sz="0" w:space="0" w:color="auto"/>
          </w:divBdr>
        </w:div>
        <w:div w:id="565342587">
          <w:marLeft w:val="640"/>
          <w:marRight w:val="0"/>
          <w:marTop w:val="0"/>
          <w:marBottom w:val="0"/>
          <w:divBdr>
            <w:top w:val="none" w:sz="0" w:space="0" w:color="auto"/>
            <w:left w:val="none" w:sz="0" w:space="0" w:color="auto"/>
            <w:bottom w:val="none" w:sz="0" w:space="0" w:color="auto"/>
            <w:right w:val="none" w:sz="0" w:space="0" w:color="auto"/>
          </w:divBdr>
        </w:div>
        <w:div w:id="780303534">
          <w:marLeft w:val="640"/>
          <w:marRight w:val="0"/>
          <w:marTop w:val="0"/>
          <w:marBottom w:val="0"/>
          <w:divBdr>
            <w:top w:val="none" w:sz="0" w:space="0" w:color="auto"/>
            <w:left w:val="none" w:sz="0" w:space="0" w:color="auto"/>
            <w:bottom w:val="none" w:sz="0" w:space="0" w:color="auto"/>
            <w:right w:val="none" w:sz="0" w:space="0" w:color="auto"/>
          </w:divBdr>
        </w:div>
        <w:div w:id="1478104019">
          <w:marLeft w:val="640"/>
          <w:marRight w:val="0"/>
          <w:marTop w:val="0"/>
          <w:marBottom w:val="0"/>
          <w:divBdr>
            <w:top w:val="none" w:sz="0" w:space="0" w:color="auto"/>
            <w:left w:val="none" w:sz="0" w:space="0" w:color="auto"/>
            <w:bottom w:val="none" w:sz="0" w:space="0" w:color="auto"/>
            <w:right w:val="none" w:sz="0" w:space="0" w:color="auto"/>
          </w:divBdr>
        </w:div>
        <w:div w:id="149757673">
          <w:marLeft w:val="640"/>
          <w:marRight w:val="0"/>
          <w:marTop w:val="0"/>
          <w:marBottom w:val="0"/>
          <w:divBdr>
            <w:top w:val="none" w:sz="0" w:space="0" w:color="auto"/>
            <w:left w:val="none" w:sz="0" w:space="0" w:color="auto"/>
            <w:bottom w:val="none" w:sz="0" w:space="0" w:color="auto"/>
            <w:right w:val="none" w:sz="0" w:space="0" w:color="auto"/>
          </w:divBdr>
        </w:div>
        <w:div w:id="1357777106">
          <w:marLeft w:val="640"/>
          <w:marRight w:val="0"/>
          <w:marTop w:val="0"/>
          <w:marBottom w:val="0"/>
          <w:divBdr>
            <w:top w:val="none" w:sz="0" w:space="0" w:color="auto"/>
            <w:left w:val="none" w:sz="0" w:space="0" w:color="auto"/>
            <w:bottom w:val="none" w:sz="0" w:space="0" w:color="auto"/>
            <w:right w:val="none" w:sz="0" w:space="0" w:color="auto"/>
          </w:divBdr>
        </w:div>
        <w:div w:id="1554005117">
          <w:marLeft w:val="640"/>
          <w:marRight w:val="0"/>
          <w:marTop w:val="0"/>
          <w:marBottom w:val="0"/>
          <w:divBdr>
            <w:top w:val="none" w:sz="0" w:space="0" w:color="auto"/>
            <w:left w:val="none" w:sz="0" w:space="0" w:color="auto"/>
            <w:bottom w:val="none" w:sz="0" w:space="0" w:color="auto"/>
            <w:right w:val="none" w:sz="0" w:space="0" w:color="auto"/>
          </w:divBdr>
        </w:div>
        <w:div w:id="301741429">
          <w:marLeft w:val="640"/>
          <w:marRight w:val="0"/>
          <w:marTop w:val="0"/>
          <w:marBottom w:val="0"/>
          <w:divBdr>
            <w:top w:val="none" w:sz="0" w:space="0" w:color="auto"/>
            <w:left w:val="none" w:sz="0" w:space="0" w:color="auto"/>
            <w:bottom w:val="none" w:sz="0" w:space="0" w:color="auto"/>
            <w:right w:val="none" w:sz="0" w:space="0" w:color="auto"/>
          </w:divBdr>
        </w:div>
        <w:div w:id="1592274834">
          <w:marLeft w:val="640"/>
          <w:marRight w:val="0"/>
          <w:marTop w:val="0"/>
          <w:marBottom w:val="0"/>
          <w:divBdr>
            <w:top w:val="none" w:sz="0" w:space="0" w:color="auto"/>
            <w:left w:val="none" w:sz="0" w:space="0" w:color="auto"/>
            <w:bottom w:val="none" w:sz="0" w:space="0" w:color="auto"/>
            <w:right w:val="none" w:sz="0" w:space="0" w:color="auto"/>
          </w:divBdr>
        </w:div>
        <w:div w:id="334696713">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67924059">
      <w:bodyDiv w:val="1"/>
      <w:marLeft w:val="0"/>
      <w:marRight w:val="0"/>
      <w:marTop w:val="0"/>
      <w:marBottom w:val="0"/>
      <w:divBdr>
        <w:top w:val="none" w:sz="0" w:space="0" w:color="auto"/>
        <w:left w:val="none" w:sz="0" w:space="0" w:color="auto"/>
        <w:bottom w:val="none" w:sz="0" w:space="0" w:color="auto"/>
        <w:right w:val="none" w:sz="0" w:space="0" w:color="auto"/>
      </w:divBdr>
      <w:divsChild>
        <w:div w:id="881525090">
          <w:marLeft w:val="640"/>
          <w:marRight w:val="0"/>
          <w:marTop w:val="0"/>
          <w:marBottom w:val="0"/>
          <w:divBdr>
            <w:top w:val="none" w:sz="0" w:space="0" w:color="auto"/>
            <w:left w:val="none" w:sz="0" w:space="0" w:color="auto"/>
            <w:bottom w:val="none" w:sz="0" w:space="0" w:color="auto"/>
            <w:right w:val="none" w:sz="0" w:space="0" w:color="auto"/>
          </w:divBdr>
        </w:div>
        <w:div w:id="429396181">
          <w:marLeft w:val="640"/>
          <w:marRight w:val="0"/>
          <w:marTop w:val="0"/>
          <w:marBottom w:val="0"/>
          <w:divBdr>
            <w:top w:val="none" w:sz="0" w:space="0" w:color="auto"/>
            <w:left w:val="none" w:sz="0" w:space="0" w:color="auto"/>
            <w:bottom w:val="none" w:sz="0" w:space="0" w:color="auto"/>
            <w:right w:val="none" w:sz="0" w:space="0" w:color="auto"/>
          </w:divBdr>
        </w:div>
        <w:div w:id="931937383">
          <w:marLeft w:val="640"/>
          <w:marRight w:val="0"/>
          <w:marTop w:val="0"/>
          <w:marBottom w:val="0"/>
          <w:divBdr>
            <w:top w:val="none" w:sz="0" w:space="0" w:color="auto"/>
            <w:left w:val="none" w:sz="0" w:space="0" w:color="auto"/>
            <w:bottom w:val="none" w:sz="0" w:space="0" w:color="auto"/>
            <w:right w:val="none" w:sz="0" w:space="0" w:color="auto"/>
          </w:divBdr>
        </w:div>
        <w:div w:id="1651791527">
          <w:marLeft w:val="640"/>
          <w:marRight w:val="0"/>
          <w:marTop w:val="0"/>
          <w:marBottom w:val="0"/>
          <w:divBdr>
            <w:top w:val="none" w:sz="0" w:space="0" w:color="auto"/>
            <w:left w:val="none" w:sz="0" w:space="0" w:color="auto"/>
            <w:bottom w:val="none" w:sz="0" w:space="0" w:color="auto"/>
            <w:right w:val="none" w:sz="0" w:space="0" w:color="auto"/>
          </w:divBdr>
        </w:div>
        <w:div w:id="1624573144">
          <w:marLeft w:val="640"/>
          <w:marRight w:val="0"/>
          <w:marTop w:val="0"/>
          <w:marBottom w:val="0"/>
          <w:divBdr>
            <w:top w:val="none" w:sz="0" w:space="0" w:color="auto"/>
            <w:left w:val="none" w:sz="0" w:space="0" w:color="auto"/>
            <w:bottom w:val="none" w:sz="0" w:space="0" w:color="auto"/>
            <w:right w:val="none" w:sz="0" w:space="0" w:color="auto"/>
          </w:divBdr>
        </w:div>
        <w:div w:id="1651323260">
          <w:marLeft w:val="640"/>
          <w:marRight w:val="0"/>
          <w:marTop w:val="0"/>
          <w:marBottom w:val="0"/>
          <w:divBdr>
            <w:top w:val="none" w:sz="0" w:space="0" w:color="auto"/>
            <w:left w:val="none" w:sz="0" w:space="0" w:color="auto"/>
            <w:bottom w:val="none" w:sz="0" w:space="0" w:color="auto"/>
            <w:right w:val="none" w:sz="0" w:space="0" w:color="auto"/>
          </w:divBdr>
        </w:div>
        <w:div w:id="1981184043">
          <w:marLeft w:val="640"/>
          <w:marRight w:val="0"/>
          <w:marTop w:val="0"/>
          <w:marBottom w:val="0"/>
          <w:divBdr>
            <w:top w:val="none" w:sz="0" w:space="0" w:color="auto"/>
            <w:left w:val="none" w:sz="0" w:space="0" w:color="auto"/>
            <w:bottom w:val="none" w:sz="0" w:space="0" w:color="auto"/>
            <w:right w:val="none" w:sz="0" w:space="0" w:color="auto"/>
          </w:divBdr>
        </w:div>
        <w:div w:id="840007330">
          <w:marLeft w:val="640"/>
          <w:marRight w:val="0"/>
          <w:marTop w:val="0"/>
          <w:marBottom w:val="0"/>
          <w:divBdr>
            <w:top w:val="none" w:sz="0" w:space="0" w:color="auto"/>
            <w:left w:val="none" w:sz="0" w:space="0" w:color="auto"/>
            <w:bottom w:val="none" w:sz="0" w:space="0" w:color="auto"/>
            <w:right w:val="none" w:sz="0" w:space="0" w:color="auto"/>
          </w:divBdr>
        </w:div>
        <w:div w:id="1076391618">
          <w:marLeft w:val="640"/>
          <w:marRight w:val="0"/>
          <w:marTop w:val="0"/>
          <w:marBottom w:val="0"/>
          <w:divBdr>
            <w:top w:val="none" w:sz="0" w:space="0" w:color="auto"/>
            <w:left w:val="none" w:sz="0" w:space="0" w:color="auto"/>
            <w:bottom w:val="none" w:sz="0" w:space="0" w:color="auto"/>
            <w:right w:val="none" w:sz="0" w:space="0" w:color="auto"/>
          </w:divBdr>
        </w:div>
        <w:div w:id="969818543">
          <w:marLeft w:val="640"/>
          <w:marRight w:val="0"/>
          <w:marTop w:val="0"/>
          <w:marBottom w:val="0"/>
          <w:divBdr>
            <w:top w:val="none" w:sz="0" w:space="0" w:color="auto"/>
            <w:left w:val="none" w:sz="0" w:space="0" w:color="auto"/>
            <w:bottom w:val="none" w:sz="0" w:space="0" w:color="auto"/>
            <w:right w:val="none" w:sz="0" w:space="0" w:color="auto"/>
          </w:divBdr>
        </w:div>
        <w:div w:id="1611233128">
          <w:marLeft w:val="640"/>
          <w:marRight w:val="0"/>
          <w:marTop w:val="0"/>
          <w:marBottom w:val="0"/>
          <w:divBdr>
            <w:top w:val="none" w:sz="0" w:space="0" w:color="auto"/>
            <w:left w:val="none" w:sz="0" w:space="0" w:color="auto"/>
            <w:bottom w:val="none" w:sz="0" w:space="0" w:color="auto"/>
            <w:right w:val="none" w:sz="0" w:space="0" w:color="auto"/>
          </w:divBdr>
        </w:div>
        <w:div w:id="186843546">
          <w:marLeft w:val="640"/>
          <w:marRight w:val="0"/>
          <w:marTop w:val="0"/>
          <w:marBottom w:val="0"/>
          <w:divBdr>
            <w:top w:val="none" w:sz="0" w:space="0" w:color="auto"/>
            <w:left w:val="none" w:sz="0" w:space="0" w:color="auto"/>
            <w:bottom w:val="none" w:sz="0" w:space="0" w:color="auto"/>
            <w:right w:val="none" w:sz="0" w:space="0" w:color="auto"/>
          </w:divBdr>
        </w:div>
        <w:div w:id="1720741120">
          <w:marLeft w:val="640"/>
          <w:marRight w:val="0"/>
          <w:marTop w:val="0"/>
          <w:marBottom w:val="0"/>
          <w:divBdr>
            <w:top w:val="none" w:sz="0" w:space="0" w:color="auto"/>
            <w:left w:val="none" w:sz="0" w:space="0" w:color="auto"/>
            <w:bottom w:val="none" w:sz="0" w:space="0" w:color="auto"/>
            <w:right w:val="none" w:sz="0" w:space="0" w:color="auto"/>
          </w:divBdr>
        </w:div>
        <w:div w:id="1393040218">
          <w:marLeft w:val="640"/>
          <w:marRight w:val="0"/>
          <w:marTop w:val="0"/>
          <w:marBottom w:val="0"/>
          <w:divBdr>
            <w:top w:val="none" w:sz="0" w:space="0" w:color="auto"/>
            <w:left w:val="none" w:sz="0" w:space="0" w:color="auto"/>
            <w:bottom w:val="none" w:sz="0" w:space="0" w:color="auto"/>
            <w:right w:val="none" w:sz="0" w:space="0" w:color="auto"/>
          </w:divBdr>
        </w:div>
        <w:div w:id="1573737580">
          <w:marLeft w:val="640"/>
          <w:marRight w:val="0"/>
          <w:marTop w:val="0"/>
          <w:marBottom w:val="0"/>
          <w:divBdr>
            <w:top w:val="none" w:sz="0" w:space="0" w:color="auto"/>
            <w:left w:val="none" w:sz="0" w:space="0" w:color="auto"/>
            <w:bottom w:val="none" w:sz="0" w:space="0" w:color="auto"/>
            <w:right w:val="none" w:sz="0" w:space="0" w:color="auto"/>
          </w:divBdr>
        </w:div>
        <w:div w:id="1636528078">
          <w:marLeft w:val="640"/>
          <w:marRight w:val="0"/>
          <w:marTop w:val="0"/>
          <w:marBottom w:val="0"/>
          <w:divBdr>
            <w:top w:val="none" w:sz="0" w:space="0" w:color="auto"/>
            <w:left w:val="none" w:sz="0" w:space="0" w:color="auto"/>
            <w:bottom w:val="none" w:sz="0" w:space="0" w:color="auto"/>
            <w:right w:val="none" w:sz="0" w:space="0" w:color="auto"/>
          </w:divBdr>
        </w:div>
        <w:div w:id="1325279944">
          <w:marLeft w:val="640"/>
          <w:marRight w:val="0"/>
          <w:marTop w:val="0"/>
          <w:marBottom w:val="0"/>
          <w:divBdr>
            <w:top w:val="none" w:sz="0" w:space="0" w:color="auto"/>
            <w:left w:val="none" w:sz="0" w:space="0" w:color="auto"/>
            <w:bottom w:val="none" w:sz="0" w:space="0" w:color="auto"/>
            <w:right w:val="none" w:sz="0" w:space="0" w:color="auto"/>
          </w:divBdr>
        </w:div>
        <w:div w:id="1316378511">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564217552">
          <w:marLeft w:val="640"/>
          <w:marRight w:val="0"/>
          <w:marTop w:val="0"/>
          <w:marBottom w:val="0"/>
          <w:divBdr>
            <w:top w:val="none" w:sz="0" w:space="0" w:color="auto"/>
            <w:left w:val="none" w:sz="0" w:space="0" w:color="auto"/>
            <w:bottom w:val="none" w:sz="0" w:space="0" w:color="auto"/>
            <w:right w:val="none" w:sz="0" w:space="0" w:color="auto"/>
          </w:divBdr>
        </w:div>
        <w:div w:id="1229875489">
          <w:marLeft w:val="640"/>
          <w:marRight w:val="0"/>
          <w:marTop w:val="0"/>
          <w:marBottom w:val="0"/>
          <w:divBdr>
            <w:top w:val="none" w:sz="0" w:space="0" w:color="auto"/>
            <w:left w:val="none" w:sz="0" w:space="0" w:color="auto"/>
            <w:bottom w:val="none" w:sz="0" w:space="0" w:color="auto"/>
            <w:right w:val="none" w:sz="0" w:space="0" w:color="auto"/>
          </w:divBdr>
        </w:div>
        <w:div w:id="1018046340">
          <w:marLeft w:val="640"/>
          <w:marRight w:val="0"/>
          <w:marTop w:val="0"/>
          <w:marBottom w:val="0"/>
          <w:divBdr>
            <w:top w:val="none" w:sz="0" w:space="0" w:color="auto"/>
            <w:left w:val="none" w:sz="0" w:space="0" w:color="auto"/>
            <w:bottom w:val="none" w:sz="0" w:space="0" w:color="auto"/>
            <w:right w:val="none" w:sz="0" w:space="0" w:color="auto"/>
          </w:divBdr>
        </w:div>
        <w:div w:id="293222574">
          <w:marLeft w:val="640"/>
          <w:marRight w:val="0"/>
          <w:marTop w:val="0"/>
          <w:marBottom w:val="0"/>
          <w:divBdr>
            <w:top w:val="none" w:sz="0" w:space="0" w:color="auto"/>
            <w:left w:val="none" w:sz="0" w:space="0" w:color="auto"/>
            <w:bottom w:val="none" w:sz="0" w:space="0" w:color="auto"/>
            <w:right w:val="none" w:sz="0" w:space="0" w:color="auto"/>
          </w:divBdr>
        </w:div>
        <w:div w:id="275257411">
          <w:marLeft w:val="640"/>
          <w:marRight w:val="0"/>
          <w:marTop w:val="0"/>
          <w:marBottom w:val="0"/>
          <w:divBdr>
            <w:top w:val="none" w:sz="0" w:space="0" w:color="auto"/>
            <w:left w:val="none" w:sz="0" w:space="0" w:color="auto"/>
            <w:bottom w:val="none" w:sz="0" w:space="0" w:color="auto"/>
            <w:right w:val="none" w:sz="0" w:space="0" w:color="auto"/>
          </w:divBdr>
        </w:div>
        <w:div w:id="1421294294">
          <w:marLeft w:val="640"/>
          <w:marRight w:val="0"/>
          <w:marTop w:val="0"/>
          <w:marBottom w:val="0"/>
          <w:divBdr>
            <w:top w:val="none" w:sz="0" w:space="0" w:color="auto"/>
            <w:left w:val="none" w:sz="0" w:space="0" w:color="auto"/>
            <w:bottom w:val="none" w:sz="0" w:space="0" w:color="auto"/>
            <w:right w:val="none" w:sz="0" w:space="0" w:color="auto"/>
          </w:divBdr>
        </w:div>
        <w:div w:id="1243444296">
          <w:marLeft w:val="640"/>
          <w:marRight w:val="0"/>
          <w:marTop w:val="0"/>
          <w:marBottom w:val="0"/>
          <w:divBdr>
            <w:top w:val="none" w:sz="0" w:space="0" w:color="auto"/>
            <w:left w:val="none" w:sz="0" w:space="0" w:color="auto"/>
            <w:bottom w:val="none" w:sz="0" w:space="0" w:color="auto"/>
            <w:right w:val="none" w:sz="0" w:space="0" w:color="auto"/>
          </w:divBdr>
        </w:div>
        <w:div w:id="426341957">
          <w:marLeft w:val="640"/>
          <w:marRight w:val="0"/>
          <w:marTop w:val="0"/>
          <w:marBottom w:val="0"/>
          <w:divBdr>
            <w:top w:val="none" w:sz="0" w:space="0" w:color="auto"/>
            <w:left w:val="none" w:sz="0" w:space="0" w:color="auto"/>
            <w:bottom w:val="none" w:sz="0" w:space="0" w:color="auto"/>
            <w:right w:val="none" w:sz="0" w:space="0" w:color="auto"/>
          </w:divBdr>
        </w:div>
        <w:div w:id="1734114936">
          <w:marLeft w:val="640"/>
          <w:marRight w:val="0"/>
          <w:marTop w:val="0"/>
          <w:marBottom w:val="0"/>
          <w:divBdr>
            <w:top w:val="none" w:sz="0" w:space="0" w:color="auto"/>
            <w:left w:val="none" w:sz="0" w:space="0" w:color="auto"/>
            <w:bottom w:val="none" w:sz="0" w:space="0" w:color="auto"/>
            <w:right w:val="none" w:sz="0" w:space="0" w:color="auto"/>
          </w:divBdr>
        </w:div>
        <w:div w:id="1845120194">
          <w:marLeft w:val="640"/>
          <w:marRight w:val="0"/>
          <w:marTop w:val="0"/>
          <w:marBottom w:val="0"/>
          <w:divBdr>
            <w:top w:val="none" w:sz="0" w:space="0" w:color="auto"/>
            <w:left w:val="none" w:sz="0" w:space="0" w:color="auto"/>
            <w:bottom w:val="none" w:sz="0" w:space="0" w:color="auto"/>
            <w:right w:val="none" w:sz="0" w:space="0" w:color="auto"/>
          </w:divBdr>
        </w:div>
        <w:div w:id="1215964248">
          <w:marLeft w:val="640"/>
          <w:marRight w:val="0"/>
          <w:marTop w:val="0"/>
          <w:marBottom w:val="0"/>
          <w:divBdr>
            <w:top w:val="none" w:sz="0" w:space="0" w:color="auto"/>
            <w:left w:val="none" w:sz="0" w:space="0" w:color="auto"/>
            <w:bottom w:val="none" w:sz="0" w:space="0" w:color="auto"/>
            <w:right w:val="none" w:sz="0" w:space="0" w:color="auto"/>
          </w:divBdr>
        </w:div>
        <w:div w:id="1775662780">
          <w:marLeft w:val="640"/>
          <w:marRight w:val="0"/>
          <w:marTop w:val="0"/>
          <w:marBottom w:val="0"/>
          <w:divBdr>
            <w:top w:val="none" w:sz="0" w:space="0" w:color="auto"/>
            <w:left w:val="none" w:sz="0" w:space="0" w:color="auto"/>
            <w:bottom w:val="none" w:sz="0" w:space="0" w:color="auto"/>
            <w:right w:val="none" w:sz="0" w:space="0" w:color="auto"/>
          </w:divBdr>
        </w:div>
        <w:div w:id="1218472393">
          <w:marLeft w:val="640"/>
          <w:marRight w:val="0"/>
          <w:marTop w:val="0"/>
          <w:marBottom w:val="0"/>
          <w:divBdr>
            <w:top w:val="none" w:sz="0" w:space="0" w:color="auto"/>
            <w:left w:val="none" w:sz="0" w:space="0" w:color="auto"/>
            <w:bottom w:val="none" w:sz="0" w:space="0" w:color="auto"/>
            <w:right w:val="none" w:sz="0" w:space="0" w:color="auto"/>
          </w:divBdr>
        </w:div>
        <w:div w:id="1686664919">
          <w:marLeft w:val="640"/>
          <w:marRight w:val="0"/>
          <w:marTop w:val="0"/>
          <w:marBottom w:val="0"/>
          <w:divBdr>
            <w:top w:val="none" w:sz="0" w:space="0" w:color="auto"/>
            <w:left w:val="none" w:sz="0" w:space="0" w:color="auto"/>
            <w:bottom w:val="none" w:sz="0" w:space="0" w:color="auto"/>
            <w:right w:val="none" w:sz="0" w:space="0" w:color="auto"/>
          </w:divBdr>
        </w:div>
        <w:div w:id="869418248">
          <w:marLeft w:val="640"/>
          <w:marRight w:val="0"/>
          <w:marTop w:val="0"/>
          <w:marBottom w:val="0"/>
          <w:divBdr>
            <w:top w:val="none" w:sz="0" w:space="0" w:color="auto"/>
            <w:left w:val="none" w:sz="0" w:space="0" w:color="auto"/>
            <w:bottom w:val="none" w:sz="0" w:space="0" w:color="auto"/>
            <w:right w:val="none" w:sz="0" w:space="0" w:color="auto"/>
          </w:divBdr>
        </w:div>
        <w:div w:id="1875117317">
          <w:marLeft w:val="640"/>
          <w:marRight w:val="0"/>
          <w:marTop w:val="0"/>
          <w:marBottom w:val="0"/>
          <w:divBdr>
            <w:top w:val="none" w:sz="0" w:space="0" w:color="auto"/>
            <w:left w:val="none" w:sz="0" w:space="0" w:color="auto"/>
            <w:bottom w:val="none" w:sz="0" w:space="0" w:color="auto"/>
            <w:right w:val="none" w:sz="0" w:space="0" w:color="auto"/>
          </w:divBdr>
        </w:div>
        <w:div w:id="588656453">
          <w:marLeft w:val="640"/>
          <w:marRight w:val="0"/>
          <w:marTop w:val="0"/>
          <w:marBottom w:val="0"/>
          <w:divBdr>
            <w:top w:val="none" w:sz="0" w:space="0" w:color="auto"/>
            <w:left w:val="none" w:sz="0" w:space="0" w:color="auto"/>
            <w:bottom w:val="none" w:sz="0" w:space="0" w:color="auto"/>
            <w:right w:val="none" w:sz="0" w:space="0" w:color="auto"/>
          </w:divBdr>
        </w:div>
        <w:div w:id="166483466">
          <w:marLeft w:val="640"/>
          <w:marRight w:val="0"/>
          <w:marTop w:val="0"/>
          <w:marBottom w:val="0"/>
          <w:divBdr>
            <w:top w:val="none" w:sz="0" w:space="0" w:color="auto"/>
            <w:left w:val="none" w:sz="0" w:space="0" w:color="auto"/>
            <w:bottom w:val="none" w:sz="0" w:space="0" w:color="auto"/>
            <w:right w:val="none" w:sz="0" w:space="0" w:color="auto"/>
          </w:divBdr>
        </w:div>
        <w:div w:id="1840078292">
          <w:marLeft w:val="640"/>
          <w:marRight w:val="0"/>
          <w:marTop w:val="0"/>
          <w:marBottom w:val="0"/>
          <w:divBdr>
            <w:top w:val="none" w:sz="0" w:space="0" w:color="auto"/>
            <w:left w:val="none" w:sz="0" w:space="0" w:color="auto"/>
            <w:bottom w:val="none" w:sz="0" w:space="0" w:color="auto"/>
            <w:right w:val="none" w:sz="0" w:space="0" w:color="auto"/>
          </w:divBdr>
        </w:div>
        <w:div w:id="767965920">
          <w:marLeft w:val="640"/>
          <w:marRight w:val="0"/>
          <w:marTop w:val="0"/>
          <w:marBottom w:val="0"/>
          <w:divBdr>
            <w:top w:val="none" w:sz="0" w:space="0" w:color="auto"/>
            <w:left w:val="none" w:sz="0" w:space="0" w:color="auto"/>
            <w:bottom w:val="none" w:sz="0" w:space="0" w:color="auto"/>
            <w:right w:val="none" w:sz="0" w:space="0" w:color="auto"/>
          </w:divBdr>
        </w:div>
        <w:div w:id="1097794949">
          <w:marLeft w:val="640"/>
          <w:marRight w:val="0"/>
          <w:marTop w:val="0"/>
          <w:marBottom w:val="0"/>
          <w:divBdr>
            <w:top w:val="none" w:sz="0" w:space="0" w:color="auto"/>
            <w:left w:val="none" w:sz="0" w:space="0" w:color="auto"/>
            <w:bottom w:val="none" w:sz="0" w:space="0" w:color="auto"/>
            <w:right w:val="none" w:sz="0" w:space="0" w:color="auto"/>
          </w:divBdr>
        </w:div>
        <w:div w:id="1455172857">
          <w:marLeft w:val="640"/>
          <w:marRight w:val="0"/>
          <w:marTop w:val="0"/>
          <w:marBottom w:val="0"/>
          <w:divBdr>
            <w:top w:val="none" w:sz="0" w:space="0" w:color="auto"/>
            <w:left w:val="none" w:sz="0" w:space="0" w:color="auto"/>
            <w:bottom w:val="none" w:sz="0" w:space="0" w:color="auto"/>
            <w:right w:val="none" w:sz="0" w:space="0" w:color="auto"/>
          </w:divBdr>
        </w:div>
        <w:div w:id="1740177839">
          <w:marLeft w:val="640"/>
          <w:marRight w:val="0"/>
          <w:marTop w:val="0"/>
          <w:marBottom w:val="0"/>
          <w:divBdr>
            <w:top w:val="none" w:sz="0" w:space="0" w:color="auto"/>
            <w:left w:val="none" w:sz="0" w:space="0" w:color="auto"/>
            <w:bottom w:val="none" w:sz="0" w:space="0" w:color="auto"/>
            <w:right w:val="none" w:sz="0" w:space="0" w:color="auto"/>
          </w:divBdr>
        </w:div>
        <w:div w:id="475144200">
          <w:marLeft w:val="640"/>
          <w:marRight w:val="0"/>
          <w:marTop w:val="0"/>
          <w:marBottom w:val="0"/>
          <w:divBdr>
            <w:top w:val="none" w:sz="0" w:space="0" w:color="auto"/>
            <w:left w:val="none" w:sz="0" w:space="0" w:color="auto"/>
            <w:bottom w:val="none" w:sz="0" w:space="0" w:color="auto"/>
            <w:right w:val="none" w:sz="0" w:space="0" w:color="auto"/>
          </w:divBdr>
        </w:div>
        <w:div w:id="1849754900">
          <w:marLeft w:val="640"/>
          <w:marRight w:val="0"/>
          <w:marTop w:val="0"/>
          <w:marBottom w:val="0"/>
          <w:divBdr>
            <w:top w:val="none" w:sz="0" w:space="0" w:color="auto"/>
            <w:left w:val="none" w:sz="0" w:space="0" w:color="auto"/>
            <w:bottom w:val="none" w:sz="0" w:space="0" w:color="auto"/>
            <w:right w:val="none" w:sz="0" w:space="0" w:color="auto"/>
          </w:divBdr>
        </w:div>
        <w:div w:id="1712925341">
          <w:marLeft w:val="640"/>
          <w:marRight w:val="0"/>
          <w:marTop w:val="0"/>
          <w:marBottom w:val="0"/>
          <w:divBdr>
            <w:top w:val="none" w:sz="0" w:space="0" w:color="auto"/>
            <w:left w:val="none" w:sz="0" w:space="0" w:color="auto"/>
            <w:bottom w:val="none" w:sz="0" w:space="0" w:color="auto"/>
            <w:right w:val="none" w:sz="0" w:space="0" w:color="auto"/>
          </w:divBdr>
        </w:div>
        <w:div w:id="1712337591">
          <w:marLeft w:val="640"/>
          <w:marRight w:val="0"/>
          <w:marTop w:val="0"/>
          <w:marBottom w:val="0"/>
          <w:divBdr>
            <w:top w:val="none" w:sz="0" w:space="0" w:color="auto"/>
            <w:left w:val="none" w:sz="0" w:space="0" w:color="auto"/>
            <w:bottom w:val="none" w:sz="0" w:space="0" w:color="auto"/>
            <w:right w:val="none" w:sz="0" w:space="0" w:color="auto"/>
          </w:divBdr>
        </w:div>
        <w:div w:id="764225475">
          <w:marLeft w:val="640"/>
          <w:marRight w:val="0"/>
          <w:marTop w:val="0"/>
          <w:marBottom w:val="0"/>
          <w:divBdr>
            <w:top w:val="none" w:sz="0" w:space="0" w:color="auto"/>
            <w:left w:val="none" w:sz="0" w:space="0" w:color="auto"/>
            <w:bottom w:val="none" w:sz="0" w:space="0" w:color="auto"/>
            <w:right w:val="none" w:sz="0" w:space="0" w:color="auto"/>
          </w:divBdr>
        </w:div>
        <w:div w:id="1852262194">
          <w:marLeft w:val="640"/>
          <w:marRight w:val="0"/>
          <w:marTop w:val="0"/>
          <w:marBottom w:val="0"/>
          <w:divBdr>
            <w:top w:val="none" w:sz="0" w:space="0" w:color="auto"/>
            <w:left w:val="none" w:sz="0" w:space="0" w:color="auto"/>
            <w:bottom w:val="none" w:sz="0" w:space="0" w:color="auto"/>
            <w:right w:val="none" w:sz="0" w:space="0" w:color="auto"/>
          </w:divBdr>
        </w:div>
        <w:div w:id="1428455326">
          <w:marLeft w:val="640"/>
          <w:marRight w:val="0"/>
          <w:marTop w:val="0"/>
          <w:marBottom w:val="0"/>
          <w:divBdr>
            <w:top w:val="none" w:sz="0" w:space="0" w:color="auto"/>
            <w:left w:val="none" w:sz="0" w:space="0" w:color="auto"/>
            <w:bottom w:val="none" w:sz="0" w:space="0" w:color="auto"/>
            <w:right w:val="none" w:sz="0" w:space="0" w:color="auto"/>
          </w:divBdr>
        </w:div>
        <w:div w:id="2032416621">
          <w:marLeft w:val="640"/>
          <w:marRight w:val="0"/>
          <w:marTop w:val="0"/>
          <w:marBottom w:val="0"/>
          <w:divBdr>
            <w:top w:val="none" w:sz="0" w:space="0" w:color="auto"/>
            <w:left w:val="none" w:sz="0" w:space="0" w:color="auto"/>
            <w:bottom w:val="none" w:sz="0" w:space="0" w:color="auto"/>
            <w:right w:val="none" w:sz="0" w:space="0" w:color="auto"/>
          </w:divBdr>
        </w:div>
        <w:div w:id="1977681422">
          <w:marLeft w:val="640"/>
          <w:marRight w:val="0"/>
          <w:marTop w:val="0"/>
          <w:marBottom w:val="0"/>
          <w:divBdr>
            <w:top w:val="none" w:sz="0" w:space="0" w:color="auto"/>
            <w:left w:val="none" w:sz="0" w:space="0" w:color="auto"/>
            <w:bottom w:val="none" w:sz="0" w:space="0" w:color="auto"/>
            <w:right w:val="none" w:sz="0" w:space="0" w:color="auto"/>
          </w:divBdr>
        </w:div>
        <w:div w:id="1144272339">
          <w:marLeft w:val="640"/>
          <w:marRight w:val="0"/>
          <w:marTop w:val="0"/>
          <w:marBottom w:val="0"/>
          <w:divBdr>
            <w:top w:val="none" w:sz="0" w:space="0" w:color="auto"/>
            <w:left w:val="none" w:sz="0" w:space="0" w:color="auto"/>
            <w:bottom w:val="none" w:sz="0" w:space="0" w:color="auto"/>
            <w:right w:val="none" w:sz="0" w:space="0" w:color="auto"/>
          </w:divBdr>
        </w:div>
        <w:div w:id="1840079086">
          <w:marLeft w:val="640"/>
          <w:marRight w:val="0"/>
          <w:marTop w:val="0"/>
          <w:marBottom w:val="0"/>
          <w:divBdr>
            <w:top w:val="none" w:sz="0" w:space="0" w:color="auto"/>
            <w:left w:val="none" w:sz="0" w:space="0" w:color="auto"/>
            <w:bottom w:val="none" w:sz="0" w:space="0" w:color="auto"/>
            <w:right w:val="none" w:sz="0" w:space="0" w:color="auto"/>
          </w:divBdr>
        </w:div>
        <w:div w:id="1064571461">
          <w:marLeft w:val="640"/>
          <w:marRight w:val="0"/>
          <w:marTop w:val="0"/>
          <w:marBottom w:val="0"/>
          <w:divBdr>
            <w:top w:val="none" w:sz="0" w:space="0" w:color="auto"/>
            <w:left w:val="none" w:sz="0" w:space="0" w:color="auto"/>
            <w:bottom w:val="none" w:sz="0" w:space="0" w:color="auto"/>
            <w:right w:val="none" w:sz="0" w:space="0" w:color="auto"/>
          </w:divBdr>
        </w:div>
        <w:div w:id="1776557226">
          <w:marLeft w:val="640"/>
          <w:marRight w:val="0"/>
          <w:marTop w:val="0"/>
          <w:marBottom w:val="0"/>
          <w:divBdr>
            <w:top w:val="none" w:sz="0" w:space="0" w:color="auto"/>
            <w:left w:val="none" w:sz="0" w:space="0" w:color="auto"/>
            <w:bottom w:val="none" w:sz="0" w:space="0" w:color="auto"/>
            <w:right w:val="none" w:sz="0" w:space="0" w:color="auto"/>
          </w:divBdr>
        </w:div>
        <w:div w:id="1162627139">
          <w:marLeft w:val="640"/>
          <w:marRight w:val="0"/>
          <w:marTop w:val="0"/>
          <w:marBottom w:val="0"/>
          <w:divBdr>
            <w:top w:val="none" w:sz="0" w:space="0" w:color="auto"/>
            <w:left w:val="none" w:sz="0" w:space="0" w:color="auto"/>
            <w:bottom w:val="none" w:sz="0" w:space="0" w:color="auto"/>
            <w:right w:val="none" w:sz="0" w:space="0" w:color="auto"/>
          </w:divBdr>
        </w:div>
        <w:div w:id="1232540098">
          <w:marLeft w:val="640"/>
          <w:marRight w:val="0"/>
          <w:marTop w:val="0"/>
          <w:marBottom w:val="0"/>
          <w:divBdr>
            <w:top w:val="none" w:sz="0" w:space="0" w:color="auto"/>
            <w:left w:val="none" w:sz="0" w:space="0" w:color="auto"/>
            <w:bottom w:val="none" w:sz="0" w:space="0" w:color="auto"/>
            <w:right w:val="none" w:sz="0" w:space="0" w:color="auto"/>
          </w:divBdr>
        </w:div>
        <w:div w:id="1330209910">
          <w:marLeft w:val="640"/>
          <w:marRight w:val="0"/>
          <w:marTop w:val="0"/>
          <w:marBottom w:val="0"/>
          <w:divBdr>
            <w:top w:val="none" w:sz="0" w:space="0" w:color="auto"/>
            <w:left w:val="none" w:sz="0" w:space="0" w:color="auto"/>
            <w:bottom w:val="none" w:sz="0" w:space="0" w:color="auto"/>
            <w:right w:val="none" w:sz="0" w:space="0" w:color="auto"/>
          </w:divBdr>
        </w:div>
        <w:div w:id="387805364">
          <w:marLeft w:val="640"/>
          <w:marRight w:val="0"/>
          <w:marTop w:val="0"/>
          <w:marBottom w:val="0"/>
          <w:divBdr>
            <w:top w:val="none" w:sz="0" w:space="0" w:color="auto"/>
            <w:left w:val="none" w:sz="0" w:space="0" w:color="auto"/>
            <w:bottom w:val="none" w:sz="0" w:space="0" w:color="auto"/>
            <w:right w:val="none" w:sz="0" w:space="0" w:color="auto"/>
          </w:divBdr>
        </w:div>
        <w:div w:id="1155797462">
          <w:marLeft w:val="640"/>
          <w:marRight w:val="0"/>
          <w:marTop w:val="0"/>
          <w:marBottom w:val="0"/>
          <w:divBdr>
            <w:top w:val="none" w:sz="0" w:space="0" w:color="auto"/>
            <w:left w:val="none" w:sz="0" w:space="0" w:color="auto"/>
            <w:bottom w:val="none" w:sz="0" w:space="0" w:color="auto"/>
            <w:right w:val="none" w:sz="0" w:space="0" w:color="auto"/>
          </w:divBdr>
        </w:div>
        <w:div w:id="1535925920">
          <w:marLeft w:val="640"/>
          <w:marRight w:val="0"/>
          <w:marTop w:val="0"/>
          <w:marBottom w:val="0"/>
          <w:divBdr>
            <w:top w:val="none" w:sz="0" w:space="0" w:color="auto"/>
            <w:left w:val="none" w:sz="0" w:space="0" w:color="auto"/>
            <w:bottom w:val="none" w:sz="0" w:space="0" w:color="auto"/>
            <w:right w:val="none" w:sz="0" w:space="0" w:color="auto"/>
          </w:divBdr>
        </w:div>
        <w:div w:id="1101757989">
          <w:marLeft w:val="640"/>
          <w:marRight w:val="0"/>
          <w:marTop w:val="0"/>
          <w:marBottom w:val="0"/>
          <w:divBdr>
            <w:top w:val="none" w:sz="0" w:space="0" w:color="auto"/>
            <w:left w:val="none" w:sz="0" w:space="0" w:color="auto"/>
            <w:bottom w:val="none" w:sz="0" w:space="0" w:color="auto"/>
            <w:right w:val="none" w:sz="0" w:space="0" w:color="auto"/>
          </w:divBdr>
        </w:div>
        <w:div w:id="1932926100">
          <w:marLeft w:val="640"/>
          <w:marRight w:val="0"/>
          <w:marTop w:val="0"/>
          <w:marBottom w:val="0"/>
          <w:divBdr>
            <w:top w:val="none" w:sz="0" w:space="0" w:color="auto"/>
            <w:left w:val="none" w:sz="0" w:space="0" w:color="auto"/>
            <w:bottom w:val="none" w:sz="0" w:space="0" w:color="auto"/>
            <w:right w:val="none" w:sz="0" w:space="0" w:color="auto"/>
          </w:divBdr>
        </w:div>
        <w:div w:id="1931422846">
          <w:marLeft w:val="640"/>
          <w:marRight w:val="0"/>
          <w:marTop w:val="0"/>
          <w:marBottom w:val="0"/>
          <w:divBdr>
            <w:top w:val="none" w:sz="0" w:space="0" w:color="auto"/>
            <w:left w:val="none" w:sz="0" w:space="0" w:color="auto"/>
            <w:bottom w:val="none" w:sz="0" w:space="0" w:color="auto"/>
            <w:right w:val="none" w:sz="0" w:space="0" w:color="auto"/>
          </w:divBdr>
        </w:div>
        <w:div w:id="2041273682">
          <w:marLeft w:val="640"/>
          <w:marRight w:val="0"/>
          <w:marTop w:val="0"/>
          <w:marBottom w:val="0"/>
          <w:divBdr>
            <w:top w:val="none" w:sz="0" w:space="0" w:color="auto"/>
            <w:left w:val="none" w:sz="0" w:space="0" w:color="auto"/>
            <w:bottom w:val="none" w:sz="0" w:space="0" w:color="auto"/>
            <w:right w:val="none" w:sz="0" w:space="0" w:color="auto"/>
          </w:divBdr>
        </w:div>
        <w:div w:id="940574679">
          <w:marLeft w:val="640"/>
          <w:marRight w:val="0"/>
          <w:marTop w:val="0"/>
          <w:marBottom w:val="0"/>
          <w:divBdr>
            <w:top w:val="none" w:sz="0" w:space="0" w:color="auto"/>
            <w:left w:val="none" w:sz="0" w:space="0" w:color="auto"/>
            <w:bottom w:val="none" w:sz="0" w:space="0" w:color="auto"/>
            <w:right w:val="none" w:sz="0" w:space="0" w:color="auto"/>
          </w:divBdr>
        </w:div>
        <w:div w:id="1302690439">
          <w:marLeft w:val="640"/>
          <w:marRight w:val="0"/>
          <w:marTop w:val="0"/>
          <w:marBottom w:val="0"/>
          <w:divBdr>
            <w:top w:val="none" w:sz="0" w:space="0" w:color="auto"/>
            <w:left w:val="none" w:sz="0" w:space="0" w:color="auto"/>
            <w:bottom w:val="none" w:sz="0" w:space="0" w:color="auto"/>
            <w:right w:val="none" w:sz="0" w:space="0" w:color="auto"/>
          </w:divBdr>
        </w:div>
        <w:div w:id="763647425">
          <w:marLeft w:val="640"/>
          <w:marRight w:val="0"/>
          <w:marTop w:val="0"/>
          <w:marBottom w:val="0"/>
          <w:divBdr>
            <w:top w:val="none" w:sz="0" w:space="0" w:color="auto"/>
            <w:left w:val="none" w:sz="0" w:space="0" w:color="auto"/>
            <w:bottom w:val="none" w:sz="0" w:space="0" w:color="auto"/>
            <w:right w:val="none" w:sz="0" w:space="0" w:color="auto"/>
          </w:divBdr>
        </w:div>
        <w:div w:id="1923295033">
          <w:marLeft w:val="640"/>
          <w:marRight w:val="0"/>
          <w:marTop w:val="0"/>
          <w:marBottom w:val="0"/>
          <w:divBdr>
            <w:top w:val="none" w:sz="0" w:space="0" w:color="auto"/>
            <w:left w:val="none" w:sz="0" w:space="0" w:color="auto"/>
            <w:bottom w:val="none" w:sz="0" w:space="0" w:color="auto"/>
            <w:right w:val="none" w:sz="0" w:space="0" w:color="auto"/>
          </w:divBdr>
        </w:div>
        <w:div w:id="1008559341">
          <w:marLeft w:val="640"/>
          <w:marRight w:val="0"/>
          <w:marTop w:val="0"/>
          <w:marBottom w:val="0"/>
          <w:divBdr>
            <w:top w:val="none" w:sz="0" w:space="0" w:color="auto"/>
            <w:left w:val="none" w:sz="0" w:space="0" w:color="auto"/>
            <w:bottom w:val="none" w:sz="0" w:space="0" w:color="auto"/>
            <w:right w:val="none" w:sz="0" w:space="0" w:color="auto"/>
          </w:divBdr>
        </w:div>
        <w:div w:id="1975675694">
          <w:marLeft w:val="640"/>
          <w:marRight w:val="0"/>
          <w:marTop w:val="0"/>
          <w:marBottom w:val="0"/>
          <w:divBdr>
            <w:top w:val="none" w:sz="0" w:space="0" w:color="auto"/>
            <w:left w:val="none" w:sz="0" w:space="0" w:color="auto"/>
            <w:bottom w:val="none" w:sz="0" w:space="0" w:color="auto"/>
            <w:right w:val="none" w:sz="0" w:space="0" w:color="auto"/>
          </w:divBdr>
        </w:div>
        <w:div w:id="1537809920">
          <w:marLeft w:val="640"/>
          <w:marRight w:val="0"/>
          <w:marTop w:val="0"/>
          <w:marBottom w:val="0"/>
          <w:divBdr>
            <w:top w:val="none" w:sz="0" w:space="0" w:color="auto"/>
            <w:left w:val="none" w:sz="0" w:space="0" w:color="auto"/>
            <w:bottom w:val="none" w:sz="0" w:space="0" w:color="auto"/>
            <w:right w:val="none" w:sz="0" w:space="0" w:color="auto"/>
          </w:divBdr>
        </w:div>
        <w:div w:id="74717214">
          <w:marLeft w:val="640"/>
          <w:marRight w:val="0"/>
          <w:marTop w:val="0"/>
          <w:marBottom w:val="0"/>
          <w:divBdr>
            <w:top w:val="none" w:sz="0" w:space="0" w:color="auto"/>
            <w:left w:val="none" w:sz="0" w:space="0" w:color="auto"/>
            <w:bottom w:val="none" w:sz="0" w:space="0" w:color="auto"/>
            <w:right w:val="none" w:sz="0" w:space="0" w:color="auto"/>
          </w:divBdr>
        </w:div>
        <w:div w:id="1467896845">
          <w:marLeft w:val="640"/>
          <w:marRight w:val="0"/>
          <w:marTop w:val="0"/>
          <w:marBottom w:val="0"/>
          <w:divBdr>
            <w:top w:val="none" w:sz="0" w:space="0" w:color="auto"/>
            <w:left w:val="none" w:sz="0" w:space="0" w:color="auto"/>
            <w:bottom w:val="none" w:sz="0" w:space="0" w:color="auto"/>
            <w:right w:val="none" w:sz="0" w:space="0" w:color="auto"/>
          </w:divBdr>
        </w:div>
        <w:div w:id="356660613">
          <w:marLeft w:val="640"/>
          <w:marRight w:val="0"/>
          <w:marTop w:val="0"/>
          <w:marBottom w:val="0"/>
          <w:divBdr>
            <w:top w:val="none" w:sz="0" w:space="0" w:color="auto"/>
            <w:left w:val="none" w:sz="0" w:space="0" w:color="auto"/>
            <w:bottom w:val="none" w:sz="0" w:space="0" w:color="auto"/>
            <w:right w:val="none" w:sz="0" w:space="0" w:color="auto"/>
          </w:divBdr>
        </w:div>
        <w:div w:id="1365444866">
          <w:marLeft w:val="640"/>
          <w:marRight w:val="0"/>
          <w:marTop w:val="0"/>
          <w:marBottom w:val="0"/>
          <w:divBdr>
            <w:top w:val="none" w:sz="0" w:space="0" w:color="auto"/>
            <w:left w:val="none" w:sz="0" w:space="0" w:color="auto"/>
            <w:bottom w:val="none" w:sz="0" w:space="0" w:color="auto"/>
            <w:right w:val="none" w:sz="0" w:space="0" w:color="auto"/>
          </w:divBdr>
        </w:div>
        <w:div w:id="712652076">
          <w:marLeft w:val="640"/>
          <w:marRight w:val="0"/>
          <w:marTop w:val="0"/>
          <w:marBottom w:val="0"/>
          <w:divBdr>
            <w:top w:val="none" w:sz="0" w:space="0" w:color="auto"/>
            <w:left w:val="none" w:sz="0" w:space="0" w:color="auto"/>
            <w:bottom w:val="none" w:sz="0" w:space="0" w:color="auto"/>
            <w:right w:val="none" w:sz="0" w:space="0" w:color="auto"/>
          </w:divBdr>
        </w:div>
        <w:div w:id="2035615091">
          <w:marLeft w:val="640"/>
          <w:marRight w:val="0"/>
          <w:marTop w:val="0"/>
          <w:marBottom w:val="0"/>
          <w:divBdr>
            <w:top w:val="none" w:sz="0" w:space="0" w:color="auto"/>
            <w:left w:val="none" w:sz="0" w:space="0" w:color="auto"/>
            <w:bottom w:val="none" w:sz="0" w:space="0" w:color="auto"/>
            <w:right w:val="none" w:sz="0" w:space="0" w:color="auto"/>
          </w:divBdr>
        </w:div>
        <w:div w:id="665207044">
          <w:marLeft w:val="640"/>
          <w:marRight w:val="0"/>
          <w:marTop w:val="0"/>
          <w:marBottom w:val="0"/>
          <w:divBdr>
            <w:top w:val="none" w:sz="0" w:space="0" w:color="auto"/>
            <w:left w:val="none" w:sz="0" w:space="0" w:color="auto"/>
            <w:bottom w:val="none" w:sz="0" w:space="0" w:color="auto"/>
            <w:right w:val="none" w:sz="0" w:space="0" w:color="auto"/>
          </w:divBdr>
        </w:div>
        <w:div w:id="1244602631">
          <w:marLeft w:val="640"/>
          <w:marRight w:val="0"/>
          <w:marTop w:val="0"/>
          <w:marBottom w:val="0"/>
          <w:divBdr>
            <w:top w:val="none" w:sz="0" w:space="0" w:color="auto"/>
            <w:left w:val="none" w:sz="0" w:space="0" w:color="auto"/>
            <w:bottom w:val="none" w:sz="0" w:space="0" w:color="auto"/>
            <w:right w:val="none" w:sz="0" w:space="0" w:color="auto"/>
          </w:divBdr>
        </w:div>
        <w:div w:id="457997094">
          <w:marLeft w:val="640"/>
          <w:marRight w:val="0"/>
          <w:marTop w:val="0"/>
          <w:marBottom w:val="0"/>
          <w:divBdr>
            <w:top w:val="none" w:sz="0" w:space="0" w:color="auto"/>
            <w:left w:val="none" w:sz="0" w:space="0" w:color="auto"/>
            <w:bottom w:val="none" w:sz="0" w:space="0" w:color="auto"/>
            <w:right w:val="none" w:sz="0" w:space="0" w:color="auto"/>
          </w:divBdr>
        </w:div>
        <w:div w:id="532232733">
          <w:marLeft w:val="640"/>
          <w:marRight w:val="0"/>
          <w:marTop w:val="0"/>
          <w:marBottom w:val="0"/>
          <w:divBdr>
            <w:top w:val="none" w:sz="0" w:space="0" w:color="auto"/>
            <w:left w:val="none" w:sz="0" w:space="0" w:color="auto"/>
            <w:bottom w:val="none" w:sz="0" w:space="0" w:color="auto"/>
            <w:right w:val="none" w:sz="0" w:space="0" w:color="auto"/>
          </w:divBdr>
        </w:div>
        <w:div w:id="226233751">
          <w:marLeft w:val="640"/>
          <w:marRight w:val="0"/>
          <w:marTop w:val="0"/>
          <w:marBottom w:val="0"/>
          <w:divBdr>
            <w:top w:val="none" w:sz="0" w:space="0" w:color="auto"/>
            <w:left w:val="none" w:sz="0" w:space="0" w:color="auto"/>
            <w:bottom w:val="none" w:sz="0" w:space="0" w:color="auto"/>
            <w:right w:val="none" w:sz="0" w:space="0" w:color="auto"/>
          </w:divBdr>
        </w:div>
        <w:div w:id="1564634021">
          <w:marLeft w:val="640"/>
          <w:marRight w:val="0"/>
          <w:marTop w:val="0"/>
          <w:marBottom w:val="0"/>
          <w:divBdr>
            <w:top w:val="none" w:sz="0" w:space="0" w:color="auto"/>
            <w:left w:val="none" w:sz="0" w:space="0" w:color="auto"/>
            <w:bottom w:val="none" w:sz="0" w:space="0" w:color="auto"/>
            <w:right w:val="none" w:sz="0" w:space="0" w:color="auto"/>
          </w:divBdr>
        </w:div>
        <w:div w:id="1072461483">
          <w:marLeft w:val="640"/>
          <w:marRight w:val="0"/>
          <w:marTop w:val="0"/>
          <w:marBottom w:val="0"/>
          <w:divBdr>
            <w:top w:val="none" w:sz="0" w:space="0" w:color="auto"/>
            <w:left w:val="none" w:sz="0" w:space="0" w:color="auto"/>
            <w:bottom w:val="none" w:sz="0" w:space="0" w:color="auto"/>
            <w:right w:val="none" w:sz="0" w:space="0" w:color="auto"/>
          </w:divBdr>
        </w:div>
        <w:div w:id="479351959">
          <w:marLeft w:val="640"/>
          <w:marRight w:val="0"/>
          <w:marTop w:val="0"/>
          <w:marBottom w:val="0"/>
          <w:divBdr>
            <w:top w:val="none" w:sz="0" w:space="0" w:color="auto"/>
            <w:left w:val="none" w:sz="0" w:space="0" w:color="auto"/>
            <w:bottom w:val="none" w:sz="0" w:space="0" w:color="auto"/>
            <w:right w:val="none" w:sz="0" w:space="0" w:color="auto"/>
          </w:divBdr>
        </w:div>
        <w:div w:id="1471365826">
          <w:marLeft w:val="640"/>
          <w:marRight w:val="0"/>
          <w:marTop w:val="0"/>
          <w:marBottom w:val="0"/>
          <w:divBdr>
            <w:top w:val="none" w:sz="0" w:space="0" w:color="auto"/>
            <w:left w:val="none" w:sz="0" w:space="0" w:color="auto"/>
            <w:bottom w:val="none" w:sz="0" w:space="0" w:color="auto"/>
            <w:right w:val="none" w:sz="0" w:space="0" w:color="auto"/>
          </w:divBdr>
        </w:div>
        <w:div w:id="730926351">
          <w:marLeft w:val="640"/>
          <w:marRight w:val="0"/>
          <w:marTop w:val="0"/>
          <w:marBottom w:val="0"/>
          <w:divBdr>
            <w:top w:val="none" w:sz="0" w:space="0" w:color="auto"/>
            <w:left w:val="none" w:sz="0" w:space="0" w:color="auto"/>
            <w:bottom w:val="none" w:sz="0" w:space="0" w:color="auto"/>
            <w:right w:val="none" w:sz="0" w:space="0" w:color="auto"/>
          </w:divBdr>
        </w:div>
        <w:div w:id="143089642">
          <w:marLeft w:val="640"/>
          <w:marRight w:val="0"/>
          <w:marTop w:val="0"/>
          <w:marBottom w:val="0"/>
          <w:divBdr>
            <w:top w:val="none" w:sz="0" w:space="0" w:color="auto"/>
            <w:left w:val="none" w:sz="0" w:space="0" w:color="auto"/>
            <w:bottom w:val="none" w:sz="0" w:space="0" w:color="auto"/>
            <w:right w:val="none" w:sz="0" w:space="0" w:color="auto"/>
          </w:divBdr>
        </w:div>
        <w:div w:id="813371893">
          <w:marLeft w:val="640"/>
          <w:marRight w:val="0"/>
          <w:marTop w:val="0"/>
          <w:marBottom w:val="0"/>
          <w:divBdr>
            <w:top w:val="none" w:sz="0" w:space="0" w:color="auto"/>
            <w:left w:val="none" w:sz="0" w:space="0" w:color="auto"/>
            <w:bottom w:val="none" w:sz="0" w:space="0" w:color="auto"/>
            <w:right w:val="none" w:sz="0" w:space="0" w:color="auto"/>
          </w:divBdr>
        </w:div>
        <w:div w:id="1897164307">
          <w:marLeft w:val="640"/>
          <w:marRight w:val="0"/>
          <w:marTop w:val="0"/>
          <w:marBottom w:val="0"/>
          <w:divBdr>
            <w:top w:val="none" w:sz="0" w:space="0" w:color="auto"/>
            <w:left w:val="none" w:sz="0" w:space="0" w:color="auto"/>
            <w:bottom w:val="none" w:sz="0" w:space="0" w:color="auto"/>
            <w:right w:val="none" w:sz="0" w:space="0" w:color="auto"/>
          </w:divBdr>
        </w:div>
        <w:div w:id="1884167640">
          <w:marLeft w:val="640"/>
          <w:marRight w:val="0"/>
          <w:marTop w:val="0"/>
          <w:marBottom w:val="0"/>
          <w:divBdr>
            <w:top w:val="none" w:sz="0" w:space="0" w:color="auto"/>
            <w:left w:val="none" w:sz="0" w:space="0" w:color="auto"/>
            <w:bottom w:val="none" w:sz="0" w:space="0" w:color="auto"/>
            <w:right w:val="none" w:sz="0" w:space="0" w:color="auto"/>
          </w:divBdr>
        </w:div>
        <w:div w:id="1767917796">
          <w:marLeft w:val="640"/>
          <w:marRight w:val="0"/>
          <w:marTop w:val="0"/>
          <w:marBottom w:val="0"/>
          <w:divBdr>
            <w:top w:val="none" w:sz="0" w:space="0" w:color="auto"/>
            <w:left w:val="none" w:sz="0" w:space="0" w:color="auto"/>
            <w:bottom w:val="none" w:sz="0" w:space="0" w:color="auto"/>
            <w:right w:val="none" w:sz="0" w:space="0" w:color="auto"/>
          </w:divBdr>
        </w:div>
        <w:div w:id="1770465913">
          <w:marLeft w:val="640"/>
          <w:marRight w:val="0"/>
          <w:marTop w:val="0"/>
          <w:marBottom w:val="0"/>
          <w:divBdr>
            <w:top w:val="none" w:sz="0" w:space="0" w:color="auto"/>
            <w:left w:val="none" w:sz="0" w:space="0" w:color="auto"/>
            <w:bottom w:val="none" w:sz="0" w:space="0" w:color="auto"/>
            <w:right w:val="none" w:sz="0" w:space="0" w:color="auto"/>
          </w:divBdr>
        </w:div>
        <w:div w:id="1963461614">
          <w:marLeft w:val="640"/>
          <w:marRight w:val="0"/>
          <w:marTop w:val="0"/>
          <w:marBottom w:val="0"/>
          <w:divBdr>
            <w:top w:val="none" w:sz="0" w:space="0" w:color="auto"/>
            <w:left w:val="none" w:sz="0" w:space="0" w:color="auto"/>
            <w:bottom w:val="none" w:sz="0" w:space="0" w:color="auto"/>
            <w:right w:val="none" w:sz="0" w:space="0" w:color="auto"/>
          </w:divBdr>
        </w:div>
        <w:div w:id="706488015">
          <w:marLeft w:val="640"/>
          <w:marRight w:val="0"/>
          <w:marTop w:val="0"/>
          <w:marBottom w:val="0"/>
          <w:divBdr>
            <w:top w:val="none" w:sz="0" w:space="0" w:color="auto"/>
            <w:left w:val="none" w:sz="0" w:space="0" w:color="auto"/>
            <w:bottom w:val="none" w:sz="0" w:space="0" w:color="auto"/>
            <w:right w:val="none" w:sz="0" w:space="0" w:color="auto"/>
          </w:divBdr>
        </w:div>
        <w:div w:id="1562640555">
          <w:marLeft w:val="640"/>
          <w:marRight w:val="0"/>
          <w:marTop w:val="0"/>
          <w:marBottom w:val="0"/>
          <w:divBdr>
            <w:top w:val="none" w:sz="0" w:space="0" w:color="auto"/>
            <w:left w:val="none" w:sz="0" w:space="0" w:color="auto"/>
            <w:bottom w:val="none" w:sz="0" w:space="0" w:color="auto"/>
            <w:right w:val="none" w:sz="0" w:space="0" w:color="auto"/>
          </w:divBdr>
        </w:div>
        <w:div w:id="814839346">
          <w:marLeft w:val="640"/>
          <w:marRight w:val="0"/>
          <w:marTop w:val="0"/>
          <w:marBottom w:val="0"/>
          <w:divBdr>
            <w:top w:val="none" w:sz="0" w:space="0" w:color="auto"/>
            <w:left w:val="none" w:sz="0" w:space="0" w:color="auto"/>
            <w:bottom w:val="none" w:sz="0" w:space="0" w:color="auto"/>
            <w:right w:val="none" w:sz="0" w:space="0" w:color="auto"/>
          </w:divBdr>
        </w:div>
        <w:div w:id="2006129528">
          <w:marLeft w:val="640"/>
          <w:marRight w:val="0"/>
          <w:marTop w:val="0"/>
          <w:marBottom w:val="0"/>
          <w:divBdr>
            <w:top w:val="none" w:sz="0" w:space="0" w:color="auto"/>
            <w:left w:val="none" w:sz="0" w:space="0" w:color="auto"/>
            <w:bottom w:val="none" w:sz="0" w:space="0" w:color="auto"/>
            <w:right w:val="none" w:sz="0" w:space="0" w:color="auto"/>
          </w:divBdr>
        </w:div>
        <w:div w:id="1444039513">
          <w:marLeft w:val="640"/>
          <w:marRight w:val="0"/>
          <w:marTop w:val="0"/>
          <w:marBottom w:val="0"/>
          <w:divBdr>
            <w:top w:val="none" w:sz="0" w:space="0" w:color="auto"/>
            <w:left w:val="none" w:sz="0" w:space="0" w:color="auto"/>
            <w:bottom w:val="none" w:sz="0" w:space="0" w:color="auto"/>
            <w:right w:val="none" w:sz="0" w:space="0" w:color="auto"/>
          </w:divBdr>
        </w:div>
        <w:div w:id="835925449">
          <w:marLeft w:val="640"/>
          <w:marRight w:val="0"/>
          <w:marTop w:val="0"/>
          <w:marBottom w:val="0"/>
          <w:divBdr>
            <w:top w:val="none" w:sz="0" w:space="0" w:color="auto"/>
            <w:left w:val="none" w:sz="0" w:space="0" w:color="auto"/>
            <w:bottom w:val="none" w:sz="0" w:space="0" w:color="auto"/>
            <w:right w:val="none" w:sz="0" w:space="0" w:color="auto"/>
          </w:divBdr>
        </w:div>
        <w:div w:id="2130582796">
          <w:marLeft w:val="640"/>
          <w:marRight w:val="0"/>
          <w:marTop w:val="0"/>
          <w:marBottom w:val="0"/>
          <w:divBdr>
            <w:top w:val="none" w:sz="0" w:space="0" w:color="auto"/>
            <w:left w:val="none" w:sz="0" w:space="0" w:color="auto"/>
            <w:bottom w:val="none" w:sz="0" w:space="0" w:color="auto"/>
            <w:right w:val="none" w:sz="0" w:space="0" w:color="auto"/>
          </w:divBdr>
        </w:div>
        <w:div w:id="1883592938">
          <w:marLeft w:val="640"/>
          <w:marRight w:val="0"/>
          <w:marTop w:val="0"/>
          <w:marBottom w:val="0"/>
          <w:divBdr>
            <w:top w:val="none" w:sz="0" w:space="0" w:color="auto"/>
            <w:left w:val="none" w:sz="0" w:space="0" w:color="auto"/>
            <w:bottom w:val="none" w:sz="0" w:space="0" w:color="auto"/>
            <w:right w:val="none" w:sz="0" w:space="0" w:color="auto"/>
          </w:divBdr>
        </w:div>
        <w:div w:id="787310550">
          <w:marLeft w:val="640"/>
          <w:marRight w:val="0"/>
          <w:marTop w:val="0"/>
          <w:marBottom w:val="0"/>
          <w:divBdr>
            <w:top w:val="none" w:sz="0" w:space="0" w:color="auto"/>
            <w:left w:val="none" w:sz="0" w:space="0" w:color="auto"/>
            <w:bottom w:val="none" w:sz="0" w:space="0" w:color="auto"/>
            <w:right w:val="none" w:sz="0" w:space="0" w:color="auto"/>
          </w:divBdr>
        </w:div>
        <w:div w:id="755128481">
          <w:marLeft w:val="640"/>
          <w:marRight w:val="0"/>
          <w:marTop w:val="0"/>
          <w:marBottom w:val="0"/>
          <w:divBdr>
            <w:top w:val="none" w:sz="0" w:space="0" w:color="auto"/>
            <w:left w:val="none" w:sz="0" w:space="0" w:color="auto"/>
            <w:bottom w:val="none" w:sz="0" w:space="0" w:color="auto"/>
            <w:right w:val="none" w:sz="0" w:space="0" w:color="auto"/>
          </w:divBdr>
        </w:div>
        <w:div w:id="806240166">
          <w:marLeft w:val="640"/>
          <w:marRight w:val="0"/>
          <w:marTop w:val="0"/>
          <w:marBottom w:val="0"/>
          <w:divBdr>
            <w:top w:val="none" w:sz="0" w:space="0" w:color="auto"/>
            <w:left w:val="none" w:sz="0" w:space="0" w:color="auto"/>
            <w:bottom w:val="none" w:sz="0" w:space="0" w:color="auto"/>
            <w:right w:val="none" w:sz="0" w:space="0" w:color="auto"/>
          </w:divBdr>
        </w:div>
        <w:div w:id="1559125083">
          <w:marLeft w:val="640"/>
          <w:marRight w:val="0"/>
          <w:marTop w:val="0"/>
          <w:marBottom w:val="0"/>
          <w:divBdr>
            <w:top w:val="none" w:sz="0" w:space="0" w:color="auto"/>
            <w:left w:val="none" w:sz="0" w:space="0" w:color="auto"/>
            <w:bottom w:val="none" w:sz="0" w:space="0" w:color="auto"/>
            <w:right w:val="none" w:sz="0" w:space="0" w:color="auto"/>
          </w:divBdr>
        </w:div>
        <w:div w:id="979068117">
          <w:marLeft w:val="640"/>
          <w:marRight w:val="0"/>
          <w:marTop w:val="0"/>
          <w:marBottom w:val="0"/>
          <w:divBdr>
            <w:top w:val="none" w:sz="0" w:space="0" w:color="auto"/>
            <w:left w:val="none" w:sz="0" w:space="0" w:color="auto"/>
            <w:bottom w:val="none" w:sz="0" w:space="0" w:color="auto"/>
            <w:right w:val="none" w:sz="0" w:space="0" w:color="auto"/>
          </w:divBdr>
        </w:div>
        <w:div w:id="2010055175">
          <w:marLeft w:val="640"/>
          <w:marRight w:val="0"/>
          <w:marTop w:val="0"/>
          <w:marBottom w:val="0"/>
          <w:divBdr>
            <w:top w:val="none" w:sz="0" w:space="0" w:color="auto"/>
            <w:left w:val="none" w:sz="0" w:space="0" w:color="auto"/>
            <w:bottom w:val="none" w:sz="0" w:space="0" w:color="auto"/>
            <w:right w:val="none" w:sz="0" w:space="0" w:color="auto"/>
          </w:divBdr>
        </w:div>
        <w:div w:id="1577714073">
          <w:marLeft w:val="640"/>
          <w:marRight w:val="0"/>
          <w:marTop w:val="0"/>
          <w:marBottom w:val="0"/>
          <w:divBdr>
            <w:top w:val="none" w:sz="0" w:space="0" w:color="auto"/>
            <w:left w:val="none" w:sz="0" w:space="0" w:color="auto"/>
            <w:bottom w:val="none" w:sz="0" w:space="0" w:color="auto"/>
            <w:right w:val="none" w:sz="0" w:space="0" w:color="auto"/>
          </w:divBdr>
        </w:div>
        <w:div w:id="1285575236">
          <w:marLeft w:val="640"/>
          <w:marRight w:val="0"/>
          <w:marTop w:val="0"/>
          <w:marBottom w:val="0"/>
          <w:divBdr>
            <w:top w:val="none" w:sz="0" w:space="0" w:color="auto"/>
            <w:left w:val="none" w:sz="0" w:space="0" w:color="auto"/>
            <w:bottom w:val="none" w:sz="0" w:space="0" w:color="auto"/>
            <w:right w:val="none" w:sz="0" w:space="0" w:color="auto"/>
          </w:divBdr>
        </w:div>
        <w:div w:id="571621973">
          <w:marLeft w:val="640"/>
          <w:marRight w:val="0"/>
          <w:marTop w:val="0"/>
          <w:marBottom w:val="0"/>
          <w:divBdr>
            <w:top w:val="none" w:sz="0" w:space="0" w:color="auto"/>
            <w:left w:val="none" w:sz="0" w:space="0" w:color="auto"/>
            <w:bottom w:val="none" w:sz="0" w:space="0" w:color="auto"/>
            <w:right w:val="none" w:sz="0" w:space="0" w:color="auto"/>
          </w:divBdr>
        </w:div>
        <w:div w:id="1597445288">
          <w:marLeft w:val="640"/>
          <w:marRight w:val="0"/>
          <w:marTop w:val="0"/>
          <w:marBottom w:val="0"/>
          <w:divBdr>
            <w:top w:val="none" w:sz="0" w:space="0" w:color="auto"/>
            <w:left w:val="none" w:sz="0" w:space="0" w:color="auto"/>
            <w:bottom w:val="none" w:sz="0" w:space="0" w:color="auto"/>
            <w:right w:val="none" w:sz="0" w:space="0" w:color="auto"/>
          </w:divBdr>
        </w:div>
        <w:div w:id="12998900">
          <w:marLeft w:val="640"/>
          <w:marRight w:val="0"/>
          <w:marTop w:val="0"/>
          <w:marBottom w:val="0"/>
          <w:divBdr>
            <w:top w:val="none" w:sz="0" w:space="0" w:color="auto"/>
            <w:left w:val="none" w:sz="0" w:space="0" w:color="auto"/>
            <w:bottom w:val="none" w:sz="0" w:space="0" w:color="auto"/>
            <w:right w:val="none" w:sz="0" w:space="0" w:color="auto"/>
          </w:divBdr>
        </w:div>
        <w:div w:id="637875578">
          <w:marLeft w:val="640"/>
          <w:marRight w:val="0"/>
          <w:marTop w:val="0"/>
          <w:marBottom w:val="0"/>
          <w:divBdr>
            <w:top w:val="none" w:sz="0" w:space="0" w:color="auto"/>
            <w:left w:val="none" w:sz="0" w:space="0" w:color="auto"/>
            <w:bottom w:val="none" w:sz="0" w:space="0" w:color="auto"/>
            <w:right w:val="none" w:sz="0" w:space="0" w:color="auto"/>
          </w:divBdr>
        </w:div>
        <w:div w:id="383138918">
          <w:marLeft w:val="640"/>
          <w:marRight w:val="0"/>
          <w:marTop w:val="0"/>
          <w:marBottom w:val="0"/>
          <w:divBdr>
            <w:top w:val="none" w:sz="0" w:space="0" w:color="auto"/>
            <w:left w:val="none" w:sz="0" w:space="0" w:color="auto"/>
            <w:bottom w:val="none" w:sz="0" w:space="0" w:color="auto"/>
            <w:right w:val="none" w:sz="0" w:space="0" w:color="auto"/>
          </w:divBdr>
        </w:div>
        <w:div w:id="658769921">
          <w:marLeft w:val="640"/>
          <w:marRight w:val="0"/>
          <w:marTop w:val="0"/>
          <w:marBottom w:val="0"/>
          <w:divBdr>
            <w:top w:val="none" w:sz="0" w:space="0" w:color="auto"/>
            <w:left w:val="none" w:sz="0" w:space="0" w:color="auto"/>
            <w:bottom w:val="none" w:sz="0" w:space="0" w:color="auto"/>
            <w:right w:val="none" w:sz="0" w:space="0" w:color="auto"/>
          </w:divBdr>
        </w:div>
        <w:div w:id="623466896">
          <w:marLeft w:val="640"/>
          <w:marRight w:val="0"/>
          <w:marTop w:val="0"/>
          <w:marBottom w:val="0"/>
          <w:divBdr>
            <w:top w:val="none" w:sz="0" w:space="0" w:color="auto"/>
            <w:left w:val="none" w:sz="0" w:space="0" w:color="auto"/>
            <w:bottom w:val="none" w:sz="0" w:space="0" w:color="auto"/>
            <w:right w:val="none" w:sz="0" w:space="0" w:color="auto"/>
          </w:divBdr>
        </w:div>
        <w:div w:id="246572865">
          <w:marLeft w:val="640"/>
          <w:marRight w:val="0"/>
          <w:marTop w:val="0"/>
          <w:marBottom w:val="0"/>
          <w:divBdr>
            <w:top w:val="none" w:sz="0" w:space="0" w:color="auto"/>
            <w:left w:val="none" w:sz="0" w:space="0" w:color="auto"/>
            <w:bottom w:val="none" w:sz="0" w:space="0" w:color="auto"/>
            <w:right w:val="none" w:sz="0" w:space="0" w:color="auto"/>
          </w:divBdr>
        </w:div>
        <w:div w:id="1489788903">
          <w:marLeft w:val="640"/>
          <w:marRight w:val="0"/>
          <w:marTop w:val="0"/>
          <w:marBottom w:val="0"/>
          <w:divBdr>
            <w:top w:val="none" w:sz="0" w:space="0" w:color="auto"/>
            <w:left w:val="none" w:sz="0" w:space="0" w:color="auto"/>
            <w:bottom w:val="none" w:sz="0" w:space="0" w:color="auto"/>
            <w:right w:val="none" w:sz="0" w:space="0" w:color="auto"/>
          </w:divBdr>
        </w:div>
        <w:div w:id="1463157301">
          <w:marLeft w:val="640"/>
          <w:marRight w:val="0"/>
          <w:marTop w:val="0"/>
          <w:marBottom w:val="0"/>
          <w:divBdr>
            <w:top w:val="none" w:sz="0" w:space="0" w:color="auto"/>
            <w:left w:val="none" w:sz="0" w:space="0" w:color="auto"/>
            <w:bottom w:val="none" w:sz="0" w:space="0" w:color="auto"/>
            <w:right w:val="none" w:sz="0" w:space="0" w:color="auto"/>
          </w:divBdr>
        </w:div>
        <w:div w:id="717970069">
          <w:marLeft w:val="640"/>
          <w:marRight w:val="0"/>
          <w:marTop w:val="0"/>
          <w:marBottom w:val="0"/>
          <w:divBdr>
            <w:top w:val="none" w:sz="0" w:space="0" w:color="auto"/>
            <w:left w:val="none" w:sz="0" w:space="0" w:color="auto"/>
            <w:bottom w:val="none" w:sz="0" w:space="0" w:color="auto"/>
            <w:right w:val="none" w:sz="0" w:space="0" w:color="auto"/>
          </w:divBdr>
        </w:div>
        <w:div w:id="474758279">
          <w:marLeft w:val="640"/>
          <w:marRight w:val="0"/>
          <w:marTop w:val="0"/>
          <w:marBottom w:val="0"/>
          <w:divBdr>
            <w:top w:val="none" w:sz="0" w:space="0" w:color="auto"/>
            <w:left w:val="none" w:sz="0" w:space="0" w:color="auto"/>
            <w:bottom w:val="none" w:sz="0" w:space="0" w:color="auto"/>
            <w:right w:val="none" w:sz="0" w:space="0" w:color="auto"/>
          </w:divBdr>
        </w:div>
        <w:div w:id="284430602">
          <w:marLeft w:val="640"/>
          <w:marRight w:val="0"/>
          <w:marTop w:val="0"/>
          <w:marBottom w:val="0"/>
          <w:divBdr>
            <w:top w:val="none" w:sz="0" w:space="0" w:color="auto"/>
            <w:left w:val="none" w:sz="0" w:space="0" w:color="auto"/>
            <w:bottom w:val="none" w:sz="0" w:space="0" w:color="auto"/>
            <w:right w:val="none" w:sz="0" w:space="0" w:color="auto"/>
          </w:divBdr>
        </w:div>
        <w:div w:id="764959685">
          <w:marLeft w:val="640"/>
          <w:marRight w:val="0"/>
          <w:marTop w:val="0"/>
          <w:marBottom w:val="0"/>
          <w:divBdr>
            <w:top w:val="none" w:sz="0" w:space="0" w:color="auto"/>
            <w:left w:val="none" w:sz="0" w:space="0" w:color="auto"/>
            <w:bottom w:val="none" w:sz="0" w:space="0" w:color="auto"/>
            <w:right w:val="none" w:sz="0" w:space="0" w:color="auto"/>
          </w:divBdr>
        </w:div>
        <w:div w:id="685179383">
          <w:marLeft w:val="640"/>
          <w:marRight w:val="0"/>
          <w:marTop w:val="0"/>
          <w:marBottom w:val="0"/>
          <w:divBdr>
            <w:top w:val="none" w:sz="0" w:space="0" w:color="auto"/>
            <w:left w:val="none" w:sz="0" w:space="0" w:color="auto"/>
            <w:bottom w:val="none" w:sz="0" w:space="0" w:color="auto"/>
            <w:right w:val="none" w:sz="0" w:space="0" w:color="auto"/>
          </w:divBdr>
        </w:div>
        <w:div w:id="2056536645">
          <w:marLeft w:val="640"/>
          <w:marRight w:val="0"/>
          <w:marTop w:val="0"/>
          <w:marBottom w:val="0"/>
          <w:divBdr>
            <w:top w:val="none" w:sz="0" w:space="0" w:color="auto"/>
            <w:left w:val="none" w:sz="0" w:space="0" w:color="auto"/>
            <w:bottom w:val="none" w:sz="0" w:space="0" w:color="auto"/>
            <w:right w:val="none" w:sz="0" w:space="0" w:color="auto"/>
          </w:divBdr>
        </w:div>
        <w:div w:id="1617179378">
          <w:marLeft w:val="640"/>
          <w:marRight w:val="0"/>
          <w:marTop w:val="0"/>
          <w:marBottom w:val="0"/>
          <w:divBdr>
            <w:top w:val="none" w:sz="0" w:space="0" w:color="auto"/>
            <w:left w:val="none" w:sz="0" w:space="0" w:color="auto"/>
            <w:bottom w:val="none" w:sz="0" w:space="0" w:color="auto"/>
            <w:right w:val="none" w:sz="0" w:space="0" w:color="auto"/>
          </w:divBdr>
        </w:div>
        <w:div w:id="67308555">
          <w:marLeft w:val="640"/>
          <w:marRight w:val="0"/>
          <w:marTop w:val="0"/>
          <w:marBottom w:val="0"/>
          <w:divBdr>
            <w:top w:val="none" w:sz="0" w:space="0" w:color="auto"/>
            <w:left w:val="none" w:sz="0" w:space="0" w:color="auto"/>
            <w:bottom w:val="none" w:sz="0" w:space="0" w:color="auto"/>
            <w:right w:val="none" w:sz="0" w:space="0" w:color="auto"/>
          </w:divBdr>
        </w:div>
        <w:div w:id="474034133">
          <w:marLeft w:val="640"/>
          <w:marRight w:val="0"/>
          <w:marTop w:val="0"/>
          <w:marBottom w:val="0"/>
          <w:divBdr>
            <w:top w:val="none" w:sz="0" w:space="0" w:color="auto"/>
            <w:left w:val="none" w:sz="0" w:space="0" w:color="auto"/>
            <w:bottom w:val="none" w:sz="0" w:space="0" w:color="auto"/>
            <w:right w:val="none" w:sz="0" w:space="0" w:color="auto"/>
          </w:divBdr>
        </w:div>
        <w:div w:id="457341783">
          <w:marLeft w:val="640"/>
          <w:marRight w:val="0"/>
          <w:marTop w:val="0"/>
          <w:marBottom w:val="0"/>
          <w:divBdr>
            <w:top w:val="none" w:sz="0" w:space="0" w:color="auto"/>
            <w:left w:val="none" w:sz="0" w:space="0" w:color="auto"/>
            <w:bottom w:val="none" w:sz="0" w:space="0" w:color="auto"/>
            <w:right w:val="none" w:sz="0" w:space="0" w:color="auto"/>
          </w:divBdr>
        </w:div>
        <w:div w:id="1762798416">
          <w:marLeft w:val="640"/>
          <w:marRight w:val="0"/>
          <w:marTop w:val="0"/>
          <w:marBottom w:val="0"/>
          <w:divBdr>
            <w:top w:val="none" w:sz="0" w:space="0" w:color="auto"/>
            <w:left w:val="none" w:sz="0" w:space="0" w:color="auto"/>
            <w:bottom w:val="none" w:sz="0" w:space="0" w:color="auto"/>
            <w:right w:val="none" w:sz="0" w:space="0" w:color="auto"/>
          </w:divBdr>
        </w:div>
        <w:div w:id="702485145">
          <w:marLeft w:val="640"/>
          <w:marRight w:val="0"/>
          <w:marTop w:val="0"/>
          <w:marBottom w:val="0"/>
          <w:divBdr>
            <w:top w:val="none" w:sz="0" w:space="0" w:color="auto"/>
            <w:left w:val="none" w:sz="0" w:space="0" w:color="auto"/>
            <w:bottom w:val="none" w:sz="0" w:space="0" w:color="auto"/>
            <w:right w:val="none" w:sz="0" w:space="0" w:color="auto"/>
          </w:divBdr>
        </w:div>
        <w:div w:id="44449850">
          <w:marLeft w:val="640"/>
          <w:marRight w:val="0"/>
          <w:marTop w:val="0"/>
          <w:marBottom w:val="0"/>
          <w:divBdr>
            <w:top w:val="none" w:sz="0" w:space="0" w:color="auto"/>
            <w:left w:val="none" w:sz="0" w:space="0" w:color="auto"/>
            <w:bottom w:val="none" w:sz="0" w:space="0" w:color="auto"/>
            <w:right w:val="none" w:sz="0" w:space="0" w:color="auto"/>
          </w:divBdr>
        </w:div>
        <w:div w:id="378162899">
          <w:marLeft w:val="640"/>
          <w:marRight w:val="0"/>
          <w:marTop w:val="0"/>
          <w:marBottom w:val="0"/>
          <w:divBdr>
            <w:top w:val="none" w:sz="0" w:space="0" w:color="auto"/>
            <w:left w:val="none" w:sz="0" w:space="0" w:color="auto"/>
            <w:bottom w:val="none" w:sz="0" w:space="0" w:color="auto"/>
            <w:right w:val="none" w:sz="0" w:space="0" w:color="auto"/>
          </w:divBdr>
        </w:div>
        <w:div w:id="427165019">
          <w:marLeft w:val="640"/>
          <w:marRight w:val="0"/>
          <w:marTop w:val="0"/>
          <w:marBottom w:val="0"/>
          <w:divBdr>
            <w:top w:val="none" w:sz="0" w:space="0" w:color="auto"/>
            <w:left w:val="none" w:sz="0" w:space="0" w:color="auto"/>
            <w:bottom w:val="none" w:sz="0" w:space="0" w:color="auto"/>
            <w:right w:val="none" w:sz="0" w:space="0" w:color="auto"/>
          </w:divBdr>
        </w:div>
        <w:div w:id="1980842361">
          <w:marLeft w:val="640"/>
          <w:marRight w:val="0"/>
          <w:marTop w:val="0"/>
          <w:marBottom w:val="0"/>
          <w:divBdr>
            <w:top w:val="none" w:sz="0" w:space="0" w:color="auto"/>
            <w:left w:val="none" w:sz="0" w:space="0" w:color="auto"/>
            <w:bottom w:val="none" w:sz="0" w:space="0" w:color="auto"/>
            <w:right w:val="none" w:sz="0" w:space="0" w:color="auto"/>
          </w:divBdr>
        </w:div>
        <w:div w:id="1515413903">
          <w:marLeft w:val="640"/>
          <w:marRight w:val="0"/>
          <w:marTop w:val="0"/>
          <w:marBottom w:val="0"/>
          <w:divBdr>
            <w:top w:val="none" w:sz="0" w:space="0" w:color="auto"/>
            <w:left w:val="none" w:sz="0" w:space="0" w:color="auto"/>
            <w:bottom w:val="none" w:sz="0" w:space="0" w:color="auto"/>
            <w:right w:val="none" w:sz="0" w:space="0" w:color="auto"/>
          </w:divBdr>
        </w:div>
        <w:div w:id="1606503663">
          <w:marLeft w:val="640"/>
          <w:marRight w:val="0"/>
          <w:marTop w:val="0"/>
          <w:marBottom w:val="0"/>
          <w:divBdr>
            <w:top w:val="none" w:sz="0" w:space="0" w:color="auto"/>
            <w:left w:val="none" w:sz="0" w:space="0" w:color="auto"/>
            <w:bottom w:val="none" w:sz="0" w:space="0" w:color="auto"/>
            <w:right w:val="none" w:sz="0" w:space="0" w:color="auto"/>
          </w:divBdr>
        </w:div>
        <w:div w:id="371343634">
          <w:marLeft w:val="640"/>
          <w:marRight w:val="0"/>
          <w:marTop w:val="0"/>
          <w:marBottom w:val="0"/>
          <w:divBdr>
            <w:top w:val="none" w:sz="0" w:space="0" w:color="auto"/>
            <w:left w:val="none" w:sz="0" w:space="0" w:color="auto"/>
            <w:bottom w:val="none" w:sz="0" w:space="0" w:color="auto"/>
            <w:right w:val="none" w:sz="0" w:space="0" w:color="auto"/>
          </w:divBdr>
        </w:div>
        <w:div w:id="1804346368">
          <w:marLeft w:val="640"/>
          <w:marRight w:val="0"/>
          <w:marTop w:val="0"/>
          <w:marBottom w:val="0"/>
          <w:divBdr>
            <w:top w:val="none" w:sz="0" w:space="0" w:color="auto"/>
            <w:left w:val="none" w:sz="0" w:space="0" w:color="auto"/>
            <w:bottom w:val="none" w:sz="0" w:space="0" w:color="auto"/>
            <w:right w:val="none" w:sz="0" w:space="0" w:color="auto"/>
          </w:divBdr>
        </w:div>
        <w:div w:id="387454501">
          <w:marLeft w:val="640"/>
          <w:marRight w:val="0"/>
          <w:marTop w:val="0"/>
          <w:marBottom w:val="0"/>
          <w:divBdr>
            <w:top w:val="none" w:sz="0" w:space="0" w:color="auto"/>
            <w:left w:val="none" w:sz="0" w:space="0" w:color="auto"/>
            <w:bottom w:val="none" w:sz="0" w:space="0" w:color="auto"/>
            <w:right w:val="none" w:sz="0" w:space="0" w:color="auto"/>
          </w:divBdr>
        </w:div>
        <w:div w:id="168445499">
          <w:marLeft w:val="640"/>
          <w:marRight w:val="0"/>
          <w:marTop w:val="0"/>
          <w:marBottom w:val="0"/>
          <w:divBdr>
            <w:top w:val="none" w:sz="0" w:space="0" w:color="auto"/>
            <w:left w:val="none" w:sz="0" w:space="0" w:color="auto"/>
            <w:bottom w:val="none" w:sz="0" w:space="0" w:color="auto"/>
            <w:right w:val="none" w:sz="0" w:space="0" w:color="auto"/>
          </w:divBdr>
        </w:div>
        <w:div w:id="1537353111">
          <w:marLeft w:val="640"/>
          <w:marRight w:val="0"/>
          <w:marTop w:val="0"/>
          <w:marBottom w:val="0"/>
          <w:divBdr>
            <w:top w:val="none" w:sz="0" w:space="0" w:color="auto"/>
            <w:left w:val="none" w:sz="0" w:space="0" w:color="auto"/>
            <w:bottom w:val="none" w:sz="0" w:space="0" w:color="auto"/>
            <w:right w:val="none" w:sz="0" w:space="0" w:color="auto"/>
          </w:divBdr>
        </w:div>
        <w:div w:id="707417062">
          <w:marLeft w:val="640"/>
          <w:marRight w:val="0"/>
          <w:marTop w:val="0"/>
          <w:marBottom w:val="0"/>
          <w:divBdr>
            <w:top w:val="none" w:sz="0" w:space="0" w:color="auto"/>
            <w:left w:val="none" w:sz="0" w:space="0" w:color="auto"/>
            <w:bottom w:val="none" w:sz="0" w:space="0" w:color="auto"/>
            <w:right w:val="none" w:sz="0" w:space="0" w:color="auto"/>
          </w:divBdr>
        </w:div>
        <w:div w:id="998919193">
          <w:marLeft w:val="640"/>
          <w:marRight w:val="0"/>
          <w:marTop w:val="0"/>
          <w:marBottom w:val="0"/>
          <w:divBdr>
            <w:top w:val="none" w:sz="0" w:space="0" w:color="auto"/>
            <w:left w:val="none" w:sz="0" w:space="0" w:color="auto"/>
            <w:bottom w:val="none" w:sz="0" w:space="0" w:color="auto"/>
            <w:right w:val="none" w:sz="0" w:space="0" w:color="auto"/>
          </w:divBdr>
        </w:div>
        <w:div w:id="1884832489">
          <w:marLeft w:val="640"/>
          <w:marRight w:val="0"/>
          <w:marTop w:val="0"/>
          <w:marBottom w:val="0"/>
          <w:divBdr>
            <w:top w:val="none" w:sz="0" w:space="0" w:color="auto"/>
            <w:left w:val="none" w:sz="0" w:space="0" w:color="auto"/>
            <w:bottom w:val="none" w:sz="0" w:space="0" w:color="auto"/>
            <w:right w:val="none" w:sz="0" w:space="0" w:color="auto"/>
          </w:divBdr>
        </w:div>
        <w:div w:id="1855026085">
          <w:marLeft w:val="640"/>
          <w:marRight w:val="0"/>
          <w:marTop w:val="0"/>
          <w:marBottom w:val="0"/>
          <w:divBdr>
            <w:top w:val="none" w:sz="0" w:space="0" w:color="auto"/>
            <w:left w:val="none" w:sz="0" w:space="0" w:color="auto"/>
            <w:bottom w:val="none" w:sz="0" w:space="0" w:color="auto"/>
            <w:right w:val="none" w:sz="0" w:space="0" w:color="auto"/>
          </w:divBdr>
        </w:div>
        <w:div w:id="666786910">
          <w:marLeft w:val="640"/>
          <w:marRight w:val="0"/>
          <w:marTop w:val="0"/>
          <w:marBottom w:val="0"/>
          <w:divBdr>
            <w:top w:val="none" w:sz="0" w:space="0" w:color="auto"/>
            <w:left w:val="none" w:sz="0" w:space="0" w:color="auto"/>
            <w:bottom w:val="none" w:sz="0" w:space="0" w:color="auto"/>
            <w:right w:val="none" w:sz="0" w:space="0" w:color="auto"/>
          </w:divBdr>
        </w:div>
        <w:div w:id="490752399">
          <w:marLeft w:val="640"/>
          <w:marRight w:val="0"/>
          <w:marTop w:val="0"/>
          <w:marBottom w:val="0"/>
          <w:divBdr>
            <w:top w:val="none" w:sz="0" w:space="0" w:color="auto"/>
            <w:left w:val="none" w:sz="0" w:space="0" w:color="auto"/>
            <w:bottom w:val="none" w:sz="0" w:space="0" w:color="auto"/>
            <w:right w:val="none" w:sz="0" w:space="0" w:color="auto"/>
          </w:divBdr>
        </w:div>
        <w:div w:id="336881213">
          <w:marLeft w:val="640"/>
          <w:marRight w:val="0"/>
          <w:marTop w:val="0"/>
          <w:marBottom w:val="0"/>
          <w:divBdr>
            <w:top w:val="none" w:sz="0" w:space="0" w:color="auto"/>
            <w:left w:val="none" w:sz="0" w:space="0" w:color="auto"/>
            <w:bottom w:val="none" w:sz="0" w:space="0" w:color="auto"/>
            <w:right w:val="none" w:sz="0" w:space="0" w:color="auto"/>
          </w:divBdr>
        </w:div>
        <w:div w:id="1284264327">
          <w:marLeft w:val="640"/>
          <w:marRight w:val="0"/>
          <w:marTop w:val="0"/>
          <w:marBottom w:val="0"/>
          <w:divBdr>
            <w:top w:val="none" w:sz="0" w:space="0" w:color="auto"/>
            <w:left w:val="none" w:sz="0" w:space="0" w:color="auto"/>
            <w:bottom w:val="none" w:sz="0" w:space="0" w:color="auto"/>
            <w:right w:val="none" w:sz="0" w:space="0" w:color="auto"/>
          </w:divBdr>
        </w:div>
        <w:div w:id="954796151">
          <w:marLeft w:val="640"/>
          <w:marRight w:val="0"/>
          <w:marTop w:val="0"/>
          <w:marBottom w:val="0"/>
          <w:divBdr>
            <w:top w:val="none" w:sz="0" w:space="0" w:color="auto"/>
            <w:left w:val="none" w:sz="0" w:space="0" w:color="auto"/>
            <w:bottom w:val="none" w:sz="0" w:space="0" w:color="auto"/>
            <w:right w:val="none" w:sz="0" w:space="0" w:color="auto"/>
          </w:divBdr>
        </w:div>
        <w:div w:id="987784521">
          <w:marLeft w:val="640"/>
          <w:marRight w:val="0"/>
          <w:marTop w:val="0"/>
          <w:marBottom w:val="0"/>
          <w:divBdr>
            <w:top w:val="none" w:sz="0" w:space="0" w:color="auto"/>
            <w:left w:val="none" w:sz="0" w:space="0" w:color="auto"/>
            <w:bottom w:val="none" w:sz="0" w:space="0" w:color="auto"/>
            <w:right w:val="none" w:sz="0" w:space="0" w:color="auto"/>
          </w:divBdr>
        </w:div>
        <w:div w:id="1519612821">
          <w:marLeft w:val="640"/>
          <w:marRight w:val="0"/>
          <w:marTop w:val="0"/>
          <w:marBottom w:val="0"/>
          <w:divBdr>
            <w:top w:val="none" w:sz="0" w:space="0" w:color="auto"/>
            <w:left w:val="none" w:sz="0" w:space="0" w:color="auto"/>
            <w:bottom w:val="none" w:sz="0" w:space="0" w:color="auto"/>
            <w:right w:val="none" w:sz="0" w:space="0" w:color="auto"/>
          </w:divBdr>
        </w:div>
        <w:div w:id="1048802250">
          <w:marLeft w:val="640"/>
          <w:marRight w:val="0"/>
          <w:marTop w:val="0"/>
          <w:marBottom w:val="0"/>
          <w:divBdr>
            <w:top w:val="none" w:sz="0" w:space="0" w:color="auto"/>
            <w:left w:val="none" w:sz="0" w:space="0" w:color="auto"/>
            <w:bottom w:val="none" w:sz="0" w:space="0" w:color="auto"/>
            <w:right w:val="none" w:sz="0" w:space="0" w:color="auto"/>
          </w:divBdr>
        </w:div>
        <w:div w:id="648174849">
          <w:marLeft w:val="640"/>
          <w:marRight w:val="0"/>
          <w:marTop w:val="0"/>
          <w:marBottom w:val="0"/>
          <w:divBdr>
            <w:top w:val="none" w:sz="0" w:space="0" w:color="auto"/>
            <w:left w:val="none" w:sz="0" w:space="0" w:color="auto"/>
            <w:bottom w:val="none" w:sz="0" w:space="0" w:color="auto"/>
            <w:right w:val="none" w:sz="0" w:space="0" w:color="auto"/>
          </w:divBdr>
        </w:div>
        <w:div w:id="199365425">
          <w:marLeft w:val="640"/>
          <w:marRight w:val="0"/>
          <w:marTop w:val="0"/>
          <w:marBottom w:val="0"/>
          <w:divBdr>
            <w:top w:val="none" w:sz="0" w:space="0" w:color="auto"/>
            <w:left w:val="none" w:sz="0" w:space="0" w:color="auto"/>
            <w:bottom w:val="none" w:sz="0" w:space="0" w:color="auto"/>
            <w:right w:val="none" w:sz="0" w:space="0" w:color="auto"/>
          </w:divBdr>
        </w:div>
        <w:div w:id="1215970669">
          <w:marLeft w:val="640"/>
          <w:marRight w:val="0"/>
          <w:marTop w:val="0"/>
          <w:marBottom w:val="0"/>
          <w:divBdr>
            <w:top w:val="none" w:sz="0" w:space="0" w:color="auto"/>
            <w:left w:val="none" w:sz="0" w:space="0" w:color="auto"/>
            <w:bottom w:val="none" w:sz="0" w:space="0" w:color="auto"/>
            <w:right w:val="none" w:sz="0" w:space="0" w:color="auto"/>
          </w:divBdr>
        </w:div>
        <w:div w:id="728265404">
          <w:marLeft w:val="640"/>
          <w:marRight w:val="0"/>
          <w:marTop w:val="0"/>
          <w:marBottom w:val="0"/>
          <w:divBdr>
            <w:top w:val="none" w:sz="0" w:space="0" w:color="auto"/>
            <w:left w:val="none" w:sz="0" w:space="0" w:color="auto"/>
            <w:bottom w:val="none" w:sz="0" w:space="0" w:color="auto"/>
            <w:right w:val="none" w:sz="0" w:space="0" w:color="auto"/>
          </w:divBdr>
        </w:div>
        <w:div w:id="1016348315">
          <w:marLeft w:val="640"/>
          <w:marRight w:val="0"/>
          <w:marTop w:val="0"/>
          <w:marBottom w:val="0"/>
          <w:divBdr>
            <w:top w:val="none" w:sz="0" w:space="0" w:color="auto"/>
            <w:left w:val="none" w:sz="0" w:space="0" w:color="auto"/>
            <w:bottom w:val="none" w:sz="0" w:space="0" w:color="auto"/>
            <w:right w:val="none" w:sz="0" w:space="0" w:color="auto"/>
          </w:divBdr>
        </w:div>
        <w:div w:id="1449818718">
          <w:marLeft w:val="640"/>
          <w:marRight w:val="0"/>
          <w:marTop w:val="0"/>
          <w:marBottom w:val="0"/>
          <w:divBdr>
            <w:top w:val="none" w:sz="0" w:space="0" w:color="auto"/>
            <w:left w:val="none" w:sz="0" w:space="0" w:color="auto"/>
            <w:bottom w:val="none" w:sz="0" w:space="0" w:color="auto"/>
            <w:right w:val="none" w:sz="0" w:space="0" w:color="auto"/>
          </w:divBdr>
        </w:div>
      </w:divsChild>
    </w:div>
    <w:div w:id="69230084">
      <w:bodyDiv w:val="1"/>
      <w:marLeft w:val="0"/>
      <w:marRight w:val="0"/>
      <w:marTop w:val="0"/>
      <w:marBottom w:val="0"/>
      <w:divBdr>
        <w:top w:val="none" w:sz="0" w:space="0" w:color="auto"/>
        <w:left w:val="none" w:sz="0" w:space="0" w:color="auto"/>
        <w:bottom w:val="none" w:sz="0" w:space="0" w:color="auto"/>
        <w:right w:val="none" w:sz="0" w:space="0" w:color="auto"/>
      </w:divBdr>
      <w:divsChild>
        <w:div w:id="1099371704">
          <w:marLeft w:val="640"/>
          <w:marRight w:val="0"/>
          <w:marTop w:val="0"/>
          <w:marBottom w:val="0"/>
          <w:divBdr>
            <w:top w:val="none" w:sz="0" w:space="0" w:color="auto"/>
            <w:left w:val="none" w:sz="0" w:space="0" w:color="auto"/>
            <w:bottom w:val="none" w:sz="0" w:space="0" w:color="auto"/>
            <w:right w:val="none" w:sz="0" w:space="0" w:color="auto"/>
          </w:divBdr>
        </w:div>
        <w:div w:id="1993634738">
          <w:marLeft w:val="640"/>
          <w:marRight w:val="0"/>
          <w:marTop w:val="0"/>
          <w:marBottom w:val="0"/>
          <w:divBdr>
            <w:top w:val="none" w:sz="0" w:space="0" w:color="auto"/>
            <w:left w:val="none" w:sz="0" w:space="0" w:color="auto"/>
            <w:bottom w:val="none" w:sz="0" w:space="0" w:color="auto"/>
            <w:right w:val="none" w:sz="0" w:space="0" w:color="auto"/>
          </w:divBdr>
        </w:div>
        <w:div w:id="741029788">
          <w:marLeft w:val="640"/>
          <w:marRight w:val="0"/>
          <w:marTop w:val="0"/>
          <w:marBottom w:val="0"/>
          <w:divBdr>
            <w:top w:val="none" w:sz="0" w:space="0" w:color="auto"/>
            <w:left w:val="none" w:sz="0" w:space="0" w:color="auto"/>
            <w:bottom w:val="none" w:sz="0" w:space="0" w:color="auto"/>
            <w:right w:val="none" w:sz="0" w:space="0" w:color="auto"/>
          </w:divBdr>
        </w:div>
        <w:div w:id="1667902233">
          <w:marLeft w:val="640"/>
          <w:marRight w:val="0"/>
          <w:marTop w:val="0"/>
          <w:marBottom w:val="0"/>
          <w:divBdr>
            <w:top w:val="none" w:sz="0" w:space="0" w:color="auto"/>
            <w:left w:val="none" w:sz="0" w:space="0" w:color="auto"/>
            <w:bottom w:val="none" w:sz="0" w:space="0" w:color="auto"/>
            <w:right w:val="none" w:sz="0" w:space="0" w:color="auto"/>
          </w:divBdr>
        </w:div>
        <w:div w:id="1954289224">
          <w:marLeft w:val="640"/>
          <w:marRight w:val="0"/>
          <w:marTop w:val="0"/>
          <w:marBottom w:val="0"/>
          <w:divBdr>
            <w:top w:val="none" w:sz="0" w:space="0" w:color="auto"/>
            <w:left w:val="none" w:sz="0" w:space="0" w:color="auto"/>
            <w:bottom w:val="none" w:sz="0" w:space="0" w:color="auto"/>
            <w:right w:val="none" w:sz="0" w:space="0" w:color="auto"/>
          </w:divBdr>
        </w:div>
        <w:div w:id="1307007384">
          <w:marLeft w:val="640"/>
          <w:marRight w:val="0"/>
          <w:marTop w:val="0"/>
          <w:marBottom w:val="0"/>
          <w:divBdr>
            <w:top w:val="none" w:sz="0" w:space="0" w:color="auto"/>
            <w:left w:val="none" w:sz="0" w:space="0" w:color="auto"/>
            <w:bottom w:val="none" w:sz="0" w:space="0" w:color="auto"/>
            <w:right w:val="none" w:sz="0" w:space="0" w:color="auto"/>
          </w:divBdr>
        </w:div>
        <w:div w:id="868379188">
          <w:marLeft w:val="640"/>
          <w:marRight w:val="0"/>
          <w:marTop w:val="0"/>
          <w:marBottom w:val="0"/>
          <w:divBdr>
            <w:top w:val="none" w:sz="0" w:space="0" w:color="auto"/>
            <w:left w:val="none" w:sz="0" w:space="0" w:color="auto"/>
            <w:bottom w:val="none" w:sz="0" w:space="0" w:color="auto"/>
            <w:right w:val="none" w:sz="0" w:space="0" w:color="auto"/>
          </w:divBdr>
        </w:div>
        <w:div w:id="1819569727">
          <w:marLeft w:val="640"/>
          <w:marRight w:val="0"/>
          <w:marTop w:val="0"/>
          <w:marBottom w:val="0"/>
          <w:divBdr>
            <w:top w:val="none" w:sz="0" w:space="0" w:color="auto"/>
            <w:left w:val="none" w:sz="0" w:space="0" w:color="auto"/>
            <w:bottom w:val="none" w:sz="0" w:space="0" w:color="auto"/>
            <w:right w:val="none" w:sz="0" w:space="0" w:color="auto"/>
          </w:divBdr>
        </w:div>
        <w:div w:id="483814981">
          <w:marLeft w:val="640"/>
          <w:marRight w:val="0"/>
          <w:marTop w:val="0"/>
          <w:marBottom w:val="0"/>
          <w:divBdr>
            <w:top w:val="none" w:sz="0" w:space="0" w:color="auto"/>
            <w:left w:val="none" w:sz="0" w:space="0" w:color="auto"/>
            <w:bottom w:val="none" w:sz="0" w:space="0" w:color="auto"/>
            <w:right w:val="none" w:sz="0" w:space="0" w:color="auto"/>
          </w:divBdr>
        </w:div>
        <w:div w:id="1710180986">
          <w:marLeft w:val="640"/>
          <w:marRight w:val="0"/>
          <w:marTop w:val="0"/>
          <w:marBottom w:val="0"/>
          <w:divBdr>
            <w:top w:val="none" w:sz="0" w:space="0" w:color="auto"/>
            <w:left w:val="none" w:sz="0" w:space="0" w:color="auto"/>
            <w:bottom w:val="none" w:sz="0" w:space="0" w:color="auto"/>
            <w:right w:val="none" w:sz="0" w:space="0" w:color="auto"/>
          </w:divBdr>
        </w:div>
        <w:div w:id="1175532642">
          <w:marLeft w:val="640"/>
          <w:marRight w:val="0"/>
          <w:marTop w:val="0"/>
          <w:marBottom w:val="0"/>
          <w:divBdr>
            <w:top w:val="none" w:sz="0" w:space="0" w:color="auto"/>
            <w:left w:val="none" w:sz="0" w:space="0" w:color="auto"/>
            <w:bottom w:val="none" w:sz="0" w:space="0" w:color="auto"/>
            <w:right w:val="none" w:sz="0" w:space="0" w:color="auto"/>
          </w:divBdr>
        </w:div>
        <w:div w:id="852768168">
          <w:marLeft w:val="640"/>
          <w:marRight w:val="0"/>
          <w:marTop w:val="0"/>
          <w:marBottom w:val="0"/>
          <w:divBdr>
            <w:top w:val="none" w:sz="0" w:space="0" w:color="auto"/>
            <w:left w:val="none" w:sz="0" w:space="0" w:color="auto"/>
            <w:bottom w:val="none" w:sz="0" w:space="0" w:color="auto"/>
            <w:right w:val="none" w:sz="0" w:space="0" w:color="auto"/>
          </w:divBdr>
        </w:div>
        <w:div w:id="1937977787">
          <w:marLeft w:val="640"/>
          <w:marRight w:val="0"/>
          <w:marTop w:val="0"/>
          <w:marBottom w:val="0"/>
          <w:divBdr>
            <w:top w:val="none" w:sz="0" w:space="0" w:color="auto"/>
            <w:left w:val="none" w:sz="0" w:space="0" w:color="auto"/>
            <w:bottom w:val="none" w:sz="0" w:space="0" w:color="auto"/>
            <w:right w:val="none" w:sz="0" w:space="0" w:color="auto"/>
          </w:divBdr>
        </w:div>
        <w:div w:id="1916235596">
          <w:marLeft w:val="640"/>
          <w:marRight w:val="0"/>
          <w:marTop w:val="0"/>
          <w:marBottom w:val="0"/>
          <w:divBdr>
            <w:top w:val="none" w:sz="0" w:space="0" w:color="auto"/>
            <w:left w:val="none" w:sz="0" w:space="0" w:color="auto"/>
            <w:bottom w:val="none" w:sz="0" w:space="0" w:color="auto"/>
            <w:right w:val="none" w:sz="0" w:space="0" w:color="auto"/>
          </w:divBdr>
        </w:div>
        <w:div w:id="1767922236">
          <w:marLeft w:val="640"/>
          <w:marRight w:val="0"/>
          <w:marTop w:val="0"/>
          <w:marBottom w:val="0"/>
          <w:divBdr>
            <w:top w:val="none" w:sz="0" w:space="0" w:color="auto"/>
            <w:left w:val="none" w:sz="0" w:space="0" w:color="auto"/>
            <w:bottom w:val="none" w:sz="0" w:space="0" w:color="auto"/>
            <w:right w:val="none" w:sz="0" w:space="0" w:color="auto"/>
          </w:divBdr>
        </w:div>
        <w:div w:id="1646399109">
          <w:marLeft w:val="640"/>
          <w:marRight w:val="0"/>
          <w:marTop w:val="0"/>
          <w:marBottom w:val="0"/>
          <w:divBdr>
            <w:top w:val="none" w:sz="0" w:space="0" w:color="auto"/>
            <w:left w:val="none" w:sz="0" w:space="0" w:color="auto"/>
            <w:bottom w:val="none" w:sz="0" w:space="0" w:color="auto"/>
            <w:right w:val="none" w:sz="0" w:space="0" w:color="auto"/>
          </w:divBdr>
        </w:div>
        <w:div w:id="2126734884">
          <w:marLeft w:val="640"/>
          <w:marRight w:val="0"/>
          <w:marTop w:val="0"/>
          <w:marBottom w:val="0"/>
          <w:divBdr>
            <w:top w:val="none" w:sz="0" w:space="0" w:color="auto"/>
            <w:left w:val="none" w:sz="0" w:space="0" w:color="auto"/>
            <w:bottom w:val="none" w:sz="0" w:space="0" w:color="auto"/>
            <w:right w:val="none" w:sz="0" w:space="0" w:color="auto"/>
          </w:divBdr>
        </w:div>
        <w:div w:id="198588117">
          <w:marLeft w:val="640"/>
          <w:marRight w:val="0"/>
          <w:marTop w:val="0"/>
          <w:marBottom w:val="0"/>
          <w:divBdr>
            <w:top w:val="none" w:sz="0" w:space="0" w:color="auto"/>
            <w:left w:val="none" w:sz="0" w:space="0" w:color="auto"/>
            <w:bottom w:val="none" w:sz="0" w:space="0" w:color="auto"/>
            <w:right w:val="none" w:sz="0" w:space="0" w:color="auto"/>
          </w:divBdr>
        </w:div>
        <w:div w:id="466701753">
          <w:marLeft w:val="640"/>
          <w:marRight w:val="0"/>
          <w:marTop w:val="0"/>
          <w:marBottom w:val="0"/>
          <w:divBdr>
            <w:top w:val="none" w:sz="0" w:space="0" w:color="auto"/>
            <w:left w:val="none" w:sz="0" w:space="0" w:color="auto"/>
            <w:bottom w:val="none" w:sz="0" w:space="0" w:color="auto"/>
            <w:right w:val="none" w:sz="0" w:space="0" w:color="auto"/>
          </w:divBdr>
        </w:div>
        <w:div w:id="1221525876">
          <w:marLeft w:val="640"/>
          <w:marRight w:val="0"/>
          <w:marTop w:val="0"/>
          <w:marBottom w:val="0"/>
          <w:divBdr>
            <w:top w:val="none" w:sz="0" w:space="0" w:color="auto"/>
            <w:left w:val="none" w:sz="0" w:space="0" w:color="auto"/>
            <w:bottom w:val="none" w:sz="0" w:space="0" w:color="auto"/>
            <w:right w:val="none" w:sz="0" w:space="0" w:color="auto"/>
          </w:divBdr>
        </w:div>
        <w:div w:id="1479609229">
          <w:marLeft w:val="640"/>
          <w:marRight w:val="0"/>
          <w:marTop w:val="0"/>
          <w:marBottom w:val="0"/>
          <w:divBdr>
            <w:top w:val="none" w:sz="0" w:space="0" w:color="auto"/>
            <w:left w:val="none" w:sz="0" w:space="0" w:color="auto"/>
            <w:bottom w:val="none" w:sz="0" w:space="0" w:color="auto"/>
            <w:right w:val="none" w:sz="0" w:space="0" w:color="auto"/>
          </w:divBdr>
        </w:div>
        <w:div w:id="737896220">
          <w:marLeft w:val="640"/>
          <w:marRight w:val="0"/>
          <w:marTop w:val="0"/>
          <w:marBottom w:val="0"/>
          <w:divBdr>
            <w:top w:val="none" w:sz="0" w:space="0" w:color="auto"/>
            <w:left w:val="none" w:sz="0" w:space="0" w:color="auto"/>
            <w:bottom w:val="none" w:sz="0" w:space="0" w:color="auto"/>
            <w:right w:val="none" w:sz="0" w:space="0" w:color="auto"/>
          </w:divBdr>
        </w:div>
        <w:div w:id="1294167718">
          <w:marLeft w:val="640"/>
          <w:marRight w:val="0"/>
          <w:marTop w:val="0"/>
          <w:marBottom w:val="0"/>
          <w:divBdr>
            <w:top w:val="none" w:sz="0" w:space="0" w:color="auto"/>
            <w:left w:val="none" w:sz="0" w:space="0" w:color="auto"/>
            <w:bottom w:val="none" w:sz="0" w:space="0" w:color="auto"/>
            <w:right w:val="none" w:sz="0" w:space="0" w:color="auto"/>
          </w:divBdr>
        </w:div>
        <w:div w:id="78915732">
          <w:marLeft w:val="640"/>
          <w:marRight w:val="0"/>
          <w:marTop w:val="0"/>
          <w:marBottom w:val="0"/>
          <w:divBdr>
            <w:top w:val="none" w:sz="0" w:space="0" w:color="auto"/>
            <w:left w:val="none" w:sz="0" w:space="0" w:color="auto"/>
            <w:bottom w:val="none" w:sz="0" w:space="0" w:color="auto"/>
            <w:right w:val="none" w:sz="0" w:space="0" w:color="auto"/>
          </w:divBdr>
        </w:div>
        <w:div w:id="1476264161">
          <w:marLeft w:val="640"/>
          <w:marRight w:val="0"/>
          <w:marTop w:val="0"/>
          <w:marBottom w:val="0"/>
          <w:divBdr>
            <w:top w:val="none" w:sz="0" w:space="0" w:color="auto"/>
            <w:left w:val="none" w:sz="0" w:space="0" w:color="auto"/>
            <w:bottom w:val="none" w:sz="0" w:space="0" w:color="auto"/>
            <w:right w:val="none" w:sz="0" w:space="0" w:color="auto"/>
          </w:divBdr>
        </w:div>
        <w:div w:id="1356805109">
          <w:marLeft w:val="640"/>
          <w:marRight w:val="0"/>
          <w:marTop w:val="0"/>
          <w:marBottom w:val="0"/>
          <w:divBdr>
            <w:top w:val="none" w:sz="0" w:space="0" w:color="auto"/>
            <w:left w:val="none" w:sz="0" w:space="0" w:color="auto"/>
            <w:bottom w:val="none" w:sz="0" w:space="0" w:color="auto"/>
            <w:right w:val="none" w:sz="0" w:space="0" w:color="auto"/>
          </w:divBdr>
        </w:div>
        <w:div w:id="1562668253">
          <w:marLeft w:val="640"/>
          <w:marRight w:val="0"/>
          <w:marTop w:val="0"/>
          <w:marBottom w:val="0"/>
          <w:divBdr>
            <w:top w:val="none" w:sz="0" w:space="0" w:color="auto"/>
            <w:left w:val="none" w:sz="0" w:space="0" w:color="auto"/>
            <w:bottom w:val="none" w:sz="0" w:space="0" w:color="auto"/>
            <w:right w:val="none" w:sz="0" w:space="0" w:color="auto"/>
          </w:divBdr>
        </w:div>
        <w:div w:id="216209708">
          <w:marLeft w:val="640"/>
          <w:marRight w:val="0"/>
          <w:marTop w:val="0"/>
          <w:marBottom w:val="0"/>
          <w:divBdr>
            <w:top w:val="none" w:sz="0" w:space="0" w:color="auto"/>
            <w:left w:val="none" w:sz="0" w:space="0" w:color="auto"/>
            <w:bottom w:val="none" w:sz="0" w:space="0" w:color="auto"/>
            <w:right w:val="none" w:sz="0" w:space="0" w:color="auto"/>
          </w:divBdr>
        </w:div>
        <w:div w:id="1210533237">
          <w:marLeft w:val="640"/>
          <w:marRight w:val="0"/>
          <w:marTop w:val="0"/>
          <w:marBottom w:val="0"/>
          <w:divBdr>
            <w:top w:val="none" w:sz="0" w:space="0" w:color="auto"/>
            <w:left w:val="none" w:sz="0" w:space="0" w:color="auto"/>
            <w:bottom w:val="none" w:sz="0" w:space="0" w:color="auto"/>
            <w:right w:val="none" w:sz="0" w:space="0" w:color="auto"/>
          </w:divBdr>
        </w:div>
        <w:div w:id="757944180">
          <w:marLeft w:val="640"/>
          <w:marRight w:val="0"/>
          <w:marTop w:val="0"/>
          <w:marBottom w:val="0"/>
          <w:divBdr>
            <w:top w:val="none" w:sz="0" w:space="0" w:color="auto"/>
            <w:left w:val="none" w:sz="0" w:space="0" w:color="auto"/>
            <w:bottom w:val="none" w:sz="0" w:space="0" w:color="auto"/>
            <w:right w:val="none" w:sz="0" w:space="0" w:color="auto"/>
          </w:divBdr>
        </w:div>
        <w:div w:id="1024595568">
          <w:marLeft w:val="640"/>
          <w:marRight w:val="0"/>
          <w:marTop w:val="0"/>
          <w:marBottom w:val="0"/>
          <w:divBdr>
            <w:top w:val="none" w:sz="0" w:space="0" w:color="auto"/>
            <w:left w:val="none" w:sz="0" w:space="0" w:color="auto"/>
            <w:bottom w:val="none" w:sz="0" w:space="0" w:color="auto"/>
            <w:right w:val="none" w:sz="0" w:space="0" w:color="auto"/>
          </w:divBdr>
        </w:div>
        <w:div w:id="1606573339">
          <w:marLeft w:val="640"/>
          <w:marRight w:val="0"/>
          <w:marTop w:val="0"/>
          <w:marBottom w:val="0"/>
          <w:divBdr>
            <w:top w:val="none" w:sz="0" w:space="0" w:color="auto"/>
            <w:left w:val="none" w:sz="0" w:space="0" w:color="auto"/>
            <w:bottom w:val="none" w:sz="0" w:space="0" w:color="auto"/>
            <w:right w:val="none" w:sz="0" w:space="0" w:color="auto"/>
          </w:divBdr>
        </w:div>
        <w:div w:id="1755587056">
          <w:marLeft w:val="640"/>
          <w:marRight w:val="0"/>
          <w:marTop w:val="0"/>
          <w:marBottom w:val="0"/>
          <w:divBdr>
            <w:top w:val="none" w:sz="0" w:space="0" w:color="auto"/>
            <w:left w:val="none" w:sz="0" w:space="0" w:color="auto"/>
            <w:bottom w:val="none" w:sz="0" w:space="0" w:color="auto"/>
            <w:right w:val="none" w:sz="0" w:space="0" w:color="auto"/>
          </w:divBdr>
        </w:div>
        <w:div w:id="370686266">
          <w:marLeft w:val="640"/>
          <w:marRight w:val="0"/>
          <w:marTop w:val="0"/>
          <w:marBottom w:val="0"/>
          <w:divBdr>
            <w:top w:val="none" w:sz="0" w:space="0" w:color="auto"/>
            <w:left w:val="none" w:sz="0" w:space="0" w:color="auto"/>
            <w:bottom w:val="none" w:sz="0" w:space="0" w:color="auto"/>
            <w:right w:val="none" w:sz="0" w:space="0" w:color="auto"/>
          </w:divBdr>
        </w:div>
        <w:div w:id="2025016259">
          <w:marLeft w:val="640"/>
          <w:marRight w:val="0"/>
          <w:marTop w:val="0"/>
          <w:marBottom w:val="0"/>
          <w:divBdr>
            <w:top w:val="none" w:sz="0" w:space="0" w:color="auto"/>
            <w:left w:val="none" w:sz="0" w:space="0" w:color="auto"/>
            <w:bottom w:val="none" w:sz="0" w:space="0" w:color="auto"/>
            <w:right w:val="none" w:sz="0" w:space="0" w:color="auto"/>
          </w:divBdr>
        </w:div>
        <w:div w:id="380371595">
          <w:marLeft w:val="640"/>
          <w:marRight w:val="0"/>
          <w:marTop w:val="0"/>
          <w:marBottom w:val="0"/>
          <w:divBdr>
            <w:top w:val="none" w:sz="0" w:space="0" w:color="auto"/>
            <w:left w:val="none" w:sz="0" w:space="0" w:color="auto"/>
            <w:bottom w:val="none" w:sz="0" w:space="0" w:color="auto"/>
            <w:right w:val="none" w:sz="0" w:space="0" w:color="auto"/>
          </w:divBdr>
        </w:div>
        <w:div w:id="230114595">
          <w:marLeft w:val="640"/>
          <w:marRight w:val="0"/>
          <w:marTop w:val="0"/>
          <w:marBottom w:val="0"/>
          <w:divBdr>
            <w:top w:val="none" w:sz="0" w:space="0" w:color="auto"/>
            <w:left w:val="none" w:sz="0" w:space="0" w:color="auto"/>
            <w:bottom w:val="none" w:sz="0" w:space="0" w:color="auto"/>
            <w:right w:val="none" w:sz="0" w:space="0" w:color="auto"/>
          </w:divBdr>
        </w:div>
        <w:div w:id="1708989981">
          <w:marLeft w:val="640"/>
          <w:marRight w:val="0"/>
          <w:marTop w:val="0"/>
          <w:marBottom w:val="0"/>
          <w:divBdr>
            <w:top w:val="none" w:sz="0" w:space="0" w:color="auto"/>
            <w:left w:val="none" w:sz="0" w:space="0" w:color="auto"/>
            <w:bottom w:val="none" w:sz="0" w:space="0" w:color="auto"/>
            <w:right w:val="none" w:sz="0" w:space="0" w:color="auto"/>
          </w:divBdr>
        </w:div>
        <w:div w:id="1202127822">
          <w:marLeft w:val="640"/>
          <w:marRight w:val="0"/>
          <w:marTop w:val="0"/>
          <w:marBottom w:val="0"/>
          <w:divBdr>
            <w:top w:val="none" w:sz="0" w:space="0" w:color="auto"/>
            <w:left w:val="none" w:sz="0" w:space="0" w:color="auto"/>
            <w:bottom w:val="none" w:sz="0" w:space="0" w:color="auto"/>
            <w:right w:val="none" w:sz="0" w:space="0" w:color="auto"/>
          </w:divBdr>
        </w:div>
        <w:div w:id="2104916493">
          <w:marLeft w:val="640"/>
          <w:marRight w:val="0"/>
          <w:marTop w:val="0"/>
          <w:marBottom w:val="0"/>
          <w:divBdr>
            <w:top w:val="none" w:sz="0" w:space="0" w:color="auto"/>
            <w:left w:val="none" w:sz="0" w:space="0" w:color="auto"/>
            <w:bottom w:val="none" w:sz="0" w:space="0" w:color="auto"/>
            <w:right w:val="none" w:sz="0" w:space="0" w:color="auto"/>
          </w:divBdr>
        </w:div>
        <w:div w:id="1872065323">
          <w:marLeft w:val="640"/>
          <w:marRight w:val="0"/>
          <w:marTop w:val="0"/>
          <w:marBottom w:val="0"/>
          <w:divBdr>
            <w:top w:val="none" w:sz="0" w:space="0" w:color="auto"/>
            <w:left w:val="none" w:sz="0" w:space="0" w:color="auto"/>
            <w:bottom w:val="none" w:sz="0" w:space="0" w:color="auto"/>
            <w:right w:val="none" w:sz="0" w:space="0" w:color="auto"/>
          </w:divBdr>
        </w:div>
        <w:div w:id="1761565379">
          <w:marLeft w:val="640"/>
          <w:marRight w:val="0"/>
          <w:marTop w:val="0"/>
          <w:marBottom w:val="0"/>
          <w:divBdr>
            <w:top w:val="none" w:sz="0" w:space="0" w:color="auto"/>
            <w:left w:val="none" w:sz="0" w:space="0" w:color="auto"/>
            <w:bottom w:val="none" w:sz="0" w:space="0" w:color="auto"/>
            <w:right w:val="none" w:sz="0" w:space="0" w:color="auto"/>
          </w:divBdr>
        </w:div>
        <w:div w:id="2070570306">
          <w:marLeft w:val="640"/>
          <w:marRight w:val="0"/>
          <w:marTop w:val="0"/>
          <w:marBottom w:val="0"/>
          <w:divBdr>
            <w:top w:val="none" w:sz="0" w:space="0" w:color="auto"/>
            <w:left w:val="none" w:sz="0" w:space="0" w:color="auto"/>
            <w:bottom w:val="none" w:sz="0" w:space="0" w:color="auto"/>
            <w:right w:val="none" w:sz="0" w:space="0" w:color="auto"/>
          </w:divBdr>
        </w:div>
        <w:div w:id="1163742950">
          <w:marLeft w:val="640"/>
          <w:marRight w:val="0"/>
          <w:marTop w:val="0"/>
          <w:marBottom w:val="0"/>
          <w:divBdr>
            <w:top w:val="none" w:sz="0" w:space="0" w:color="auto"/>
            <w:left w:val="none" w:sz="0" w:space="0" w:color="auto"/>
            <w:bottom w:val="none" w:sz="0" w:space="0" w:color="auto"/>
            <w:right w:val="none" w:sz="0" w:space="0" w:color="auto"/>
          </w:divBdr>
        </w:div>
        <w:div w:id="1709332031">
          <w:marLeft w:val="640"/>
          <w:marRight w:val="0"/>
          <w:marTop w:val="0"/>
          <w:marBottom w:val="0"/>
          <w:divBdr>
            <w:top w:val="none" w:sz="0" w:space="0" w:color="auto"/>
            <w:left w:val="none" w:sz="0" w:space="0" w:color="auto"/>
            <w:bottom w:val="none" w:sz="0" w:space="0" w:color="auto"/>
            <w:right w:val="none" w:sz="0" w:space="0" w:color="auto"/>
          </w:divBdr>
        </w:div>
        <w:div w:id="1496414317">
          <w:marLeft w:val="640"/>
          <w:marRight w:val="0"/>
          <w:marTop w:val="0"/>
          <w:marBottom w:val="0"/>
          <w:divBdr>
            <w:top w:val="none" w:sz="0" w:space="0" w:color="auto"/>
            <w:left w:val="none" w:sz="0" w:space="0" w:color="auto"/>
            <w:bottom w:val="none" w:sz="0" w:space="0" w:color="auto"/>
            <w:right w:val="none" w:sz="0" w:space="0" w:color="auto"/>
          </w:divBdr>
        </w:div>
        <w:div w:id="734426508">
          <w:marLeft w:val="640"/>
          <w:marRight w:val="0"/>
          <w:marTop w:val="0"/>
          <w:marBottom w:val="0"/>
          <w:divBdr>
            <w:top w:val="none" w:sz="0" w:space="0" w:color="auto"/>
            <w:left w:val="none" w:sz="0" w:space="0" w:color="auto"/>
            <w:bottom w:val="none" w:sz="0" w:space="0" w:color="auto"/>
            <w:right w:val="none" w:sz="0" w:space="0" w:color="auto"/>
          </w:divBdr>
        </w:div>
        <w:div w:id="392697189">
          <w:marLeft w:val="640"/>
          <w:marRight w:val="0"/>
          <w:marTop w:val="0"/>
          <w:marBottom w:val="0"/>
          <w:divBdr>
            <w:top w:val="none" w:sz="0" w:space="0" w:color="auto"/>
            <w:left w:val="none" w:sz="0" w:space="0" w:color="auto"/>
            <w:bottom w:val="none" w:sz="0" w:space="0" w:color="auto"/>
            <w:right w:val="none" w:sz="0" w:space="0" w:color="auto"/>
          </w:divBdr>
        </w:div>
        <w:div w:id="1175223112">
          <w:marLeft w:val="640"/>
          <w:marRight w:val="0"/>
          <w:marTop w:val="0"/>
          <w:marBottom w:val="0"/>
          <w:divBdr>
            <w:top w:val="none" w:sz="0" w:space="0" w:color="auto"/>
            <w:left w:val="none" w:sz="0" w:space="0" w:color="auto"/>
            <w:bottom w:val="none" w:sz="0" w:space="0" w:color="auto"/>
            <w:right w:val="none" w:sz="0" w:space="0" w:color="auto"/>
          </w:divBdr>
        </w:div>
        <w:div w:id="838619622">
          <w:marLeft w:val="640"/>
          <w:marRight w:val="0"/>
          <w:marTop w:val="0"/>
          <w:marBottom w:val="0"/>
          <w:divBdr>
            <w:top w:val="none" w:sz="0" w:space="0" w:color="auto"/>
            <w:left w:val="none" w:sz="0" w:space="0" w:color="auto"/>
            <w:bottom w:val="none" w:sz="0" w:space="0" w:color="auto"/>
            <w:right w:val="none" w:sz="0" w:space="0" w:color="auto"/>
          </w:divBdr>
        </w:div>
        <w:div w:id="316687438">
          <w:marLeft w:val="640"/>
          <w:marRight w:val="0"/>
          <w:marTop w:val="0"/>
          <w:marBottom w:val="0"/>
          <w:divBdr>
            <w:top w:val="none" w:sz="0" w:space="0" w:color="auto"/>
            <w:left w:val="none" w:sz="0" w:space="0" w:color="auto"/>
            <w:bottom w:val="none" w:sz="0" w:space="0" w:color="auto"/>
            <w:right w:val="none" w:sz="0" w:space="0" w:color="auto"/>
          </w:divBdr>
        </w:div>
        <w:div w:id="168984507">
          <w:marLeft w:val="640"/>
          <w:marRight w:val="0"/>
          <w:marTop w:val="0"/>
          <w:marBottom w:val="0"/>
          <w:divBdr>
            <w:top w:val="none" w:sz="0" w:space="0" w:color="auto"/>
            <w:left w:val="none" w:sz="0" w:space="0" w:color="auto"/>
            <w:bottom w:val="none" w:sz="0" w:space="0" w:color="auto"/>
            <w:right w:val="none" w:sz="0" w:space="0" w:color="auto"/>
          </w:divBdr>
        </w:div>
        <w:div w:id="1568148454">
          <w:marLeft w:val="640"/>
          <w:marRight w:val="0"/>
          <w:marTop w:val="0"/>
          <w:marBottom w:val="0"/>
          <w:divBdr>
            <w:top w:val="none" w:sz="0" w:space="0" w:color="auto"/>
            <w:left w:val="none" w:sz="0" w:space="0" w:color="auto"/>
            <w:bottom w:val="none" w:sz="0" w:space="0" w:color="auto"/>
            <w:right w:val="none" w:sz="0" w:space="0" w:color="auto"/>
          </w:divBdr>
        </w:div>
        <w:div w:id="2027058497">
          <w:marLeft w:val="640"/>
          <w:marRight w:val="0"/>
          <w:marTop w:val="0"/>
          <w:marBottom w:val="0"/>
          <w:divBdr>
            <w:top w:val="none" w:sz="0" w:space="0" w:color="auto"/>
            <w:left w:val="none" w:sz="0" w:space="0" w:color="auto"/>
            <w:bottom w:val="none" w:sz="0" w:space="0" w:color="auto"/>
            <w:right w:val="none" w:sz="0" w:space="0" w:color="auto"/>
          </w:divBdr>
        </w:div>
        <w:div w:id="1731227629">
          <w:marLeft w:val="640"/>
          <w:marRight w:val="0"/>
          <w:marTop w:val="0"/>
          <w:marBottom w:val="0"/>
          <w:divBdr>
            <w:top w:val="none" w:sz="0" w:space="0" w:color="auto"/>
            <w:left w:val="none" w:sz="0" w:space="0" w:color="auto"/>
            <w:bottom w:val="none" w:sz="0" w:space="0" w:color="auto"/>
            <w:right w:val="none" w:sz="0" w:space="0" w:color="auto"/>
          </w:divBdr>
        </w:div>
        <w:div w:id="1868831872">
          <w:marLeft w:val="640"/>
          <w:marRight w:val="0"/>
          <w:marTop w:val="0"/>
          <w:marBottom w:val="0"/>
          <w:divBdr>
            <w:top w:val="none" w:sz="0" w:space="0" w:color="auto"/>
            <w:left w:val="none" w:sz="0" w:space="0" w:color="auto"/>
            <w:bottom w:val="none" w:sz="0" w:space="0" w:color="auto"/>
            <w:right w:val="none" w:sz="0" w:space="0" w:color="auto"/>
          </w:divBdr>
        </w:div>
        <w:div w:id="1512374963">
          <w:marLeft w:val="640"/>
          <w:marRight w:val="0"/>
          <w:marTop w:val="0"/>
          <w:marBottom w:val="0"/>
          <w:divBdr>
            <w:top w:val="none" w:sz="0" w:space="0" w:color="auto"/>
            <w:left w:val="none" w:sz="0" w:space="0" w:color="auto"/>
            <w:bottom w:val="none" w:sz="0" w:space="0" w:color="auto"/>
            <w:right w:val="none" w:sz="0" w:space="0" w:color="auto"/>
          </w:divBdr>
        </w:div>
        <w:div w:id="220026289">
          <w:marLeft w:val="640"/>
          <w:marRight w:val="0"/>
          <w:marTop w:val="0"/>
          <w:marBottom w:val="0"/>
          <w:divBdr>
            <w:top w:val="none" w:sz="0" w:space="0" w:color="auto"/>
            <w:left w:val="none" w:sz="0" w:space="0" w:color="auto"/>
            <w:bottom w:val="none" w:sz="0" w:space="0" w:color="auto"/>
            <w:right w:val="none" w:sz="0" w:space="0" w:color="auto"/>
          </w:divBdr>
        </w:div>
        <w:div w:id="77557594">
          <w:marLeft w:val="640"/>
          <w:marRight w:val="0"/>
          <w:marTop w:val="0"/>
          <w:marBottom w:val="0"/>
          <w:divBdr>
            <w:top w:val="none" w:sz="0" w:space="0" w:color="auto"/>
            <w:left w:val="none" w:sz="0" w:space="0" w:color="auto"/>
            <w:bottom w:val="none" w:sz="0" w:space="0" w:color="auto"/>
            <w:right w:val="none" w:sz="0" w:space="0" w:color="auto"/>
          </w:divBdr>
        </w:div>
        <w:div w:id="1797941195">
          <w:marLeft w:val="640"/>
          <w:marRight w:val="0"/>
          <w:marTop w:val="0"/>
          <w:marBottom w:val="0"/>
          <w:divBdr>
            <w:top w:val="none" w:sz="0" w:space="0" w:color="auto"/>
            <w:left w:val="none" w:sz="0" w:space="0" w:color="auto"/>
            <w:bottom w:val="none" w:sz="0" w:space="0" w:color="auto"/>
            <w:right w:val="none" w:sz="0" w:space="0" w:color="auto"/>
          </w:divBdr>
        </w:div>
        <w:div w:id="247468690">
          <w:marLeft w:val="640"/>
          <w:marRight w:val="0"/>
          <w:marTop w:val="0"/>
          <w:marBottom w:val="0"/>
          <w:divBdr>
            <w:top w:val="none" w:sz="0" w:space="0" w:color="auto"/>
            <w:left w:val="none" w:sz="0" w:space="0" w:color="auto"/>
            <w:bottom w:val="none" w:sz="0" w:space="0" w:color="auto"/>
            <w:right w:val="none" w:sz="0" w:space="0" w:color="auto"/>
          </w:divBdr>
        </w:div>
        <w:div w:id="1790275922">
          <w:marLeft w:val="640"/>
          <w:marRight w:val="0"/>
          <w:marTop w:val="0"/>
          <w:marBottom w:val="0"/>
          <w:divBdr>
            <w:top w:val="none" w:sz="0" w:space="0" w:color="auto"/>
            <w:left w:val="none" w:sz="0" w:space="0" w:color="auto"/>
            <w:bottom w:val="none" w:sz="0" w:space="0" w:color="auto"/>
            <w:right w:val="none" w:sz="0" w:space="0" w:color="auto"/>
          </w:divBdr>
        </w:div>
        <w:div w:id="2056152849">
          <w:marLeft w:val="640"/>
          <w:marRight w:val="0"/>
          <w:marTop w:val="0"/>
          <w:marBottom w:val="0"/>
          <w:divBdr>
            <w:top w:val="none" w:sz="0" w:space="0" w:color="auto"/>
            <w:left w:val="none" w:sz="0" w:space="0" w:color="auto"/>
            <w:bottom w:val="none" w:sz="0" w:space="0" w:color="auto"/>
            <w:right w:val="none" w:sz="0" w:space="0" w:color="auto"/>
          </w:divBdr>
        </w:div>
        <w:div w:id="401489293">
          <w:marLeft w:val="640"/>
          <w:marRight w:val="0"/>
          <w:marTop w:val="0"/>
          <w:marBottom w:val="0"/>
          <w:divBdr>
            <w:top w:val="none" w:sz="0" w:space="0" w:color="auto"/>
            <w:left w:val="none" w:sz="0" w:space="0" w:color="auto"/>
            <w:bottom w:val="none" w:sz="0" w:space="0" w:color="auto"/>
            <w:right w:val="none" w:sz="0" w:space="0" w:color="auto"/>
          </w:divBdr>
        </w:div>
        <w:div w:id="1604605380">
          <w:marLeft w:val="640"/>
          <w:marRight w:val="0"/>
          <w:marTop w:val="0"/>
          <w:marBottom w:val="0"/>
          <w:divBdr>
            <w:top w:val="none" w:sz="0" w:space="0" w:color="auto"/>
            <w:left w:val="none" w:sz="0" w:space="0" w:color="auto"/>
            <w:bottom w:val="none" w:sz="0" w:space="0" w:color="auto"/>
            <w:right w:val="none" w:sz="0" w:space="0" w:color="auto"/>
          </w:divBdr>
        </w:div>
        <w:div w:id="1609655699">
          <w:marLeft w:val="640"/>
          <w:marRight w:val="0"/>
          <w:marTop w:val="0"/>
          <w:marBottom w:val="0"/>
          <w:divBdr>
            <w:top w:val="none" w:sz="0" w:space="0" w:color="auto"/>
            <w:left w:val="none" w:sz="0" w:space="0" w:color="auto"/>
            <w:bottom w:val="none" w:sz="0" w:space="0" w:color="auto"/>
            <w:right w:val="none" w:sz="0" w:space="0" w:color="auto"/>
          </w:divBdr>
        </w:div>
        <w:div w:id="1741174882">
          <w:marLeft w:val="640"/>
          <w:marRight w:val="0"/>
          <w:marTop w:val="0"/>
          <w:marBottom w:val="0"/>
          <w:divBdr>
            <w:top w:val="none" w:sz="0" w:space="0" w:color="auto"/>
            <w:left w:val="none" w:sz="0" w:space="0" w:color="auto"/>
            <w:bottom w:val="none" w:sz="0" w:space="0" w:color="auto"/>
            <w:right w:val="none" w:sz="0" w:space="0" w:color="auto"/>
          </w:divBdr>
        </w:div>
        <w:div w:id="380859375">
          <w:marLeft w:val="640"/>
          <w:marRight w:val="0"/>
          <w:marTop w:val="0"/>
          <w:marBottom w:val="0"/>
          <w:divBdr>
            <w:top w:val="none" w:sz="0" w:space="0" w:color="auto"/>
            <w:left w:val="none" w:sz="0" w:space="0" w:color="auto"/>
            <w:bottom w:val="none" w:sz="0" w:space="0" w:color="auto"/>
            <w:right w:val="none" w:sz="0" w:space="0" w:color="auto"/>
          </w:divBdr>
        </w:div>
        <w:div w:id="1049843666">
          <w:marLeft w:val="640"/>
          <w:marRight w:val="0"/>
          <w:marTop w:val="0"/>
          <w:marBottom w:val="0"/>
          <w:divBdr>
            <w:top w:val="none" w:sz="0" w:space="0" w:color="auto"/>
            <w:left w:val="none" w:sz="0" w:space="0" w:color="auto"/>
            <w:bottom w:val="none" w:sz="0" w:space="0" w:color="auto"/>
            <w:right w:val="none" w:sz="0" w:space="0" w:color="auto"/>
          </w:divBdr>
        </w:div>
        <w:div w:id="1019433358">
          <w:marLeft w:val="640"/>
          <w:marRight w:val="0"/>
          <w:marTop w:val="0"/>
          <w:marBottom w:val="0"/>
          <w:divBdr>
            <w:top w:val="none" w:sz="0" w:space="0" w:color="auto"/>
            <w:left w:val="none" w:sz="0" w:space="0" w:color="auto"/>
            <w:bottom w:val="none" w:sz="0" w:space="0" w:color="auto"/>
            <w:right w:val="none" w:sz="0" w:space="0" w:color="auto"/>
          </w:divBdr>
        </w:div>
        <w:div w:id="1579749952">
          <w:marLeft w:val="640"/>
          <w:marRight w:val="0"/>
          <w:marTop w:val="0"/>
          <w:marBottom w:val="0"/>
          <w:divBdr>
            <w:top w:val="none" w:sz="0" w:space="0" w:color="auto"/>
            <w:left w:val="none" w:sz="0" w:space="0" w:color="auto"/>
            <w:bottom w:val="none" w:sz="0" w:space="0" w:color="auto"/>
            <w:right w:val="none" w:sz="0" w:space="0" w:color="auto"/>
          </w:divBdr>
        </w:div>
        <w:div w:id="686055668">
          <w:marLeft w:val="640"/>
          <w:marRight w:val="0"/>
          <w:marTop w:val="0"/>
          <w:marBottom w:val="0"/>
          <w:divBdr>
            <w:top w:val="none" w:sz="0" w:space="0" w:color="auto"/>
            <w:left w:val="none" w:sz="0" w:space="0" w:color="auto"/>
            <w:bottom w:val="none" w:sz="0" w:space="0" w:color="auto"/>
            <w:right w:val="none" w:sz="0" w:space="0" w:color="auto"/>
          </w:divBdr>
        </w:div>
        <w:div w:id="260796943">
          <w:marLeft w:val="640"/>
          <w:marRight w:val="0"/>
          <w:marTop w:val="0"/>
          <w:marBottom w:val="0"/>
          <w:divBdr>
            <w:top w:val="none" w:sz="0" w:space="0" w:color="auto"/>
            <w:left w:val="none" w:sz="0" w:space="0" w:color="auto"/>
            <w:bottom w:val="none" w:sz="0" w:space="0" w:color="auto"/>
            <w:right w:val="none" w:sz="0" w:space="0" w:color="auto"/>
          </w:divBdr>
        </w:div>
        <w:div w:id="1605187947">
          <w:marLeft w:val="640"/>
          <w:marRight w:val="0"/>
          <w:marTop w:val="0"/>
          <w:marBottom w:val="0"/>
          <w:divBdr>
            <w:top w:val="none" w:sz="0" w:space="0" w:color="auto"/>
            <w:left w:val="none" w:sz="0" w:space="0" w:color="auto"/>
            <w:bottom w:val="none" w:sz="0" w:space="0" w:color="auto"/>
            <w:right w:val="none" w:sz="0" w:space="0" w:color="auto"/>
          </w:divBdr>
        </w:div>
        <w:div w:id="1585452361">
          <w:marLeft w:val="640"/>
          <w:marRight w:val="0"/>
          <w:marTop w:val="0"/>
          <w:marBottom w:val="0"/>
          <w:divBdr>
            <w:top w:val="none" w:sz="0" w:space="0" w:color="auto"/>
            <w:left w:val="none" w:sz="0" w:space="0" w:color="auto"/>
            <w:bottom w:val="none" w:sz="0" w:space="0" w:color="auto"/>
            <w:right w:val="none" w:sz="0" w:space="0" w:color="auto"/>
          </w:divBdr>
        </w:div>
        <w:div w:id="309409672">
          <w:marLeft w:val="640"/>
          <w:marRight w:val="0"/>
          <w:marTop w:val="0"/>
          <w:marBottom w:val="0"/>
          <w:divBdr>
            <w:top w:val="none" w:sz="0" w:space="0" w:color="auto"/>
            <w:left w:val="none" w:sz="0" w:space="0" w:color="auto"/>
            <w:bottom w:val="none" w:sz="0" w:space="0" w:color="auto"/>
            <w:right w:val="none" w:sz="0" w:space="0" w:color="auto"/>
          </w:divBdr>
        </w:div>
        <w:div w:id="2053309532">
          <w:marLeft w:val="640"/>
          <w:marRight w:val="0"/>
          <w:marTop w:val="0"/>
          <w:marBottom w:val="0"/>
          <w:divBdr>
            <w:top w:val="none" w:sz="0" w:space="0" w:color="auto"/>
            <w:left w:val="none" w:sz="0" w:space="0" w:color="auto"/>
            <w:bottom w:val="none" w:sz="0" w:space="0" w:color="auto"/>
            <w:right w:val="none" w:sz="0" w:space="0" w:color="auto"/>
          </w:divBdr>
        </w:div>
        <w:div w:id="1356541132">
          <w:marLeft w:val="640"/>
          <w:marRight w:val="0"/>
          <w:marTop w:val="0"/>
          <w:marBottom w:val="0"/>
          <w:divBdr>
            <w:top w:val="none" w:sz="0" w:space="0" w:color="auto"/>
            <w:left w:val="none" w:sz="0" w:space="0" w:color="auto"/>
            <w:bottom w:val="none" w:sz="0" w:space="0" w:color="auto"/>
            <w:right w:val="none" w:sz="0" w:space="0" w:color="auto"/>
          </w:divBdr>
        </w:div>
        <w:div w:id="295259987">
          <w:marLeft w:val="640"/>
          <w:marRight w:val="0"/>
          <w:marTop w:val="0"/>
          <w:marBottom w:val="0"/>
          <w:divBdr>
            <w:top w:val="none" w:sz="0" w:space="0" w:color="auto"/>
            <w:left w:val="none" w:sz="0" w:space="0" w:color="auto"/>
            <w:bottom w:val="none" w:sz="0" w:space="0" w:color="auto"/>
            <w:right w:val="none" w:sz="0" w:space="0" w:color="auto"/>
          </w:divBdr>
        </w:div>
        <w:div w:id="825245188">
          <w:marLeft w:val="640"/>
          <w:marRight w:val="0"/>
          <w:marTop w:val="0"/>
          <w:marBottom w:val="0"/>
          <w:divBdr>
            <w:top w:val="none" w:sz="0" w:space="0" w:color="auto"/>
            <w:left w:val="none" w:sz="0" w:space="0" w:color="auto"/>
            <w:bottom w:val="none" w:sz="0" w:space="0" w:color="auto"/>
            <w:right w:val="none" w:sz="0" w:space="0" w:color="auto"/>
          </w:divBdr>
        </w:div>
        <w:div w:id="811557104">
          <w:marLeft w:val="640"/>
          <w:marRight w:val="0"/>
          <w:marTop w:val="0"/>
          <w:marBottom w:val="0"/>
          <w:divBdr>
            <w:top w:val="none" w:sz="0" w:space="0" w:color="auto"/>
            <w:left w:val="none" w:sz="0" w:space="0" w:color="auto"/>
            <w:bottom w:val="none" w:sz="0" w:space="0" w:color="auto"/>
            <w:right w:val="none" w:sz="0" w:space="0" w:color="auto"/>
          </w:divBdr>
        </w:div>
        <w:div w:id="2047215089">
          <w:marLeft w:val="640"/>
          <w:marRight w:val="0"/>
          <w:marTop w:val="0"/>
          <w:marBottom w:val="0"/>
          <w:divBdr>
            <w:top w:val="none" w:sz="0" w:space="0" w:color="auto"/>
            <w:left w:val="none" w:sz="0" w:space="0" w:color="auto"/>
            <w:bottom w:val="none" w:sz="0" w:space="0" w:color="auto"/>
            <w:right w:val="none" w:sz="0" w:space="0" w:color="auto"/>
          </w:divBdr>
        </w:div>
        <w:div w:id="2097895263">
          <w:marLeft w:val="640"/>
          <w:marRight w:val="0"/>
          <w:marTop w:val="0"/>
          <w:marBottom w:val="0"/>
          <w:divBdr>
            <w:top w:val="none" w:sz="0" w:space="0" w:color="auto"/>
            <w:left w:val="none" w:sz="0" w:space="0" w:color="auto"/>
            <w:bottom w:val="none" w:sz="0" w:space="0" w:color="auto"/>
            <w:right w:val="none" w:sz="0" w:space="0" w:color="auto"/>
          </w:divBdr>
        </w:div>
        <w:div w:id="191961158">
          <w:marLeft w:val="640"/>
          <w:marRight w:val="0"/>
          <w:marTop w:val="0"/>
          <w:marBottom w:val="0"/>
          <w:divBdr>
            <w:top w:val="none" w:sz="0" w:space="0" w:color="auto"/>
            <w:left w:val="none" w:sz="0" w:space="0" w:color="auto"/>
            <w:bottom w:val="none" w:sz="0" w:space="0" w:color="auto"/>
            <w:right w:val="none" w:sz="0" w:space="0" w:color="auto"/>
          </w:divBdr>
        </w:div>
        <w:div w:id="1071000434">
          <w:marLeft w:val="640"/>
          <w:marRight w:val="0"/>
          <w:marTop w:val="0"/>
          <w:marBottom w:val="0"/>
          <w:divBdr>
            <w:top w:val="none" w:sz="0" w:space="0" w:color="auto"/>
            <w:left w:val="none" w:sz="0" w:space="0" w:color="auto"/>
            <w:bottom w:val="none" w:sz="0" w:space="0" w:color="auto"/>
            <w:right w:val="none" w:sz="0" w:space="0" w:color="auto"/>
          </w:divBdr>
        </w:div>
        <w:div w:id="1387755695">
          <w:marLeft w:val="640"/>
          <w:marRight w:val="0"/>
          <w:marTop w:val="0"/>
          <w:marBottom w:val="0"/>
          <w:divBdr>
            <w:top w:val="none" w:sz="0" w:space="0" w:color="auto"/>
            <w:left w:val="none" w:sz="0" w:space="0" w:color="auto"/>
            <w:bottom w:val="none" w:sz="0" w:space="0" w:color="auto"/>
            <w:right w:val="none" w:sz="0" w:space="0" w:color="auto"/>
          </w:divBdr>
        </w:div>
        <w:div w:id="204752976">
          <w:marLeft w:val="640"/>
          <w:marRight w:val="0"/>
          <w:marTop w:val="0"/>
          <w:marBottom w:val="0"/>
          <w:divBdr>
            <w:top w:val="none" w:sz="0" w:space="0" w:color="auto"/>
            <w:left w:val="none" w:sz="0" w:space="0" w:color="auto"/>
            <w:bottom w:val="none" w:sz="0" w:space="0" w:color="auto"/>
            <w:right w:val="none" w:sz="0" w:space="0" w:color="auto"/>
          </w:divBdr>
        </w:div>
        <w:div w:id="1159469385">
          <w:marLeft w:val="640"/>
          <w:marRight w:val="0"/>
          <w:marTop w:val="0"/>
          <w:marBottom w:val="0"/>
          <w:divBdr>
            <w:top w:val="none" w:sz="0" w:space="0" w:color="auto"/>
            <w:left w:val="none" w:sz="0" w:space="0" w:color="auto"/>
            <w:bottom w:val="none" w:sz="0" w:space="0" w:color="auto"/>
            <w:right w:val="none" w:sz="0" w:space="0" w:color="auto"/>
          </w:divBdr>
        </w:div>
        <w:div w:id="84770183">
          <w:marLeft w:val="640"/>
          <w:marRight w:val="0"/>
          <w:marTop w:val="0"/>
          <w:marBottom w:val="0"/>
          <w:divBdr>
            <w:top w:val="none" w:sz="0" w:space="0" w:color="auto"/>
            <w:left w:val="none" w:sz="0" w:space="0" w:color="auto"/>
            <w:bottom w:val="none" w:sz="0" w:space="0" w:color="auto"/>
            <w:right w:val="none" w:sz="0" w:space="0" w:color="auto"/>
          </w:divBdr>
        </w:div>
        <w:div w:id="1374647757">
          <w:marLeft w:val="640"/>
          <w:marRight w:val="0"/>
          <w:marTop w:val="0"/>
          <w:marBottom w:val="0"/>
          <w:divBdr>
            <w:top w:val="none" w:sz="0" w:space="0" w:color="auto"/>
            <w:left w:val="none" w:sz="0" w:space="0" w:color="auto"/>
            <w:bottom w:val="none" w:sz="0" w:space="0" w:color="auto"/>
            <w:right w:val="none" w:sz="0" w:space="0" w:color="auto"/>
          </w:divBdr>
        </w:div>
        <w:div w:id="1553879385">
          <w:marLeft w:val="640"/>
          <w:marRight w:val="0"/>
          <w:marTop w:val="0"/>
          <w:marBottom w:val="0"/>
          <w:divBdr>
            <w:top w:val="none" w:sz="0" w:space="0" w:color="auto"/>
            <w:left w:val="none" w:sz="0" w:space="0" w:color="auto"/>
            <w:bottom w:val="none" w:sz="0" w:space="0" w:color="auto"/>
            <w:right w:val="none" w:sz="0" w:space="0" w:color="auto"/>
          </w:divBdr>
        </w:div>
        <w:div w:id="1696691094">
          <w:marLeft w:val="640"/>
          <w:marRight w:val="0"/>
          <w:marTop w:val="0"/>
          <w:marBottom w:val="0"/>
          <w:divBdr>
            <w:top w:val="none" w:sz="0" w:space="0" w:color="auto"/>
            <w:left w:val="none" w:sz="0" w:space="0" w:color="auto"/>
            <w:bottom w:val="none" w:sz="0" w:space="0" w:color="auto"/>
            <w:right w:val="none" w:sz="0" w:space="0" w:color="auto"/>
          </w:divBdr>
        </w:div>
        <w:div w:id="1574971791">
          <w:marLeft w:val="640"/>
          <w:marRight w:val="0"/>
          <w:marTop w:val="0"/>
          <w:marBottom w:val="0"/>
          <w:divBdr>
            <w:top w:val="none" w:sz="0" w:space="0" w:color="auto"/>
            <w:left w:val="none" w:sz="0" w:space="0" w:color="auto"/>
            <w:bottom w:val="none" w:sz="0" w:space="0" w:color="auto"/>
            <w:right w:val="none" w:sz="0" w:space="0" w:color="auto"/>
          </w:divBdr>
        </w:div>
        <w:div w:id="1895585119">
          <w:marLeft w:val="640"/>
          <w:marRight w:val="0"/>
          <w:marTop w:val="0"/>
          <w:marBottom w:val="0"/>
          <w:divBdr>
            <w:top w:val="none" w:sz="0" w:space="0" w:color="auto"/>
            <w:left w:val="none" w:sz="0" w:space="0" w:color="auto"/>
            <w:bottom w:val="none" w:sz="0" w:space="0" w:color="auto"/>
            <w:right w:val="none" w:sz="0" w:space="0" w:color="auto"/>
          </w:divBdr>
        </w:div>
        <w:div w:id="880282740">
          <w:marLeft w:val="640"/>
          <w:marRight w:val="0"/>
          <w:marTop w:val="0"/>
          <w:marBottom w:val="0"/>
          <w:divBdr>
            <w:top w:val="none" w:sz="0" w:space="0" w:color="auto"/>
            <w:left w:val="none" w:sz="0" w:space="0" w:color="auto"/>
            <w:bottom w:val="none" w:sz="0" w:space="0" w:color="auto"/>
            <w:right w:val="none" w:sz="0" w:space="0" w:color="auto"/>
          </w:divBdr>
        </w:div>
        <w:div w:id="1113286205">
          <w:marLeft w:val="640"/>
          <w:marRight w:val="0"/>
          <w:marTop w:val="0"/>
          <w:marBottom w:val="0"/>
          <w:divBdr>
            <w:top w:val="none" w:sz="0" w:space="0" w:color="auto"/>
            <w:left w:val="none" w:sz="0" w:space="0" w:color="auto"/>
            <w:bottom w:val="none" w:sz="0" w:space="0" w:color="auto"/>
            <w:right w:val="none" w:sz="0" w:space="0" w:color="auto"/>
          </w:divBdr>
        </w:div>
        <w:div w:id="1427996395">
          <w:marLeft w:val="640"/>
          <w:marRight w:val="0"/>
          <w:marTop w:val="0"/>
          <w:marBottom w:val="0"/>
          <w:divBdr>
            <w:top w:val="none" w:sz="0" w:space="0" w:color="auto"/>
            <w:left w:val="none" w:sz="0" w:space="0" w:color="auto"/>
            <w:bottom w:val="none" w:sz="0" w:space="0" w:color="auto"/>
            <w:right w:val="none" w:sz="0" w:space="0" w:color="auto"/>
          </w:divBdr>
        </w:div>
        <w:div w:id="583338595">
          <w:marLeft w:val="640"/>
          <w:marRight w:val="0"/>
          <w:marTop w:val="0"/>
          <w:marBottom w:val="0"/>
          <w:divBdr>
            <w:top w:val="none" w:sz="0" w:space="0" w:color="auto"/>
            <w:left w:val="none" w:sz="0" w:space="0" w:color="auto"/>
            <w:bottom w:val="none" w:sz="0" w:space="0" w:color="auto"/>
            <w:right w:val="none" w:sz="0" w:space="0" w:color="auto"/>
          </w:divBdr>
        </w:div>
        <w:div w:id="153034941">
          <w:marLeft w:val="640"/>
          <w:marRight w:val="0"/>
          <w:marTop w:val="0"/>
          <w:marBottom w:val="0"/>
          <w:divBdr>
            <w:top w:val="none" w:sz="0" w:space="0" w:color="auto"/>
            <w:left w:val="none" w:sz="0" w:space="0" w:color="auto"/>
            <w:bottom w:val="none" w:sz="0" w:space="0" w:color="auto"/>
            <w:right w:val="none" w:sz="0" w:space="0" w:color="auto"/>
          </w:divBdr>
        </w:div>
        <w:div w:id="2023585642">
          <w:marLeft w:val="640"/>
          <w:marRight w:val="0"/>
          <w:marTop w:val="0"/>
          <w:marBottom w:val="0"/>
          <w:divBdr>
            <w:top w:val="none" w:sz="0" w:space="0" w:color="auto"/>
            <w:left w:val="none" w:sz="0" w:space="0" w:color="auto"/>
            <w:bottom w:val="none" w:sz="0" w:space="0" w:color="auto"/>
            <w:right w:val="none" w:sz="0" w:space="0" w:color="auto"/>
          </w:divBdr>
        </w:div>
        <w:div w:id="1482576304">
          <w:marLeft w:val="640"/>
          <w:marRight w:val="0"/>
          <w:marTop w:val="0"/>
          <w:marBottom w:val="0"/>
          <w:divBdr>
            <w:top w:val="none" w:sz="0" w:space="0" w:color="auto"/>
            <w:left w:val="none" w:sz="0" w:space="0" w:color="auto"/>
            <w:bottom w:val="none" w:sz="0" w:space="0" w:color="auto"/>
            <w:right w:val="none" w:sz="0" w:space="0" w:color="auto"/>
          </w:divBdr>
        </w:div>
        <w:div w:id="2073849684">
          <w:marLeft w:val="640"/>
          <w:marRight w:val="0"/>
          <w:marTop w:val="0"/>
          <w:marBottom w:val="0"/>
          <w:divBdr>
            <w:top w:val="none" w:sz="0" w:space="0" w:color="auto"/>
            <w:left w:val="none" w:sz="0" w:space="0" w:color="auto"/>
            <w:bottom w:val="none" w:sz="0" w:space="0" w:color="auto"/>
            <w:right w:val="none" w:sz="0" w:space="0" w:color="auto"/>
          </w:divBdr>
        </w:div>
        <w:div w:id="383411759">
          <w:marLeft w:val="640"/>
          <w:marRight w:val="0"/>
          <w:marTop w:val="0"/>
          <w:marBottom w:val="0"/>
          <w:divBdr>
            <w:top w:val="none" w:sz="0" w:space="0" w:color="auto"/>
            <w:left w:val="none" w:sz="0" w:space="0" w:color="auto"/>
            <w:bottom w:val="none" w:sz="0" w:space="0" w:color="auto"/>
            <w:right w:val="none" w:sz="0" w:space="0" w:color="auto"/>
          </w:divBdr>
        </w:div>
        <w:div w:id="843711033">
          <w:marLeft w:val="640"/>
          <w:marRight w:val="0"/>
          <w:marTop w:val="0"/>
          <w:marBottom w:val="0"/>
          <w:divBdr>
            <w:top w:val="none" w:sz="0" w:space="0" w:color="auto"/>
            <w:left w:val="none" w:sz="0" w:space="0" w:color="auto"/>
            <w:bottom w:val="none" w:sz="0" w:space="0" w:color="auto"/>
            <w:right w:val="none" w:sz="0" w:space="0" w:color="auto"/>
          </w:divBdr>
        </w:div>
        <w:div w:id="1273855180">
          <w:marLeft w:val="640"/>
          <w:marRight w:val="0"/>
          <w:marTop w:val="0"/>
          <w:marBottom w:val="0"/>
          <w:divBdr>
            <w:top w:val="none" w:sz="0" w:space="0" w:color="auto"/>
            <w:left w:val="none" w:sz="0" w:space="0" w:color="auto"/>
            <w:bottom w:val="none" w:sz="0" w:space="0" w:color="auto"/>
            <w:right w:val="none" w:sz="0" w:space="0" w:color="auto"/>
          </w:divBdr>
        </w:div>
        <w:div w:id="1111558084">
          <w:marLeft w:val="640"/>
          <w:marRight w:val="0"/>
          <w:marTop w:val="0"/>
          <w:marBottom w:val="0"/>
          <w:divBdr>
            <w:top w:val="none" w:sz="0" w:space="0" w:color="auto"/>
            <w:left w:val="none" w:sz="0" w:space="0" w:color="auto"/>
            <w:bottom w:val="none" w:sz="0" w:space="0" w:color="auto"/>
            <w:right w:val="none" w:sz="0" w:space="0" w:color="auto"/>
          </w:divBdr>
        </w:div>
        <w:div w:id="1982685698">
          <w:marLeft w:val="640"/>
          <w:marRight w:val="0"/>
          <w:marTop w:val="0"/>
          <w:marBottom w:val="0"/>
          <w:divBdr>
            <w:top w:val="none" w:sz="0" w:space="0" w:color="auto"/>
            <w:left w:val="none" w:sz="0" w:space="0" w:color="auto"/>
            <w:bottom w:val="none" w:sz="0" w:space="0" w:color="auto"/>
            <w:right w:val="none" w:sz="0" w:space="0" w:color="auto"/>
          </w:divBdr>
        </w:div>
        <w:div w:id="456265978">
          <w:marLeft w:val="640"/>
          <w:marRight w:val="0"/>
          <w:marTop w:val="0"/>
          <w:marBottom w:val="0"/>
          <w:divBdr>
            <w:top w:val="none" w:sz="0" w:space="0" w:color="auto"/>
            <w:left w:val="none" w:sz="0" w:space="0" w:color="auto"/>
            <w:bottom w:val="none" w:sz="0" w:space="0" w:color="auto"/>
            <w:right w:val="none" w:sz="0" w:space="0" w:color="auto"/>
          </w:divBdr>
        </w:div>
        <w:div w:id="1627462602">
          <w:marLeft w:val="640"/>
          <w:marRight w:val="0"/>
          <w:marTop w:val="0"/>
          <w:marBottom w:val="0"/>
          <w:divBdr>
            <w:top w:val="none" w:sz="0" w:space="0" w:color="auto"/>
            <w:left w:val="none" w:sz="0" w:space="0" w:color="auto"/>
            <w:bottom w:val="none" w:sz="0" w:space="0" w:color="auto"/>
            <w:right w:val="none" w:sz="0" w:space="0" w:color="auto"/>
          </w:divBdr>
        </w:div>
        <w:div w:id="449709573">
          <w:marLeft w:val="640"/>
          <w:marRight w:val="0"/>
          <w:marTop w:val="0"/>
          <w:marBottom w:val="0"/>
          <w:divBdr>
            <w:top w:val="none" w:sz="0" w:space="0" w:color="auto"/>
            <w:left w:val="none" w:sz="0" w:space="0" w:color="auto"/>
            <w:bottom w:val="none" w:sz="0" w:space="0" w:color="auto"/>
            <w:right w:val="none" w:sz="0" w:space="0" w:color="auto"/>
          </w:divBdr>
        </w:div>
        <w:div w:id="1761026272">
          <w:marLeft w:val="640"/>
          <w:marRight w:val="0"/>
          <w:marTop w:val="0"/>
          <w:marBottom w:val="0"/>
          <w:divBdr>
            <w:top w:val="none" w:sz="0" w:space="0" w:color="auto"/>
            <w:left w:val="none" w:sz="0" w:space="0" w:color="auto"/>
            <w:bottom w:val="none" w:sz="0" w:space="0" w:color="auto"/>
            <w:right w:val="none" w:sz="0" w:space="0" w:color="auto"/>
          </w:divBdr>
        </w:div>
        <w:div w:id="1091007610">
          <w:marLeft w:val="640"/>
          <w:marRight w:val="0"/>
          <w:marTop w:val="0"/>
          <w:marBottom w:val="0"/>
          <w:divBdr>
            <w:top w:val="none" w:sz="0" w:space="0" w:color="auto"/>
            <w:left w:val="none" w:sz="0" w:space="0" w:color="auto"/>
            <w:bottom w:val="none" w:sz="0" w:space="0" w:color="auto"/>
            <w:right w:val="none" w:sz="0" w:space="0" w:color="auto"/>
          </w:divBdr>
        </w:div>
        <w:div w:id="228468257">
          <w:marLeft w:val="640"/>
          <w:marRight w:val="0"/>
          <w:marTop w:val="0"/>
          <w:marBottom w:val="0"/>
          <w:divBdr>
            <w:top w:val="none" w:sz="0" w:space="0" w:color="auto"/>
            <w:left w:val="none" w:sz="0" w:space="0" w:color="auto"/>
            <w:bottom w:val="none" w:sz="0" w:space="0" w:color="auto"/>
            <w:right w:val="none" w:sz="0" w:space="0" w:color="auto"/>
          </w:divBdr>
        </w:div>
        <w:div w:id="1589382650">
          <w:marLeft w:val="640"/>
          <w:marRight w:val="0"/>
          <w:marTop w:val="0"/>
          <w:marBottom w:val="0"/>
          <w:divBdr>
            <w:top w:val="none" w:sz="0" w:space="0" w:color="auto"/>
            <w:left w:val="none" w:sz="0" w:space="0" w:color="auto"/>
            <w:bottom w:val="none" w:sz="0" w:space="0" w:color="auto"/>
            <w:right w:val="none" w:sz="0" w:space="0" w:color="auto"/>
          </w:divBdr>
        </w:div>
        <w:div w:id="920405270">
          <w:marLeft w:val="640"/>
          <w:marRight w:val="0"/>
          <w:marTop w:val="0"/>
          <w:marBottom w:val="0"/>
          <w:divBdr>
            <w:top w:val="none" w:sz="0" w:space="0" w:color="auto"/>
            <w:left w:val="none" w:sz="0" w:space="0" w:color="auto"/>
            <w:bottom w:val="none" w:sz="0" w:space="0" w:color="auto"/>
            <w:right w:val="none" w:sz="0" w:space="0" w:color="auto"/>
          </w:divBdr>
        </w:div>
        <w:div w:id="1921869790">
          <w:marLeft w:val="640"/>
          <w:marRight w:val="0"/>
          <w:marTop w:val="0"/>
          <w:marBottom w:val="0"/>
          <w:divBdr>
            <w:top w:val="none" w:sz="0" w:space="0" w:color="auto"/>
            <w:left w:val="none" w:sz="0" w:space="0" w:color="auto"/>
            <w:bottom w:val="none" w:sz="0" w:space="0" w:color="auto"/>
            <w:right w:val="none" w:sz="0" w:space="0" w:color="auto"/>
          </w:divBdr>
        </w:div>
        <w:div w:id="1276449256">
          <w:marLeft w:val="640"/>
          <w:marRight w:val="0"/>
          <w:marTop w:val="0"/>
          <w:marBottom w:val="0"/>
          <w:divBdr>
            <w:top w:val="none" w:sz="0" w:space="0" w:color="auto"/>
            <w:left w:val="none" w:sz="0" w:space="0" w:color="auto"/>
            <w:bottom w:val="none" w:sz="0" w:space="0" w:color="auto"/>
            <w:right w:val="none" w:sz="0" w:space="0" w:color="auto"/>
          </w:divBdr>
        </w:div>
        <w:div w:id="2010592365">
          <w:marLeft w:val="640"/>
          <w:marRight w:val="0"/>
          <w:marTop w:val="0"/>
          <w:marBottom w:val="0"/>
          <w:divBdr>
            <w:top w:val="none" w:sz="0" w:space="0" w:color="auto"/>
            <w:left w:val="none" w:sz="0" w:space="0" w:color="auto"/>
            <w:bottom w:val="none" w:sz="0" w:space="0" w:color="auto"/>
            <w:right w:val="none" w:sz="0" w:space="0" w:color="auto"/>
          </w:divBdr>
        </w:div>
        <w:div w:id="1074275478">
          <w:marLeft w:val="640"/>
          <w:marRight w:val="0"/>
          <w:marTop w:val="0"/>
          <w:marBottom w:val="0"/>
          <w:divBdr>
            <w:top w:val="none" w:sz="0" w:space="0" w:color="auto"/>
            <w:left w:val="none" w:sz="0" w:space="0" w:color="auto"/>
            <w:bottom w:val="none" w:sz="0" w:space="0" w:color="auto"/>
            <w:right w:val="none" w:sz="0" w:space="0" w:color="auto"/>
          </w:divBdr>
        </w:div>
        <w:div w:id="631331700">
          <w:marLeft w:val="640"/>
          <w:marRight w:val="0"/>
          <w:marTop w:val="0"/>
          <w:marBottom w:val="0"/>
          <w:divBdr>
            <w:top w:val="none" w:sz="0" w:space="0" w:color="auto"/>
            <w:left w:val="none" w:sz="0" w:space="0" w:color="auto"/>
            <w:bottom w:val="none" w:sz="0" w:space="0" w:color="auto"/>
            <w:right w:val="none" w:sz="0" w:space="0" w:color="auto"/>
          </w:divBdr>
        </w:div>
        <w:div w:id="332881462">
          <w:marLeft w:val="640"/>
          <w:marRight w:val="0"/>
          <w:marTop w:val="0"/>
          <w:marBottom w:val="0"/>
          <w:divBdr>
            <w:top w:val="none" w:sz="0" w:space="0" w:color="auto"/>
            <w:left w:val="none" w:sz="0" w:space="0" w:color="auto"/>
            <w:bottom w:val="none" w:sz="0" w:space="0" w:color="auto"/>
            <w:right w:val="none" w:sz="0" w:space="0" w:color="auto"/>
          </w:divBdr>
        </w:div>
        <w:div w:id="1804079915">
          <w:marLeft w:val="640"/>
          <w:marRight w:val="0"/>
          <w:marTop w:val="0"/>
          <w:marBottom w:val="0"/>
          <w:divBdr>
            <w:top w:val="none" w:sz="0" w:space="0" w:color="auto"/>
            <w:left w:val="none" w:sz="0" w:space="0" w:color="auto"/>
            <w:bottom w:val="none" w:sz="0" w:space="0" w:color="auto"/>
            <w:right w:val="none" w:sz="0" w:space="0" w:color="auto"/>
          </w:divBdr>
        </w:div>
        <w:div w:id="1956675125">
          <w:marLeft w:val="640"/>
          <w:marRight w:val="0"/>
          <w:marTop w:val="0"/>
          <w:marBottom w:val="0"/>
          <w:divBdr>
            <w:top w:val="none" w:sz="0" w:space="0" w:color="auto"/>
            <w:left w:val="none" w:sz="0" w:space="0" w:color="auto"/>
            <w:bottom w:val="none" w:sz="0" w:space="0" w:color="auto"/>
            <w:right w:val="none" w:sz="0" w:space="0" w:color="auto"/>
          </w:divBdr>
        </w:div>
        <w:div w:id="1936938433">
          <w:marLeft w:val="640"/>
          <w:marRight w:val="0"/>
          <w:marTop w:val="0"/>
          <w:marBottom w:val="0"/>
          <w:divBdr>
            <w:top w:val="none" w:sz="0" w:space="0" w:color="auto"/>
            <w:left w:val="none" w:sz="0" w:space="0" w:color="auto"/>
            <w:bottom w:val="none" w:sz="0" w:space="0" w:color="auto"/>
            <w:right w:val="none" w:sz="0" w:space="0" w:color="auto"/>
          </w:divBdr>
        </w:div>
        <w:div w:id="1764759436">
          <w:marLeft w:val="640"/>
          <w:marRight w:val="0"/>
          <w:marTop w:val="0"/>
          <w:marBottom w:val="0"/>
          <w:divBdr>
            <w:top w:val="none" w:sz="0" w:space="0" w:color="auto"/>
            <w:left w:val="none" w:sz="0" w:space="0" w:color="auto"/>
            <w:bottom w:val="none" w:sz="0" w:space="0" w:color="auto"/>
            <w:right w:val="none" w:sz="0" w:space="0" w:color="auto"/>
          </w:divBdr>
        </w:div>
        <w:div w:id="1694649988">
          <w:marLeft w:val="640"/>
          <w:marRight w:val="0"/>
          <w:marTop w:val="0"/>
          <w:marBottom w:val="0"/>
          <w:divBdr>
            <w:top w:val="none" w:sz="0" w:space="0" w:color="auto"/>
            <w:left w:val="none" w:sz="0" w:space="0" w:color="auto"/>
            <w:bottom w:val="none" w:sz="0" w:space="0" w:color="auto"/>
            <w:right w:val="none" w:sz="0" w:space="0" w:color="auto"/>
          </w:divBdr>
        </w:div>
        <w:div w:id="990333824">
          <w:marLeft w:val="640"/>
          <w:marRight w:val="0"/>
          <w:marTop w:val="0"/>
          <w:marBottom w:val="0"/>
          <w:divBdr>
            <w:top w:val="none" w:sz="0" w:space="0" w:color="auto"/>
            <w:left w:val="none" w:sz="0" w:space="0" w:color="auto"/>
            <w:bottom w:val="none" w:sz="0" w:space="0" w:color="auto"/>
            <w:right w:val="none" w:sz="0" w:space="0" w:color="auto"/>
          </w:divBdr>
        </w:div>
        <w:div w:id="2076585194">
          <w:marLeft w:val="640"/>
          <w:marRight w:val="0"/>
          <w:marTop w:val="0"/>
          <w:marBottom w:val="0"/>
          <w:divBdr>
            <w:top w:val="none" w:sz="0" w:space="0" w:color="auto"/>
            <w:left w:val="none" w:sz="0" w:space="0" w:color="auto"/>
            <w:bottom w:val="none" w:sz="0" w:space="0" w:color="auto"/>
            <w:right w:val="none" w:sz="0" w:space="0" w:color="auto"/>
          </w:divBdr>
        </w:div>
        <w:div w:id="750584045">
          <w:marLeft w:val="640"/>
          <w:marRight w:val="0"/>
          <w:marTop w:val="0"/>
          <w:marBottom w:val="0"/>
          <w:divBdr>
            <w:top w:val="none" w:sz="0" w:space="0" w:color="auto"/>
            <w:left w:val="none" w:sz="0" w:space="0" w:color="auto"/>
            <w:bottom w:val="none" w:sz="0" w:space="0" w:color="auto"/>
            <w:right w:val="none" w:sz="0" w:space="0" w:color="auto"/>
          </w:divBdr>
        </w:div>
        <w:div w:id="410589536">
          <w:marLeft w:val="640"/>
          <w:marRight w:val="0"/>
          <w:marTop w:val="0"/>
          <w:marBottom w:val="0"/>
          <w:divBdr>
            <w:top w:val="none" w:sz="0" w:space="0" w:color="auto"/>
            <w:left w:val="none" w:sz="0" w:space="0" w:color="auto"/>
            <w:bottom w:val="none" w:sz="0" w:space="0" w:color="auto"/>
            <w:right w:val="none" w:sz="0" w:space="0" w:color="auto"/>
          </w:divBdr>
        </w:div>
        <w:div w:id="2112705376">
          <w:marLeft w:val="640"/>
          <w:marRight w:val="0"/>
          <w:marTop w:val="0"/>
          <w:marBottom w:val="0"/>
          <w:divBdr>
            <w:top w:val="none" w:sz="0" w:space="0" w:color="auto"/>
            <w:left w:val="none" w:sz="0" w:space="0" w:color="auto"/>
            <w:bottom w:val="none" w:sz="0" w:space="0" w:color="auto"/>
            <w:right w:val="none" w:sz="0" w:space="0" w:color="auto"/>
          </w:divBdr>
        </w:div>
        <w:div w:id="614137924">
          <w:marLeft w:val="640"/>
          <w:marRight w:val="0"/>
          <w:marTop w:val="0"/>
          <w:marBottom w:val="0"/>
          <w:divBdr>
            <w:top w:val="none" w:sz="0" w:space="0" w:color="auto"/>
            <w:left w:val="none" w:sz="0" w:space="0" w:color="auto"/>
            <w:bottom w:val="none" w:sz="0" w:space="0" w:color="auto"/>
            <w:right w:val="none" w:sz="0" w:space="0" w:color="auto"/>
          </w:divBdr>
        </w:div>
        <w:div w:id="1022439781">
          <w:marLeft w:val="640"/>
          <w:marRight w:val="0"/>
          <w:marTop w:val="0"/>
          <w:marBottom w:val="0"/>
          <w:divBdr>
            <w:top w:val="none" w:sz="0" w:space="0" w:color="auto"/>
            <w:left w:val="none" w:sz="0" w:space="0" w:color="auto"/>
            <w:bottom w:val="none" w:sz="0" w:space="0" w:color="auto"/>
            <w:right w:val="none" w:sz="0" w:space="0" w:color="auto"/>
          </w:divBdr>
        </w:div>
        <w:div w:id="65542003">
          <w:marLeft w:val="640"/>
          <w:marRight w:val="0"/>
          <w:marTop w:val="0"/>
          <w:marBottom w:val="0"/>
          <w:divBdr>
            <w:top w:val="none" w:sz="0" w:space="0" w:color="auto"/>
            <w:left w:val="none" w:sz="0" w:space="0" w:color="auto"/>
            <w:bottom w:val="none" w:sz="0" w:space="0" w:color="auto"/>
            <w:right w:val="none" w:sz="0" w:space="0" w:color="auto"/>
          </w:divBdr>
        </w:div>
        <w:div w:id="588005758">
          <w:marLeft w:val="640"/>
          <w:marRight w:val="0"/>
          <w:marTop w:val="0"/>
          <w:marBottom w:val="0"/>
          <w:divBdr>
            <w:top w:val="none" w:sz="0" w:space="0" w:color="auto"/>
            <w:left w:val="none" w:sz="0" w:space="0" w:color="auto"/>
            <w:bottom w:val="none" w:sz="0" w:space="0" w:color="auto"/>
            <w:right w:val="none" w:sz="0" w:space="0" w:color="auto"/>
          </w:divBdr>
        </w:div>
        <w:div w:id="401566142">
          <w:marLeft w:val="640"/>
          <w:marRight w:val="0"/>
          <w:marTop w:val="0"/>
          <w:marBottom w:val="0"/>
          <w:divBdr>
            <w:top w:val="none" w:sz="0" w:space="0" w:color="auto"/>
            <w:left w:val="none" w:sz="0" w:space="0" w:color="auto"/>
            <w:bottom w:val="none" w:sz="0" w:space="0" w:color="auto"/>
            <w:right w:val="none" w:sz="0" w:space="0" w:color="auto"/>
          </w:divBdr>
        </w:div>
        <w:div w:id="909846710">
          <w:marLeft w:val="640"/>
          <w:marRight w:val="0"/>
          <w:marTop w:val="0"/>
          <w:marBottom w:val="0"/>
          <w:divBdr>
            <w:top w:val="none" w:sz="0" w:space="0" w:color="auto"/>
            <w:left w:val="none" w:sz="0" w:space="0" w:color="auto"/>
            <w:bottom w:val="none" w:sz="0" w:space="0" w:color="auto"/>
            <w:right w:val="none" w:sz="0" w:space="0" w:color="auto"/>
          </w:divBdr>
        </w:div>
        <w:div w:id="1955822157">
          <w:marLeft w:val="640"/>
          <w:marRight w:val="0"/>
          <w:marTop w:val="0"/>
          <w:marBottom w:val="0"/>
          <w:divBdr>
            <w:top w:val="none" w:sz="0" w:space="0" w:color="auto"/>
            <w:left w:val="none" w:sz="0" w:space="0" w:color="auto"/>
            <w:bottom w:val="none" w:sz="0" w:space="0" w:color="auto"/>
            <w:right w:val="none" w:sz="0" w:space="0" w:color="auto"/>
          </w:divBdr>
        </w:div>
        <w:div w:id="90008930">
          <w:marLeft w:val="640"/>
          <w:marRight w:val="0"/>
          <w:marTop w:val="0"/>
          <w:marBottom w:val="0"/>
          <w:divBdr>
            <w:top w:val="none" w:sz="0" w:space="0" w:color="auto"/>
            <w:left w:val="none" w:sz="0" w:space="0" w:color="auto"/>
            <w:bottom w:val="none" w:sz="0" w:space="0" w:color="auto"/>
            <w:right w:val="none" w:sz="0" w:space="0" w:color="auto"/>
          </w:divBdr>
        </w:div>
        <w:div w:id="1797287958">
          <w:marLeft w:val="640"/>
          <w:marRight w:val="0"/>
          <w:marTop w:val="0"/>
          <w:marBottom w:val="0"/>
          <w:divBdr>
            <w:top w:val="none" w:sz="0" w:space="0" w:color="auto"/>
            <w:left w:val="none" w:sz="0" w:space="0" w:color="auto"/>
            <w:bottom w:val="none" w:sz="0" w:space="0" w:color="auto"/>
            <w:right w:val="none" w:sz="0" w:space="0" w:color="auto"/>
          </w:divBdr>
        </w:div>
        <w:div w:id="709189366">
          <w:marLeft w:val="640"/>
          <w:marRight w:val="0"/>
          <w:marTop w:val="0"/>
          <w:marBottom w:val="0"/>
          <w:divBdr>
            <w:top w:val="none" w:sz="0" w:space="0" w:color="auto"/>
            <w:left w:val="none" w:sz="0" w:space="0" w:color="auto"/>
            <w:bottom w:val="none" w:sz="0" w:space="0" w:color="auto"/>
            <w:right w:val="none" w:sz="0" w:space="0" w:color="auto"/>
          </w:divBdr>
        </w:div>
        <w:div w:id="726953944">
          <w:marLeft w:val="640"/>
          <w:marRight w:val="0"/>
          <w:marTop w:val="0"/>
          <w:marBottom w:val="0"/>
          <w:divBdr>
            <w:top w:val="none" w:sz="0" w:space="0" w:color="auto"/>
            <w:left w:val="none" w:sz="0" w:space="0" w:color="auto"/>
            <w:bottom w:val="none" w:sz="0" w:space="0" w:color="auto"/>
            <w:right w:val="none" w:sz="0" w:space="0" w:color="auto"/>
          </w:divBdr>
        </w:div>
        <w:div w:id="1229803256">
          <w:marLeft w:val="640"/>
          <w:marRight w:val="0"/>
          <w:marTop w:val="0"/>
          <w:marBottom w:val="0"/>
          <w:divBdr>
            <w:top w:val="none" w:sz="0" w:space="0" w:color="auto"/>
            <w:left w:val="none" w:sz="0" w:space="0" w:color="auto"/>
            <w:bottom w:val="none" w:sz="0" w:space="0" w:color="auto"/>
            <w:right w:val="none" w:sz="0" w:space="0" w:color="auto"/>
          </w:divBdr>
        </w:div>
        <w:div w:id="484861864">
          <w:marLeft w:val="640"/>
          <w:marRight w:val="0"/>
          <w:marTop w:val="0"/>
          <w:marBottom w:val="0"/>
          <w:divBdr>
            <w:top w:val="none" w:sz="0" w:space="0" w:color="auto"/>
            <w:left w:val="none" w:sz="0" w:space="0" w:color="auto"/>
            <w:bottom w:val="none" w:sz="0" w:space="0" w:color="auto"/>
            <w:right w:val="none" w:sz="0" w:space="0" w:color="auto"/>
          </w:divBdr>
        </w:div>
        <w:div w:id="1126659718">
          <w:marLeft w:val="640"/>
          <w:marRight w:val="0"/>
          <w:marTop w:val="0"/>
          <w:marBottom w:val="0"/>
          <w:divBdr>
            <w:top w:val="none" w:sz="0" w:space="0" w:color="auto"/>
            <w:left w:val="none" w:sz="0" w:space="0" w:color="auto"/>
            <w:bottom w:val="none" w:sz="0" w:space="0" w:color="auto"/>
            <w:right w:val="none" w:sz="0" w:space="0" w:color="auto"/>
          </w:divBdr>
        </w:div>
        <w:div w:id="391119899">
          <w:marLeft w:val="640"/>
          <w:marRight w:val="0"/>
          <w:marTop w:val="0"/>
          <w:marBottom w:val="0"/>
          <w:divBdr>
            <w:top w:val="none" w:sz="0" w:space="0" w:color="auto"/>
            <w:left w:val="none" w:sz="0" w:space="0" w:color="auto"/>
            <w:bottom w:val="none" w:sz="0" w:space="0" w:color="auto"/>
            <w:right w:val="none" w:sz="0" w:space="0" w:color="auto"/>
          </w:divBdr>
        </w:div>
        <w:div w:id="2023698431">
          <w:marLeft w:val="640"/>
          <w:marRight w:val="0"/>
          <w:marTop w:val="0"/>
          <w:marBottom w:val="0"/>
          <w:divBdr>
            <w:top w:val="none" w:sz="0" w:space="0" w:color="auto"/>
            <w:left w:val="none" w:sz="0" w:space="0" w:color="auto"/>
            <w:bottom w:val="none" w:sz="0" w:space="0" w:color="auto"/>
            <w:right w:val="none" w:sz="0" w:space="0" w:color="auto"/>
          </w:divBdr>
        </w:div>
        <w:div w:id="1517966544">
          <w:marLeft w:val="640"/>
          <w:marRight w:val="0"/>
          <w:marTop w:val="0"/>
          <w:marBottom w:val="0"/>
          <w:divBdr>
            <w:top w:val="none" w:sz="0" w:space="0" w:color="auto"/>
            <w:left w:val="none" w:sz="0" w:space="0" w:color="auto"/>
            <w:bottom w:val="none" w:sz="0" w:space="0" w:color="auto"/>
            <w:right w:val="none" w:sz="0" w:space="0" w:color="auto"/>
          </w:divBdr>
        </w:div>
        <w:div w:id="1097557946">
          <w:marLeft w:val="640"/>
          <w:marRight w:val="0"/>
          <w:marTop w:val="0"/>
          <w:marBottom w:val="0"/>
          <w:divBdr>
            <w:top w:val="none" w:sz="0" w:space="0" w:color="auto"/>
            <w:left w:val="none" w:sz="0" w:space="0" w:color="auto"/>
            <w:bottom w:val="none" w:sz="0" w:space="0" w:color="auto"/>
            <w:right w:val="none" w:sz="0" w:space="0" w:color="auto"/>
          </w:divBdr>
        </w:div>
        <w:div w:id="1614750530">
          <w:marLeft w:val="640"/>
          <w:marRight w:val="0"/>
          <w:marTop w:val="0"/>
          <w:marBottom w:val="0"/>
          <w:divBdr>
            <w:top w:val="none" w:sz="0" w:space="0" w:color="auto"/>
            <w:left w:val="none" w:sz="0" w:space="0" w:color="auto"/>
            <w:bottom w:val="none" w:sz="0" w:space="0" w:color="auto"/>
            <w:right w:val="none" w:sz="0" w:space="0" w:color="auto"/>
          </w:divBdr>
        </w:div>
        <w:div w:id="805702798">
          <w:marLeft w:val="640"/>
          <w:marRight w:val="0"/>
          <w:marTop w:val="0"/>
          <w:marBottom w:val="0"/>
          <w:divBdr>
            <w:top w:val="none" w:sz="0" w:space="0" w:color="auto"/>
            <w:left w:val="none" w:sz="0" w:space="0" w:color="auto"/>
            <w:bottom w:val="none" w:sz="0" w:space="0" w:color="auto"/>
            <w:right w:val="none" w:sz="0" w:space="0" w:color="auto"/>
          </w:divBdr>
        </w:div>
        <w:div w:id="882445652">
          <w:marLeft w:val="640"/>
          <w:marRight w:val="0"/>
          <w:marTop w:val="0"/>
          <w:marBottom w:val="0"/>
          <w:divBdr>
            <w:top w:val="none" w:sz="0" w:space="0" w:color="auto"/>
            <w:left w:val="none" w:sz="0" w:space="0" w:color="auto"/>
            <w:bottom w:val="none" w:sz="0" w:space="0" w:color="auto"/>
            <w:right w:val="none" w:sz="0" w:space="0" w:color="auto"/>
          </w:divBdr>
        </w:div>
        <w:div w:id="1272936056">
          <w:marLeft w:val="640"/>
          <w:marRight w:val="0"/>
          <w:marTop w:val="0"/>
          <w:marBottom w:val="0"/>
          <w:divBdr>
            <w:top w:val="none" w:sz="0" w:space="0" w:color="auto"/>
            <w:left w:val="none" w:sz="0" w:space="0" w:color="auto"/>
            <w:bottom w:val="none" w:sz="0" w:space="0" w:color="auto"/>
            <w:right w:val="none" w:sz="0" w:space="0" w:color="auto"/>
          </w:divBdr>
        </w:div>
        <w:div w:id="2125031958">
          <w:marLeft w:val="640"/>
          <w:marRight w:val="0"/>
          <w:marTop w:val="0"/>
          <w:marBottom w:val="0"/>
          <w:divBdr>
            <w:top w:val="none" w:sz="0" w:space="0" w:color="auto"/>
            <w:left w:val="none" w:sz="0" w:space="0" w:color="auto"/>
            <w:bottom w:val="none" w:sz="0" w:space="0" w:color="auto"/>
            <w:right w:val="none" w:sz="0" w:space="0" w:color="auto"/>
          </w:divBdr>
        </w:div>
        <w:div w:id="2082635309">
          <w:marLeft w:val="640"/>
          <w:marRight w:val="0"/>
          <w:marTop w:val="0"/>
          <w:marBottom w:val="0"/>
          <w:divBdr>
            <w:top w:val="none" w:sz="0" w:space="0" w:color="auto"/>
            <w:left w:val="none" w:sz="0" w:space="0" w:color="auto"/>
            <w:bottom w:val="none" w:sz="0" w:space="0" w:color="auto"/>
            <w:right w:val="none" w:sz="0" w:space="0" w:color="auto"/>
          </w:divBdr>
        </w:div>
        <w:div w:id="912548798">
          <w:marLeft w:val="640"/>
          <w:marRight w:val="0"/>
          <w:marTop w:val="0"/>
          <w:marBottom w:val="0"/>
          <w:divBdr>
            <w:top w:val="none" w:sz="0" w:space="0" w:color="auto"/>
            <w:left w:val="none" w:sz="0" w:space="0" w:color="auto"/>
            <w:bottom w:val="none" w:sz="0" w:space="0" w:color="auto"/>
            <w:right w:val="none" w:sz="0" w:space="0" w:color="auto"/>
          </w:divBdr>
        </w:div>
      </w:divsChild>
    </w:div>
    <w:div w:id="75592208">
      <w:bodyDiv w:val="1"/>
      <w:marLeft w:val="0"/>
      <w:marRight w:val="0"/>
      <w:marTop w:val="0"/>
      <w:marBottom w:val="0"/>
      <w:divBdr>
        <w:top w:val="none" w:sz="0" w:space="0" w:color="auto"/>
        <w:left w:val="none" w:sz="0" w:space="0" w:color="auto"/>
        <w:bottom w:val="none" w:sz="0" w:space="0" w:color="auto"/>
        <w:right w:val="none" w:sz="0" w:space="0" w:color="auto"/>
      </w:divBdr>
      <w:divsChild>
        <w:div w:id="211701169">
          <w:marLeft w:val="640"/>
          <w:marRight w:val="0"/>
          <w:marTop w:val="0"/>
          <w:marBottom w:val="0"/>
          <w:divBdr>
            <w:top w:val="none" w:sz="0" w:space="0" w:color="auto"/>
            <w:left w:val="none" w:sz="0" w:space="0" w:color="auto"/>
            <w:bottom w:val="none" w:sz="0" w:space="0" w:color="auto"/>
            <w:right w:val="none" w:sz="0" w:space="0" w:color="auto"/>
          </w:divBdr>
        </w:div>
        <w:div w:id="653872171">
          <w:marLeft w:val="640"/>
          <w:marRight w:val="0"/>
          <w:marTop w:val="0"/>
          <w:marBottom w:val="0"/>
          <w:divBdr>
            <w:top w:val="none" w:sz="0" w:space="0" w:color="auto"/>
            <w:left w:val="none" w:sz="0" w:space="0" w:color="auto"/>
            <w:bottom w:val="none" w:sz="0" w:space="0" w:color="auto"/>
            <w:right w:val="none" w:sz="0" w:space="0" w:color="auto"/>
          </w:divBdr>
        </w:div>
        <w:div w:id="815872986">
          <w:marLeft w:val="640"/>
          <w:marRight w:val="0"/>
          <w:marTop w:val="0"/>
          <w:marBottom w:val="0"/>
          <w:divBdr>
            <w:top w:val="none" w:sz="0" w:space="0" w:color="auto"/>
            <w:left w:val="none" w:sz="0" w:space="0" w:color="auto"/>
            <w:bottom w:val="none" w:sz="0" w:space="0" w:color="auto"/>
            <w:right w:val="none" w:sz="0" w:space="0" w:color="auto"/>
          </w:divBdr>
        </w:div>
        <w:div w:id="829908136">
          <w:marLeft w:val="640"/>
          <w:marRight w:val="0"/>
          <w:marTop w:val="0"/>
          <w:marBottom w:val="0"/>
          <w:divBdr>
            <w:top w:val="none" w:sz="0" w:space="0" w:color="auto"/>
            <w:left w:val="none" w:sz="0" w:space="0" w:color="auto"/>
            <w:bottom w:val="none" w:sz="0" w:space="0" w:color="auto"/>
            <w:right w:val="none" w:sz="0" w:space="0" w:color="auto"/>
          </w:divBdr>
        </w:div>
        <w:div w:id="618996750">
          <w:marLeft w:val="640"/>
          <w:marRight w:val="0"/>
          <w:marTop w:val="0"/>
          <w:marBottom w:val="0"/>
          <w:divBdr>
            <w:top w:val="none" w:sz="0" w:space="0" w:color="auto"/>
            <w:left w:val="none" w:sz="0" w:space="0" w:color="auto"/>
            <w:bottom w:val="none" w:sz="0" w:space="0" w:color="auto"/>
            <w:right w:val="none" w:sz="0" w:space="0" w:color="auto"/>
          </w:divBdr>
        </w:div>
        <w:div w:id="908539766">
          <w:marLeft w:val="640"/>
          <w:marRight w:val="0"/>
          <w:marTop w:val="0"/>
          <w:marBottom w:val="0"/>
          <w:divBdr>
            <w:top w:val="none" w:sz="0" w:space="0" w:color="auto"/>
            <w:left w:val="none" w:sz="0" w:space="0" w:color="auto"/>
            <w:bottom w:val="none" w:sz="0" w:space="0" w:color="auto"/>
            <w:right w:val="none" w:sz="0" w:space="0" w:color="auto"/>
          </w:divBdr>
        </w:div>
        <w:div w:id="834303714">
          <w:marLeft w:val="640"/>
          <w:marRight w:val="0"/>
          <w:marTop w:val="0"/>
          <w:marBottom w:val="0"/>
          <w:divBdr>
            <w:top w:val="none" w:sz="0" w:space="0" w:color="auto"/>
            <w:left w:val="none" w:sz="0" w:space="0" w:color="auto"/>
            <w:bottom w:val="none" w:sz="0" w:space="0" w:color="auto"/>
            <w:right w:val="none" w:sz="0" w:space="0" w:color="auto"/>
          </w:divBdr>
        </w:div>
        <w:div w:id="1575703710">
          <w:marLeft w:val="640"/>
          <w:marRight w:val="0"/>
          <w:marTop w:val="0"/>
          <w:marBottom w:val="0"/>
          <w:divBdr>
            <w:top w:val="none" w:sz="0" w:space="0" w:color="auto"/>
            <w:left w:val="none" w:sz="0" w:space="0" w:color="auto"/>
            <w:bottom w:val="none" w:sz="0" w:space="0" w:color="auto"/>
            <w:right w:val="none" w:sz="0" w:space="0" w:color="auto"/>
          </w:divBdr>
        </w:div>
        <w:div w:id="1437863747">
          <w:marLeft w:val="640"/>
          <w:marRight w:val="0"/>
          <w:marTop w:val="0"/>
          <w:marBottom w:val="0"/>
          <w:divBdr>
            <w:top w:val="none" w:sz="0" w:space="0" w:color="auto"/>
            <w:left w:val="none" w:sz="0" w:space="0" w:color="auto"/>
            <w:bottom w:val="none" w:sz="0" w:space="0" w:color="auto"/>
            <w:right w:val="none" w:sz="0" w:space="0" w:color="auto"/>
          </w:divBdr>
        </w:div>
        <w:div w:id="211814088">
          <w:marLeft w:val="640"/>
          <w:marRight w:val="0"/>
          <w:marTop w:val="0"/>
          <w:marBottom w:val="0"/>
          <w:divBdr>
            <w:top w:val="none" w:sz="0" w:space="0" w:color="auto"/>
            <w:left w:val="none" w:sz="0" w:space="0" w:color="auto"/>
            <w:bottom w:val="none" w:sz="0" w:space="0" w:color="auto"/>
            <w:right w:val="none" w:sz="0" w:space="0" w:color="auto"/>
          </w:divBdr>
        </w:div>
        <w:div w:id="596402098">
          <w:marLeft w:val="640"/>
          <w:marRight w:val="0"/>
          <w:marTop w:val="0"/>
          <w:marBottom w:val="0"/>
          <w:divBdr>
            <w:top w:val="none" w:sz="0" w:space="0" w:color="auto"/>
            <w:left w:val="none" w:sz="0" w:space="0" w:color="auto"/>
            <w:bottom w:val="none" w:sz="0" w:space="0" w:color="auto"/>
            <w:right w:val="none" w:sz="0" w:space="0" w:color="auto"/>
          </w:divBdr>
        </w:div>
        <w:div w:id="1126393388">
          <w:marLeft w:val="640"/>
          <w:marRight w:val="0"/>
          <w:marTop w:val="0"/>
          <w:marBottom w:val="0"/>
          <w:divBdr>
            <w:top w:val="none" w:sz="0" w:space="0" w:color="auto"/>
            <w:left w:val="none" w:sz="0" w:space="0" w:color="auto"/>
            <w:bottom w:val="none" w:sz="0" w:space="0" w:color="auto"/>
            <w:right w:val="none" w:sz="0" w:space="0" w:color="auto"/>
          </w:divBdr>
        </w:div>
        <w:div w:id="1101341439">
          <w:marLeft w:val="640"/>
          <w:marRight w:val="0"/>
          <w:marTop w:val="0"/>
          <w:marBottom w:val="0"/>
          <w:divBdr>
            <w:top w:val="none" w:sz="0" w:space="0" w:color="auto"/>
            <w:left w:val="none" w:sz="0" w:space="0" w:color="auto"/>
            <w:bottom w:val="none" w:sz="0" w:space="0" w:color="auto"/>
            <w:right w:val="none" w:sz="0" w:space="0" w:color="auto"/>
          </w:divBdr>
        </w:div>
        <w:div w:id="268241679">
          <w:marLeft w:val="640"/>
          <w:marRight w:val="0"/>
          <w:marTop w:val="0"/>
          <w:marBottom w:val="0"/>
          <w:divBdr>
            <w:top w:val="none" w:sz="0" w:space="0" w:color="auto"/>
            <w:left w:val="none" w:sz="0" w:space="0" w:color="auto"/>
            <w:bottom w:val="none" w:sz="0" w:space="0" w:color="auto"/>
            <w:right w:val="none" w:sz="0" w:space="0" w:color="auto"/>
          </w:divBdr>
        </w:div>
        <w:div w:id="1283684239">
          <w:marLeft w:val="640"/>
          <w:marRight w:val="0"/>
          <w:marTop w:val="0"/>
          <w:marBottom w:val="0"/>
          <w:divBdr>
            <w:top w:val="none" w:sz="0" w:space="0" w:color="auto"/>
            <w:left w:val="none" w:sz="0" w:space="0" w:color="auto"/>
            <w:bottom w:val="none" w:sz="0" w:space="0" w:color="auto"/>
            <w:right w:val="none" w:sz="0" w:space="0" w:color="auto"/>
          </w:divBdr>
        </w:div>
        <w:div w:id="1643542784">
          <w:marLeft w:val="640"/>
          <w:marRight w:val="0"/>
          <w:marTop w:val="0"/>
          <w:marBottom w:val="0"/>
          <w:divBdr>
            <w:top w:val="none" w:sz="0" w:space="0" w:color="auto"/>
            <w:left w:val="none" w:sz="0" w:space="0" w:color="auto"/>
            <w:bottom w:val="none" w:sz="0" w:space="0" w:color="auto"/>
            <w:right w:val="none" w:sz="0" w:space="0" w:color="auto"/>
          </w:divBdr>
        </w:div>
        <w:div w:id="631713131">
          <w:marLeft w:val="640"/>
          <w:marRight w:val="0"/>
          <w:marTop w:val="0"/>
          <w:marBottom w:val="0"/>
          <w:divBdr>
            <w:top w:val="none" w:sz="0" w:space="0" w:color="auto"/>
            <w:left w:val="none" w:sz="0" w:space="0" w:color="auto"/>
            <w:bottom w:val="none" w:sz="0" w:space="0" w:color="auto"/>
            <w:right w:val="none" w:sz="0" w:space="0" w:color="auto"/>
          </w:divBdr>
        </w:div>
        <w:div w:id="1956213257">
          <w:marLeft w:val="640"/>
          <w:marRight w:val="0"/>
          <w:marTop w:val="0"/>
          <w:marBottom w:val="0"/>
          <w:divBdr>
            <w:top w:val="none" w:sz="0" w:space="0" w:color="auto"/>
            <w:left w:val="none" w:sz="0" w:space="0" w:color="auto"/>
            <w:bottom w:val="none" w:sz="0" w:space="0" w:color="auto"/>
            <w:right w:val="none" w:sz="0" w:space="0" w:color="auto"/>
          </w:divBdr>
        </w:div>
        <w:div w:id="1718431283">
          <w:marLeft w:val="640"/>
          <w:marRight w:val="0"/>
          <w:marTop w:val="0"/>
          <w:marBottom w:val="0"/>
          <w:divBdr>
            <w:top w:val="none" w:sz="0" w:space="0" w:color="auto"/>
            <w:left w:val="none" w:sz="0" w:space="0" w:color="auto"/>
            <w:bottom w:val="none" w:sz="0" w:space="0" w:color="auto"/>
            <w:right w:val="none" w:sz="0" w:space="0" w:color="auto"/>
          </w:divBdr>
        </w:div>
        <w:div w:id="7604724">
          <w:marLeft w:val="640"/>
          <w:marRight w:val="0"/>
          <w:marTop w:val="0"/>
          <w:marBottom w:val="0"/>
          <w:divBdr>
            <w:top w:val="none" w:sz="0" w:space="0" w:color="auto"/>
            <w:left w:val="none" w:sz="0" w:space="0" w:color="auto"/>
            <w:bottom w:val="none" w:sz="0" w:space="0" w:color="auto"/>
            <w:right w:val="none" w:sz="0" w:space="0" w:color="auto"/>
          </w:divBdr>
        </w:div>
        <w:div w:id="1403261630">
          <w:marLeft w:val="640"/>
          <w:marRight w:val="0"/>
          <w:marTop w:val="0"/>
          <w:marBottom w:val="0"/>
          <w:divBdr>
            <w:top w:val="none" w:sz="0" w:space="0" w:color="auto"/>
            <w:left w:val="none" w:sz="0" w:space="0" w:color="auto"/>
            <w:bottom w:val="none" w:sz="0" w:space="0" w:color="auto"/>
            <w:right w:val="none" w:sz="0" w:space="0" w:color="auto"/>
          </w:divBdr>
        </w:div>
        <w:div w:id="28647831">
          <w:marLeft w:val="640"/>
          <w:marRight w:val="0"/>
          <w:marTop w:val="0"/>
          <w:marBottom w:val="0"/>
          <w:divBdr>
            <w:top w:val="none" w:sz="0" w:space="0" w:color="auto"/>
            <w:left w:val="none" w:sz="0" w:space="0" w:color="auto"/>
            <w:bottom w:val="none" w:sz="0" w:space="0" w:color="auto"/>
            <w:right w:val="none" w:sz="0" w:space="0" w:color="auto"/>
          </w:divBdr>
        </w:div>
        <w:div w:id="778141549">
          <w:marLeft w:val="640"/>
          <w:marRight w:val="0"/>
          <w:marTop w:val="0"/>
          <w:marBottom w:val="0"/>
          <w:divBdr>
            <w:top w:val="none" w:sz="0" w:space="0" w:color="auto"/>
            <w:left w:val="none" w:sz="0" w:space="0" w:color="auto"/>
            <w:bottom w:val="none" w:sz="0" w:space="0" w:color="auto"/>
            <w:right w:val="none" w:sz="0" w:space="0" w:color="auto"/>
          </w:divBdr>
        </w:div>
        <w:div w:id="789250756">
          <w:marLeft w:val="640"/>
          <w:marRight w:val="0"/>
          <w:marTop w:val="0"/>
          <w:marBottom w:val="0"/>
          <w:divBdr>
            <w:top w:val="none" w:sz="0" w:space="0" w:color="auto"/>
            <w:left w:val="none" w:sz="0" w:space="0" w:color="auto"/>
            <w:bottom w:val="none" w:sz="0" w:space="0" w:color="auto"/>
            <w:right w:val="none" w:sz="0" w:space="0" w:color="auto"/>
          </w:divBdr>
        </w:div>
        <w:div w:id="301426844">
          <w:marLeft w:val="640"/>
          <w:marRight w:val="0"/>
          <w:marTop w:val="0"/>
          <w:marBottom w:val="0"/>
          <w:divBdr>
            <w:top w:val="none" w:sz="0" w:space="0" w:color="auto"/>
            <w:left w:val="none" w:sz="0" w:space="0" w:color="auto"/>
            <w:bottom w:val="none" w:sz="0" w:space="0" w:color="auto"/>
            <w:right w:val="none" w:sz="0" w:space="0" w:color="auto"/>
          </w:divBdr>
        </w:div>
        <w:div w:id="1282759412">
          <w:marLeft w:val="640"/>
          <w:marRight w:val="0"/>
          <w:marTop w:val="0"/>
          <w:marBottom w:val="0"/>
          <w:divBdr>
            <w:top w:val="none" w:sz="0" w:space="0" w:color="auto"/>
            <w:left w:val="none" w:sz="0" w:space="0" w:color="auto"/>
            <w:bottom w:val="none" w:sz="0" w:space="0" w:color="auto"/>
            <w:right w:val="none" w:sz="0" w:space="0" w:color="auto"/>
          </w:divBdr>
        </w:div>
        <w:div w:id="1928733107">
          <w:marLeft w:val="640"/>
          <w:marRight w:val="0"/>
          <w:marTop w:val="0"/>
          <w:marBottom w:val="0"/>
          <w:divBdr>
            <w:top w:val="none" w:sz="0" w:space="0" w:color="auto"/>
            <w:left w:val="none" w:sz="0" w:space="0" w:color="auto"/>
            <w:bottom w:val="none" w:sz="0" w:space="0" w:color="auto"/>
            <w:right w:val="none" w:sz="0" w:space="0" w:color="auto"/>
          </w:divBdr>
        </w:div>
        <w:div w:id="1777944250">
          <w:marLeft w:val="640"/>
          <w:marRight w:val="0"/>
          <w:marTop w:val="0"/>
          <w:marBottom w:val="0"/>
          <w:divBdr>
            <w:top w:val="none" w:sz="0" w:space="0" w:color="auto"/>
            <w:left w:val="none" w:sz="0" w:space="0" w:color="auto"/>
            <w:bottom w:val="none" w:sz="0" w:space="0" w:color="auto"/>
            <w:right w:val="none" w:sz="0" w:space="0" w:color="auto"/>
          </w:divBdr>
        </w:div>
        <w:div w:id="1517230101">
          <w:marLeft w:val="640"/>
          <w:marRight w:val="0"/>
          <w:marTop w:val="0"/>
          <w:marBottom w:val="0"/>
          <w:divBdr>
            <w:top w:val="none" w:sz="0" w:space="0" w:color="auto"/>
            <w:left w:val="none" w:sz="0" w:space="0" w:color="auto"/>
            <w:bottom w:val="none" w:sz="0" w:space="0" w:color="auto"/>
            <w:right w:val="none" w:sz="0" w:space="0" w:color="auto"/>
          </w:divBdr>
        </w:div>
        <w:div w:id="1603998366">
          <w:marLeft w:val="640"/>
          <w:marRight w:val="0"/>
          <w:marTop w:val="0"/>
          <w:marBottom w:val="0"/>
          <w:divBdr>
            <w:top w:val="none" w:sz="0" w:space="0" w:color="auto"/>
            <w:left w:val="none" w:sz="0" w:space="0" w:color="auto"/>
            <w:bottom w:val="none" w:sz="0" w:space="0" w:color="auto"/>
            <w:right w:val="none" w:sz="0" w:space="0" w:color="auto"/>
          </w:divBdr>
        </w:div>
        <w:div w:id="1161696951">
          <w:marLeft w:val="640"/>
          <w:marRight w:val="0"/>
          <w:marTop w:val="0"/>
          <w:marBottom w:val="0"/>
          <w:divBdr>
            <w:top w:val="none" w:sz="0" w:space="0" w:color="auto"/>
            <w:left w:val="none" w:sz="0" w:space="0" w:color="auto"/>
            <w:bottom w:val="none" w:sz="0" w:space="0" w:color="auto"/>
            <w:right w:val="none" w:sz="0" w:space="0" w:color="auto"/>
          </w:divBdr>
        </w:div>
        <w:div w:id="97264640">
          <w:marLeft w:val="640"/>
          <w:marRight w:val="0"/>
          <w:marTop w:val="0"/>
          <w:marBottom w:val="0"/>
          <w:divBdr>
            <w:top w:val="none" w:sz="0" w:space="0" w:color="auto"/>
            <w:left w:val="none" w:sz="0" w:space="0" w:color="auto"/>
            <w:bottom w:val="none" w:sz="0" w:space="0" w:color="auto"/>
            <w:right w:val="none" w:sz="0" w:space="0" w:color="auto"/>
          </w:divBdr>
        </w:div>
        <w:div w:id="495145355">
          <w:marLeft w:val="640"/>
          <w:marRight w:val="0"/>
          <w:marTop w:val="0"/>
          <w:marBottom w:val="0"/>
          <w:divBdr>
            <w:top w:val="none" w:sz="0" w:space="0" w:color="auto"/>
            <w:left w:val="none" w:sz="0" w:space="0" w:color="auto"/>
            <w:bottom w:val="none" w:sz="0" w:space="0" w:color="auto"/>
            <w:right w:val="none" w:sz="0" w:space="0" w:color="auto"/>
          </w:divBdr>
        </w:div>
        <w:div w:id="1904245378">
          <w:marLeft w:val="640"/>
          <w:marRight w:val="0"/>
          <w:marTop w:val="0"/>
          <w:marBottom w:val="0"/>
          <w:divBdr>
            <w:top w:val="none" w:sz="0" w:space="0" w:color="auto"/>
            <w:left w:val="none" w:sz="0" w:space="0" w:color="auto"/>
            <w:bottom w:val="none" w:sz="0" w:space="0" w:color="auto"/>
            <w:right w:val="none" w:sz="0" w:space="0" w:color="auto"/>
          </w:divBdr>
        </w:div>
        <w:div w:id="1914315878">
          <w:marLeft w:val="640"/>
          <w:marRight w:val="0"/>
          <w:marTop w:val="0"/>
          <w:marBottom w:val="0"/>
          <w:divBdr>
            <w:top w:val="none" w:sz="0" w:space="0" w:color="auto"/>
            <w:left w:val="none" w:sz="0" w:space="0" w:color="auto"/>
            <w:bottom w:val="none" w:sz="0" w:space="0" w:color="auto"/>
            <w:right w:val="none" w:sz="0" w:space="0" w:color="auto"/>
          </w:divBdr>
        </w:div>
        <w:div w:id="2098553269">
          <w:marLeft w:val="640"/>
          <w:marRight w:val="0"/>
          <w:marTop w:val="0"/>
          <w:marBottom w:val="0"/>
          <w:divBdr>
            <w:top w:val="none" w:sz="0" w:space="0" w:color="auto"/>
            <w:left w:val="none" w:sz="0" w:space="0" w:color="auto"/>
            <w:bottom w:val="none" w:sz="0" w:space="0" w:color="auto"/>
            <w:right w:val="none" w:sz="0" w:space="0" w:color="auto"/>
          </w:divBdr>
        </w:div>
        <w:div w:id="2121954714">
          <w:marLeft w:val="640"/>
          <w:marRight w:val="0"/>
          <w:marTop w:val="0"/>
          <w:marBottom w:val="0"/>
          <w:divBdr>
            <w:top w:val="none" w:sz="0" w:space="0" w:color="auto"/>
            <w:left w:val="none" w:sz="0" w:space="0" w:color="auto"/>
            <w:bottom w:val="none" w:sz="0" w:space="0" w:color="auto"/>
            <w:right w:val="none" w:sz="0" w:space="0" w:color="auto"/>
          </w:divBdr>
        </w:div>
        <w:div w:id="1244872388">
          <w:marLeft w:val="640"/>
          <w:marRight w:val="0"/>
          <w:marTop w:val="0"/>
          <w:marBottom w:val="0"/>
          <w:divBdr>
            <w:top w:val="none" w:sz="0" w:space="0" w:color="auto"/>
            <w:left w:val="none" w:sz="0" w:space="0" w:color="auto"/>
            <w:bottom w:val="none" w:sz="0" w:space="0" w:color="auto"/>
            <w:right w:val="none" w:sz="0" w:space="0" w:color="auto"/>
          </w:divBdr>
        </w:div>
        <w:div w:id="212354890">
          <w:marLeft w:val="640"/>
          <w:marRight w:val="0"/>
          <w:marTop w:val="0"/>
          <w:marBottom w:val="0"/>
          <w:divBdr>
            <w:top w:val="none" w:sz="0" w:space="0" w:color="auto"/>
            <w:left w:val="none" w:sz="0" w:space="0" w:color="auto"/>
            <w:bottom w:val="none" w:sz="0" w:space="0" w:color="auto"/>
            <w:right w:val="none" w:sz="0" w:space="0" w:color="auto"/>
          </w:divBdr>
        </w:div>
        <w:div w:id="24984965">
          <w:marLeft w:val="640"/>
          <w:marRight w:val="0"/>
          <w:marTop w:val="0"/>
          <w:marBottom w:val="0"/>
          <w:divBdr>
            <w:top w:val="none" w:sz="0" w:space="0" w:color="auto"/>
            <w:left w:val="none" w:sz="0" w:space="0" w:color="auto"/>
            <w:bottom w:val="none" w:sz="0" w:space="0" w:color="auto"/>
            <w:right w:val="none" w:sz="0" w:space="0" w:color="auto"/>
          </w:divBdr>
        </w:div>
        <w:div w:id="539172848">
          <w:marLeft w:val="640"/>
          <w:marRight w:val="0"/>
          <w:marTop w:val="0"/>
          <w:marBottom w:val="0"/>
          <w:divBdr>
            <w:top w:val="none" w:sz="0" w:space="0" w:color="auto"/>
            <w:left w:val="none" w:sz="0" w:space="0" w:color="auto"/>
            <w:bottom w:val="none" w:sz="0" w:space="0" w:color="auto"/>
            <w:right w:val="none" w:sz="0" w:space="0" w:color="auto"/>
          </w:divBdr>
        </w:div>
        <w:div w:id="1291937729">
          <w:marLeft w:val="640"/>
          <w:marRight w:val="0"/>
          <w:marTop w:val="0"/>
          <w:marBottom w:val="0"/>
          <w:divBdr>
            <w:top w:val="none" w:sz="0" w:space="0" w:color="auto"/>
            <w:left w:val="none" w:sz="0" w:space="0" w:color="auto"/>
            <w:bottom w:val="none" w:sz="0" w:space="0" w:color="auto"/>
            <w:right w:val="none" w:sz="0" w:space="0" w:color="auto"/>
          </w:divBdr>
        </w:div>
        <w:div w:id="231962405">
          <w:marLeft w:val="640"/>
          <w:marRight w:val="0"/>
          <w:marTop w:val="0"/>
          <w:marBottom w:val="0"/>
          <w:divBdr>
            <w:top w:val="none" w:sz="0" w:space="0" w:color="auto"/>
            <w:left w:val="none" w:sz="0" w:space="0" w:color="auto"/>
            <w:bottom w:val="none" w:sz="0" w:space="0" w:color="auto"/>
            <w:right w:val="none" w:sz="0" w:space="0" w:color="auto"/>
          </w:divBdr>
        </w:div>
        <w:div w:id="1725830545">
          <w:marLeft w:val="640"/>
          <w:marRight w:val="0"/>
          <w:marTop w:val="0"/>
          <w:marBottom w:val="0"/>
          <w:divBdr>
            <w:top w:val="none" w:sz="0" w:space="0" w:color="auto"/>
            <w:left w:val="none" w:sz="0" w:space="0" w:color="auto"/>
            <w:bottom w:val="none" w:sz="0" w:space="0" w:color="auto"/>
            <w:right w:val="none" w:sz="0" w:space="0" w:color="auto"/>
          </w:divBdr>
        </w:div>
        <w:div w:id="2056156459">
          <w:marLeft w:val="640"/>
          <w:marRight w:val="0"/>
          <w:marTop w:val="0"/>
          <w:marBottom w:val="0"/>
          <w:divBdr>
            <w:top w:val="none" w:sz="0" w:space="0" w:color="auto"/>
            <w:left w:val="none" w:sz="0" w:space="0" w:color="auto"/>
            <w:bottom w:val="none" w:sz="0" w:space="0" w:color="auto"/>
            <w:right w:val="none" w:sz="0" w:space="0" w:color="auto"/>
          </w:divBdr>
        </w:div>
        <w:div w:id="621378836">
          <w:marLeft w:val="640"/>
          <w:marRight w:val="0"/>
          <w:marTop w:val="0"/>
          <w:marBottom w:val="0"/>
          <w:divBdr>
            <w:top w:val="none" w:sz="0" w:space="0" w:color="auto"/>
            <w:left w:val="none" w:sz="0" w:space="0" w:color="auto"/>
            <w:bottom w:val="none" w:sz="0" w:space="0" w:color="auto"/>
            <w:right w:val="none" w:sz="0" w:space="0" w:color="auto"/>
          </w:divBdr>
        </w:div>
        <w:div w:id="291331411">
          <w:marLeft w:val="640"/>
          <w:marRight w:val="0"/>
          <w:marTop w:val="0"/>
          <w:marBottom w:val="0"/>
          <w:divBdr>
            <w:top w:val="none" w:sz="0" w:space="0" w:color="auto"/>
            <w:left w:val="none" w:sz="0" w:space="0" w:color="auto"/>
            <w:bottom w:val="none" w:sz="0" w:space="0" w:color="auto"/>
            <w:right w:val="none" w:sz="0" w:space="0" w:color="auto"/>
          </w:divBdr>
        </w:div>
        <w:div w:id="1652446189">
          <w:marLeft w:val="640"/>
          <w:marRight w:val="0"/>
          <w:marTop w:val="0"/>
          <w:marBottom w:val="0"/>
          <w:divBdr>
            <w:top w:val="none" w:sz="0" w:space="0" w:color="auto"/>
            <w:left w:val="none" w:sz="0" w:space="0" w:color="auto"/>
            <w:bottom w:val="none" w:sz="0" w:space="0" w:color="auto"/>
            <w:right w:val="none" w:sz="0" w:space="0" w:color="auto"/>
          </w:divBdr>
        </w:div>
        <w:div w:id="1046873263">
          <w:marLeft w:val="640"/>
          <w:marRight w:val="0"/>
          <w:marTop w:val="0"/>
          <w:marBottom w:val="0"/>
          <w:divBdr>
            <w:top w:val="none" w:sz="0" w:space="0" w:color="auto"/>
            <w:left w:val="none" w:sz="0" w:space="0" w:color="auto"/>
            <w:bottom w:val="none" w:sz="0" w:space="0" w:color="auto"/>
            <w:right w:val="none" w:sz="0" w:space="0" w:color="auto"/>
          </w:divBdr>
        </w:div>
        <w:div w:id="682245763">
          <w:marLeft w:val="640"/>
          <w:marRight w:val="0"/>
          <w:marTop w:val="0"/>
          <w:marBottom w:val="0"/>
          <w:divBdr>
            <w:top w:val="none" w:sz="0" w:space="0" w:color="auto"/>
            <w:left w:val="none" w:sz="0" w:space="0" w:color="auto"/>
            <w:bottom w:val="none" w:sz="0" w:space="0" w:color="auto"/>
            <w:right w:val="none" w:sz="0" w:space="0" w:color="auto"/>
          </w:divBdr>
        </w:div>
        <w:div w:id="1320814472">
          <w:marLeft w:val="640"/>
          <w:marRight w:val="0"/>
          <w:marTop w:val="0"/>
          <w:marBottom w:val="0"/>
          <w:divBdr>
            <w:top w:val="none" w:sz="0" w:space="0" w:color="auto"/>
            <w:left w:val="none" w:sz="0" w:space="0" w:color="auto"/>
            <w:bottom w:val="none" w:sz="0" w:space="0" w:color="auto"/>
            <w:right w:val="none" w:sz="0" w:space="0" w:color="auto"/>
          </w:divBdr>
        </w:div>
        <w:div w:id="2136023364">
          <w:marLeft w:val="640"/>
          <w:marRight w:val="0"/>
          <w:marTop w:val="0"/>
          <w:marBottom w:val="0"/>
          <w:divBdr>
            <w:top w:val="none" w:sz="0" w:space="0" w:color="auto"/>
            <w:left w:val="none" w:sz="0" w:space="0" w:color="auto"/>
            <w:bottom w:val="none" w:sz="0" w:space="0" w:color="auto"/>
            <w:right w:val="none" w:sz="0" w:space="0" w:color="auto"/>
          </w:divBdr>
        </w:div>
        <w:div w:id="797262472">
          <w:marLeft w:val="640"/>
          <w:marRight w:val="0"/>
          <w:marTop w:val="0"/>
          <w:marBottom w:val="0"/>
          <w:divBdr>
            <w:top w:val="none" w:sz="0" w:space="0" w:color="auto"/>
            <w:left w:val="none" w:sz="0" w:space="0" w:color="auto"/>
            <w:bottom w:val="none" w:sz="0" w:space="0" w:color="auto"/>
            <w:right w:val="none" w:sz="0" w:space="0" w:color="auto"/>
          </w:divBdr>
        </w:div>
        <w:div w:id="2035958223">
          <w:marLeft w:val="640"/>
          <w:marRight w:val="0"/>
          <w:marTop w:val="0"/>
          <w:marBottom w:val="0"/>
          <w:divBdr>
            <w:top w:val="none" w:sz="0" w:space="0" w:color="auto"/>
            <w:left w:val="none" w:sz="0" w:space="0" w:color="auto"/>
            <w:bottom w:val="none" w:sz="0" w:space="0" w:color="auto"/>
            <w:right w:val="none" w:sz="0" w:space="0" w:color="auto"/>
          </w:divBdr>
        </w:div>
        <w:div w:id="1196845682">
          <w:marLeft w:val="640"/>
          <w:marRight w:val="0"/>
          <w:marTop w:val="0"/>
          <w:marBottom w:val="0"/>
          <w:divBdr>
            <w:top w:val="none" w:sz="0" w:space="0" w:color="auto"/>
            <w:left w:val="none" w:sz="0" w:space="0" w:color="auto"/>
            <w:bottom w:val="none" w:sz="0" w:space="0" w:color="auto"/>
            <w:right w:val="none" w:sz="0" w:space="0" w:color="auto"/>
          </w:divBdr>
        </w:div>
        <w:div w:id="911891882">
          <w:marLeft w:val="640"/>
          <w:marRight w:val="0"/>
          <w:marTop w:val="0"/>
          <w:marBottom w:val="0"/>
          <w:divBdr>
            <w:top w:val="none" w:sz="0" w:space="0" w:color="auto"/>
            <w:left w:val="none" w:sz="0" w:space="0" w:color="auto"/>
            <w:bottom w:val="none" w:sz="0" w:space="0" w:color="auto"/>
            <w:right w:val="none" w:sz="0" w:space="0" w:color="auto"/>
          </w:divBdr>
        </w:div>
        <w:div w:id="2025280152">
          <w:marLeft w:val="640"/>
          <w:marRight w:val="0"/>
          <w:marTop w:val="0"/>
          <w:marBottom w:val="0"/>
          <w:divBdr>
            <w:top w:val="none" w:sz="0" w:space="0" w:color="auto"/>
            <w:left w:val="none" w:sz="0" w:space="0" w:color="auto"/>
            <w:bottom w:val="none" w:sz="0" w:space="0" w:color="auto"/>
            <w:right w:val="none" w:sz="0" w:space="0" w:color="auto"/>
          </w:divBdr>
        </w:div>
        <w:div w:id="523786746">
          <w:marLeft w:val="640"/>
          <w:marRight w:val="0"/>
          <w:marTop w:val="0"/>
          <w:marBottom w:val="0"/>
          <w:divBdr>
            <w:top w:val="none" w:sz="0" w:space="0" w:color="auto"/>
            <w:left w:val="none" w:sz="0" w:space="0" w:color="auto"/>
            <w:bottom w:val="none" w:sz="0" w:space="0" w:color="auto"/>
            <w:right w:val="none" w:sz="0" w:space="0" w:color="auto"/>
          </w:divBdr>
        </w:div>
        <w:div w:id="2113359698">
          <w:marLeft w:val="640"/>
          <w:marRight w:val="0"/>
          <w:marTop w:val="0"/>
          <w:marBottom w:val="0"/>
          <w:divBdr>
            <w:top w:val="none" w:sz="0" w:space="0" w:color="auto"/>
            <w:left w:val="none" w:sz="0" w:space="0" w:color="auto"/>
            <w:bottom w:val="none" w:sz="0" w:space="0" w:color="auto"/>
            <w:right w:val="none" w:sz="0" w:space="0" w:color="auto"/>
          </w:divBdr>
        </w:div>
        <w:div w:id="760295464">
          <w:marLeft w:val="640"/>
          <w:marRight w:val="0"/>
          <w:marTop w:val="0"/>
          <w:marBottom w:val="0"/>
          <w:divBdr>
            <w:top w:val="none" w:sz="0" w:space="0" w:color="auto"/>
            <w:left w:val="none" w:sz="0" w:space="0" w:color="auto"/>
            <w:bottom w:val="none" w:sz="0" w:space="0" w:color="auto"/>
            <w:right w:val="none" w:sz="0" w:space="0" w:color="auto"/>
          </w:divBdr>
        </w:div>
        <w:div w:id="148058710">
          <w:marLeft w:val="640"/>
          <w:marRight w:val="0"/>
          <w:marTop w:val="0"/>
          <w:marBottom w:val="0"/>
          <w:divBdr>
            <w:top w:val="none" w:sz="0" w:space="0" w:color="auto"/>
            <w:left w:val="none" w:sz="0" w:space="0" w:color="auto"/>
            <w:bottom w:val="none" w:sz="0" w:space="0" w:color="auto"/>
            <w:right w:val="none" w:sz="0" w:space="0" w:color="auto"/>
          </w:divBdr>
        </w:div>
        <w:div w:id="326981081">
          <w:marLeft w:val="640"/>
          <w:marRight w:val="0"/>
          <w:marTop w:val="0"/>
          <w:marBottom w:val="0"/>
          <w:divBdr>
            <w:top w:val="none" w:sz="0" w:space="0" w:color="auto"/>
            <w:left w:val="none" w:sz="0" w:space="0" w:color="auto"/>
            <w:bottom w:val="none" w:sz="0" w:space="0" w:color="auto"/>
            <w:right w:val="none" w:sz="0" w:space="0" w:color="auto"/>
          </w:divBdr>
        </w:div>
        <w:div w:id="443817260">
          <w:marLeft w:val="640"/>
          <w:marRight w:val="0"/>
          <w:marTop w:val="0"/>
          <w:marBottom w:val="0"/>
          <w:divBdr>
            <w:top w:val="none" w:sz="0" w:space="0" w:color="auto"/>
            <w:left w:val="none" w:sz="0" w:space="0" w:color="auto"/>
            <w:bottom w:val="none" w:sz="0" w:space="0" w:color="auto"/>
            <w:right w:val="none" w:sz="0" w:space="0" w:color="auto"/>
          </w:divBdr>
        </w:div>
        <w:div w:id="639652531">
          <w:marLeft w:val="640"/>
          <w:marRight w:val="0"/>
          <w:marTop w:val="0"/>
          <w:marBottom w:val="0"/>
          <w:divBdr>
            <w:top w:val="none" w:sz="0" w:space="0" w:color="auto"/>
            <w:left w:val="none" w:sz="0" w:space="0" w:color="auto"/>
            <w:bottom w:val="none" w:sz="0" w:space="0" w:color="auto"/>
            <w:right w:val="none" w:sz="0" w:space="0" w:color="auto"/>
          </w:divBdr>
        </w:div>
        <w:div w:id="1178806885">
          <w:marLeft w:val="640"/>
          <w:marRight w:val="0"/>
          <w:marTop w:val="0"/>
          <w:marBottom w:val="0"/>
          <w:divBdr>
            <w:top w:val="none" w:sz="0" w:space="0" w:color="auto"/>
            <w:left w:val="none" w:sz="0" w:space="0" w:color="auto"/>
            <w:bottom w:val="none" w:sz="0" w:space="0" w:color="auto"/>
            <w:right w:val="none" w:sz="0" w:space="0" w:color="auto"/>
          </w:divBdr>
        </w:div>
        <w:div w:id="149442198">
          <w:marLeft w:val="640"/>
          <w:marRight w:val="0"/>
          <w:marTop w:val="0"/>
          <w:marBottom w:val="0"/>
          <w:divBdr>
            <w:top w:val="none" w:sz="0" w:space="0" w:color="auto"/>
            <w:left w:val="none" w:sz="0" w:space="0" w:color="auto"/>
            <w:bottom w:val="none" w:sz="0" w:space="0" w:color="auto"/>
            <w:right w:val="none" w:sz="0" w:space="0" w:color="auto"/>
          </w:divBdr>
        </w:div>
        <w:div w:id="43872329">
          <w:marLeft w:val="640"/>
          <w:marRight w:val="0"/>
          <w:marTop w:val="0"/>
          <w:marBottom w:val="0"/>
          <w:divBdr>
            <w:top w:val="none" w:sz="0" w:space="0" w:color="auto"/>
            <w:left w:val="none" w:sz="0" w:space="0" w:color="auto"/>
            <w:bottom w:val="none" w:sz="0" w:space="0" w:color="auto"/>
            <w:right w:val="none" w:sz="0" w:space="0" w:color="auto"/>
          </w:divBdr>
        </w:div>
        <w:div w:id="1144661397">
          <w:marLeft w:val="640"/>
          <w:marRight w:val="0"/>
          <w:marTop w:val="0"/>
          <w:marBottom w:val="0"/>
          <w:divBdr>
            <w:top w:val="none" w:sz="0" w:space="0" w:color="auto"/>
            <w:left w:val="none" w:sz="0" w:space="0" w:color="auto"/>
            <w:bottom w:val="none" w:sz="0" w:space="0" w:color="auto"/>
            <w:right w:val="none" w:sz="0" w:space="0" w:color="auto"/>
          </w:divBdr>
        </w:div>
        <w:div w:id="1749841097">
          <w:marLeft w:val="640"/>
          <w:marRight w:val="0"/>
          <w:marTop w:val="0"/>
          <w:marBottom w:val="0"/>
          <w:divBdr>
            <w:top w:val="none" w:sz="0" w:space="0" w:color="auto"/>
            <w:left w:val="none" w:sz="0" w:space="0" w:color="auto"/>
            <w:bottom w:val="none" w:sz="0" w:space="0" w:color="auto"/>
            <w:right w:val="none" w:sz="0" w:space="0" w:color="auto"/>
          </w:divBdr>
        </w:div>
        <w:div w:id="2089381792">
          <w:marLeft w:val="640"/>
          <w:marRight w:val="0"/>
          <w:marTop w:val="0"/>
          <w:marBottom w:val="0"/>
          <w:divBdr>
            <w:top w:val="none" w:sz="0" w:space="0" w:color="auto"/>
            <w:left w:val="none" w:sz="0" w:space="0" w:color="auto"/>
            <w:bottom w:val="none" w:sz="0" w:space="0" w:color="auto"/>
            <w:right w:val="none" w:sz="0" w:space="0" w:color="auto"/>
          </w:divBdr>
        </w:div>
        <w:div w:id="1931351312">
          <w:marLeft w:val="640"/>
          <w:marRight w:val="0"/>
          <w:marTop w:val="0"/>
          <w:marBottom w:val="0"/>
          <w:divBdr>
            <w:top w:val="none" w:sz="0" w:space="0" w:color="auto"/>
            <w:left w:val="none" w:sz="0" w:space="0" w:color="auto"/>
            <w:bottom w:val="none" w:sz="0" w:space="0" w:color="auto"/>
            <w:right w:val="none" w:sz="0" w:space="0" w:color="auto"/>
          </w:divBdr>
        </w:div>
        <w:div w:id="410859014">
          <w:marLeft w:val="640"/>
          <w:marRight w:val="0"/>
          <w:marTop w:val="0"/>
          <w:marBottom w:val="0"/>
          <w:divBdr>
            <w:top w:val="none" w:sz="0" w:space="0" w:color="auto"/>
            <w:left w:val="none" w:sz="0" w:space="0" w:color="auto"/>
            <w:bottom w:val="none" w:sz="0" w:space="0" w:color="auto"/>
            <w:right w:val="none" w:sz="0" w:space="0" w:color="auto"/>
          </w:divBdr>
        </w:div>
        <w:div w:id="666595681">
          <w:marLeft w:val="640"/>
          <w:marRight w:val="0"/>
          <w:marTop w:val="0"/>
          <w:marBottom w:val="0"/>
          <w:divBdr>
            <w:top w:val="none" w:sz="0" w:space="0" w:color="auto"/>
            <w:left w:val="none" w:sz="0" w:space="0" w:color="auto"/>
            <w:bottom w:val="none" w:sz="0" w:space="0" w:color="auto"/>
            <w:right w:val="none" w:sz="0" w:space="0" w:color="auto"/>
          </w:divBdr>
        </w:div>
        <w:div w:id="771977596">
          <w:marLeft w:val="640"/>
          <w:marRight w:val="0"/>
          <w:marTop w:val="0"/>
          <w:marBottom w:val="0"/>
          <w:divBdr>
            <w:top w:val="none" w:sz="0" w:space="0" w:color="auto"/>
            <w:left w:val="none" w:sz="0" w:space="0" w:color="auto"/>
            <w:bottom w:val="none" w:sz="0" w:space="0" w:color="auto"/>
            <w:right w:val="none" w:sz="0" w:space="0" w:color="auto"/>
          </w:divBdr>
        </w:div>
        <w:div w:id="1142888575">
          <w:marLeft w:val="640"/>
          <w:marRight w:val="0"/>
          <w:marTop w:val="0"/>
          <w:marBottom w:val="0"/>
          <w:divBdr>
            <w:top w:val="none" w:sz="0" w:space="0" w:color="auto"/>
            <w:left w:val="none" w:sz="0" w:space="0" w:color="auto"/>
            <w:bottom w:val="none" w:sz="0" w:space="0" w:color="auto"/>
            <w:right w:val="none" w:sz="0" w:space="0" w:color="auto"/>
          </w:divBdr>
        </w:div>
        <w:div w:id="1060641545">
          <w:marLeft w:val="640"/>
          <w:marRight w:val="0"/>
          <w:marTop w:val="0"/>
          <w:marBottom w:val="0"/>
          <w:divBdr>
            <w:top w:val="none" w:sz="0" w:space="0" w:color="auto"/>
            <w:left w:val="none" w:sz="0" w:space="0" w:color="auto"/>
            <w:bottom w:val="none" w:sz="0" w:space="0" w:color="auto"/>
            <w:right w:val="none" w:sz="0" w:space="0" w:color="auto"/>
          </w:divBdr>
        </w:div>
        <w:div w:id="689262670">
          <w:marLeft w:val="640"/>
          <w:marRight w:val="0"/>
          <w:marTop w:val="0"/>
          <w:marBottom w:val="0"/>
          <w:divBdr>
            <w:top w:val="none" w:sz="0" w:space="0" w:color="auto"/>
            <w:left w:val="none" w:sz="0" w:space="0" w:color="auto"/>
            <w:bottom w:val="none" w:sz="0" w:space="0" w:color="auto"/>
            <w:right w:val="none" w:sz="0" w:space="0" w:color="auto"/>
          </w:divBdr>
        </w:div>
        <w:div w:id="1585069970">
          <w:marLeft w:val="640"/>
          <w:marRight w:val="0"/>
          <w:marTop w:val="0"/>
          <w:marBottom w:val="0"/>
          <w:divBdr>
            <w:top w:val="none" w:sz="0" w:space="0" w:color="auto"/>
            <w:left w:val="none" w:sz="0" w:space="0" w:color="auto"/>
            <w:bottom w:val="none" w:sz="0" w:space="0" w:color="auto"/>
            <w:right w:val="none" w:sz="0" w:space="0" w:color="auto"/>
          </w:divBdr>
        </w:div>
        <w:div w:id="1297446501">
          <w:marLeft w:val="640"/>
          <w:marRight w:val="0"/>
          <w:marTop w:val="0"/>
          <w:marBottom w:val="0"/>
          <w:divBdr>
            <w:top w:val="none" w:sz="0" w:space="0" w:color="auto"/>
            <w:left w:val="none" w:sz="0" w:space="0" w:color="auto"/>
            <w:bottom w:val="none" w:sz="0" w:space="0" w:color="auto"/>
            <w:right w:val="none" w:sz="0" w:space="0" w:color="auto"/>
          </w:divBdr>
        </w:div>
        <w:div w:id="901062460">
          <w:marLeft w:val="640"/>
          <w:marRight w:val="0"/>
          <w:marTop w:val="0"/>
          <w:marBottom w:val="0"/>
          <w:divBdr>
            <w:top w:val="none" w:sz="0" w:space="0" w:color="auto"/>
            <w:left w:val="none" w:sz="0" w:space="0" w:color="auto"/>
            <w:bottom w:val="none" w:sz="0" w:space="0" w:color="auto"/>
            <w:right w:val="none" w:sz="0" w:space="0" w:color="auto"/>
          </w:divBdr>
        </w:div>
        <w:div w:id="1189292896">
          <w:marLeft w:val="640"/>
          <w:marRight w:val="0"/>
          <w:marTop w:val="0"/>
          <w:marBottom w:val="0"/>
          <w:divBdr>
            <w:top w:val="none" w:sz="0" w:space="0" w:color="auto"/>
            <w:left w:val="none" w:sz="0" w:space="0" w:color="auto"/>
            <w:bottom w:val="none" w:sz="0" w:space="0" w:color="auto"/>
            <w:right w:val="none" w:sz="0" w:space="0" w:color="auto"/>
          </w:divBdr>
        </w:div>
        <w:div w:id="218442174">
          <w:marLeft w:val="640"/>
          <w:marRight w:val="0"/>
          <w:marTop w:val="0"/>
          <w:marBottom w:val="0"/>
          <w:divBdr>
            <w:top w:val="none" w:sz="0" w:space="0" w:color="auto"/>
            <w:left w:val="none" w:sz="0" w:space="0" w:color="auto"/>
            <w:bottom w:val="none" w:sz="0" w:space="0" w:color="auto"/>
            <w:right w:val="none" w:sz="0" w:space="0" w:color="auto"/>
          </w:divBdr>
        </w:div>
        <w:div w:id="48959517">
          <w:marLeft w:val="640"/>
          <w:marRight w:val="0"/>
          <w:marTop w:val="0"/>
          <w:marBottom w:val="0"/>
          <w:divBdr>
            <w:top w:val="none" w:sz="0" w:space="0" w:color="auto"/>
            <w:left w:val="none" w:sz="0" w:space="0" w:color="auto"/>
            <w:bottom w:val="none" w:sz="0" w:space="0" w:color="auto"/>
            <w:right w:val="none" w:sz="0" w:space="0" w:color="auto"/>
          </w:divBdr>
        </w:div>
        <w:div w:id="1174800796">
          <w:marLeft w:val="640"/>
          <w:marRight w:val="0"/>
          <w:marTop w:val="0"/>
          <w:marBottom w:val="0"/>
          <w:divBdr>
            <w:top w:val="none" w:sz="0" w:space="0" w:color="auto"/>
            <w:left w:val="none" w:sz="0" w:space="0" w:color="auto"/>
            <w:bottom w:val="none" w:sz="0" w:space="0" w:color="auto"/>
            <w:right w:val="none" w:sz="0" w:space="0" w:color="auto"/>
          </w:divBdr>
        </w:div>
        <w:div w:id="680353361">
          <w:marLeft w:val="640"/>
          <w:marRight w:val="0"/>
          <w:marTop w:val="0"/>
          <w:marBottom w:val="0"/>
          <w:divBdr>
            <w:top w:val="none" w:sz="0" w:space="0" w:color="auto"/>
            <w:left w:val="none" w:sz="0" w:space="0" w:color="auto"/>
            <w:bottom w:val="none" w:sz="0" w:space="0" w:color="auto"/>
            <w:right w:val="none" w:sz="0" w:space="0" w:color="auto"/>
          </w:divBdr>
        </w:div>
        <w:div w:id="2104065968">
          <w:marLeft w:val="640"/>
          <w:marRight w:val="0"/>
          <w:marTop w:val="0"/>
          <w:marBottom w:val="0"/>
          <w:divBdr>
            <w:top w:val="none" w:sz="0" w:space="0" w:color="auto"/>
            <w:left w:val="none" w:sz="0" w:space="0" w:color="auto"/>
            <w:bottom w:val="none" w:sz="0" w:space="0" w:color="auto"/>
            <w:right w:val="none" w:sz="0" w:space="0" w:color="auto"/>
          </w:divBdr>
        </w:div>
        <w:div w:id="649945783">
          <w:marLeft w:val="640"/>
          <w:marRight w:val="0"/>
          <w:marTop w:val="0"/>
          <w:marBottom w:val="0"/>
          <w:divBdr>
            <w:top w:val="none" w:sz="0" w:space="0" w:color="auto"/>
            <w:left w:val="none" w:sz="0" w:space="0" w:color="auto"/>
            <w:bottom w:val="none" w:sz="0" w:space="0" w:color="auto"/>
            <w:right w:val="none" w:sz="0" w:space="0" w:color="auto"/>
          </w:divBdr>
        </w:div>
        <w:div w:id="967202139">
          <w:marLeft w:val="640"/>
          <w:marRight w:val="0"/>
          <w:marTop w:val="0"/>
          <w:marBottom w:val="0"/>
          <w:divBdr>
            <w:top w:val="none" w:sz="0" w:space="0" w:color="auto"/>
            <w:left w:val="none" w:sz="0" w:space="0" w:color="auto"/>
            <w:bottom w:val="none" w:sz="0" w:space="0" w:color="auto"/>
            <w:right w:val="none" w:sz="0" w:space="0" w:color="auto"/>
          </w:divBdr>
        </w:div>
        <w:div w:id="379133529">
          <w:marLeft w:val="640"/>
          <w:marRight w:val="0"/>
          <w:marTop w:val="0"/>
          <w:marBottom w:val="0"/>
          <w:divBdr>
            <w:top w:val="none" w:sz="0" w:space="0" w:color="auto"/>
            <w:left w:val="none" w:sz="0" w:space="0" w:color="auto"/>
            <w:bottom w:val="none" w:sz="0" w:space="0" w:color="auto"/>
            <w:right w:val="none" w:sz="0" w:space="0" w:color="auto"/>
          </w:divBdr>
        </w:div>
        <w:div w:id="1057169115">
          <w:marLeft w:val="640"/>
          <w:marRight w:val="0"/>
          <w:marTop w:val="0"/>
          <w:marBottom w:val="0"/>
          <w:divBdr>
            <w:top w:val="none" w:sz="0" w:space="0" w:color="auto"/>
            <w:left w:val="none" w:sz="0" w:space="0" w:color="auto"/>
            <w:bottom w:val="none" w:sz="0" w:space="0" w:color="auto"/>
            <w:right w:val="none" w:sz="0" w:space="0" w:color="auto"/>
          </w:divBdr>
        </w:div>
        <w:div w:id="1170943856">
          <w:marLeft w:val="640"/>
          <w:marRight w:val="0"/>
          <w:marTop w:val="0"/>
          <w:marBottom w:val="0"/>
          <w:divBdr>
            <w:top w:val="none" w:sz="0" w:space="0" w:color="auto"/>
            <w:left w:val="none" w:sz="0" w:space="0" w:color="auto"/>
            <w:bottom w:val="none" w:sz="0" w:space="0" w:color="auto"/>
            <w:right w:val="none" w:sz="0" w:space="0" w:color="auto"/>
          </w:divBdr>
        </w:div>
        <w:div w:id="1937250451">
          <w:marLeft w:val="640"/>
          <w:marRight w:val="0"/>
          <w:marTop w:val="0"/>
          <w:marBottom w:val="0"/>
          <w:divBdr>
            <w:top w:val="none" w:sz="0" w:space="0" w:color="auto"/>
            <w:left w:val="none" w:sz="0" w:space="0" w:color="auto"/>
            <w:bottom w:val="none" w:sz="0" w:space="0" w:color="auto"/>
            <w:right w:val="none" w:sz="0" w:space="0" w:color="auto"/>
          </w:divBdr>
        </w:div>
        <w:div w:id="1353219093">
          <w:marLeft w:val="640"/>
          <w:marRight w:val="0"/>
          <w:marTop w:val="0"/>
          <w:marBottom w:val="0"/>
          <w:divBdr>
            <w:top w:val="none" w:sz="0" w:space="0" w:color="auto"/>
            <w:left w:val="none" w:sz="0" w:space="0" w:color="auto"/>
            <w:bottom w:val="none" w:sz="0" w:space="0" w:color="auto"/>
            <w:right w:val="none" w:sz="0" w:space="0" w:color="auto"/>
          </w:divBdr>
        </w:div>
        <w:div w:id="1633558390">
          <w:marLeft w:val="640"/>
          <w:marRight w:val="0"/>
          <w:marTop w:val="0"/>
          <w:marBottom w:val="0"/>
          <w:divBdr>
            <w:top w:val="none" w:sz="0" w:space="0" w:color="auto"/>
            <w:left w:val="none" w:sz="0" w:space="0" w:color="auto"/>
            <w:bottom w:val="none" w:sz="0" w:space="0" w:color="auto"/>
            <w:right w:val="none" w:sz="0" w:space="0" w:color="auto"/>
          </w:divBdr>
        </w:div>
        <w:div w:id="233206673">
          <w:marLeft w:val="640"/>
          <w:marRight w:val="0"/>
          <w:marTop w:val="0"/>
          <w:marBottom w:val="0"/>
          <w:divBdr>
            <w:top w:val="none" w:sz="0" w:space="0" w:color="auto"/>
            <w:left w:val="none" w:sz="0" w:space="0" w:color="auto"/>
            <w:bottom w:val="none" w:sz="0" w:space="0" w:color="auto"/>
            <w:right w:val="none" w:sz="0" w:space="0" w:color="auto"/>
          </w:divBdr>
        </w:div>
        <w:div w:id="620383876">
          <w:marLeft w:val="640"/>
          <w:marRight w:val="0"/>
          <w:marTop w:val="0"/>
          <w:marBottom w:val="0"/>
          <w:divBdr>
            <w:top w:val="none" w:sz="0" w:space="0" w:color="auto"/>
            <w:left w:val="none" w:sz="0" w:space="0" w:color="auto"/>
            <w:bottom w:val="none" w:sz="0" w:space="0" w:color="auto"/>
            <w:right w:val="none" w:sz="0" w:space="0" w:color="auto"/>
          </w:divBdr>
        </w:div>
        <w:div w:id="864372029">
          <w:marLeft w:val="640"/>
          <w:marRight w:val="0"/>
          <w:marTop w:val="0"/>
          <w:marBottom w:val="0"/>
          <w:divBdr>
            <w:top w:val="none" w:sz="0" w:space="0" w:color="auto"/>
            <w:left w:val="none" w:sz="0" w:space="0" w:color="auto"/>
            <w:bottom w:val="none" w:sz="0" w:space="0" w:color="auto"/>
            <w:right w:val="none" w:sz="0" w:space="0" w:color="auto"/>
          </w:divBdr>
        </w:div>
        <w:div w:id="1124693468">
          <w:marLeft w:val="640"/>
          <w:marRight w:val="0"/>
          <w:marTop w:val="0"/>
          <w:marBottom w:val="0"/>
          <w:divBdr>
            <w:top w:val="none" w:sz="0" w:space="0" w:color="auto"/>
            <w:left w:val="none" w:sz="0" w:space="0" w:color="auto"/>
            <w:bottom w:val="none" w:sz="0" w:space="0" w:color="auto"/>
            <w:right w:val="none" w:sz="0" w:space="0" w:color="auto"/>
          </w:divBdr>
        </w:div>
        <w:div w:id="564265416">
          <w:marLeft w:val="640"/>
          <w:marRight w:val="0"/>
          <w:marTop w:val="0"/>
          <w:marBottom w:val="0"/>
          <w:divBdr>
            <w:top w:val="none" w:sz="0" w:space="0" w:color="auto"/>
            <w:left w:val="none" w:sz="0" w:space="0" w:color="auto"/>
            <w:bottom w:val="none" w:sz="0" w:space="0" w:color="auto"/>
            <w:right w:val="none" w:sz="0" w:space="0" w:color="auto"/>
          </w:divBdr>
        </w:div>
        <w:div w:id="1803108331">
          <w:marLeft w:val="640"/>
          <w:marRight w:val="0"/>
          <w:marTop w:val="0"/>
          <w:marBottom w:val="0"/>
          <w:divBdr>
            <w:top w:val="none" w:sz="0" w:space="0" w:color="auto"/>
            <w:left w:val="none" w:sz="0" w:space="0" w:color="auto"/>
            <w:bottom w:val="none" w:sz="0" w:space="0" w:color="auto"/>
            <w:right w:val="none" w:sz="0" w:space="0" w:color="auto"/>
          </w:divBdr>
        </w:div>
        <w:div w:id="867912851">
          <w:marLeft w:val="640"/>
          <w:marRight w:val="0"/>
          <w:marTop w:val="0"/>
          <w:marBottom w:val="0"/>
          <w:divBdr>
            <w:top w:val="none" w:sz="0" w:space="0" w:color="auto"/>
            <w:left w:val="none" w:sz="0" w:space="0" w:color="auto"/>
            <w:bottom w:val="none" w:sz="0" w:space="0" w:color="auto"/>
            <w:right w:val="none" w:sz="0" w:space="0" w:color="auto"/>
          </w:divBdr>
        </w:div>
        <w:div w:id="933629730">
          <w:marLeft w:val="640"/>
          <w:marRight w:val="0"/>
          <w:marTop w:val="0"/>
          <w:marBottom w:val="0"/>
          <w:divBdr>
            <w:top w:val="none" w:sz="0" w:space="0" w:color="auto"/>
            <w:left w:val="none" w:sz="0" w:space="0" w:color="auto"/>
            <w:bottom w:val="none" w:sz="0" w:space="0" w:color="auto"/>
            <w:right w:val="none" w:sz="0" w:space="0" w:color="auto"/>
          </w:divBdr>
        </w:div>
        <w:div w:id="278725759">
          <w:marLeft w:val="640"/>
          <w:marRight w:val="0"/>
          <w:marTop w:val="0"/>
          <w:marBottom w:val="0"/>
          <w:divBdr>
            <w:top w:val="none" w:sz="0" w:space="0" w:color="auto"/>
            <w:left w:val="none" w:sz="0" w:space="0" w:color="auto"/>
            <w:bottom w:val="none" w:sz="0" w:space="0" w:color="auto"/>
            <w:right w:val="none" w:sz="0" w:space="0" w:color="auto"/>
          </w:divBdr>
        </w:div>
        <w:div w:id="2141609685">
          <w:marLeft w:val="640"/>
          <w:marRight w:val="0"/>
          <w:marTop w:val="0"/>
          <w:marBottom w:val="0"/>
          <w:divBdr>
            <w:top w:val="none" w:sz="0" w:space="0" w:color="auto"/>
            <w:left w:val="none" w:sz="0" w:space="0" w:color="auto"/>
            <w:bottom w:val="none" w:sz="0" w:space="0" w:color="auto"/>
            <w:right w:val="none" w:sz="0" w:space="0" w:color="auto"/>
          </w:divBdr>
        </w:div>
        <w:div w:id="944731855">
          <w:marLeft w:val="640"/>
          <w:marRight w:val="0"/>
          <w:marTop w:val="0"/>
          <w:marBottom w:val="0"/>
          <w:divBdr>
            <w:top w:val="none" w:sz="0" w:space="0" w:color="auto"/>
            <w:left w:val="none" w:sz="0" w:space="0" w:color="auto"/>
            <w:bottom w:val="none" w:sz="0" w:space="0" w:color="auto"/>
            <w:right w:val="none" w:sz="0" w:space="0" w:color="auto"/>
          </w:divBdr>
        </w:div>
        <w:div w:id="185487884">
          <w:marLeft w:val="640"/>
          <w:marRight w:val="0"/>
          <w:marTop w:val="0"/>
          <w:marBottom w:val="0"/>
          <w:divBdr>
            <w:top w:val="none" w:sz="0" w:space="0" w:color="auto"/>
            <w:left w:val="none" w:sz="0" w:space="0" w:color="auto"/>
            <w:bottom w:val="none" w:sz="0" w:space="0" w:color="auto"/>
            <w:right w:val="none" w:sz="0" w:space="0" w:color="auto"/>
          </w:divBdr>
        </w:div>
        <w:div w:id="610018445">
          <w:marLeft w:val="640"/>
          <w:marRight w:val="0"/>
          <w:marTop w:val="0"/>
          <w:marBottom w:val="0"/>
          <w:divBdr>
            <w:top w:val="none" w:sz="0" w:space="0" w:color="auto"/>
            <w:left w:val="none" w:sz="0" w:space="0" w:color="auto"/>
            <w:bottom w:val="none" w:sz="0" w:space="0" w:color="auto"/>
            <w:right w:val="none" w:sz="0" w:space="0" w:color="auto"/>
          </w:divBdr>
        </w:div>
        <w:div w:id="1060441103">
          <w:marLeft w:val="640"/>
          <w:marRight w:val="0"/>
          <w:marTop w:val="0"/>
          <w:marBottom w:val="0"/>
          <w:divBdr>
            <w:top w:val="none" w:sz="0" w:space="0" w:color="auto"/>
            <w:left w:val="none" w:sz="0" w:space="0" w:color="auto"/>
            <w:bottom w:val="none" w:sz="0" w:space="0" w:color="auto"/>
            <w:right w:val="none" w:sz="0" w:space="0" w:color="auto"/>
          </w:divBdr>
        </w:div>
        <w:div w:id="475267967">
          <w:marLeft w:val="640"/>
          <w:marRight w:val="0"/>
          <w:marTop w:val="0"/>
          <w:marBottom w:val="0"/>
          <w:divBdr>
            <w:top w:val="none" w:sz="0" w:space="0" w:color="auto"/>
            <w:left w:val="none" w:sz="0" w:space="0" w:color="auto"/>
            <w:bottom w:val="none" w:sz="0" w:space="0" w:color="auto"/>
            <w:right w:val="none" w:sz="0" w:space="0" w:color="auto"/>
          </w:divBdr>
        </w:div>
        <w:div w:id="944002313">
          <w:marLeft w:val="640"/>
          <w:marRight w:val="0"/>
          <w:marTop w:val="0"/>
          <w:marBottom w:val="0"/>
          <w:divBdr>
            <w:top w:val="none" w:sz="0" w:space="0" w:color="auto"/>
            <w:left w:val="none" w:sz="0" w:space="0" w:color="auto"/>
            <w:bottom w:val="none" w:sz="0" w:space="0" w:color="auto"/>
            <w:right w:val="none" w:sz="0" w:space="0" w:color="auto"/>
          </w:divBdr>
        </w:div>
        <w:div w:id="1566792282">
          <w:marLeft w:val="640"/>
          <w:marRight w:val="0"/>
          <w:marTop w:val="0"/>
          <w:marBottom w:val="0"/>
          <w:divBdr>
            <w:top w:val="none" w:sz="0" w:space="0" w:color="auto"/>
            <w:left w:val="none" w:sz="0" w:space="0" w:color="auto"/>
            <w:bottom w:val="none" w:sz="0" w:space="0" w:color="auto"/>
            <w:right w:val="none" w:sz="0" w:space="0" w:color="auto"/>
          </w:divBdr>
        </w:div>
        <w:div w:id="1464225512">
          <w:marLeft w:val="640"/>
          <w:marRight w:val="0"/>
          <w:marTop w:val="0"/>
          <w:marBottom w:val="0"/>
          <w:divBdr>
            <w:top w:val="none" w:sz="0" w:space="0" w:color="auto"/>
            <w:left w:val="none" w:sz="0" w:space="0" w:color="auto"/>
            <w:bottom w:val="none" w:sz="0" w:space="0" w:color="auto"/>
            <w:right w:val="none" w:sz="0" w:space="0" w:color="auto"/>
          </w:divBdr>
        </w:div>
        <w:div w:id="1140654579">
          <w:marLeft w:val="640"/>
          <w:marRight w:val="0"/>
          <w:marTop w:val="0"/>
          <w:marBottom w:val="0"/>
          <w:divBdr>
            <w:top w:val="none" w:sz="0" w:space="0" w:color="auto"/>
            <w:left w:val="none" w:sz="0" w:space="0" w:color="auto"/>
            <w:bottom w:val="none" w:sz="0" w:space="0" w:color="auto"/>
            <w:right w:val="none" w:sz="0" w:space="0" w:color="auto"/>
          </w:divBdr>
        </w:div>
        <w:div w:id="1549418559">
          <w:marLeft w:val="640"/>
          <w:marRight w:val="0"/>
          <w:marTop w:val="0"/>
          <w:marBottom w:val="0"/>
          <w:divBdr>
            <w:top w:val="none" w:sz="0" w:space="0" w:color="auto"/>
            <w:left w:val="none" w:sz="0" w:space="0" w:color="auto"/>
            <w:bottom w:val="none" w:sz="0" w:space="0" w:color="auto"/>
            <w:right w:val="none" w:sz="0" w:space="0" w:color="auto"/>
          </w:divBdr>
        </w:div>
        <w:div w:id="1459832189">
          <w:marLeft w:val="640"/>
          <w:marRight w:val="0"/>
          <w:marTop w:val="0"/>
          <w:marBottom w:val="0"/>
          <w:divBdr>
            <w:top w:val="none" w:sz="0" w:space="0" w:color="auto"/>
            <w:left w:val="none" w:sz="0" w:space="0" w:color="auto"/>
            <w:bottom w:val="none" w:sz="0" w:space="0" w:color="auto"/>
            <w:right w:val="none" w:sz="0" w:space="0" w:color="auto"/>
          </w:divBdr>
        </w:div>
        <w:div w:id="1826316318">
          <w:marLeft w:val="640"/>
          <w:marRight w:val="0"/>
          <w:marTop w:val="0"/>
          <w:marBottom w:val="0"/>
          <w:divBdr>
            <w:top w:val="none" w:sz="0" w:space="0" w:color="auto"/>
            <w:left w:val="none" w:sz="0" w:space="0" w:color="auto"/>
            <w:bottom w:val="none" w:sz="0" w:space="0" w:color="auto"/>
            <w:right w:val="none" w:sz="0" w:space="0" w:color="auto"/>
          </w:divBdr>
        </w:div>
        <w:div w:id="69692521">
          <w:marLeft w:val="640"/>
          <w:marRight w:val="0"/>
          <w:marTop w:val="0"/>
          <w:marBottom w:val="0"/>
          <w:divBdr>
            <w:top w:val="none" w:sz="0" w:space="0" w:color="auto"/>
            <w:left w:val="none" w:sz="0" w:space="0" w:color="auto"/>
            <w:bottom w:val="none" w:sz="0" w:space="0" w:color="auto"/>
            <w:right w:val="none" w:sz="0" w:space="0" w:color="auto"/>
          </w:divBdr>
        </w:div>
        <w:div w:id="694964589">
          <w:marLeft w:val="640"/>
          <w:marRight w:val="0"/>
          <w:marTop w:val="0"/>
          <w:marBottom w:val="0"/>
          <w:divBdr>
            <w:top w:val="none" w:sz="0" w:space="0" w:color="auto"/>
            <w:left w:val="none" w:sz="0" w:space="0" w:color="auto"/>
            <w:bottom w:val="none" w:sz="0" w:space="0" w:color="auto"/>
            <w:right w:val="none" w:sz="0" w:space="0" w:color="auto"/>
          </w:divBdr>
        </w:div>
        <w:div w:id="1837380511">
          <w:marLeft w:val="640"/>
          <w:marRight w:val="0"/>
          <w:marTop w:val="0"/>
          <w:marBottom w:val="0"/>
          <w:divBdr>
            <w:top w:val="none" w:sz="0" w:space="0" w:color="auto"/>
            <w:left w:val="none" w:sz="0" w:space="0" w:color="auto"/>
            <w:bottom w:val="none" w:sz="0" w:space="0" w:color="auto"/>
            <w:right w:val="none" w:sz="0" w:space="0" w:color="auto"/>
          </w:divBdr>
        </w:div>
        <w:div w:id="1650015233">
          <w:marLeft w:val="640"/>
          <w:marRight w:val="0"/>
          <w:marTop w:val="0"/>
          <w:marBottom w:val="0"/>
          <w:divBdr>
            <w:top w:val="none" w:sz="0" w:space="0" w:color="auto"/>
            <w:left w:val="none" w:sz="0" w:space="0" w:color="auto"/>
            <w:bottom w:val="none" w:sz="0" w:space="0" w:color="auto"/>
            <w:right w:val="none" w:sz="0" w:space="0" w:color="auto"/>
          </w:divBdr>
        </w:div>
        <w:div w:id="263656514">
          <w:marLeft w:val="640"/>
          <w:marRight w:val="0"/>
          <w:marTop w:val="0"/>
          <w:marBottom w:val="0"/>
          <w:divBdr>
            <w:top w:val="none" w:sz="0" w:space="0" w:color="auto"/>
            <w:left w:val="none" w:sz="0" w:space="0" w:color="auto"/>
            <w:bottom w:val="none" w:sz="0" w:space="0" w:color="auto"/>
            <w:right w:val="none" w:sz="0" w:space="0" w:color="auto"/>
          </w:divBdr>
        </w:div>
        <w:div w:id="863329222">
          <w:marLeft w:val="640"/>
          <w:marRight w:val="0"/>
          <w:marTop w:val="0"/>
          <w:marBottom w:val="0"/>
          <w:divBdr>
            <w:top w:val="none" w:sz="0" w:space="0" w:color="auto"/>
            <w:left w:val="none" w:sz="0" w:space="0" w:color="auto"/>
            <w:bottom w:val="none" w:sz="0" w:space="0" w:color="auto"/>
            <w:right w:val="none" w:sz="0" w:space="0" w:color="auto"/>
          </w:divBdr>
        </w:div>
        <w:div w:id="1903128388">
          <w:marLeft w:val="640"/>
          <w:marRight w:val="0"/>
          <w:marTop w:val="0"/>
          <w:marBottom w:val="0"/>
          <w:divBdr>
            <w:top w:val="none" w:sz="0" w:space="0" w:color="auto"/>
            <w:left w:val="none" w:sz="0" w:space="0" w:color="auto"/>
            <w:bottom w:val="none" w:sz="0" w:space="0" w:color="auto"/>
            <w:right w:val="none" w:sz="0" w:space="0" w:color="auto"/>
          </w:divBdr>
        </w:div>
        <w:div w:id="456796269">
          <w:marLeft w:val="640"/>
          <w:marRight w:val="0"/>
          <w:marTop w:val="0"/>
          <w:marBottom w:val="0"/>
          <w:divBdr>
            <w:top w:val="none" w:sz="0" w:space="0" w:color="auto"/>
            <w:left w:val="none" w:sz="0" w:space="0" w:color="auto"/>
            <w:bottom w:val="none" w:sz="0" w:space="0" w:color="auto"/>
            <w:right w:val="none" w:sz="0" w:space="0" w:color="auto"/>
          </w:divBdr>
        </w:div>
        <w:div w:id="1759206954">
          <w:marLeft w:val="640"/>
          <w:marRight w:val="0"/>
          <w:marTop w:val="0"/>
          <w:marBottom w:val="0"/>
          <w:divBdr>
            <w:top w:val="none" w:sz="0" w:space="0" w:color="auto"/>
            <w:left w:val="none" w:sz="0" w:space="0" w:color="auto"/>
            <w:bottom w:val="none" w:sz="0" w:space="0" w:color="auto"/>
            <w:right w:val="none" w:sz="0" w:space="0" w:color="auto"/>
          </w:divBdr>
        </w:div>
        <w:div w:id="249852728">
          <w:marLeft w:val="640"/>
          <w:marRight w:val="0"/>
          <w:marTop w:val="0"/>
          <w:marBottom w:val="0"/>
          <w:divBdr>
            <w:top w:val="none" w:sz="0" w:space="0" w:color="auto"/>
            <w:left w:val="none" w:sz="0" w:space="0" w:color="auto"/>
            <w:bottom w:val="none" w:sz="0" w:space="0" w:color="auto"/>
            <w:right w:val="none" w:sz="0" w:space="0" w:color="auto"/>
          </w:divBdr>
        </w:div>
        <w:div w:id="1538078430">
          <w:marLeft w:val="640"/>
          <w:marRight w:val="0"/>
          <w:marTop w:val="0"/>
          <w:marBottom w:val="0"/>
          <w:divBdr>
            <w:top w:val="none" w:sz="0" w:space="0" w:color="auto"/>
            <w:left w:val="none" w:sz="0" w:space="0" w:color="auto"/>
            <w:bottom w:val="none" w:sz="0" w:space="0" w:color="auto"/>
            <w:right w:val="none" w:sz="0" w:space="0" w:color="auto"/>
          </w:divBdr>
        </w:div>
        <w:div w:id="1837067752">
          <w:marLeft w:val="640"/>
          <w:marRight w:val="0"/>
          <w:marTop w:val="0"/>
          <w:marBottom w:val="0"/>
          <w:divBdr>
            <w:top w:val="none" w:sz="0" w:space="0" w:color="auto"/>
            <w:left w:val="none" w:sz="0" w:space="0" w:color="auto"/>
            <w:bottom w:val="none" w:sz="0" w:space="0" w:color="auto"/>
            <w:right w:val="none" w:sz="0" w:space="0" w:color="auto"/>
          </w:divBdr>
        </w:div>
        <w:div w:id="1973440601">
          <w:marLeft w:val="640"/>
          <w:marRight w:val="0"/>
          <w:marTop w:val="0"/>
          <w:marBottom w:val="0"/>
          <w:divBdr>
            <w:top w:val="none" w:sz="0" w:space="0" w:color="auto"/>
            <w:left w:val="none" w:sz="0" w:space="0" w:color="auto"/>
            <w:bottom w:val="none" w:sz="0" w:space="0" w:color="auto"/>
            <w:right w:val="none" w:sz="0" w:space="0" w:color="auto"/>
          </w:divBdr>
        </w:div>
        <w:div w:id="2080980220">
          <w:marLeft w:val="640"/>
          <w:marRight w:val="0"/>
          <w:marTop w:val="0"/>
          <w:marBottom w:val="0"/>
          <w:divBdr>
            <w:top w:val="none" w:sz="0" w:space="0" w:color="auto"/>
            <w:left w:val="none" w:sz="0" w:space="0" w:color="auto"/>
            <w:bottom w:val="none" w:sz="0" w:space="0" w:color="auto"/>
            <w:right w:val="none" w:sz="0" w:space="0" w:color="auto"/>
          </w:divBdr>
        </w:div>
        <w:div w:id="406466199">
          <w:marLeft w:val="640"/>
          <w:marRight w:val="0"/>
          <w:marTop w:val="0"/>
          <w:marBottom w:val="0"/>
          <w:divBdr>
            <w:top w:val="none" w:sz="0" w:space="0" w:color="auto"/>
            <w:left w:val="none" w:sz="0" w:space="0" w:color="auto"/>
            <w:bottom w:val="none" w:sz="0" w:space="0" w:color="auto"/>
            <w:right w:val="none" w:sz="0" w:space="0" w:color="auto"/>
          </w:divBdr>
        </w:div>
        <w:div w:id="1626621041">
          <w:marLeft w:val="640"/>
          <w:marRight w:val="0"/>
          <w:marTop w:val="0"/>
          <w:marBottom w:val="0"/>
          <w:divBdr>
            <w:top w:val="none" w:sz="0" w:space="0" w:color="auto"/>
            <w:left w:val="none" w:sz="0" w:space="0" w:color="auto"/>
            <w:bottom w:val="none" w:sz="0" w:space="0" w:color="auto"/>
            <w:right w:val="none" w:sz="0" w:space="0" w:color="auto"/>
          </w:divBdr>
        </w:div>
        <w:div w:id="1125079051">
          <w:marLeft w:val="640"/>
          <w:marRight w:val="0"/>
          <w:marTop w:val="0"/>
          <w:marBottom w:val="0"/>
          <w:divBdr>
            <w:top w:val="none" w:sz="0" w:space="0" w:color="auto"/>
            <w:left w:val="none" w:sz="0" w:space="0" w:color="auto"/>
            <w:bottom w:val="none" w:sz="0" w:space="0" w:color="auto"/>
            <w:right w:val="none" w:sz="0" w:space="0" w:color="auto"/>
          </w:divBdr>
        </w:div>
        <w:div w:id="1337222912">
          <w:marLeft w:val="640"/>
          <w:marRight w:val="0"/>
          <w:marTop w:val="0"/>
          <w:marBottom w:val="0"/>
          <w:divBdr>
            <w:top w:val="none" w:sz="0" w:space="0" w:color="auto"/>
            <w:left w:val="none" w:sz="0" w:space="0" w:color="auto"/>
            <w:bottom w:val="none" w:sz="0" w:space="0" w:color="auto"/>
            <w:right w:val="none" w:sz="0" w:space="0" w:color="auto"/>
          </w:divBdr>
        </w:div>
        <w:div w:id="211039057">
          <w:marLeft w:val="640"/>
          <w:marRight w:val="0"/>
          <w:marTop w:val="0"/>
          <w:marBottom w:val="0"/>
          <w:divBdr>
            <w:top w:val="none" w:sz="0" w:space="0" w:color="auto"/>
            <w:left w:val="none" w:sz="0" w:space="0" w:color="auto"/>
            <w:bottom w:val="none" w:sz="0" w:space="0" w:color="auto"/>
            <w:right w:val="none" w:sz="0" w:space="0" w:color="auto"/>
          </w:divBdr>
        </w:div>
        <w:div w:id="1372998443">
          <w:marLeft w:val="640"/>
          <w:marRight w:val="0"/>
          <w:marTop w:val="0"/>
          <w:marBottom w:val="0"/>
          <w:divBdr>
            <w:top w:val="none" w:sz="0" w:space="0" w:color="auto"/>
            <w:left w:val="none" w:sz="0" w:space="0" w:color="auto"/>
            <w:bottom w:val="none" w:sz="0" w:space="0" w:color="auto"/>
            <w:right w:val="none" w:sz="0" w:space="0" w:color="auto"/>
          </w:divBdr>
        </w:div>
        <w:div w:id="1007169891">
          <w:marLeft w:val="640"/>
          <w:marRight w:val="0"/>
          <w:marTop w:val="0"/>
          <w:marBottom w:val="0"/>
          <w:divBdr>
            <w:top w:val="none" w:sz="0" w:space="0" w:color="auto"/>
            <w:left w:val="none" w:sz="0" w:space="0" w:color="auto"/>
            <w:bottom w:val="none" w:sz="0" w:space="0" w:color="auto"/>
            <w:right w:val="none" w:sz="0" w:space="0" w:color="auto"/>
          </w:divBdr>
        </w:div>
        <w:div w:id="682630394">
          <w:marLeft w:val="640"/>
          <w:marRight w:val="0"/>
          <w:marTop w:val="0"/>
          <w:marBottom w:val="0"/>
          <w:divBdr>
            <w:top w:val="none" w:sz="0" w:space="0" w:color="auto"/>
            <w:left w:val="none" w:sz="0" w:space="0" w:color="auto"/>
            <w:bottom w:val="none" w:sz="0" w:space="0" w:color="auto"/>
            <w:right w:val="none" w:sz="0" w:space="0" w:color="auto"/>
          </w:divBdr>
        </w:div>
        <w:div w:id="1120414036">
          <w:marLeft w:val="640"/>
          <w:marRight w:val="0"/>
          <w:marTop w:val="0"/>
          <w:marBottom w:val="0"/>
          <w:divBdr>
            <w:top w:val="none" w:sz="0" w:space="0" w:color="auto"/>
            <w:left w:val="none" w:sz="0" w:space="0" w:color="auto"/>
            <w:bottom w:val="none" w:sz="0" w:space="0" w:color="auto"/>
            <w:right w:val="none" w:sz="0" w:space="0" w:color="auto"/>
          </w:divBdr>
        </w:div>
        <w:div w:id="567808524">
          <w:marLeft w:val="640"/>
          <w:marRight w:val="0"/>
          <w:marTop w:val="0"/>
          <w:marBottom w:val="0"/>
          <w:divBdr>
            <w:top w:val="none" w:sz="0" w:space="0" w:color="auto"/>
            <w:left w:val="none" w:sz="0" w:space="0" w:color="auto"/>
            <w:bottom w:val="none" w:sz="0" w:space="0" w:color="auto"/>
            <w:right w:val="none" w:sz="0" w:space="0" w:color="auto"/>
          </w:divBdr>
        </w:div>
        <w:div w:id="1694108321">
          <w:marLeft w:val="640"/>
          <w:marRight w:val="0"/>
          <w:marTop w:val="0"/>
          <w:marBottom w:val="0"/>
          <w:divBdr>
            <w:top w:val="none" w:sz="0" w:space="0" w:color="auto"/>
            <w:left w:val="none" w:sz="0" w:space="0" w:color="auto"/>
            <w:bottom w:val="none" w:sz="0" w:space="0" w:color="auto"/>
            <w:right w:val="none" w:sz="0" w:space="0" w:color="auto"/>
          </w:divBdr>
        </w:div>
        <w:div w:id="1441991497">
          <w:marLeft w:val="640"/>
          <w:marRight w:val="0"/>
          <w:marTop w:val="0"/>
          <w:marBottom w:val="0"/>
          <w:divBdr>
            <w:top w:val="none" w:sz="0" w:space="0" w:color="auto"/>
            <w:left w:val="none" w:sz="0" w:space="0" w:color="auto"/>
            <w:bottom w:val="none" w:sz="0" w:space="0" w:color="auto"/>
            <w:right w:val="none" w:sz="0" w:space="0" w:color="auto"/>
          </w:divBdr>
        </w:div>
        <w:div w:id="1880124387">
          <w:marLeft w:val="640"/>
          <w:marRight w:val="0"/>
          <w:marTop w:val="0"/>
          <w:marBottom w:val="0"/>
          <w:divBdr>
            <w:top w:val="none" w:sz="0" w:space="0" w:color="auto"/>
            <w:left w:val="none" w:sz="0" w:space="0" w:color="auto"/>
            <w:bottom w:val="none" w:sz="0" w:space="0" w:color="auto"/>
            <w:right w:val="none" w:sz="0" w:space="0" w:color="auto"/>
          </w:divBdr>
        </w:div>
        <w:div w:id="14699716">
          <w:marLeft w:val="640"/>
          <w:marRight w:val="0"/>
          <w:marTop w:val="0"/>
          <w:marBottom w:val="0"/>
          <w:divBdr>
            <w:top w:val="none" w:sz="0" w:space="0" w:color="auto"/>
            <w:left w:val="none" w:sz="0" w:space="0" w:color="auto"/>
            <w:bottom w:val="none" w:sz="0" w:space="0" w:color="auto"/>
            <w:right w:val="none" w:sz="0" w:space="0" w:color="auto"/>
          </w:divBdr>
        </w:div>
        <w:div w:id="152643176">
          <w:marLeft w:val="640"/>
          <w:marRight w:val="0"/>
          <w:marTop w:val="0"/>
          <w:marBottom w:val="0"/>
          <w:divBdr>
            <w:top w:val="none" w:sz="0" w:space="0" w:color="auto"/>
            <w:left w:val="none" w:sz="0" w:space="0" w:color="auto"/>
            <w:bottom w:val="none" w:sz="0" w:space="0" w:color="auto"/>
            <w:right w:val="none" w:sz="0" w:space="0" w:color="auto"/>
          </w:divBdr>
        </w:div>
        <w:div w:id="1875344940">
          <w:marLeft w:val="640"/>
          <w:marRight w:val="0"/>
          <w:marTop w:val="0"/>
          <w:marBottom w:val="0"/>
          <w:divBdr>
            <w:top w:val="none" w:sz="0" w:space="0" w:color="auto"/>
            <w:left w:val="none" w:sz="0" w:space="0" w:color="auto"/>
            <w:bottom w:val="none" w:sz="0" w:space="0" w:color="auto"/>
            <w:right w:val="none" w:sz="0" w:space="0" w:color="auto"/>
          </w:divBdr>
        </w:div>
        <w:div w:id="2073769710">
          <w:marLeft w:val="640"/>
          <w:marRight w:val="0"/>
          <w:marTop w:val="0"/>
          <w:marBottom w:val="0"/>
          <w:divBdr>
            <w:top w:val="none" w:sz="0" w:space="0" w:color="auto"/>
            <w:left w:val="none" w:sz="0" w:space="0" w:color="auto"/>
            <w:bottom w:val="none" w:sz="0" w:space="0" w:color="auto"/>
            <w:right w:val="none" w:sz="0" w:space="0" w:color="auto"/>
          </w:divBdr>
        </w:div>
        <w:div w:id="1433355561">
          <w:marLeft w:val="640"/>
          <w:marRight w:val="0"/>
          <w:marTop w:val="0"/>
          <w:marBottom w:val="0"/>
          <w:divBdr>
            <w:top w:val="none" w:sz="0" w:space="0" w:color="auto"/>
            <w:left w:val="none" w:sz="0" w:space="0" w:color="auto"/>
            <w:bottom w:val="none" w:sz="0" w:space="0" w:color="auto"/>
            <w:right w:val="none" w:sz="0" w:space="0" w:color="auto"/>
          </w:divBdr>
        </w:div>
        <w:div w:id="1586453943">
          <w:marLeft w:val="640"/>
          <w:marRight w:val="0"/>
          <w:marTop w:val="0"/>
          <w:marBottom w:val="0"/>
          <w:divBdr>
            <w:top w:val="none" w:sz="0" w:space="0" w:color="auto"/>
            <w:left w:val="none" w:sz="0" w:space="0" w:color="auto"/>
            <w:bottom w:val="none" w:sz="0" w:space="0" w:color="auto"/>
            <w:right w:val="none" w:sz="0" w:space="0" w:color="auto"/>
          </w:divBdr>
        </w:div>
        <w:div w:id="1458797996">
          <w:marLeft w:val="640"/>
          <w:marRight w:val="0"/>
          <w:marTop w:val="0"/>
          <w:marBottom w:val="0"/>
          <w:divBdr>
            <w:top w:val="none" w:sz="0" w:space="0" w:color="auto"/>
            <w:left w:val="none" w:sz="0" w:space="0" w:color="auto"/>
            <w:bottom w:val="none" w:sz="0" w:space="0" w:color="auto"/>
            <w:right w:val="none" w:sz="0" w:space="0" w:color="auto"/>
          </w:divBdr>
        </w:div>
        <w:div w:id="1686515206">
          <w:marLeft w:val="640"/>
          <w:marRight w:val="0"/>
          <w:marTop w:val="0"/>
          <w:marBottom w:val="0"/>
          <w:divBdr>
            <w:top w:val="none" w:sz="0" w:space="0" w:color="auto"/>
            <w:left w:val="none" w:sz="0" w:space="0" w:color="auto"/>
            <w:bottom w:val="none" w:sz="0" w:space="0" w:color="auto"/>
            <w:right w:val="none" w:sz="0" w:space="0" w:color="auto"/>
          </w:divBdr>
        </w:div>
        <w:div w:id="870922554">
          <w:marLeft w:val="640"/>
          <w:marRight w:val="0"/>
          <w:marTop w:val="0"/>
          <w:marBottom w:val="0"/>
          <w:divBdr>
            <w:top w:val="none" w:sz="0" w:space="0" w:color="auto"/>
            <w:left w:val="none" w:sz="0" w:space="0" w:color="auto"/>
            <w:bottom w:val="none" w:sz="0" w:space="0" w:color="auto"/>
            <w:right w:val="none" w:sz="0" w:space="0" w:color="auto"/>
          </w:divBdr>
        </w:div>
        <w:div w:id="70545923">
          <w:marLeft w:val="640"/>
          <w:marRight w:val="0"/>
          <w:marTop w:val="0"/>
          <w:marBottom w:val="0"/>
          <w:divBdr>
            <w:top w:val="none" w:sz="0" w:space="0" w:color="auto"/>
            <w:left w:val="none" w:sz="0" w:space="0" w:color="auto"/>
            <w:bottom w:val="none" w:sz="0" w:space="0" w:color="auto"/>
            <w:right w:val="none" w:sz="0" w:space="0" w:color="auto"/>
          </w:divBdr>
        </w:div>
        <w:div w:id="411662940">
          <w:marLeft w:val="640"/>
          <w:marRight w:val="0"/>
          <w:marTop w:val="0"/>
          <w:marBottom w:val="0"/>
          <w:divBdr>
            <w:top w:val="none" w:sz="0" w:space="0" w:color="auto"/>
            <w:left w:val="none" w:sz="0" w:space="0" w:color="auto"/>
            <w:bottom w:val="none" w:sz="0" w:space="0" w:color="auto"/>
            <w:right w:val="none" w:sz="0" w:space="0" w:color="auto"/>
          </w:divBdr>
        </w:div>
        <w:div w:id="1164666120">
          <w:marLeft w:val="640"/>
          <w:marRight w:val="0"/>
          <w:marTop w:val="0"/>
          <w:marBottom w:val="0"/>
          <w:divBdr>
            <w:top w:val="none" w:sz="0" w:space="0" w:color="auto"/>
            <w:left w:val="none" w:sz="0" w:space="0" w:color="auto"/>
            <w:bottom w:val="none" w:sz="0" w:space="0" w:color="auto"/>
            <w:right w:val="none" w:sz="0" w:space="0" w:color="auto"/>
          </w:divBdr>
        </w:div>
        <w:div w:id="250092828">
          <w:marLeft w:val="640"/>
          <w:marRight w:val="0"/>
          <w:marTop w:val="0"/>
          <w:marBottom w:val="0"/>
          <w:divBdr>
            <w:top w:val="none" w:sz="0" w:space="0" w:color="auto"/>
            <w:left w:val="none" w:sz="0" w:space="0" w:color="auto"/>
            <w:bottom w:val="none" w:sz="0" w:space="0" w:color="auto"/>
            <w:right w:val="none" w:sz="0" w:space="0" w:color="auto"/>
          </w:divBdr>
        </w:div>
        <w:div w:id="1259489333">
          <w:marLeft w:val="640"/>
          <w:marRight w:val="0"/>
          <w:marTop w:val="0"/>
          <w:marBottom w:val="0"/>
          <w:divBdr>
            <w:top w:val="none" w:sz="0" w:space="0" w:color="auto"/>
            <w:left w:val="none" w:sz="0" w:space="0" w:color="auto"/>
            <w:bottom w:val="none" w:sz="0" w:space="0" w:color="auto"/>
            <w:right w:val="none" w:sz="0" w:space="0" w:color="auto"/>
          </w:divBdr>
        </w:div>
        <w:div w:id="1213611059">
          <w:marLeft w:val="640"/>
          <w:marRight w:val="0"/>
          <w:marTop w:val="0"/>
          <w:marBottom w:val="0"/>
          <w:divBdr>
            <w:top w:val="none" w:sz="0" w:space="0" w:color="auto"/>
            <w:left w:val="none" w:sz="0" w:space="0" w:color="auto"/>
            <w:bottom w:val="none" w:sz="0" w:space="0" w:color="auto"/>
            <w:right w:val="none" w:sz="0" w:space="0" w:color="auto"/>
          </w:divBdr>
        </w:div>
        <w:div w:id="418404561">
          <w:marLeft w:val="640"/>
          <w:marRight w:val="0"/>
          <w:marTop w:val="0"/>
          <w:marBottom w:val="0"/>
          <w:divBdr>
            <w:top w:val="none" w:sz="0" w:space="0" w:color="auto"/>
            <w:left w:val="none" w:sz="0" w:space="0" w:color="auto"/>
            <w:bottom w:val="none" w:sz="0" w:space="0" w:color="auto"/>
            <w:right w:val="none" w:sz="0" w:space="0" w:color="auto"/>
          </w:divBdr>
        </w:div>
        <w:div w:id="1969503538">
          <w:marLeft w:val="640"/>
          <w:marRight w:val="0"/>
          <w:marTop w:val="0"/>
          <w:marBottom w:val="0"/>
          <w:divBdr>
            <w:top w:val="none" w:sz="0" w:space="0" w:color="auto"/>
            <w:left w:val="none" w:sz="0" w:space="0" w:color="auto"/>
            <w:bottom w:val="none" w:sz="0" w:space="0" w:color="auto"/>
            <w:right w:val="none" w:sz="0" w:space="0" w:color="auto"/>
          </w:divBdr>
        </w:div>
        <w:div w:id="1399867248">
          <w:marLeft w:val="640"/>
          <w:marRight w:val="0"/>
          <w:marTop w:val="0"/>
          <w:marBottom w:val="0"/>
          <w:divBdr>
            <w:top w:val="none" w:sz="0" w:space="0" w:color="auto"/>
            <w:left w:val="none" w:sz="0" w:space="0" w:color="auto"/>
            <w:bottom w:val="none" w:sz="0" w:space="0" w:color="auto"/>
            <w:right w:val="none" w:sz="0" w:space="0" w:color="auto"/>
          </w:divBdr>
        </w:div>
        <w:div w:id="603004640">
          <w:marLeft w:val="640"/>
          <w:marRight w:val="0"/>
          <w:marTop w:val="0"/>
          <w:marBottom w:val="0"/>
          <w:divBdr>
            <w:top w:val="none" w:sz="0" w:space="0" w:color="auto"/>
            <w:left w:val="none" w:sz="0" w:space="0" w:color="auto"/>
            <w:bottom w:val="none" w:sz="0" w:space="0" w:color="auto"/>
            <w:right w:val="none" w:sz="0" w:space="0" w:color="auto"/>
          </w:divBdr>
        </w:div>
      </w:divsChild>
    </w:div>
    <w:div w:id="77869394">
      <w:bodyDiv w:val="1"/>
      <w:marLeft w:val="0"/>
      <w:marRight w:val="0"/>
      <w:marTop w:val="0"/>
      <w:marBottom w:val="0"/>
      <w:divBdr>
        <w:top w:val="none" w:sz="0" w:space="0" w:color="auto"/>
        <w:left w:val="none" w:sz="0" w:space="0" w:color="auto"/>
        <w:bottom w:val="none" w:sz="0" w:space="0" w:color="auto"/>
        <w:right w:val="none" w:sz="0" w:space="0" w:color="auto"/>
      </w:divBdr>
      <w:divsChild>
        <w:div w:id="695889619">
          <w:marLeft w:val="640"/>
          <w:marRight w:val="0"/>
          <w:marTop w:val="0"/>
          <w:marBottom w:val="0"/>
          <w:divBdr>
            <w:top w:val="none" w:sz="0" w:space="0" w:color="auto"/>
            <w:left w:val="none" w:sz="0" w:space="0" w:color="auto"/>
            <w:bottom w:val="none" w:sz="0" w:space="0" w:color="auto"/>
            <w:right w:val="none" w:sz="0" w:space="0" w:color="auto"/>
          </w:divBdr>
        </w:div>
        <w:div w:id="1271552507">
          <w:marLeft w:val="640"/>
          <w:marRight w:val="0"/>
          <w:marTop w:val="0"/>
          <w:marBottom w:val="0"/>
          <w:divBdr>
            <w:top w:val="none" w:sz="0" w:space="0" w:color="auto"/>
            <w:left w:val="none" w:sz="0" w:space="0" w:color="auto"/>
            <w:bottom w:val="none" w:sz="0" w:space="0" w:color="auto"/>
            <w:right w:val="none" w:sz="0" w:space="0" w:color="auto"/>
          </w:divBdr>
        </w:div>
        <w:div w:id="268857024">
          <w:marLeft w:val="640"/>
          <w:marRight w:val="0"/>
          <w:marTop w:val="0"/>
          <w:marBottom w:val="0"/>
          <w:divBdr>
            <w:top w:val="none" w:sz="0" w:space="0" w:color="auto"/>
            <w:left w:val="none" w:sz="0" w:space="0" w:color="auto"/>
            <w:bottom w:val="none" w:sz="0" w:space="0" w:color="auto"/>
            <w:right w:val="none" w:sz="0" w:space="0" w:color="auto"/>
          </w:divBdr>
        </w:div>
        <w:div w:id="1487822126">
          <w:marLeft w:val="640"/>
          <w:marRight w:val="0"/>
          <w:marTop w:val="0"/>
          <w:marBottom w:val="0"/>
          <w:divBdr>
            <w:top w:val="none" w:sz="0" w:space="0" w:color="auto"/>
            <w:left w:val="none" w:sz="0" w:space="0" w:color="auto"/>
            <w:bottom w:val="none" w:sz="0" w:space="0" w:color="auto"/>
            <w:right w:val="none" w:sz="0" w:space="0" w:color="auto"/>
          </w:divBdr>
        </w:div>
        <w:div w:id="1100567142">
          <w:marLeft w:val="640"/>
          <w:marRight w:val="0"/>
          <w:marTop w:val="0"/>
          <w:marBottom w:val="0"/>
          <w:divBdr>
            <w:top w:val="none" w:sz="0" w:space="0" w:color="auto"/>
            <w:left w:val="none" w:sz="0" w:space="0" w:color="auto"/>
            <w:bottom w:val="none" w:sz="0" w:space="0" w:color="auto"/>
            <w:right w:val="none" w:sz="0" w:space="0" w:color="auto"/>
          </w:divBdr>
        </w:div>
        <w:div w:id="579949863">
          <w:marLeft w:val="640"/>
          <w:marRight w:val="0"/>
          <w:marTop w:val="0"/>
          <w:marBottom w:val="0"/>
          <w:divBdr>
            <w:top w:val="none" w:sz="0" w:space="0" w:color="auto"/>
            <w:left w:val="none" w:sz="0" w:space="0" w:color="auto"/>
            <w:bottom w:val="none" w:sz="0" w:space="0" w:color="auto"/>
            <w:right w:val="none" w:sz="0" w:space="0" w:color="auto"/>
          </w:divBdr>
        </w:div>
        <w:div w:id="1344824433">
          <w:marLeft w:val="640"/>
          <w:marRight w:val="0"/>
          <w:marTop w:val="0"/>
          <w:marBottom w:val="0"/>
          <w:divBdr>
            <w:top w:val="none" w:sz="0" w:space="0" w:color="auto"/>
            <w:left w:val="none" w:sz="0" w:space="0" w:color="auto"/>
            <w:bottom w:val="none" w:sz="0" w:space="0" w:color="auto"/>
            <w:right w:val="none" w:sz="0" w:space="0" w:color="auto"/>
          </w:divBdr>
        </w:div>
        <w:div w:id="1659071821">
          <w:marLeft w:val="640"/>
          <w:marRight w:val="0"/>
          <w:marTop w:val="0"/>
          <w:marBottom w:val="0"/>
          <w:divBdr>
            <w:top w:val="none" w:sz="0" w:space="0" w:color="auto"/>
            <w:left w:val="none" w:sz="0" w:space="0" w:color="auto"/>
            <w:bottom w:val="none" w:sz="0" w:space="0" w:color="auto"/>
            <w:right w:val="none" w:sz="0" w:space="0" w:color="auto"/>
          </w:divBdr>
        </w:div>
        <w:div w:id="1564179524">
          <w:marLeft w:val="640"/>
          <w:marRight w:val="0"/>
          <w:marTop w:val="0"/>
          <w:marBottom w:val="0"/>
          <w:divBdr>
            <w:top w:val="none" w:sz="0" w:space="0" w:color="auto"/>
            <w:left w:val="none" w:sz="0" w:space="0" w:color="auto"/>
            <w:bottom w:val="none" w:sz="0" w:space="0" w:color="auto"/>
            <w:right w:val="none" w:sz="0" w:space="0" w:color="auto"/>
          </w:divBdr>
        </w:div>
        <w:div w:id="1695693887">
          <w:marLeft w:val="640"/>
          <w:marRight w:val="0"/>
          <w:marTop w:val="0"/>
          <w:marBottom w:val="0"/>
          <w:divBdr>
            <w:top w:val="none" w:sz="0" w:space="0" w:color="auto"/>
            <w:left w:val="none" w:sz="0" w:space="0" w:color="auto"/>
            <w:bottom w:val="none" w:sz="0" w:space="0" w:color="auto"/>
            <w:right w:val="none" w:sz="0" w:space="0" w:color="auto"/>
          </w:divBdr>
        </w:div>
        <w:div w:id="1505170204">
          <w:marLeft w:val="640"/>
          <w:marRight w:val="0"/>
          <w:marTop w:val="0"/>
          <w:marBottom w:val="0"/>
          <w:divBdr>
            <w:top w:val="none" w:sz="0" w:space="0" w:color="auto"/>
            <w:left w:val="none" w:sz="0" w:space="0" w:color="auto"/>
            <w:bottom w:val="none" w:sz="0" w:space="0" w:color="auto"/>
            <w:right w:val="none" w:sz="0" w:space="0" w:color="auto"/>
          </w:divBdr>
        </w:div>
        <w:div w:id="525098093">
          <w:marLeft w:val="640"/>
          <w:marRight w:val="0"/>
          <w:marTop w:val="0"/>
          <w:marBottom w:val="0"/>
          <w:divBdr>
            <w:top w:val="none" w:sz="0" w:space="0" w:color="auto"/>
            <w:left w:val="none" w:sz="0" w:space="0" w:color="auto"/>
            <w:bottom w:val="none" w:sz="0" w:space="0" w:color="auto"/>
            <w:right w:val="none" w:sz="0" w:space="0" w:color="auto"/>
          </w:divBdr>
        </w:div>
        <w:div w:id="1516076513">
          <w:marLeft w:val="640"/>
          <w:marRight w:val="0"/>
          <w:marTop w:val="0"/>
          <w:marBottom w:val="0"/>
          <w:divBdr>
            <w:top w:val="none" w:sz="0" w:space="0" w:color="auto"/>
            <w:left w:val="none" w:sz="0" w:space="0" w:color="auto"/>
            <w:bottom w:val="none" w:sz="0" w:space="0" w:color="auto"/>
            <w:right w:val="none" w:sz="0" w:space="0" w:color="auto"/>
          </w:divBdr>
        </w:div>
        <w:div w:id="1336884758">
          <w:marLeft w:val="640"/>
          <w:marRight w:val="0"/>
          <w:marTop w:val="0"/>
          <w:marBottom w:val="0"/>
          <w:divBdr>
            <w:top w:val="none" w:sz="0" w:space="0" w:color="auto"/>
            <w:left w:val="none" w:sz="0" w:space="0" w:color="auto"/>
            <w:bottom w:val="none" w:sz="0" w:space="0" w:color="auto"/>
            <w:right w:val="none" w:sz="0" w:space="0" w:color="auto"/>
          </w:divBdr>
        </w:div>
        <w:div w:id="1535582586">
          <w:marLeft w:val="640"/>
          <w:marRight w:val="0"/>
          <w:marTop w:val="0"/>
          <w:marBottom w:val="0"/>
          <w:divBdr>
            <w:top w:val="none" w:sz="0" w:space="0" w:color="auto"/>
            <w:left w:val="none" w:sz="0" w:space="0" w:color="auto"/>
            <w:bottom w:val="none" w:sz="0" w:space="0" w:color="auto"/>
            <w:right w:val="none" w:sz="0" w:space="0" w:color="auto"/>
          </w:divBdr>
        </w:div>
        <w:div w:id="1542281571">
          <w:marLeft w:val="640"/>
          <w:marRight w:val="0"/>
          <w:marTop w:val="0"/>
          <w:marBottom w:val="0"/>
          <w:divBdr>
            <w:top w:val="none" w:sz="0" w:space="0" w:color="auto"/>
            <w:left w:val="none" w:sz="0" w:space="0" w:color="auto"/>
            <w:bottom w:val="none" w:sz="0" w:space="0" w:color="auto"/>
            <w:right w:val="none" w:sz="0" w:space="0" w:color="auto"/>
          </w:divBdr>
        </w:div>
        <w:div w:id="1319571939">
          <w:marLeft w:val="640"/>
          <w:marRight w:val="0"/>
          <w:marTop w:val="0"/>
          <w:marBottom w:val="0"/>
          <w:divBdr>
            <w:top w:val="none" w:sz="0" w:space="0" w:color="auto"/>
            <w:left w:val="none" w:sz="0" w:space="0" w:color="auto"/>
            <w:bottom w:val="none" w:sz="0" w:space="0" w:color="auto"/>
            <w:right w:val="none" w:sz="0" w:space="0" w:color="auto"/>
          </w:divBdr>
        </w:div>
        <w:div w:id="887910211">
          <w:marLeft w:val="640"/>
          <w:marRight w:val="0"/>
          <w:marTop w:val="0"/>
          <w:marBottom w:val="0"/>
          <w:divBdr>
            <w:top w:val="none" w:sz="0" w:space="0" w:color="auto"/>
            <w:left w:val="none" w:sz="0" w:space="0" w:color="auto"/>
            <w:bottom w:val="none" w:sz="0" w:space="0" w:color="auto"/>
            <w:right w:val="none" w:sz="0" w:space="0" w:color="auto"/>
          </w:divBdr>
        </w:div>
        <w:div w:id="302390907">
          <w:marLeft w:val="640"/>
          <w:marRight w:val="0"/>
          <w:marTop w:val="0"/>
          <w:marBottom w:val="0"/>
          <w:divBdr>
            <w:top w:val="none" w:sz="0" w:space="0" w:color="auto"/>
            <w:left w:val="none" w:sz="0" w:space="0" w:color="auto"/>
            <w:bottom w:val="none" w:sz="0" w:space="0" w:color="auto"/>
            <w:right w:val="none" w:sz="0" w:space="0" w:color="auto"/>
          </w:divBdr>
        </w:div>
        <w:div w:id="1482698211">
          <w:marLeft w:val="640"/>
          <w:marRight w:val="0"/>
          <w:marTop w:val="0"/>
          <w:marBottom w:val="0"/>
          <w:divBdr>
            <w:top w:val="none" w:sz="0" w:space="0" w:color="auto"/>
            <w:left w:val="none" w:sz="0" w:space="0" w:color="auto"/>
            <w:bottom w:val="none" w:sz="0" w:space="0" w:color="auto"/>
            <w:right w:val="none" w:sz="0" w:space="0" w:color="auto"/>
          </w:divBdr>
        </w:div>
        <w:div w:id="1810829488">
          <w:marLeft w:val="640"/>
          <w:marRight w:val="0"/>
          <w:marTop w:val="0"/>
          <w:marBottom w:val="0"/>
          <w:divBdr>
            <w:top w:val="none" w:sz="0" w:space="0" w:color="auto"/>
            <w:left w:val="none" w:sz="0" w:space="0" w:color="auto"/>
            <w:bottom w:val="none" w:sz="0" w:space="0" w:color="auto"/>
            <w:right w:val="none" w:sz="0" w:space="0" w:color="auto"/>
          </w:divBdr>
        </w:div>
        <w:div w:id="1115099382">
          <w:marLeft w:val="640"/>
          <w:marRight w:val="0"/>
          <w:marTop w:val="0"/>
          <w:marBottom w:val="0"/>
          <w:divBdr>
            <w:top w:val="none" w:sz="0" w:space="0" w:color="auto"/>
            <w:left w:val="none" w:sz="0" w:space="0" w:color="auto"/>
            <w:bottom w:val="none" w:sz="0" w:space="0" w:color="auto"/>
            <w:right w:val="none" w:sz="0" w:space="0" w:color="auto"/>
          </w:divBdr>
        </w:div>
        <w:div w:id="889610522">
          <w:marLeft w:val="640"/>
          <w:marRight w:val="0"/>
          <w:marTop w:val="0"/>
          <w:marBottom w:val="0"/>
          <w:divBdr>
            <w:top w:val="none" w:sz="0" w:space="0" w:color="auto"/>
            <w:left w:val="none" w:sz="0" w:space="0" w:color="auto"/>
            <w:bottom w:val="none" w:sz="0" w:space="0" w:color="auto"/>
            <w:right w:val="none" w:sz="0" w:space="0" w:color="auto"/>
          </w:divBdr>
        </w:div>
        <w:div w:id="1057896644">
          <w:marLeft w:val="640"/>
          <w:marRight w:val="0"/>
          <w:marTop w:val="0"/>
          <w:marBottom w:val="0"/>
          <w:divBdr>
            <w:top w:val="none" w:sz="0" w:space="0" w:color="auto"/>
            <w:left w:val="none" w:sz="0" w:space="0" w:color="auto"/>
            <w:bottom w:val="none" w:sz="0" w:space="0" w:color="auto"/>
            <w:right w:val="none" w:sz="0" w:space="0" w:color="auto"/>
          </w:divBdr>
        </w:div>
        <w:div w:id="1655183366">
          <w:marLeft w:val="640"/>
          <w:marRight w:val="0"/>
          <w:marTop w:val="0"/>
          <w:marBottom w:val="0"/>
          <w:divBdr>
            <w:top w:val="none" w:sz="0" w:space="0" w:color="auto"/>
            <w:left w:val="none" w:sz="0" w:space="0" w:color="auto"/>
            <w:bottom w:val="none" w:sz="0" w:space="0" w:color="auto"/>
            <w:right w:val="none" w:sz="0" w:space="0" w:color="auto"/>
          </w:divBdr>
        </w:div>
        <w:div w:id="626620902">
          <w:marLeft w:val="640"/>
          <w:marRight w:val="0"/>
          <w:marTop w:val="0"/>
          <w:marBottom w:val="0"/>
          <w:divBdr>
            <w:top w:val="none" w:sz="0" w:space="0" w:color="auto"/>
            <w:left w:val="none" w:sz="0" w:space="0" w:color="auto"/>
            <w:bottom w:val="none" w:sz="0" w:space="0" w:color="auto"/>
            <w:right w:val="none" w:sz="0" w:space="0" w:color="auto"/>
          </w:divBdr>
        </w:div>
        <w:div w:id="366372104">
          <w:marLeft w:val="640"/>
          <w:marRight w:val="0"/>
          <w:marTop w:val="0"/>
          <w:marBottom w:val="0"/>
          <w:divBdr>
            <w:top w:val="none" w:sz="0" w:space="0" w:color="auto"/>
            <w:left w:val="none" w:sz="0" w:space="0" w:color="auto"/>
            <w:bottom w:val="none" w:sz="0" w:space="0" w:color="auto"/>
            <w:right w:val="none" w:sz="0" w:space="0" w:color="auto"/>
          </w:divBdr>
        </w:div>
        <w:div w:id="2140682883">
          <w:marLeft w:val="640"/>
          <w:marRight w:val="0"/>
          <w:marTop w:val="0"/>
          <w:marBottom w:val="0"/>
          <w:divBdr>
            <w:top w:val="none" w:sz="0" w:space="0" w:color="auto"/>
            <w:left w:val="none" w:sz="0" w:space="0" w:color="auto"/>
            <w:bottom w:val="none" w:sz="0" w:space="0" w:color="auto"/>
            <w:right w:val="none" w:sz="0" w:space="0" w:color="auto"/>
          </w:divBdr>
        </w:div>
        <w:div w:id="1483545777">
          <w:marLeft w:val="640"/>
          <w:marRight w:val="0"/>
          <w:marTop w:val="0"/>
          <w:marBottom w:val="0"/>
          <w:divBdr>
            <w:top w:val="none" w:sz="0" w:space="0" w:color="auto"/>
            <w:left w:val="none" w:sz="0" w:space="0" w:color="auto"/>
            <w:bottom w:val="none" w:sz="0" w:space="0" w:color="auto"/>
            <w:right w:val="none" w:sz="0" w:space="0" w:color="auto"/>
          </w:divBdr>
        </w:div>
        <w:div w:id="1074476745">
          <w:marLeft w:val="640"/>
          <w:marRight w:val="0"/>
          <w:marTop w:val="0"/>
          <w:marBottom w:val="0"/>
          <w:divBdr>
            <w:top w:val="none" w:sz="0" w:space="0" w:color="auto"/>
            <w:left w:val="none" w:sz="0" w:space="0" w:color="auto"/>
            <w:bottom w:val="none" w:sz="0" w:space="0" w:color="auto"/>
            <w:right w:val="none" w:sz="0" w:space="0" w:color="auto"/>
          </w:divBdr>
        </w:div>
        <w:div w:id="1742101335">
          <w:marLeft w:val="640"/>
          <w:marRight w:val="0"/>
          <w:marTop w:val="0"/>
          <w:marBottom w:val="0"/>
          <w:divBdr>
            <w:top w:val="none" w:sz="0" w:space="0" w:color="auto"/>
            <w:left w:val="none" w:sz="0" w:space="0" w:color="auto"/>
            <w:bottom w:val="none" w:sz="0" w:space="0" w:color="auto"/>
            <w:right w:val="none" w:sz="0" w:space="0" w:color="auto"/>
          </w:divBdr>
        </w:div>
        <w:div w:id="838811973">
          <w:marLeft w:val="640"/>
          <w:marRight w:val="0"/>
          <w:marTop w:val="0"/>
          <w:marBottom w:val="0"/>
          <w:divBdr>
            <w:top w:val="none" w:sz="0" w:space="0" w:color="auto"/>
            <w:left w:val="none" w:sz="0" w:space="0" w:color="auto"/>
            <w:bottom w:val="none" w:sz="0" w:space="0" w:color="auto"/>
            <w:right w:val="none" w:sz="0" w:space="0" w:color="auto"/>
          </w:divBdr>
        </w:div>
        <w:div w:id="160316129">
          <w:marLeft w:val="640"/>
          <w:marRight w:val="0"/>
          <w:marTop w:val="0"/>
          <w:marBottom w:val="0"/>
          <w:divBdr>
            <w:top w:val="none" w:sz="0" w:space="0" w:color="auto"/>
            <w:left w:val="none" w:sz="0" w:space="0" w:color="auto"/>
            <w:bottom w:val="none" w:sz="0" w:space="0" w:color="auto"/>
            <w:right w:val="none" w:sz="0" w:space="0" w:color="auto"/>
          </w:divBdr>
        </w:div>
        <w:div w:id="1410687215">
          <w:marLeft w:val="640"/>
          <w:marRight w:val="0"/>
          <w:marTop w:val="0"/>
          <w:marBottom w:val="0"/>
          <w:divBdr>
            <w:top w:val="none" w:sz="0" w:space="0" w:color="auto"/>
            <w:left w:val="none" w:sz="0" w:space="0" w:color="auto"/>
            <w:bottom w:val="none" w:sz="0" w:space="0" w:color="auto"/>
            <w:right w:val="none" w:sz="0" w:space="0" w:color="auto"/>
          </w:divBdr>
        </w:div>
        <w:div w:id="1384645238">
          <w:marLeft w:val="640"/>
          <w:marRight w:val="0"/>
          <w:marTop w:val="0"/>
          <w:marBottom w:val="0"/>
          <w:divBdr>
            <w:top w:val="none" w:sz="0" w:space="0" w:color="auto"/>
            <w:left w:val="none" w:sz="0" w:space="0" w:color="auto"/>
            <w:bottom w:val="none" w:sz="0" w:space="0" w:color="auto"/>
            <w:right w:val="none" w:sz="0" w:space="0" w:color="auto"/>
          </w:divBdr>
        </w:div>
        <w:div w:id="1773814330">
          <w:marLeft w:val="640"/>
          <w:marRight w:val="0"/>
          <w:marTop w:val="0"/>
          <w:marBottom w:val="0"/>
          <w:divBdr>
            <w:top w:val="none" w:sz="0" w:space="0" w:color="auto"/>
            <w:left w:val="none" w:sz="0" w:space="0" w:color="auto"/>
            <w:bottom w:val="none" w:sz="0" w:space="0" w:color="auto"/>
            <w:right w:val="none" w:sz="0" w:space="0" w:color="auto"/>
          </w:divBdr>
        </w:div>
        <w:div w:id="1243680234">
          <w:marLeft w:val="640"/>
          <w:marRight w:val="0"/>
          <w:marTop w:val="0"/>
          <w:marBottom w:val="0"/>
          <w:divBdr>
            <w:top w:val="none" w:sz="0" w:space="0" w:color="auto"/>
            <w:left w:val="none" w:sz="0" w:space="0" w:color="auto"/>
            <w:bottom w:val="none" w:sz="0" w:space="0" w:color="auto"/>
            <w:right w:val="none" w:sz="0" w:space="0" w:color="auto"/>
          </w:divBdr>
        </w:div>
        <w:div w:id="1681004734">
          <w:marLeft w:val="640"/>
          <w:marRight w:val="0"/>
          <w:marTop w:val="0"/>
          <w:marBottom w:val="0"/>
          <w:divBdr>
            <w:top w:val="none" w:sz="0" w:space="0" w:color="auto"/>
            <w:left w:val="none" w:sz="0" w:space="0" w:color="auto"/>
            <w:bottom w:val="none" w:sz="0" w:space="0" w:color="auto"/>
            <w:right w:val="none" w:sz="0" w:space="0" w:color="auto"/>
          </w:divBdr>
        </w:div>
        <w:div w:id="938104617">
          <w:marLeft w:val="640"/>
          <w:marRight w:val="0"/>
          <w:marTop w:val="0"/>
          <w:marBottom w:val="0"/>
          <w:divBdr>
            <w:top w:val="none" w:sz="0" w:space="0" w:color="auto"/>
            <w:left w:val="none" w:sz="0" w:space="0" w:color="auto"/>
            <w:bottom w:val="none" w:sz="0" w:space="0" w:color="auto"/>
            <w:right w:val="none" w:sz="0" w:space="0" w:color="auto"/>
          </w:divBdr>
        </w:div>
        <w:div w:id="1806043284">
          <w:marLeft w:val="640"/>
          <w:marRight w:val="0"/>
          <w:marTop w:val="0"/>
          <w:marBottom w:val="0"/>
          <w:divBdr>
            <w:top w:val="none" w:sz="0" w:space="0" w:color="auto"/>
            <w:left w:val="none" w:sz="0" w:space="0" w:color="auto"/>
            <w:bottom w:val="none" w:sz="0" w:space="0" w:color="auto"/>
            <w:right w:val="none" w:sz="0" w:space="0" w:color="auto"/>
          </w:divBdr>
        </w:div>
        <w:div w:id="852647119">
          <w:marLeft w:val="640"/>
          <w:marRight w:val="0"/>
          <w:marTop w:val="0"/>
          <w:marBottom w:val="0"/>
          <w:divBdr>
            <w:top w:val="none" w:sz="0" w:space="0" w:color="auto"/>
            <w:left w:val="none" w:sz="0" w:space="0" w:color="auto"/>
            <w:bottom w:val="none" w:sz="0" w:space="0" w:color="auto"/>
            <w:right w:val="none" w:sz="0" w:space="0" w:color="auto"/>
          </w:divBdr>
        </w:div>
        <w:div w:id="373773948">
          <w:marLeft w:val="640"/>
          <w:marRight w:val="0"/>
          <w:marTop w:val="0"/>
          <w:marBottom w:val="0"/>
          <w:divBdr>
            <w:top w:val="none" w:sz="0" w:space="0" w:color="auto"/>
            <w:left w:val="none" w:sz="0" w:space="0" w:color="auto"/>
            <w:bottom w:val="none" w:sz="0" w:space="0" w:color="auto"/>
            <w:right w:val="none" w:sz="0" w:space="0" w:color="auto"/>
          </w:divBdr>
        </w:div>
        <w:div w:id="1898121722">
          <w:marLeft w:val="640"/>
          <w:marRight w:val="0"/>
          <w:marTop w:val="0"/>
          <w:marBottom w:val="0"/>
          <w:divBdr>
            <w:top w:val="none" w:sz="0" w:space="0" w:color="auto"/>
            <w:left w:val="none" w:sz="0" w:space="0" w:color="auto"/>
            <w:bottom w:val="none" w:sz="0" w:space="0" w:color="auto"/>
            <w:right w:val="none" w:sz="0" w:space="0" w:color="auto"/>
          </w:divBdr>
        </w:div>
        <w:div w:id="945422985">
          <w:marLeft w:val="640"/>
          <w:marRight w:val="0"/>
          <w:marTop w:val="0"/>
          <w:marBottom w:val="0"/>
          <w:divBdr>
            <w:top w:val="none" w:sz="0" w:space="0" w:color="auto"/>
            <w:left w:val="none" w:sz="0" w:space="0" w:color="auto"/>
            <w:bottom w:val="none" w:sz="0" w:space="0" w:color="auto"/>
            <w:right w:val="none" w:sz="0" w:space="0" w:color="auto"/>
          </w:divBdr>
        </w:div>
        <w:div w:id="1215501950">
          <w:marLeft w:val="640"/>
          <w:marRight w:val="0"/>
          <w:marTop w:val="0"/>
          <w:marBottom w:val="0"/>
          <w:divBdr>
            <w:top w:val="none" w:sz="0" w:space="0" w:color="auto"/>
            <w:left w:val="none" w:sz="0" w:space="0" w:color="auto"/>
            <w:bottom w:val="none" w:sz="0" w:space="0" w:color="auto"/>
            <w:right w:val="none" w:sz="0" w:space="0" w:color="auto"/>
          </w:divBdr>
        </w:div>
        <w:div w:id="1972905411">
          <w:marLeft w:val="640"/>
          <w:marRight w:val="0"/>
          <w:marTop w:val="0"/>
          <w:marBottom w:val="0"/>
          <w:divBdr>
            <w:top w:val="none" w:sz="0" w:space="0" w:color="auto"/>
            <w:left w:val="none" w:sz="0" w:space="0" w:color="auto"/>
            <w:bottom w:val="none" w:sz="0" w:space="0" w:color="auto"/>
            <w:right w:val="none" w:sz="0" w:space="0" w:color="auto"/>
          </w:divBdr>
        </w:div>
        <w:div w:id="740099597">
          <w:marLeft w:val="640"/>
          <w:marRight w:val="0"/>
          <w:marTop w:val="0"/>
          <w:marBottom w:val="0"/>
          <w:divBdr>
            <w:top w:val="none" w:sz="0" w:space="0" w:color="auto"/>
            <w:left w:val="none" w:sz="0" w:space="0" w:color="auto"/>
            <w:bottom w:val="none" w:sz="0" w:space="0" w:color="auto"/>
            <w:right w:val="none" w:sz="0" w:space="0" w:color="auto"/>
          </w:divBdr>
        </w:div>
        <w:div w:id="900167772">
          <w:marLeft w:val="640"/>
          <w:marRight w:val="0"/>
          <w:marTop w:val="0"/>
          <w:marBottom w:val="0"/>
          <w:divBdr>
            <w:top w:val="none" w:sz="0" w:space="0" w:color="auto"/>
            <w:left w:val="none" w:sz="0" w:space="0" w:color="auto"/>
            <w:bottom w:val="none" w:sz="0" w:space="0" w:color="auto"/>
            <w:right w:val="none" w:sz="0" w:space="0" w:color="auto"/>
          </w:divBdr>
        </w:div>
        <w:div w:id="117071024">
          <w:marLeft w:val="640"/>
          <w:marRight w:val="0"/>
          <w:marTop w:val="0"/>
          <w:marBottom w:val="0"/>
          <w:divBdr>
            <w:top w:val="none" w:sz="0" w:space="0" w:color="auto"/>
            <w:left w:val="none" w:sz="0" w:space="0" w:color="auto"/>
            <w:bottom w:val="none" w:sz="0" w:space="0" w:color="auto"/>
            <w:right w:val="none" w:sz="0" w:space="0" w:color="auto"/>
          </w:divBdr>
        </w:div>
        <w:div w:id="1641111745">
          <w:marLeft w:val="640"/>
          <w:marRight w:val="0"/>
          <w:marTop w:val="0"/>
          <w:marBottom w:val="0"/>
          <w:divBdr>
            <w:top w:val="none" w:sz="0" w:space="0" w:color="auto"/>
            <w:left w:val="none" w:sz="0" w:space="0" w:color="auto"/>
            <w:bottom w:val="none" w:sz="0" w:space="0" w:color="auto"/>
            <w:right w:val="none" w:sz="0" w:space="0" w:color="auto"/>
          </w:divBdr>
        </w:div>
        <w:div w:id="1885946677">
          <w:marLeft w:val="640"/>
          <w:marRight w:val="0"/>
          <w:marTop w:val="0"/>
          <w:marBottom w:val="0"/>
          <w:divBdr>
            <w:top w:val="none" w:sz="0" w:space="0" w:color="auto"/>
            <w:left w:val="none" w:sz="0" w:space="0" w:color="auto"/>
            <w:bottom w:val="none" w:sz="0" w:space="0" w:color="auto"/>
            <w:right w:val="none" w:sz="0" w:space="0" w:color="auto"/>
          </w:divBdr>
        </w:div>
        <w:div w:id="1734817578">
          <w:marLeft w:val="640"/>
          <w:marRight w:val="0"/>
          <w:marTop w:val="0"/>
          <w:marBottom w:val="0"/>
          <w:divBdr>
            <w:top w:val="none" w:sz="0" w:space="0" w:color="auto"/>
            <w:left w:val="none" w:sz="0" w:space="0" w:color="auto"/>
            <w:bottom w:val="none" w:sz="0" w:space="0" w:color="auto"/>
            <w:right w:val="none" w:sz="0" w:space="0" w:color="auto"/>
          </w:divBdr>
        </w:div>
        <w:div w:id="1850095939">
          <w:marLeft w:val="640"/>
          <w:marRight w:val="0"/>
          <w:marTop w:val="0"/>
          <w:marBottom w:val="0"/>
          <w:divBdr>
            <w:top w:val="none" w:sz="0" w:space="0" w:color="auto"/>
            <w:left w:val="none" w:sz="0" w:space="0" w:color="auto"/>
            <w:bottom w:val="none" w:sz="0" w:space="0" w:color="auto"/>
            <w:right w:val="none" w:sz="0" w:space="0" w:color="auto"/>
          </w:divBdr>
        </w:div>
        <w:div w:id="1587031208">
          <w:marLeft w:val="640"/>
          <w:marRight w:val="0"/>
          <w:marTop w:val="0"/>
          <w:marBottom w:val="0"/>
          <w:divBdr>
            <w:top w:val="none" w:sz="0" w:space="0" w:color="auto"/>
            <w:left w:val="none" w:sz="0" w:space="0" w:color="auto"/>
            <w:bottom w:val="none" w:sz="0" w:space="0" w:color="auto"/>
            <w:right w:val="none" w:sz="0" w:space="0" w:color="auto"/>
          </w:divBdr>
        </w:div>
        <w:div w:id="1338314668">
          <w:marLeft w:val="640"/>
          <w:marRight w:val="0"/>
          <w:marTop w:val="0"/>
          <w:marBottom w:val="0"/>
          <w:divBdr>
            <w:top w:val="none" w:sz="0" w:space="0" w:color="auto"/>
            <w:left w:val="none" w:sz="0" w:space="0" w:color="auto"/>
            <w:bottom w:val="none" w:sz="0" w:space="0" w:color="auto"/>
            <w:right w:val="none" w:sz="0" w:space="0" w:color="auto"/>
          </w:divBdr>
        </w:div>
        <w:div w:id="1407263400">
          <w:marLeft w:val="640"/>
          <w:marRight w:val="0"/>
          <w:marTop w:val="0"/>
          <w:marBottom w:val="0"/>
          <w:divBdr>
            <w:top w:val="none" w:sz="0" w:space="0" w:color="auto"/>
            <w:left w:val="none" w:sz="0" w:space="0" w:color="auto"/>
            <w:bottom w:val="none" w:sz="0" w:space="0" w:color="auto"/>
            <w:right w:val="none" w:sz="0" w:space="0" w:color="auto"/>
          </w:divBdr>
        </w:div>
        <w:div w:id="405416608">
          <w:marLeft w:val="640"/>
          <w:marRight w:val="0"/>
          <w:marTop w:val="0"/>
          <w:marBottom w:val="0"/>
          <w:divBdr>
            <w:top w:val="none" w:sz="0" w:space="0" w:color="auto"/>
            <w:left w:val="none" w:sz="0" w:space="0" w:color="auto"/>
            <w:bottom w:val="none" w:sz="0" w:space="0" w:color="auto"/>
            <w:right w:val="none" w:sz="0" w:space="0" w:color="auto"/>
          </w:divBdr>
        </w:div>
        <w:div w:id="1533877192">
          <w:marLeft w:val="640"/>
          <w:marRight w:val="0"/>
          <w:marTop w:val="0"/>
          <w:marBottom w:val="0"/>
          <w:divBdr>
            <w:top w:val="none" w:sz="0" w:space="0" w:color="auto"/>
            <w:left w:val="none" w:sz="0" w:space="0" w:color="auto"/>
            <w:bottom w:val="none" w:sz="0" w:space="0" w:color="auto"/>
            <w:right w:val="none" w:sz="0" w:space="0" w:color="auto"/>
          </w:divBdr>
        </w:div>
        <w:div w:id="1632977471">
          <w:marLeft w:val="640"/>
          <w:marRight w:val="0"/>
          <w:marTop w:val="0"/>
          <w:marBottom w:val="0"/>
          <w:divBdr>
            <w:top w:val="none" w:sz="0" w:space="0" w:color="auto"/>
            <w:left w:val="none" w:sz="0" w:space="0" w:color="auto"/>
            <w:bottom w:val="none" w:sz="0" w:space="0" w:color="auto"/>
            <w:right w:val="none" w:sz="0" w:space="0" w:color="auto"/>
          </w:divBdr>
        </w:div>
        <w:div w:id="340547720">
          <w:marLeft w:val="640"/>
          <w:marRight w:val="0"/>
          <w:marTop w:val="0"/>
          <w:marBottom w:val="0"/>
          <w:divBdr>
            <w:top w:val="none" w:sz="0" w:space="0" w:color="auto"/>
            <w:left w:val="none" w:sz="0" w:space="0" w:color="auto"/>
            <w:bottom w:val="none" w:sz="0" w:space="0" w:color="auto"/>
            <w:right w:val="none" w:sz="0" w:space="0" w:color="auto"/>
          </w:divBdr>
        </w:div>
        <w:div w:id="1870145427">
          <w:marLeft w:val="640"/>
          <w:marRight w:val="0"/>
          <w:marTop w:val="0"/>
          <w:marBottom w:val="0"/>
          <w:divBdr>
            <w:top w:val="none" w:sz="0" w:space="0" w:color="auto"/>
            <w:left w:val="none" w:sz="0" w:space="0" w:color="auto"/>
            <w:bottom w:val="none" w:sz="0" w:space="0" w:color="auto"/>
            <w:right w:val="none" w:sz="0" w:space="0" w:color="auto"/>
          </w:divBdr>
        </w:div>
        <w:div w:id="1088767013">
          <w:marLeft w:val="640"/>
          <w:marRight w:val="0"/>
          <w:marTop w:val="0"/>
          <w:marBottom w:val="0"/>
          <w:divBdr>
            <w:top w:val="none" w:sz="0" w:space="0" w:color="auto"/>
            <w:left w:val="none" w:sz="0" w:space="0" w:color="auto"/>
            <w:bottom w:val="none" w:sz="0" w:space="0" w:color="auto"/>
            <w:right w:val="none" w:sz="0" w:space="0" w:color="auto"/>
          </w:divBdr>
        </w:div>
        <w:div w:id="1590503100">
          <w:marLeft w:val="640"/>
          <w:marRight w:val="0"/>
          <w:marTop w:val="0"/>
          <w:marBottom w:val="0"/>
          <w:divBdr>
            <w:top w:val="none" w:sz="0" w:space="0" w:color="auto"/>
            <w:left w:val="none" w:sz="0" w:space="0" w:color="auto"/>
            <w:bottom w:val="none" w:sz="0" w:space="0" w:color="auto"/>
            <w:right w:val="none" w:sz="0" w:space="0" w:color="auto"/>
          </w:divBdr>
        </w:div>
        <w:div w:id="394163072">
          <w:marLeft w:val="640"/>
          <w:marRight w:val="0"/>
          <w:marTop w:val="0"/>
          <w:marBottom w:val="0"/>
          <w:divBdr>
            <w:top w:val="none" w:sz="0" w:space="0" w:color="auto"/>
            <w:left w:val="none" w:sz="0" w:space="0" w:color="auto"/>
            <w:bottom w:val="none" w:sz="0" w:space="0" w:color="auto"/>
            <w:right w:val="none" w:sz="0" w:space="0" w:color="auto"/>
          </w:divBdr>
        </w:div>
        <w:div w:id="790056432">
          <w:marLeft w:val="640"/>
          <w:marRight w:val="0"/>
          <w:marTop w:val="0"/>
          <w:marBottom w:val="0"/>
          <w:divBdr>
            <w:top w:val="none" w:sz="0" w:space="0" w:color="auto"/>
            <w:left w:val="none" w:sz="0" w:space="0" w:color="auto"/>
            <w:bottom w:val="none" w:sz="0" w:space="0" w:color="auto"/>
            <w:right w:val="none" w:sz="0" w:space="0" w:color="auto"/>
          </w:divBdr>
        </w:div>
        <w:div w:id="499543993">
          <w:marLeft w:val="640"/>
          <w:marRight w:val="0"/>
          <w:marTop w:val="0"/>
          <w:marBottom w:val="0"/>
          <w:divBdr>
            <w:top w:val="none" w:sz="0" w:space="0" w:color="auto"/>
            <w:left w:val="none" w:sz="0" w:space="0" w:color="auto"/>
            <w:bottom w:val="none" w:sz="0" w:space="0" w:color="auto"/>
            <w:right w:val="none" w:sz="0" w:space="0" w:color="auto"/>
          </w:divBdr>
        </w:div>
        <w:div w:id="795026190">
          <w:marLeft w:val="640"/>
          <w:marRight w:val="0"/>
          <w:marTop w:val="0"/>
          <w:marBottom w:val="0"/>
          <w:divBdr>
            <w:top w:val="none" w:sz="0" w:space="0" w:color="auto"/>
            <w:left w:val="none" w:sz="0" w:space="0" w:color="auto"/>
            <w:bottom w:val="none" w:sz="0" w:space="0" w:color="auto"/>
            <w:right w:val="none" w:sz="0" w:space="0" w:color="auto"/>
          </w:divBdr>
        </w:div>
        <w:div w:id="1826819184">
          <w:marLeft w:val="640"/>
          <w:marRight w:val="0"/>
          <w:marTop w:val="0"/>
          <w:marBottom w:val="0"/>
          <w:divBdr>
            <w:top w:val="none" w:sz="0" w:space="0" w:color="auto"/>
            <w:left w:val="none" w:sz="0" w:space="0" w:color="auto"/>
            <w:bottom w:val="none" w:sz="0" w:space="0" w:color="auto"/>
            <w:right w:val="none" w:sz="0" w:space="0" w:color="auto"/>
          </w:divBdr>
        </w:div>
        <w:div w:id="613054684">
          <w:marLeft w:val="640"/>
          <w:marRight w:val="0"/>
          <w:marTop w:val="0"/>
          <w:marBottom w:val="0"/>
          <w:divBdr>
            <w:top w:val="none" w:sz="0" w:space="0" w:color="auto"/>
            <w:left w:val="none" w:sz="0" w:space="0" w:color="auto"/>
            <w:bottom w:val="none" w:sz="0" w:space="0" w:color="auto"/>
            <w:right w:val="none" w:sz="0" w:space="0" w:color="auto"/>
          </w:divBdr>
        </w:div>
        <w:div w:id="864485535">
          <w:marLeft w:val="640"/>
          <w:marRight w:val="0"/>
          <w:marTop w:val="0"/>
          <w:marBottom w:val="0"/>
          <w:divBdr>
            <w:top w:val="none" w:sz="0" w:space="0" w:color="auto"/>
            <w:left w:val="none" w:sz="0" w:space="0" w:color="auto"/>
            <w:bottom w:val="none" w:sz="0" w:space="0" w:color="auto"/>
            <w:right w:val="none" w:sz="0" w:space="0" w:color="auto"/>
          </w:divBdr>
        </w:div>
        <w:div w:id="1592009126">
          <w:marLeft w:val="640"/>
          <w:marRight w:val="0"/>
          <w:marTop w:val="0"/>
          <w:marBottom w:val="0"/>
          <w:divBdr>
            <w:top w:val="none" w:sz="0" w:space="0" w:color="auto"/>
            <w:left w:val="none" w:sz="0" w:space="0" w:color="auto"/>
            <w:bottom w:val="none" w:sz="0" w:space="0" w:color="auto"/>
            <w:right w:val="none" w:sz="0" w:space="0" w:color="auto"/>
          </w:divBdr>
        </w:div>
        <w:div w:id="2003503629">
          <w:marLeft w:val="640"/>
          <w:marRight w:val="0"/>
          <w:marTop w:val="0"/>
          <w:marBottom w:val="0"/>
          <w:divBdr>
            <w:top w:val="none" w:sz="0" w:space="0" w:color="auto"/>
            <w:left w:val="none" w:sz="0" w:space="0" w:color="auto"/>
            <w:bottom w:val="none" w:sz="0" w:space="0" w:color="auto"/>
            <w:right w:val="none" w:sz="0" w:space="0" w:color="auto"/>
          </w:divBdr>
        </w:div>
        <w:div w:id="261837013">
          <w:marLeft w:val="640"/>
          <w:marRight w:val="0"/>
          <w:marTop w:val="0"/>
          <w:marBottom w:val="0"/>
          <w:divBdr>
            <w:top w:val="none" w:sz="0" w:space="0" w:color="auto"/>
            <w:left w:val="none" w:sz="0" w:space="0" w:color="auto"/>
            <w:bottom w:val="none" w:sz="0" w:space="0" w:color="auto"/>
            <w:right w:val="none" w:sz="0" w:space="0" w:color="auto"/>
          </w:divBdr>
        </w:div>
        <w:div w:id="249586871">
          <w:marLeft w:val="640"/>
          <w:marRight w:val="0"/>
          <w:marTop w:val="0"/>
          <w:marBottom w:val="0"/>
          <w:divBdr>
            <w:top w:val="none" w:sz="0" w:space="0" w:color="auto"/>
            <w:left w:val="none" w:sz="0" w:space="0" w:color="auto"/>
            <w:bottom w:val="none" w:sz="0" w:space="0" w:color="auto"/>
            <w:right w:val="none" w:sz="0" w:space="0" w:color="auto"/>
          </w:divBdr>
        </w:div>
        <w:div w:id="1468088302">
          <w:marLeft w:val="640"/>
          <w:marRight w:val="0"/>
          <w:marTop w:val="0"/>
          <w:marBottom w:val="0"/>
          <w:divBdr>
            <w:top w:val="none" w:sz="0" w:space="0" w:color="auto"/>
            <w:left w:val="none" w:sz="0" w:space="0" w:color="auto"/>
            <w:bottom w:val="none" w:sz="0" w:space="0" w:color="auto"/>
            <w:right w:val="none" w:sz="0" w:space="0" w:color="auto"/>
          </w:divBdr>
        </w:div>
        <w:div w:id="826868761">
          <w:marLeft w:val="640"/>
          <w:marRight w:val="0"/>
          <w:marTop w:val="0"/>
          <w:marBottom w:val="0"/>
          <w:divBdr>
            <w:top w:val="none" w:sz="0" w:space="0" w:color="auto"/>
            <w:left w:val="none" w:sz="0" w:space="0" w:color="auto"/>
            <w:bottom w:val="none" w:sz="0" w:space="0" w:color="auto"/>
            <w:right w:val="none" w:sz="0" w:space="0" w:color="auto"/>
          </w:divBdr>
        </w:div>
        <w:div w:id="872617103">
          <w:marLeft w:val="640"/>
          <w:marRight w:val="0"/>
          <w:marTop w:val="0"/>
          <w:marBottom w:val="0"/>
          <w:divBdr>
            <w:top w:val="none" w:sz="0" w:space="0" w:color="auto"/>
            <w:left w:val="none" w:sz="0" w:space="0" w:color="auto"/>
            <w:bottom w:val="none" w:sz="0" w:space="0" w:color="auto"/>
            <w:right w:val="none" w:sz="0" w:space="0" w:color="auto"/>
          </w:divBdr>
        </w:div>
        <w:div w:id="1159924545">
          <w:marLeft w:val="640"/>
          <w:marRight w:val="0"/>
          <w:marTop w:val="0"/>
          <w:marBottom w:val="0"/>
          <w:divBdr>
            <w:top w:val="none" w:sz="0" w:space="0" w:color="auto"/>
            <w:left w:val="none" w:sz="0" w:space="0" w:color="auto"/>
            <w:bottom w:val="none" w:sz="0" w:space="0" w:color="auto"/>
            <w:right w:val="none" w:sz="0" w:space="0" w:color="auto"/>
          </w:divBdr>
        </w:div>
        <w:div w:id="1039432868">
          <w:marLeft w:val="640"/>
          <w:marRight w:val="0"/>
          <w:marTop w:val="0"/>
          <w:marBottom w:val="0"/>
          <w:divBdr>
            <w:top w:val="none" w:sz="0" w:space="0" w:color="auto"/>
            <w:left w:val="none" w:sz="0" w:space="0" w:color="auto"/>
            <w:bottom w:val="none" w:sz="0" w:space="0" w:color="auto"/>
            <w:right w:val="none" w:sz="0" w:space="0" w:color="auto"/>
          </w:divBdr>
        </w:div>
        <w:div w:id="1509103290">
          <w:marLeft w:val="640"/>
          <w:marRight w:val="0"/>
          <w:marTop w:val="0"/>
          <w:marBottom w:val="0"/>
          <w:divBdr>
            <w:top w:val="none" w:sz="0" w:space="0" w:color="auto"/>
            <w:left w:val="none" w:sz="0" w:space="0" w:color="auto"/>
            <w:bottom w:val="none" w:sz="0" w:space="0" w:color="auto"/>
            <w:right w:val="none" w:sz="0" w:space="0" w:color="auto"/>
          </w:divBdr>
        </w:div>
        <w:div w:id="2097826219">
          <w:marLeft w:val="640"/>
          <w:marRight w:val="0"/>
          <w:marTop w:val="0"/>
          <w:marBottom w:val="0"/>
          <w:divBdr>
            <w:top w:val="none" w:sz="0" w:space="0" w:color="auto"/>
            <w:left w:val="none" w:sz="0" w:space="0" w:color="auto"/>
            <w:bottom w:val="none" w:sz="0" w:space="0" w:color="auto"/>
            <w:right w:val="none" w:sz="0" w:space="0" w:color="auto"/>
          </w:divBdr>
        </w:div>
        <w:div w:id="908342883">
          <w:marLeft w:val="640"/>
          <w:marRight w:val="0"/>
          <w:marTop w:val="0"/>
          <w:marBottom w:val="0"/>
          <w:divBdr>
            <w:top w:val="none" w:sz="0" w:space="0" w:color="auto"/>
            <w:left w:val="none" w:sz="0" w:space="0" w:color="auto"/>
            <w:bottom w:val="none" w:sz="0" w:space="0" w:color="auto"/>
            <w:right w:val="none" w:sz="0" w:space="0" w:color="auto"/>
          </w:divBdr>
        </w:div>
        <w:div w:id="173039918">
          <w:marLeft w:val="640"/>
          <w:marRight w:val="0"/>
          <w:marTop w:val="0"/>
          <w:marBottom w:val="0"/>
          <w:divBdr>
            <w:top w:val="none" w:sz="0" w:space="0" w:color="auto"/>
            <w:left w:val="none" w:sz="0" w:space="0" w:color="auto"/>
            <w:bottom w:val="none" w:sz="0" w:space="0" w:color="auto"/>
            <w:right w:val="none" w:sz="0" w:space="0" w:color="auto"/>
          </w:divBdr>
        </w:div>
        <w:div w:id="1472167789">
          <w:marLeft w:val="640"/>
          <w:marRight w:val="0"/>
          <w:marTop w:val="0"/>
          <w:marBottom w:val="0"/>
          <w:divBdr>
            <w:top w:val="none" w:sz="0" w:space="0" w:color="auto"/>
            <w:left w:val="none" w:sz="0" w:space="0" w:color="auto"/>
            <w:bottom w:val="none" w:sz="0" w:space="0" w:color="auto"/>
            <w:right w:val="none" w:sz="0" w:space="0" w:color="auto"/>
          </w:divBdr>
        </w:div>
        <w:div w:id="360595852">
          <w:marLeft w:val="640"/>
          <w:marRight w:val="0"/>
          <w:marTop w:val="0"/>
          <w:marBottom w:val="0"/>
          <w:divBdr>
            <w:top w:val="none" w:sz="0" w:space="0" w:color="auto"/>
            <w:left w:val="none" w:sz="0" w:space="0" w:color="auto"/>
            <w:bottom w:val="none" w:sz="0" w:space="0" w:color="auto"/>
            <w:right w:val="none" w:sz="0" w:space="0" w:color="auto"/>
          </w:divBdr>
        </w:div>
        <w:div w:id="587811820">
          <w:marLeft w:val="640"/>
          <w:marRight w:val="0"/>
          <w:marTop w:val="0"/>
          <w:marBottom w:val="0"/>
          <w:divBdr>
            <w:top w:val="none" w:sz="0" w:space="0" w:color="auto"/>
            <w:left w:val="none" w:sz="0" w:space="0" w:color="auto"/>
            <w:bottom w:val="none" w:sz="0" w:space="0" w:color="auto"/>
            <w:right w:val="none" w:sz="0" w:space="0" w:color="auto"/>
          </w:divBdr>
        </w:div>
        <w:div w:id="914050727">
          <w:marLeft w:val="640"/>
          <w:marRight w:val="0"/>
          <w:marTop w:val="0"/>
          <w:marBottom w:val="0"/>
          <w:divBdr>
            <w:top w:val="none" w:sz="0" w:space="0" w:color="auto"/>
            <w:left w:val="none" w:sz="0" w:space="0" w:color="auto"/>
            <w:bottom w:val="none" w:sz="0" w:space="0" w:color="auto"/>
            <w:right w:val="none" w:sz="0" w:space="0" w:color="auto"/>
          </w:divBdr>
        </w:div>
        <w:div w:id="163059657">
          <w:marLeft w:val="640"/>
          <w:marRight w:val="0"/>
          <w:marTop w:val="0"/>
          <w:marBottom w:val="0"/>
          <w:divBdr>
            <w:top w:val="none" w:sz="0" w:space="0" w:color="auto"/>
            <w:left w:val="none" w:sz="0" w:space="0" w:color="auto"/>
            <w:bottom w:val="none" w:sz="0" w:space="0" w:color="auto"/>
            <w:right w:val="none" w:sz="0" w:space="0" w:color="auto"/>
          </w:divBdr>
        </w:div>
        <w:div w:id="2141681072">
          <w:marLeft w:val="640"/>
          <w:marRight w:val="0"/>
          <w:marTop w:val="0"/>
          <w:marBottom w:val="0"/>
          <w:divBdr>
            <w:top w:val="none" w:sz="0" w:space="0" w:color="auto"/>
            <w:left w:val="none" w:sz="0" w:space="0" w:color="auto"/>
            <w:bottom w:val="none" w:sz="0" w:space="0" w:color="auto"/>
            <w:right w:val="none" w:sz="0" w:space="0" w:color="auto"/>
          </w:divBdr>
        </w:div>
        <w:div w:id="361908383">
          <w:marLeft w:val="640"/>
          <w:marRight w:val="0"/>
          <w:marTop w:val="0"/>
          <w:marBottom w:val="0"/>
          <w:divBdr>
            <w:top w:val="none" w:sz="0" w:space="0" w:color="auto"/>
            <w:left w:val="none" w:sz="0" w:space="0" w:color="auto"/>
            <w:bottom w:val="none" w:sz="0" w:space="0" w:color="auto"/>
            <w:right w:val="none" w:sz="0" w:space="0" w:color="auto"/>
          </w:divBdr>
        </w:div>
        <w:div w:id="615218951">
          <w:marLeft w:val="640"/>
          <w:marRight w:val="0"/>
          <w:marTop w:val="0"/>
          <w:marBottom w:val="0"/>
          <w:divBdr>
            <w:top w:val="none" w:sz="0" w:space="0" w:color="auto"/>
            <w:left w:val="none" w:sz="0" w:space="0" w:color="auto"/>
            <w:bottom w:val="none" w:sz="0" w:space="0" w:color="auto"/>
            <w:right w:val="none" w:sz="0" w:space="0" w:color="auto"/>
          </w:divBdr>
        </w:div>
        <w:div w:id="1720788067">
          <w:marLeft w:val="640"/>
          <w:marRight w:val="0"/>
          <w:marTop w:val="0"/>
          <w:marBottom w:val="0"/>
          <w:divBdr>
            <w:top w:val="none" w:sz="0" w:space="0" w:color="auto"/>
            <w:left w:val="none" w:sz="0" w:space="0" w:color="auto"/>
            <w:bottom w:val="none" w:sz="0" w:space="0" w:color="auto"/>
            <w:right w:val="none" w:sz="0" w:space="0" w:color="auto"/>
          </w:divBdr>
        </w:div>
        <w:div w:id="69274296">
          <w:marLeft w:val="640"/>
          <w:marRight w:val="0"/>
          <w:marTop w:val="0"/>
          <w:marBottom w:val="0"/>
          <w:divBdr>
            <w:top w:val="none" w:sz="0" w:space="0" w:color="auto"/>
            <w:left w:val="none" w:sz="0" w:space="0" w:color="auto"/>
            <w:bottom w:val="none" w:sz="0" w:space="0" w:color="auto"/>
            <w:right w:val="none" w:sz="0" w:space="0" w:color="auto"/>
          </w:divBdr>
        </w:div>
        <w:div w:id="1085108083">
          <w:marLeft w:val="640"/>
          <w:marRight w:val="0"/>
          <w:marTop w:val="0"/>
          <w:marBottom w:val="0"/>
          <w:divBdr>
            <w:top w:val="none" w:sz="0" w:space="0" w:color="auto"/>
            <w:left w:val="none" w:sz="0" w:space="0" w:color="auto"/>
            <w:bottom w:val="none" w:sz="0" w:space="0" w:color="auto"/>
            <w:right w:val="none" w:sz="0" w:space="0" w:color="auto"/>
          </w:divBdr>
        </w:div>
        <w:div w:id="1143277960">
          <w:marLeft w:val="640"/>
          <w:marRight w:val="0"/>
          <w:marTop w:val="0"/>
          <w:marBottom w:val="0"/>
          <w:divBdr>
            <w:top w:val="none" w:sz="0" w:space="0" w:color="auto"/>
            <w:left w:val="none" w:sz="0" w:space="0" w:color="auto"/>
            <w:bottom w:val="none" w:sz="0" w:space="0" w:color="auto"/>
            <w:right w:val="none" w:sz="0" w:space="0" w:color="auto"/>
          </w:divBdr>
        </w:div>
        <w:div w:id="835417505">
          <w:marLeft w:val="640"/>
          <w:marRight w:val="0"/>
          <w:marTop w:val="0"/>
          <w:marBottom w:val="0"/>
          <w:divBdr>
            <w:top w:val="none" w:sz="0" w:space="0" w:color="auto"/>
            <w:left w:val="none" w:sz="0" w:space="0" w:color="auto"/>
            <w:bottom w:val="none" w:sz="0" w:space="0" w:color="auto"/>
            <w:right w:val="none" w:sz="0" w:space="0" w:color="auto"/>
          </w:divBdr>
        </w:div>
        <w:div w:id="987973687">
          <w:marLeft w:val="640"/>
          <w:marRight w:val="0"/>
          <w:marTop w:val="0"/>
          <w:marBottom w:val="0"/>
          <w:divBdr>
            <w:top w:val="none" w:sz="0" w:space="0" w:color="auto"/>
            <w:left w:val="none" w:sz="0" w:space="0" w:color="auto"/>
            <w:bottom w:val="none" w:sz="0" w:space="0" w:color="auto"/>
            <w:right w:val="none" w:sz="0" w:space="0" w:color="auto"/>
          </w:divBdr>
        </w:div>
        <w:div w:id="57630160">
          <w:marLeft w:val="640"/>
          <w:marRight w:val="0"/>
          <w:marTop w:val="0"/>
          <w:marBottom w:val="0"/>
          <w:divBdr>
            <w:top w:val="none" w:sz="0" w:space="0" w:color="auto"/>
            <w:left w:val="none" w:sz="0" w:space="0" w:color="auto"/>
            <w:bottom w:val="none" w:sz="0" w:space="0" w:color="auto"/>
            <w:right w:val="none" w:sz="0" w:space="0" w:color="auto"/>
          </w:divBdr>
        </w:div>
        <w:div w:id="150097160">
          <w:marLeft w:val="640"/>
          <w:marRight w:val="0"/>
          <w:marTop w:val="0"/>
          <w:marBottom w:val="0"/>
          <w:divBdr>
            <w:top w:val="none" w:sz="0" w:space="0" w:color="auto"/>
            <w:left w:val="none" w:sz="0" w:space="0" w:color="auto"/>
            <w:bottom w:val="none" w:sz="0" w:space="0" w:color="auto"/>
            <w:right w:val="none" w:sz="0" w:space="0" w:color="auto"/>
          </w:divBdr>
        </w:div>
        <w:div w:id="1505051037">
          <w:marLeft w:val="640"/>
          <w:marRight w:val="0"/>
          <w:marTop w:val="0"/>
          <w:marBottom w:val="0"/>
          <w:divBdr>
            <w:top w:val="none" w:sz="0" w:space="0" w:color="auto"/>
            <w:left w:val="none" w:sz="0" w:space="0" w:color="auto"/>
            <w:bottom w:val="none" w:sz="0" w:space="0" w:color="auto"/>
            <w:right w:val="none" w:sz="0" w:space="0" w:color="auto"/>
          </w:divBdr>
        </w:div>
        <w:div w:id="1199584238">
          <w:marLeft w:val="640"/>
          <w:marRight w:val="0"/>
          <w:marTop w:val="0"/>
          <w:marBottom w:val="0"/>
          <w:divBdr>
            <w:top w:val="none" w:sz="0" w:space="0" w:color="auto"/>
            <w:left w:val="none" w:sz="0" w:space="0" w:color="auto"/>
            <w:bottom w:val="none" w:sz="0" w:space="0" w:color="auto"/>
            <w:right w:val="none" w:sz="0" w:space="0" w:color="auto"/>
          </w:divBdr>
        </w:div>
        <w:div w:id="1143497570">
          <w:marLeft w:val="640"/>
          <w:marRight w:val="0"/>
          <w:marTop w:val="0"/>
          <w:marBottom w:val="0"/>
          <w:divBdr>
            <w:top w:val="none" w:sz="0" w:space="0" w:color="auto"/>
            <w:left w:val="none" w:sz="0" w:space="0" w:color="auto"/>
            <w:bottom w:val="none" w:sz="0" w:space="0" w:color="auto"/>
            <w:right w:val="none" w:sz="0" w:space="0" w:color="auto"/>
          </w:divBdr>
        </w:div>
        <w:div w:id="1526822032">
          <w:marLeft w:val="640"/>
          <w:marRight w:val="0"/>
          <w:marTop w:val="0"/>
          <w:marBottom w:val="0"/>
          <w:divBdr>
            <w:top w:val="none" w:sz="0" w:space="0" w:color="auto"/>
            <w:left w:val="none" w:sz="0" w:space="0" w:color="auto"/>
            <w:bottom w:val="none" w:sz="0" w:space="0" w:color="auto"/>
            <w:right w:val="none" w:sz="0" w:space="0" w:color="auto"/>
          </w:divBdr>
        </w:div>
        <w:div w:id="1496336248">
          <w:marLeft w:val="640"/>
          <w:marRight w:val="0"/>
          <w:marTop w:val="0"/>
          <w:marBottom w:val="0"/>
          <w:divBdr>
            <w:top w:val="none" w:sz="0" w:space="0" w:color="auto"/>
            <w:left w:val="none" w:sz="0" w:space="0" w:color="auto"/>
            <w:bottom w:val="none" w:sz="0" w:space="0" w:color="auto"/>
            <w:right w:val="none" w:sz="0" w:space="0" w:color="auto"/>
          </w:divBdr>
        </w:div>
        <w:div w:id="1683625836">
          <w:marLeft w:val="640"/>
          <w:marRight w:val="0"/>
          <w:marTop w:val="0"/>
          <w:marBottom w:val="0"/>
          <w:divBdr>
            <w:top w:val="none" w:sz="0" w:space="0" w:color="auto"/>
            <w:left w:val="none" w:sz="0" w:space="0" w:color="auto"/>
            <w:bottom w:val="none" w:sz="0" w:space="0" w:color="auto"/>
            <w:right w:val="none" w:sz="0" w:space="0" w:color="auto"/>
          </w:divBdr>
        </w:div>
        <w:div w:id="405499607">
          <w:marLeft w:val="640"/>
          <w:marRight w:val="0"/>
          <w:marTop w:val="0"/>
          <w:marBottom w:val="0"/>
          <w:divBdr>
            <w:top w:val="none" w:sz="0" w:space="0" w:color="auto"/>
            <w:left w:val="none" w:sz="0" w:space="0" w:color="auto"/>
            <w:bottom w:val="none" w:sz="0" w:space="0" w:color="auto"/>
            <w:right w:val="none" w:sz="0" w:space="0" w:color="auto"/>
          </w:divBdr>
        </w:div>
        <w:div w:id="1538086548">
          <w:marLeft w:val="640"/>
          <w:marRight w:val="0"/>
          <w:marTop w:val="0"/>
          <w:marBottom w:val="0"/>
          <w:divBdr>
            <w:top w:val="none" w:sz="0" w:space="0" w:color="auto"/>
            <w:left w:val="none" w:sz="0" w:space="0" w:color="auto"/>
            <w:bottom w:val="none" w:sz="0" w:space="0" w:color="auto"/>
            <w:right w:val="none" w:sz="0" w:space="0" w:color="auto"/>
          </w:divBdr>
        </w:div>
        <w:div w:id="390881579">
          <w:marLeft w:val="640"/>
          <w:marRight w:val="0"/>
          <w:marTop w:val="0"/>
          <w:marBottom w:val="0"/>
          <w:divBdr>
            <w:top w:val="none" w:sz="0" w:space="0" w:color="auto"/>
            <w:left w:val="none" w:sz="0" w:space="0" w:color="auto"/>
            <w:bottom w:val="none" w:sz="0" w:space="0" w:color="auto"/>
            <w:right w:val="none" w:sz="0" w:space="0" w:color="auto"/>
          </w:divBdr>
        </w:div>
        <w:div w:id="1510019267">
          <w:marLeft w:val="640"/>
          <w:marRight w:val="0"/>
          <w:marTop w:val="0"/>
          <w:marBottom w:val="0"/>
          <w:divBdr>
            <w:top w:val="none" w:sz="0" w:space="0" w:color="auto"/>
            <w:left w:val="none" w:sz="0" w:space="0" w:color="auto"/>
            <w:bottom w:val="none" w:sz="0" w:space="0" w:color="auto"/>
            <w:right w:val="none" w:sz="0" w:space="0" w:color="auto"/>
          </w:divBdr>
        </w:div>
        <w:div w:id="461267552">
          <w:marLeft w:val="640"/>
          <w:marRight w:val="0"/>
          <w:marTop w:val="0"/>
          <w:marBottom w:val="0"/>
          <w:divBdr>
            <w:top w:val="none" w:sz="0" w:space="0" w:color="auto"/>
            <w:left w:val="none" w:sz="0" w:space="0" w:color="auto"/>
            <w:bottom w:val="none" w:sz="0" w:space="0" w:color="auto"/>
            <w:right w:val="none" w:sz="0" w:space="0" w:color="auto"/>
          </w:divBdr>
        </w:div>
        <w:div w:id="474226172">
          <w:marLeft w:val="640"/>
          <w:marRight w:val="0"/>
          <w:marTop w:val="0"/>
          <w:marBottom w:val="0"/>
          <w:divBdr>
            <w:top w:val="none" w:sz="0" w:space="0" w:color="auto"/>
            <w:left w:val="none" w:sz="0" w:space="0" w:color="auto"/>
            <w:bottom w:val="none" w:sz="0" w:space="0" w:color="auto"/>
            <w:right w:val="none" w:sz="0" w:space="0" w:color="auto"/>
          </w:divBdr>
        </w:div>
        <w:div w:id="1536654896">
          <w:marLeft w:val="640"/>
          <w:marRight w:val="0"/>
          <w:marTop w:val="0"/>
          <w:marBottom w:val="0"/>
          <w:divBdr>
            <w:top w:val="none" w:sz="0" w:space="0" w:color="auto"/>
            <w:left w:val="none" w:sz="0" w:space="0" w:color="auto"/>
            <w:bottom w:val="none" w:sz="0" w:space="0" w:color="auto"/>
            <w:right w:val="none" w:sz="0" w:space="0" w:color="auto"/>
          </w:divBdr>
        </w:div>
        <w:div w:id="400447394">
          <w:marLeft w:val="640"/>
          <w:marRight w:val="0"/>
          <w:marTop w:val="0"/>
          <w:marBottom w:val="0"/>
          <w:divBdr>
            <w:top w:val="none" w:sz="0" w:space="0" w:color="auto"/>
            <w:left w:val="none" w:sz="0" w:space="0" w:color="auto"/>
            <w:bottom w:val="none" w:sz="0" w:space="0" w:color="auto"/>
            <w:right w:val="none" w:sz="0" w:space="0" w:color="auto"/>
          </w:divBdr>
        </w:div>
        <w:div w:id="263728418">
          <w:marLeft w:val="640"/>
          <w:marRight w:val="0"/>
          <w:marTop w:val="0"/>
          <w:marBottom w:val="0"/>
          <w:divBdr>
            <w:top w:val="none" w:sz="0" w:space="0" w:color="auto"/>
            <w:left w:val="none" w:sz="0" w:space="0" w:color="auto"/>
            <w:bottom w:val="none" w:sz="0" w:space="0" w:color="auto"/>
            <w:right w:val="none" w:sz="0" w:space="0" w:color="auto"/>
          </w:divBdr>
        </w:div>
        <w:div w:id="2077392484">
          <w:marLeft w:val="640"/>
          <w:marRight w:val="0"/>
          <w:marTop w:val="0"/>
          <w:marBottom w:val="0"/>
          <w:divBdr>
            <w:top w:val="none" w:sz="0" w:space="0" w:color="auto"/>
            <w:left w:val="none" w:sz="0" w:space="0" w:color="auto"/>
            <w:bottom w:val="none" w:sz="0" w:space="0" w:color="auto"/>
            <w:right w:val="none" w:sz="0" w:space="0" w:color="auto"/>
          </w:divBdr>
        </w:div>
        <w:div w:id="1654289713">
          <w:marLeft w:val="640"/>
          <w:marRight w:val="0"/>
          <w:marTop w:val="0"/>
          <w:marBottom w:val="0"/>
          <w:divBdr>
            <w:top w:val="none" w:sz="0" w:space="0" w:color="auto"/>
            <w:left w:val="none" w:sz="0" w:space="0" w:color="auto"/>
            <w:bottom w:val="none" w:sz="0" w:space="0" w:color="auto"/>
            <w:right w:val="none" w:sz="0" w:space="0" w:color="auto"/>
          </w:divBdr>
        </w:div>
        <w:div w:id="1923680410">
          <w:marLeft w:val="640"/>
          <w:marRight w:val="0"/>
          <w:marTop w:val="0"/>
          <w:marBottom w:val="0"/>
          <w:divBdr>
            <w:top w:val="none" w:sz="0" w:space="0" w:color="auto"/>
            <w:left w:val="none" w:sz="0" w:space="0" w:color="auto"/>
            <w:bottom w:val="none" w:sz="0" w:space="0" w:color="auto"/>
            <w:right w:val="none" w:sz="0" w:space="0" w:color="auto"/>
          </w:divBdr>
        </w:div>
        <w:div w:id="386104816">
          <w:marLeft w:val="640"/>
          <w:marRight w:val="0"/>
          <w:marTop w:val="0"/>
          <w:marBottom w:val="0"/>
          <w:divBdr>
            <w:top w:val="none" w:sz="0" w:space="0" w:color="auto"/>
            <w:left w:val="none" w:sz="0" w:space="0" w:color="auto"/>
            <w:bottom w:val="none" w:sz="0" w:space="0" w:color="auto"/>
            <w:right w:val="none" w:sz="0" w:space="0" w:color="auto"/>
          </w:divBdr>
        </w:div>
        <w:div w:id="95945082">
          <w:marLeft w:val="640"/>
          <w:marRight w:val="0"/>
          <w:marTop w:val="0"/>
          <w:marBottom w:val="0"/>
          <w:divBdr>
            <w:top w:val="none" w:sz="0" w:space="0" w:color="auto"/>
            <w:left w:val="none" w:sz="0" w:space="0" w:color="auto"/>
            <w:bottom w:val="none" w:sz="0" w:space="0" w:color="auto"/>
            <w:right w:val="none" w:sz="0" w:space="0" w:color="auto"/>
          </w:divBdr>
        </w:div>
        <w:div w:id="1016612659">
          <w:marLeft w:val="640"/>
          <w:marRight w:val="0"/>
          <w:marTop w:val="0"/>
          <w:marBottom w:val="0"/>
          <w:divBdr>
            <w:top w:val="none" w:sz="0" w:space="0" w:color="auto"/>
            <w:left w:val="none" w:sz="0" w:space="0" w:color="auto"/>
            <w:bottom w:val="none" w:sz="0" w:space="0" w:color="auto"/>
            <w:right w:val="none" w:sz="0" w:space="0" w:color="auto"/>
          </w:divBdr>
        </w:div>
        <w:div w:id="115494489">
          <w:marLeft w:val="640"/>
          <w:marRight w:val="0"/>
          <w:marTop w:val="0"/>
          <w:marBottom w:val="0"/>
          <w:divBdr>
            <w:top w:val="none" w:sz="0" w:space="0" w:color="auto"/>
            <w:left w:val="none" w:sz="0" w:space="0" w:color="auto"/>
            <w:bottom w:val="none" w:sz="0" w:space="0" w:color="auto"/>
            <w:right w:val="none" w:sz="0" w:space="0" w:color="auto"/>
          </w:divBdr>
        </w:div>
        <w:div w:id="966549386">
          <w:marLeft w:val="640"/>
          <w:marRight w:val="0"/>
          <w:marTop w:val="0"/>
          <w:marBottom w:val="0"/>
          <w:divBdr>
            <w:top w:val="none" w:sz="0" w:space="0" w:color="auto"/>
            <w:left w:val="none" w:sz="0" w:space="0" w:color="auto"/>
            <w:bottom w:val="none" w:sz="0" w:space="0" w:color="auto"/>
            <w:right w:val="none" w:sz="0" w:space="0" w:color="auto"/>
          </w:divBdr>
        </w:div>
        <w:div w:id="1352797709">
          <w:marLeft w:val="640"/>
          <w:marRight w:val="0"/>
          <w:marTop w:val="0"/>
          <w:marBottom w:val="0"/>
          <w:divBdr>
            <w:top w:val="none" w:sz="0" w:space="0" w:color="auto"/>
            <w:left w:val="none" w:sz="0" w:space="0" w:color="auto"/>
            <w:bottom w:val="none" w:sz="0" w:space="0" w:color="auto"/>
            <w:right w:val="none" w:sz="0" w:space="0" w:color="auto"/>
          </w:divBdr>
        </w:div>
        <w:div w:id="560167527">
          <w:marLeft w:val="640"/>
          <w:marRight w:val="0"/>
          <w:marTop w:val="0"/>
          <w:marBottom w:val="0"/>
          <w:divBdr>
            <w:top w:val="none" w:sz="0" w:space="0" w:color="auto"/>
            <w:left w:val="none" w:sz="0" w:space="0" w:color="auto"/>
            <w:bottom w:val="none" w:sz="0" w:space="0" w:color="auto"/>
            <w:right w:val="none" w:sz="0" w:space="0" w:color="auto"/>
          </w:divBdr>
        </w:div>
        <w:div w:id="2123188278">
          <w:marLeft w:val="640"/>
          <w:marRight w:val="0"/>
          <w:marTop w:val="0"/>
          <w:marBottom w:val="0"/>
          <w:divBdr>
            <w:top w:val="none" w:sz="0" w:space="0" w:color="auto"/>
            <w:left w:val="none" w:sz="0" w:space="0" w:color="auto"/>
            <w:bottom w:val="none" w:sz="0" w:space="0" w:color="auto"/>
            <w:right w:val="none" w:sz="0" w:space="0" w:color="auto"/>
          </w:divBdr>
        </w:div>
        <w:div w:id="1622422179">
          <w:marLeft w:val="640"/>
          <w:marRight w:val="0"/>
          <w:marTop w:val="0"/>
          <w:marBottom w:val="0"/>
          <w:divBdr>
            <w:top w:val="none" w:sz="0" w:space="0" w:color="auto"/>
            <w:left w:val="none" w:sz="0" w:space="0" w:color="auto"/>
            <w:bottom w:val="none" w:sz="0" w:space="0" w:color="auto"/>
            <w:right w:val="none" w:sz="0" w:space="0" w:color="auto"/>
          </w:divBdr>
        </w:div>
        <w:div w:id="941064045">
          <w:marLeft w:val="640"/>
          <w:marRight w:val="0"/>
          <w:marTop w:val="0"/>
          <w:marBottom w:val="0"/>
          <w:divBdr>
            <w:top w:val="none" w:sz="0" w:space="0" w:color="auto"/>
            <w:left w:val="none" w:sz="0" w:space="0" w:color="auto"/>
            <w:bottom w:val="none" w:sz="0" w:space="0" w:color="auto"/>
            <w:right w:val="none" w:sz="0" w:space="0" w:color="auto"/>
          </w:divBdr>
        </w:div>
        <w:div w:id="801461480">
          <w:marLeft w:val="640"/>
          <w:marRight w:val="0"/>
          <w:marTop w:val="0"/>
          <w:marBottom w:val="0"/>
          <w:divBdr>
            <w:top w:val="none" w:sz="0" w:space="0" w:color="auto"/>
            <w:left w:val="none" w:sz="0" w:space="0" w:color="auto"/>
            <w:bottom w:val="none" w:sz="0" w:space="0" w:color="auto"/>
            <w:right w:val="none" w:sz="0" w:space="0" w:color="auto"/>
          </w:divBdr>
        </w:div>
        <w:div w:id="1779179083">
          <w:marLeft w:val="640"/>
          <w:marRight w:val="0"/>
          <w:marTop w:val="0"/>
          <w:marBottom w:val="0"/>
          <w:divBdr>
            <w:top w:val="none" w:sz="0" w:space="0" w:color="auto"/>
            <w:left w:val="none" w:sz="0" w:space="0" w:color="auto"/>
            <w:bottom w:val="none" w:sz="0" w:space="0" w:color="auto"/>
            <w:right w:val="none" w:sz="0" w:space="0" w:color="auto"/>
          </w:divBdr>
        </w:div>
        <w:div w:id="963196104">
          <w:marLeft w:val="640"/>
          <w:marRight w:val="0"/>
          <w:marTop w:val="0"/>
          <w:marBottom w:val="0"/>
          <w:divBdr>
            <w:top w:val="none" w:sz="0" w:space="0" w:color="auto"/>
            <w:left w:val="none" w:sz="0" w:space="0" w:color="auto"/>
            <w:bottom w:val="none" w:sz="0" w:space="0" w:color="auto"/>
            <w:right w:val="none" w:sz="0" w:space="0" w:color="auto"/>
          </w:divBdr>
        </w:div>
        <w:div w:id="106700895">
          <w:marLeft w:val="640"/>
          <w:marRight w:val="0"/>
          <w:marTop w:val="0"/>
          <w:marBottom w:val="0"/>
          <w:divBdr>
            <w:top w:val="none" w:sz="0" w:space="0" w:color="auto"/>
            <w:left w:val="none" w:sz="0" w:space="0" w:color="auto"/>
            <w:bottom w:val="none" w:sz="0" w:space="0" w:color="auto"/>
            <w:right w:val="none" w:sz="0" w:space="0" w:color="auto"/>
          </w:divBdr>
        </w:div>
        <w:div w:id="1944216600">
          <w:marLeft w:val="640"/>
          <w:marRight w:val="0"/>
          <w:marTop w:val="0"/>
          <w:marBottom w:val="0"/>
          <w:divBdr>
            <w:top w:val="none" w:sz="0" w:space="0" w:color="auto"/>
            <w:left w:val="none" w:sz="0" w:space="0" w:color="auto"/>
            <w:bottom w:val="none" w:sz="0" w:space="0" w:color="auto"/>
            <w:right w:val="none" w:sz="0" w:space="0" w:color="auto"/>
          </w:divBdr>
        </w:div>
        <w:div w:id="618411812">
          <w:marLeft w:val="640"/>
          <w:marRight w:val="0"/>
          <w:marTop w:val="0"/>
          <w:marBottom w:val="0"/>
          <w:divBdr>
            <w:top w:val="none" w:sz="0" w:space="0" w:color="auto"/>
            <w:left w:val="none" w:sz="0" w:space="0" w:color="auto"/>
            <w:bottom w:val="none" w:sz="0" w:space="0" w:color="auto"/>
            <w:right w:val="none" w:sz="0" w:space="0" w:color="auto"/>
          </w:divBdr>
        </w:div>
        <w:div w:id="2000301620">
          <w:marLeft w:val="640"/>
          <w:marRight w:val="0"/>
          <w:marTop w:val="0"/>
          <w:marBottom w:val="0"/>
          <w:divBdr>
            <w:top w:val="none" w:sz="0" w:space="0" w:color="auto"/>
            <w:left w:val="none" w:sz="0" w:space="0" w:color="auto"/>
            <w:bottom w:val="none" w:sz="0" w:space="0" w:color="auto"/>
            <w:right w:val="none" w:sz="0" w:space="0" w:color="auto"/>
          </w:divBdr>
        </w:div>
        <w:div w:id="65811861">
          <w:marLeft w:val="640"/>
          <w:marRight w:val="0"/>
          <w:marTop w:val="0"/>
          <w:marBottom w:val="0"/>
          <w:divBdr>
            <w:top w:val="none" w:sz="0" w:space="0" w:color="auto"/>
            <w:left w:val="none" w:sz="0" w:space="0" w:color="auto"/>
            <w:bottom w:val="none" w:sz="0" w:space="0" w:color="auto"/>
            <w:right w:val="none" w:sz="0" w:space="0" w:color="auto"/>
          </w:divBdr>
        </w:div>
        <w:div w:id="845359786">
          <w:marLeft w:val="640"/>
          <w:marRight w:val="0"/>
          <w:marTop w:val="0"/>
          <w:marBottom w:val="0"/>
          <w:divBdr>
            <w:top w:val="none" w:sz="0" w:space="0" w:color="auto"/>
            <w:left w:val="none" w:sz="0" w:space="0" w:color="auto"/>
            <w:bottom w:val="none" w:sz="0" w:space="0" w:color="auto"/>
            <w:right w:val="none" w:sz="0" w:space="0" w:color="auto"/>
          </w:divBdr>
        </w:div>
        <w:div w:id="1116287592">
          <w:marLeft w:val="640"/>
          <w:marRight w:val="0"/>
          <w:marTop w:val="0"/>
          <w:marBottom w:val="0"/>
          <w:divBdr>
            <w:top w:val="none" w:sz="0" w:space="0" w:color="auto"/>
            <w:left w:val="none" w:sz="0" w:space="0" w:color="auto"/>
            <w:bottom w:val="none" w:sz="0" w:space="0" w:color="auto"/>
            <w:right w:val="none" w:sz="0" w:space="0" w:color="auto"/>
          </w:divBdr>
        </w:div>
        <w:div w:id="1560818999">
          <w:marLeft w:val="640"/>
          <w:marRight w:val="0"/>
          <w:marTop w:val="0"/>
          <w:marBottom w:val="0"/>
          <w:divBdr>
            <w:top w:val="none" w:sz="0" w:space="0" w:color="auto"/>
            <w:left w:val="none" w:sz="0" w:space="0" w:color="auto"/>
            <w:bottom w:val="none" w:sz="0" w:space="0" w:color="auto"/>
            <w:right w:val="none" w:sz="0" w:space="0" w:color="auto"/>
          </w:divBdr>
        </w:div>
        <w:div w:id="286276246">
          <w:marLeft w:val="640"/>
          <w:marRight w:val="0"/>
          <w:marTop w:val="0"/>
          <w:marBottom w:val="0"/>
          <w:divBdr>
            <w:top w:val="none" w:sz="0" w:space="0" w:color="auto"/>
            <w:left w:val="none" w:sz="0" w:space="0" w:color="auto"/>
            <w:bottom w:val="none" w:sz="0" w:space="0" w:color="auto"/>
            <w:right w:val="none" w:sz="0" w:space="0" w:color="auto"/>
          </w:divBdr>
        </w:div>
        <w:div w:id="615601156">
          <w:marLeft w:val="640"/>
          <w:marRight w:val="0"/>
          <w:marTop w:val="0"/>
          <w:marBottom w:val="0"/>
          <w:divBdr>
            <w:top w:val="none" w:sz="0" w:space="0" w:color="auto"/>
            <w:left w:val="none" w:sz="0" w:space="0" w:color="auto"/>
            <w:bottom w:val="none" w:sz="0" w:space="0" w:color="auto"/>
            <w:right w:val="none" w:sz="0" w:space="0" w:color="auto"/>
          </w:divBdr>
        </w:div>
        <w:div w:id="922107020">
          <w:marLeft w:val="640"/>
          <w:marRight w:val="0"/>
          <w:marTop w:val="0"/>
          <w:marBottom w:val="0"/>
          <w:divBdr>
            <w:top w:val="none" w:sz="0" w:space="0" w:color="auto"/>
            <w:left w:val="none" w:sz="0" w:space="0" w:color="auto"/>
            <w:bottom w:val="none" w:sz="0" w:space="0" w:color="auto"/>
            <w:right w:val="none" w:sz="0" w:space="0" w:color="auto"/>
          </w:divBdr>
        </w:div>
        <w:div w:id="1749183960">
          <w:marLeft w:val="640"/>
          <w:marRight w:val="0"/>
          <w:marTop w:val="0"/>
          <w:marBottom w:val="0"/>
          <w:divBdr>
            <w:top w:val="none" w:sz="0" w:space="0" w:color="auto"/>
            <w:left w:val="none" w:sz="0" w:space="0" w:color="auto"/>
            <w:bottom w:val="none" w:sz="0" w:space="0" w:color="auto"/>
            <w:right w:val="none" w:sz="0" w:space="0" w:color="auto"/>
          </w:divBdr>
        </w:div>
        <w:div w:id="551425983">
          <w:marLeft w:val="640"/>
          <w:marRight w:val="0"/>
          <w:marTop w:val="0"/>
          <w:marBottom w:val="0"/>
          <w:divBdr>
            <w:top w:val="none" w:sz="0" w:space="0" w:color="auto"/>
            <w:left w:val="none" w:sz="0" w:space="0" w:color="auto"/>
            <w:bottom w:val="none" w:sz="0" w:space="0" w:color="auto"/>
            <w:right w:val="none" w:sz="0" w:space="0" w:color="auto"/>
          </w:divBdr>
        </w:div>
        <w:div w:id="327757588">
          <w:marLeft w:val="640"/>
          <w:marRight w:val="0"/>
          <w:marTop w:val="0"/>
          <w:marBottom w:val="0"/>
          <w:divBdr>
            <w:top w:val="none" w:sz="0" w:space="0" w:color="auto"/>
            <w:left w:val="none" w:sz="0" w:space="0" w:color="auto"/>
            <w:bottom w:val="none" w:sz="0" w:space="0" w:color="auto"/>
            <w:right w:val="none" w:sz="0" w:space="0" w:color="auto"/>
          </w:divBdr>
        </w:div>
        <w:div w:id="516582338">
          <w:marLeft w:val="640"/>
          <w:marRight w:val="0"/>
          <w:marTop w:val="0"/>
          <w:marBottom w:val="0"/>
          <w:divBdr>
            <w:top w:val="none" w:sz="0" w:space="0" w:color="auto"/>
            <w:left w:val="none" w:sz="0" w:space="0" w:color="auto"/>
            <w:bottom w:val="none" w:sz="0" w:space="0" w:color="auto"/>
            <w:right w:val="none" w:sz="0" w:space="0" w:color="auto"/>
          </w:divBdr>
        </w:div>
        <w:div w:id="715466057">
          <w:marLeft w:val="640"/>
          <w:marRight w:val="0"/>
          <w:marTop w:val="0"/>
          <w:marBottom w:val="0"/>
          <w:divBdr>
            <w:top w:val="none" w:sz="0" w:space="0" w:color="auto"/>
            <w:left w:val="none" w:sz="0" w:space="0" w:color="auto"/>
            <w:bottom w:val="none" w:sz="0" w:space="0" w:color="auto"/>
            <w:right w:val="none" w:sz="0" w:space="0" w:color="auto"/>
          </w:divBdr>
        </w:div>
        <w:div w:id="52851507">
          <w:marLeft w:val="640"/>
          <w:marRight w:val="0"/>
          <w:marTop w:val="0"/>
          <w:marBottom w:val="0"/>
          <w:divBdr>
            <w:top w:val="none" w:sz="0" w:space="0" w:color="auto"/>
            <w:left w:val="none" w:sz="0" w:space="0" w:color="auto"/>
            <w:bottom w:val="none" w:sz="0" w:space="0" w:color="auto"/>
            <w:right w:val="none" w:sz="0" w:space="0" w:color="auto"/>
          </w:divBdr>
        </w:div>
        <w:div w:id="413741946">
          <w:marLeft w:val="640"/>
          <w:marRight w:val="0"/>
          <w:marTop w:val="0"/>
          <w:marBottom w:val="0"/>
          <w:divBdr>
            <w:top w:val="none" w:sz="0" w:space="0" w:color="auto"/>
            <w:left w:val="none" w:sz="0" w:space="0" w:color="auto"/>
            <w:bottom w:val="none" w:sz="0" w:space="0" w:color="auto"/>
            <w:right w:val="none" w:sz="0" w:space="0" w:color="auto"/>
          </w:divBdr>
        </w:div>
        <w:div w:id="2015840137">
          <w:marLeft w:val="640"/>
          <w:marRight w:val="0"/>
          <w:marTop w:val="0"/>
          <w:marBottom w:val="0"/>
          <w:divBdr>
            <w:top w:val="none" w:sz="0" w:space="0" w:color="auto"/>
            <w:left w:val="none" w:sz="0" w:space="0" w:color="auto"/>
            <w:bottom w:val="none" w:sz="0" w:space="0" w:color="auto"/>
            <w:right w:val="none" w:sz="0" w:space="0" w:color="auto"/>
          </w:divBdr>
        </w:div>
        <w:div w:id="1657567155">
          <w:marLeft w:val="640"/>
          <w:marRight w:val="0"/>
          <w:marTop w:val="0"/>
          <w:marBottom w:val="0"/>
          <w:divBdr>
            <w:top w:val="none" w:sz="0" w:space="0" w:color="auto"/>
            <w:left w:val="none" w:sz="0" w:space="0" w:color="auto"/>
            <w:bottom w:val="none" w:sz="0" w:space="0" w:color="auto"/>
            <w:right w:val="none" w:sz="0" w:space="0" w:color="auto"/>
          </w:divBdr>
        </w:div>
        <w:div w:id="649138435">
          <w:marLeft w:val="640"/>
          <w:marRight w:val="0"/>
          <w:marTop w:val="0"/>
          <w:marBottom w:val="0"/>
          <w:divBdr>
            <w:top w:val="none" w:sz="0" w:space="0" w:color="auto"/>
            <w:left w:val="none" w:sz="0" w:space="0" w:color="auto"/>
            <w:bottom w:val="none" w:sz="0" w:space="0" w:color="auto"/>
            <w:right w:val="none" w:sz="0" w:space="0" w:color="auto"/>
          </w:divBdr>
        </w:div>
        <w:div w:id="465708956">
          <w:marLeft w:val="640"/>
          <w:marRight w:val="0"/>
          <w:marTop w:val="0"/>
          <w:marBottom w:val="0"/>
          <w:divBdr>
            <w:top w:val="none" w:sz="0" w:space="0" w:color="auto"/>
            <w:left w:val="none" w:sz="0" w:space="0" w:color="auto"/>
            <w:bottom w:val="none" w:sz="0" w:space="0" w:color="auto"/>
            <w:right w:val="none" w:sz="0" w:space="0" w:color="auto"/>
          </w:divBdr>
        </w:div>
        <w:div w:id="614867140">
          <w:marLeft w:val="640"/>
          <w:marRight w:val="0"/>
          <w:marTop w:val="0"/>
          <w:marBottom w:val="0"/>
          <w:divBdr>
            <w:top w:val="none" w:sz="0" w:space="0" w:color="auto"/>
            <w:left w:val="none" w:sz="0" w:space="0" w:color="auto"/>
            <w:bottom w:val="none" w:sz="0" w:space="0" w:color="auto"/>
            <w:right w:val="none" w:sz="0" w:space="0" w:color="auto"/>
          </w:divBdr>
        </w:div>
        <w:div w:id="252594165">
          <w:marLeft w:val="640"/>
          <w:marRight w:val="0"/>
          <w:marTop w:val="0"/>
          <w:marBottom w:val="0"/>
          <w:divBdr>
            <w:top w:val="none" w:sz="0" w:space="0" w:color="auto"/>
            <w:left w:val="none" w:sz="0" w:space="0" w:color="auto"/>
            <w:bottom w:val="none" w:sz="0" w:space="0" w:color="auto"/>
            <w:right w:val="none" w:sz="0" w:space="0" w:color="auto"/>
          </w:divBdr>
        </w:div>
        <w:div w:id="287857931">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05128183">
      <w:bodyDiv w:val="1"/>
      <w:marLeft w:val="0"/>
      <w:marRight w:val="0"/>
      <w:marTop w:val="0"/>
      <w:marBottom w:val="0"/>
      <w:divBdr>
        <w:top w:val="none" w:sz="0" w:space="0" w:color="auto"/>
        <w:left w:val="none" w:sz="0" w:space="0" w:color="auto"/>
        <w:bottom w:val="none" w:sz="0" w:space="0" w:color="auto"/>
        <w:right w:val="none" w:sz="0" w:space="0" w:color="auto"/>
      </w:divBdr>
      <w:divsChild>
        <w:div w:id="1907298543">
          <w:marLeft w:val="640"/>
          <w:marRight w:val="0"/>
          <w:marTop w:val="0"/>
          <w:marBottom w:val="0"/>
          <w:divBdr>
            <w:top w:val="none" w:sz="0" w:space="0" w:color="auto"/>
            <w:left w:val="none" w:sz="0" w:space="0" w:color="auto"/>
            <w:bottom w:val="none" w:sz="0" w:space="0" w:color="auto"/>
            <w:right w:val="none" w:sz="0" w:space="0" w:color="auto"/>
          </w:divBdr>
        </w:div>
        <w:div w:id="601306842">
          <w:marLeft w:val="640"/>
          <w:marRight w:val="0"/>
          <w:marTop w:val="0"/>
          <w:marBottom w:val="0"/>
          <w:divBdr>
            <w:top w:val="none" w:sz="0" w:space="0" w:color="auto"/>
            <w:left w:val="none" w:sz="0" w:space="0" w:color="auto"/>
            <w:bottom w:val="none" w:sz="0" w:space="0" w:color="auto"/>
            <w:right w:val="none" w:sz="0" w:space="0" w:color="auto"/>
          </w:divBdr>
        </w:div>
        <w:div w:id="1779063691">
          <w:marLeft w:val="640"/>
          <w:marRight w:val="0"/>
          <w:marTop w:val="0"/>
          <w:marBottom w:val="0"/>
          <w:divBdr>
            <w:top w:val="none" w:sz="0" w:space="0" w:color="auto"/>
            <w:left w:val="none" w:sz="0" w:space="0" w:color="auto"/>
            <w:bottom w:val="none" w:sz="0" w:space="0" w:color="auto"/>
            <w:right w:val="none" w:sz="0" w:space="0" w:color="auto"/>
          </w:divBdr>
        </w:div>
        <w:div w:id="222562544">
          <w:marLeft w:val="640"/>
          <w:marRight w:val="0"/>
          <w:marTop w:val="0"/>
          <w:marBottom w:val="0"/>
          <w:divBdr>
            <w:top w:val="none" w:sz="0" w:space="0" w:color="auto"/>
            <w:left w:val="none" w:sz="0" w:space="0" w:color="auto"/>
            <w:bottom w:val="none" w:sz="0" w:space="0" w:color="auto"/>
            <w:right w:val="none" w:sz="0" w:space="0" w:color="auto"/>
          </w:divBdr>
        </w:div>
        <w:div w:id="1969824158">
          <w:marLeft w:val="640"/>
          <w:marRight w:val="0"/>
          <w:marTop w:val="0"/>
          <w:marBottom w:val="0"/>
          <w:divBdr>
            <w:top w:val="none" w:sz="0" w:space="0" w:color="auto"/>
            <w:left w:val="none" w:sz="0" w:space="0" w:color="auto"/>
            <w:bottom w:val="none" w:sz="0" w:space="0" w:color="auto"/>
            <w:right w:val="none" w:sz="0" w:space="0" w:color="auto"/>
          </w:divBdr>
        </w:div>
        <w:div w:id="772440059">
          <w:marLeft w:val="640"/>
          <w:marRight w:val="0"/>
          <w:marTop w:val="0"/>
          <w:marBottom w:val="0"/>
          <w:divBdr>
            <w:top w:val="none" w:sz="0" w:space="0" w:color="auto"/>
            <w:left w:val="none" w:sz="0" w:space="0" w:color="auto"/>
            <w:bottom w:val="none" w:sz="0" w:space="0" w:color="auto"/>
            <w:right w:val="none" w:sz="0" w:space="0" w:color="auto"/>
          </w:divBdr>
        </w:div>
        <w:div w:id="2093551122">
          <w:marLeft w:val="640"/>
          <w:marRight w:val="0"/>
          <w:marTop w:val="0"/>
          <w:marBottom w:val="0"/>
          <w:divBdr>
            <w:top w:val="none" w:sz="0" w:space="0" w:color="auto"/>
            <w:left w:val="none" w:sz="0" w:space="0" w:color="auto"/>
            <w:bottom w:val="none" w:sz="0" w:space="0" w:color="auto"/>
            <w:right w:val="none" w:sz="0" w:space="0" w:color="auto"/>
          </w:divBdr>
        </w:div>
        <w:div w:id="1702978387">
          <w:marLeft w:val="640"/>
          <w:marRight w:val="0"/>
          <w:marTop w:val="0"/>
          <w:marBottom w:val="0"/>
          <w:divBdr>
            <w:top w:val="none" w:sz="0" w:space="0" w:color="auto"/>
            <w:left w:val="none" w:sz="0" w:space="0" w:color="auto"/>
            <w:bottom w:val="none" w:sz="0" w:space="0" w:color="auto"/>
            <w:right w:val="none" w:sz="0" w:space="0" w:color="auto"/>
          </w:divBdr>
        </w:div>
        <w:div w:id="125319382">
          <w:marLeft w:val="640"/>
          <w:marRight w:val="0"/>
          <w:marTop w:val="0"/>
          <w:marBottom w:val="0"/>
          <w:divBdr>
            <w:top w:val="none" w:sz="0" w:space="0" w:color="auto"/>
            <w:left w:val="none" w:sz="0" w:space="0" w:color="auto"/>
            <w:bottom w:val="none" w:sz="0" w:space="0" w:color="auto"/>
            <w:right w:val="none" w:sz="0" w:space="0" w:color="auto"/>
          </w:divBdr>
        </w:div>
        <w:div w:id="33964071">
          <w:marLeft w:val="640"/>
          <w:marRight w:val="0"/>
          <w:marTop w:val="0"/>
          <w:marBottom w:val="0"/>
          <w:divBdr>
            <w:top w:val="none" w:sz="0" w:space="0" w:color="auto"/>
            <w:left w:val="none" w:sz="0" w:space="0" w:color="auto"/>
            <w:bottom w:val="none" w:sz="0" w:space="0" w:color="auto"/>
            <w:right w:val="none" w:sz="0" w:space="0" w:color="auto"/>
          </w:divBdr>
        </w:div>
        <w:div w:id="777019276">
          <w:marLeft w:val="640"/>
          <w:marRight w:val="0"/>
          <w:marTop w:val="0"/>
          <w:marBottom w:val="0"/>
          <w:divBdr>
            <w:top w:val="none" w:sz="0" w:space="0" w:color="auto"/>
            <w:left w:val="none" w:sz="0" w:space="0" w:color="auto"/>
            <w:bottom w:val="none" w:sz="0" w:space="0" w:color="auto"/>
            <w:right w:val="none" w:sz="0" w:space="0" w:color="auto"/>
          </w:divBdr>
        </w:div>
        <w:div w:id="590700882">
          <w:marLeft w:val="640"/>
          <w:marRight w:val="0"/>
          <w:marTop w:val="0"/>
          <w:marBottom w:val="0"/>
          <w:divBdr>
            <w:top w:val="none" w:sz="0" w:space="0" w:color="auto"/>
            <w:left w:val="none" w:sz="0" w:space="0" w:color="auto"/>
            <w:bottom w:val="none" w:sz="0" w:space="0" w:color="auto"/>
            <w:right w:val="none" w:sz="0" w:space="0" w:color="auto"/>
          </w:divBdr>
        </w:div>
        <w:div w:id="512261589">
          <w:marLeft w:val="640"/>
          <w:marRight w:val="0"/>
          <w:marTop w:val="0"/>
          <w:marBottom w:val="0"/>
          <w:divBdr>
            <w:top w:val="none" w:sz="0" w:space="0" w:color="auto"/>
            <w:left w:val="none" w:sz="0" w:space="0" w:color="auto"/>
            <w:bottom w:val="none" w:sz="0" w:space="0" w:color="auto"/>
            <w:right w:val="none" w:sz="0" w:space="0" w:color="auto"/>
          </w:divBdr>
        </w:div>
        <w:div w:id="2142455060">
          <w:marLeft w:val="640"/>
          <w:marRight w:val="0"/>
          <w:marTop w:val="0"/>
          <w:marBottom w:val="0"/>
          <w:divBdr>
            <w:top w:val="none" w:sz="0" w:space="0" w:color="auto"/>
            <w:left w:val="none" w:sz="0" w:space="0" w:color="auto"/>
            <w:bottom w:val="none" w:sz="0" w:space="0" w:color="auto"/>
            <w:right w:val="none" w:sz="0" w:space="0" w:color="auto"/>
          </w:divBdr>
        </w:div>
        <w:div w:id="969894110">
          <w:marLeft w:val="640"/>
          <w:marRight w:val="0"/>
          <w:marTop w:val="0"/>
          <w:marBottom w:val="0"/>
          <w:divBdr>
            <w:top w:val="none" w:sz="0" w:space="0" w:color="auto"/>
            <w:left w:val="none" w:sz="0" w:space="0" w:color="auto"/>
            <w:bottom w:val="none" w:sz="0" w:space="0" w:color="auto"/>
            <w:right w:val="none" w:sz="0" w:space="0" w:color="auto"/>
          </w:divBdr>
        </w:div>
        <w:div w:id="1172842290">
          <w:marLeft w:val="640"/>
          <w:marRight w:val="0"/>
          <w:marTop w:val="0"/>
          <w:marBottom w:val="0"/>
          <w:divBdr>
            <w:top w:val="none" w:sz="0" w:space="0" w:color="auto"/>
            <w:left w:val="none" w:sz="0" w:space="0" w:color="auto"/>
            <w:bottom w:val="none" w:sz="0" w:space="0" w:color="auto"/>
            <w:right w:val="none" w:sz="0" w:space="0" w:color="auto"/>
          </w:divBdr>
        </w:div>
        <w:div w:id="1319923133">
          <w:marLeft w:val="640"/>
          <w:marRight w:val="0"/>
          <w:marTop w:val="0"/>
          <w:marBottom w:val="0"/>
          <w:divBdr>
            <w:top w:val="none" w:sz="0" w:space="0" w:color="auto"/>
            <w:left w:val="none" w:sz="0" w:space="0" w:color="auto"/>
            <w:bottom w:val="none" w:sz="0" w:space="0" w:color="auto"/>
            <w:right w:val="none" w:sz="0" w:space="0" w:color="auto"/>
          </w:divBdr>
        </w:div>
        <w:div w:id="553203569">
          <w:marLeft w:val="640"/>
          <w:marRight w:val="0"/>
          <w:marTop w:val="0"/>
          <w:marBottom w:val="0"/>
          <w:divBdr>
            <w:top w:val="none" w:sz="0" w:space="0" w:color="auto"/>
            <w:left w:val="none" w:sz="0" w:space="0" w:color="auto"/>
            <w:bottom w:val="none" w:sz="0" w:space="0" w:color="auto"/>
            <w:right w:val="none" w:sz="0" w:space="0" w:color="auto"/>
          </w:divBdr>
        </w:div>
        <w:div w:id="1924144009">
          <w:marLeft w:val="640"/>
          <w:marRight w:val="0"/>
          <w:marTop w:val="0"/>
          <w:marBottom w:val="0"/>
          <w:divBdr>
            <w:top w:val="none" w:sz="0" w:space="0" w:color="auto"/>
            <w:left w:val="none" w:sz="0" w:space="0" w:color="auto"/>
            <w:bottom w:val="none" w:sz="0" w:space="0" w:color="auto"/>
            <w:right w:val="none" w:sz="0" w:space="0" w:color="auto"/>
          </w:divBdr>
        </w:div>
        <w:div w:id="1507818823">
          <w:marLeft w:val="640"/>
          <w:marRight w:val="0"/>
          <w:marTop w:val="0"/>
          <w:marBottom w:val="0"/>
          <w:divBdr>
            <w:top w:val="none" w:sz="0" w:space="0" w:color="auto"/>
            <w:left w:val="none" w:sz="0" w:space="0" w:color="auto"/>
            <w:bottom w:val="none" w:sz="0" w:space="0" w:color="auto"/>
            <w:right w:val="none" w:sz="0" w:space="0" w:color="auto"/>
          </w:divBdr>
        </w:div>
        <w:div w:id="1087263166">
          <w:marLeft w:val="640"/>
          <w:marRight w:val="0"/>
          <w:marTop w:val="0"/>
          <w:marBottom w:val="0"/>
          <w:divBdr>
            <w:top w:val="none" w:sz="0" w:space="0" w:color="auto"/>
            <w:left w:val="none" w:sz="0" w:space="0" w:color="auto"/>
            <w:bottom w:val="none" w:sz="0" w:space="0" w:color="auto"/>
            <w:right w:val="none" w:sz="0" w:space="0" w:color="auto"/>
          </w:divBdr>
        </w:div>
        <w:div w:id="1959408857">
          <w:marLeft w:val="640"/>
          <w:marRight w:val="0"/>
          <w:marTop w:val="0"/>
          <w:marBottom w:val="0"/>
          <w:divBdr>
            <w:top w:val="none" w:sz="0" w:space="0" w:color="auto"/>
            <w:left w:val="none" w:sz="0" w:space="0" w:color="auto"/>
            <w:bottom w:val="none" w:sz="0" w:space="0" w:color="auto"/>
            <w:right w:val="none" w:sz="0" w:space="0" w:color="auto"/>
          </w:divBdr>
        </w:div>
        <w:div w:id="106900610">
          <w:marLeft w:val="640"/>
          <w:marRight w:val="0"/>
          <w:marTop w:val="0"/>
          <w:marBottom w:val="0"/>
          <w:divBdr>
            <w:top w:val="none" w:sz="0" w:space="0" w:color="auto"/>
            <w:left w:val="none" w:sz="0" w:space="0" w:color="auto"/>
            <w:bottom w:val="none" w:sz="0" w:space="0" w:color="auto"/>
            <w:right w:val="none" w:sz="0" w:space="0" w:color="auto"/>
          </w:divBdr>
        </w:div>
        <w:div w:id="2069062730">
          <w:marLeft w:val="640"/>
          <w:marRight w:val="0"/>
          <w:marTop w:val="0"/>
          <w:marBottom w:val="0"/>
          <w:divBdr>
            <w:top w:val="none" w:sz="0" w:space="0" w:color="auto"/>
            <w:left w:val="none" w:sz="0" w:space="0" w:color="auto"/>
            <w:bottom w:val="none" w:sz="0" w:space="0" w:color="auto"/>
            <w:right w:val="none" w:sz="0" w:space="0" w:color="auto"/>
          </w:divBdr>
        </w:div>
        <w:div w:id="368453761">
          <w:marLeft w:val="640"/>
          <w:marRight w:val="0"/>
          <w:marTop w:val="0"/>
          <w:marBottom w:val="0"/>
          <w:divBdr>
            <w:top w:val="none" w:sz="0" w:space="0" w:color="auto"/>
            <w:left w:val="none" w:sz="0" w:space="0" w:color="auto"/>
            <w:bottom w:val="none" w:sz="0" w:space="0" w:color="auto"/>
            <w:right w:val="none" w:sz="0" w:space="0" w:color="auto"/>
          </w:divBdr>
        </w:div>
        <w:div w:id="1802845250">
          <w:marLeft w:val="640"/>
          <w:marRight w:val="0"/>
          <w:marTop w:val="0"/>
          <w:marBottom w:val="0"/>
          <w:divBdr>
            <w:top w:val="none" w:sz="0" w:space="0" w:color="auto"/>
            <w:left w:val="none" w:sz="0" w:space="0" w:color="auto"/>
            <w:bottom w:val="none" w:sz="0" w:space="0" w:color="auto"/>
            <w:right w:val="none" w:sz="0" w:space="0" w:color="auto"/>
          </w:divBdr>
        </w:div>
        <w:div w:id="1558471431">
          <w:marLeft w:val="640"/>
          <w:marRight w:val="0"/>
          <w:marTop w:val="0"/>
          <w:marBottom w:val="0"/>
          <w:divBdr>
            <w:top w:val="none" w:sz="0" w:space="0" w:color="auto"/>
            <w:left w:val="none" w:sz="0" w:space="0" w:color="auto"/>
            <w:bottom w:val="none" w:sz="0" w:space="0" w:color="auto"/>
            <w:right w:val="none" w:sz="0" w:space="0" w:color="auto"/>
          </w:divBdr>
        </w:div>
        <w:div w:id="786778574">
          <w:marLeft w:val="640"/>
          <w:marRight w:val="0"/>
          <w:marTop w:val="0"/>
          <w:marBottom w:val="0"/>
          <w:divBdr>
            <w:top w:val="none" w:sz="0" w:space="0" w:color="auto"/>
            <w:left w:val="none" w:sz="0" w:space="0" w:color="auto"/>
            <w:bottom w:val="none" w:sz="0" w:space="0" w:color="auto"/>
            <w:right w:val="none" w:sz="0" w:space="0" w:color="auto"/>
          </w:divBdr>
        </w:div>
        <w:div w:id="2131624274">
          <w:marLeft w:val="640"/>
          <w:marRight w:val="0"/>
          <w:marTop w:val="0"/>
          <w:marBottom w:val="0"/>
          <w:divBdr>
            <w:top w:val="none" w:sz="0" w:space="0" w:color="auto"/>
            <w:left w:val="none" w:sz="0" w:space="0" w:color="auto"/>
            <w:bottom w:val="none" w:sz="0" w:space="0" w:color="auto"/>
            <w:right w:val="none" w:sz="0" w:space="0" w:color="auto"/>
          </w:divBdr>
        </w:div>
        <w:div w:id="1102797209">
          <w:marLeft w:val="640"/>
          <w:marRight w:val="0"/>
          <w:marTop w:val="0"/>
          <w:marBottom w:val="0"/>
          <w:divBdr>
            <w:top w:val="none" w:sz="0" w:space="0" w:color="auto"/>
            <w:left w:val="none" w:sz="0" w:space="0" w:color="auto"/>
            <w:bottom w:val="none" w:sz="0" w:space="0" w:color="auto"/>
            <w:right w:val="none" w:sz="0" w:space="0" w:color="auto"/>
          </w:divBdr>
        </w:div>
        <w:div w:id="2020303595">
          <w:marLeft w:val="640"/>
          <w:marRight w:val="0"/>
          <w:marTop w:val="0"/>
          <w:marBottom w:val="0"/>
          <w:divBdr>
            <w:top w:val="none" w:sz="0" w:space="0" w:color="auto"/>
            <w:left w:val="none" w:sz="0" w:space="0" w:color="auto"/>
            <w:bottom w:val="none" w:sz="0" w:space="0" w:color="auto"/>
            <w:right w:val="none" w:sz="0" w:space="0" w:color="auto"/>
          </w:divBdr>
        </w:div>
        <w:div w:id="2033603788">
          <w:marLeft w:val="640"/>
          <w:marRight w:val="0"/>
          <w:marTop w:val="0"/>
          <w:marBottom w:val="0"/>
          <w:divBdr>
            <w:top w:val="none" w:sz="0" w:space="0" w:color="auto"/>
            <w:left w:val="none" w:sz="0" w:space="0" w:color="auto"/>
            <w:bottom w:val="none" w:sz="0" w:space="0" w:color="auto"/>
            <w:right w:val="none" w:sz="0" w:space="0" w:color="auto"/>
          </w:divBdr>
        </w:div>
        <w:div w:id="775716021">
          <w:marLeft w:val="640"/>
          <w:marRight w:val="0"/>
          <w:marTop w:val="0"/>
          <w:marBottom w:val="0"/>
          <w:divBdr>
            <w:top w:val="none" w:sz="0" w:space="0" w:color="auto"/>
            <w:left w:val="none" w:sz="0" w:space="0" w:color="auto"/>
            <w:bottom w:val="none" w:sz="0" w:space="0" w:color="auto"/>
            <w:right w:val="none" w:sz="0" w:space="0" w:color="auto"/>
          </w:divBdr>
        </w:div>
        <w:div w:id="1393851104">
          <w:marLeft w:val="640"/>
          <w:marRight w:val="0"/>
          <w:marTop w:val="0"/>
          <w:marBottom w:val="0"/>
          <w:divBdr>
            <w:top w:val="none" w:sz="0" w:space="0" w:color="auto"/>
            <w:left w:val="none" w:sz="0" w:space="0" w:color="auto"/>
            <w:bottom w:val="none" w:sz="0" w:space="0" w:color="auto"/>
            <w:right w:val="none" w:sz="0" w:space="0" w:color="auto"/>
          </w:divBdr>
        </w:div>
        <w:div w:id="421612805">
          <w:marLeft w:val="640"/>
          <w:marRight w:val="0"/>
          <w:marTop w:val="0"/>
          <w:marBottom w:val="0"/>
          <w:divBdr>
            <w:top w:val="none" w:sz="0" w:space="0" w:color="auto"/>
            <w:left w:val="none" w:sz="0" w:space="0" w:color="auto"/>
            <w:bottom w:val="none" w:sz="0" w:space="0" w:color="auto"/>
            <w:right w:val="none" w:sz="0" w:space="0" w:color="auto"/>
          </w:divBdr>
        </w:div>
        <w:div w:id="1181894729">
          <w:marLeft w:val="640"/>
          <w:marRight w:val="0"/>
          <w:marTop w:val="0"/>
          <w:marBottom w:val="0"/>
          <w:divBdr>
            <w:top w:val="none" w:sz="0" w:space="0" w:color="auto"/>
            <w:left w:val="none" w:sz="0" w:space="0" w:color="auto"/>
            <w:bottom w:val="none" w:sz="0" w:space="0" w:color="auto"/>
            <w:right w:val="none" w:sz="0" w:space="0" w:color="auto"/>
          </w:divBdr>
        </w:div>
        <w:div w:id="785543785">
          <w:marLeft w:val="640"/>
          <w:marRight w:val="0"/>
          <w:marTop w:val="0"/>
          <w:marBottom w:val="0"/>
          <w:divBdr>
            <w:top w:val="none" w:sz="0" w:space="0" w:color="auto"/>
            <w:left w:val="none" w:sz="0" w:space="0" w:color="auto"/>
            <w:bottom w:val="none" w:sz="0" w:space="0" w:color="auto"/>
            <w:right w:val="none" w:sz="0" w:space="0" w:color="auto"/>
          </w:divBdr>
        </w:div>
        <w:div w:id="1061830274">
          <w:marLeft w:val="640"/>
          <w:marRight w:val="0"/>
          <w:marTop w:val="0"/>
          <w:marBottom w:val="0"/>
          <w:divBdr>
            <w:top w:val="none" w:sz="0" w:space="0" w:color="auto"/>
            <w:left w:val="none" w:sz="0" w:space="0" w:color="auto"/>
            <w:bottom w:val="none" w:sz="0" w:space="0" w:color="auto"/>
            <w:right w:val="none" w:sz="0" w:space="0" w:color="auto"/>
          </w:divBdr>
        </w:div>
        <w:div w:id="573317956">
          <w:marLeft w:val="640"/>
          <w:marRight w:val="0"/>
          <w:marTop w:val="0"/>
          <w:marBottom w:val="0"/>
          <w:divBdr>
            <w:top w:val="none" w:sz="0" w:space="0" w:color="auto"/>
            <w:left w:val="none" w:sz="0" w:space="0" w:color="auto"/>
            <w:bottom w:val="none" w:sz="0" w:space="0" w:color="auto"/>
            <w:right w:val="none" w:sz="0" w:space="0" w:color="auto"/>
          </w:divBdr>
        </w:div>
        <w:div w:id="2007511549">
          <w:marLeft w:val="640"/>
          <w:marRight w:val="0"/>
          <w:marTop w:val="0"/>
          <w:marBottom w:val="0"/>
          <w:divBdr>
            <w:top w:val="none" w:sz="0" w:space="0" w:color="auto"/>
            <w:left w:val="none" w:sz="0" w:space="0" w:color="auto"/>
            <w:bottom w:val="none" w:sz="0" w:space="0" w:color="auto"/>
            <w:right w:val="none" w:sz="0" w:space="0" w:color="auto"/>
          </w:divBdr>
        </w:div>
        <w:div w:id="1008336917">
          <w:marLeft w:val="640"/>
          <w:marRight w:val="0"/>
          <w:marTop w:val="0"/>
          <w:marBottom w:val="0"/>
          <w:divBdr>
            <w:top w:val="none" w:sz="0" w:space="0" w:color="auto"/>
            <w:left w:val="none" w:sz="0" w:space="0" w:color="auto"/>
            <w:bottom w:val="none" w:sz="0" w:space="0" w:color="auto"/>
            <w:right w:val="none" w:sz="0" w:space="0" w:color="auto"/>
          </w:divBdr>
        </w:div>
        <w:div w:id="1060517051">
          <w:marLeft w:val="640"/>
          <w:marRight w:val="0"/>
          <w:marTop w:val="0"/>
          <w:marBottom w:val="0"/>
          <w:divBdr>
            <w:top w:val="none" w:sz="0" w:space="0" w:color="auto"/>
            <w:left w:val="none" w:sz="0" w:space="0" w:color="auto"/>
            <w:bottom w:val="none" w:sz="0" w:space="0" w:color="auto"/>
            <w:right w:val="none" w:sz="0" w:space="0" w:color="auto"/>
          </w:divBdr>
        </w:div>
        <w:div w:id="44791384">
          <w:marLeft w:val="640"/>
          <w:marRight w:val="0"/>
          <w:marTop w:val="0"/>
          <w:marBottom w:val="0"/>
          <w:divBdr>
            <w:top w:val="none" w:sz="0" w:space="0" w:color="auto"/>
            <w:left w:val="none" w:sz="0" w:space="0" w:color="auto"/>
            <w:bottom w:val="none" w:sz="0" w:space="0" w:color="auto"/>
            <w:right w:val="none" w:sz="0" w:space="0" w:color="auto"/>
          </w:divBdr>
        </w:div>
        <w:div w:id="1219317054">
          <w:marLeft w:val="640"/>
          <w:marRight w:val="0"/>
          <w:marTop w:val="0"/>
          <w:marBottom w:val="0"/>
          <w:divBdr>
            <w:top w:val="none" w:sz="0" w:space="0" w:color="auto"/>
            <w:left w:val="none" w:sz="0" w:space="0" w:color="auto"/>
            <w:bottom w:val="none" w:sz="0" w:space="0" w:color="auto"/>
            <w:right w:val="none" w:sz="0" w:space="0" w:color="auto"/>
          </w:divBdr>
        </w:div>
        <w:div w:id="1854681349">
          <w:marLeft w:val="640"/>
          <w:marRight w:val="0"/>
          <w:marTop w:val="0"/>
          <w:marBottom w:val="0"/>
          <w:divBdr>
            <w:top w:val="none" w:sz="0" w:space="0" w:color="auto"/>
            <w:left w:val="none" w:sz="0" w:space="0" w:color="auto"/>
            <w:bottom w:val="none" w:sz="0" w:space="0" w:color="auto"/>
            <w:right w:val="none" w:sz="0" w:space="0" w:color="auto"/>
          </w:divBdr>
        </w:div>
        <w:div w:id="490872931">
          <w:marLeft w:val="640"/>
          <w:marRight w:val="0"/>
          <w:marTop w:val="0"/>
          <w:marBottom w:val="0"/>
          <w:divBdr>
            <w:top w:val="none" w:sz="0" w:space="0" w:color="auto"/>
            <w:left w:val="none" w:sz="0" w:space="0" w:color="auto"/>
            <w:bottom w:val="none" w:sz="0" w:space="0" w:color="auto"/>
            <w:right w:val="none" w:sz="0" w:space="0" w:color="auto"/>
          </w:divBdr>
        </w:div>
        <w:div w:id="1995446937">
          <w:marLeft w:val="640"/>
          <w:marRight w:val="0"/>
          <w:marTop w:val="0"/>
          <w:marBottom w:val="0"/>
          <w:divBdr>
            <w:top w:val="none" w:sz="0" w:space="0" w:color="auto"/>
            <w:left w:val="none" w:sz="0" w:space="0" w:color="auto"/>
            <w:bottom w:val="none" w:sz="0" w:space="0" w:color="auto"/>
            <w:right w:val="none" w:sz="0" w:space="0" w:color="auto"/>
          </w:divBdr>
        </w:div>
        <w:div w:id="39794142">
          <w:marLeft w:val="640"/>
          <w:marRight w:val="0"/>
          <w:marTop w:val="0"/>
          <w:marBottom w:val="0"/>
          <w:divBdr>
            <w:top w:val="none" w:sz="0" w:space="0" w:color="auto"/>
            <w:left w:val="none" w:sz="0" w:space="0" w:color="auto"/>
            <w:bottom w:val="none" w:sz="0" w:space="0" w:color="auto"/>
            <w:right w:val="none" w:sz="0" w:space="0" w:color="auto"/>
          </w:divBdr>
        </w:div>
        <w:div w:id="730541858">
          <w:marLeft w:val="640"/>
          <w:marRight w:val="0"/>
          <w:marTop w:val="0"/>
          <w:marBottom w:val="0"/>
          <w:divBdr>
            <w:top w:val="none" w:sz="0" w:space="0" w:color="auto"/>
            <w:left w:val="none" w:sz="0" w:space="0" w:color="auto"/>
            <w:bottom w:val="none" w:sz="0" w:space="0" w:color="auto"/>
            <w:right w:val="none" w:sz="0" w:space="0" w:color="auto"/>
          </w:divBdr>
        </w:div>
        <w:div w:id="1260748363">
          <w:marLeft w:val="640"/>
          <w:marRight w:val="0"/>
          <w:marTop w:val="0"/>
          <w:marBottom w:val="0"/>
          <w:divBdr>
            <w:top w:val="none" w:sz="0" w:space="0" w:color="auto"/>
            <w:left w:val="none" w:sz="0" w:space="0" w:color="auto"/>
            <w:bottom w:val="none" w:sz="0" w:space="0" w:color="auto"/>
            <w:right w:val="none" w:sz="0" w:space="0" w:color="auto"/>
          </w:divBdr>
        </w:div>
        <w:div w:id="677971966">
          <w:marLeft w:val="640"/>
          <w:marRight w:val="0"/>
          <w:marTop w:val="0"/>
          <w:marBottom w:val="0"/>
          <w:divBdr>
            <w:top w:val="none" w:sz="0" w:space="0" w:color="auto"/>
            <w:left w:val="none" w:sz="0" w:space="0" w:color="auto"/>
            <w:bottom w:val="none" w:sz="0" w:space="0" w:color="auto"/>
            <w:right w:val="none" w:sz="0" w:space="0" w:color="auto"/>
          </w:divBdr>
        </w:div>
        <w:div w:id="943851069">
          <w:marLeft w:val="640"/>
          <w:marRight w:val="0"/>
          <w:marTop w:val="0"/>
          <w:marBottom w:val="0"/>
          <w:divBdr>
            <w:top w:val="none" w:sz="0" w:space="0" w:color="auto"/>
            <w:left w:val="none" w:sz="0" w:space="0" w:color="auto"/>
            <w:bottom w:val="none" w:sz="0" w:space="0" w:color="auto"/>
            <w:right w:val="none" w:sz="0" w:space="0" w:color="auto"/>
          </w:divBdr>
        </w:div>
        <w:div w:id="1668826158">
          <w:marLeft w:val="640"/>
          <w:marRight w:val="0"/>
          <w:marTop w:val="0"/>
          <w:marBottom w:val="0"/>
          <w:divBdr>
            <w:top w:val="none" w:sz="0" w:space="0" w:color="auto"/>
            <w:left w:val="none" w:sz="0" w:space="0" w:color="auto"/>
            <w:bottom w:val="none" w:sz="0" w:space="0" w:color="auto"/>
            <w:right w:val="none" w:sz="0" w:space="0" w:color="auto"/>
          </w:divBdr>
        </w:div>
        <w:div w:id="975572243">
          <w:marLeft w:val="640"/>
          <w:marRight w:val="0"/>
          <w:marTop w:val="0"/>
          <w:marBottom w:val="0"/>
          <w:divBdr>
            <w:top w:val="none" w:sz="0" w:space="0" w:color="auto"/>
            <w:left w:val="none" w:sz="0" w:space="0" w:color="auto"/>
            <w:bottom w:val="none" w:sz="0" w:space="0" w:color="auto"/>
            <w:right w:val="none" w:sz="0" w:space="0" w:color="auto"/>
          </w:divBdr>
        </w:div>
        <w:div w:id="532883788">
          <w:marLeft w:val="640"/>
          <w:marRight w:val="0"/>
          <w:marTop w:val="0"/>
          <w:marBottom w:val="0"/>
          <w:divBdr>
            <w:top w:val="none" w:sz="0" w:space="0" w:color="auto"/>
            <w:left w:val="none" w:sz="0" w:space="0" w:color="auto"/>
            <w:bottom w:val="none" w:sz="0" w:space="0" w:color="auto"/>
            <w:right w:val="none" w:sz="0" w:space="0" w:color="auto"/>
          </w:divBdr>
        </w:div>
        <w:div w:id="1251114690">
          <w:marLeft w:val="640"/>
          <w:marRight w:val="0"/>
          <w:marTop w:val="0"/>
          <w:marBottom w:val="0"/>
          <w:divBdr>
            <w:top w:val="none" w:sz="0" w:space="0" w:color="auto"/>
            <w:left w:val="none" w:sz="0" w:space="0" w:color="auto"/>
            <w:bottom w:val="none" w:sz="0" w:space="0" w:color="auto"/>
            <w:right w:val="none" w:sz="0" w:space="0" w:color="auto"/>
          </w:divBdr>
        </w:div>
        <w:div w:id="328751470">
          <w:marLeft w:val="640"/>
          <w:marRight w:val="0"/>
          <w:marTop w:val="0"/>
          <w:marBottom w:val="0"/>
          <w:divBdr>
            <w:top w:val="none" w:sz="0" w:space="0" w:color="auto"/>
            <w:left w:val="none" w:sz="0" w:space="0" w:color="auto"/>
            <w:bottom w:val="none" w:sz="0" w:space="0" w:color="auto"/>
            <w:right w:val="none" w:sz="0" w:space="0" w:color="auto"/>
          </w:divBdr>
        </w:div>
        <w:div w:id="28383490">
          <w:marLeft w:val="640"/>
          <w:marRight w:val="0"/>
          <w:marTop w:val="0"/>
          <w:marBottom w:val="0"/>
          <w:divBdr>
            <w:top w:val="none" w:sz="0" w:space="0" w:color="auto"/>
            <w:left w:val="none" w:sz="0" w:space="0" w:color="auto"/>
            <w:bottom w:val="none" w:sz="0" w:space="0" w:color="auto"/>
            <w:right w:val="none" w:sz="0" w:space="0" w:color="auto"/>
          </w:divBdr>
        </w:div>
        <w:div w:id="1620138441">
          <w:marLeft w:val="640"/>
          <w:marRight w:val="0"/>
          <w:marTop w:val="0"/>
          <w:marBottom w:val="0"/>
          <w:divBdr>
            <w:top w:val="none" w:sz="0" w:space="0" w:color="auto"/>
            <w:left w:val="none" w:sz="0" w:space="0" w:color="auto"/>
            <w:bottom w:val="none" w:sz="0" w:space="0" w:color="auto"/>
            <w:right w:val="none" w:sz="0" w:space="0" w:color="auto"/>
          </w:divBdr>
        </w:div>
        <w:div w:id="313067600">
          <w:marLeft w:val="640"/>
          <w:marRight w:val="0"/>
          <w:marTop w:val="0"/>
          <w:marBottom w:val="0"/>
          <w:divBdr>
            <w:top w:val="none" w:sz="0" w:space="0" w:color="auto"/>
            <w:left w:val="none" w:sz="0" w:space="0" w:color="auto"/>
            <w:bottom w:val="none" w:sz="0" w:space="0" w:color="auto"/>
            <w:right w:val="none" w:sz="0" w:space="0" w:color="auto"/>
          </w:divBdr>
        </w:div>
        <w:div w:id="1801411113">
          <w:marLeft w:val="640"/>
          <w:marRight w:val="0"/>
          <w:marTop w:val="0"/>
          <w:marBottom w:val="0"/>
          <w:divBdr>
            <w:top w:val="none" w:sz="0" w:space="0" w:color="auto"/>
            <w:left w:val="none" w:sz="0" w:space="0" w:color="auto"/>
            <w:bottom w:val="none" w:sz="0" w:space="0" w:color="auto"/>
            <w:right w:val="none" w:sz="0" w:space="0" w:color="auto"/>
          </w:divBdr>
        </w:div>
        <w:div w:id="115803563">
          <w:marLeft w:val="640"/>
          <w:marRight w:val="0"/>
          <w:marTop w:val="0"/>
          <w:marBottom w:val="0"/>
          <w:divBdr>
            <w:top w:val="none" w:sz="0" w:space="0" w:color="auto"/>
            <w:left w:val="none" w:sz="0" w:space="0" w:color="auto"/>
            <w:bottom w:val="none" w:sz="0" w:space="0" w:color="auto"/>
            <w:right w:val="none" w:sz="0" w:space="0" w:color="auto"/>
          </w:divBdr>
        </w:div>
        <w:div w:id="1879849514">
          <w:marLeft w:val="640"/>
          <w:marRight w:val="0"/>
          <w:marTop w:val="0"/>
          <w:marBottom w:val="0"/>
          <w:divBdr>
            <w:top w:val="none" w:sz="0" w:space="0" w:color="auto"/>
            <w:left w:val="none" w:sz="0" w:space="0" w:color="auto"/>
            <w:bottom w:val="none" w:sz="0" w:space="0" w:color="auto"/>
            <w:right w:val="none" w:sz="0" w:space="0" w:color="auto"/>
          </w:divBdr>
        </w:div>
        <w:div w:id="1996185051">
          <w:marLeft w:val="640"/>
          <w:marRight w:val="0"/>
          <w:marTop w:val="0"/>
          <w:marBottom w:val="0"/>
          <w:divBdr>
            <w:top w:val="none" w:sz="0" w:space="0" w:color="auto"/>
            <w:left w:val="none" w:sz="0" w:space="0" w:color="auto"/>
            <w:bottom w:val="none" w:sz="0" w:space="0" w:color="auto"/>
            <w:right w:val="none" w:sz="0" w:space="0" w:color="auto"/>
          </w:divBdr>
        </w:div>
        <w:div w:id="1368487618">
          <w:marLeft w:val="640"/>
          <w:marRight w:val="0"/>
          <w:marTop w:val="0"/>
          <w:marBottom w:val="0"/>
          <w:divBdr>
            <w:top w:val="none" w:sz="0" w:space="0" w:color="auto"/>
            <w:left w:val="none" w:sz="0" w:space="0" w:color="auto"/>
            <w:bottom w:val="none" w:sz="0" w:space="0" w:color="auto"/>
            <w:right w:val="none" w:sz="0" w:space="0" w:color="auto"/>
          </w:divBdr>
        </w:div>
        <w:div w:id="401561361">
          <w:marLeft w:val="640"/>
          <w:marRight w:val="0"/>
          <w:marTop w:val="0"/>
          <w:marBottom w:val="0"/>
          <w:divBdr>
            <w:top w:val="none" w:sz="0" w:space="0" w:color="auto"/>
            <w:left w:val="none" w:sz="0" w:space="0" w:color="auto"/>
            <w:bottom w:val="none" w:sz="0" w:space="0" w:color="auto"/>
            <w:right w:val="none" w:sz="0" w:space="0" w:color="auto"/>
          </w:divBdr>
        </w:div>
        <w:div w:id="1029719753">
          <w:marLeft w:val="640"/>
          <w:marRight w:val="0"/>
          <w:marTop w:val="0"/>
          <w:marBottom w:val="0"/>
          <w:divBdr>
            <w:top w:val="none" w:sz="0" w:space="0" w:color="auto"/>
            <w:left w:val="none" w:sz="0" w:space="0" w:color="auto"/>
            <w:bottom w:val="none" w:sz="0" w:space="0" w:color="auto"/>
            <w:right w:val="none" w:sz="0" w:space="0" w:color="auto"/>
          </w:divBdr>
        </w:div>
        <w:div w:id="505366179">
          <w:marLeft w:val="640"/>
          <w:marRight w:val="0"/>
          <w:marTop w:val="0"/>
          <w:marBottom w:val="0"/>
          <w:divBdr>
            <w:top w:val="none" w:sz="0" w:space="0" w:color="auto"/>
            <w:left w:val="none" w:sz="0" w:space="0" w:color="auto"/>
            <w:bottom w:val="none" w:sz="0" w:space="0" w:color="auto"/>
            <w:right w:val="none" w:sz="0" w:space="0" w:color="auto"/>
          </w:divBdr>
        </w:div>
        <w:div w:id="1915696128">
          <w:marLeft w:val="640"/>
          <w:marRight w:val="0"/>
          <w:marTop w:val="0"/>
          <w:marBottom w:val="0"/>
          <w:divBdr>
            <w:top w:val="none" w:sz="0" w:space="0" w:color="auto"/>
            <w:left w:val="none" w:sz="0" w:space="0" w:color="auto"/>
            <w:bottom w:val="none" w:sz="0" w:space="0" w:color="auto"/>
            <w:right w:val="none" w:sz="0" w:space="0" w:color="auto"/>
          </w:divBdr>
        </w:div>
        <w:div w:id="9110252">
          <w:marLeft w:val="640"/>
          <w:marRight w:val="0"/>
          <w:marTop w:val="0"/>
          <w:marBottom w:val="0"/>
          <w:divBdr>
            <w:top w:val="none" w:sz="0" w:space="0" w:color="auto"/>
            <w:left w:val="none" w:sz="0" w:space="0" w:color="auto"/>
            <w:bottom w:val="none" w:sz="0" w:space="0" w:color="auto"/>
            <w:right w:val="none" w:sz="0" w:space="0" w:color="auto"/>
          </w:divBdr>
        </w:div>
        <w:div w:id="472984329">
          <w:marLeft w:val="640"/>
          <w:marRight w:val="0"/>
          <w:marTop w:val="0"/>
          <w:marBottom w:val="0"/>
          <w:divBdr>
            <w:top w:val="none" w:sz="0" w:space="0" w:color="auto"/>
            <w:left w:val="none" w:sz="0" w:space="0" w:color="auto"/>
            <w:bottom w:val="none" w:sz="0" w:space="0" w:color="auto"/>
            <w:right w:val="none" w:sz="0" w:space="0" w:color="auto"/>
          </w:divBdr>
        </w:div>
        <w:div w:id="334770555">
          <w:marLeft w:val="640"/>
          <w:marRight w:val="0"/>
          <w:marTop w:val="0"/>
          <w:marBottom w:val="0"/>
          <w:divBdr>
            <w:top w:val="none" w:sz="0" w:space="0" w:color="auto"/>
            <w:left w:val="none" w:sz="0" w:space="0" w:color="auto"/>
            <w:bottom w:val="none" w:sz="0" w:space="0" w:color="auto"/>
            <w:right w:val="none" w:sz="0" w:space="0" w:color="auto"/>
          </w:divBdr>
        </w:div>
        <w:div w:id="1168056920">
          <w:marLeft w:val="640"/>
          <w:marRight w:val="0"/>
          <w:marTop w:val="0"/>
          <w:marBottom w:val="0"/>
          <w:divBdr>
            <w:top w:val="none" w:sz="0" w:space="0" w:color="auto"/>
            <w:left w:val="none" w:sz="0" w:space="0" w:color="auto"/>
            <w:bottom w:val="none" w:sz="0" w:space="0" w:color="auto"/>
            <w:right w:val="none" w:sz="0" w:space="0" w:color="auto"/>
          </w:divBdr>
        </w:div>
        <w:div w:id="513081837">
          <w:marLeft w:val="640"/>
          <w:marRight w:val="0"/>
          <w:marTop w:val="0"/>
          <w:marBottom w:val="0"/>
          <w:divBdr>
            <w:top w:val="none" w:sz="0" w:space="0" w:color="auto"/>
            <w:left w:val="none" w:sz="0" w:space="0" w:color="auto"/>
            <w:bottom w:val="none" w:sz="0" w:space="0" w:color="auto"/>
            <w:right w:val="none" w:sz="0" w:space="0" w:color="auto"/>
          </w:divBdr>
        </w:div>
        <w:div w:id="2028096014">
          <w:marLeft w:val="640"/>
          <w:marRight w:val="0"/>
          <w:marTop w:val="0"/>
          <w:marBottom w:val="0"/>
          <w:divBdr>
            <w:top w:val="none" w:sz="0" w:space="0" w:color="auto"/>
            <w:left w:val="none" w:sz="0" w:space="0" w:color="auto"/>
            <w:bottom w:val="none" w:sz="0" w:space="0" w:color="auto"/>
            <w:right w:val="none" w:sz="0" w:space="0" w:color="auto"/>
          </w:divBdr>
        </w:div>
        <w:div w:id="120345400">
          <w:marLeft w:val="640"/>
          <w:marRight w:val="0"/>
          <w:marTop w:val="0"/>
          <w:marBottom w:val="0"/>
          <w:divBdr>
            <w:top w:val="none" w:sz="0" w:space="0" w:color="auto"/>
            <w:left w:val="none" w:sz="0" w:space="0" w:color="auto"/>
            <w:bottom w:val="none" w:sz="0" w:space="0" w:color="auto"/>
            <w:right w:val="none" w:sz="0" w:space="0" w:color="auto"/>
          </w:divBdr>
        </w:div>
        <w:div w:id="610556808">
          <w:marLeft w:val="640"/>
          <w:marRight w:val="0"/>
          <w:marTop w:val="0"/>
          <w:marBottom w:val="0"/>
          <w:divBdr>
            <w:top w:val="none" w:sz="0" w:space="0" w:color="auto"/>
            <w:left w:val="none" w:sz="0" w:space="0" w:color="auto"/>
            <w:bottom w:val="none" w:sz="0" w:space="0" w:color="auto"/>
            <w:right w:val="none" w:sz="0" w:space="0" w:color="auto"/>
          </w:divBdr>
        </w:div>
        <w:div w:id="598948426">
          <w:marLeft w:val="640"/>
          <w:marRight w:val="0"/>
          <w:marTop w:val="0"/>
          <w:marBottom w:val="0"/>
          <w:divBdr>
            <w:top w:val="none" w:sz="0" w:space="0" w:color="auto"/>
            <w:left w:val="none" w:sz="0" w:space="0" w:color="auto"/>
            <w:bottom w:val="none" w:sz="0" w:space="0" w:color="auto"/>
            <w:right w:val="none" w:sz="0" w:space="0" w:color="auto"/>
          </w:divBdr>
        </w:div>
        <w:div w:id="902644553">
          <w:marLeft w:val="640"/>
          <w:marRight w:val="0"/>
          <w:marTop w:val="0"/>
          <w:marBottom w:val="0"/>
          <w:divBdr>
            <w:top w:val="none" w:sz="0" w:space="0" w:color="auto"/>
            <w:left w:val="none" w:sz="0" w:space="0" w:color="auto"/>
            <w:bottom w:val="none" w:sz="0" w:space="0" w:color="auto"/>
            <w:right w:val="none" w:sz="0" w:space="0" w:color="auto"/>
          </w:divBdr>
        </w:div>
        <w:div w:id="1917520593">
          <w:marLeft w:val="640"/>
          <w:marRight w:val="0"/>
          <w:marTop w:val="0"/>
          <w:marBottom w:val="0"/>
          <w:divBdr>
            <w:top w:val="none" w:sz="0" w:space="0" w:color="auto"/>
            <w:left w:val="none" w:sz="0" w:space="0" w:color="auto"/>
            <w:bottom w:val="none" w:sz="0" w:space="0" w:color="auto"/>
            <w:right w:val="none" w:sz="0" w:space="0" w:color="auto"/>
          </w:divBdr>
        </w:div>
        <w:div w:id="1896118886">
          <w:marLeft w:val="640"/>
          <w:marRight w:val="0"/>
          <w:marTop w:val="0"/>
          <w:marBottom w:val="0"/>
          <w:divBdr>
            <w:top w:val="none" w:sz="0" w:space="0" w:color="auto"/>
            <w:left w:val="none" w:sz="0" w:space="0" w:color="auto"/>
            <w:bottom w:val="none" w:sz="0" w:space="0" w:color="auto"/>
            <w:right w:val="none" w:sz="0" w:space="0" w:color="auto"/>
          </w:divBdr>
        </w:div>
        <w:div w:id="1510827548">
          <w:marLeft w:val="640"/>
          <w:marRight w:val="0"/>
          <w:marTop w:val="0"/>
          <w:marBottom w:val="0"/>
          <w:divBdr>
            <w:top w:val="none" w:sz="0" w:space="0" w:color="auto"/>
            <w:left w:val="none" w:sz="0" w:space="0" w:color="auto"/>
            <w:bottom w:val="none" w:sz="0" w:space="0" w:color="auto"/>
            <w:right w:val="none" w:sz="0" w:space="0" w:color="auto"/>
          </w:divBdr>
        </w:div>
        <w:div w:id="1710228720">
          <w:marLeft w:val="640"/>
          <w:marRight w:val="0"/>
          <w:marTop w:val="0"/>
          <w:marBottom w:val="0"/>
          <w:divBdr>
            <w:top w:val="none" w:sz="0" w:space="0" w:color="auto"/>
            <w:left w:val="none" w:sz="0" w:space="0" w:color="auto"/>
            <w:bottom w:val="none" w:sz="0" w:space="0" w:color="auto"/>
            <w:right w:val="none" w:sz="0" w:space="0" w:color="auto"/>
          </w:divBdr>
        </w:div>
        <w:div w:id="1851065478">
          <w:marLeft w:val="640"/>
          <w:marRight w:val="0"/>
          <w:marTop w:val="0"/>
          <w:marBottom w:val="0"/>
          <w:divBdr>
            <w:top w:val="none" w:sz="0" w:space="0" w:color="auto"/>
            <w:left w:val="none" w:sz="0" w:space="0" w:color="auto"/>
            <w:bottom w:val="none" w:sz="0" w:space="0" w:color="auto"/>
            <w:right w:val="none" w:sz="0" w:space="0" w:color="auto"/>
          </w:divBdr>
        </w:div>
        <w:div w:id="35086090">
          <w:marLeft w:val="640"/>
          <w:marRight w:val="0"/>
          <w:marTop w:val="0"/>
          <w:marBottom w:val="0"/>
          <w:divBdr>
            <w:top w:val="none" w:sz="0" w:space="0" w:color="auto"/>
            <w:left w:val="none" w:sz="0" w:space="0" w:color="auto"/>
            <w:bottom w:val="none" w:sz="0" w:space="0" w:color="auto"/>
            <w:right w:val="none" w:sz="0" w:space="0" w:color="auto"/>
          </w:divBdr>
        </w:div>
        <w:div w:id="704718437">
          <w:marLeft w:val="640"/>
          <w:marRight w:val="0"/>
          <w:marTop w:val="0"/>
          <w:marBottom w:val="0"/>
          <w:divBdr>
            <w:top w:val="none" w:sz="0" w:space="0" w:color="auto"/>
            <w:left w:val="none" w:sz="0" w:space="0" w:color="auto"/>
            <w:bottom w:val="none" w:sz="0" w:space="0" w:color="auto"/>
            <w:right w:val="none" w:sz="0" w:space="0" w:color="auto"/>
          </w:divBdr>
        </w:div>
        <w:div w:id="2080399835">
          <w:marLeft w:val="640"/>
          <w:marRight w:val="0"/>
          <w:marTop w:val="0"/>
          <w:marBottom w:val="0"/>
          <w:divBdr>
            <w:top w:val="none" w:sz="0" w:space="0" w:color="auto"/>
            <w:left w:val="none" w:sz="0" w:space="0" w:color="auto"/>
            <w:bottom w:val="none" w:sz="0" w:space="0" w:color="auto"/>
            <w:right w:val="none" w:sz="0" w:space="0" w:color="auto"/>
          </w:divBdr>
        </w:div>
        <w:div w:id="603657456">
          <w:marLeft w:val="640"/>
          <w:marRight w:val="0"/>
          <w:marTop w:val="0"/>
          <w:marBottom w:val="0"/>
          <w:divBdr>
            <w:top w:val="none" w:sz="0" w:space="0" w:color="auto"/>
            <w:left w:val="none" w:sz="0" w:space="0" w:color="auto"/>
            <w:bottom w:val="none" w:sz="0" w:space="0" w:color="auto"/>
            <w:right w:val="none" w:sz="0" w:space="0" w:color="auto"/>
          </w:divBdr>
        </w:div>
        <w:div w:id="1334721356">
          <w:marLeft w:val="640"/>
          <w:marRight w:val="0"/>
          <w:marTop w:val="0"/>
          <w:marBottom w:val="0"/>
          <w:divBdr>
            <w:top w:val="none" w:sz="0" w:space="0" w:color="auto"/>
            <w:left w:val="none" w:sz="0" w:space="0" w:color="auto"/>
            <w:bottom w:val="none" w:sz="0" w:space="0" w:color="auto"/>
            <w:right w:val="none" w:sz="0" w:space="0" w:color="auto"/>
          </w:divBdr>
        </w:div>
        <w:div w:id="1580093561">
          <w:marLeft w:val="640"/>
          <w:marRight w:val="0"/>
          <w:marTop w:val="0"/>
          <w:marBottom w:val="0"/>
          <w:divBdr>
            <w:top w:val="none" w:sz="0" w:space="0" w:color="auto"/>
            <w:left w:val="none" w:sz="0" w:space="0" w:color="auto"/>
            <w:bottom w:val="none" w:sz="0" w:space="0" w:color="auto"/>
            <w:right w:val="none" w:sz="0" w:space="0" w:color="auto"/>
          </w:divBdr>
        </w:div>
        <w:div w:id="1330986683">
          <w:marLeft w:val="640"/>
          <w:marRight w:val="0"/>
          <w:marTop w:val="0"/>
          <w:marBottom w:val="0"/>
          <w:divBdr>
            <w:top w:val="none" w:sz="0" w:space="0" w:color="auto"/>
            <w:left w:val="none" w:sz="0" w:space="0" w:color="auto"/>
            <w:bottom w:val="none" w:sz="0" w:space="0" w:color="auto"/>
            <w:right w:val="none" w:sz="0" w:space="0" w:color="auto"/>
          </w:divBdr>
        </w:div>
        <w:div w:id="856776436">
          <w:marLeft w:val="640"/>
          <w:marRight w:val="0"/>
          <w:marTop w:val="0"/>
          <w:marBottom w:val="0"/>
          <w:divBdr>
            <w:top w:val="none" w:sz="0" w:space="0" w:color="auto"/>
            <w:left w:val="none" w:sz="0" w:space="0" w:color="auto"/>
            <w:bottom w:val="none" w:sz="0" w:space="0" w:color="auto"/>
            <w:right w:val="none" w:sz="0" w:space="0" w:color="auto"/>
          </w:divBdr>
        </w:div>
        <w:div w:id="1799764845">
          <w:marLeft w:val="640"/>
          <w:marRight w:val="0"/>
          <w:marTop w:val="0"/>
          <w:marBottom w:val="0"/>
          <w:divBdr>
            <w:top w:val="none" w:sz="0" w:space="0" w:color="auto"/>
            <w:left w:val="none" w:sz="0" w:space="0" w:color="auto"/>
            <w:bottom w:val="none" w:sz="0" w:space="0" w:color="auto"/>
            <w:right w:val="none" w:sz="0" w:space="0" w:color="auto"/>
          </w:divBdr>
        </w:div>
        <w:div w:id="1291083612">
          <w:marLeft w:val="640"/>
          <w:marRight w:val="0"/>
          <w:marTop w:val="0"/>
          <w:marBottom w:val="0"/>
          <w:divBdr>
            <w:top w:val="none" w:sz="0" w:space="0" w:color="auto"/>
            <w:left w:val="none" w:sz="0" w:space="0" w:color="auto"/>
            <w:bottom w:val="none" w:sz="0" w:space="0" w:color="auto"/>
            <w:right w:val="none" w:sz="0" w:space="0" w:color="auto"/>
          </w:divBdr>
        </w:div>
        <w:div w:id="1839923307">
          <w:marLeft w:val="640"/>
          <w:marRight w:val="0"/>
          <w:marTop w:val="0"/>
          <w:marBottom w:val="0"/>
          <w:divBdr>
            <w:top w:val="none" w:sz="0" w:space="0" w:color="auto"/>
            <w:left w:val="none" w:sz="0" w:space="0" w:color="auto"/>
            <w:bottom w:val="none" w:sz="0" w:space="0" w:color="auto"/>
            <w:right w:val="none" w:sz="0" w:space="0" w:color="auto"/>
          </w:divBdr>
        </w:div>
        <w:div w:id="566380229">
          <w:marLeft w:val="640"/>
          <w:marRight w:val="0"/>
          <w:marTop w:val="0"/>
          <w:marBottom w:val="0"/>
          <w:divBdr>
            <w:top w:val="none" w:sz="0" w:space="0" w:color="auto"/>
            <w:left w:val="none" w:sz="0" w:space="0" w:color="auto"/>
            <w:bottom w:val="none" w:sz="0" w:space="0" w:color="auto"/>
            <w:right w:val="none" w:sz="0" w:space="0" w:color="auto"/>
          </w:divBdr>
        </w:div>
        <w:div w:id="273293092">
          <w:marLeft w:val="640"/>
          <w:marRight w:val="0"/>
          <w:marTop w:val="0"/>
          <w:marBottom w:val="0"/>
          <w:divBdr>
            <w:top w:val="none" w:sz="0" w:space="0" w:color="auto"/>
            <w:left w:val="none" w:sz="0" w:space="0" w:color="auto"/>
            <w:bottom w:val="none" w:sz="0" w:space="0" w:color="auto"/>
            <w:right w:val="none" w:sz="0" w:space="0" w:color="auto"/>
          </w:divBdr>
        </w:div>
        <w:div w:id="1213351396">
          <w:marLeft w:val="640"/>
          <w:marRight w:val="0"/>
          <w:marTop w:val="0"/>
          <w:marBottom w:val="0"/>
          <w:divBdr>
            <w:top w:val="none" w:sz="0" w:space="0" w:color="auto"/>
            <w:left w:val="none" w:sz="0" w:space="0" w:color="auto"/>
            <w:bottom w:val="none" w:sz="0" w:space="0" w:color="auto"/>
            <w:right w:val="none" w:sz="0" w:space="0" w:color="auto"/>
          </w:divBdr>
        </w:div>
        <w:div w:id="1263416439">
          <w:marLeft w:val="640"/>
          <w:marRight w:val="0"/>
          <w:marTop w:val="0"/>
          <w:marBottom w:val="0"/>
          <w:divBdr>
            <w:top w:val="none" w:sz="0" w:space="0" w:color="auto"/>
            <w:left w:val="none" w:sz="0" w:space="0" w:color="auto"/>
            <w:bottom w:val="none" w:sz="0" w:space="0" w:color="auto"/>
            <w:right w:val="none" w:sz="0" w:space="0" w:color="auto"/>
          </w:divBdr>
        </w:div>
        <w:div w:id="1474367612">
          <w:marLeft w:val="640"/>
          <w:marRight w:val="0"/>
          <w:marTop w:val="0"/>
          <w:marBottom w:val="0"/>
          <w:divBdr>
            <w:top w:val="none" w:sz="0" w:space="0" w:color="auto"/>
            <w:left w:val="none" w:sz="0" w:space="0" w:color="auto"/>
            <w:bottom w:val="none" w:sz="0" w:space="0" w:color="auto"/>
            <w:right w:val="none" w:sz="0" w:space="0" w:color="auto"/>
          </w:divBdr>
        </w:div>
        <w:div w:id="1769539338">
          <w:marLeft w:val="640"/>
          <w:marRight w:val="0"/>
          <w:marTop w:val="0"/>
          <w:marBottom w:val="0"/>
          <w:divBdr>
            <w:top w:val="none" w:sz="0" w:space="0" w:color="auto"/>
            <w:left w:val="none" w:sz="0" w:space="0" w:color="auto"/>
            <w:bottom w:val="none" w:sz="0" w:space="0" w:color="auto"/>
            <w:right w:val="none" w:sz="0" w:space="0" w:color="auto"/>
          </w:divBdr>
        </w:div>
        <w:div w:id="414480390">
          <w:marLeft w:val="640"/>
          <w:marRight w:val="0"/>
          <w:marTop w:val="0"/>
          <w:marBottom w:val="0"/>
          <w:divBdr>
            <w:top w:val="none" w:sz="0" w:space="0" w:color="auto"/>
            <w:left w:val="none" w:sz="0" w:space="0" w:color="auto"/>
            <w:bottom w:val="none" w:sz="0" w:space="0" w:color="auto"/>
            <w:right w:val="none" w:sz="0" w:space="0" w:color="auto"/>
          </w:divBdr>
        </w:div>
        <w:div w:id="831602198">
          <w:marLeft w:val="640"/>
          <w:marRight w:val="0"/>
          <w:marTop w:val="0"/>
          <w:marBottom w:val="0"/>
          <w:divBdr>
            <w:top w:val="none" w:sz="0" w:space="0" w:color="auto"/>
            <w:left w:val="none" w:sz="0" w:space="0" w:color="auto"/>
            <w:bottom w:val="none" w:sz="0" w:space="0" w:color="auto"/>
            <w:right w:val="none" w:sz="0" w:space="0" w:color="auto"/>
          </w:divBdr>
        </w:div>
        <w:div w:id="1624382283">
          <w:marLeft w:val="640"/>
          <w:marRight w:val="0"/>
          <w:marTop w:val="0"/>
          <w:marBottom w:val="0"/>
          <w:divBdr>
            <w:top w:val="none" w:sz="0" w:space="0" w:color="auto"/>
            <w:left w:val="none" w:sz="0" w:space="0" w:color="auto"/>
            <w:bottom w:val="none" w:sz="0" w:space="0" w:color="auto"/>
            <w:right w:val="none" w:sz="0" w:space="0" w:color="auto"/>
          </w:divBdr>
        </w:div>
        <w:div w:id="549656433">
          <w:marLeft w:val="640"/>
          <w:marRight w:val="0"/>
          <w:marTop w:val="0"/>
          <w:marBottom w:val="0"/>
          <w:divBdr>
            <w:top w:val="none" w:sz="0" w:space="0" w:color="auto"/>
            <w:left w:val="none" w:sz="0" w:space="0" w:color="auto"/>
            <w:bottom w:val="none" w:sz="0" w:space="0" w:color="auto"/>
            <w:right w:val="none" w:sz="0" w:space="0" w:color="auto"/>
          </w:divBdr>
        </w:div>
        <w:div w:id="1521505584">
          <w:marLeft w:val="640"/>
          <w:marRight w:val="0"/>
          <w:marTop w:val="0"/>
          <w:marBottom w:val="0"/>
          <w:divBdr>
            <w:top w:val="none" w:sz="0" w:space="0" w:color="auto"/>
            <w:left w:val="none" w:sz="0" w:space="0" w:color="auto"/>
            <w:bottom w:val="none" w:sz="0" w:space="0" w:color="auto"/>
            <w:right w:val="none" w:sz="0" w:space="0" w:color="auto"/>
          </w:divBdr>
        </w:div>
        <w:div w:id="880750747">
          <w:marLeft w:val="640"/>
          <w:marRight w:val="0"/>
          <w:marTop w:val="0"/>
          <w:marBottom w:val="0"/>
          <w:divBdr>
            <w:top w:val="none" w:sz="0" w:space="0" w:color="auto"/>
            <w:left w:val="none" w:sz="0" w:space="0" w:color="auto"/>
            <w:bottom w:val="none" w:sz="0" w:space="0" w:color="auto"/>
            <w:right w:val="none" w:sz="0" w:space="0" w:color="auto"/>
          </w:divBdr>
        </w:div>
        <w:div w:id="1124270473">
          <w:marLeft w:val="640"/>
          <w:marRight w:val="0"/>
          <w:marTop w:val="0"/>
          <w:marBottom w:val="0"/>
          <w:divBdr>
            <w:top w:val="none" w:sz="0" w:space="0" w:color="auto"/>
            <w:left w:val="none" w:sz="0" w:space="0" w:color="auto"/>
            <w:bottom w:val="none" w:sz="0" w:space="0" w:color="auto"/>
            <w:right w:val="none" w:sz="0" w:space="0" w:color="auto"/>
          </w:divBdr>
        </w:div>
        <w:div w:id="1522476743">
          <w:marLeft w:val="640"/>
          <w:marRight w:val="0"/>
          <w:marTop w:val="0"/>
          <w:marBottom w:val="0"/>
          <w:divBdr>
            <w:top w:val="none" w:sz="0" w:space="0" w:color="auto"/>
            <w:left w:val="none" w:sz="0" w:space="0" w:color="auto"/>
            <w:bottom w:val="none" w:sz="0" w:space="0" w:color="auto"/>
            <w:right w:val="none" w:sz="0" w:space="0" w:color="auto"/>
          </w:divBdr>
        </w:div>
        <w:div w:id="696125200">
          <w:marLeft w:val="640"/>
          <w:marRight w:val="0"/>
          <w:marTop w:val="0"/>
          <w:marBottom w:val="0"/>
          <w:divBdr>
            <w:top w:val="none" w:sz="0" w:space="0" w:color="auto"/>
            <w:left w:val="none" w:sz="0" w:space="0" w:color="auto"/>
            <w:bottom w:val="none" w:sz="0" w:space="0" w:color="auto"/>
            <w:right w:val="none" w:sz="0" w:space="0" w:color="auto"/>
          </w:divBdr>
        </w:div>
        <w:div w:id="2015758781">
          <w:marLeft w:val="640"/>
          <w:marRight w:val="0"/>
          <w:marTop w:val="0"/>
          <w:marBottom w:val="0"/>
          <w:divBdr>
            <w:top w:val="none" w:sz="0" w:space="0" w:color="auto"/>
            <w:left w:val="none" w:sz="0" w:space="0" w:color="auto"/>
            <w:bottom w:val="none" w:sz="0" w:space="0" w:color="auto"/>
            <w:right w:val="none" w:sz="0" w:space="0" w:color="auto"/>
          </w:divBdr>
        </w:div>
        <w:div w:id="562372568">
          <w:marLeft w:val="640"/>
          <w:marRight w:val="0"/>
          <w:marTop w:val="0"/>
          <w:marBottom w:val="0"/>
          <w:divBdr>
            <w:top w:val="none" w:sz="0" w:space="0" w:color="auto"/>
            <w:left w:val="none" w:sz="0" w:space="0" w:color="auto"/>
            <w:bottom w:val="none" w:sz="0" w:space="0" w:color="auto"/>
            <w:right w:val="none" w:sz="0" w:space="0" w:color="auto"/>
          </w:divBdr>
        </w:div>
        <w:div w:id="739910707">
          <w:marLeft w:val="640"/>
          <w:marRight w:val="0"/>
          <w:marTop w:val="0"/>
          <w:marBottom w:val="0"/>
          <w:divBdr>
            <w:top w:val="none" w:sz="0" w:space="0" w:color="auto"/>
            <w:left w:val="none" w:sz="0" w:space="0" w:color="auto"/>
            <w:bottom w:val="none" w:sz="0" w:space="0" w:color="auto"/>
            <w:right w:val="none" w:sz="0" w:space="0" w:color="auto"/>
          </w:divBdr>
        </w:div>
        <w:div w:id="1360277733">
          <w:marLeft w:val="640"/>
          <w:marRight w:val="0"/>
          <w:marTop w:val="0"/>
          <w:marBottom w:val="0"/>
          <w:divBdr>
            <w:top w:val="none" w:sz="0" w:space="0" w:color="auto"/>
            <w:left w:val="none" w:sz="0" w:space="0" w:color="auto"/>
            <w:bottom w:val="none" w:sz="0" w:space="0" w:color="auto"/>
            <w:right w:val="none" w:sz="0" w:space="0" w:color="auto"/>
          </w:divBdr>
        </w:div>
        <w:div w:id="1469786129">
          <w:marLeft w:val="640"/>
          <w:marRight w:val="0"/>
          <w:marTop w:val="0"/>
          <w:marBottom w:val="0"/>
          <w:divBdr>
            <w:top w:val="none" w:sz="0" w:space="0" w:color="auto"/>
            <w:left w:val="none" w:sz="0" w:space="0" w:color="auto"/>
            <w:bottom w:val="none" w:sz="0" w:space="0" w:color="auto"/>
            <w:right w:val="none" w:sz="0" w:space="0" w:color="auto"/>
          </w:divBdr>
        </w:div>
        <w:div w:id="865022340">
          <w:marLeft w:val="640"/>
          <w:marRight w:val="0"/>
          <w:marTop w:val="0"/>
          <w:marBottom w:val="0"/>
          <w:divBdr>
            <w:top w:val="none" w:sz="0" w:space="0" w:color="auto"/>
            <w:left w:val="none" w:sz="0" w:space="0" w:color="auto"/>
            <w:bottom w:val="none" w:sz="0" w:space="0" w:color="auto"/>
            <w:right w:val="none" w:sz="0" w:space="0" w:color="auto"/>
          </w:divBdr>
        </w:div>
        <w:div w:id="789981589">
          <w:marLeft w:val="640"/>
          <w:marRight w:val="0"/>
          <w:marTop w:val="0"/>
          <w:marBottom w:val="0"/>
          <w:divBdr>
            <w:top w:val="none" w:sz="0" w:space="0" w:color="auto"/>
            <w:left w:val="none" w:sz="0" w:space="0" w:color="auto"/>
            <w:bottom w:val="none" w:sz="0" w:space="0" w:color="auto"/>
            <w:right w:val="none" w:sz="0" w:space="0" w:color="auto"/>
          </w:divBdr>
        </w:div>
        <w:div w:id="1304771750">
          <w:marLeft w:val="640"/>
          <w:marRight w:val="0"/>
          <w:marTop w:val="0"/>
          <w:marBottom w:val="0"/>
          <w:divBdr>
            <w:top w:val="none" w:sz="0" w:space="0" w:color="auto"/>
            <w:left w:val="none" w:sz="0" w:space="0" w:color="auto"/>
            <w:bottom w:val="none" w:sz="0" w:space="0" w:color="auto"/>
            <w:right w:val="none" w:sz="0" w:space="0" w:color="auto"/>
          </w:divBdr>
        </w:div>
        <w:div w:id="1129592404">
          <w:marLeft w:val="640"/>
          <w:marRight w:val="0"/>
          <w:marTop w:val="0"/>
          <w:marBottom w:val="0"/>
          <w:divBdr>
            <w:top w:val="none" w:sz="0" w:space="0" w:color="auto"/>
            <w:left w:val="none" w:sz="0" w:space="0" w:color="auto"/>
            <w:bottom w:val="none" w:sz="0" w:space="0" w:color="auto"/>
            <w:right w:val="none" w:sz="0" w:space="0" w:color="auto"/>
          </w:divBdr>
        </w:div>
        <w:div w:id="1531258021">
          <w:marLeft w:val="640"/>
          <w:marRight w:val="0"/>
          <w:marTop w:val="0"/>
          <w:marBottom w:val="0"/>
          <w:divBdr>
            <w:top w:val="none" w:sz="0" w:space="0" w:color="auto"/>
            <w:left w:val="none" w:sz="0" w:space="0" w:color="auto"/>
            <w:bottom w:val="none" w:sz="0" w:space="0" w:color="auto"/>
            <w:right w:val="none" w:sz="0" w:space="0" w:color="auto"/>
          </w:divBdr>
        </w:div>
        <w:div w:id="1717971161">
          <w:marLeft w:val="640"/>
          <w:marRight w:val="0"/>
          <w:marTop w:val="0"/>
          <w:marBottom w:val="0"/>
          <w:divBdr>
            <w:top w:val="none" w:sz="0" w:space="0" w:color="auto"/>
            <w:left w:val="none" w:sz="0" w:space="0" w:color="auto"/>
            <w:bottom w:val="none" w:sz="0" w:space="0" w:color="auto"/>
            <w:right w:val="none" w:sz="0" w:space="0" w:color="auto"/>
          </w:divBdr>
        </w:div>
        <w:div w:id="643897089">
          <w:marLeft w:val="640"/>
          <w:marRight w:val="0"/>
          <w:marTop w:val="0"/>
          <w:marBottom w:val="0"/>
          <w:divBdr>
            <w:top w:val="none" w:sz="0" w:space="0" w:color="auto"/>
            <w:left w:val="none" w:sz="0" w:space="0" w:color="auto"/>
            <w:bottom w:val="none" w:sz="0" w:space="0" w:color="auto"/>
            <w:right w:val="none" w:sz="0" w:space="0" w:color="auto"/>
          </w:divBdr>
        </w:div>
        <w:div w:id="456879621">
          <w:marLeft w:val="640"/>
          <w:marRight w:val="0"/>
          <w:marTop w:val="0"/>
          <w:marBottom w:val="0"/>
          <w:divBdr>
            <w:top w:val="none" w:sz="0" w:space="0" w:color="auto"/>
            <w:left w:val="none" w:sz="0" w:space="0" w:color="auto"/>
            <w:bottom w:val="none" w:sz="0" w:space="0" w:color="auto"/>
            <w:right w:val="none" w:sz="0" w:space="0" w:color="auto"/>
          </w:divBdr>
        </w:div>
        <w:div w:id="1894534684">
          <w:marLeft w:val="640"/>
          <w:marRight w:val="0"/>
          <w:marTop w:val="0"/>
          <w:marBottom w:val="0"/>
          <w:divBdr>
            <w:top w:val="none" w:sz="0" w:space="0" w:color="auto"/>
            <w:left w:val="none" w:sz="0" w:space="0" w:color="auto"/>
            <w:bottom w:val="none" w:sz="0" w:space="0" w:color="auto"/>
            <w:right w:val="none" w:sz="0" w:space="0" w:color="auto"/>
          </w:divBdr>
        </w:div>
        <w:div w:id="858852709">
          <w:marLeft w:val="640"/>
          <w:marRight w:val="0"/>
          <w:marTop w:val="0"/>
          <w:marBottom w:val="0"/>
          <w:divBdr>
            <w:top w:val="none" w:sz="0" w:space="0" w:color="auto"/>
            <w:left w:val="none" w:sz="0" w:space="0" w:color="auto"/>
            <w:bottom w:val="none" w:sz="0" w:space="0" w:color="auto"/>
            <w:right w:val="none" w:sz="0" w:space="0" w:color="auto"/>
          </w:divBdr>
        </w:div>
        <w:div w:id="1905097672">
          <w:marLeft w:val="640"/>
          <w:marRight w:val="0"/>
          <w:marTop w:val="0"/>
          <w:marBottom w:val="0"/>
          <w:divBdr>
            <w:top w:val="none" w:sz="0" w:space="0" w:color="auto"/>
            <w:left w:val="none" w:sz="0" w:space="0" w:color="auto"/>
            <w:bottom w:val="none" w:sz="0" w:space="0" w:color="auto"/>
            <w:right w:val="none" w:sz="0" w:space="0" w:color="auto"/>
          </w:divBdr>
        </w:div>
        <w:div w:id="1722900295">
          <w:marLeft w:val="640"/>
          <w:marRight w:val="0"/>
          <w:marTop w:val="0"/>
          <w:marBottom w:val="0"/>
          <w:divBdr>
            <w:top w:val="none" w:sz="0" w:space="0" w:color="auto"/>
            <w:left w:val="none" w:sz="0" w:space="0" w:color="auto"/>
            <w:bottom w:val="none" w:sz="0" w:space="0" w:color="auto"/>
            <w:right w:val="none" w:sz="0" w:space="0" w:color="auto"/>
          </w:divBdr>
        </w:div>
        <w:div w:id="1161314141">
          <w:marLeft w:val="640"/>
          <w:marRight w:val="0"/>
          <w:marTop w:val="0"/>
          <w:marBottom w:val="0"/>
          <w:divBdr>
            <w:top w:val="none" w:sz="0" w:space="0" w:color="auto"/>
            <w:left w:val="none" w:sz="0" w:space="0" w:color="auto"/>
            <w:bottom w:val="none" w:sz="0" w:space="0" w:color="auto"/>
            <w:right w:val="none" w:sz="0" w:space="0" w:color="auto"/>
          </w:divBdr>
        </w:div>
        <w:div w:id="1755663392">
          <w:marLeft w:val="640"/>
          <w:marRight w:val="0"/>
          <w:marTop w:val="0"/>
          <w:marBottom w:val="0"/>
          <w:divBdr>
            <w:top w:val="none" w:sz="0" w:space="0" w:color="auto"/>
            <w:left w:val="none" w:sz="0" w:space="0" w:color="auto"/>
            <w:bottom w:val="none" w:sz="0" w:space="0" w:color="auto"/>
            <w:right w:val="none" w:sz="0" w:space="0" w:color="auto"/>
          </w:divBdr>
        </w:div>
        <w:div w:id="2008945157">
          <w:marLeft w:val="640"/>
          <w:marRight w:val="0"/>
          <w:marTop w:val="0"/>
          <w:marBottom w:val="0"/>
          <w:divBdr>
            <w:top w:val="none" w:sz="0" w:space="0" w:color="auto"/>
            <w:left w:val="none" w:sz="0" w:space="0" w:color="auto"/>
            <w:bottom w:val="none" w:sz="0" w:space="0" w:color="auto"/>
            <w:right w:val="none" w:sz="0" w:space="0" w:color="auto"/>
          </w:divBdr>
        </w:div>
        <w:div w:id="1555042837">
          <w:marLeft w:val="640"/>
          <w:marRight w:val="0"/>
          <w:marTop w:val="0"/>
          <w:marBottom w:val="0"/>
          <w:divBdr>
            <w:top w:val="none" w:sz="0" w:space="0" w:color="auto"/>
            <w:left w:val="none" w:sz="0" w:space="0" w:color="auto"/>
            <w:bottom w:val="none" w:sz="0" w:space="0" w:color="auto"/>
            <w:right w:val="none" w:sz="0" w:space="0" w:color="auto"/>
          </w:divBdr>
        </w:div>
        <w:div w:id="1032926293">
          <w:marLeft w:val="640"/>
          <w:marRight w:val="0"/>
          <w:marTop w:val="0"/>
          <w:marBottom w:val="0"/>
          <w:divBdr>
            <w:top w:val="none" w:sz="0" w:space="0" w:color="auto"/>
            <w:left w:val="none" w:sz="0" w:space="0" w:color="auto"/>
            <w:bottom w:val="none" w:sz="0" w:space="0" w:color="auto"/>
            <w:right w:val="none" w:sz="0" w:space="0" w:color="auto"/>
          </w:divBdr>
        </w:div>
        <w:div w:id="920067231">
          <w:marLeft w:val="640"/>
          <w:marRight w:val="0"/>
          <w:marTop w:val="0"/>
          <w:marBottom w:val="0"/>
          <w:divBdr>
            <w:top w:val="none" w:sz="0" w:space="0" w:color="auto"/>
            <w:left w:val="none" w:sz="0" w:space="0" w:color="auto"/>
            <w:bottom w:val="none" w:sz="0" w:space="0" w:color="auto"/>
            <w:right w:val="none" w:sz="0" w:space="0" w:color="auto"/>
          </w:divBdr>
        </w:div>
        <w:div w:id="372118201">
          <w:marLeft w:val="640"/>
          <w:marRight w:val="0"/>
          <w:marTop w:val="0"/>
          <w:marBottom w:val="0"/>
          <w:divBdr>
            <w:top w:val="none" w:sz="0" w:space="0" w:color="auto"/>
            <w:left w:val="none" w:sz="0" w:space="0" w:color="auto"/>
            <w:bottom w:val="none" w:sz="0" w:space="0" w:color="auto"/>
            <w:right w:val="none" w:sz="0" w:space="0" w:color="auto"/>
          </w:divBdr>
        </w:div>
        <w:div w:id="1388453979">
          <w:marLeft w:val="640"/>
          <w:marRight w:val="0"/>
          <w:marTop w:val="0"/>
          <w:marBottom w:val="0"/>
          <w:divBdr>
            <w:top w:val="none" w:sz="0" w:space="0" w:color="auto"/>
            <w:left w:val="none" w:sz="0" w:space="0" w:color="auto"/>
            <w:bottom w:val="none" w:sz="0" w:space="0" w:color="auto"/>
            <w:right w:val="none" w:sz="0" w:space="0" w:color="auto"/>
          </w:divBdr>
        </w:div>
        <w:div w:id="1486315359">
          <w:marLeft w:val="640"/>
          <w:marRight w:val="0"/>
          <w:marTop w:val="0"/>
          <w:marBottom w:val="0"/>
          <w:divBdr>
            <w:top w:val="none" w:sz="0" w:space="0" w:color="auto"/>
            <w:left w:val="none" w:sz="0" w:space="0" w:color="auto"/>
            <w:bottom w:val="none" w:sz="0" w:space="0" w:color="auto"/>
            <w:right w:val="none" w:sz="0" w:space="0" w:color="auto"/>
          </w:divBdr>
        </w:div>
        <w:div w:id="1512068695">
          <w:marLeft w:val="640"/>
          <w:marRight w:val="0"/>
          <w:marTop w:val="0"/>
          <w:marBottom w:val="0"/>
          <w:divBdr>
            <w:top w:val="none" w:sz="0" w:space="0" w:color="auto"/>
            <w:left w:val="none" w:sz="0" w:space="0" w:color="auto"/>
            <w:bottom w:val="none" w:sz="0" w:space="0" w:color="auto"/>
            <w:right w:val="none" w:sz="0" w:space="0" w:color="auto"/>
          </w:divBdr>
        </w:div>
        <w:div w:id="1912540694">
          <w:marLeft w:val="640"/>
          <w:marRight w:val="0"/>
          <w:marTop w:val="0"/>
          <w:marBottom w:val="0"/>
          <w:divBdr>
            <w:top w:val="none" w:sz="0" w:space="0" w:color="auto"/>
            <w:left w:val="none" w:sz="0" w:space="0" w:color="auto"/>
            <w:bottom w:val="none" w:sz="0" w:space="0" w:color="auto"/>
            <w:right w:val="none" w:sz="0" w:space="0" w:color="auto"/>
          </w:divBdr>
        </w:div>
        <w:div w:id="1774007414">
          <w:marLeft w:val="640"/>
          <w:marRight w:val="0"/>
          <w:marTop w:val="0"/>
          <w:marBottom w:val="0"/>
          <w:divBdr>
            <w:top w:val="none" w:sz="0" w:space="0" w:color="auto"/>
            <w:left w:val="none" w:sz="0" w:space="0" w:color="auto"/>
            <w:bottom w:val="none" w:sz="0" w:space="0" w:color="auto"/>
            <w:right w:val="none" w:sz="0" w:space="0" w:color="auto"/>
          </w:divBdr>
        </w:div>
        <w:div w:id="424963943">
          <w:marLeft w:val="640"/>
          <w:marRight w:val="0"/>
          <w:marTop w:val="0"/>
          <w:marBottom w:val="0"/>
          <w:divBdr>
            <w:top w:val="none" w:sz="0" w:space="0" w:color="auto"/>
            <w:left w:val="none" w:sz="0" w:space="0" w:color="auto"/>
            <w:bottom w:val="none" w:sz="0" w:space="0" w:color="auto"/>
            <w:right w:val="none" w:sz="0" w:space="0" w:color="auto"/>
          </w:divBdr>
        </w:div>
        <w:div w:id="2048722087">
          <w:marLeft w:val="640"/>
          <w:marRight w:val="0"/>
          <w:marTop w:val="0"/>
          <w:marBottom w:val="0"/>
          <w:divBdr>
            <w:top w:val="none" w:sz="0" w:space="0" w:color="auto"/>
            <w:left w:val="none" w:sz="0" w:space="0" w:color="auto"/>
            <w:bottom w:val="none" w:sz="0" w:space="0" w:color="auto"/>
            <w:right w:val="none" w:sz="0" w:space="0" w:color="auto"/>
          </w:divBdr>
        </w:div>
        <w:div w:id="1901790912">
          <w:marLeft w:val="640"/>
          <w:marRight w:val="0"/>
          <w:marTop w:val="0"/>
          <w:marBottom w:val="0"/>
          <w:divBdr>
            <w:top w:val="none" w:sz="0" w:space="0" w:color="auto"/>
            <w:left w:val="none" w:sz="0" w:space="0" w:color="auto"/>
            <w:bottom w:val="none" w:sz="0" w:space="0" w:color="auto"/>
            <w:right w:val="none" w:sz="0" w:space="0" w:color="auto"/>
          </w:divBdr>
        </w:div>
        <w:div w:id="1893805192">
          <w:marLeft w:val="640"/>
          <w:marRight w:val="0"/>
          <w:marTop w:val="0"/>
          <w:marBottom w:val="0"/>
          <w:divBdr>
            <w:top w:val="none" w:sz="0" w:space="0" w:color="auto"/>
            <w:left w:val="none" w:sz="0" w:space="0" w:color="auto"/>
            <w:bottom w:val="none" w:sz="0" w:space="0" w:color="auto"/>
            <w:right w:val="none" w:sz="0" w:space="0" w:color="auto"/>
          </w:divBdr>
        </w:div>
        <w:div w:id="1608385445">
          <w:marLeft w:val="640"/>
          <w:marRight w:val="0"/>
          <w:marTop w:val="0"/>
          <w:marBottom w:val="0"/>
          <w:divBdr>
            <w:top w:val="none" w:sz="0" w:space="0" w:color="auto"/>
            <w:left w:val="none" w:sz="0" w:space="0" w:color="auto"/>
            <w:bottom w:val="none" w:sz="0" w:space="0" w:color="auto"/>
            <w:right w:val="none" w:sz="0" w:space="0" w:color="auto"/>
          </w:divBdr>
        </w:div>
        <w:div w:id="1342707105">
          <w:marLeft w:val="640"/>
          <w:marRight w:val="0"/>
          <w:marTop w:val="0"/>
          <w:marBottom w:val="0"/>
          <w:divBdr>
            <w:top w:val="none" w:sz="0" w:space="0" w:color="auto"/>
            <w:left w:val="none" w:sz="0" w:space="0" w:color="auto"/>
            <w:bottom w:val="none" w:sz="0" w:space="0" w:color="auto"/>
            <w:right w:val="none" w:sz="0" w:space="0" w:color="auto"/>
          </w:divBdr>
        </w:div>
        <w:div w:id="1251737754">
          <w:marLeft w:val="640"/>
          <w:marRight w:val="0"/>
          <w:marTop w:val="0"/>
          <w:marBottom w:val="0"/>
          <w:divBdr>
            <w:top w:val="none" w:sz="0" w:space="0" w:color="auto"/>
            <w:left w:val="none" w:sz="0" w:space="0" w:color="auto"/>
            <w:bottom w:val="none" w:sz="0" w:space="0" w:color="auto"/>
            <w:right w:val="none" w:sz="0" w:space="0" w:color="auto"/>
          </w:divBdr>
        </w:div>
        <w:div w:id="699741549">
          <w:marLeft w:val="640"/>
          <w:marRight w:val="0"/>
          <w:marTop w:val="0"/>
          <w:marBottom w:val="0"/>
          <w:divBdr>
            <w:top w:val="none" w:sz="0" w:space="0" w:color="auto"/>
            <w:left w:val="none" w:sz="0" w:space="0" w:color="auto"/>
            <w:bottom w:val="none" w:sz="0" w:space="0" w:color="auto"/>
            <w:right w:val="none" w:sz="0" w:space="0" w:color="auto"/>
          </w:divBdr>
        </w:div>
        <w:div w:id="760688935">
          <w:marLeft w:val="640"/>
          <w:marRight w:val="0"/>
          <w:marTop w:val="0"/>
          <w:marBottom w:val="0"/>
          <w:divBdr>
            <w:top w:val="none" w:sz="0" w:space="0" w:color="auto"/>
            <w:left w:val="none" w:sz="0" w:space="0" w:color="auto"/>
            <w:bottom w:val="none" w:sz="0" w:space="0" w:color="auto"/>
            <w:right w:val="none" w:sz="0" w:space="0" w:color="auto"/>
          </w:divBdr>
        </w:div>
        <w:div w:id="1322854173">
          <w:marLeft w:val="640"/>
          <w:marRight w:val="0"/>
          <w:marTop w:val="0"/>
          <w:marBottom w:val="0"/>
          <w:divBdr>
            <w:top w:val="none" w:sz="0" w:space="0" w:color="auto"/>
            <w:left w:val="none" w:sz="0" w:space="0" w:color="auto"/>
            <w:bottom w:val="none" w:sz="0" w:space="0" w:color="auto"/>
            <w:right w:val="none" w:sz="0" w:space="0" w:color="auto"/>
          </w:divBdr>
        </w:div>
        <w:div w:id="381490880">
          <w:marLeft w:val="640"/>
          <w:marRight w:val="0"/>
          <w:marTop w:val="0"/>
          <w:marBottom w:val="0"/>
          <w:divBdr>
            <w:top w:val="none" w:sz="0" w:space="0" w:color="auto"/>
            <w:left w:val="none" w:sz="0" w:space="0" w:color="auto"/>
            <w:bottom w:val="none" w:sz="0" w:space="0" w:color="auto"/>
            <w:right w:val="none" w:sz="0" w:space="0" w:color="auto"/>
          </w:divBdr>
        </w:div>
        <w:div w:id="1076392090">
          <w:marLeft w:val="640"/>
          <w:marRight w:val="0"/>
          <w:marTop w:val="0"/>
          <w:marBottom w:val="0"/>
          <w:divBdr>
            <w:top w:val="none" w:sz="0" w:space="0" w:color="auto"/>
            <w:left w:val="none" w:sz="0" w:space="0" w:color="auto"/>
            <w:bottom w:val="none" w:sz="0" w:space="0" w:color="auto"/>
            <w:right w:val="none" w:sz="0" w:space="0" w:color="auto"/>
          </w:divBdr>
        </w:div>
        <w:div w:id="2083062038">
          <w:marLeft w:val="640"/>
          <w:marRight w:val="0"/>
          <w:marTop w:val="0"/>
          <w:marBottom w:val="0"/>
          <w:divBdr>
            <w:top w:val="none" w:sz="0" w:space="0" w:color="auto"/>
            <w:left w:val="none" w:sz="0" w:space="0" w:color="auto"/>
            <w:bottom w:val="none" w:sz="0" w:space="0" w:color="auto"/>
            <w:right w:val="none" w:sz="0" w:space="0" w:color="auto"/>
          </w:divBdr>
        </w:div>
        <w:div w:id="781999447">
          <w:marLeft w:val="640"/>
          <w:marRight w:val="0"/>
          <w:marTop w:val="0"/>
          <w:marBottom w:val="0"/>
          <w:divBdr>
            <w:top w:val="none" w:sz="0" w:space="0" w:color="auto"/>
            <w:left w:val="none" w:sz="0" w:space="0" w:color="auto"/>
            <w:bottom w:val="none" w:sz="0" w:space="0" w:color="auto"/>
            <w:right w:val="none" w:sz="0" w:space="0" w:color="auto"/>
          </w:divBdr>
        </w:div>
        <w:div w:id="134219824">
          <w:marLeft w:val="640"/>
          <w:marRight w:val="0"/>
          <w:marTop w:val="0"/>
          <w:marBottom w:val="0"/>
          <w:divBdr>
            <w:top w:val="none" w:sz="0" w:space="0" w:color="auto"/>
            <w:left w:val="none" w:sz="0" w:space="0" w:color="auto"/>
            <w:bottom w:val="none" w:sz="0" w:space="0" w:color="auto"/>
            <w:right w:val="none" w:sz="0" w:space="0" w:color="auto"/>
          </w:divBdr>
        </w:div>
        <w:div w:id="772476373">
          <w:marLeft w:val="640"/>
          <w:marRight w:val="0"/>
          <w:marTop w:val="0"/>
          <w:marBottom w:val="0"/>
          <w:divBdr>
            <w:top w:val="none" w:sz="0" w:space="0" w:color="auto"/>
            <w:left w:val="none" w:sz="0" w:space="0" w:color="auto"/>
            <w:bottom w:val="none" w:sz="0" w:space="0" w:color="auto"/>
            <w:right w:val="none" w:sz="0" w:space="0" w:color="auto"/>
          </w:divBdr>
        </w:div>
        <w:div w:id="1051270248">
          <w:marLeft w:val="640"/>
          <w:marRight w:val="0"/>
          <w:marTop w:val="0"/>
          <w:marBottom w:val="0"/>
          <w:divBdr>
            <w:top w:val="none" w:sz="0" w:space="0" w:color="auto"/>
            <w:left w:val="none" w:sz="0" w:space="0" w:color="auto"/>
            <w:bottom w:val="none" w:sz="0" w:space="0" w:color="auto"/>
            <w:right w:val="none" w:sz="0" w:space="0" w:color="auto"/>
          </w:divBdr>
        </w:div>
        <w:div w:id="1612784391">
          <w:marLeft w:val="640"/>
          <w:marRight w:val="0"/>
          <w:marTop w:val="0"/>
          <w:marBottom w:val="0"/>
          <w:divBdr>
            <w:top w:val="none" w:sz="0" w:space="0" w:color="auto"/>
            <w:left w:val="none" w:sz="0" w:space="0" w:color="auto"/>
            <w:bottom w:val="none" w:sz="0" w:space="0" w:color="auto"/>
            <w:right w:val="none" w:sz="0" w:space="0" w:color="auto"/>
          </w:divBdr>
        </w:div>
        <w:div w:id="1229075121">
          <w:marLeft w:val="640"/>
          <w:marRight w:val="0"/>
          <w:marTop w:val="0"/>
          <w:marBottom w:val="0"/>
          <w:divBdr>
            <w:top w:val="none" w:sz="0" w:space="0" w:color="auto"/>
            <w:left w:val="none" w:sz="0" w:space="0" w:color="auto"/>
            <w:bottom w:val="none" w:sz="0" w:space="0" w:color="auto"/>
            <w:right w:val="none" w:sz="0" w:space="0" w:color="auto"/>
          </w:divBdr>
        </w:div>
        <w:div w:id="1038818333">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2280243">
      <w:bodyDiv w:val="1"/>
      <w:marLeft w:val="0"/>
      <w:marRight w:val="0"/>
      <w:marTop w:val="0"/>
      <w:marBottom w:val="0"/>
      <w:divBdr>
        <w:top w:val="none" w:sz="0" w:space="0" w:color="auto"/>
        <w:left w:val="none" w:sz="0" w:space="0" w:color="auto"/>
        <w:bottom w:val="none" w:sz="0" w:space="0" w:color="auto"/>
        <w:right w:val="none" w:sz="0" w:space="0" w:color="auto"/>
      </w:divBdr>
      <w:divsChild>
        <w:div w:id="1123501447">
          <w:marLeft w:val="640"/>
          <w:marRight w:val="0"/>
          <w:marTop w:val="0"/>
          <w:marBottom w:val="0"/>
          <w:divBdr>
            <w:top w:val="none" w:sz="0" w:space="0" w:color="auto"/>
            <w:left w:val="none" w:sz="0" w:space="0" w:color="auto"/>
            <w:bottom w:val="none" w:sz="0" w:space="0" w:color="auto"/>
            <w:right w:val="none" w:sz="0" w:space="0" w:color="auto"/>
          </w:divBdr>
        </w:div>
        <w:div w:id="2008894883">
          <w:marLeft w:val="640"/>
          <w:marRight w:val="0"/>
          <w:marTop w:val="0"/>
          <w:marBottom w:val="0"/>
          <w:divBdr>
            <w:top w:val="none" w:sz="0" w:space="0" w:color="auto"/>
            <w:left w:val="none" w:sz="0" w:space="0" w:color="auto"/>
            <w:bottom w:val="none" w:sz="0" w:space="0" w:color="auto"/>
            <w:right w:val="none" w:sz="0" w:space="0" w:color="auto"/>
          </w:divBdr>
        </w:div>
        <w:div w:id="11886201">
          <w:marLeft w:val="640"/>
          <w:marRight w:val="0"/>
          <w:marTop w:val="0"/>
          <w:marBottom w:val="0"/>
          <w:divBdr>
            <w:top w:val="none" w:sz="0" w:space="0" w:color="auto"/>
            <w:left w:val="none" w:sz="0" w:space="0" w:color="auto"/>
            <w:bottom w:val="none" w:sz="0" w:space="0" w:color="auto"/>
            <w:right w:val="none" w:sz="0" w:space="0" w:color="auto"/>
          </w:divBdr>
        </w:div>
        <w:div w:id="1548686942">
          <w:marLeft w:val="640"/>
          <w:marRight w:val="0"/>
          <w:marTop w:val="0"/>
          <w:marBottom w:val="0"/>
          <w:divBdr>
            <w:top w:val="none" w:sz="0" w:space="0" w:color="auto"/>
            <w:left w:val="none" w:sz="0" w:space="0" w:color="auto"/>
            <w:bottom w:val="none" w:sz="0" w:space="0" w:color="auto"/>
            <w:right w:val="none" w:sz="0" w:space="0" w:color="auto"/>
          </w:divBdr>
        </w:div>
        <w:div w:id="754782151">
          <w:marLeft w:val="640"/>
          <w:marRight w:val="0"/>
          <w:marTop w:val="0"/>
          <w:marBottom w:val="0"/>
          <w:divBdr>
            <w:top w:val="none" w:sz="0" w:space="0" w:color="auto"/>
            <w:left w:val="none" w:sz="0" w:space="0" w:color="auto"/>
            <w:bottom w:val="none" w:sz="0" w:space="0" w:color="auto"/>
            <w:right w:val="none" w:sz="0" w:space="0" w:color="auto"/>
          </w:divBdr>
        </w:div>
        <w:div w:id="1445540487">
          <w:marLeft w:val="640"/>
          <w:marRight w:val="0"/>
          <w:marTop w:val="0"/>
          <w:marBottom w:val="0"/>
          <w:divBdr>
            <w:top w:val="none" w:sz="0" w:space="0" w:color="auto"/>
            <w:left w:val="none" w:sz="0" w:space="0" w:color="auto"/>
            <w:bottom w:val="none" w:sz="0" w:space="0" w:color="auto"/>
            <w:right w:val="none" w:sz="0" w:space="0" w:color="auto"/>
          </w:divBdr>
        </w:div>
        <w:div w:id="1854224916">
          <w:marLeft w:val="640"/>
          <w:marRight w:val="0"/>
          <w:marTop w:val="0"/>
          <w:marBottom w:val="0"/>
          <w:divBdr>
            <w:top w:val="none" w:sz="0" w:space="0" w:color="auto"/>
            <w:left w:val="none" w:sz="0" w:space="0" w:color="auto"/>
            <w:bottom w:val="none" w:sz="0" w:space="0" w:color="auto"/>
            <w:right w:val="none" w:sz="0" w:space="0" w:color="auto"/>
          </w:divBdr>
        </w:div>
        <w:div w:id="485635321">
          <w:marLeft w:val="640"/>
          <w:marRight w:val="0"/>
          <w:marTop w:val="0"/>
          <w:marBottom w:val="0"/>
          <w:divBdr>
            <w:top w:val="none" w:sz="0" w:space="0" w:color="auto"/>
            <w:left w:val="none" w:sz="0" w:space="0" w:color="auto"/>
            <w:bottom w:val="none" w:sz="0" w:space="0" w:color="auto"/>
            <w:right w:val="none" w:sz="0" w:space="0" w:color="auto"/>
          </w:divBdr>
        </w:div>
        <w:div w:id="1021468890">
          <w:marLeft w:val="640"/>
          <w:marRight w:val="0"/>
          <w:marTop w:val="0"/>
          <w:marBottom w:val="0"/>
          <w:divBdr>
            <w:top w:val="none" w:sz="0" w:space="0" w:color="auto"/>
            <w:left w:val="none" w:sz="0" w:space="0" w:color="auto"/>
            <w:bottom w:val="none" w:sz="0" w:space="0" w:color="auto"/>
            <w:right w:val="none" w:sz="0" w:space="0" w:color="auto"/>
          </w:divBdr>
        </w:div>
        <w:div w:id="1067875714">
          <w:marLeft w:val="640"/>
          <w:marRight w:val="0"/>
          <w:marTop w:val="0"/>
          <w:marBottom w:val="0"/>
          <w:divBdr>
            <w:top w:val="none" w:sz="0" w:space="0" w:color="auto"/>
            <w:left w:val="none" w:sz="0" w:space="0" w:color="auto"/>
            <w:bottom w:val="none" w:sz="0" w:space="0" w:color="auto"/>
            <w:right w:val="none" w:sz="0" w:space="0" w:color="auto"/>
          </w:divBdr>
        </w:div>
        <w:div w:id="350649123">
          <w:marLeft w:val="640"/>
          <w:marRight w:val="0"/>
          <w:marTop w:val="0"/>
          <w:marBottom w:val="0"/>
          <w:divBdr>
            <w:top w:val="none" w:sz="0" w:space="0" w:color="auto"/>
            <w:left w:val="none" w:sz="0" w:space="0" w:color="auto"/>
            <w:bottom w:val="none" w:sz="0" w:space="0" w:color="auto"/>
            <w:right w:val="none" w:sz="0" w:space="0" w:color="auto"/>
          </w:divBdr>
        </w:div>
        <w:div w:id="684744307">
          <w:marLeft w:val="640"/>
          <w:marRight w:val="0"/>
          <w:marTop w:val="0"/>
          <w:marBottom w:val="0"/>
          <w:divBdr>
            <w:top w:val="none" w:sz="0" w:space="0" w:color="auto"/>
            <w:left w:val="none" w:sz="0" w:space="0" w:color="auto"/>
            <w:bottom w:val="none" w:sz="0" w:space="0" w:color="auto"/>
            <w:right w:val="none" w:sz="0" w:space="0" w:color="auto"/>
          </w:divBdr>
        </w:div>
        <w:div w:id="81802785">
          <w:marLeft w:val="640"/>
          <w:marRight w:val="0"/>
          <w:marTop w:val="0"/>
          <w:marBottom w:val="0"/>
          <w:divBdr>
            <w:top w:val="none" w:sz="0" w:space="0" w:color="auto"/>
            <w:left w:val="none" w:sz="0" w:space="0" w:color="auto"/>
            <w:bottom w:val="none" w:sz="0" w:space="0" w:color="auto"/>
            <w:right w:val="none" w:sz="0" w:space="0" w:color="auto"/>
          </w:divBdr>
        </w:div>
        <w:div w:id="857889722">
          <w:marLeft w:val="640"/>
          <w:marRight w:val="0"/>
          <w:marTop w:val="0"/>
          <w:marBottom w:val="0"/>
          <w:divBdr>
            <w:top w:val="none" w:sz="0" w:space="0" w:color="auto"/>
            <w:left w:val="none" w:sz="0" w:space="0" w:color="auto"/>
            <w:bottom w:val="none" w:sz="0" w:space="0" w:color="auto"/>
            <w:right w:val="none" w:sz="0" w:space="0" w:color="auto"/>
          </w:divBdr>
        </w:div>
        <w:div w:id="2132704016">
          <w:marLeft w:val="640"/>
          <w:marRight w:val="0"/>
          <w:marTop w:val="0"/>
          <w:marBottom w:val="0"/>
          <w:divBdr>
            <w:top w:val="none" w:sz="0" w:space="0" w:color="auto"/>
            <w:left w:val="none" w:sz="0" w:space="0" w:color="auto"/>
            <w:bottom w:val="none" w:sz="0" w:space="0" w:color="auto"/>
            <w:right w:val="none" w:sz="0" w:space="0" w:color="auto"/>
          </w:divBdr>
        </w:div>
        <w:div w:id="1217860072">
          <w:marLeft w:val="640"/>
          <w:marRight w:val="0"/>
          <w:marTop w:val="0"/>
          <w:marBottom w:val="0"/>
          <w:divBdr>
            <w:top w:val="none" w:sz="0" w:space="0" w:color="auto"/>
            <w:left w:val="none" w:sz="0" w:space="0" w:color="auto"/>
            <w:bottom w:val="none" w:sz="0" w:space="0" w:color="auto"/>
            <w:right w:val="none" w:sz="0" w:space="0" w:color="auto"/>
          </w:divBdr>
        </w:div>
        <w:div w:id="1867328444">
          <w:marLeft w:val="640"/>
          <w:marRight w:val="0"/>
          <w:marTop w:val="0"/>
          <w:marBottom w:val="0"/>
          <w:divBdr>
            <w:top w:val="none" w:sz="0" w:space="0" w:color="auto"/>
            <w:left w:val="none" w:sz="0" w:space="0" w:color="auto"/>
            <w:bottom w:val="none" w:sz="0" w:space="0" w:color="auto"/>
            <w:right w:val="none" w:sz="0" w:space="0" w:color="auto"/>
          </w:divBdr>
        </w:div>
        <w:div w:id="1883470205">
          <w:marLeft w:val="640"/>
          <w:marRight w:val="0"/>
          <w:marTop w:val="0"/>
          <w:marBottom w:val="0"/>
          <w:divBdr>
            <w:top w:val="none" w:sz="0" w:space="0" w:color="auto"/>
            <w:left w:val="none" w:sz="0" w:space="0" w:color="auto"/>
            <w:bottom w:val="none" w:sz="0" w:space="0" w:color="auto"/>
            <w:right w:val="none" w:sz="0" w:space="0" w:color="auto"/>
          </w:divBdr>
        </w:div>
        <w:div w:id="1531533334">
          <w:marLeft w:val="640"/>
          <w:marRight w:val="0"/>
          <w:marTop w:val="0"/>
          <w:marBottom w:val="0"/>
          <w:divBdr>
            <w:top w:val="none" w:sz="0" w:space="0" w:color="auto"/>
            <w:left w:val="none" w:sz="0" w:space="0" w:color="auto"/>
            <w:bottom w:val="none" w:sz="0" w:space="0" w:color="auto"/>
            <w:right w:val="none" w:sz="0" w:space="0" w:color="auto"/>
          </w:divBdr>
        </w:div>
        <w:div w:id="1812358575">
          <w:marLeft w:val="640"/>
          <w:marRight w:val="0"/>
          <w:marTop w:val="0"/>
          <w:marBottom w:val="0"/>
          <w:divBdr>
            <w:top w:val="none" w:sz="0" w:space="0" w:color="auto"/>
            <w:left w:val="none" w:sz="0" w:space="0" w:color="auto"/>
            <w:bottom w:val="none" w:sz="0" w:space="0" w:color="auto"/>
            <w:right w:val="none" w:sz="0" w:space="0" w:color="auto"/>
          </w:divBdr>
        </w:div>
        <w:div w:id="52848238">
          <w:marLeft w:val="640"/>
          <w:marRight w:val="0"/>
          <w:marTop w:val="0"/>
          <w:marBottom w:val="0"/>
          <w:divBdr>
            <w:top w:val="none" w:sz="0" w:space="0" w:color="auto"/>
            <w:left w:val="none" w:sz="0" w:space="0" w:color="auto"/>
            <w:bottom w:val="none" w:sz="0" w:space="0" w:color="auto"/>
            <w:right w:val="none" w:sz="0" w:space="0" w:color="auto"/>
          </w:divBdr>
        </w:div>
        <w:div w:id="638999483">
          <w:marLeft w:val="640"/>
          <w:marRight w:val="0"/>
          <w:marTop w:val="0"/>
          <w:marBottom w:val="0"/>
          <w:divBdr>
            <w:top w:val="none" w:sz="0" w:space="0" w:color="auto"/>
            <w:left w:val="none" w:sz="0" w:space="0" w:color="auto"/>
            <w:bottom w:val="none" w:sz="0" w:space="0" w:color="auto"/>
            <w:right w:val="none" w:sz="0" w:space="0" w:color="auto"/>
          </w:divBdr>
        </w:div>
        <w:div w:id="1006712383">
          <w:marLeft w:val="640"/>
          <w:marRight w:val="0"/>
          <w:marTop w:val="0"/>
          <w:marBottom w:val="0"/>
          <w:divBdr>
            <w:top w:val="none" w:sz="0" w:space="0" w:color="auto"/>
            <w:left w:val="none" w:sz="0" w:space="0" w:color="auto"/>
            <w:bottom w:val="none" w:sz="0" w:space="0" w:color="auto"/>
            <w:right w:val="none" w:sz="0" w:space="0" w:color="auto"/>
          </w:divBdr>
        </w:div>
        <w:div w:id="551162878">
          <w:marLeft w:val="640"/>
          <w:marRight w:val="0"/>
          <w:marTop w:val="0"/>
          <w:marBottom w:val="0"/>
          <w:divBdr>
            <w:top w:val="none" w:sz="0" w:space="0" w:color="auto"/>
            <w:left w:val="none" w:sz="0" w:space="0" w:color="auto"/>
            <w:bottom w:val="none" w:sz="0" w:space="0" w:color="auto"/>
            <w:right w:val="none" w:sz="0" w:space="0" w:color="auto"/>
          </w:divBdr>
        </w:div>
        <w:div w:id="207570617">
          <w:marLeft w:val="640"/>
          <w:marRight w:val="0"/>
          <w:marTop w:val="0"/>
          <w:marBottom w:val="0"/>
          <w:divBdr>
            <w:top w:val="none" w:sz="0" w:space="0" w:color="auto"/>
            <w:left w:val="none" w:sz="0" w:space="0" w:color="auto"/>
            <w:bottom w:val="none" w:sz="0" w:space="0" w:color="auto"/>
            <w:right w:val="none" w:sz="0" w:space="0" w:color="auto"/>
          </w:divBdr>
        </w:div>
        <w:div w:id="1460802931">
          <w:marLeft w:val="640"/>
          <w:marRight w:val="0"/>
          <w:marTop w:val="0"/>
          <w:marBottom w:val="0"/>
          <w:divBdr>
            <w:top w:val="none" w:sz="0" w:space="0" w:color="auto"/>
            <w:left w:val="none" w:sz="0" w:space="0" w:color="auto"/>
            <w:bottom w:val="none" w:sz="0" w:space="0" w:color="auto"/>
            <w:right w:val="none" w:sz="0" w:space="0" w:color="auto"/>
          </w:divBdr>
        </w:div>
        <w:div w:id="1763601604">
          <w:marLeft w:val="640"/>
          <w:marRight w:val="0"/>
          <w:marTop w:val="0"/>
          <w:marBottom w:val="0"/>
          <w:divBdr>
            <w:top w:val="none" w:sz="0" w:space="0" w:color="auto"/>
            <w:left w:val="none" w:sz="0" w:space="0" w:color="auto"/>
            <w:bottom w:val="none" w:sz="0" w:space="0" w:color="auto"/>
            <w:right w:val="none" w:sz="0" w:space="0" w:color="auto"/>
          </w:divBdr>
        </w:div>
        <w:div w:id="1247962752">
          <w:marLeft w:val="640"/>
          <w:marRight w:val="0"/>
          <w:marTop w:val="0"/>
          <w:marBottom w:val="0"/>
          <w:divBdr>
            <w:top w:val="none" w:sz="0" w:space="0" w:color="auto"/>
            <w:left w:val="none" w:sz="0" w:space="0" w:color="auto"/>
            <w:bottom w:val="none" w:sz="0" w:space="0" w:color="auto"/>
            <w:right w:val="none" w:sz="0" w:space="0" w:color="auto"/>
          </w:divBdr>
        </w:div>
        <w:div w:id="1843281776">
          <w:marLeft w:val="640"/>
          <w:marRight w:val="0"/>
          <w:marTop w:val="0"/>
          <w:marBottom w:val="0"/>
          <w:divBdr>
            <w:top w:val="none" w:sz="0" w:space="0" w:color="auto"/>
            <w:left w:val="none" w:sz="0" w:space="0" w:color="auto"/>
            <w:bottom w:val="none" w:sz="0" w:space="0" w:color="auto"/>
            <w:right w:val="none" w:sz="0" w:space="0" w:color="auto"/>
          </w:divBdr>
        </w:div>
        <w:div w:id="1150751446">
          <w:marLeft w:val="640"/>
          <w:marRight w:val="0"/>
          <w:marTop w:val="0"/>
          <w:marBottom w:val="0"/>
          <w:divBdr>
            <w:top w:val="none" w:sz="0" w:space="0" w:color="auto"/>
            <w:left w:val="none" w:sz="0" w:space="0" w:color="auto"/>
            <w:bottom w:val="none" w:sz="0" w:space="0" w:color="auto"/>
            <w:right w:val="none" w:sz="0" w:space="0" w:color="auto"/>
          </w:divBdr>
        </w:div>
        <w:div w:id="976376060">
          <w:marLeft w:val="640"/>
          <w:marRight w:val="0"/>
          <w:marTop w:val="0"/>
          <w:marBottom w:val="0"/>
          <w:divBdr>
            <w:top w:val="none" w:sz="0" w:space="0" w:color="auto"/>
            <w:left w:val="none" w:sz="0" w:space="0" w:color="auto"/>
            <w:bottom w:val="none" w:sz="0" w:space="0" w:color="auto"/>
            <w:right w:val="none" w:sz="0" w:space="0" w:color="auto"/>
          </w:divBdr>
        </w:div>
        <w:div w:id="1901624590">
          <w:marLeft w:val="640"/>
          <w:marRight w:val="0"/>
          <w:marTop w:val="0"/>
          <w:marBottom w:val="0"/>
          <w:divBdr>
            <w:top w:val="none" w:sz="0" w:space="0" w:color="auto"/>
            <w:left w:val="none" w:sz="0" w:space="0" w:color="auto"/>
            <w:bottom w:val="none" w:sz="0" w:space="0" w:color="auto"/>
            <w:right w:val="none" w:sz="0" w:space="0" w:color="auto"/>
          </w:divBdr>
        </w:div>
        <w:div w:id="1017732422">
          <w:marLeft w:val="640"/>
          <w:marRight w:val="0"/>
          <w:marTop w:val="0"/>
          <w:marBottom w:val="0"/>
          <w:divBdr>
            <w:top w:val="none" w:sz="0" w:space="0" w:color="auto"/>
            <w:left w:val="none" w:sz="0" w:space="0" w:color="auto"/>
            <w:bottom w:val="none" w:sz="0" w:space="0" w:color="auto"/>
            <w:right w:val="none" w:sz="0" w:space="0" w:color="auto"/>
          </w:divBdr>
        </w:div>
        <w:div w:id="1805274768">
          <w:marLeft w:val="640"/>
          <w:marRight w:val="0"/>
          <w:marTop w:val="0"/>
          <w:marBottom w:val="0"/>
          <w:divBdr>
            <w:top w:val="none" w:sz="0" w:space="0" w:color="auto"/>
            <w:left w:val="none" w:sz="0" w:space="0" w:color="auto"/>
            <w:bottom w:val="none" w:sz="0" w:space="0" w:color="auto"/>
            <w:right w:val="none" w:sz="0" w:space="0" w:color="auto"/>
          </w:divBdr>
        </w:div>
        <w:div w:id="2095275046">
          <w:marLeft w:val="640"/>
          <w:marRight w:val="0"/>
          <w:marTop w:val="0"/>
          <w:marBottom w:val="0"/>
          <w:divBdr>
            <w:top w:val="none" w:sz="0" w:space="0" w:color="auto"/>
            <w:left w:val="none" w:sz="0" w:space="0" w:color="auto"/>
            <w:bottom w:val="none" w:sz="0" w:space="0" w:color="auto"/>
            <w:right w:val="none" w:sz="0" w:space="0" w:color="auto"/>
          </w:divBdr>
        </w:div>
        <w:div w:id="1330062629">
          <w:marLeft w:val="640"/>
          <w:marRight w:val="0"/>
          <w:marTop w:val="0"/>
          <w:marBottom w:val="0"/>
          <w:divBdr>
            <w:top w:val="none" w:sz="0" w:space="0" w:color="auto"/>
            <w:left w:val="none" w:sz="0" w:space="0" w:color="auto"/>
            <w:bottom w:val="none" w:sz="0" w:space="0" w:color="auto"/>
            <w:right w:val="none" w:sz="0" w:space="0" w:color="auto"/>
          </w:divBdr>
        </w:div>
        <w:div w:id="131338076">
          <w:marLeft w:val="640"/>
          <w:marRight w:val="0"/>
          <w:marTop w:val="0"/>
          <w:marBottom w:val="0"/>
          <w:divBdr>
            <w:top w:val="none" w:sz="0" w:space="0" w:color="auto"/>
            <w:left w:val="none" w:sz="0" w:space="0" w:color="auto"/>
            <w:bottom w:val="none" w:sz="0" w:space="0" w:color="auto"/>
            <w:right w:val="none" w:sz="0" w:space="0" w:color="auto"/>
          </w:divBdr>
        </w:div>
        <w:div w:id="1127239853">
          <w:marLeft w:val="640"/>
          <w:marRight w:val="0"/>
          <w:marTop w:val="0"/>
          <w:marBottom w:val="0"/>
          <w:divBdr>
            <w:top w:val="none" w:sz="0" w:space="0" w:color="auto"/>
            <w:left w:val="none" w:sz="0" w:space="0" w:color="auto"/>
            <w:bottom w:val="none" w:sz="0" w:space="0" w:color="auto"/>
            <w:right w:val="none" w:sz="0" w:space="0" w:color="auto"/>
          </w:divBdr>
        </w:div>
        <w:div w:id="190844832">
          <w:marLeft w:val="640"/>
          <w:marRight w:val="0"/>
          <w:marTop w:val="0"/>
          <w:marBottom w:val="0"/>
          <w:divBdr>
            <w:top w:val="none" w:sz="0" w:space="0" w:color="auto"/>
            <w:left w:val="none" w:sz="0" w:space="0" w:color="auto"/>
            <w:bottom w:val="none" w:sz="0" w:space="0" w:color="auto"/>
            <w:right w:val="none" w:sz="0" w:space="0" w:color="auto"/>
          </w:divBdr>
        </w:div>
        <w:div w:id="177428782">
          <w:marLeft w:val="640"/>
          <w:marRight w:val="0"/>
          <w:marTop w:val="0"/>
          <w:marBottom w:val="0"/>
          <w:divBdr>
            <w:top w:val="none" w:sz="0" w:space="0" w:color="auto"/>
            <w:left w:val="none" w:sz="0" w:space="0" w:color="auto"/>
            <w:bottom w:val="none" w:sz="0" w:space="0" w:color="auto"/>
            <w:right w:val="none" w:sz="0" w:space="0" w:color="auto"/>
          </w:divBdr>
        </w:div>
        <w:div w:id="1691830538">
          <w:marLeft w:val="640"/>
          <w:marRight w:val="0"/>
          <w:marTop w:val="0"/>
          <w:marBottom w:val="0"/>
          <w:divBdr>
            <w:top w:val="none" w:sz="0" w:space="0" w:color="auto"/>
            <w:left w:val="none" w:sz="0" w:space="0" w:color="auto"/>
            <w:bottom w:val="none" w:sz="0" w:space="0" w:color="auto"/>
            <w:right w:val="none" w:sz="0" w:space="0" w:color="auto"/>
          </w:divBdr>
        </w:div>
        <w:div w:id="622735302">
          <w:marLeft w:val="640"/>
          <w:marRight w:val="0"/>
          <w:marTop w:val="0"/>
          <w:marBottom w:val="0"/>
          <w:divBdr>
            <w:top w:val="none" w:sz="0" w:space="0" w:color="auto"/>
            <w:left w:val="none" w:sz="0" w:space="0" w:color="auto"/>
            <w:bottom w:val="none" w:sz="0" w:space="0" w:color="auto"/>
            <w:right w:val="none" w:sz="0" w:space="0" w:color="auto"/>
          </w:divBdr>
        </w:div>
        <w:div w:id="1571768405">
          <w:marLeft w:val="640"/>
          <w:marRight w:val="0"/>
          <w:marTop w:val="0"/>
          <w:marBottom w:val="0"/>
          <w:divBdr>
            <w:top w:val="none" w:sz="0" w:space="0" w:color="auto"/>
            <w:left w:val="none" w:sz="0" w:space="0" w:color="auto"/>
            <w:bottom w:val="none" w:sz="0" w:space="0" w:color="auto"/>
            <w:right w:val="none" w:sz="0" w:space="0" w:color="auto"/>
          </w:divBdr>
        </w:div>
        <w:div w:id="126165349">
          <w:marLeft w:val="640"/>
          <w:marRight w:val="0"/>
          <w:marTop w:val="0"/>
          <w:marBottom w:val="0"/>
          <w:divBdr>
            <w:top w:val="none" w:sz="0" w:space="0" w:color="auto"/>
            <w:left w:val="none" w:sz="0" w:space="0" w:color="auto"/>
            <w:bottom w:val="none" w:sz="0" w:space="0" w:color="auto"/>
            <w:right w:val="none" w:sz="0" w:space="0" w:color="auto"/>
          </w:divBdr>
        </w:div>
        <w:div w:id="932663601">
          <w:marLeft w:val="640"/>
          <w:marRight w:val="0"/>
          <w:marTop w:val="0"/>
          <w:marBottom w:val="0"/>
          <w:divBdr>
            <w:top w:val="none" w:sz="0" w:space="0" w:color="auto"/>
            <w:left w:val="none" w:sz="0" w:space="0" w:color="auto"/>
            <w:bottom w:val="none" w:sz="0" w:space="0" w:color="auto"/>
            <w:right w:val="none" w:sz="0" w:space="0" w:color="auto"/>
          </w:divBdr>
        </w:div>
        <w:div w:id="1967465741">
          <w:marLeft w:val="640"/>
          <w:marRight w:val="0"/>
          <w:marTop w:val="0"/>
          <w:marBottom w:val="0"/>
          <w:divBdr>
            <w:top w:val="none" w:sz="0" w:space="0" w:color="auto"/>
            <w:left w:val="none" w:sz="0" w:space="0" w:color="auto"/>
            <w:bottom w:val="none" w:sz="0" w:space="0" w:color="auto"/>
            <w:right w:val="none" w:sz="0" w:space="0" w:color="auto"/>
          </w:divBdr>
        </w:div>
        <w:div w:id="1955670931">
          <w:marLeft w:val="640"/>
          <w:marRight w:val="0"/>
          <w:marTop w:val="0"/>
          <w:marBottom w:val="0"/>
          <w:divBdr>
            <w:top w:val="none" w:sz="0" w:space="0" w:color="auto"/>
            <w:left w:val="none" w:sz="0" w:space="0" w:color="auto"/>
            <w:bottom w:val="none" w:sz="0" w:space="0" w:color="auto"/>
            <w:right w:val="none" w:sz="0" w:space="0" w:color="auto"/>
          </w:divBdr>
        </w:div>
        <w:div w:id="1031144905">
          <w:marLeft w:val="640"/>
          <w:marRight w:val="0"/>
          <w:marTop w:val="0"/>
          <w:marBottom w:val="0"/>
          <w:divBdr>
            <w:top w:val="none" w:sz="0" w:space="0" w:color="auto"/>
            <w:left w:val="none" w:sz="0" w:space="0" w:color="auto"/>
            <w:bottom w:val="none" w:sz="0" w:space="0" w:color="auto"/>
            <w:right w:val="none" w:sz="0" w:space="0" w:color="auto"/>
          </w:divBdr>
        </w:div>
        <w:div w:id="12802413">
          <w:marLeft w:val="640"/>
          <w:marRight w:val="0"/>
          <w:marTop w:val="0"/>
          <w:marBottom w:val="0"/>
          <w:divBdr>
            <w:top w:val="none" w:sz="0" w:space="0" w:color="auto"/>
            <w:left w:val="none" w:sz="0" w:space="0" w:color="auto"/>
            <w:bottom w:val="none" w:sz="0" w:space="0" w:color="auto"/>
            <w:right w:val="none" w:sz="0" w:space="0" w:color="auto"/>
          </w:divBdr>
        </w:div>
        <w:div w:id="1178426428">
          <w:marLeft w:val="640"/>
          <w:marRight w:val="0"/>
          <w:marTop w:val="0"/>
          <w:marBottom w:val="0"/>
          <w:divBdr>
            <w:top w:val="none" w:sz="0" w:space="0" w:color="auto"/>
            <w:left w:val="none" w:sz="0" w:space="0" w:color="auto"/>
            <w:bottom w:val="none" w:sz="0" w:space="0" w:color="auto"/>
            <w:right w:val="none" w:sz="0" w:space="0" w:color="auto"/>
          </w:divBdr>
        </w:div>
        <w:div w:id="349526098">
          <w:marLeft w:val="640"/>
          <w:marRight w:val="0"/>
          <w:marTop w:val="0"/>
          <w:marBottom w:val="0"/>
          <w:divBdr>
            <w:top w:val="none" w:sz="0" w:space="0" w:color="auto"/>
            <w:left w:val="none" w:sz="0" w:space="0" w:color="auto"/>
            <w:bottom w:val="none" w:sz="0" w:space="0" w:color="auto"/>
            <w:right w:val="none" w:sz="0" w:space="0" w:color="auto"/>
          </w:divBdr>
        </w:div>
        <w:div w:id="1454667976">
          <w:marLeft w:val="640"/>
          <w:marRight w:val="0"/>
          <w:marTop w:val="0"/>
          <w:marBottom w:val="0"/>
          <w:divBdr>
            <w:top w:val="none" w:sz="0" w:space="0" w:color="auto"/>
            <w:left w:val="none" w:sz="0" w:space="0" w:color="auto"/>
            <w:bottom w:val="none" w:sz="0" w:space="0" w:color="auto"/>
            <w:right w:val="none" w:sz="0" w:space="0" w:color="auto"/>
          </w:divBdr>
        </w:div>
        <w:div w:id="1249075833">
          <w:marLeft w:val="640"/>
          <w:marRight w:val="0"/>
          <w:marTop w:val="0"/>
          <w:marBottom w:val="0"/>
          <w:divBdr>
            <w:top w:val="none" w:sz="0" w:space="0" w:color="auto"/>
            <w:left w:val="none" w:sz="0" w:space="0" w:color="auto"/>
            <w:bottom w:val="none" w:sz="0" w:space="0" w:color="auto"/>
            <w:right w:val="none" w:sz="0" w:space="0" w:color="auto"/>
          </w:divBdr>
        </w:div>
        <w:div w:id="1640959684">
          <w:marLeft w:val="640"/>
          <w:marRight w:val="0"/>
          <w:marTop w:val="0"/>
          <w:marBottom w:val="0"/>
          <w:divBdr>
            <w:top w:val="none" w:sz="0" w:space="0" w:color="auto"/>
            <w:left w:val="none" w:sz="0" w:space="0" w:color="auto"/>
            <w:bottom w:val="none" w:sz="0" w:space="0" w:color="auto"/>
            <w:right w:val="none" w:sz="0" w:space="0" w:color="auto"/>
          </w:divBdr>
        </w:div>
        <w:div w:id="36586619">
          <w:marLeft w:val="640"/>
          <w:marRight w:val="0"/>
          <w:marTop w:val="0"/>
          <w:marBottom w:val="0"/>
          <w:divBdr>
            <w:top w:val="none" w:sz="0" w:space="0" w:color="auto"/>
            <w:left w:val="none" w:sz="0" w:space="0" w:color="auto"/>
            <w:bottom w:val="none" w:sz="0" w:space="0" w:color="auto"/>
            <w:right w:val="none" w:sz="0" w:space="0" w:color="auto"/>
          </w:divBdr>
        </w:div>
        <w:div w:id="1207336392">
          <w:marLeft w:val="640"/>
          <w:marRight w:val="0"/>
          <w:marTop w:val="0"/>
          <w:marBottom w:val="0"/>
          <w:divBdr>
            <w:top w:val="none" w:sz="0" w:space="0" w:color="auto"/>
            <w:left w:val="none" w:sz="0" w:space="0" w:color="auto"/>
            <w:bottom w:val="none" w:sz="0" w:space="0" w:color="auto"/>
            <w:right w:val="none" w:sz="0" w:space="0" w:color="auto"/>
          </w:divBdr>
        </w:div>
        <w:div w:id="296224338">
          <w:marLeft w:val="640"/>
          <w:marRight w:val="0"/>
          <w:marTop w:val="0"/>
          <w:marBottom w:val="0"/>
          <w:divBdr>
            <w:top w:val="none" w:sz="0" w:space="0" w:color="auto"/>
            <w:left w:val="none" w:sz="0" w:space="0" w:color="auto"/>
            <w:bottom w:val="none" w:sz="0" w:space="0" w:color="auto"/>
            <w:right w:val="none" w:sz="0" w:space="0" w:color="auto"/>
          </w:divBdr>
        </w:div>
        <w:div w:id="2028944363">
          <w:marLeft w:val="640"/>
          <w:marRight w:val="0"/>
          <w:marTop w:val="0"/>
          <w:marBottom w:val="0"/>
          <w:divBdr>
            <w:top w:val="none" w:sz="0" w:space="0" w:color="auto"/>
            <w:left w:val="none" w:sz="0" w:space="0" w:color="auto"/>
            <w:bottom w:val="none" w:sz="0" w:space="0" w:color="auto"/>
            <w:right w:val="none" w:sz="0" w:space="0" w:color="auto"/>
          </w:divBdr>
        </w:div>
        <w:div w:id="1108739732">
          <w:marLeft w:val="640"/>
          <w:marRight w:val="0"/>
          <w:marTop w:val="0"/>
          <w:marBottom w:val="0"/>
          <w:divBdr>
            <w:top w:val="none" w:sz="0" w:space="0" w:color="auto"/>
            <w:left w:val="none" w:sz="0" w:space="0" w:color="auto"/>
            <w:bottom w:val="none" w:sz="0" w:space="0" w:color="auto"/>
            <w:right w:val="none" w:sz="0" w:space="0" w:color="auto"/>
          </w:divBdr>
        </w:div>
        <w:div w:id="1513912395">
          <w:marLeft w:val="640"/>
          <w:marRight w:val="0"/>
          <w:marTop w:val="0"/>
          <w:marBottom w:val="0"/>
          <w:divBdr>
            <w:top w:val="none" w:sz="0" w:space="0" w:color="auto"/>
            <w:left w:val="none" w:sz="0" w:space="0" w:color="auto"/>
            <w:bottom w:val="none" w:sz="0" w:space="0" w:color="auto"/>
            <w:right w:val="none" w:sz="0" w:space="0" w:color="auto"/>
          </w:divBdr>
        </w:div>
        <w:div w:id="1997220419">
          <w:marLeft w:val="640"/>
          <w:marRight w:val="0"/>
          <w:marTop w:val="0"/>
          <w:marBottom w:val="0"/>
          <w:divBdr>
            <w:top w:val="none" w:sz="0" w:space="0" w:color="auto"/>
            <w:left w:val="none" w:sz="0" w:space="0" w:color="auto"/>
            <w:bottom w:val="none" w:sz="0" w:space="0" w:color="auto"/>
            <w:right w:val="none" w:sz="0" w:space="0" w:color="auto"/>
          </w:divBdr>
        </w:div>
        <w:div w:id="1728141250">
          <w:marLeft w:val="640"/>
          <w:marRight w:val="0"/>
          <w:marTop w:val="0"/>
          <w:marBottom w:val="0"/>
          <w:divBdr>
            <w:top w:val="none" w:sz="0" w:space="0" w:color="auto"/>
            <w:left w:val="none" w:sz="0" w:space="0" w:color="auto"/>
            <w:bottom w:val="none" w:sz="0" w:space="0" w:color="auto"/>
            <w:right w:val="none" w:sz="0" w:space="0" w:color="auto"/>
          </w:divBdr>
        </w:div>
        <w:div w:id="1079255062">
          <w:marLeft w:val="640"/>
          <w:marRight w:val="0"/>
          <w:marTop w:val="0"/>
          <w:marBottom w:val="0"/>
          <w:divBdr>
            <w:top w:val="none" w:sz="0" w:space="0" w:color="auto"/>
            <w:left w:val="none" w:sz="0" w:space="0" w:color="auto"/>
            <w:bottom w:val="none" w:sz="0" w:space="0" w:color="auto"/>
            <w:right w:val="none" w:sz="0" w:space="0" w:color="auto"/>
          </w:divBdr>
        </w:div>
        <w:div w:id="1869219618">
          <w:marLeft w:val="640"/>
          <w:marRight w:val="0"/>
          <w:marTop w:val="0"/>
          <w:marBottom w:val="0"/>
          <w:divBdr>
            <w:top w:val="none" w:sz="0" w:space="0" w:color="auto"/>
            <w:left w:val="none" w:sz="0" w:space="0" w:color="auto"/>
            <w:bottom w:val="none" w:sz="0" w:space="0" w:color="auto"/>
            <w:right w:val="none" w:sz="0" w:space="0" w:color="auto"/>
          </w:divBdr>
        </w:div>
        <w:div w:id="695041526">
          <w:marLeft w:val="640"/>
          <w:marRight w:val="0"/>
          <w:marTop w:val="0"/>
          <w:marBottom w:val="0"/>
          <w:divBdr>
            <w:top w:val="none" w:sz="0" w:space="0" w:color="auto"/>
            <w:left w:val="none" w:sz="0" w:space="0" w:color="auto"/>
            <w:bottom w:val="none" w:sz="0" w:space="0" w:color="auto"/>
            <w:right w:val="none" w:sz="0" w:space="0" w:color="auto"/>
          </w:divBdr>
        </w:div>
        <w:div w:id="62223674">
          <w:marLeft w:val="640"/>
          <w:marRight w:val="0"/>
          <w:marTop w:val="0"/>
          <w:marBottom w:val="0"/>
          <w:divBdr>
            <w:top w:val="none" w:sz="0" w:space="0" w:color="auto"/>
            <w:left w:val="none" w:sz="0" w:space="0" w:color="auto"/>
            <w:bottom w:val="none" w:sz="0" w:space="0" w:color="auto"/>
            <w:right w:val="none" w:sz="0" w:space="0" w:color="auto"/>
          </w:divBdr>
        </w:div>
        <w:div w:id="1604414655">
          <w:marLeft w:val="640"/>
          <w:marRight w:val="0"/>
          <w:marTop w:val="0"/>
          <w:marBottom w:val="0"/>
          <w:divBdr>
            <w:top w:val="none" w:sz="0" w:space="0" w:color="auto"/>
            <w:left w:val="none" w:sz="0" w:space="0" w:color="auto"/>
            <w:bottom w:val="none" w:sz="0" w:space="0" w:color="auto"/>
            <w:right w:val="none" w:sz="0" w:space="0" w:color="auto"/>
          </w:divBdr>
        </w:div>
        <w:div w:id="2079160086">
          <w:marLeft w:val="640"/>
          <w:marRight w:val="0"/>
          <w:marTop w:val="0"/>
          <w:marBottom w:val="0"/>
          <w:divBdr>
            <w:top w:val="none" w:sz="0" w:space="0" w:color="auto"/>
            <w:left w:val="none" w:sz="0" w:space="0" w:color="auto"/>
            <w:bottom w:val="none" w:sz="0" w:space="0" w:color="auto"/>
            <w:right w:val="none" w:sz="0" w:space="0" w:color="auto"/>
          </w:divBdr>
        </w:div>
        <w:div w:id="1133056955">
          <w:marLeft w:val="640"/>
          <w:marRight w:val="0"/>
          <w:marTop w:val="0"/>
          <w:marBottom w:val="0"/>
          <w:divBdr>
            <w:top w:val="none" w:sz="0" w:space="0" w:color="auto"/>
            <w:left w:val="none" w:sz="0" w:space="0" w:color="auto"/>
            <w:bottom w:val="none" w:sz="0" w:space="0" w:color="auto"/>
            <w:right w:val="none" w:sz="0" w:space="0" w:color="auto"/>
          </w:divBdr>
        </w:div>
        <w:div w:id="1807506021">
          <w:marLeft w:val="640"/>
          <w:marRight w:val="0"/>
          <w:marTop w:val="0"/>
          <w:marBottom w:val="0"/>
          <w:divBdr>
            <w:top w:val="none" w:sz="0" w:space="0" w:color="auto"/>
            <w:left w:val="none" w:sz="0" w:space="0" w:color="auto"/>
            <w:bottom w:val="none" w:sz="0" w:space="0" w:color="auto"/>
            <w:right w:val="none" w:sz="0" w:space="0" w:color="auto"/>
          </w:divBdr>
        </w:div>
        <w:div w:id="2064062353">
          <w:marLeft w:val="640"/>
          <w:marRight w:val="0"/>
          <w:marTop w:val="0"/>
          <w:marBottom w:val="0"/>
          <w:divBdr>
            <w:top w:val="none" w:sz="0" w:space="0" w:color="auto"/>
            <w:left w:val="none" w:sz="0" w:space="0" w:color="auto"/>
            <w:bottom w:val="none" w:sz="0" w:space="0" w:color="auto"/>
            <w:right w:val="none" w:sz="0" w:space="0" w:color="auto"/>
          </w:divBdr>
        </w:div>
        <w:div w:id="520974227">
          <w:marLeft w:val="640"/>
          <w:marRight w:val="0"/>
          <w:marTop w:val="0"/>
          <w:marBottom w:val="0"/>
          <w:divBdr>
            <w:top w:val="none" w:sz="0" w:space="0" w:color="auto"/>
            <w:left w:val="none" w:sz="0" w:space="0" w:color="auto"/>
            <w:bottom w:val="none" w:sz="0" w:space="0" w:color="auto"/>
            <w:right w:val="none" w:sz="0" w:space="0" w:color="auto"/>
          </w:divBdr>
        </w:div>
        <w:div w:id="52118435">
          <w:marLeft w:val="640"/>
          <w:marRight w:val="0"/>
          <w:marTop w:val="0"/>
          <w:marBottom w:val="0"/>
          <w:divBdr>
            <w:top w:val="none" w:sz="0" w:space="0" w:color="auto"/>
            <w:left w:val="none" w:sz="0" w:space="0" w:color="auto"/>
            <w:bottom w:val="none" w:sz="0" w:space="0" w:color="auto"/>
            <w:right w:val="none" w:sz="0" w:space="0" w:color="auto"/>
          </w:divBdr>
        </w:div>
        <w:div w:id="1437099127">
          <w:marLeft w:val="640"/>
          <w:marRight w:val="0"/>
          <w:marTop w:val="0"/>
          <w:marBottom w:val="0"/>
          <w:divBdr>
            <w:top w:val="none" w:sz="0" w:space="0" w:color="auto"/>
            <w:left w:val="none" w:sz="0" w:space="0" w:color="auto"/>
            <w:bottom w:val="none" w:sz="0" w:space="0" w:color="auto"/>
            <w:right w:val="none" w:sz="0" w:space="0" w:color="auto"/>
          </w:divBdr>
        </w:div>
        <w:div w:id="1051924203">
          <w:marLeft w:val="640"/>
          <w:marRight w:val="0"/>
          <w:marTop w:val="0"/>
          <w:marBottom w:val="0"/>
          <w:divBdr>
            <w:top w:val="none" w:sz="0" w:space="0" w:color="auto"/>
            <w:left w:val="none" w:sz="0" w:space="0" w:color="auto"/>
            <w:bottom w:val="none" w:sz="0" w:space="0" w:color="auto"/>
            <w:right w:val="none" w:sz="0" w:space="0" w:color="auto"/>
          </w:divBdr>
        </w:div>
        <w:div w:id="861866597">
          <w:marLeft w:val="640"/>
          <w:marRight w:val="0"/>
          <w:marTop w:val="0"/>
          <w:marBottom w:val="0"/>
          <w:divBdr>
            <w:top w:val="none" w:sz="0" w:space="0" w:color="auto"/>
            <w:left w:val="none" w:sz="0" w:space="0" w:color="auto"/>
            <w:bottom w:val="none" w:sz="0" w:space="0" w:color="auto"/>
            <w:right w:val="none" w:sz="0" w:space="0" w:color="auto"/>
          </w:divBdr>
        </w:div>
        <w:div w:id="1199514942">
          <w:marLeft w:val="640"/>
          <w:marRight w:val="0"/>
          <w:marTop w:val="0"/>
          <w:marBottom w:val="0"/>
          <w:divBdr>
            <w:top w:val="none" w:sz="0" w:space="0" w:color="auto"/>
            <w:left w:val="none" w:sz="0" w:space="0" w:color="auto"/>
            <w:bottom w:val="none" w:sz="0" w:space="0" w:color="auto"/>
            <w:right w:val="none" w:sz="0" w:space="0" w:color="auto"/>
          </w:divBdr>
        </w:div>
        <w:div w:id="1220049329">
          <w:marLeft w:val="640"/>
          <w:marRight w:val="0"/>
          <w:marTop w:val="0"/>
          <w:marBottom w:val="0"/>
          <w:divBdr>
            <w:top w:val="none" w:sz="0" w:space="0" w:color="auto"/>
            <w:left w:val="none" w:sz="0" w:space="0" w:color="auto"/>
            <w:bottom w:val="none" w:sz="0" w:space="0" w:color="auto"/>
            <w:right w:val="none" w:sz="0" w:space="0" w:color="auto"/>
          </w:divBdr>
        </w:div>
        <w:div w:id="444277576">
          <w:marLeft w:val="640"/>
          <w:marRight w:val="0"/>
          <w:marTop w:val="0"/>
          <w:marBottom w:val="0"/>
          <w:divBdr>
            <w:top w:val="none" w:sz="0" w:space="0" w:color="auto"/>
            <w:left w:val="none" w:sz="0" w:space="0" w:color="auto"/>
            <w:bottom w:val="none" w:sz="0" w:space="0" w:color="auto"/>
            <w:right w:val="none" w:sz="0" w:space="0" w:color="auto"/>
          </w:divBdr>
        </w:div>
        <w:div w:id="606349423">
          <w:marLeft w:val="640"/>
          <w:marRight w:val="0"/>
          <w:marTop w:val="0"/>
          <w:marBottom w:val="0"/>
          <w:divBdr>
            <w:top w:val="none" w:sz="0" w:space="0" w:color="auto"/>
            <w:left w:val="none" w:sz="0" w:space="0" w:color="auto"/>
            <w:bottom w:val="none" w:sz="0" w:space="0" w:color="auto"/>
            <w:right w:val="none" w:sz="0" w:space="0" w:color="auto"/>
          </w:divBdr>
        </w:div>
        <w:div w:id="1213999470">
          <w:marLeft w:val="640"/>
          <w:marRight w:val="0"/>
          <w:marTop w:val="0"/>
          <w:marBottom w:val="0"/>
          <w:divBdr>
            <w:top w:val="none" w:sz="0" w:space="0" w:color="auto"/>
            <w:left w:val="none" w:sz="0" w:space="0" w:color="auto"/>
            <w:bottom w:val="none" w:sz="0" w:space="0" w:color="auto"/>
            <w:right w:val="none" w:sz="0" w:space="0" w:color="auto"/>
          </w:divBdr>
        </w:div>
        <w:div w:id="109856562">
          <w:marLeft w:val="640"/>
          <w:marRight w:val="0"/>
          <w:marTop w:val="0"/>
          <w:marBottom w:val="0"/>
          <w:divBdr>
            <w:top w:val="none" w:sz="0" w:space="0" w:color="auto"/>
            <w:left w:val="none" w:sz="0" w:space="0" w:color="auto"/>
            <w:bottom w:val="none" w:sz="0" w:space="0" w:color="auto"/>
            <w:right w:val="none" w:sz="0" w:space="0" w:color="auto"/>
          </w:divBdr>
        </w:div>
        <w:div w:id="1572345660">
          <w:marLeft w:val="640"/>
          <w:marRight w:val="0"/>
          <w:marTop w:val="0"/>
          <w:marBottom w:val="0"/>
          <w:divBdr>
            <w:top w:val="none" w:sz="0" w:space="0" w:color="auto"/>
            <w:left w:val="none" w:sz="0" w:space="0" w:color="auto"/>
            <w:bottom w:val="none" w:sz="0" w:space="0" w:color="auto"/>
            <w:right w:val="none" w:sz="0" w:space="0" w:color="auto"/>
          </w:divBdr>
        </w:div>
        <w:div w:id="1694570846">
          <w:marLeft w:val="640"/>
          <w:marRight w:val="0"/>
          <w:marTop w:val="0"/>
          <w:marBottom w:val="0"/>
          <w:divBdr>
            <w:top w:val="none" w:sz="0" w:space="0" w:color="auto"/>
            <w:left w:val="none" w:sz="0" w:space="0" w:color="auto"/>
            <w:bottom w:val="none" w:sz="0" w:space="0" w:color="auto"/>
            <w:right w:val="none" w:sz="0" w:space="0" w:color="auto"/>
          </w:divBdr>
        </w:div>
        <w:div w:id="867256273">
          <w:marLeft w:val="640"/>
          <w:marRight w:val="0"/>
          <w:marTop w:val="0"/>
          <w:marBottom w:val="0"/>
          <w:divBdr>
            <w:top w:val="none" w:sz="0" w:space="0" w:color="auto"/>
            <w:left w:val="none" w:sz="0" w:space="0" w:color="auto"/>
            <w:bottom w:val="none" w:sz="0" w:space="0" w:color="auto"/>
            <w:right w:val="none" w:sz="0" w:space="0" w:color="auto"/>
          </w:divBdr>
        </w:div>
        <w:div w:id="673998940">
          <w:marLeft w:val="640"/>
          <w:marRight w:val="0"/>
          <w:marTop w:val="0"/>
          <w:marBottom w:val="0"/>
          <w:divBdr>
            <w:top w:val="none" w:sz="0" w:space="0" w:color="auto"/>
            <w:left w:val="none" w:sz="0" w:space="0" w:color="auto"/>
            <w:bottom w:val="none" w:sz="0" w:space="0" w:color="auto"/>
            <w:right w:val="none" w:sz="0" w:space="0" w:color="auto"/>
          </w:divBdr>
        </w:div>
        <w:div w:id="955717251">
          <w:marLeft w:val="640"/>
          <w:marRight w:val="0"/>
          <w:marTop w:val="0"/>
          <w:marBottom w:val="0"/>
          <w:divBdr>
            <w:top w:val="none" w:sz="0" w:space="0" w:color="auto"/>
            <w:left w:val="none" w:sz="0" w:space="0" w:color="auto"/>
            <w:bottom w:val="none" w:sz="0" w:space="0" w:color="auto"/>
            <w:right w:val="none" w:sz="0" w:space="0" w:color="auto"/>
          </w:divBdr>
        </w:div>
        <w:div w:id="711802727">
          <w:marLeft w:val="640"/>
          <w:marRight w:val="0"/>
          <w:marTop w:val="0"/>
          <w:marBottom w:val="0"/>
          <w:divBdr>
            <w:top w:val="none" w:sz="0" w:space="0" w:color="auto"/>
            <w:left w:val="none" w:sz="0" w:space="0" w:color="auto"/>
            <w:bottom w:val="none" w:sz="0" w:space="0" w:color="auto"/>
            <w:right w:val="none" w:sz="0" w:space="0" w:color="auto"/>
          </w:divBdr>
        </w:div>
        <w:div w:id="1528058416">
          <w:marLeft w:val="640"/>
          <w:marRight w:val="0"/>
          <w:marTop w:val="0"/>
          <w:marBottom w:val="0"/>
          <w:divBdr>
            <w:top w:val="none" w:sz="0" w:space="0" w:color="auto"/>
            <w:left w:val="none" w:sz="0" w:space="0" w:color="auto"/>
            <w:bottom w:val="none" w:sz="0" w:space="0" w:color="auto"/>
            <w:right w:val="none" w:sz="0" w:space="0" w:color="auto"/>
          </w:divBdr>
        </w:div>
        <w:div w:id="625041675">
          <w:marLeft w:val="640"/>
          <w:marRight w:val="0"/>
          <w:marTop w:val="0"/>
          <w:marBottom w:val="0"/>
          <w:divBdr>
            <w:top w:val="none" w:sz="0" w:space="0" w:color="auto"/>
            <w:left w:val="none" w:sz="0" w:space="0" w:color="auto"/>
            <w:bottom w:val="none" w:sz="0" w:space="0" w:color="auto"/>
            <w:right w:val="none" w:sz="0" w:space="0" w:color="auto"/>
          </w:divBdr>
        </w:div>
        <w:div w:id="400759763">
          <w:marLeft w:val="640"/>
          <w:marRight w:val="0"/>
          <w:marTop w:val="0"/>
          <w:marBottom w:val="0"/>
          <w:divBdr>
            <w:top w:val="none" w:sz="0" w:space="0" w:color="auto"/>
            <w:left w:val="none" w:sz="0" w:space="0" w:color="auto"/>
            <w:bottom w:val="none" w:sz="0" w:space="0" w:color="auto"/>
            <w:right w:val="none" w:sz="0" w:space="0" w:color="auto"/>
          </w:divBdr>
        </w:div>
        <w:div w:id="4600465">
          <w:marLeft w:val="640"/>
          <w:marRight w:val="0"/>
          <w:marTop w:val="0"/>
          <w:marBottom w:val="0"/>
          <w:divBdr>
            <w:top w:val="none" w:sz="0" w:space="0" w:color="auto"/>
            <w:left w:val="none" w:sz="0" w:space="0" w:color="auto"/>
            <w:bottom w:val="none" w:sz="0" w:space="0" w:color="auto"/>
            <w:right w:val="none" w:sz="0" w:space="0" w:color="auto"/>
          </w:divBdr>
        </w:div>
        <w:div w:id="3211780">
          <w:marLeft w:val="640"/>
          <w:marRight w:val="0"/>
          <w:marTop w:val="0"/>
          <w:marBottom w:val="0"/>
          <w:divBdr>
            <w:top w:val="none" w:sz="0" w:space="0" w:color="auto"/>
            <w:left w:val="none" w:sz="0" w:space="0" w:color="auto"/>
            <w:bottom w:val="none" w:sz="0" w:space="0" w:color="auto"/>
            <w:right w:val="none" w:sz="0" w:space="0" w:color="auto"/>
          </w:divBdr>
        </w:div>
        <w:div w:id="1350913790">
          <w:marLeft w:val="640"/>
          <w:marRight w:val="0"/>
          <w:marTop w:val="0"/>
          <w:marBottom w:val="0"/>
          <w:divBdr>
            <w:top w:val="none" w:sz="0" w:space="0" w:color="auto"/>
            <w:left w:val="none" w:sz="0" w:space="0" w:color="auto"/>
            <w:bottom w:val="none" w:sz="0" w:space="0" w:color="auto"/>
            <w:right w:val="none" w:sz="0" w:space="0" w:color="auto"/>
          </w:divBdr>
        </w:div>
        <w:div w:id="261227655">
          <w:marLeft w:val="640"/>
          <w:marRight w:val="0"/>
          <w:marTop w:val="0"/>
          <w:marBottom w:val="0"/>
          <w:divBdr>
            <w:top w:val="none" w:sz="0" w:space="0" w:color="auto"/>
            <w:left w:val="none" w:sz="0" w:space="0" w:color="auto"/>
            <w:bottom w:val="none" w:sz="0" w:space="0" w:color="auto"/>
            <w:right w:val="none" w:sz="0" w:space="0" w:color="auto"/>
          </w:divBdr>
        </w:div>
        <w:div w:id="1206676724">
          <w:marLeft w:val="640"/>
          <w:marRight w:val="0"/>
          <w:marTop w:val="0"/>
          <w:marBottom w:val="0"/>
          <w:divBdr>
            <w:top w:val="none" w:sz="0" w:space="0" w:color="auto"/>
            <w:left w:val="none" w:sz="0" w:space="0" w:color="auto"/>
            <w:bottom w:val="none" w:sz="0" w:space="0" w:color="auto"/>
            <w:right w:val="none" w:sz="0" w:space="0" w:color="auto"/>
          </w:divBdr>
        </w:div>
        <w:div w:id="1845168251">
          <w:marLeft w:val="640"/>
          <w:marRight w:val="0"/>
          <w:marTop w:val="0"/>
          <w:marBottom w:val="0"/>
          <w:divBdr>
            <w:top w:val="none" w:sz="0" w:space="0" w:color="auto"/>
            <w:left w:val="none" w:sz="0" w:space="0" w:color="auto"/>
            <w:bottom w:val="none" w:sz="0" w:space="0" w:color="auto"/>
            <w:right w:val="none" w:sz="0" w:space="0" w:color="auto"/>
          </w:divBdr>
        </w:div>
        <w:div w:id="1763408842">
          <w:marLeft w:val="640"/>
          <w:marRight w:val="0"/>
          <w:marTop w:val="0"/>
          <w:marBottom w:val="0"/>
          <w:divBdr>
            <w:top w:val="none" w:sz="0" w:space="0" w:color="auto"/>
            <w:left w:val="none" w:sz="0" w:space="0" w:color="auto"/>
            <w:bottom w:val="none" w:sz="0" w:space="0" w:color="auto"/>
            <w:right w:val="none" w:sz="0" w:space="0" w:color="auto"/>
          </w:divBdr>
        </w:div>
        <w:div w:id="696583539">
          <w:marLeft w:val="640"/>
          <w:marRight w:val="0"/>
          <w:marTop w:val="0"/>
          <w:marBottom w:val="0"/>
          <w:divBdr>
            <w:top w:val="none" w:sz="0" w:space="0" w:color="auto"/>
            <w:left w:val="none" w:sz="0" w:space="0" w:color="auto"/>
            <w:bottom w:val="none" w:sz="0" w:space="0" w:color="auto"/>
            <w:right w:val="none" w:sz="0" w:space="0" w:color="auto"/>
          </w:divBdr>
        </w:div>
        <w:div w:id="428745160">
          <w:marLeft w:val="640"/>
          <w:marRight w:val="0"/>
          <w:marTop w:val="0"/>
          <w:marBottom w:val="0"/>
          <w:divBdr>
            <w:top w:val="none" w:sz="0" w:space="0" w:color="auto"/>
            <w:left w:val="none" w:sz="0" w:space="0" w:color="auto"/>
            <w:bottom w:val="none" w:sz="0" w:space="0" w:color="auto"/>
            <w:right w:val="none" w:sz="0" w:space="0" w:color="auto"/>
          </w:divBdr>
        </w:div>
        <w:div w:id="202211126">
          <w:marLeft w:val="640"/>
          <w:marRight w:val="0"/>
          <w:marTop w:val="0"/>
          <w:marBottom w:val="0"/>
          <w:divBdr>
            <w:top w:val="none" w:sz="0" w:space="0" w:color="auto"/>
            <w:left w:val="none" w:sz="0" w:space="0" w:color="auto"/>
            <w:bottom w:val="none" w:sz="0" w:space="0" w:color="auto"/>
            <w:right w:val="none" w:sz="0" w:space="0" w:color="auto"/>
          </w:divBdr>
        </w:div>
        <w:div w:id="1540049055">
          <w:marLeft w:val="640"/>
          <w:marRight w:val="0"/>
          <w:marTop w:val="0"/>
          <w:marBottom w:val="0"/>
          <w:divBdr>
            <w:top w:val="none" w:sz="0" w:space="0" w:color="auto"/>
            <w:left w:val="none" w:sz="0" w:space="0" w:color="auto"/>
            <w:bottom w:val="none" w:sz="0" w:space="0" w:color="auto"/>
            <w:right w:val="none" w:sz="0" w:space="0" w:color="auto"/>
          </w:divBdr>
        </w:div>
        <w:div w:id="280116392">
          <w:marLeft w:val="640"/>
          <w:marRight w:val="0"/>
          <w:marTop w:val="0"/>
          <w:marBottom w:val="0"/>
          <w:divBdr>
            <w:top w:val="none" w:sz="0" w:space="0" w:color="auto"/>
            <w:left w:val="none" w:sz="0" w:space="0" w:color="auto"/>
            <w:bottom w:val="none" w:sz="0" w:space="0" w:color="auto"/>
            <w:right w:val="none" w:sz="0" w:space="0" w:color="auto"/>
          </w:divBdr>
        </w:div>
        <w:div w:id="5178752">
          <w:marLeft w:val="640"/>
          <w:marRight w:val="0"/>
          <w:marTop w:val="0"/>
          <w:marBottom w:val="0"/>
          <w:divBdr>
            <w:top w:val="none" w:sz="0" w:space="0" w:color="auto"/>
            <w:left w:val="none" w:sz="0" w:space="0" w:color="auto"/>
            <w:bottom w:val="none" w:sz="0" w:space="0" w:color="auto"/>
            <w:right w:val="none" w:sz="0" w:space="0" w:color="auto"/>
          </w:divBdr>
        </w:div>
        <w:div w:id="2005737408">
          <w:marLeft w:val="640"/>
          <w:marRight w:val="0"/>
          <w:marTop w:val="0"/>
          <w:marBottom w:val="0"/>
          <w:divBdr>
            <w:top w:val="none" w:sz="0" w:space="0" w:color="auto"/>
            <w:left w:val="none" w:sz="0" w:space="0" w:color="auto"/>
            <w:bottom w:val="none" w:sz="0" w:space="0" w:color="auto"/>
            <w:right w:val="none" w:sz="0" w:space="0" w:color="auto"/>
          </w:divBdr>
        </w:div>
        <w:div w:id="530458667">
          <w:marLeft w:val="640"/>
          <w:marRight w:val="0"/>
          <w:marTop w:val="0"/>
          <w:marBottom w:val="0"/>
          <w:divBdr>
            <w:top w:val="none" w:sz="0" w:space="0" w:color="auto"/>
            <w:left w:val="none" w:sz="0" w:space="0" w:color="auto"/>
            <w:bottom w:val="none" w:sz="0" w:space="0" w:color="auto"/>
            <w:right w:val="none" w:sz="0" w:space="0" w:color="auto"/>
          </w:divBdr>
        </w:div>
        <w:div w:id="257837308">
          <w:marLeft w:val="640"/>
          <w:marRight w:val="0"/>
          <w:marTop w:val="0"/>
          <w:marBottom w:val="0"/>
          <w:divBdr>
            <w:top w:val="none" w:sz="0" w:space="0" w:color="auto"/>
            <w:left w:val="none" w:sz="0" w:space="0" w:color="auto"/>
            <w:bottom w:val="none" w:sz="0" w:space="0" w:color="auto"/>
            <w:right w:val="none" w:sz="0" w:space="0" w:color="auto"/>
          </w:divBdr>
        </w:div>
        <w:div w:id="2006853741">
          <w:marLeft w:val="640"/>
          <w:marRight w:val="0"/>
          <w:marTop w:val="0"/>
          <w:marBottom w:val="0"/>
          <w:divBdr>
            <w:top w:val="none" w:sz="0" w:space="0" w:color="auto"/>
            <w:left w:val="none" w:sz="0" w:space="0" w:color="auto"/>
            <w:bottom w:val="none" w:sz="0" w:space="0" w:color="auto"/>
            <w:right w:val="none" w:sz="0" w:space="0" w:color="auto"/>
          </w:divBdr>
        </w:div>
        <w:div w:id="1793280811">
          <w:marLeft w:val="640"/>
          <w:marRight w:val="0"/>
          <w:marTop w:val="0"/>
          <w:marBottom w:val="0"/>
          <w:divBdr>
            <w:top w:val="none" w:sz="0" w:space="0" w:color="auto"/>
            <w:left w:val="none" w:sz="0" w:space="0" w:color="auto"/>
            <w:bottom w:val="none" w:sz="0" w:space="0" w:color="auto"/>
            <w:right w:val="none" w:sz="0" w:space="0" w:color="auto"/>
          </w:divBdr>
        </w:div>
        <w:div w:id="1540048074">
          <w:marLeft w:val="640"/>
          <w:marRight w:val="0"/>
          <w:marTop w:val="0"/>
          <w:marBottom w:val="0"/>
          <w:divBdr>
            <w:top w:val="none" w:sz="0" w:space="0" w:color="auto"/>
            <w:left w:val="none" w:sz="0" w:space="0" w:color="auto"/>
            <w:bottom w:val="none" w:sz="0" w:space="0" w:color="auto"/>
            <w:right w:val="none" w:sz="0" w:space="0" w:color="auto"/>
          </w:divBdr>
        </w:div>
        <w:div w:id="224412583">
          <w:marLeft w:val="640"/>
          <w:marRight w:val="0"/>
          <w:marTop w:val="0"/>
          <w:marBottom w:val="0"/>
          <w:divBdr>
            <w:top w:val="none" w:sz="0" w:space="0" w:color="auto"/>
            <w:left w:val="none" w:sz="0" w:space="0" w:color="auto"/>
            <w:bottom w:val="none" w:sz="0" w:space="0" w:color="auto"/>
            <w:right w:val="none" w:sz="0" w:space="0" w:color="auto"/>
          </w:divBdr>
        </w:div>
        <w:div w:id="2130665741">
          <w:marLeft w:val="640"/>
          <w:marRight w:val="0"/>
          <w:marTop w:val="0"/>
          <w:marBottom w:val="0"/>
          <w:divBdr>
            <w:top w:val="none" w:sz="0" w:space="0" w:color="auto"/>
            <w:left w:val="none" w:sz="0" w:space="0" w:color="auto"/>
            <w:bottom w:val="none" w:sz="0" w:space="0" w:color="auto"/>
            <w:right w:val="none" w:sz="0" w:space="0" w:color="auto"/>
          </w:divBdr>
        </w:div>
        <w:div w:id="1664817225">
          <w:marLeft w:val="640"/>
          <w:marRight w:val="0"/>
          <w:marTop w:val="0"/>
          <w:marBottom w:val="0"/>
          <w:divBdr>
            <w:top w:val="none" w:sz="0" w:space="0" w:color="auto"/>
            <w:left w:val="none" w:sz="0" w:space="0" w:color="auto"/>
            <w:bottom w:val="none" w:sz="0" w:space="0" w:color="auto"/>
            <w:right w:val="none" w:sz="0" w:space="0" w:color="auto"/>
          </w:divBdr>
        </w:div>
        <w:div w:id="844369888">
          <w:marLeft w:val="640"/>
          <w:marRight w:val="0"/>
          <w:marTop w:val="0"/>
          <w:marBottom w:val="0"/>
          <w:divBdr>
            <w:top w:val="none" w:sz="0" w:space="0" w:color="auto"/>
            <w:left w:val="none" w:sz="0" w:space="0" w:color="auto"/>
            <w:bottom w:val="none" w:sz="0" w:space="0" w:color="auto"/>
            <w:right w:val="none" w:sz="0" w:space="0" w:color="auto"/>
          </w:divBdr>
        </w:div>
        <w:div w:id="561212056">
          <w:marLeft w:val="640"/>
          <w:marRight w:val="0"/>
          <w:marTop w:val="0"/>
          <w:marBottom w:val="0"/>
          <w:divBdr>
            <w:top w:val="none" w:sz="0" w:space="0" w:color="auto"/>
            <w:left w:val="none" w:sz="0" w:space="0" w:color="auto"/>
            <w:bottom w:val="none" w:sz="0" w:space="0" w:color="auto"/>
            <w:right w:val="none" w:sz="0" w:space="0" w:color="auto"/>
          </w:divBdr>
        </w:div>
        <w:div w:id="2018801901">
          <w:marLeft w:val="640"/>
          <w:marRight w:val="0"/>
          <w:marTop w:val="0"/>
          <w:marBottom w:val="0"/>
          <w:divBdr>
            <w:top w:val="none" w:sz="0" w:space="0" w:color="auto"/>
            <w:left w:val="none" w:sz="0" w:space="0" w:color="auto"/>
            <w:bottom w:val="none" w:sz="0" w:space="0" w:color="auto"/>
            <w:right w:val="none" w:sz="0" w:space="0" w:color="auto"/>
          </w:divBdr>
        </w:div>
        <w:div w:id="1083642564">
          <w:marLeft w:val="640"/>
          <w:marRight w:val="0"/>
          <w:marTop w:val="0"/>
          <w:marBottom w:val="0"/>
          <w:divBdr>
            <w:top w:val="none" w:sz="0" w:space="0" w:color="auto"/>
            <w:left w:val="none" w:sz="0" w:space="0" w:color="auto"/>
            <w:bottom w:val="none" w:sz="0" w:space="0" w:color="auto"/>
            <w:right w:val="none" w:sz="0" w:space="0" w:color="auto"/>
          </w:divBdr>
        </w:div>
        <w:div w:id="1803110953">
          <w:marLeft w:val="640"/>
          <w:marRight w:val="0"/>
          <w:marTop w:val="0"/>
          <w:marBottom w:val="0"/>
          <w:divBdr>
            <w:top w:val="none" w:sz="0" w:space="0" w:color="auto"/>
            <w:left w:val="none" w:sz="0" w:space="0" w:color="auto"/>
            <w:bottom w:val="none" w:sz="0" w:space="0" w:color="auto"/>
            <w:right w:val="none" w:sz="0" w:space="0" w:color="auto"/>
          </w:divBdr>
        </w:div>
        <w:div w:id="489490067">
          <w:marLeft w:val="640"/>
          <w:marRight w:val="0"/>
          <w:marTop w:val="0"/>
          <w:marBottom w:val="0"/>
          <w:divBdr>
            <w:top w:val="none" w:sz="0" w:space="0" w:color="auto"/>
            <w:left w:val="none" w:sz="0" w:space="0" w:color="auto"/>
            <w:bottom w:val="none" w:sz="0" w:space="0" w:color="auto"/>
            <w:right w:val="none" w:sz="0" w:space="0" w:color="auto"/>
          </w:divBdr>
        </w:div>
        <w:div w:id="1140994814">
          <w:marLeft w:val="640"/>
          <w:marRight w:val="0"/>
          <w:marTop w:val="0"/>
          <w:marBottom w:val="0"/>
          <w:divBdr>
            <w:top w:val="none" w:sz="0" w:space="0" w:color="auto"/>
            <w:left w:val="none" w:sz="0" w:space="0" w:color="auto"/>
            <w:bottom w:val="none" w:sz="0" w:space="0" w:color="auto"/>
            <w:right w:val="none" w:sz="0" w:space="0" w:color="auto"/>
          </w:divBdr>
        </w:div>
        <w:div w:id="1167288186">
          <w:marLeft w:val="640"/>
          <w:marRight w:val="0"/>
          <w:marTop w:val="0"/>
          <w:marBottom w:val="0"/>
          <w:divBdr>
            <w:top w:val="none" w:sz="0" w:space="0" w:color="auto"/>
            <w:left w:val="none" w:sz="0" w:space="0" w:color="auto"/>
            <w:bottom w:val="none" w:sz="0" w:space="0" w:color="auto"/>
            <w:right w:val="none" w:sz="0" w:space="0" w:color="auto"/>
          </w:divBdr>
        </w:div>
        <w:div w:id="1466309856">
          <w:marLeft w:val="640"/>
          <w:marRight w:val="0"/>
          <w:marTop w:val="0"/>
          <w:marBottom w:val="0"/>
          <w:divBdr>
            <w:top w:val="none" w:sz="0" w:space="0" w:color="auto"/>
            <w:left w:val="none" w:sz="0" w:space="0" w:color="auto"/>
            <w:bottom w:val="none" w:sz="0" w:space="0" w:color="auto"/>
            <w:right w:val="none" w:sz="0" w:space="0" w:color="auto"/>
          </w:divBdr>
        </w:div>
        <w:div w:id="1482424363">
          <w:marLeft w:val="640"/>
          <w:marRight w:val="0"/>
          <w:marTop w:val="0"/>
          <w:marBottom w:val="0"/>
          <w:divBdr>
            <w:top w:val="none" w:sz="0" w:space="0" w:color="auto"/>
            <w:left w:val="none" w:sz="0" w:space="0" w:color="auto"/>
            <w:bottom w:val="none" w:sz="0" w:space="0" w:color="auto"/>
            <w:right w:val="none" w:sz="0" w:space="0" w:color="auto"/>
          </w:divBdr>
        </w:div>
        <w:div w:id="2101900777">
          <w:marLeft w:val="640"/>
          <w:marRight w:val="0"/>
          <w:marTop w:val="0"/>
          <w:marBottom w:val="0"/>
          <w:divBdr>
            <w:top w:val="none" w:sz="0" w:space="0" w:color="auto"/>
            <w:left w:val="none" w:sz="0" w:space="0" w:color="auto"/>
            <w:bottom w:val="none" w:sz="0" w:space="0" w:color="auto"/>
            <w:right w:val="none" w:sz="0" w:space="0" w:color="auto"/>
          </w:divBdr>
        </w:div>
        <w:div w:id="271983426">
          <w:marLeft w:val="640"/>
          <w:marRight w:val="0"/>
          <w:marTop w:val="0"/>
          <w:marBottom w:val="0"/>
          <w:divBdr>
            <w:top w:val="none" w:sz="0" w:space="0" w:color="auto"/>
            <w:left w:val="none" w:sz="0" w:space="0" w:color="auto"/>
            <w:bottom w:val="none" w:sz="0" w:space="0" w:color="auto"/>
            <w:right w:val="none" w:sz="0" w:space="0" w:color="auto"/>
          </w:divBdr>
        </w:div>
        <w:div w:id="502477678">
          <w:marLeft w:val="640"/>
          <w:marRight w:val="0"/>
          <w:marTop w:val="0"/>
          <w:marBottom w:val="0"/>
          <w:divBdr>
            <w:top w:val="none" w:sz="0" w:space="0" w:color="auto"/>
            <w:left w:val="none" w:sz="0" w:space="0" w:color="auto"/>
            <w:bottom w:val="none" w:sz="0" w:space="0" w:color="auto"/>
            <w:right w:val="none" w:sz="0" w:space="0" w:color="auto"/>
          </w:divBdr>
        </w:div>
        <w:div w:id="409423960">
          <w:marLeft w:val="640"/>
          <w:marRight w:val="0"/>
          <w:marTop w:val="0"/>
          <w:marBottom w:val="0"/>
          <w:divBdr>
            <w:top w:val="none" w:sz="0" w:space="0" w:color="auto"/>
            <w:left w:val="none" w:sz="0" w:space="0" w:color="auto"/>
            <w:bottom w:val="none" w:sz="0" w:space="0" w:color="auto"/>
            <w:right w:val="none" w:sz="0" w:space="0" w:color="auto"/>
          </w:divBdr>
        </w:div>
        <w:div w:id="1618950186">
          <w:marLeft w:val="640"/>
          <w:marRight w:val="0"/>
          <w:marTop w:val="0"/>
          <w:marBottom w:val="0"/>
          <w:divBdr>
            <w:top w:val="none" w:sz="0" w:space="0" w:color="auto"/>
            <w:left w:val="none" w:sz="0" w:space="0" w:color="auto"/>
            <w:bottom w:val="none" w:sz="0" w:space="0" w:color="auto"/>
            <w:right w:val="none" w:sz="0" w:space="0" w:color="auto"/>
          </w:divBdr>
        </w:div>
        <w:div w:id="890263584">
          <w:marLeft w:val="640"/>
          <w:marRight w:val="0"/>
          <w:marTop w:val="0"/>
          <w:marBottom w:val="0"/>
          <w:divBdr>
            <w:top w:val="none" w:sz="0" w:space="0" w:color="auto"/>
            <w:left w:val="none" w:sz="0" w:space="0" w:color="auto"/>
            <w:bottom w:val="none" w:sz="0" w:space="0" w:color="auto"/>
            <w:right w:val="none" w:sz="0" w:space="0" w:color="auto"/>
          </w:divBdr>
        </w:div>
        <w:div w:id="1695957831">
          <w:marLeft w:val="640"/>
          <w:marRight w:val="0"/>
          <w:marTop w:val="0"/>
          <w:marBottom w:val="0"/>
          <w:divBdr>
            <w:top w:val="none" w:sz="0" w:space="0" w:color="auto"/>
            <w:left w:val="none" w:sz="0" w:space="0" w:color="auto"/>
            <w:bottom w:val="none" w:sz="0" w:space="0" w:color="auto"/>
            <w:right w:val="none" w:sz="0" w:space="0" w:color="auto"/>
          </w:divBdr>
        </w:div>
        <w:div w:id="485129624">
          <w:marLeft w:val="640"/>
          <w:marRight w:val="0"/>
          <w:marTop w:val="0"/>
          <w:marBottom w:val="0"/>
          <w:divBdr>
            <w:top w:val="none" w:sz="0" w:space="0" w:color="auto"/>
            <w:left w:val="none" w:sz="0" w:space="0" w:color="auto"/>
            <w:bottom w:val="none" w:sz="0" w:space="0" w:color="auto"/>
            <w:right w:val="none" w:sz="0" w:space="0" w:color="auto"/>
          </w:divBdr>
        </w:div>
        <w:div w:id="1582986249">
          <w:marLeft w:val="640"/>
          <w:marRight w:val="0"/>
          <w:marTop w:val="0"/>
          <w:marBottom w:val="0"/>
          <w:divBdr>
            <w:top w:val="none" w:sz="0" w:space="0" w:color="auto"/>
            <w:left w:val="none" w:sz="0" w:space="0" w:color="auto"/>
            <w:bottom w:val="none" w:sz="0" w:space="0" w:color="auto"/>
            <w:right w:val="none" w:sz="0" w:space="0" w:color="auto"/>
          </w:divBdr>
        </w:div>
        <w:div w:id="445471130">
          <w:marLeft w:val="640"/>
          <w:marRight w:val="0"/>
          <w:marTop w:val="0"/>
          <w:marBottom w:val="0"/>
          <w:divBdr>
            <w:top w:val="none" w:sz="0" w:space="0" w:color="auto"/>
            <w:left w:val="none" w:sz="0" w:space="0" w:color="auto"/>
            <w:bottom w:val="none" w:sz="0" w:space="0" w:color="auto"/>
            <w:right w:val="none" w:sz="0" w:space="0" w:color="auto"/>
          </w:divBdr>
        </w:div>
        <w:div w:id="225186944">
          <w:marLeft w:val="640"/>
          <w:marRight w:val="0"/>
          <w:marTop w:val="0"/>
          <w:marBottom w:val="0"/>
          <w:divBdr>
            <w:top w:val="none" w:sz="0" w:space="0" w:color="auto"/>
            <w:left w:val="none" w:sz="0" w:space="0" w:color="auto"/>
            <w:bottom w:val="none" w:sz="0" w:space="0" w:color="auto"/>
            <w:right w:val="none" w:sz="0" w:space="0" w:color="auto"/>
          </w:divBdr>
        </w:div>
        <w:div w:id="2140952924">
          <w:marLeft w:val="640"/>
          <w:marRight w:val="0"/>
          <w:marTop w:val="0"/>
          <w:marBottom w:val="0"/>
          <w:divBdr>
            <w:top w:val="none" w:sz="0" w:space="0" w:color="auto"/>
            <w:left w:val="none" w:sz="0" w:space="0" w:color="auto"/>
            <w:bottom w:val="none" w:sz="0" w:space="0" w:color="auto"/>
            <w:right w:val="none" w:sz="0" w:space="0" w:color="auto"/>
          </w:divBdr>
        </w:div>
        <w:div w:id="1238981865">
          <w:marLeft w:val="640"/>
          <w:marRight w:val="0"/>
          <w:marTop w:val="0"/>
          <w:marBottom w:val="0"/>
          <w:divBdr>
            <w:top w:val="none" w:sz="0" w:space="0" w:color="auto"/>
            <w:left w:val="none" w:sz="0" w:space="0" w:color="auto"/>
            <w:bottom w:val="none" w:sz="0" w:space="0" w:color="auto"/>
            <w:right w:val="none" w:sz="0" w:space="0" w:color="auto"/>
          </w:divBdr>
        </w:div>
        <w:div w:id="223151644">
          <w:marLeft w:val="640"/>
          <w:marRight w:val="0"/>
          <w:marTop w:val="0"/>
          <w:marBottom w:val="0"/>
          <w:divBdr>
            <w:top w:val="none" w:sz="0" w:space="0" w:color="auto"/>
            <w:left w:val="none" w:sz="0" w:space="0" w:color="auto"/>
            <w:bottom w:val="none" w:sz="0" w:space="0" w:color="auto"/>
            <w:right w:val="none" w:sz="0" w:space="0" w:color="auto"/>
          </w:divBdr>
        </w:div>
        <w:div w:id="2035383482">
          <w:marLeft w:val="640"/>
          <w:marRight w:val="0"/>
          <w:marTop w:val="0"/>
          <w:marBottom w:val="0"/>
          <w:divBdr>
            <w:top w:val="none" w:sz="0" w:space="0" w:color="auto"/>
            <w:left w:val="none" w:sz="0" w:space="0" w:color="auto"/>
            <w:bottom w:val="none" w:sz="0" w:space="0" w:color="auto"/>
            <w:right w:val="none" w:sz="0" w:space="0" w:color="auto"/>
          </w:divBdr>
        </w:div>
        <w:div w:id="177354959">
          <w:marLeft w:val="640"/>
          <w:marRight w:val="0"/>
          <w:marTop w:val="0"/>
          <w:marBottom w:val="0"/>
          <w:divBdr>
            <w:top w:val="none" w:sz="0" w:space="0" w:color="auto"/>
            <w:left w:val="none" w:sz="0" w:space="0" w:color="auto"/>
            <w:bottom w:val="none" w:sz="0" w:space="0" w:color="auto"/>
            <w:right w:val="none" w:sz="0" w:space="0" w:color="auto"/>
          </w:divBdr>
        </w:div>
        <w:div w:id="146556148">
          <w:marLeft w:val="640"/>
          <w:marRight w:val="0"/>
          <w:marTop w:val="0"/>
          <w:marBottom w:val="0"/>
          <w:divBdr>
            <w:top w:val="none" w:sz="0" w:space="0" w:color="auto"/>
            <w:left w:val="none" w:sz="0" w:space="0" w:color="auto"/>
            <w:bottom w:val="none" w:sz="0" w:space="0" w:color="auto"/>
            <w:right w:val="none" w:sz="0" w:space="0" w:color="auto"/>
          </w:divBdr>
        </w:div>
        <w:div w:id="1647587494">
          <w:marLeft w:val="640"/>
          <w:marRight w:val="0"/>
          <w:marTop w:val="0"/>
          <w:marBottom w:val="0"/>
          <w:divBdr>
            <w:top w:val="none" w:sz="0" w:space="0" w:color="auto"/>
            <w:left w:val="none" w:sz="0" w:space="0" w:color="auto"/>
            <w:bottom w:val="none" w:sz="0" w:space="0" w:color="auto"/>
            <w:right w:val="none" w:sz="0" w:space="0" w:color="auto"/>
          </w:divBdr>
        </w:div>
        <w:div w:id="1467429992">
          <w:marLeft w:val="640"/>
          <w:marRight w:val="0"/>
          <w:marTop w:val="0"/>
          <w:marBottom w:val="0"/>
          <w:divBdr>
            <w:top w:val="none" w:sz="0" w:space="0" w:color="auto"/>
            <w:left w:val="none" w:sz="0" w:space="0" w:color="auto"/>
            <w:bottom w:val="none" w:sz="0" w:space="0" w:color="auto"/>
            <w:right w:val="none" w:sz="0" w:space="0" w:color="auto"/>
          </w:divBdr>
        </w:div>
        <w:div w:id="449710891">
          <w:marLeft w:val="640"/>
          <w:marRight w:val="0"/>
          <w:marTop w:val="0"/>
          <w:marBottom w:val="0"/>
          <w:divBdr>
            <w:top w:val="none" w:sz="0" w:space="0" w:color="auto"/>
            <w:left w:val="none" w:sz="0" w:space="0" w:color="auto"/>
            <w:bottom w:val="none" w:sz="0" w:space="0" w:color="auto"/>
            <w:right w:val="none" w:sz="0" w:space="0" w:color="auto"/>
          </w:divBdr>
        </w:div>
        <w:div w:id="2043163831">
          <w:marLeft w:val="640"/>
          <w:marRight w:val="0"/>
          <w:marTop w:val="0"/>
          <w:marBottom w:val="0"/>
          <w:divBdr>
            <w:top w:val="none" w:sz="0" w:space="0" w:color="auto"/>
            <w:left w:val="none" w:sz="0" w:space="0" w:color="auto"/>
            <w:bottom w:val="none" w:sz="0" w:space="0" w:color="auto"/>
            <w:right w:val="none" w:sz="0" w:space="0" w:color="auto"/>
          </w:divBdr>
        </w:div>
        <w:div w:id="1685935436">
          <w:marLeft w:val="640"/>
          <w:marRight w:val="0"/>
          <w:marTop w:val="0"/>
          <w:marBottom w:val="0"/>
          <w:divBdr>
            <w:top w:val="none" w:sz="0" w:space="0" w:color="auto"/>
            <w:left w:val="none" w:sz="0" w:space="0" w:color="auto"/>
            <w:bottom w:val="none" w:sz="0" w:space="0" w:color="auto"/>
            <w:right w:val="none" w:sz="0" w:space="0" w:color="auto"/>
          </w:divBdr>
        </w:div>
        <w:div w:id="1865628124">
          <w:marLeft w:val="640"/>
          <w:marRight w:val="0"/>
          <w:marTop w:val="0"/>
          <w:marBottom w:val="0"/>
          <w:divBdr>
            <w:top w:val="none" w:sz="0" w:space="0" w:color="auto"/>
            <w:left w:val="none" w:sz="0" w:space="0" w:color="auto"/>
            <w:bottom w:val="none" w:sz="0" w:space="0" w:color="auto"/>
            <w:right w:val="none" w:sz="0" w:space="0" w:color="auto"/>
          </w:divBdr>
        </w:div>
        <w:div w:id="1423800518">
          <w:marLeft w:val="640"/>
          <w:marRight w:val="0"/>
          <w:marTop w:val="0"/>
          <w:marBottom w:val="0"/>
          <w:divBdr>
            <w:top w:val="none" w:sz="0" w:space="0" w:color="auto"/>
            <w:left w:val="none" w:sz="0" w:space="0" w:color="auto"/>
            <w:bottom w:val="none" w:sz="0" w:space="0" w:color="auto"/>
            <w:right w:val="none" w:sz="0" w:space="0" w:color="auto"/>
          </w:divBdr>
        </w:div>
        <w:div w:id="1692682484">
          <w:marLeft w:val="640"/>
          <w:marRight w:val="0"/>
          <w:marTop w:val="0"/>
          <w:marBottom w:val="0"/>
          <w:divBdr>
            <w:top w:val="none" w:sz="0" w:space="0" w:color="auto"/>
            <w:left w:val="none" w:sz="0" w:space="0" w:color="auto"/>
            <w:bottom w:val="none" w:sz="0" w:space="0" w:color="auto"/>
            <w:right w:val="none" w:sz="0" w:space="0" w:color="auto"/>
          </w:divBdr>
        </w:div>
        <w:div w:id="1284579402">
          <w:marLeft w:val="640"/>
          <w:marRight w:val="0"/>
          <w:marTop w:val="0"/>
          <w:marBottom w:val="0"/>
          <w:divBdr>
            <w:top w:val="none" w:sz="0" w:space="0" w:color="auto"/>
            <w:left w:val="none" w:sz="0" w:space="0" w:color="auto"/>
            <w:bottom w:val="none" w:sz="0" w:space="0" w:color="auto"/>
            <w:right w:val="none" w:sz="0" w:space="0" w:color="auto"/>
          </w:divBdr>
        </w:div>
        <w:div w:id="1122580055">
          <w:marLeft w:val="640"/>
          <w:marRight w:val="0"/>
          <w:marTop w:val="0"/>
          <w:marBottom w:val="0"/>
          <w:divBdr>
            <w:top w:val="none" w:sz="0" w:space="0" w:color="auto"/>
            <w:left w:val="none" w:sz="0" w:space="0" w:color="auto"/>
            <w:bottom w:val="none" w:sz="0" w:space="0" w:color="auto"/>
            <w:right w:val="none" w:sz="0" w:space="0" w:color="auto"/>
          </w:divBdr>
        </w:div>
        <w:div w:id="1090783895">
          <w:marLeft w:val="640"/>
          <w:marRight w:val="0"/>
          <w:marTop w:val="0"/>
          <w:marBottom w:val="0"/>
          <w:divBdr>
            <w:top w:val="none" w:sz="0" w:space="0" w:color="auto"/>
            <w:left w:val="none" w:sz="0" w:space="0" w:color="auto"/>
            <w:bottom w:val="none" w:sz="0" w:space="0" w:color="auto"/>
            <w:right w:val="none" w:sz="0" w:space="0" w:color="auto"/>
          </w:divBdr>
        </w:div>
        <w:div w:id="1149201584">
          <w:marLeft w:val="640"/>
          <w:marRight w:val="0"/>
          <w:marTop w:val="0"/>
          <w:marBottom w:val="0"/>
          <w:divBdr>
            <w:top w:val="none" w:sz="0" w:space="0" w:color="auto"/>
            <w:left w:val="none" w:sz="0" w:space="0" w:color="auto"/>
            <w:bottom w:val="none" w:sz="0" w:space="0" w:color="auto"/>
            <w:right w:val="none" w:sz="0" w:space="0" w:color="auto"/>
          </w:divBdr>
        </w:div>
        <w:div w:id="116066007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196896207">
      <w:bodyDiv w:val="1"/>
      <w:marLeft w:val="0"/>
      <w:marRight w:val="0"/>
      <w:marTop w:val="0"/>
      <w:marBottom w:val="0"/>
      <w:divBdr>
        <w:top w:val="none" w:sz="0" w:space="0" w:color="auto"/>
        <w:left w:val="none" w:sz="0" w:space="0" w:color="auto"/>
        <w:bottom w:val="none" w:sz="0" w:space="0" w:color="auto"/>
        <w:right w:val="none" w:sz="0" w:space="0" w:color="auto"/>
      </w:divBdr>
      <w:divsChild>
        <w:div w:id="101415099">
          <w:marLeft w:val="640"/>
          <w:marRight w:val="0"/>
          <w:marTop w:val="0"/>
          <w:marBottom w:val="0"/>
          <w:divBdr>
            <w:top w:val="none" w:sz="0" w:space="0" w:color="auto"/>
            <w:left w:val="none" w:sz="0" w:space="0" w:color="auto"/>
            <w:bottom w:val="none" w:sz="0" w:space="0" w:color="auto"/>
            <w:right w:val="none" w:sz="0" w:space="0" w:color="auto"/>
          </w:divBdr>
        </w:div>
        <w:div w:id="1084692336">
          <w:marLeft w:val="640"/>
          <w:marRight w:val="0"/>
          <w:marTop w:val="0"/>
          <w:marBottom w:val="0"/>
          <w:divBdr>
            <w:top w:val="none" w:sz="0" w:space="0" w:color="auto"/>
            <w:left w:val="none" w:sz="0" w:space="0" w:color="auto"/>
            <w:bottom w:val="none" w:sz="0" w:space="0" w:color="auto"/>
            <w:right w:val="none" w:sz="0" w:space="0" w:color="auto"/>
          </w:divBdr>
        </w:div>
        <w:div w:id="1095979709">
          <w:marLeft w:val="640"/>
          <w:marRight w:val="0"/>
          <w:marTop w:val="0"/>
          <w:marBottom w:val="0"/>
          <w:divBdr>
            <w:top w:val="none" w:sz="0" w:space="0" w:color="auto"/>
            <w:left w:val="none" w:sz="0" w:space="0" w:color="auto"/>
            <w:bottom w:val="none" w:sz="0" w:space="0" w:color="auto"/>
            <w:right w:val="none" w:sz="0" w:space="0" w:color="auto"/>
          </w:divBdr>
        </w:div>
        <w:div w:id="1073163538">
          <w:marLeft w:val="640"/>
          <w:marRight w:val="0"/>
          <w:marTop w:val="0"/>
          <w:marBottom w:val="0"/>
          <w:divBdr>
            <w:top w:val="none" w:sz="0" w:space="0" w:color="auto"/>
            <w:left w:val="none" w:sz="0" w:space="0" w:color="auto"/>
            <w:bottom w:val="none" w:sz="0" w:space="0" w:color="auto"/>
            <w:right w:val="none" w:sz="0" w:space="0" w:color="auto"/>
          </w:divBdr>
        </w:div>
        <w:div w:id="333461713">
          <w:marLeft w:val="640"/>
          <w:marRight w:val="0"/>
          <w:marTop w:val="0"/>
          <w:marBottom w:val="0"/>
          <w:divBdr>
            <w:top w:val="none" w:sz="0" w:space="0" w:color="auto"/>
            <w:left w:val="none" w:sz="0" w:space="0" w:color="auto"/>
            <w:bottom w:val="none" w:sz="0" w:space="0" w:color="auto"/>
            <w:right w:val="none" w:sz="0" w:space="0" w:color="auto"/>
          </w:divBdr>
        </w:div>
        <w:div w:id="1028019195">
          <w:marLeft w:val="640"/>
          <w:marRight w:val="0"/>
          <w:marTop w:val="0"/>
          <w:marBottom w:val="0"/>
          <w:divBdr>
            <w:top w:val="none" w:sz="0" w:space="0" w:color="auto"/>
            <w:left w:val="none" w:sz="0" w:space="0" w:color="auto"/>
            <w:bottom w:val="none" w:sz="0" w:space="0" w:color="auto"/>
            <w:right w:val="none" w:sz="0" w:space="0" w:color="auto"/>
          </w:divBdr>
        </w:div>
        <w:div w:id="1480804371">
          <w:marLeft w:val="640"/>
          <w:marRight w:val="0"/>
          <w:marTop w:val="0"/>
          <w:marBottom w:val="0"/>
          <w:divBdr>
            <w:top w:val="none" w:sz="0" w:space="0" w:color="auto"/>
            <w:left w:val="none" w:sz="0" w:space="0" w:color="auto"/>
            <w:bottom w:val="none" w:sz="0" w:space="0" w:color="auto"/>
            <w:right w:val="none" w:sz="0" w:space="0" w:color="auto"/>
          </w:divBdr>
        </w:div>
        <w:div w:id="288242683">
          <w:marLeft w:val="640"/>
          <w:marRight w:val="0"/>
          <w:marTop w:val="0"/>
          <w:marBottom w:val="0"/>
          <w:divBdr>
            <w:top w:val="none" w:sz="0" w:space="0" w:color="auto"/>
            <w:left w:val="none" w:sz="0" w:space="0" w:color="auto"/>
            <w:bottom w:val="none" w:sz="0" w:space="0" w:color="auto"/>
            <w:right w:val="none" w:sz="0" w:space="0" w:color="auto"/>
          </w:divBdr>
        </w:div>
        <w:div w:id="721444631">
          <w:marLeft w:val="640"/>
          <w:marRight w:val="0"/>
          <w:marTop w:val="0"/>
          <w:marBottom w:val="0"/>
          <w:divBdr>
            <w:top w:val="none" w:sz="0" w:space="0" w:color="auto"/>
            <w:left w:val="none" w:sz="0" w:space="0" w:color="auto"/>
            <w:bottom w:val="none" w:sz="0" w:space="0" w:color="auto"/>
            <w:right w:val="none" w:sz="0" w:space="0" w:color="auto"/>
          </w:divBdr>
        </w:div>
        <w:div w:id="733360126">
          <w:marLeft w:val="640"/>
          <w:marRight w:val="0"/>
          <w:marTop w:val="0"/>
          <w:marBottom w:val="0"/>
          <w:divBdr>
            <w:top w:val="none" w:sz="0" w:space="0" w:color="auto"/>
            <w:left w:val="none" w:sz="0" w:space="0" w:color="auto"/>
            <w:bottom w:val="none" w:sz="0" w:space="0" w:color="auto"/>
            <w:right w:val="none" w:sz="0" w:space="0" w:color="auto"/>
          </w:divBdr>
        </w:div>
        <w:div w:id="1128619375">
          <w:marLeft w:val="640"/>
          <w:marRight w:val="0"/>
          <w:marTop w:val="0"/>
          <w:marBottom w:val="0"/>
          <w:divBdr>
            <w:top w:val="none" w:sz="0" w:space="0" w:color="auto"/>
            <w:left w:val="none" w:sz="0" w:space="0" w:color="auto"/>
            <w:bottom w:val="none" w:sz="0" w:space="0" w:color="auto"/>
            <w:right w:val="none" w:sz="0" w:space="0" w:color="auto"/>
          </w:divBdr>
        </w:div>
        <w:div w:id="566262217">
          <w:marLeft w:val="640"/>
          <w:marRight w:val="0"/>
          <w:marTop w:val="0"/>
          <w:marBottom w:val="0"/>
          <w:divBdr>
            <w:top w:val="none" w:sz="0" w:space="0" w:color="auto"/>
            <w:left w:val="none" w:sz="0" w:space="0" w:color="auto"/>
            <w:bottom w:val="none" w:sz="0" w:space="0" w:color="auto"/>
            <w:right w:val="none" w:sz="0" w:space="0" w:color="auto"/>
          </w:divBdr>
        </w:div>
        <w:div w:id="1081636177">
          <w:marLeft w:val="640"/>
          <w:marRight w:val="0"/>
          <w:marTop w:val="0"/>
          <w:marBottom w:val="0"/>
          <w:divBdr>
            <w:top w:val="none" w:sz="0" w:space="0" w:color="auto"/>
            <w:left w:val="none" w:sz="0" w:space="0" w:color="auto"/>
            <w:bottom w:val="none" w:sz="0" w:space="0" w:color="auto"/>
            <w:right w:val="none" w:sz="0" w:space="0" w:color="auto"/>
          </w:divBdr>
        </w:div>
        <w:div w:id="1242104162">
          <w:marLeft w:val="640"/>
          <w:marRight w:val="0"/>
          <w:marTop w:val="0"/>
          <w:marBottom w:val="0"/>
          <w:divBdr>
            <w:top w:val="none" w:sz="0" w:space="0" w:color="auto"/>
            <w:left w:val="none" w:sz="0" w:space="0" w:color="auto"/>
            <w:bottom w:val="none" w:sz="0" w:space="0" w:color="auto"/>
            <w:right w:val="none" w:sz="0" w:space="0" w:color="auto"/>
          </w:divBdr>
        </w:div>
        <w:div w:id="302152191">
          <w:marLeft w:val="640"/>
          <w:marRight w:val="0"/>
          <w:marTop w:val="0"/>
          <w:marBottom w:val="0"/>
          <w:divBdr>
            <w:top w:val="none" w:sz="0" w:space="0" w:color="auto"/>
            <w:left w:val="none" w:sz="0" w:space="0" w:color="auto"/>
            <w:bottom w:val="none" w:sz="0" w:space="0" w:color="auto"/>
            <w:right w:val="none" w:sz="0" w:space="0" w:color="auto"/>
          </w:divBdr>
        </w:div>
        <w:div w:id="1577276747">
          <w:marLeft w:val="640"/>
          <w:marRight w:val="0"/>
          <w:marTop w:val="0"/>
          <w:marBottom w:val="0"/>
          <w:divBdr>
            <w:top w:val="none" w:sz="0" w:space="0" w:color="auto"/>
            <w:left w:val="none" w:sz="0" w:space="0" w:color="auto"/>
            <w:bottom w:val="none" w:sz="0" w:space="0" w:color="auto"/>
            <w:right w:val="none" w:sz="0" w:space="0" w:color="auto"/>
          </w:divBdr>
        </w:div>
        <w:div w:id="891043656">
          <w:marLeft w:val="640"/>
          <w:marRight w:val="0"/>
          <w:marTop w:val="0"/>
          <w:marBottom w:val="0"/>
          <w:divBdr>
            <w:top w:val="none" w:sz="0" w:space="0" w:color="auto"/>
            <w:left w:val="none" w:sz="0" w:space="0" w:color="auto"/>
            <w:bottom w:val="none" w:sz="0" w:space="0" w:color="auto"/>
            <w:right w:val="none" w:sz="0" w:space="0" w:color="auto"/>
          </w:divBdr>
        </w:div>
        <w:div w:id="1402945284">
          <w:marLeft w:val="640"/>
          <w:marRight w:val="0"/>
          <w:marTop w:val="0"/>
          <w:marBottom w:val="0"/>
          <w:divBdr>
            <w:top w:val="none" w:sz="0" w:space="0" w:color="auto"/>
            <w:left w:val="none" w:sz="0" w:space="0" w:color="auto"/>
            <w:bottom w:val="none" w:sz="0" w:space="0" w:color="auto"/>
            <w:right w:val="none" w:sz="0" w:space="0" w:color="auto"/>
          </w:divBdr>
        </w:div>
        <w:div w:id="250046942">
          <w:marLeft w:val="640"/>
          <w:marRight w:val="0"/>
          <w:marTop w:val="0"/>
          <w:marBottom w:val="0"/>
          <w:divBdr>
            <w:top w:val="none" w:sz="0" w:space="0" w:color="auto"/>
            <w:left w:val="none" w:sz="0" w:space="0" w:color="auto"/>
            <w:bottom w:val="none" w:sz="0" w:space="0" w:color="auto"/>
            <w:right w:val="none" w:sz="0" w:space="0" w:color="auto"/>
          </w:divBdr>
        </w:div>
        <w:div w:id="187835978">
          <w:marLeft w:val="640"/>
          <w:marRight w:val="0"/>
          <w:marTop w:val="0"/>
          <w:marBottom w:val="0"/>
          <w:divBdr>
            <w:top w:val="none" w:sz="0" w:space="0" w:color="auto"/>
            <w:left w:val="none" w:sz="0" w:space="0" w:color="auto"/>
            <w:bottom w:val="none" w:sz="0" w:space="0" w:color="auto"/>
            <w:right w:val="none" w:sz="0" w:space="0" w:color="auto"/>
          </w:divBdr>
        </w:div>
        <w:div w:id="1840272421">
          <w:marLeft w:val="640"/>
          <w:marRight w:val="0"/>
          <w:marTop w:val="0"/>
          <w:marBottom w:val="0"/>
          <w:divBdr>
            <w:top w:val="none" w:sz="0" w:space="0" w:color="auto"/>
            <w:left w:val="none" w:sz="0" w:space="0" w:color="auto"/>
            <w:bottom w:val="none" w:sz="0" w:space="0" w:color="auto"/>
            <w:right w:val="none" w:sz="0" w:space="0" w:color="auto"/>
          </w:divBdr>
        </w:div>
        <w:div w:id="1018891136">
          <w:marLeft w:val="640"/>
          <w:marRight w:val="0"/>
          <w:marTop w:val="0"/>
          <w:marBottom w:val="0"/>
          <w:divBdr>
            <w:top w:val="none" w:sz="0" w:space="0" w:color="auto"/>
            <w:left w:val="none" w:sz="0" w:space="0" w:color="auto"/>
            <w:bottom w:val="none" w:sz="0" w:space="0" w:color="auto"/>
            <w:right w:val="none" w:sz="0" w:space="0" w:color="auto"/>
          </w:divBdr>
        </w:div>
        <w:div w:id="1099913447">
          <w:marLeft w:val="640"/>
          <w:marRight w:val="0"/>
          <w:marTop w:val="0"/>
          <w:marBottom w:val="0"/>
          <w:divBdr>
            <w:top w:val="none" w:sz="0" w:space="0" w:color="auto"/>
            <w:left w:val="none" w:sz="0" w:space="0" w:color="auto"/>
            <w:bottom w:val="none" w:sz="0" w:space="0" w:color="auto"/>
            <w:right w:val="none" w:sz="0" w:space="0" w:color="auto"/>
          </w:divBdr>
        </w:div>
        <w:div w:id="727804761">
          <w:marLeft w:val="640"/>
          <w:marRight w:val="0"/>
          <w:marTop w:val="0"/>
          <w:marBottom w:val="0"/>
          <w:divBdr>
            <w:top w:val="none" w:sz="0" w:space="0" w:color="auto"/>
            <w:left w:val="none" w:sz="0" w:space="0" w:color="auto"/>
            <w:bottom w:val="none" w:sz="0" w:space="0" w:color="auto"/>
            <w:right w:val="none" w:sz="0" w:space="0" w:color="auto"/>
          </w:divBdr>
        </w:div>
        <w:div w:id="1644502922">
          <w:marLeft w:val="640"/>
          <w:marRight w:val="0"/>
          <w:marTop w:val="0"/>
          <w:marBottom w:val="0"/>
          <w:divBdr>
            <w:top w:val="none" w:sz="0" w:space="0" w:color="auto"/>
            <w:left w:val="none" w:sz="0" w:space="0" w:color="auto"/>
            <w:bottom w:val="none" w:sz="0" w:space="0" w:color="auto"/>
            <w:right w:val="none" w:sz="0" w:space="0" w:color="auto"/>
          </w:divBdr>
        </w:div>
        <w:div w:id="1917125300">
          <w:marLeft w:val="640"/>
          <w:marRight w:val="0"/>
          <w:marTop w:val="0"/>
          <w:marBottom w:val="0"/>
          <w:divBdr>
            <w:top w:val="none" w:sz="0" w:space="0" w:color="auto"/>
            <w:left w:val="none" w:sz="0" w:space="0" w:color="auto"/>
            <w:bottom w:val="none" w:sz="0" w:space="0" w:color="auto"/>
            <w:right w:val="none" w:sz="0" w:space="0" w:color="auto"/>
          </w:divBdr>
        </w:div>
        <w:div w:id="1158157528">
          <w:marLeft w:val="640"/>
          <w:marRight w:val="0"/>
          <w:marTop w:val="0"/>
          <w:marBottom w:val="0"/>
          <w:divBdr>
            <w:top w:val="none" w:sz="0" w:space="0" w:color="auto"/>
            <w:left w:val="none" w:sz="0" w:space="0" w:color="auto"/>
            <w:bottom w:val="none" w:sz="0" w:space="0" w:color="auto"/>
            <w:right w:val="none" w:sz="0" w:space="0" w:color="auto"/>
          </w:divBdr>
        </w:div>
        <w:div w:id="621034381">
          <w:marLeft w:val="640"/>
          <w:marRight w:val="0"/>
          <w:marTop w:val="0"/>
          <w:marBottom w:val="0"/>
          <w:divBdr>
            <w:top w:val="none" w:sz="0" w:space="0" w:color="auto"/>
            <w:left w:val="none" w:sz="0" w:space="0" w:color="auto"/>
            <w:bottom w:val="none" w:sz="0" w:space="0" w:color="auto"/>
            <w:right w:val="none" w:sz="0" w:space="0" w:color="auto"/>
          </w:divBdr>
        </w:div>
        <w:div w:id="992759137">
          <w:marLeft w:val="640"/>
          <w:marRight w:val="0"/>
          <w:marTop w:val="0"/>
          <w:marBottom w:val="0"/>
          <w:divBdr>
            <w:top w:val="none" w:sz="0" w:space="0" w:color="auto"/>
            <w:left w:val="none" w:sz="0" w:space="0" w:color="auto"/>
            <w:bottom w:val="none" w:sz="0" w:space="0" w:color="auto"/>
            <w:right w:val="none" w:sz="0" w:space="0" w:color="auto"/>
          </w:divBdr>
        </w:div>
        <w:div w:id="643780155">
          <w:marLeft w:val="640"/>
          <w:marRight w:val="0"/>
          <w:marTop w:val="0"/>
          <w:marBottom w:val="0"/>
          <w:divBdr>
            <w:top w:val="none" w:sz="0" w:space="0" w:color="auto"/>
            <w:left w:val="none" w:sz="0" w:space="0" w:color="auto"/>
            <w:bottom w:val="none" w:sz="0" w:space="0" w:color="auto"/>
            <w:right w:val="none" w:sz="0" w:space="0" w:color="auto"/>
          </w:divBdr>
        </w:div>
        <w:div w:id="1196187615">
          <w:marLeft w:val="640"/>
          <w:marRight w:val="0"/>
          <w:marTop w:val="0"/>
          <w:marBottom w:val="0"/>
          <w:divBdr>
            <w:top w:val="none" w:sz="0" w:space="0" w:color="auto"/>
            <w:left w:val="none" w:sz="0" w:space="0" w:color="auto"/>
            <w:bottom w:val="none" w:sz="0" w:space="0" w:color="auto"/>
            <w:right w:val="none" w:sz="0" w:space="0" w:color="auto"/>
          </w:divBdr>
        </w:div>
        <w:div w:id="275060797">
          <w:marLeft w:val="640"/>
          <w:marRight w:val="0"/>
          <w:marTop w:val="0"/>
          <w:marBottom w:val="0"/>
          <w:divBdr>
            <w:top w:val="none" w:sz="0" w:space="0" w:color="auto"/>
            <w:left w:val="none" w:sz="0" w:space="0" w:color="auto"/>
            <w:bottom w:val="none" w:sz="0" w:space="0" w:color="auto"/>
            <w:right w:val="none" w:sz="0" w:space="0" w:color="auto"/>
          </w:divBdr>
        </w:div>
        <w:div w:id="2046561459">
          <w:marLeft w:val="640"/>
          <w:marRight w:val="0"/>
          <w:marTop w:val="0"/>
          <w:marBottom w:val="0"/>
          <w:divBdr>
            <w:top w:val="none" w:sz="0" w:space="0" w:color="auto"/>
            <w:left w:val="none" w:sz="0" w:space="0" w:color="auto"/>
            <w:bottom w:val="none" w:sz="0" w:space="0" w:color="auto"/>
            <w:right w:val="none" w:sz="0" w:space="0" w:color="auto"/>
          </w:divBdr>
        </w:div>
        <w:div w:id="1218466659">
          <w:marLeft w:val="640"/>
          <w:marRight w:val="0"/>
          <w:marTop w:val="0"/>
          <w:marBottom w:val="0"/>
          <w:divBdr>
            <w:top w:val="none" w:sz="0" w:space="0" w:color="auto"/>
            <w:left w:val="none" w:sz="0" w:space="0" w:color="auto"/>
            <w:bottom w:val="none" w:sz="0" w:space="0" w:color="auto"/>
            <w:right w:val="none" w:sz="0" w:space="0" w:color="auto"/>
          </w:divBdr>
        </w:div>
        <w:div w:id="199441462">
          <w:marLeft w:val="640"/>
          <w:marRight w:val="0"/>
          <w:marTop w:val="0"/>
          <w:marBottom w:val="0"/>
          <w:divBdr>
            <w:top w:val="none" w:sz="0" w:space="0" w:color="auto"/>
            <w:left w:val="none" w:sz="0" w:space="0" w:color="auto"/>
            <w:bottom w:val="none" w:sz="0" w:space="0" w:color="auto"/>
            <w:right w:val="none" w:sz="0" w:space="0" w:color="auto"/>
          </w:divBdr>
        </w:div>
        <w:div w:id="133568677">
          <w:marLeft w:val="640"/>
          <w:marRight w:val="0"/>
          <w:marTop w:val="0"/>
          <w:marBottom w:val="0"/>
          <w:divBdr>
            <w:top w:val="none" w:sz="0" w:space="0" w:color="auto"/>
            <w:left w:val="none" w:sz="0" w:space="0" w:color="auto"/>
            <w:bottom w:val="none" w:sz="0" w:space="0" w:color="auto"/>
            <w:right w:val="none" w:sz="0" w:space="0" w:color="auto"/>
          </w:divBdr>
        </w:div>
        <w:div w:id="227616715">
          <w:marLeft w:val="640"/>
          <w:marRight w:val="0"/>
          <w:marTop w:val="0"/>
          <w:marBottom w:val="0"/>
          <w:divBdr>
            <w:top w:val="none" w:sz="0" w:space="0" w:color="auto"/>
            <w:left w:val="none" w:sz="0" w:space="0" w:color="auto"/>
            <w:bottom w:val="none" w:sz="0" w:space="0" w:color="auto"/>
            <w:right w:val="none" w:sz="0" w:space="0" w:color="auto"/>
          </w:divBdr>
        </w:div>
        <w:div w:id="844321294">
          <w:marLeft w:val="640"/>
          <w:marRight w:val="0"/>
          <w:marTop w:val="0"/>
          <w:marBottom w:val="0"/>
          <w:divBdr>
            <w:top w:val="none" w:sz="0" w:space="0" w:color="auto"/>
            <w:left w:val="none" w:sz="0" w:space="0" w:color="auto"/>
            <w:bottom w:val="none" w:sz="0" w:space="0" w:color="auto"/>
            <w:right w:val="none" w:sz="0" w:space="0" w:color="auto"/>
          </w:divBdr>
        </w:div>
        <w:div w:id="165289673">
          <w:marLeft w:val="640"/>
          <w:marRight w:val="0"/>
          <w:marTop w:val="0"/>
          <w:marBottom w:val="0"/>
          <w:divBdr>
            <w:top w:val="none" w:sz="0" w:space="0" w:color="auto"/>
            <w:left w:val="none" w:sz="0" w:space="0" w:color="auto"/>
            <w:bottom w:val="none" w:sz="0" w:space="0" w:color="auto"/>
            <w:right w:val="none" w:sz="0" w:space="0" w:color="auto"/>
          </w:divBdr>
        </w:div>
        <w:div w:id="682055352">
          <w:marLeft w:val="640"/>
          <w:marRight w:val="0"/>
          <w:marTop w:val="0"/>
          <w:marBottom w:val="0"/>
          <w:divBdr>
            <w:top w:val="none" w:sz="0" w:space="0" w:color="auto"/>
            <w:left w:val="none" w:sz="0" w:space="0" w:color="auto"/>
            <w:bottom w:val="none" w:sz="0" w:space="0" w:color="auto"/>
            <w:right w:val="none" w:sz="0" w:space="0" w:color="auto"/>
          </w:divBdr>
        </w:div>
        <w:div w:id="1859387850">
          <w:marLeft w:val="640"/>
          <w:marRight w:val="0"/>
          <w:marTop w:val="0"/>
          <w:marBottom w:val="0"/>
          <w:divBdr>
            <w:top w:val="none" w:sz="0" w:space="0" w:color="auto"/>
            <w:left w:val="none" w:sz="0" w:space="0" w:color="auto"/>
            <w:bottom w:val="none" w:sz="0" w:space="0" w:color="auto"/>
            <w:right w:val="none" w:sz="0" w:space="0" w:color="auto"/>
          </w:divBdr>
        </w:div>
        <w:div w:id="820390000">
          <w:marLeft w:val="640"/>
          <w:marRight w:val="0"/>
          <w:marTop w:val="0"/>
          <w:marBottom w:val="0"/>
          <w:divBdr>
            <w:top w:val="none" w:sz="0" w:space="0" w:color="auto"/>
            <w:left w:val="none" w:sz="0" w:space="0" w:color="auto"/>
            <w:bottom w:val="none" w:sz="0" w:space="0" w:color="auto"/>
            <w:right w:val="none" w:sz="0" w:space="0" w:color="auto"/>
          </w:divBdr>
        </w:div>
        <w:div w:id="1569195713">
          <w:marLeft w:val="640"/>
          <w:marRight w:val="0"/>
          <w:marTop w:val="0"/>
          <w:marBottom w:val="0"/>
          <w:divBdr>
            <w:top w:val="none" w:sz="0" w:space="0" w:color="auto"/>
            <w:left w:val="none" w:sz="0" w:space="0" w:color="auto"/>
            <w:bottom w:val="none" w:sz="0" w:space="0" w:color="auto"/>
            <w:right w:val="none" w:sz="0" w:space="0" w:color="auto"/>
          </w:divBdr>
        </w:div>
        <w:div w:id="566965150">
          <w:marLeft w:val="640"/>
          <w:marRight w:val="0"/>
          <w:marTop w:val="0"/>
          <w:marBottom w:val="0"/>
          <w:divBdr>
            <w:top w:val="none" w:sz="0" w:space="0" w:color="auto"/>
            <w:left w:val="none" w:sz="0" w:space="0" w:color="auto"/>
            <w:bottom w:val="none" w:sz="0" w:space="0" w:color="auto"/>
            <w:right w:val="none" w:sz="0" w:space="0" w:color="auto"/>
          </w:divBdr>
        </w:div>
        <w:div w:id="1202396251">
          <w:marLeft w:val="640"/>
          <w:marRight w:val="0"/>
          <w:marTop w:val="0"/>
          <w:marBottom w:val="0"/>
          <w:divBdr>
            <w:top w:val="none" w:sz="0" w:space="0" w:color="auto"/>
            <w:left w:val="none" w:sz="0" w:space="0" w:color="auto"/>
            <w:bottom w:val="none" w:sz="0" w:space="0" w:color="auto"/>
            <w:right w:val="none" w:sz="0" w:space="0" w:color="auto"/>
          </w:divBdr>
        </w:div>
        <w:div w:id="1569417350">
          <w:marLeft w:val="640"/>
          <w:marRight w:val="0"/>
          <w:marTop w:val="0"/>
          <w:marBottom w:val="0"/>
          <w:divBdr>
            <w:top w:val="none" w:sz="0" w:space="0" w:color="auto"/>
            <w:left w:val="none" w:sz="0" w:space="0" w:color="auto"/>
            <w:bottom w:val="none" w:sz="0" w:space="0" w:color="auto"/>
            <w:right w:val="none" w:sz="0" w:space="0" w:color="auto"/>
          </w:divBdr>
        </w:div>
        <w:div w:id="251399483">
          <w:marLeft w:val="640"/>
          <w:marRight w:val="0"/>
          <w:marTop w:val="0"/>
          <w:marBottom w:val="0"/>
          <w:divBdr>
            <w:top w:val="none" w:sz="0" w:space="0" w:color="auto"/>
            <w:left w:val="none" w:sz="0" w:space="0" w:color="auto"/>
            <w:bottom w:val="none" w:sz="0" w:space="0" w:color="auto"/>
            <w:right w:val="none" w:sz="0" w:space="0" w:color="auto"/>
          </w:divBdr>
        </w:div>
        <w:div w:id="748503545">
          <w:marLeft w:val="640"/>
          <w:marRight w:val="0"/>
          <w:marTop w:val="0"/>
          <w:marBottom w:val="0"/>
          <w:divBdr>
            <w:top w:val="none" w:sz="0" w:space="0" w:color="auto"/>
            <w:left w:val="none" w:sz="0" w:space="0" w:color="auto"/>
            <w:bottom w:val="none" w:sz="0" w:space="0" w:color="auto"/>
            <w:right w:val="none" w:sz="0" w:space="0" w:color="auto"/>
          </w:divBdr>
        </w:div>
        <w:div w:id="342631834">
          <w:marLeft w:val="640"/>
          <w:marRight w:val="0"/>
          <w:marTop w:val="0"/>
          <w:marBottom w:val="0"/>
          <w:divBdr>
            <w:top w:val="none" w:sz="0" w:space="0" w:color="auto"/>
            <w:left w:val="none" w:sz="0" w:space="0" w:color="auto"/>
            <w:bottom w:val="none" w:sz="0" w:space="0" w:color="auto"/>
            <w:right w:val="none" w:sz="0" w:space="0" w:color="auto"/>
          </w:divBdr>
        </w:div>
        <w:div w:id="635335310">
          <w:marLeft w:val="640"/>
          <w:marRight w:val="0"/>
          <w:marTop w:val="0"/>
          <w:marBottom w:val="0"/>
          <w:divBdr>
            <w:top w:val="none" w:sz="0" w:space="0" w:color="auto"/>
            <w:left w:val="none" w:sz="0" w:space="0" w:color="auto"/>
            <w:bottom w:val="none" w:sz="0" w:space="0" w:color="auto"/>
            <w:right w:val="none" w:sz="0" w:space="0" w:color="auto"/>
          </w:divBdr>
        </w:div>
        <w:div w:id="1635598946">
          <w:marLeft w:val="640"/>
          <w:marRight w:val="0"/>
          <w:marTop w:val="0"/>
          <w:marBottom w:val="0"/>
          <w:divBdr>
            <w:top w:val="none" w:sz="0" w:space="0" w:color="auto"/>
            <w:left w:val="none" w:sz="0" w:space="0" w:color="auto"/>
            <w:bottom w:val="none" w:sz="0" w:space="0" w:color="auto"/>
            <w:right w:val="none" w:sz="0" w:space="0" w:color="auto"/>
          </w:divBdr>
        </w:div>
        <w:div w:id="1482388059">
          <w:marLeft w:val="640"/>
          <w:marRight w:val="0"/>
          <w:marTop w:val="0"/>
          <w:marBottom w:val="0"/>
          <w:divBdr>
            <w:top w:val="none" w:sz="0" w:space="0" w:color="auto"/>
            <w:left w:val="none" w:sz="0" w:space="0" w:color="auto"/>
            <w:bottom w:val="none" w:sz="0" w:space="0" w:color="auto"/>
            <w:right w:val="none" w:sz="0" w:space="0" w:color="auto"/>
          </w:divBdr>
        </w:div>
        <w:div w:id="741754803">
          <w:marLeft w:val="640"/>
          <w:marRight w:val="0"/>
          <w:marTop w:val="0"/>
          <w:marBottom w:val="0"/>
          <w:divBdr>
            <w:top w:val="none" w:sz="0" w:space="0" w:color="auto"/>
            <w:left w:val="none" w:sz="0" w:space="0" w:color="auto"/>
            <w:bottom w:val="none" w:sz="0" w:space="0" w:color="auto"/>
            <w:right w:val="none" w:sz="0" w:space="0" w:color="auto"/>
          </w:divBdr>
        </w:div>
        <w:div w:id="1000430893">
          <w:marLeft w:val="640"/>
          <w:marRight w:val="0"/>
          <w:marTop w:val="0"/>
          <w:marBottom w:val="0"/>
          <w:divBdr>
            <w:top w:val="none" w:sz="0" w:space="0" w:color="auto"/>
            <w:left w:val="none" w:sz="0" w:space="0" w:color="auto"/>
            <w:bottom w:val="none" w:sz="0" w:space="0" w:color="auto"/>
            <w:right w:val="none" w:sz="0" w:space="0" w:color="auto"/>
          </w:divBdr>
        </w:div>
        <w:div w:id="502934901">
          <w:marLeft w:val="640"/>
          <w:marRight w:val="0"/>
          <w:marTop w:val="0"/>
          <w:marBottom w:val="0"/>
          <w:divBdr>
            <w:top w:val="none" w:sz="0" w:space="0" w:color="auto"/>
            <w:left w:val="none" w:sz="0" w:space="0" w:color="auto"/>
            <w:bottom w:val="none" w:sz="0" w:space="0" w:color="auto"/>
            <w:right w:val="none" w:sz="0" w:space="0" w:color="auto"/>
          </w:divBdr>
        </w:div>
        <w:div w:id="2075665516">
          <w:marLeft w:val="640"/>
          <w:marRight w:val="0"/>
          <w:marTop w:val="0"/>
          <w:marBottom w:val="0"/>
          <w:divBdr>
            <w:top w:val="none" w:sz="0" w:space="0" w:color="auto"/>
            <w:left w:val="none" w:sz="0" w:space="0" w:color="auto"/>
            <w:bottom w:val="none" w:sz="0" w:space="0" w:color="auto"/>
            <w:right w:val="none" w:sz="0" w:space="0" w:color="auto"/>
          </w:divBdr>
        </w:div>
        <w:div w:id="1506362225">
          <w:marLeft w:val="640"/>
          <w:marRight w:val="0"/>
          <w:marTop w:val="0"/>
          <w:marBottom w:val="0"/>
          <w:divBdr>
            <w:top w:val="none" w:sz="0" w:space="0" w:color="auto"/>
            <w:left w:val="none" w:sz="0" w:space="0" w:color="auto"/>
            <w:bottom w:val="none" w:sz="0" w:space="0" w:color="auto"/>
            <w:right w:val="none" w:sz="0" w:space="0" w:color="auto"/>
          </w:divBdr>
        </w:div>
        <w:div w:id="1856378406">
          <w:marLeft w:val="640"/>
          <w:marRight w:val="0"/>
          <w:marTop w:val="0"/>
          <w:marBottom w:val="0"/>
          <w:divBdr>
            <w:top w:val="none" w:sz="0" w:space="0" w:color="auto"/>
            <w:left w:val="none" w:sz="0" w:space="0" w:color="auto"/>
            <w:bottom w:val="none" w:sz="0" w:space="0" w:color="auto"/>
            <w:right w:val="none" w:sz="0" w:space="0" w:color="auto"/>
          </w:divBdr>
        </w:div>
        <w:div w:id="1066492617">
          <w:marLeft w:val="640"/>
          <w:marRight w:val="0"/>
          <w:marTop w:val="0"/>
          <w:marBottom w:val="0"/>
          <w:divBdr>
            <w:top w:val="none" w:sz="0" w:space="0" w:color="auto"/>
            <w:left w:val="none" w:sz="0" w:space="0" w:color="auto"/>
            <w:bottom w:val="none" w:sz="0" w:space="0" w:color="auto"/>
            <w:right w:val="none" w:sz="0" w:space="0" w:color="auto"/>
          </w:divBdr>
        </w:div>
        <w:div w:id="1312053039">
          <w:marLeft w:val="640"/>
          <w:marRight w:val="0"/>
          <w:marTop w:val="0"/>
          <w:marBottom w:val="0"/>
          <w:divBdr>
            <w:top w:val="none" w:sz="0" w:space="0" w:color="auto"/>
            <w:left w:val="none" w:sz="0" w:space="0" w:color="auto"/>
            <w:bottom w:val="none" w:sz="0" w:space="0" w:color="auto"/>
            <w:right w:val="none" w:sz="0" w:space="0" w:color="auto"/>
          </w:divBdr>
        </w:div>
        <w:div w:id="1467234920">
          <w:marLeft w:val="640"/>
          <w:marRight w:val="0"/>
          <w:marTop w:val="0"/>
          <w:marBottom w:val="0"/>
          <w:divBdr>
            <w:top w:val="none" w:sz="0" w:space="0" w:color="auto"/>
            <w:left w:val="none" w:sz="0" w:space="0" w:color="auto"/>
            <w:bottom w:val="none" w:sz="0" w:space="0" w:color="auto"/>
            <w:right w:val="none" w:sz="0" w:space="0" w:color="auto"/>
          </w:divBdr>
        </w:div>
        <w:div w:id="982392703">
          <w:marLeft w:val="640"/>
          <w:marRight w:val="0"/>
          <w:marTop w:val="0"/>
          <w:marBottom w:val="0"/>
          <w:divBdr>
            <w:top w:val="none" w:sz="0" w:space="0" w:color="auto"/>
            <w:left w:val="none" w:sz="0" w:space="0" w:color="auto"/>
            <w:bottom w:val="none" w:sz="0" w:space="0" w:color="auto"/>
            <w:right w:val="none" w:sz="0" w:space="0" w:color="auto"/>
          </w:divBdr>
        </w:div>
        <w:div w:id="1275941321">
          <w:marLeft w:val="640"/>
          <w:marRight w:val="0"/>
          <w:marTop w:val="0"/>
          <w:marBottom w:val="0"/>
          <w:divBdr>
            <w:top w:val="none" w:sz="0" w:space="0" w:color="auto"/>
            <w:left w:val="none" w:sz="0" w:space="0" w:color="auto"/>
            <w:bottom w:val="none" w:sz="0" w:space="0" w:color="auto"/>
            <w:right w:val="none" w:sz="0" w:space="0" w:color="auto"/>
          </w:divBdr>
        </w:div>
        <w:div w:id="943345193">
          <w:marLeft w:val="640"/>
          <w:marRight w:val="0"/>
          <w:marTop w:val="0"/>
          <w:marBottom w:val="0"/>
          <w:divBdr>
            <w:top w:val="none" w:sz="0" w:space="0" w:color="auto"/>
            <w:left w:val="none" w:sz="0" w:space="0" w:color="auto"/>
            <w:bottom w:val="none" w:sz="0" w:space="0" w:color="auto"/>
            <w:right w:val="none" w:sz="0" w:space="0" w:color="auto"/>
          </w:divBdr>
        </w:div>
        <w:div w:id="303857033">
          <w:marLeft w:val="640"/>
          <w:marRight w:val="0"/>
          <w:marTop w:val="0"/>
          <w:marBottom w:val="0"/>
          <w:divBdr>
            <w:top w:val="none" w:sz="0" w:space="0" w:color="auto"/>
            <w:left w:val="none" w:sz="0" w:space="0" w:color="auto"/>
            <w:bottom w:val="none" w:sz="0" w:space="0" w:color="auto"/>
            <w:right w:val="none" w:sz="0" w:space="0" w:color="auto"/>
          </w:divBdr>
        </w:div>
        <w:div w:id="402025361">
          <w:marLeft w:val="640"/>
          <w:marRight w:val="0"/>
          <w:marTop w:val="0"/>
          <w:marBottom w:val="0"/>
          <w:divBdr>
            <w:top w:val="none" w:sz="0" w:space="0" w:color="auto"/>
            <w:left w:val="none" w:sz="0" w:space="0" w:color="auto"/>
            <w:bottom w:val="none" w:sz="0" w:space="0" w:color="auto"/>
            <w:right w:val="none" w:sz="0" w:space="0" w:color="auto"/>
          </w:divBdr>
        </w:div>
        <w:div w:id="1131241115">
          <w:marLeft w:val="640"/>
          <w:marRight w:val="0"/>
          <w:marTop w:val="0"/>
          <w:marBottom w:val="0"/>
          <w:divBdr>
            <w:top w:val="none" w:sz="0" w:space="0" w:color="auto"/>
            <w:left w:val="none" w:sz="0" w:space="0" w:color="auto"/>
            <w:bottom w:val="none" w:sz="0" w:space="0" w:color="auto"/>
            <w:right w:val="none" w:sz="0" w:space="0" w:color="auto"/>
          </w:divBdr>
        </w:div>
        <w:div w:id="2091849092">
          <w:marLeft w:val="640"/>
          <w:marRight w:val="0"/>
          <w:marTop w:val="0"/>
          <w:marBottom w:val="0"/>
          <w:divBdr>
            <w:top w:val="none" w:sz="0" w:space="0" w:color="auto"/>
            <w:left w:val="none" w:sz="0" w:space="0" w:color="auto"/>
            <w:bottom w:val="none" w:sz="0" w:space="0" w:color="auto"/>
            <w:right w:val="none" w:sz="0" w:space="0" w:color="auto"/>
          </w:divBdr>
        </w:div>
        <w:div w:id="1729301639">
          <w:marLeft w:val="640"/>
          <w:marRight w:val="0"/>
          <w:marTop w:val="0"/>
          <w:marBottom w:val="0"/>
          <w:divBdr>
            <w:top w:val="none" w:sz="0" w:space="0" w:color="auto"/>
            <w:left w:val="none" w:sz="0" w:space="0" w:color="auto"/>
            <w:bottom w:val="none" w:sz="0" w:space="0" w:color="auto"/>
            <w:right w:val="none" w:sz="0" w:space="0" w:color="auto"/>
          </w:divBdr>
        </w:div>
        <w:div w:id="862131326">
          <w:marLeft w:val="640"/>
          <w:marRight w:val="0"/>
          <w:marTop w:val="0"/>
          <w:marBottom w:val="0"/>
          <w:divBdr>
            <w:top w:val="none" w:sz="0" w:space="0" w:color="auto"/>
            <w:left w:val="none" w:sz="0" w:space="0" w:color="auto"/>
            <w:bottom w:val="none" w:sz="0" w:space="0" w:color="auto"/>
            <w:right w:val="none" w:sz="0" w:space="0" w:color="auto"/>
          </w:divBdr>
        </w:div>
        <w:div w:id="783309104">
          <w:marLeft w:val="640"/>
          <w:marRight w:val="0"/>
          <w:marTop w:val="0"/>
          <w:marBottom w:val="0"/>
          <w:divBdr>
            <w:top w:val="none" w:sz="0" w:space="0" w:color="auto"/>
            <w:left w:val="none" w:sz="0" w:space="0" w:color="auto"/>
            <w:bottom w:val="none" w:sz="0" w:space="0" w:color="auto"/>
            <w:right w:val="none" w:sz="0" w:space="0" w:color="auto"/>
          </w:divBdr>
        </w:div>
        <w:div w:id="465660523">
          <w:marLeft w:val="640"/>
          <w:marRight w:val="0"/>
          <w:marTop w:val="0"/>
          <w:marBottom w:val="0"/>
          <w:divBdr>
            <w:top w:val="none" w:sz="0" w:space="0" w:color="auto"/>
            <w:left w:val="none" w:sz="0" w:space="0" w:color="auto"/>
            <w:bottom w:val="none" w:sz="0" w:space="0" w:color="auto"/>
            <w:right w:val="none" w:sz="0" w:space="0" w:color="auto"/>
          </w:divBdr>
        </w:div>
        <w:div w:id="933978733">
          <w:marLeft w:val="640"/>
          <w:marRight w:val="0"/>
          <w:marTop w:val="0"/>
          <w:marBottom w:val="0"/>
          <w:divBdr>
            <w:top w:val="none" w:sz="0" w:space="0" w:color="auto"/>
            <w:left w:val="none" w:sz="0" w:space="0" w:color="auto"/>
            <w:bottom w:val="none" w:sz="0" w:space="0" w:color="auto"/>
            <w:right w:val="none" w:sz="0" w:space="0" w:color="auto"/>
          </w:divBdr>
        </w:div>
        <w:div w:id="291330502">
          <w:marLeft w:val="640"/>
          <w:marRight w:val="0"/>
          <w:marTop w:val="0"/>
          <w:marBottom w:val="0"/>
          <w:divBdr>
            <w:top w:val="none" w:sz="0" w:space="0" w:color="auto"/>
            <w:left w:val="none" w:sz="0" w:space="0" w:color="auto"/>
            <w:bottom w:val="none" w:sz="0" w:space="0" w:color="auto"/>
            <w:right w:val="none" w:sz="0" w:space="0" w:color="auto"/>
          </w:divBdr>
        </w:div>
        <w:div w:id="855508345">
          <w:marLeft w:val="640"/>
          <w:marRight w:val="0"/>
          <w:marTop w:val="0"/>
          <w:marBottom w:val="0"/>
          <w:divBdr>
            <w:top w:val="none" w:sz="0" w:space="0" w:color="auto"/>
            <w:left w:val="none" w:sz="0" w:space="0" w:color="auto"/>
            <w:bottom w:val="none" w:sz="0" w:space="0" w:color="auto"/>
            <w:right w:val="none" w:sz="0" w:space="0" w:color="auto"/>
          </w:divBdr>
        </w:div>
        <w:div w:id="143812729">
          <w:marLeft w:val="640"/>
          <w:marRight w:val="0"/>
          <w:marTop w:val="0"/>
          <w:marBottom w:val="0"/>
          <w:divBdr>
            <w:top w:val="none" w:sz="0" w:space="0" w:color="auto"/>
            <w:left w:val="none" w:sz="0" w:space="0" w:color="auto"/>
            <w:bottom w:val="none" w:sz="0" w:space="0" w:color="auto"/>
            <w:right w:val="none" w:sz="0" w:space="0" w:color="auto"/>
          </w:divBdr>
        </w:div>
        <w:div w:id="84768881">
          <w:marLeft w:val="640"/>
          <w:marRight w:val="0"/>
          <w:marTop w:val="0"/>
          <w:marBottom w:val="0"/>
          <w:divBdr>
            <w:top w:val="none" w:sz="0" w:space="0" w:color="auto"/>
            <w:left w:val="none" w:sz="0" w:space="0" w:color="auto"/>
            <w:bottom w:val="none" w:sz="0" w:space="0" w:color="auto"/>
            <w:right w:val="none" w:sz="0" w:space="0" w:color="auto"/>
          </w:divBdr>
        </w:div>
        <w:div w:id="715011134">
          <w:marLeft w:val="640"/>
          <w:marRight w:val="0"/>
          <w:marTop w:val="0"/>
          <w:marBottom w:val="0"/>
          <w:divBdr>
            <w:top w:val="none" w:sz="0" w:space="0" w:color="auto"/>
            <w:left w:val="none" w:sz="0" w:space="0" w:color="auto"/>
            <w:bottom w:val="none" w:sz="0" w:space="0" w:color="auto"/>
            <w:right w:val="none" w:sz="0" w:space="0" w:color="auto"/>
          </w:divBdr>
        </w:div>
        <w:div w:id="953172682">
          <w:marLeft w:val="640"/>
          <w:marRight w:val="0"/>
          <w:marTop w:val="0"/>
          <w:marBottom w:val="0"/>
          <w:divBdr>
            <w:top w:val="none" w:sz="0" w:space="0" w:color="auto"/>
            <w:left w:val="none" w:sz="0" w:space="0" w:color="auto"/>
            <w:bottom w:val="none" w:sz="0" w:space="0" w:color="auto"/>
            <w:right w:val="none" w:sz="0" w:space="0" w:color="auto"/>
          </w:divBdr>
        </w:div>
        <w:div w:id="1424645346">
          <w:marLeft w:val="640"/>
          <w:marRight w:val="0"/>
          <w:marTop w:val="0"/>
          <w:marBottom w:val="0"/>
          <w:divBdr>
            <w:top w:val="none" w:sz="0" w:space="0" w:color="auto"/>
            <w:left w:val="none" w:sz="0" w:space="0" w:color="auto"/>
            <w:bottom w:val="none" w:sz="0" w:space="0" w:color="auto"/>
            <w:right w:val="none" w:sz="0" w:space="0" w:color="auto"/>
          </w:divBdr>
        </w:div>
        <w:div w:id="1569925896">
          <w:marLeft w:val="640"/>
          <w:marRight w:val="0"/>
          <w:marTop w:val="0"/>
          <w:marBottom w:val="0"/>
          <w:divBdr>
            <w:top w:val="none" w:sz="0" w:space="0" w:color="auto"/>
            <w:left w:val="none" w:sz="0" w:space="0" w:color="auto"/>
            <w:bottom w:val="none" w:sz="0" w:space="0" w:color="auto"/>
            <w:right w:val="none" w:sz="0" w:space="0" w:color="auto"/>
          </w:divBdr>
        </w:div>
        <w:div w:id="2026394434">
          <w:marLeft w:val="640"/>
          <w:marRight w:val="0"/>
          <w:marTop w:val="0"/>
          <w:marBottom w:val="0"/>
          <w:divBdr>
            <w:top w:val="none" w:sz="0" w:space="0" w:color="auto"/>
            <w:left w:val="none" w:sz="0" w:space="0" w:color="auto"/>
            <w:bottom w:val="none" w:sz="0" w:space="0" w:color="auto"/>
            <w:right w:val="none" w:sz="0" w:space="0" w:color="auto"/>
          </w:divBdr>
        </w:div>
        <w:div w:id="715620010">
          <w:marLeft w:val="640"/>
          <w:marRight w:val="0"/>
          <w:marTop w:val="0"/>
          <w:marBottom w:val="0"/>
          <w:divBdr>
            <w:top w:val="none" w:sz="0" w:space="0" w:color="auto"/>
            <w:left w:val="none" w:sz="0" w:space="0" w:color="auto"/>
            <w:bottom w:val="none" w:sz="0" w:space="0" w:color="auto"/>
            <w:right w:val="none" w:sz="0" w:space="0" w:color="auto"/>
          </w:divBdr>
        </w:div>
        <w:div w:id="1730763654">
          <w:marLeft w:val="640"/>
          <w:marRight w:val="0"/>
          <w:marTop w:val="0"/>
          <w:marBottom w:val="0"/>
          <w:divBdr>
            <w:top w:val="none" w:sz="0" w:space="0" w:color="auto"/>
            <w:left w:val="none" w:sz="0" w:space="0" w:color="auto"/>
            <w:bottom w:val="none" w:sz="0" w:space="0" w:color="auto"/>
            <w:right w:val="none" w:sz="0" w:space="0" w:color="auto"/>
          </w:divBdr>
        </w:div>
        <w:div w:id="1104150591">
          <w:marLeft w:val="640"/>
          <w:marRight w:val="0"/>
          <w:marTop w:val="0"/>
          <w:marBottom w:val="0"/>
          <w:divBdr>
            <w:top w:val="none" w:sz="0" w:space="0" w:color="auto"/>
            <w:left w:val="none" w:sz="0" w:space="0" w:color="auto"/>
            <w:bottom w:val="none" w:sz="0" w:space="0" w:color="auto"/>
            <w:right w:val="none" w:sz="0" w:space="0" w:color="auto"/>
          </w:divBdr>
        </w:div>
        <w:div w:id="129059184">
          <w:marLeft w:val="640"/>
          <w:marRight w:val="0"/>
          <w:marTop w:val="0"/>
          <w:marBottom w:val="0"/>
          <w:divBdr>
            <w:top w:val="none" w:sz="0" w:space="0" w:color="auto"/>
            <w:left w:val="none" w:sz="0" w:space="0" w:color="auto"/>
            <w:bottom w:val="none" w:sz="0" w:space="0" w:color="auto"/>
            <w:right w:val="none" w:sz="0" w:space="0" w:color="auto"/>
          </w:divBdr>
        </w:div>
        <w:div w:id="1490899658">
          <w:marLeft w:val="640"/>
          <w:marRight w:val="0"/>
          <w:marTop w:val="0"/>
          <w:marBottom w:val="0"/>
          <w:divBdr>
            <w:top w:val="none" w:sz="0" w:space="0" w:color="auto"/>
            <w:left w:val="none" w:sz="0" w:space="0" w:color="auto"/>
            <w:bottom w:val="none" w:sz="0" w:space="0" w:color="auto"/>
            <w:right w:val="none" w:sz="0" w:space="0" w:color="auto"/>
          </w:divBdr>
        </w:div>
        <w:div w:id="755858607">
          <w:marLeft w:val="640"/>
          <w:marRight w:val="0"/>
          <w:marTop w:val="0"/>
          <w:marBottom w:val="0"/>
          <w:divBdr>
            <w:top w:val="none" w:sz="0" w:space="0" w:color="auto"/>
            <w:left w:val="none" w:sz="0" w:space="0" w:color="auto"/>
            <w:bottom w:val="none" w:sz="0" w:space="0" w:color="auto"/>
            <w:right w:val="none" w:sz="0" w:space="0" w:color="auto"/>
          </w:divBdr>
        </w:div>
        <w:div w:id="1836797919">
          <w:marLeft w:val="640"/>
          <w:marRight w:val="0"/>
          <w:marTop w:val="0"/>
          <w:marBottom w:val="0"/>
          <w:divBdr>
            <w:top w:val="none" w:sz="0" w:space="0" w:color="auto"/>
            <w:left w:val="none" w:sz="0" w:space="0" w:color="auto"/>
            <w:bottom w:val="none" w:sz="0" w:space="0" w:color="auto"/>
            <w:right w:val="none" w:sz="0" w:space="0" w:color="auto"/>
          </w:divBdr>
        </w:div>
        <w:div w:id="1090202933">
          <w:marLeft w:val="640"/>
          <w:marRight w:val="0"/>
          <w:marTop w:val="0"/>
          <w:marBottom w:val="0"/>
          <w:divBdr>
            <w:top w:val="none" w:sz="0" w:space="0" w:color="auto"/>
            <w:left w:val="none" w:sz="0" w:space="0" w:color="auto"/>
            <w:bottom w:val="none" w:sz="0" w:space="0" w:color="auto"/>
            <w:right w:val="none" w:sz="0" w:space="0" w:color="auto"/>
          </w:divBdr>
        </w:div>
        <w:div w:id="1787771919">
          <w:marLeft w:val="640"/>
          <w:marRight w:val="0"/>
          <w:marTop w:val="0"/>
          <w:marBottom w:val="0"/>
          <w:divBdr>
            <w:top w:val="none" w:sz="0" w:space="0" w:color="auto"/>
            <w:left w:val="none" w:sz="0" w:space="0" w:color="auto"/>
            <w:bottom w:val="none" w:sz="0" w:space="0" w:color="auto"/>
            <w:right w:val="none" w:sz="0" w:space="0" w:color="auto"/>
          </w:divBdr>
        </w:div>
        <w:div w:id="769466616">
          <w:marLeft w:val="640"/>
          <w:marRight w:val="0"/>
          <w:marTop w:val="0"/>
          <w:marBottom w:val="0"/>
          <w:divBdr>
            <w:top w:val="none" w:sz="0" w:space="0" w:color="auto"/>
            <w:left w:val="none" w:sz="0" w:space="0" w:color="auto"/>
            <w:bottom w:val="none" w:sz="0" w:space="0" w:color="auto"/>
            <w:right w:val="none" w:sz="0" w:space="0" w:color="auto"/>
          </w:divBdr>
        </w:div>
        <w:div w:id="1345060998">
          <w:marLeft w:val="640"/>
          <w:marRight w:val="0"/>
          <w:marTop w:val="0"/>
          <w:marBottom w:val="0"/>
          <w:divBdr>
            <w:top w:val="none" w:sz="0" w:space="0" w:color="auto"/>
            <w:left w:val="none" w:sz="0" w:space="0" w:color="auto"/>
            <w:bottom w:val="none" w:sz="0" w:space="0" w:color="auto"/>
            <w:right w:val="none" w:sz="0" w:space="0" w:color="auto"/>
          </w:divBdr>
        </w:div>
        <w:div w:id="456684917">
          <w:marLeft w:val="640"/>
          <w:marRight w:val="0"/>
          <w:marTop w:val="0"/>
          <w:marBottom w:val="0"/>
          <w:divBdr>
            <w:top w:val="none" w:sz="0" w:space="0" w:color="auto"/>
            <w:left w:val="none" w:sz="0" w:space="0" w:color="auto"/>
            <w:bottom w:val="none" w:sz="0" w:space="0" w:color="auto"/>
            <w:right w:val="none" w:sz="0" w:space="0" w:color="auto"/>
          </w:divBdr>
        </w:div>
        <w:div w:id="971594757">
          <w:marLeft w:val="640"/>
          <w:marRight w:val="0"/>
          <w:marTop w:val="0"/>
          <w:marBottom w:val="0"/>
          <w:divBdr>
            <w:top w:val="none" w:sz="0" w:space="0" w:color="auto"/>
            <w:left w:val="none" w:sz="0" w:space="0" w:color="auto"/>
            <w:bottom w:val="none" w:sz="0" w:space="0" w:color="auto"/>
            <w:right w:val="none" w:sz="0" w:space="0" w:color="auto"/>
          </w:divBdr>
        </w:div>
        <w:div w:id="1613706847">
          <w:marLeft w:val="640"/>
          <w:marRight w:val="0"/>
          <w:marTop w:val="0"/>
          <w:marBottom w:val="0"/>
          <w:divBdr>
            <w:top w:val="none" w:sz="0" w:space="0" w:color="auto"/>
            <w:left w:val="none" w:sz="0" w:space="0" w:color="auto"/>
            <w:bottom w:val="none" w:sz="0" w:space="0" w:color="auto"/>
            <w:right w:val="none" w:sz="0" w:space="0" w:color="auto"/>
          </w:divBdr>
        </w:div>
        <w:div w:id="2063406171">
          <w:marLeft w:val="640"/>
          <w:marRight w:val="0"/>
          <w:marTop w:val="0"/>
          <w:marBottom w:val="0"/>
          <w:divBdr>
            <w:top w:val="none" w:sz="0" w:space="0" w:color="auto"/>
            <w:left w:val="none" w:sz="0" w:space="0" w:color="auto"/>
            <w:bottom w:val="none" w:sz="0" w:space="0" w:color="auto"/>
            <w:right w:val="none" w:sz="0" w:space="0" w:color="auto"/>
          </w:divBdr>
        </w:div>
        <w:div w:id="79259154">
          <w:marLeft w:val="640"/>
          <w:marRight w:val="0"/>
          <w:marTop w:val="0"/>
          <w:marBottom w:val="0"/>
          <w:divBdr>
            <w:top w:val="none" w:sz="0" w:space="0" w:color="auto"/>
            <w:left w:val="none" w:sz="0" w:space="0" w:color="auto"/>
            <w:bottom w:val="none" w:sz="0" w:space="0" w:color="auto"/>
            <w:right w:val="none" w:sz="0" w:space="0" w:color="auto"/>
          </w:divBdr>
        </w:div>
        <w:div w:id="1427651202">
          <w:marLeft w:val="640"/>
          <w:marRight w:val="0"/>
          <w:marTop w:val="0"/>
          <w:marBottom w:val="0"/>
          <w:divBdr>
            <w:top w:val="none" w:sz="0" w:space="0" w:color="auto"/>
            <w:left w:val="none" w:sz="0" w:space="0" w:color="auto"/>
            <w:bottom w:val="none" w:sz="0" w:space="0" w:color="auto"/>
            <w:right w:val="none" w:sz="0" w:space="0" w:color="auto"/>
          </w:divBdr>
        </w:div>
        <w:div w:id="833495200">
          <w:marLeft w:val="640"/>
          <w:marRight w:val="0"/>
          <w:marTop w:val="0"/>
          <w:marBottom w:val="0"/>
          <w:divBdr>
            <w:top w:val="none" w:sz="0" w:space="0" w:color="auto"/>
            <w:left w:val="none" w:sz="0" w:space="0" w:color="auto"/>
            <w:bottom w:val="none" w:sz="0" w:space="0" w:color="auto"/>
            <w:right w:val="none" w:sz="0" w:space="0" w:color="auto"/>
          </w:divBdr>
        </w:div>
        <w:div w:id="1027953620">
          <w:marLeft w:val="640"/>
          <w:marRight w:val="0"/>
          <w:marTop w:val="0"/>
          <w:marBottom w:val="0"/>
          <w:divBdr>
            <w:top w:val="none" w:sz="0" w:space="0" w:color="auto"/>
            <w:left w:val="none" w:sz="0" w:space="0" w:color="auto"/>
            <w:bottom w:val="none" w:sz="0" w:space="0" w:color="auto"/>
            <w:right w:val="none" w:sz="0" w:space="0" w:color="auto"/>
          </w:divBdr>
        </w:div>
        <w:div w:id="311057328">
          <w:marLeft w:val="640"/>
          <w:marRight w:val="0"/>
          <w:marTop w:val="0"/>
          <w:marBottom w:val="0"/>
          <w:divBdr>
            <w:top w:val="none" w:sz="0" w:space="0" w:color="auto"/>
            <w:left w:val="none" w:sz="0" w:space="0" w:color="auto"/>
            <w:bottom w:val="none" w:sz="0" w:space="0" w:color="auto"/>
            <w:right w:val="none" w:sz="0" w:space="0" w:color="auto"/>
          </w:divBdr>
        </w:div>
        <w:div w:id="316883038">
          <w:marLeft w:val="640"/>
          <w:marRight w:val="0"/>
          <w:marTop w:val="0"/>
          <w:marBottom w:val="0"/>
          <w:divBdr>
            <w:top w:val="none" w:sz="0" w:space="0" w:color="auto"/>
            <w:left w:val="none" w:sz="0" w:space="0" w:color="auto"/>
            <w:bottom w:val="none" w:sz="0" w:space="0" w:color="auto"/>
            <w:right w:val="none" w:sz="0" w:space="0" w:color="auto"/>
          </w:divBdr>
        </w:div>
        <w:div w:id="1749425301">
          <w:marLeft w:val="640"/>
          <w:marRight w:val="0"/>
          <w:marTop w:val="0"/>
          <w:marBottom w:val="0"/>
          <w:divBdr>
            <w:top w:val="none" w:sz="0" w:space="0" w:color="auto"/>
            <w:left w:val="none" w:sz="0" w:space="0" w:color="auto"/>
            <w:bottom w:val="none" w:sz="0" w:space="0" w:color="auto"/>
            <w:right w:val="none" w:sz="0" w:space="0" w:color="auto"/>
          </w:divBdr>
        </w:div>
        <w:div w:id="171649787">
          <w:marLeft w:val="640"/>
          <w:marRight w:val="0"/>
          <w:marTop w:val="0"/>
          <w:marBottom w:val="0"/>
          <w:divBdr>
            <w:top w:val="none" w:sz="0" w:space="0" w:color="auto"/>
            <w:left w:val="none" w:sz="0" w:space="0" w:color="auto"/>
            <w:bottom w:val="none" w:sz="0" w:space="0" w:color="auto"/>
            <w:right w:val="none" w:sz="0" w:space="0" w:color="auto"/>
          </w:divBdr>
        </w:div>
        <w:div w:id="28380549">
          <w:marLeft w:val="640"/>
          <w:marRight w:val="0"/>
          <w:marTop w:val="0"/>
          <w:marBottom w:val="0"/>
          <w:divBdr>
            <w:top w:val="none" w:sz="0" w:space="0" w:color="auto"/>
            <w:left w:val="none" w:sz="0" w:space="0" w:color="auto"/>
            <w:bottom w:val="none" w:sz="0" w:space="0" w:color="auto"/>
            <w:right w:val="none" w:sz="0" w:space="0" w:color="auto"/>
          </w:divBdr>
        </w:div>
        <w:div w:id="634259202">
          <w:marLeft w:val="640"/>
          <w:marRight w:val="0"/>
          <w:marTop w:val="0"/>
          <w:marBottom w:val="0"/>
          <w:divBdr>
            <w:top w:val="none" w:sz="0" w:space="0" w:color="auto"/>
            <w:left w:val="none" w:sz="0" w:space="0" w:color="auto"/>
            <w:bottom w:val="none" w:sz="0" w:space="0" w:color="auto"/>
            <w:right w:val="none" w:sz="0" w:space="0" w:color="auto"/>
          </w:divBdr>
        </w:div>
        <w:div w:id="1871068906">
          <w:marLeft w:val="640"/>
          <w:marRight w:val="0"/>
          <w:marTop w:val="0"/>
          <w:marBottom w:val="0"/>
          <w:divBdr>
            <w:top w:val="none" w:sz="0" w:space="0" w:color="auto"/>
            <w:left w:val="none" w:sz="0" w:space="0" w:color="auto"/>
            <w:bottom w:val="none" w:sz="0" w:space="0" w:color="auto"/>
            <w:right w:val="none" w:sz="0" w:space="0" w:color="auto"/>
          </w:divBdr>
        </w:div>
        <w:div w:id="540096892">
          <w:marLeft w:val="640"/>
          <w:marRight w:val="0"/>
          <w:marTop w:val="0"/>
          <w:marBottom w:val="0"/>
          <w:divBdr>
            <w:top w:val="none" w:sz="0" w:space="0" w:color="auto"/>
            <w:left w:val="none" w:sz="0" w:space="0" w:color="auto"/>
            <w:bottom w:val="none" w:sz="0" w:space="0" w:color="auto"/>
            <w:right w:val="none" w:sz="0" w:space="0" w:color="auto"/>
          </w:divBdr>
        </w:div>
        <w:div w:id="1745837173">
          <w:marLeft w:val="640"/>
          <w:marRight w:val="0"/>
          <w:marTop w:val="0"/>
          <w:marBottom w:val="0"/>
          <w:divBdr>
            <w:top w:val="none" w:sz="0" w:space="0" w:color="auto"/>
            <w:left w:val="none" w:sz="0" w:space="0" w:color="auto"/>
            <w:bottom w:val="none" w:sz="0" w:space="0" w:color="auto"/>
            <w:right w:val="none" w:sz="0" w:space="0" w:color="auto"/>
          </w:divBdr>
        </w:div>
        <w:div w:id="229317062">
          <w:marLeft w:val="640"/>
          <w:marRight w:val="0"/>
          <w:marTop w:val="0"/>
          <w:marBottom w:val="0"/>
          <w:divBdr>
            <w:top w:val="none" w:sz="0" w:space="0" w:color="auto"/>
            <w:left w:val="none" w:sz="0" w:space="0" w:color="auto"/>
            <w:bottom w:val="none" w:sz="0" w:space="0" w:color="auto"/>
            <w:right w:val="none" w:sz="0" w:space="0" w:color="auto"/>
          </w:divBdr>
        </w:div>
        <w:div w:id="1270821992">
          <w:marLeft w:val="640"/>
          <w:marRight w:val="0"/>
          <w:marTop w:val="0"/>
          <w:marBottom w:val="0"/>
          <w:divBdr>
            <w:top w:val="none" w:sz="0" w:space="0" w:color="auto"/>
            <w:left w:val="none" w:sz="0" w:space="0" w:color="auto"/>
            <w:bottom w:val="none" w:sz="0" w:space="0" w:color="auto"/>
            <w:right w:val="none" w:sz="0" w:space="0" w:color="auto"/>
          </w:divBdr>
        </w:div>
        <w:div w:id="314991217">
          <w:marLeft w:val="640"/>
          <w:marRight w:val="0"/>
          <w:marTop w:val="0"/>
          <w:marBottom w:val="0"/>
          <w:divBdr>
            <w:top w:val="none" w:sz="0" w:space="0" w:color="auto"/>
            <w:left w:val="none" w:sz="0" w:space="0" w:color="auto"/>
            <w:bottom w:val="none" w:sz="0" w:space="0" w:color="auto"/>
            <w:right w:val="none" w:sz="0" w:space="0" w:color="auto"/>
          </w:divBdr>
        </w:div>
        <w:div w:id="558591695">
          <w:marLeft w:val="640"/>
          <w:marRight w:val="0"/>
          <w:marTop w:val="0"/>
          <w:marBottom w:val="0"/>
          <w:divBdr>
            <w:top w:val="none" w:sz="0" w:space="0" w:color="auto"/>
            <w:left w:val="none" w:sz="0" w:space="0" w:color="auto"/>
            <w:bottom w:val="none" w:sz="0" w:space="0" w:color="auto"/>
            <w:right w:val="none" w:sz="0" w:space="0" w:color="auto"/>
          </w:divBdr>
        </w:div>
        <w:div w:id="827402742">
          <w:marLeft w:val="640"/>
          <w:marRight w:val="0"/>
          <w:marTop w:val="0"/>
          <w:marBottom w:val="0"/>
          <w:divBdr>
            <w:top w:val="none" w:sz="0" w:space="0" w:color="auto"/>
            <w:left w:val="none" w:sz="0" w:space="0" w:color="auto"/>
            <w:bottom w:val="none" w:sz="0" w:space="0" w:color="auto"/>
            <w:right w:val="none" w:sz="0" w:space="0" w:color="auto"/>
          </w:divBdr>
        </w:div>
        <w:div w:id="1451507200">
          <w:marLeft w:val="640"/>
          <w:marRight w:val="0"/>
          <w:marTop w:val="0"/>
          <w:marBottom w:val="0"/>
          <w:divBdr>
            <w:top w:val="none" w:sz="0" w:space="0" w:color="auto"/>
            <w:left w:val="none" w:sz="0" w:space="0" w:color="auto"/>
            <w:bottom w:val="none" w:sz="0" w:space="0" w:color="auto"/>
            <w:right w:val="none" w:sz="0" w:space="0" w:color="auto"/>
          </w:divBdr>
        </w:div>
        <w:div w:id="726336588">
          <w:marLeft w:val="640"/>
          <w:marRight w:val="0"/>
          <w:marTop w:val="0"/>
          <w:marBottom w:val="0"/>
          <w:divBdr>
            <w:top w:val="none" w:sz="0" w:space="0" w:color="auto"/>
            <w:left w:val="none" w:sz="0" w:space="0" w:color="auto"/>
            <w:bottom w:val="none" w:sz="0" w:space="0" w:color="auto"/>
            <w:right w:val="none" w:sz="0" w:space="0" w:color="auto"/>
          </w:divBdr>
        </w:div>
        <w:div w:id="1500972022">
          <w:marLeft w:val="640"/>
          <w:marRight w:val="0"/>
          <w:marTop w:val="0"/>
          <w:marBottom w:val="0"/>
          <w:divBdr>
            <w:top w:val="none" w:sz="0" w:space="0" w:color="auto"/>
            <w:left w:val="none" w:sz="0" w:space="0" w:color="auto"/>
            <w:bottom w:val="none" w:sz="0" w:space="0" w:color="auto"/>
            <w:right w:val="none" w:sz="0" w:space="0" w:color="auto"/>
          </w:divBdr>
        </w:div>
        <w:div w:id="1818959343">
          <w:marLeft w:val="640"/>
          <w:marRight w:val="0"/>
          <w:marTop w:val="0"/>
          <w:marBottom w:val="0"/>
          <w:divBdr>
            <w:top w:val="none" w:sz="0" w:space="0" w:color="auto"/>
            <w:left w:val="none" w:sz="0" w:space="0" w:color="auto"/>
            <w:bottom w:val="none" w:sz="0" w:space="0" w:color="auto"/>
            <w:right w:val="none" w:sz="0" w:space="0" w:color="auto"/>
          </w:divBdr>
        </w:div>
        <w:div w:id="2035381793">
          <w:marLeft w:val="640"/>
          <w:marRight w:val="0"/>
          <w:marTop w:val="0"/>
          <w:marBottom w:val="0"/>
          <w:divBdr>
            <w:top w:val="none" w:sz="0" w:space="0" w:color="auto"/>
            <w:left w:val="none" w:sz="0" w:space="0" w:color="auto"/>
            <w:bottom w:val="none" w:sz="0" w:space="0" w:color="auto"/>
            <w:right w:val="none" w:sz="0" w:space="0" w:color="auto"/>
          </w:divBdr>
        </w:div>
        <w:div w:id="1897083688">
          <w:marLeft w:val="640"/>
          <w:marRight w:val="0"/>
          <w:marTop w:val="0"/>
          <w:marBottom w:val="0"/>
          <w:divBdr>
            <w:top w:val="none" w:sz="0" w:space="0" w:color="auto"/>
            <w:left w:val="none" w:sz="0" w:space="0" w:color="auto"/>
            <w:bottom w:val="none" w:sz="0" w:space="0" w:color="auto"/>
            <w:right w:val="none" w:sz="0" w:space="0" w:color="auto"/>
          </w:divBdr>
        </w:div>
        <w:div w:id="669988148">
          <w:marLeft w:val="640"/>
          <w:marRight w:val="0"/>
          <w:marTop w:val="0"/>
          <w:marBottom w:val="0"/>
          <w:divBdr>
            <w:top w:val="none" w:sz="0" w:space="0" w:color="auto"/>
            <w:left w:val="none" w:sz="0" w:space="0" w:color="auto"/>
            <w:bottom w:val="none" w:sz="0" w:space="0" w:color="auto"/>
            <w:right w:val="none" w:sz="0" w:space="0" w:color="auto"/>
          </w:divBdr>
        </w:div>
        <w:div w:id="283394089">
          <w:marLeft w:val="640"/>
          <w:marRight w:val="0"/>
          <w:marTop w:val="0"/>
          <w:marBottom w:val="0"/>
          <w:divBdr>
            <w:top w:val="none" w:sz="0" w:space="0" w:color="auto"/>
            <w:left w:val="none" w:sz="0" w:space="0" w:color="auto"/>
            <w:bottom w:val="none" w:sz="0" w:space="0" w:color="auto"/>
            <w:right w:val="none" w:sz="0" w:space="0" w:color="auto"/>
          </w:divBdr>
        </w:div>
        <w:div w:id="130447077">
          <w:marLeft w:val="640"/>
          <w:marRight w:val="0"/>
          <w:marTop w:val="0"/>
          <w:marBottom w:val="0"/>
          <w:divBdr>
            <w:top w:val="none" w:sz="0" w:space="0" w:color="auto"/>
            <w:left w:val="none" w:sz="0" w:space="0" w:color="auto"/>
            <w:bottom w:val="none" w:sz="0" w:space="0" w:color="auto"/>
            <w:right w:val="none" w:sz="0" w:space="0" w:color="auto"/>
          </w:divBdr>
        </w:div>
        <w:div w:id="1282498302">
          <w:marLeft w:val="640"/>
          <w:marRight w:val="0"/>
          <w:marTop w:val="0"/>
          <w:marBottom w:val="0"/>
          <w:divBdr>
            <w:top w:val="none" w:sz="0" w:space="0" w:color="auto"/>
            <w:left w:val="none" w:sz="0" w:space="0" w:color="auto"/>
            <w:bottom w:val="none" w:sz="0" w:space="0" w:color="auto"/>
            <w:right w:val="none" w:sz="0" w:space="0" w:color="auto"/>
          </w:divBdr>
        </w:div>
        <w:div w:id="1408265472">
          <w:marLeft w:val="640"/>
          <w:marRight w:val="0"/>
          <w:marTop w:val="0"/>
          <w:marBottom w:val="0"/>
          <w:divBdr>
            <w:top w:val="none" w:sz="0" w:space="0" w:color="auto"/>
            <w:left w:val="none" w:sz="0" w:space="0" w:color="auto"/>
            <w:bottom w:val="none" w:sz="0" w:space="0" w:color="auto"/>
            <w:right w:val="none" w:sz="0" w:space="0" w:color="auto"/>
          </w:divBdr>
        </w:div>
        <w:div w:id="1174564445">
          <w:marLeft w:val="640"/>
          <w:marRight w:val="0"/>
          <w:marTop w:val="0"/>
          <w:marBottom w:val="0"/>
          <w:divBdr>
            <w:top w:val="none" w:sz="0" w:space="0" w:color="auto"/>
            <w:left w:val="none" w:sz="0" w:space="0" w:color="auto"/>
            <w:bottom w:val="none" w:sz="0" w:space="0" w:color="auto"/>
            <w:right w:val="none" w:sz="0" w:space="0" w:color="auto"/>
          </w:divBdr>
        </w:div>
        <w:div w:id="484973577">
          <w:marLeft w:val="640"/>
          <w:marRight w:val="0"/>
          <w:marTop w:val="0"/>
          <w:marBottom w:val="0"/>
          <w:divBdr>
            <w:top w:val="none" w:sz="0" w:space="0" w:color="auto"/>
            <w:left w:val="none" w:sz="0" w:space="0" w:color="auto"/>
            <w:bottom w:val="none" w:sz="0" w:space="0" w:color="auto"/>
            <w:right w:val="none" w:sz="0" w:space="0" w:color="auto"/>
          </w:divBdr>
        </w:div>
        <w:div w:id="532377307">
          <w:marLeft w:val="640"/>
          <w:marRight w:val="0"/>
          <w:marTop w:val="0"/>
          <w:marBottom w:val="0"/>
          <w:divBdr>
            <w:top w:val="none" w:sz="0" w:space="0" w:color="auto"/>
            <w:left w:val="none" w:sz="0" w:space="0" w:color="auto"/>
            <w:bottom w:val="none" w:sz="0" w:space="0" w:color="auto"/>
            <w:right w:val="none" w:sz="0" w:space="0" w:color="auto"/>
          </w:divBdr>
        </w:div>
        <w:div w:id="1895042177">
          <w:marLeft w:val="640"/>
          <w:marRight w:val="0"/>
          <w:marTop w:val="0"/>
          <w:marBottom w:val="0"/>
          <w:divBdr>
            <w:top w:val="none" w:sz="0" w:space="0" w:color="auto"/>
            <w:left w:val="none" w:sz="0" w:space="0" w:color="auto"/>
            <w:bottom w:val="none" w:sz="0" w:space="0" w:color="auto"/>
            <w:right w:val="none" w:sz="0" w:space="0" w:color="auto"/>
          </w:divBdr>
        </w:div>
        <w:div w:id="1233006404">
          <w:marLeft w:val="640"/>
          <w:marRight w:val="0"/>
          <w:marTop w:val="0"/>
          <w:marBottom w:val="0"/>
          <w:divBdr>
            <w:top w:val="none" w:sz="0" w:space="0" w:color="auto"/>
            <w:left w:val="none" w:sz="0" w:space="0" w:color="auto"/>
            <w:bottom w:val="none" w:sz="0" w:space="0" w:color="auto"/>
            <w:right w:val="none" w:sz="0" w:space="0" w:color="auto"/>
          </w:divBdr>
        </w:div>
        <w:div w:id="1387296250">
          <w:marLeft w:val="640"/>
          <w:marRight w:val="0"/>
          <w:marTop w:val="0"/>
          <w:marBottom w:val="0"/>
          <w:divBdr>
            <w:top w:val="none" w:sz="0" w:space="0" w:color="auto"/>
            <w:left w:val="none" w:sz="0" w:space="0" w:color="auto"/>
            <w:bottom w:val="none" w:sz="0" w:space="0" w:color="auto"/>
            <w:right w:val="none" w:sz="0" w:space="0" w:color="auto"/>
          </w:divBdr>
        </w:div>
        <w:div w:id="804588119">
          <w:marLeft w:val="640"/>
          <w:marRight w:val="0"/>
          <w:marTop w:val="0"/>
          <w:marBottom w:val="0"/>
          <w:divBdr>
            <w:top w:val="none" w:sz="0" w:space="0" w:color="auto"/>
            <w:left w:val="none" w:sz="0" w:space="0" w:color="auto"/>
            <w:bottom w:val="none" w:sz="0" w:space="0" w:color="auto"/>
            <w:right w:val="none" w:sz="0" w:space="0" w:color="auto"/>
          </w:divBdr>
        </w:div>
        <w:div w:id="975985178">
          <w:marLeft w:val="640"/>
          <w:marRight w:val="0"/>
          <w:marTop w:val="0"/>
          <w:marBottom w:val="0"/>
          <w:divBdr>
            <w:top w:val="none" w:sz="0" w:space="0" w:color="auto"/>
            <w:left w:val="none" w:sz="0" w:space="0" w:color="auto"/>
            <w:bottom w:val="none" w:sz="0" w:space="0" w:color="auto"/>
            <w:right w:val="none" w:sz="0" w:space="0" w:color="auto"/>
          </w:divBdr>
        </w:div>
        <w:div w:id="1214657975">
          <w:marLeft w:val="640"/>
          <w:marRight w:val="0"/>
          <w:marTop w:val="0"/>
          <w:marBottom w:val="0"/>
          <w:divBdr>
            <w:top w:val="none" w:sz="0" w:space="0" w:color="auto"/>
            <w:left w:val="none" w:sz="0" w:space="0" w:color="auto"/>
            <w:bottom w:val="none" w:sz="0" w:space="0" w:color="auto"/>
            <w:right w:val="none" w:sz="0" w:space="0" w:color="auto"/>
          </w:divBdr>
        </w:div>
        <w:div w:id="869414611">
          <w:marLeft w:val="640"/>
          <w:marRight w:val="0"/>
          <w:marTop w:val="0"/>
          <w:marBottom w:val="0"/>
          <w:divBdr>
            <w:top w:val="none" w:sz="0" w:space="0" w:color="auto"/>
            <w:left w:val="none" w:sz="0" w:space="0" w:color="auto"/>
            <w:bottom w:val="none" w:sz="0" w:space="0" w:color="auto"/>
            <w:right w:val="none" w:sz="0" w:space="0" w:color="auto"/>
          </w:divBdr>
        </w:div>
        <w:div w:id="1267695532">
          <w:marLeft w:val="640"/>
          <w:marRight w:val="0"/>
          <w:marTop w:val="0"/>
          <w:marBottom w:val="0"/>
          <w:divBdr>
            <w:top w:val="none" w:sz="0" w:space="0" w:color="auto"/>
            <w:left w:val="none" w:sz="0" w:space="0" w:color="auto"/>
            <w:bottom w:val="none" w:sz="0" w:space="0" w:color="auto"/>
            <w:right w:val="none" w:sz="0" w:space="0" w:color="auto"/>
          </w:divBdr>
        </w:div>
        <w:div w:id="142087109">
          <w:marLeft w:val="640"/>
          <w:marRight w:val="0"/>
          <w:marTop w:val="0"/>
          <w:marBottom w:val="0"/>
          <w:divBdr>
            <w:top w:val="none" w:sz="0" w:space="0" w:color="auto"/>
            <w:left w:val="none" w:sz="0" w:space="0" w:color="auto"/>
            <w:bottom w:val="none" w:sz="0" w:space="0" w:color="auto"/>
            <w:right w:val="none" w:sz="0" w:space="0" w:color="auto"/>
          </w:divBdr>
        </w:div>
        <w:div w:id="1767340858">
          <w:marLeft w:val="640"/>
          <w:marRight w:val="0"/>
          <w:marTop w:val="0"/>
          <w:marBottom w:val="0"/>
          <w:divBdr>
            <w:top w:val="none" w:sz="0" w:space="0" w:color="auto"/>
            <w:left w:val="none" w:sz="0" w:space="0" w:color="auto"/>
            <w:bottom w:val="none" w:sz="0" w:space="0" w:color="auto"/>
            <w:right w:val="none" w:sz="0" w:space="0" w:color="auto"/>
          </w:divBdr>
        </w:div>
        <w:div w:id="366878357">
          <w:marLeft w:val="640"/>
          <w:marRight w:val="0"/>
          <w:marTop w:val="0"/>
          <w:marBottom w:val="0"/>
          <w:divBdr>
            <w:top w:val="none" w:sz="0" w:space="0" w:color="auto"/>
            <w:left w:val="none" w:sz="0" w:space="0" w:color="auto"/>
            <w:bottom w:val="none" w:sz="0" w:space="0" w:color="auto"/>
            <w:right w:val="none" w:sz="0" w:space="0" w:color="auto"/>
          </w:divBdr>
        </w:div>
        <w:div w:id="948662099">
          <w:marLeft w:val="640"/>
          <w:marRight w:val="0"/>
          <w:marTop w:val="0"/>
          <w:marBottom w:val="0"/>
          <w:divBdr>
            <w:top w:val="none" w:sz="0" w:space="0" w:color="auto"/>
            <w:left w:val="none" w:sz="0" w:space="0" w:color="auto"/>
            <w:bottom w:val="none" w:sz="0" w:space="0" w:color="auto"/>
            <w:right w:val="none" w:sz="0" w:space="0" w:color="auto"/>
          </w:divBdr>
        </w:div>
        <w:div w:id="2043702752">
          <w:marLeft w:val="640"/>
          <w:marRight w:val="0"/>
          <w:marTop w:val="0"/>
          <w:marBottom w:val="0"/>
          <w:divBdr>
            <w:top w:val="none" w:sz="0" w:space="0" w:color="auto"/>
            <w:left w:val="none" w:sz="0" w:space="0" w:color="auto"/>
            <w:bottom w:val="none" w:sz="0" w:space="0" w:color="auto"/>
            <w:right w:val="none" w:sz="0" w:space="0" w:color="auto"/>
          </w:divBdr>
        </w:div>
        <w:div w:id="1416781045">
          <w:marLeft w:val="640"/>
          <w:marRight w:val="0"/>
          <w:marTop w:val="0"/>
          <w:marBottom w:val="0"/>
          <w:divBdr>
            <w:top w:val="none" w:sz="0" w:space="0" w:color="auto"/>
            <w:left w:val="none" w:sz="0" w:space="0" w:color="auto"/>
            <w:bottom w:val="none" w:sz="0" w:space="0" w:color="auto"/>
            <w:right w:val="none" w:sz="0" w:space="0" w:color="auto"/>
          </w:divBdr>
        </w:div>
        <w:div w:id="1259482514">
          <w:marLeft w:val="640"/>
          <w:marRight w:val="0"/>
          <w:marTop w:val="0"/>
          <w:marBottom w:val="0"/>
          <w:divBdr>
            <w:top w:val="none" w:sz="0" w:space="0" w:color="auto"/>
            <w:left w:val="none" w:sz="0" w:space="0" w:color="auto"/>
            <w:bottom w:val="none" w:sz="0" w:space="0" w:color="auto"/>
            <w:right w:val="none" w:sz="0" w:space="0" w:color="auto"/>
          </w:divBdr>
        </w:div>
        <w:div w:id="1580477819">
          <w:marLeft w:val="640"/>
          <w:marRight w:val="0"/>
          <w:marTop w:val="0"/>
          <w:marBottom w:val="0"/>
          <w:divBdr>
            <w:top w:val="none" w:sz="0" w:space="0" w:color="auto"/>
            <w:left w:val="none" w:sz="0" w:space="0" w:color="auto"/>
            <w:bottom w:val="none" w:sz="0" w:space="0" w:color="auto"/>
            <w:right w:val="none" w:sz="0" w:space="0" w:color="auto"/>
          </w:divBdr>
        </w:div>
        <w:div w:id="1805587333">
          <w:marLeft w:val="640"/>
          <w:marRight w:val="0"/>
          <w:marTop w:val="0"/>
          <w:marBottom w:val="0"/>
          <w:divBdr>
            <w:top w:val="none" w:sz="0" w:space="0" w:color="auto"/>
            <w:left w:val="none" w:sz="0" w:space="0" w:color="auto"/>
            <w:bottom w:val="none" w:sz="0" w:space="0" w:color="auto"/>
            <w:right w:val="none" w:sz="0" w:space="0" w:color="auto"/>
          </w:divBdr>
        </w:div>
        <w:div w:id="1539196359">
          <w:marLeft w:val="640"/>
          <w:marRight w:val="0"/>
          <w:marTop w:val="0"/>
          <w:marBottom w:val="0"/>
          <w:divBdr>
            <w:top w:val="none" w:sz="0" w:space="0" w:color="auto"/>
            <w:left w:val="none" w:sz="0" w:space="0" w:color="auto"/>
            <w:bottom w:val="none" w:sz="0" w:space="0" w:color="auto"/>
            <w:right w:val="none" w:sz="0" w:space="0" w:color="auto"/>
          </w:divBdr>
        </w:div>
        <w:div w:id="1834448792">
          <w:marLeft w:val="640"/>
          <w:marRight w:val="0"/>
          <w:marTop w:val="0"/>
          <w:marBottom w:val="0"/>
          <w:divBdr>
            <w:top w:val="none" w:sz="0" w:space="0" w:color="auto"/>
            <w:left w:val="none" w:sz="0" w:space="0" w:color="auto"/>
            <w:bottom w:val="none" w:sz="0" w:space="0" w:color="auto"/>
            <w:right w:val="none" w:sz="0" w:space="0" w:color="auto"/>
          </w:divBdr>
        </w:div>
        <w:div w:id="660814719">
          <w:marLeft w:val="640"/>
          <w:marRight w:val="0"/>
          <w:marTop w:val="0"/>
          <w:marBottom w:val="0"/>
          <w:divBdr>
            <w:top w:val="none" w:sz="0" w:space="0" w:color="auto"/>
            <w:left w:val="none" w:sz="0" w:space="0" w:color="auto"/>
            <w:bottom w:val="none" w:sz="0" w:space="0" w:color="auto"/>
            <w:right w:val="none" w:sz="0" w:space="0" w:color="auto"/>
          </w:divBdr>
        </w:div>
        <w:div w:id="542526351">
          <w:marLeft w:val="640"/>
          <w:marRight w:val="0"/>
          <w:marTop w:val="0"/>
          <w:marBottom w:val="0"/>
          <w:divBdr>
            <w:top w:val="none" w:sz="0" w:space="0" w:color="auto"/>
            <w:left w:val="none" w:sz="0" w:space="0" w:color="auto"/>
            <w:bottom w:val="none" w:sz="0" w:space="0" w:color="auto"/>
            <w:right w:val="none" w:sz="0" w:space="0" w:color="auto"/>
          </w:divBdr>
        </w:div>
        <w:div w:id="980309178">
          <w:marLeft w:val="640"/>
          <w:marRight w:val="0"/>
          <w:marTop w:val="0"/>
          <w:marBottom w:val="0"/>
          <w:divBdr>
            <w:top w:val="none" w:sz="0" w:space="0" w:color="auto"/>
            <w:left w:val="none" w:sz="0" w:space="0" w:color="auto"/>
            <w:bottom w:val="none" w:sz="0" w:space="0" w:color="auto"/>
            <w:right w:val="none" w:sz="0" w:space="0" w:color="auto"/>
          </w:divBdr>
        </w:div>
        <w:div w:id="59789565">
          <w:marLeft w:val="640"/>
          <w:marRight w:val="0"/>
          <w:marTop w:val="0"/>
          <w:marBottom w:val="0"/>
          <w:divBdr>
            <w:top w:val="none" w:sz="0" w:space="0" w:color="auto"/>
            <w:left w:val="none" w:sz="0" w:space="0" w:color="auto"/>
            <w:bottom w:val="none" w:sz="0" w:space="0" w:color="auto"/>
            <w:right w:val="none" w:sz="0" w:space="0" w:color="auto"/>
          </w:divBdr>
        </w:div>
        <w:div w:id="271742824">
          <w:marLeft w:val="640"/>
          <w:marRight w:val="0"/>
          <w:marTop w:val="0"/>
          <w:marBottom w:val="0"/>
          <w:divBdr>
            <w:top w:val="none" w:sz="0" w:space="0" w:color="auto"/>
            <w:left w:val="none" w:sz="0" w:space="0" w:color="auto"/>
            <w:bottom w:val="none" w:sz="0" w:space="0" w:color="auto"/>
            <w:right w:val="none" w:sz="0" w:space="0" w:color="auto"/>
          </w:divBdr>
        </w:div>
        <w:div w:id="24403454">
          <w:marLeft w:val="640"/>
          <w:marRight w:val="0"/>
          <w:marTop w:val="0"/>
          <w:marBottom w:val="0"/>
          <w:divBdr>
            <w:top w:val="none" w:sz="0" w:space="0" w:color="auto"/>
            <w:left w:val="none" w:sz="0" w:space="0" w:color="auto"/>
            <w:bottom w:val="none" w:sz="0" w:space="0" w:color="auto"/>
            <w:right w:val="none" w:sz="0" w:space="0" w:color="auto"/>
          </w:divBdr>
        </w:div>
        <w:div w:id="243879306">
          <w:marLeft w:val="640"/>
          <w:marRight w:val="0"/>
          <w:marTop w:val="0"/>
          <w:marBottom w:val="0"/>
          <w:divBdr>
            <w:top w:val="none" w:sz="0" w:space="0" w:color="auto"/>
            <w:left w:val="none" w:sz="0" w:space="0" w:color="auto"/>
            <w:bottom w:val="none" w:sz="0" w:space="0" w:color="auto"/>
            <w:right w:val="none" w:sz="0" w:space="0" w:color="auto"/>
          </w:divBdr>
        </w:div>
        <w:div w:id="1381828578">
          <w:marLeft w:val="640"/>
          <w:marRight w:val="0"/>
          <w:marTop w:val="0"/>
          <w:marBottom w:val="0"/>
          <w:divBdr>
            <w:top w:val="none" w:sz="0" w:space="0" w:color="auto"/>
            <w:left w:val="none" w:sz="0" w:space="0" w:color="auto"/>
            <w:bottom w:val="none" w:sz="0" w:space="0" w:color="auto"/>
            <w:right w:val="none" w:sz="0" w:space="0" w:color="auto"/>
          </w:divBdr>
        </w:div>
        <w:div w:id="1891259159">
          <w:marLeft w:val="640"/>
          <w:marRight w:val="0"/>
          <w:marTop w:val="0"/>
          <w:marBottom w:val="0"/>
          <w:divBdr>
            <w:top w:val="none" w:sz="0" w:space="0" w:color="auto"/>
            <w:left w:val="none" w:sz="0" w:space="0" w:color="auto"/>
            <w:bottom w:val="none" w:sz="0" w:space="0" w:color="auto"/>
            <w:right w:val="none" w:sz="0" w:space="0" w:color="auto"/>
          </w:divBdr>
        </w:div>
        <w:div w:id="986588263">
          <w:marLeft w:val="640"/>
          <w:marRight w:val="0"/>
          <w:marTop w:val="0"/>
          <w:marBottom w:val="0"/>
          <w:divBdr>
            <w:top w:val="none" w:sz="0" w:space="0" w:color="auto"/>
            <w:left w:val="none" w:sz="0" w:space="0" w:color="auto"/>
            <w:bottom w:val="none" w:sz="0" w:space="0" w:color="auto"/>
            <w:right w:val="none" w:sz="0" w:space="0" w:color="auto"/>
          </w:divBdr>
        </w:div>
        <w:div w:id="401488590">
          <w:marLeft w:val="640"/>
          <w:marRight w:val="0"/>
          <w:marTop w:val="0"/>
          <w:marBottom w:val="0"/>
          <w:divBdr>
            <w:top w:val="none" w:sz="0" w:space="0" w:color="auto"/>
            <w:left w:val="none" w:sz="0" w:space="0" w:color="auto"/>
            <w:bottom w:val="none" w:sz="0" w:space="0" w:color="auto"/>
            <w:right w:val="none" w:sz="0" w:space="0" w:color="auto"/>
          </w:divBdr>
        </w:div>
      </w:divsChild>
    </w:div>
    <w:div w:id="198007934">
      <w:bodyDiv w:val="1"/>
      <w:marLeft w:val="0"/>
      <w:marRight w:val="0"/>
      <w:marTop w:val="0"/>
      <w:marBottom w:val="0"/>
      <w:divBdr>
        <w:top w:val="none" w:sz="0" w:space="0" w:color="auto"/>
        <w:left w:val="none" w:sz="0" w:space="0" w:color="auto"/>
        <w:bottom w:val="none" w:sz="0" w:space="0" w:color="auto"/>
        <w:right w:val="none" w:sz="0" w:space="0" w:color="auto"/>
      </w:divBdr>
      <w:divsChild>
        <w:div w:id="826555934">
          <w:marLeft w:val="640"/>
          <w:marRight w:val="0"/>
          <w:marTop w:val="0"/>
          <w:marBottom w:val="0"/>
          <w:divBdr>
            <w:top w:val="none" w:sz="0" w:space="0" w:color="auto"/>
            <w:left w:val="none" w:sz="0" w:space="0" w:color="auto"/>
            <w:bottom w:val="none" w:sz="0" w:space="0" w:color="auto"/>
            <w:right w:val="none" w:sz="0" w:space="0" w:color="auto"/>
          </w:divBdr>
        </w:div>
        <w:div w:id="371997664">
          <w:marLeft w:val="640"/>
          <w:marRight w:val="0"/>
          <w:marTop w:val="0"/>
          <w:marBottom w:val="0"/>
          <w:divBdr>
            <w:top w:val="none" w:sz="0" w:space="0" w:color="auto"/>
            <w:left w:val="none" w:sz="0" w:space="0" w:color="auto"/>
            <w:bottom w:val="none" w:sz="0" w:space="0" w:color="auto"/>
            <w:right w:val="none" w:sz="0" w:space="0" w:color="auto"/>
          </w:divBdr>
        </w:div>
        <w:div w:id="325937491">
          <w:marLeft w:val="640"/>
          <w:marRight w:val="0"/>
          <w:marTop w:val="0"/>
          <w:marBottom w:val="0"/>
          <w:divBdr>
            <w:top w:val="none" w:sz="0" w:space="0" w:color="auto"/>
            <w:left w:val="none" w:sz="0" w:space="0" w:color="auto"/>
            <w:bottom w:val="none" w:sz="0" w:space="0" w:color="auto"/>
            <w:right w:val="none" w:sz="0" w:space="0" w:color="auto"/>
          </w:divBdr>
        </w:div>
        <w:div w:id="748230817">
          <w:marLeft w:val="640"/>
          <w:marRight w:val="0"/>
          <w:marTop w:val="0"/>
          <w:marBottom w:val="0"/>
          <w:divBdr>
            <w:top w:val="none" w:sz="0" w:space="0" w:color="auto"/>
            <w:left w:val="none" w:sz="0" w:space="0" w:color="auto"/>
            <w:bottom w:val="none" w:sz="0" w:space="0" w:color="auto"/>
            <w:right w:val="none" w:sz="0" w:space="0" w:color="auto"/>
          </w:divBdr>
        </w:div>
        <w:div w:id="1814132509">
          <w:marLeft w:val="640"/>
          <w:marRight w:val="0"/>
          <w:marTop w:val="0"/>
          <w:marBottom w:val="0"/>
          <w:divBdr>
            <w:top w:val="none" w:sz="0" w:space="0" w:color="auto"/>
            <w:left w:val="none" w:sz="0" w:space="0" w:color="auto"/>
            <w:bottom w:val="none" w:sz="0" w:space="0" w:color="auto"/>
            <w:right w:val="none" w:sz="0" w:space="0" w:color="auto"/>
          </w:divBdr>
        </w:div>
        <w:div w:id="1105270360">
          <w:marLeft w:val="640"/>
          <w:marRight w:val="0"/>
          <w:marTop w:val="0"/>
          <w:marBottom w:val="0"/>
          <w:divBdr>
            <w:top w:val="none" w:sz="0" w:space="0" w:color="auto"/>
            <w:left w:val="none" w:sz="0" w:space="0" w:color="auto"/>
            <w:bottom w:val="none" w:sz="0" w:space="0" w:color="auto"/>
            <w:right w:val="none" w:sz="0" w:space="0" w:color="auto"/>
          </w:divBdr>
        </w:div>
        <w:div w:id="1024088540">
          <w:marLeft w:val="640"/>
          <w:marRight w:val="0"/>
          <w:marTop w:val="0"/>
          <w:marBottom w:val="0"/>
          <w:divBdr>
            <w:top w:val="none" w:sz="0" w:space="0" w:color="auto"/>
            <w:left w:val="none" w:sz="0" w:space="0" w:color="auto"/>
            <w:bottom w:val="none" w:sz="0" w:space="0" w:color="auto"/>
            <w:right w:val="none" w:sz="0" w:space="0" w:color="auto"/>
          </w:divBdr>
        </w:div>
        <w:div w:id="1659262823">
          <w:marLeft w:val="640"/>
          <w:marRight w:val="0"/>
          <w:marTop w:val="0"/>
          <w:marBottom w:val="0"/>
          <w:divBdr>
            <w:top w:val="none" w:sz="0" w:space="0" w:color="auto"/>
            <w:left w:val="none" w:sz="0" w:space="0" w:color="auto"/>
            <w:bottom w:val="none" w:sz="0" w:space="0" w:color="auto"/>
            <w:right w:val="none" w:sz="0" w:space="0" w:color="auto"/>
          </w:divBdr>
        </w:div>
        <w:div w:id="712463403">
          <w:marLeft w:val="640"/>
          <w:marRight w:val="0"/>
          <w:marTop w:val="0"/>
          <w:marBottom w:val="0"/>
          <w:divBdr>
            <w:top w:val="none" w:sz="0" w:space="0" w:color="auto"/>
            <w:left w:val="none" w:sz="0" w:space="0" w:color="auto"/>
            <w:bottom w:val="none" w:sz="0" w:space="0" w:color="auto"/>
            <w:right w:val="none" w:sz="0" w:space="0" w:color="auto"/>
          </w:divBdr>
        </w:div>
        <w:div w:id="64302584">
          <w:marLeft w:val="640"/>
          <w:marRight w:val="0"/>
          <w:marTop w:val="0"/>
          <w:marBottom w:val="0"/>
          <w:divBdr>
            <w:top w:val="none" w:sz="0" w:space="0" w:color="auto"/>
            <w:left w:val="none" w:sz="0" w:space="0" w:color="auto"/>
            <w:bottom w:val="none" w:sz="0" w:space="0" w:color="auto"/>
            <w:right w:val="none" w:sz="0" w:space="0" w:color="auto"/>
          </w:divBdr>
        </w:div>
        <w:div w:id="563875703">
          <w:marLeft w:val="640"/>
          <w:marRight w:val="0"/>
          <w:marTop w:val="0"/>
          <w:marBottom w:val="0"/>
          <w:divBdr>
            <w:top w:val="none" w:sz="0" w:space="0" w:color="auto"/>
            <w:left w:val="none" w:sz="0" w:space="0" w:color="auto"/>
            <w:bottom w:val="none" w:sz="0" w:space="0" w:color="auto"/>
            <w:right w:val="none" w:sz="0" w:space="0" w:color="auto"/>
          </w:divBdr>
        </w:div>
        <w:div w:id="1187403656">
          <w:marLeft w:val="640"/>
          <w:marRight w:val="0"/>
          <w:marTop w:val="0"/>
          <w:marBottom w:val="0"/>
          <w:divBdr>
            <w:top w:val="none" w:sz="0" w:space="0" w:color="auto"/>
            <w:left w:val="none" w:sz="0" w:space="0" w:color="auto"/>
            <w:bottom w:val="none" w:sz="0" w:space="0" w:color="auto"/>
            <w:right w:val="none" w:sz="0" w:space="0" w:color="auto"/>
          </w:divBdr>
        </w:div>
        <w:div w:id="230887812">
          <w:marLeft w:val="640"/>
          <w:marRight w:val="0"/>
          <w:marTop w:val="0"/>
          <w:marBottom w:val="0"/>
          <w:divBdr>
            <w:top w:val="none" w:sz="0" w:space="0" w:color="auto"/>
            <w:left w:val="none" w:sz="0" w:space="0" w:color="auto"/>
            <w:bottom w:val="none" w:sz="0" w:space="0" w:color="auto"/>
            <w:right w:val="none" w:sz="0" w:space="0" w:color="auto"/>
          </w:divBdr>
        </w:div>
        <w:div w:id="2062092034">
          <w:marLeft w:val="640"/>
          <w:marRight w:val="0"/>
          <w:marTop w:val="0"/>
          <w:marBottom w:val="0"/>
          <w:divBdr>
            <w:top w:val="none" w:sz="0" w:space="0" w:color="auto"/>
            <w:left w:val="none" w:sz="0" w:space="0" w:color="auto"/>
            <w:bottom w:val="none" w:sz="0" w:space="0" w:color="auto"/>
            <w:right w:val="none" w:sz="0" w:space="0" w:color="auto"/>
          </w:divBdr>
        </w:div>
        <w:div w:id="1754424174">
          <w:marLeft w:val="640"/>
          <w:marRight w:val="0"/>
          <w:marTop w:val="0"/>
          <w:marBottom w:val="0"/>
          <w:divBdr>
            <w:top w:val="none" w:sz="0" w:space="0" w:color="auto"/>
            <w:left w:val="none" w:sz="0" w:space="0" w:color="auto"/>
            <w:bottom w:val="none" w:sz="0" w:space="0" w:color="auto"/>
            <w:right w:val="none" w:sz="0" w:space="0" w:color="auto"/>
          </w:divBdr>
        </w:div>
        <w:div w:id="703944324">
          <w:marLeft w:val="640"/>
          <w:marRight w:val="0"/>
          <w:marTop w:val="0"/>
          <w:marBottom w:val="0"/>
          <w:divBdr>
            <w:top w:val="none" w:sz="0" w:space="0" w:color="auto"/>
            <w:left w:val="none" w:sz="0" w:space="0" w:color="auto"/>
            <w:bottom w:val="none" w:sz="0" w:space="0" w:color="auto"/>
            <w:right w:val="none" w:sz="0" w:space="0" w:color="auto"/>
          </w:divBdr>
        </w:div>
        <w:div w:id="345792882">
          <w:marLeft w:val="640"/>
          <w:marRight w:val="0"/>
          <w:marTop w:val="0"/>
          <w:marBottom w:val="0"/>
          <w:divBdr>
            <w:top w:val="none" w:sz="0" w:space="0" w:color="auto"/>
            <w:left w:val="none" w:sz="0" w:space="0" w:color="auto"/>
            <w:bottom w:val="none" w:sz="0" w:space="0" w:color="auto"/>
            <w:right w:val="none" w:sz="0" w:space="0" w:color="auto"/>
          </w:divBdr>
        </w:div>
        <w:div w:id="125856155">
          <w:marLeft w:val="640"/>
          <w:marRight w:val="0"/>
          <w:marTop w:val="0"/>
          <w:marBottom w:val="0"/>
          <w:divBdr>
            <w:top w:val="none" w:sz="0" w:space="0" w:color="auto"/>
            <w:left w:val="none" w:sz="0" w:space="0" w:color="auto"/>
            <w:bottom w:val="none" w:sz="0" w:space="0" w:color="auto"/>
            <w:right w:val="none" w:sz="0" w:space="0" w:color="auto"/>
          </w:divBdr>
        </w:div>
        <w:div w:id="328023974">
          <w:marLeft w:val="640"/>
          <w:marRight w:val="0"/>
          <w:marTop w:val="0"/>
          <w:marBottom w:val="0"/>
          <w:divBdr>
            <w:top w:val="none" w:sz="0" w:space="0" w:color="auto"/>
            <w:left w:val="none" w:sz="0" w:space="0" w:color="auto"/>
            <w:bottom w:val="none" w:sz="0" w:space="0" w:color="auto"/>
            <w:right w:val="none" w:sz="0" w:space="0" w:color="auto"/>
          </w:divBdr>
        </w:div>
        <w:div w:id="1513762750">
          <w:marLeft w:val="640"/>
          <w:marRight w:val="0"/>
          <w:marTop w:val="0"/>
          <w:marBottom w:val="0"/>
          <w:divBdr>
            <w:top w:val="none" w:sz="0" w:space="0" w:color="auto"/>
            <w:left w:val="none" w:sz="0" w:space="0" w:color="auto"/>
            <w:bottom w:val="none" w:sz="0" w:space="0" w:color="auto"/>
            <w:right w:val="none" w:sz="0" w:space="0" w:color="auto"/>
          </w:divBdr>
        </w:div>
        <w:div w:id="660280699">
          <w:marLeft w:val="640"/>
          <w:marRight w:val="0"/>
          <w:marTop w:val="0"/>
          <w:marBottom w:val="0"/>
          <w:divBdr>
            <w:top w:val="none" w:sz="0" w:space="0" w:color="auto"/>
            <w:left w:val="none" w:sz="0" w:space="0" w:color="auto"/>
            <w:bottom w:val="none" w:sz="0" w:space="0" w:color="auto"/>
            <w:right w:val="none" w:sz="0" w:space="0" w:color="auto"/>
          </w:divBdr>
        </w:div>
        <w:div w:id="295379091">
          <w:marLeft w:val="640"/>
          <w:marRight w:val="0"/>
          <w:marTop w:val="0"/>
          <w:marBottom w:val="0"/>
          <w:divBdr>
            <w:top w:val="none" w:sz="0" w:space="0" w:color="auto"/>
            <w:left w:val="none" w:sz="0" w:space="0" w:color="auto"/>
            <w:bottom w:val="none" w:sz="0" w:space="0" w:color="auto"/>
            <w:right w:val="none" w:sz="0" w:space="0" w:color="auto"/>
          </w:divBdr>
        </w:div>
        <w:div w:id="684595117">
          <w:marLeft w:val="640"/>
          <w:marRight w:val="0"/>
          <w:marTop w:val="0"/>
          <w:marBottom w:val="0"/>
          <w:divBdr>
            <w:top w:val="none" w:sz="0" w:space="0" w:color="auto"/>
            <w:left w:val="none" w:sz="0" w:space="0" w:color="auto"/>
            <w:bottom w:val="none" w:sz="0" w:space="0" w:color="auto"/>
            <w:right w:val="none" w:sz="0" w:space="0" w:color="auto"/>
          </w:divBdr>
        </w:div>
        <w:div w:id="1670670903">
          <w:marLeft w:val="640"/>
          <w:marRight w:val="0"/>
          <w:marTop w:val="0"/>
          <w:marBottom w:val="0"/>
          <w:divBdr>
            <w:top w:val="none" w:sz="0" w:space="0" w:color="auto"/>
            <w:left w:val="none" w:sz="0" w:space="0" w:color="auto"/>
            <w:bottom w:val="none" w:sz="0" w:space="0" w:color="auto"/>
            <w:right w:val="none" w:sz="0" w:space="0" w:color="auto"/>
          </w:divBdr>
        </w:div>
        <w:div w:id="1933973215">
          <w:marLeft w:val="640"/>
          <w:marRight w:val="0"/>
          <w:marTop w:val="0"/>
          <w:marBottom w:val="0"/>
          <w:divBdr>
            <w:top w:val="none" w:sz="0" w:space="0" w:color="auto"/>
            <w:left w:val="none" w:sz="0" w:space="0" w:color="auto"/>
            <w:bottom w:val="none" w:sz="0" w:space="0" w:color="auto"/>
            <w:right w:val="none" w:sz="0" w:space="0" w:color="auto"/>
          </w:divBdr>
        </w:div>
        <w:div w:id="1954242712">
          <w:marLeft w:val="640"/>
          <w:marRight w:val="0"/>
          <w:marTop w:val="0"/>
          <w:marBottom w:val="0"/>
          <w:divBdr>
            <w:top w:val="none" w:sz="0" w:space="0" w:color="auto"/>
            <w:left w:val="none" w:sz="0" w:space="0" w:color="auto"/>
            <w:bottom w:val="none" w:sz="0" w:space="0" w:color="auto"/>
            <w:right w:val="none" w:sz="0" w:space="0" w:color="auto"/>
          </w:divBdr>
        </w:div>
        <w:div w:id="995954810">
          <w:marLeft w:val="640"/>
          <w:marRight w:val="0"/>
          <w:marTop w:val="0"/>
          <w:marBottom w:val="0"/>
          <w:divBdr>
            <w:top w:val="none" w:sz="0" w:space="0" w:color="auto"/>
            <w:left w:val="none" w:sz="0" w:space="0" w:color="auto"/>
            <w:bottom w:val="none" w:sz="0" w:space="0" w:color="auto"/>
            <w:right w:val="none" w:sz="0" w:space="0" w:color="auto"/>
          </w:divBdr>
        </w:div>
        <w:div w:id="317422649">
          <w:marLeft w:val="640"/>
          <w:marRight w:val="0"/>
          <w:marTop w:val="0"/>
          <w:marBottom w:val="0"/>
          <w:divBdr>
            <w:top w:val="none" w:sz="0" w:space="0" w:color="auto"/>
            <w:left w:val="none" w:sz="0" w:space="0" w:color="auto"/>
            <w:bottom w:val="none" w:sz="0" w:space="0" w:color="auto"/>
            <w:right w:val="none" w:sz="0" w:space="0" w:color="auto"/>
          </w:divBdr>
        </w:div>
        <w:div w:id="1157302973">
          <w:marLeft w:val="640"/>
          <w:marRight w:val="0"/>
          <w:marTop w:val="0"/>
          <w:marBottom w:val="0"/>
          <w:divBdr>
            <w:top w:val="none" w:sz="0" w:space="0" w:color="auto"/>
            <w:left w:val="none" w:sz="0" w:space="0" w:color="auto"/>
            <w:bottom w:val="none" w:sz="0" w:space="0" w:color="auto"/>
            <w:right w:val="none" w:sz="0" w:space="0" w:color="auto"/>
          </w:divBdr>
        </w:div>
        <w:div w:id="1843281716">
          <w:marLeft w:val="640"/>
          <w:marRight w:val="0"/>
          <w:marTop w:val="0"/>
          <w:marBottom w:val="0"/>
          <w:divBdr>
            <w:top w:val="none" w:sz="0" w:space="0" w:color="auto"/>
            <w:left w:val="none" w:sz="0" w:space="0" w:color="auto"/>
            <w:bottom w:val="none" w:sz="0" w:space="0" w:color="auto"/>
            <w:right w:val="none" w:sz="0" w:space="0" w:color="auto"/>
          </w:divBdr>
        </w:div>
        <w:div w:id="1281180274">
          <w:marLeft w:val="640"/>
          <w:marRight w:val="0"/>
          <w:marTop w:val="0"/>
          <w:marBottom w:val="0"/>
          <w:divBdr>
            <w:top w:val="none" w:sz="0" w:space="0" w:color="auto"/>
            <w:left w:val="none" w:sz="0" w:space="0" w:color="auto"/>
            <w:bottom w:val="none" w:sz="0" w:space="0" w:color="auto"/>
            <w:right w:val="none" w:sz="0" w:space="0" w:color="auto"/>
          </w:divBdr>
        </w:div>
        <w:div w:id="486438001">
          <w:marLeft w:val="640"/>
          <w:marRight w:val="0"/>
          <w:marTop w:val="0"/>
          <w:marBottom w:val="0"/>
          <w:divBdr>
            <w:top w:val="none" w:sz="0" w:space="0" w:color="auto"/>
            <w:left w:val="none" w:sz="0" w:space="0" w:color="auto"/>
            <w:bottom w:val="none" w:sz="0" w:space="0" w:color="auto"/>
            <w:right w:val="none" w:sz="0" w:space="0" w:color="auto"/>
          </w:divBdr>
        </w:div>
        <w:div w:id="941187300">
          <w:marLeft w:val="640"/>
          <w:marRight w:val="0"/>
          <w:marTop w:val="0"/>
          <w:marBottom w:val="0"/>
          <w:divBdr>
            <w:top w:val="none" w:sz="0" w:space="0" w:color="auto"/>
            <w:left w:val="none" w:sz="0" w:space="0" w:color="auto"/>
            <w:bottom w:val="none" w:sz="0" w:space="0" w:color="auto"/>
            <w:right w:val="none" w:sz="0" w:space="0" w:color="auto"/>
          </w:divBdr>
        </w:div>
        <w:div w:id="916982348">
          <w:marLeft w:val="640"/>
          <w:marRight w:val="0"/>
          <w:marTop w:val="0"/>
          <w:marBottom w:val="0"/>
          <w:divBdr>
            <w:top w:val="none" w:sz="0" w:space="0" w:color="auto"/>
            <w:left w:val="none" w:sz="0" w:space="0" w:color="auto"/>
            <w:bottom w:val="none" w:sz="0" w:space="0" w:color="auto"/>
            <w:right w:val="none" w:sz="0" w:space="0" w:color="auto"/>
          </w:divBdr>
        </w:div>
        <w:div w:id="360472817">
          <w:marLeft w:val="640"/>
          <w:marRight w:val="0"/>
          <w:marTop w:val="0"/>
          <w:marBottom w:val="0"/>
          <w:divBdr>
            <w:top w:val="none" w:sz="0" w:space="0" w:color="auto"/>
            <w:left w:val="none" w:sz="0" w:space="0" w:color="auto"/>
            <w:bottom w:val="none" w:sz="0" w:space="0" w:color="auto"/>
            <w:right w:val="none" w:sz="0" w:space="0" w:color="auto"/>
          </w:divBdr>
        </w:div>
        <w:div w:id="797334879">
          <w:marLeft w:val="640"/>
          <w:marRight w:val="0"/>
          <w:marTop w:val="0"/>
          <w:marBottom w:val="0"/>
          <w:divBdr>
            <w:top w:val="none" w:sz="0" w:space="0" w:color="auto"/>
            <w:left w:val="none" w:sz="0" w:space="0" w:color="auto"/>
            <w:bottom w:val="none" w:sz="0" w:space="0" w:color="auto"/>
            <w:right w:val="none" w:sz="0" w:space="0" w:color="auto"/>
          </w:divBdr>
        </w:div>
        <w:div w:id="963772549">
          <w:marLeft w:val="640"/>
          <w:marRight w:val="0"/>
          <w:marTop w:val="0"/>
          <w:marBottom w:val="0"/>
          <w:divBdr>
            <w:top w:val="none" w:sz="0" w:space="0" w:color="auto"/>
            <w:left w:val="none" w:sz="0" w:space="0" w:color="auto"/>
            <w:bottom w:val="none" w:sz="0" w:space="0" w:color="auto"/>
            <w:right w:val="none" w:sz="0" w:space="0" w:color="auto"/>
          </w:divBdr>
        </w:div>
        <w:div w:id="112408688">
          <w:marLeft w:val="640"/>
          <w:marRight w:val="0"/>
          <w:marTop w:val="0"/>
          <w:marBottom w:val="0"/>
          <w:divBdr>
            <w:top w:val="none" w:sz="0" w:space="0" w:color="auto"/>
            <w:left w:val="none" w:sz="0" w:space="0" w:color="auto"/>
            <w:bottom w:val="none" w:sz="0" w:space="0" w:color="auto"/>
            <w:right w:val="none" w:sz="0" w:space="0" w:color="auto"/>
          </w:divBdr>
        </w:div>
        <w:div w:id="1045177341">
          <w:marLeft w:val="640"/>
          <w:marRight w:val="0"/>
          <w:marTop w:val="0"/>
          <w:marBottom w:val="0"/>
          <w:divBdr>
            <w:top w:val="none" w:sz="0" w:space="0" w:color="auto"/>
            <w:left w:val="none" w:sz="0" w:space="0" w:color="auto"/>
            <w:bottom w:val="none" w:sz="0" w:space="0" w:color="auto"/>
            <w:right w:val="none" w:sz="0" w:space="0" w:color="auto"/>
          </w:divBdr>
        </w:div>
        <w:div w:id="757410931">
          <w:marLeft w:val="640"/>
          <w:marRight w:val="0"/>
          <w:marTop w:val="0"/>
          <w:marBottom w:val="0"/>
          <w:divBdr>
            <w:top w:val="none" w:sz="0" w:space="0" w:color="auto"/>
            <w:left w:val="none" w:sz="0" w:space="0" w:color="auto"/>
            <w:bottom w:val="none" w:sz="0" w:space="0" w:color="auto"/>
            <w:right w:val="none" w:sz="0" w:space="0" w:color="auto"/>
          </w:divBdr>
        </w:div>
        <w:div w:id="1254775346">
          <w:marLeft w:val="640"/>
          <w:marRight w:val="0"/>
          <w:marTop w:val="0"/>
          <w:marBottom w:val="0"/>
          <w:divBdr>
            <w:top w:val="none" w:sz="0" w:space="0" w:color="auto"/>
            <w:left w:val="none" w:sz="0" w:space="0" w:color="auto"/>
            <w:bottom w:val="none" w:sz="0" w:space="0" w:color="auto"/>
            <w:right w:val="none" w:sz="0" w:space="0" w:color="auto"/>
          </w:divBdr>
        </w:div>
        <w:div w:id="1192457821">
          <w:marLeft w:val="640"/>
          <w:marRight w:val="0"/>
          <w:marTop w:val="0"/>
          <w:marBottom w:val="0"/>
          <w:divBdr>
            <w:top w:val="none" w:sz="0" w:space="0" w:color="auto"/>
            <w:left w:val="none" w:sz="0" w:space="0" w:color="auto"/>
            <w:bottom w:val="none" w:sz="0" w:space="0" w:color="auto"/>
            <w:right w:val="none" w:sz="0" w:space="0" w:color="auto"/>
          </w:divBdr>
        </w:div>
        <w:div w:id="45690389">
          <w:marLeft w:val="640"/>
          <w:marRight w:val="0"/>
          <w:marTop w:val="0"/>
          <w:marBottom w:val="0"/>
          <w:divBdr>
            <w:top w:val="none" w:sz="0" w:space="0" w:color="auto"/>
            <w:left w:val="none" w:sz="0" w:space="0" w:color="auto"/>
            <w:bottom w:val="none" w:sz="0" w:space="0" w:color="auto"/>
            <w:right w:val="none" w:sz="0" w:space="0" w:color="auto"/>
          </w:divBdr>
        </w:div>
        <w:div w:id="1836844593">
          <w:marLeft w:val="640"/>
          <w:marRight w:val="0"/>
          <w:marTop w:val="0"/>
          <w:marBottom w:val="0"/>
          <w:divBdr>
            <w:top w:val="none" w:sz="0" w:space="0" w:color="auto"/>
            <w:left w:val="none" w:sz="0" w:space="0" w:color="auto"/>
            <w:bottom w:val="none" w:sz="0" w:space="0" w:color="auto"/>
            <w:right w:val="none" w:sz="0" w:space="0" w:color="auto"/>
          </w:divBdr>
        </w:div>
        <w:div w:id="436607176">
          <w:marLeft w:val="640"/>
          <w:marRight w:val="0"/>
          <w:marTop w:val="0"/>
          <w:marBottom w:val="0"/>
          <w:divBdr>
            <w:top w:val="none" w:sz="0" w:space="0" w:color="auto"/>
            <w:left w:val="none" w:sz="0" w:space="0" w:color="auto"/>
            <w:bottom w:val="none" w:sz="0" w:space="0" w:color="auto"/>
            <w:right w:val="none" w:sz="0" w:space="0" w:color="auto"/>
          </w:divBdr>
        </w:div>
        <w:div w:id="924724915">
          <w:marLeft w:val="640"/>
          <w:marRight w:val="0"/>
          <w:marTop w:val="0"/>
          <w:marBottom w:val="0"/>
          <w:divBdr>
            <w:top w:val="none" w:sz="0" w:space="0" w:color="auto"/>
            <w:left w:val="none" w:sz="0" w:space="0" w:color="auto"/>
            <w:bottom w:val="none" w:sz="0" w:space="0" w:color="auto"/>
            <w:right w:val="none" w:sz="0" w:space="0" w:color="auto"/>
          </w:divBdr>
        </w:div>
        <w:div w:id="235673843">
          <w:marLeft w:val="640"/>
          <w:marRight w:val="0"/>
          <w:marTop w:val="0"/>
          <w:marBottom w:val="0"/>
          <w:divBdr>
            <w:top w:val="none" w:sz="0" w:space="0" w:color="auto"/>
            <w:left w:val="none" w:sz="0" w:space="0" w:color="auto"/>
            <w:bottom w:val="none" w:sz="0" w:space="0" w:color="auto"/>
            <w:right w:val="none" w:sz="0" w:space="0" w:color="auto"/>
          </w:divBdr>
        </w:div>
        <w:div w:id="1020816280">
          <w:marLeft w:val="640"/>
          <w:marRight w:val="0"/>
          <w:marTop w:val="0"/>
          <w:marBottom w:val="0"/>
          <w:divBdr>
            <w:top w:val="none" w:sz="0" w:space="0" w:color="auto"/>
            <w:left w:val="none" w:sz="0" w:space="0" w:color="auto"/>
            <w:bottom w:val="none" w:sz="0" w:space="0" w:color="auto"/>
            <w:right w:val="none" w:sz="0" w:space="0" w:color="auto"/>
          </w:divBdr>
        </w:div>
        <w:div w:id="1528256474">
          <w:marLeft w:val="640"/>
          <w:marRight w:val="0"/>
          <w:marTop w:val="0"/>
          <w:marBottom w:val="0"/>
          <w:divBdr>
            <w:top w:val="none" w:sz="0" w:space="0" w:color="auto"/>
            <w:left w:val="none" w:sz="0" w:space="0" w:color="auto"/>
            <w:bottom w:val="none" w:sz="0" w:space="0" w:color="auto"/>
            <w:right w:val="none" w:sz="0" w:space="0" w:color="auto"/>
          </w:divBdr>
        </w:div>
        <w:div w:id="2023776642">
          <w:marLeft w:val="640"/>
          <w:marRight w:val="0"/>
          <w:marTop w:val="0"/>
          <w:marBottom w:val="0"/>
          <w:divBdr>
            <w:top w:val="none" w:sz="0" w:space="0" w:color="auto"/>
            <w:left w:val="none" w:sz="0" w:space="0" w:color="auto"/>
            <w:bottom w:val="none" w:sz="0" w:space="0" w:color="auto"/>
            <w:right w:val="none" w:sz="0" w:space="0" w:color="auto"/>
          </w:divBdr>
        </w:div>
        <w:div w:id="1269318250">
          <w:marLeft w:val="640"/>
          <w:marRight w:val="0"/>
          <w:marTop w:val="0"/>
          <w:marBottom w:val="0"/>
          <w:divBdr>
            <w:top w:val="none" w:sz="0" w:space="0" w:color="auto"/>
            <w:left w:val="none" w:sz="0" w:space="0" w:color="auto"/>
            <w:bottom w:val="none" w:sz="0" w:space="0" w:color="auto"/>
            <w:right w:val="none" w:sz="0" w:space="0" w:color="auto"/>
          </w:divBdr>
        </w:div>
        <w:div w:id="1755081409">
          <w:marLeft w:val="640"/>
          <w:marRight w:val="0"/>
          <w:marTop w:val="0"/>
          <w:marBottom w:val="0"/>
          <w:divBdr>
            <w:top w:val="none" w:sz="0" w:space="0" w:color="auto"/>
            <w:left w:val="none" w:sz="0" w:space="0" w:color="auto"/>
            <w:bottom w:val="none" w:sz="0" w:space="0" w:color="auto"/>
            <w:right w:val="none" w:sz="0" w:space="0" w:color="auto"/>
          </w:divBdr>
        </w:div>
        <w:div w:id="308751984">
          <w:marLeft w:val="640"/>
          <w:marRight w:val="0"/>
          <w:marTop w:val="0"/>
          <w:marBottom w:val="0"/>
          <w:divBdr>
            <w:top w:val="none" w:sz="0" w:space="0" w:color="auto"/>
            <w:left w:val="none" w:sz="0" w:space="0" w:color="auto"/>
            <w:bottom w:val="none" w:sz="0" w:space="0" w:color="auto"/>
            <w:right w:val="none" w:sz="0" w:space="0" w:color="auto"/>
          </w:divBdr>
        </w:div>
        <w:div w:id="570509673">
          <w:marLeft w:val="640"/>
          <w:marRight w:val="0"/>
          <w:marTop w:val="0"/>
          <w:marBottom w:val="0"/>
          <w:divBdr>
            <w:top w:val="none" w:sz="0" w:space="0" w:color="auto"/>
            <w:left w:val="none" w:sz="0" w:space="0" w:color="auto"/>
            <w:bottom w:val="none" w:sz="0" w:space="0" w:color="auto"/>
            <w:right w:val="none" w:sz="0" w:space="0" w:color="auto"/>
          </w:divBdr>
        </w:div>
        <w:div w:id="1442071375">
          <w:marLeft w:val="640"/>
          <w:marRight w:val="0"/>
          <w:marTop w:val="0"/>
          <w:marBottom w:val="0"/>
          <w:divBdr>
            <w:top w:val="none" w:sz="0" w:space="0" w:color="auto"/>
            <w:left w:val="none" w:sz="0" w:space="0" w:color="auto"/>
            <w:bottom w:val="none" w:sz="0" w:space="0" w:color="auto"/>
            <w:right w:val="none" w:sz="0" w:space="0" w:color="auto"/>
          </w:divBdr>
        </w:div>
        <w:div w:id="928395054">
          <w:marLeft w:val="640"/>
          <w:marRight w:val="0"/>
          <w:marTop w:val="0"/>
          <w:marBottom w:val="0"/>
          <w:divBdr>
            <w:top w:val="none" w:sz="0" w:space="0" w:color="auto"/>
            <w:left w:val="none" w:sz="0" w:space="0" w:color="auto"/>
            <w:bottom w:val="none" w:sz="0" w:space="0" w:color="auto"/>
            <w:right w:val="none" w:sz="0" w:space="0" w:color="auto"/>
          </w:divBdr>
        </w:div>
        <w:div w:id="105973514">
          <w:marLeft w:val="640"/>
          <w:marRight w:val="0"/>
          <w:marTop w:val="0"/>
          <w:marBottom w:val="0"/>
          <w:divBdr>
            <w:top w:val="none" w:sz="0" w:space="0" w:color="auto"/>
            <w:left w:val="none" w:sz="0" w:space="0" w:color="auto"/>
            <w:bottom w:val="none" w:sz="0" w:space="0" w:color="auto"/>
            <w:right w:val="none" w:sz="0" w:space="0" w:color="auto"/>
          </w:divBdr>
        </w:div>
        <w:div w:id="110248411">
          <w:marLeft w:val="640"/>
          <w:marRight w:val="0"/>
          <w:marTop w:val="0"/>
          <w:marBottom w:val="0"/>
          <w:divBdr>
            <w:top w:val="none" w:sz="0" w:space="0" w:color="auto"/>
            <w:left w:val="none" w:sz="0" w:space="0" w:color="auto"/>
            <w:bottom w:val="none" w:sz="0" w:space="0" w:color="auto"/>
            <w:right w:val="none" w:sz="0" w:space="0" w:color="auto"/>
          </w:divBdr>
        </w:div>
        <w:div w:id="2048871181">
          <w:marLeft w:val="640"/>
          <w:marRight w:val="0"/>
          <w:marTop w:val="0"/>
          <w:marBottom w:val="0"/>
          <w:divBdr>
            <w:top w:val="none" w:sz="0" w:space="0" w:color="auto"/>
            <w:left w:val="none" w:sz="0" w:space="0" w:color="auto"/>
            <w:bottom w:val="none" w:sz="0" w:space="0" w:color="auto"/>
            <w:right w:val="none" w:sz="0" w:space="0" w:color="auto"/>
          </w:divBdr>
        </w:div>
        <w:div w:id="1211838949">
          <w:marLeft w:val="640"/>
          <w:marRight w:val="0"/>
          <w:marTop w:val="0"/>
          <w:marBottom w:val="0"/>
          <w:divBdr>
            <w:top w:val="none" w:sz="0" w:space="0" w:color="auto"/>
            <w:left w:val="none" w:sz="0" w:space="0" w:color="auto"/>
            <w:bottom w:val="none" w:sz="0" w:space="0" w:color="auto"/>
            <w:right w:val="none" w:sz="0" w:space="0" w:color="auto"/>
          </w:divBdr>
        </w:div>
        <w:div w:id="890993752">
          <w:marLeft w:val="640"/>
          <w:marRight w:val="0"/>
          <w:marTop w:val="0"/>
          <w:marBottom w:val="0"/>
          <w:divBdr>
            <w:top w:val="none" w:sz="0" w:space="0" w:color="auto"/>
            <w:left w:val="none" w:sz="0" w:space="0" w:color="auto"/>
            <w:bottom w:val="none" w:sz="0" w:space="0" w:color="auto"/>
            <w:right w:val="none" w:sz="0" w:space="0" w:color="auto"/>
          </w:divBdr>
        </w:div>
        <w:div w:id="1633828208">
          <w:marLeft w:val="640"/>
          <w:marRight w:val="0"/>
          <w:marTop w:val="0"/>
          <w:marBottom w:val="0"/>
          <w:divBdr>
            <w:top w:val="none" w:sz="0" w:space="0" w:color="auto"/>
            <w:left w:val="none" w:sz="0" w:space="0" w:color="auto"/>
            <w:bottom w:val="none" w:sz="0" w:space="0" w:color="auto"/>
            <w:right w:val="none" w:sz="0" w:space="0" w:color="auto"/>
          </w:divBdr>
        </w:div>
        <w:div w:id="2121601256">
          <w:marLeft w:val="640"/>
          <w:marRight w:val="0"/>
          <w:marTop w:val="0"/>
          <w:marBottom w:val="0"/>
          <w:divBdr>
            <w:top w:val="none" w:sz="0" w:space="0" w:color="auto"/>
            <w:left w:val="none" w:sz="0" w:space="0" w:color="auto"/>
            <w:bottom w:val="none" w:sz="0" w:space="0" w:color="auto"/>
            <w:right w:val="none" w:sz="0" w:space="0" w:color="auto"/>
          </w:divBdr>
        </w:div>
        <w:div w:id="605045411">
          <w:marLeft w:val="640"/>
          <w:marRight w:val="0"/>
          <w:marTop w:val="0"/>
          <w:marBottom w:val="0"/>
          <w:divBdr>
            <w:top w:val="none" w:sz="0" w:space="0" w:color="auto"/>
            <w:left w:val="none" w:sz="0" w:space="0" w:color="auto"/>
            <w:bottom w:val="none" w:sz="0" w:space="0" w:color="auto"/>
            <w:right w:val="none" w:sz="0" w:space="0" w:color="auto"/>
          </w:divBdr>
        </w:div>
        <w:div w:id="231044777">
          <w:marLeft w:val="640"/>
          <w:marRight w:val="0"/>
          <w:marTop w:val="0"/>
          <w:marBottom w:val="0"/>
          <w:divBdr>
            <w:top w:val="none" w:sz="0" w:space="0" w:color="auto"/>
            <w:left w:val="none" w:sz="0" w:space="0" w:color="auto"/>
            <w:bottom w:val="none" w:sz="0" w:space="0" w:color="auto"/>
            <w:right w:val="none" w:sz="0" w:space="0" w:color="auto"/>
          </w:divBdr>
        </w:div>
        <w:div w:id="1443378053">
          <w:marLeft w:val="640"/>
          <w:marRight w:val="0"/>
          <w:marTop w:val="0"/>
          <w:marBottom w:val="0"/>
          <w:divBdr>
            <w:top w:val="none" w:sz="0" w:space="0" w:color="auto"/>
            <w:left w:val="none" w:sz="0" w:space="0" w:color="auto"/>
            <w:bottom w:val="none" w:sz="0" w:space="0" w:color="auto"/>
            <w:right w:val="none" w:sz="0" w:space="0" w:color="auto"/>
          </w:divBdr>
        </w:div>
        <w:div w:id="268590611">
          <w:marLeft w:val="640"/>
          <w:marRight w:val="0"/>
          <w:marTop w:val="0"/>
          <w:marBottom w:val="0"/>
          <w:divBdr>
            <w:top w:val="none" w:sz="0" w:space="0" w:color="auto"/>
            <w:left w:val="none" w:sz="0" w:space="0" w:color="auto"/>
            <w:bottom w:val="none" w:sz="0" w:space="0" w:color="auto"/>
            <w:right w:val="none" w:sz="0" w:space="0" w:color="auto"/>
          </w:divBdr>
        </w:div>
        <w:div w:id="793448820">
          <w:marLeft w:val="640"/>
          <w:marRight w:val="0"/>
          <w:marTop w:val="0"/>
          <w:marBottom w:val="0"/>
          <w:divBdr>
            <w:top w:val="none" w:sz="0" w:space="0" w:color="auto"/>
            <w:left w:val="none" w:sz="0" w:space="0" w:color="auto"/>
            <w:bottom w:val="none" w:sz="0" w:space="0" w:color="auto"/>
            <w:right w:val="none" w:sz="0" w:space="0" w:color="auto"/>
          </w:divBdr>
        </w:div>
        <w:div w:id="327369899">
          <w:marLeft w:val="640"/>
          <w:marRight w:val="0"/>
          <w:marTop w:val="0"/>
          <w:marBottom w:val="0"/>
          <w:divBdr>
            <w:top w:val="none" w:sz="0" w:space="0" w:color="auto"/>
            <w:left w:val="none" w:sz="0" w:space="0" w:color="auto"/>
            <w:bottom w:val="none" w:sz="0" w:space="0" w:color="auto"/>
            <w:right w:val="none" w:sz="0" w:space="0" w:color="auto"/>
          </w:divBdr>
        </w:div>
        <w:div w:id="1627469417">
          <w:marLeft w:val="640"/>
          <w:marRight w:val="0"/>
          <w:marTop w:val="0"/>
          <w:marBottom w:val="0"/>
          <w:divBdr>
            <w:top w:val="none" w:sz="0" w:space="0" w:color="auto"/>
            <w:left w:val="none" w:sz="0" w:space="0" w:color="auto"/>
            <w:bottom w:val="none" w:sz="0" w:space="0" w:color="auto"/>
            <w:right w:val="none" w:sz="0" w:space="0" w:color="auto"/>
          </w:divBdr>
        </w:div>
        <w:div w:id="78413005">
          <w:marLeft w:val="640"/>
          <w:marRight w:val="0"/>
          <w:marTop w:val="0"/>
          <w:marBottom w:val="0"/>
          <w:divBdr>
            <w:top w:val="none" w:sz="0" w:space="0" w:color="auto"/>
            <w:left w:val="none" w:sz="0" w:space="0" w:color="auto"/>
            <w:bottom w:val="none" w:sz="0" w:space="0" w:color="auto"/>
            <w:right w:val="none" w:sz="0" w:space="0" w:color="auto"/>
          </w:divBdr>
        </w:div>
        <w:div w:id="1813521219">
          <w:marLeft w:val="640"/>
          <w:marRight w:val="0"/>
          <w:marTop w:val="0"/>
          <w:marBottom w:val="0"/>
          <w:divBdr>
            <w:top w:val="none" w:sz="0" w:space="0" w:color="auto"/>
            <w:left w:val="none" w:sz="0" w:space="0" w:color="auto"/>
            <w:bottom w:val="none" w:sz="0" w:space="0" w:color="auto"/>
            <w:right w:val="none" w:sz="0" w:space="0" w:color="auto"/>
          </w:divBdr>
        </w:div>
        <w:div w:id="1336886670">
          <w:marLeft w:val="640"/>
          <w:marRight w:val="0"/>
          <w:marTop w:val="0"/>
          <w:marBottom w:val="0"/>
          <w:divBdr>
            <w:top w:val="none" w:sz="0" w:space="0" w:color="auto"/>
            <w:left w:val="none" w:sz="0" w:space="0" w:color="auto"/>
            <w:bottom w:val="none" w:sz="0" w:space="0" w:color="auto"/>
            <w:right w:val="none" w:sz="0" w:space="0" w:color="auto"/>
          </w:divBdr>
        </w:div>
        <w:div w:id="107507870">
          <w:marLeft w:val="640"/>
          <w:marRight w:val="0"/>
          <w:marTop w:val="0"/>
          <w:marBottom w:val="0"/>
          <w:divBdr>
            <w:top w:val="none" w:sz="0" w:space="0" w:color="auto"/>
            <w:left w:val="none" w:sz="0" w:space="0" w:color="auto"/>
            <w:bottom w:val="none" w:sz="0" w:space="0" w:color="auto"/>
            <w:right w:val="none" w:sz="0" w:space="0" w:color="auto"/>
          </w:divBdr>
        </w:div>
        <w:div w:id="2120637074">
          <w:marLeft w:val="640"/>
          <w:marRight w:val="0"/>
          <w:marTop w:val="0"/>
          <w:marBottom w:val="0"/>
          <w:divBdr>
            <w:top w:val="none" w:sz="0" w:space="0" w:color="auto"/>
            <w:left w:val="none" w:sz="0" w:space="0" w:color="auto"/>
            <w:bottom w:val="none" w:sz="0" w:space="0" w:color="auto"/>
            <w:right w:val="none" w:sz="0" w:space="0" w:color="auto"/>
          </w:divBdr>
        </w:div>
        <w:div w:id="928850803">
          <w:marLeft w:val="640"/>
          <w:marRight w:val="0"/>
          <w:marTop w:val="0"/>
          <w:marBottom w:val="0"/>
          <w:divBdr>
            <w:top w:val="none" w:sz="0" w:space="0" w:color="auto"/>
            <w:left w:val="none" w:sz="0" w:space="0" w:color="auto"/>
            <w:bottom w:val="none" w:sz="0" w:space="0" w:color="auto"/>
            <w:right w:val="none" w:sz="0" w:space="0" w:color="auto"/>
          </w:divBdr>
        </w:div>
        <w:div w:id="404258601">
          <w:marLeft w:val="640"/>
          <w:marRight w:val="0"/>
          <w:marTop w:val="0"/>
          <w:marBottom w:val="0"/>
          <w:divBdr>
            <w:top w:val="none" w:sz="0" w:space="0" w:color="auto"/>
            <w:left w:val="none" w:sz="0" w:space="0" w:color="auto"/>
            <w:bottom w:val="none" w:sz="0" w:space="0" w:color="auto"/>
            <w:right w:val="none" w:sz="0" w:space="0" w:color="auto"/>
          </w:divBdr>
        </w:div>
        <w:div w:id="1708067709">
          <w:marLeft w:val="640"/>
          <w:marRight w:val="0"/>
          <w:marTop w:val="0"/>
          <w:marBottom w:val="0"/>
          <w:divBdr>
            <w:top w:val="none" w:sz="0" w:space="0" w:color="auto"/>
            <w:left w:val="none" w:sz="0" w:space="0" w:color="auto"/>
            <w:bottom w:val="none" w:sz="0" w:space="0" w:color="auto"/>
            <w:right w:val="none" w:sz="0" w:space="0" w:color="auto"/>
          </w:divBdr>
        </w:div>
        <w:div w:id="1329753249">
          <w:marLeft w:val="640"/>
          <w:marRight w:val="0"/>
          <w:marTop w:val="0"/>
          <w:marBottom w:val="0"/>
          <w:divBdr>
            <w:top w:val="none" w:sz="0" w:space="0" w:color="auto"/>
            <w:left w:val="none" w:sz="0" w:space="0" w:color="auto"/>
            <w:bottom w:val="none" w:sz="0" w:space="0" w:color="auto"/>
            <w:right w:val="none" w:sz="0" w:space="0" w:color="auto"/>
          </w:divBdr>
        </w:div>
        <w:div w:id="1993829164">
          <w:marLeft w:val="640"/>
          <w:marRight w:val="0"/>
          <w:marTop w:val="0"/>
          <w:marBottom w:val="0"/>
          <w:divBdr>
            <w:top w:val="none" w:sz="0" w:space="0" w:color="auto"/>
            <w:left w:val="none" w:sz="0" w:space="0" w:color="auto"/>
            <w:bottom w:val="none" w:sz="0" w:space="0" w:color="auto"/>
            <w:right w:val="none" w:sz="0" w:space="0" w:color="auto"/>
          </w:divBdr>
        </w:div>
        <w:div w:id="837230772">
          <w:marLeft w:val="640"/>
          <w:marRight w:val="0"/>
          <w:marTop w:val="0"/>
          <w:marBottom w:val="0"/>
          <w:divBdr>
            <w:top w:val="none" w:sz="0" w:space="0" w:color="auto"/>
            <w:left w:val="none" w:sz="0" w:space="0" w:color="auto"/>
            <w:bottom w:val="none" w:sz="0" w:space="0" w:color="auto"/>
            <w:right w:val="none" w:sz="0" w:space="0" w:color="auto"/>
          </w:divBdr>
        </w:div>
        <w:div w:id="1034647246">
          <w:marLeft w:val="640"/>
          <w:marRight w:val="0"/>
          <w:marTop w:val="0"/>
          <w:marBottom w:val="0"/>
          <w:divBdr>
            <w:top w:val="none" w:sz="0" w:space="0" w:color="auto"/>
            <w:left w:val="none" w:sz="0" w:space="0" w:color="auto"/>
            <w:bottom w:val="none" w:sz="0" w:space="0" w:color="auto"/>
            <w:right w:val="none" w:sz="0" w:space="0" w:color="auto"/>
          </w:divBdr>
        </w:div>
        <w:div w:id="1859658400">
          <w:marLeft w:val="640"/>
          <w:marRight w:val="0"/>
          <w:marTop w:val="0"/>
          <w:marBottom w:val="0"/>
          <w:divBdr>
            <w:top w:val="none" w:sz="0" w:space="0" w:color="auto"/>
            <w:left w:val="none" w:sz="0" w:space="0" w:color="auto"/>
            <w:bottom w:val="none" w:sz="0" w:space="0" w:color="auto"/>
            <w:right w:val="none" w:sz="0" w:space="0" w:color="auto"/>
          </w:divBdr>
        </w:div>
        <w:div w:id="1874296000">
          <w:marLeft w:val="640"/>
          <w:marRight w:val="0"/>
          <w:marTop w:val="0"/>
          <w:marBottom w:val="0"/>
          <w:divBdr>
            <w:top w:val="none" w:sz="0" w:space="0" w:color="auto"/>
            <w:left w:val="none" w:sz="0" w:space="0" w:color="auto"/>
            <w:bottom w:val="none" w:sz="0" w:space="0" w:color="auto"/>
            <w:right w:val="none" w:sz="0" w:space="0" w:color="auto"/>
          </w:divBdr>
        </w:div>
        <w:div w:id="248008629">
          <w:marLeft w:val="640"/>
          <w:marRight w:val="0"/>
          <w:marTop w:val="0"/>
          <w:marBottom w:val="0"/>
          <w:divBdr>
            <w:top w:val="none" w:sz="0" w:space="0" w:color="auto"/>
            <w:left w:val="none" w:sz="0" w:space="0" w:color="auto"/>
            <w:bottom w:val="none" w:sz="0" w:space="0" w:color="auto"/>
            <w:right w:val="none" w:sz="0" w:space="0" w:color="auto"/>
          </w:divBdr>
        </w:div>
        <w:div w:id="1823037384">
          <w:marLeft w:val="640"/>
          <w:marRight w:val="0"/>
          <w:marTop w:val="0"/>
          <w:marBottom w:val="0"/>
          <w:divBdr>
            <w:top w:val="none" w:sz="0" w:space="0" w:color="auto"/>
            <w:left w:val="none" w:sz="0" w:space="0" w:color="auto"/>
            <w:bottom w:val="none" w:sz="0" w:space="0" w:color="auto"/>
            <w:right w:val="none" w:sz="0" w:space="0" w:color="auto"/>
          </w:divBdr>
        </w:div>
        <w:div w:id="728766998">
          <w:marLeft w:val="640"/>
          <w:marRight w:val="0"/>
          <w:marTop w:val="0"/>
          <w:marBottom w:val="0"/>
          <w:divBdr>
            <w:top w:val="none" w:sz="0" w:space="0" w:color="auto"/>
            <w:left w:val="none" w:sz="0" w:space="0" w:color="auto"/>
            <w:bottom w:val="none" w:sz="0" w:space="0" w:color="auto"/>
            <w:right w:val="none" w:sz="0" w:space="0" w:color="auto"/>
          </w:divBdr>
        </w:div>
        <w:div w:id="1153105982">
          <w:marLeft w:val="640"/>
          <w:marRight w:val="0"/>
          <w:marTop w:val="0"/>
          <w:marBottom w:val="0"/>
          <w:divBdr>
            <w:top w:val="none" w:sz="0" w:space="0" w:color="auto"/>
            <w:left w:val="none" w:sz="0" w:space="0" w:color="auto"/>
            <w:bottom w:val="none" w:sz="0" w:space="0" w:color="auto"/>
            <w:right w:val="none" w:sz="0" w:space="0" w:color="auto"/>
          </w:divBdr>
        </w:div>
        <w:div w:id="1602638559">
          <w:marLeft w:val="640"/>
          <w:marRight w:val="0"/>
          <w:marTop w:val="0"/>
          <w:marBottom w:val="0"/>
          <w:divBdr>
            <w:top w:val="none" w:sz="0" w:space="0" w:color="auto"/>
            <w:left w:val="none" w:sz="0" w:space="0" w:color="auto"/>
            <w:bottom w:val="none" w:sz="0" w:space="0" w:color="auto"/>
            <w:right w:val="none" w:sz="0" w:space="0" w:color="auto"/>
          </w:divBdr>
        </w:div>
        <w:div w:id="1654337881">
          <w:marLeft w:val="640"/>
          <w:marRight w:val="0"/>
          <w:marTop w:val="0"/>
          <w:marBottom w:val="0"/>
          <w:divBdr>
            <w:top w:val="none" w:sz="0" w:space="0" w:color="auto"/>
            <w:left w:val="none" w:sz="0" w:space="0" w:color="auto"/>
            <w:bottom w:val="none" w:sz="0" w:space="0" w:color="auto"/>
            <w:right w:val="none" w:sz="0" w:space="0" w:color="auto"/>
          </w:divBdr>
        </w:div>
        <w:div w:id="946349642">
          <w:marLeft w:val="640"/>
          <w:marRight w:val="0"/>
          <w:marTop w:val="0"/>
          <w:marBottom w:val="0"/>
          <w:divBdr>
            <w:top w:val="none" w:sz="0" w:space="0" w:color="auto"/>
            <w:left w:val="none" w:sz="0" w:space="0" w:color="auto"/>
            <w:bottom w:val="none" w:sz="0" w:space="0" w:color="auto"/>
            <w:right w:val="none" w:sz="0" w:space="0" w:color="auto"/>
          </w:divBdr>
        </w:div>
        <w:div w:id="1702584082">
          <w:marLeft w:val="640"/>
          <w:marRight w:val="0"/>
          <w:marTop w:val="0"/>
          <w:marBottom w:val="0"/>
          <w:divBdr>
            <w:top w:val="none" w:sz="0" w:space="0" w:color="auto"/>
            <w:left w:val="none" w:sz="0" w:space="0" w:color="auto"/>
            <w:bottom w:val="none" w:sz="0" w:space="0" w:color="auto"/>
            <w:right w:val="none" w:sz="0" w:space="0" w:color="auto"/>
          </w:divBdr>
        </w:div>
        <w:div w:id="1621259279">
          <w:marLeft w:val="640"/>
          <w:marRight w:val="0"/>
          <w:marTop w:val="0"/>
          <w:marBottom w:val="0"/>
          <w:divBdr>
            <w:top w:val="none" w:sz="0" w:space="0" w:color="auto"/>
            <w:left w:val="none" w:sz="0" w:space="0" w:color="auto"/>
            <w:bottom w:val="none" w:sz="0" w:space="0" w:color="auto"/>
            <w:right w:val="none" w:sz="0" w:space="0" w:color="auto"/>
          </w:divBdr>
        </w:div>
        <w:div w:id="260259999">
          <w:marLeft w:val="640"/>
          <w:marRight w:val="0"/>
          <w:marTop w:val="0"/>
          <w:marBottom w:val="0"/>
          <w:divBdr>
            <w:top w:val="none" w:sz="0" w:space="0" w:color="auto"/>
            <w:left w:val="none" w:sz="0" w:space="0" w:color="auto"/>
            <w:bottom w:val="none" w:sz="0" w:space="0" w:color="auto"/>
            <w:right w:val="none" w:sz="0" w:space="0" w:color="auto"/>
          </w:divBdr>
        </w:div>
        <w:div w:id="553464254">
          <w:marLeft w:val="640"/>
          <w:marRight w:val="0"/>
          <w:marTop w:val="0"/>
          <w:marBottom w:val="0"/>
          <w:divBdr>
            <w:top w:val="none" w:sz="0" w:space="0" w:color="auto"/>
            <w:left w:val="none" w:sz="0" w:space="0" w:color="auto"/>
            <w:bottom w:val="none" w:sz="0" w:space="0" w:color="auto"/>
            <w:right w:val="none" w:sz="0" w:space="0" w:color="auto"/>
          </w:divBdr>
        </w:div>
        <w:div w:id="1603026510">
          <w:marLeft w:val="640"/>
          <w:marRight w:val="0"/>
          <w:marTop w:val="0"/>
          <w:marBottom w:val="0"/>
          <w:divBdr>
            <w:top w:val="none" w:sz="0" w:space="0" w:color="auto"/>
            <w:left w:val="none" w:sz="0" w:space="0" w:color="auto"/>
            <w:bottom w:val="none" w:sz="0" w:space="0" w:color="auto"/>
            <w:right w:val="none" w:sz="0" w:space="0" w:color="auto"/>
          </w:divBdr>
        </w:div>
        <w:div w:id="1474560548">
          <w:marLeft w:val="640"/>
          <w:marRight w:val="0"/>
          <w:marTop w:val="0"/>
          <w:marBottom w:val="0"/>
          <w:divBdr>
            <w:top w:val="none" w:sz="0" w:space="0" w:color="auto"/>
            <w:left w:val="none" w:sz="0" w:space="0" w:color="auto"/>
            <w:bottom w:val="none" w:sz="0" w:space="0" w:color="auto"/>
            <w:right w:val="none" w:sz="0" w:space="0" w:color="auto"/>
          </w:divBdr>
        </w:div>
        <w:div w:id="627204081">
          <w:marLeft w:val="640"/>
          <w:marRight w:val="0"/>
          <w:marTop w:val="0"/>
          <w:marBottom w:val="0"/>
          <w:divBdr>
            <w:top w:val="none" w:sz="0" w:space="0" w:color="auto"/>
            <w:left w:val="none" w:sz="0" w:space="0" w:color="auto"/>
            <w:bottom w:val="none" w:sz="0" w:space="0" w:color="auto"/>
            <w:right w:val="none" w:sz="0" w:space="0" w:color="auto"/>
          </w:divBdr>
        </w:div>
        <w:div w:id="1396511244">
          <w:marLeft w:val="640"/>
          <w:marRight w:val="0"/>
          <w:marTop w:val="0"/>
          <w:marBottom w:val="0"/>
          <w:divBdr>
            <w:top w:val="none" w:sz="0" w:space="0" w:color="auto"/>
            <w:left w:val="none" w:sz="0" w:space="0" w:color="auto"/>
            <w:bottom w:val="none" w:sz="0" w:space="0" w:color="auto"/>
            <w:right w:val="none" w:sz="0" w:space="0" w:color="auto"/>
          </w:divBdr>
        </w:div>
        <w:div w:id="1833793946">
          <w:marLeft w:val="640"/>
          <w:marRight w:val="0"/>
          <w:marTop w:val="0"/>
          <w:marBottom w:val="0"/>
          <w:divBdr>
            <w:top w:val="none" w:sz="0" w:space="0" w:color="auto"/>
            <w:left w:val="none" w:sz="0" w:space="0" w:color="auto"/>
            <w:bottom w:val="none" w:sz="0" w:space="0" w:color="auto"/>
            <w:right w:val="none" w:sz="0" w:space="0" w:color="auto"/>
          </w:divBdr>
        </w:div>
        <w:div w:id="1041131420">
          <w:marLeft w:val="640"/>
          <w:marRight w:val="0"/>
          <w:marTop w:val="0"/>
          <w:marBottom w:val="0"/>
          <w:divBdr>
            <w:top w:val="none" w:sz="0" w:space="0" w:color="auto"/>
            <w:left w:val="none" w:sz="0" w:space="0" w:color="auto"/>
            <w:bottom w:val="none" w:sz="0" w:space="0" w:color="auto"/>
            <w:right w:val="none" w:sz="0" w:space="0" w:color="auto"/>
          </w:divBdr>
        </w:div>
        <w:div w:id="1692801964">
          <w:marLeft w:val="640"/>
          <w:marRight w:val="0"/>
          <w:marTop w:val="0"/>
          <w:marBottom w:val="0"/>
          <w:divBdr>
            <w:top w:val="none" w:sz="0" w:space="0" w:color="auto"/>
            <w:left w:val="none" w:sz="0" w:space="0" w:color="auto"/>
            <w:bottom w:val="none" w:sz="0" w:space="0" w:color="auto"/>
            <w:right w:val="none" w:sz="0" w:space="0" w:color="auto"/>
          </w:divBdr>
        </w:div>
        <w:div w:id="743572377">
          <w:marLeft w:val="640"/>
          <w:marRight w:val="0"/>
          <w:marTop w:val="0"/>
          <w:marBottom w:val="0"/>
          <w:divBdr>
            <w:top w:val="none" w:sz="0" w:space="0" w:color="auto"/>
            <w:left w:val="none" w:sz="0" w:space="0" w:color="auto"/>
            <w:bottom w:val="none" w:sz="0" w:space="0" w:color="auto"/>
            <w:right w:val="none" w:sz="0" w:space="0" w:color="auto"/>
          </w:divBdr>
        </w:div>
        <w:div w:id="384644121">
          <w:marLeft w:val="640"/>
          <w:marRight w:val="0"/>
          <w:marTop w:val="0"/>
          <w:marBottom w:val="0"/>
          <w:divBdr>
            <w:top w:val="none" w:sz="0" w:space="0" w:color="auto"/>
            <w:left w:val="none" w:sz="0" w:space="0" w:color="auto"/>
            <w:bottom w:val="none" w:sz="0" w:space="0" w:color="auto"/>
            <w:right w:val="none" w:sz="0" w:space="0" w:color="auto"/>
          </w:divBdr>
        </w:div>
        <w:div w:id="1009523452">
          <w:marLeft w:val="640"/>
          <w:marRight w:val="0"/>
          <w:marTop w:val="0"/>
          <w:marBottom w:val="0"/>
          <w:divBdr>
            <w:top w:val="none" w:sz="0" w:space="0" w:color="auto"/>
            <w:left w:val="none" w:sz="0" w:space="0" w:color="auto"/>
            <w:bottom w:val="none" w:sz="0" w:space="0" w:color="auto"/>
            <w:right w:val="none" w:sz="0" w:space="0" w:color="auto"/>
          </w:divBdr>
        </w:div>
        <w:div w:id="1146312921">
          <w:marLeft w:val="640"/>
          <w:marRight w:val="0"/>
          <w:marTop w:val="0"/>
          <w:marBottom w:val="0"/>
          <w:divBdr>
            <w:top w:val="none" w:sz="0" w:space="0" w:color="auto"/>
            <w:left w:val="none" w:sz="0" w:space="0" w:color="auto"/>
            <w:bottom w:val="none" w:sz="0" w:space="0" w:color="auto"/>
            <w:right w:val="none" w:sz="0" w:space="0" w:color="auto"/>
          </w:divBdr>
        </w:div>
        <w:div w:id="504518420">
          <w:marLeft w:val="640"/>
          <w:marRight w:val="0"/>
          <w:marTop w:val="0"/>
          <w:marBottom w:val="0"/>
          <w:divBdr>
            <w:top w:val="none" w:sz="0" w:space="0" w:color="auto"/>
            <w:left w:val="none" w:sz="0" w:space="0" w:color="auto"/>
            <w:bottom w:val="none" w:sz="0" w:space="0" w:color="auto"/>
            <w:right w:val="none" w:sz="0" w:space="0" w:color="auto"/>
          </w:divBdr>
        </w:div>
        <w:div w:id="1161309285">
          <w:marLeft w:val="640"/>
          <w:marRight w:val="0"/>
          <w:marTop w:val="0"/>
          <w:marBottom w:val="0"/>
          <w:divBdr>
            <w:top w:val="none" w:sz="0" w:space="0" w:color="auto"/>
            <w:left w:val="none" w:sz="0" w:space="0" w:color="auto"/>
            <w:bottom w:val="none" w:sz="0" w:space="0" w:color="auto"/>
            <w:right w:val="none" w:sz="0" w:space="0" w:color="auto"/>
          </w:divBdr>
        </w:div>
        <w:div w:id="937296269">
          <w:marLeft w:val="640"/>
          <w:marRight w:val="0"/>
          <w:marTop w:val="0"/>
          <w:marBottom w:val="0"/>
          <w:divBdr>
            <w:top w:val="none" w:sz="0" w:space="0" w:color="auto"/>
            <w:left w:val="none" w:sz="0" w:space="0" w:color="auto"/>
            <w:bottom w:val="none" w:sz="0" w:space="0" w:color="auto"/>
            <w:right w:val="none" w:sz="0" w:space="0" w:color="auto"/>
          </w:divBdr>
        </w:div>
        <w:div w:id="2067989234">
          <w:marLeft w:val="640"/>
          <w:marRight w:val="0"/>
          <w:marTop w:val="0"/>
          <w:marBottom w:val="0"/>
          <w:divBdr>
            <w:top w:val="none" w:sz="0" w:space="0" w:color="auto"/>
            <w:left w:val="none" w:sz="0" w:space="0" w:color="auto"/>
            <w:bottom w:val="none" w:sz="0" w:space="0" w:color="auto"/>
            <w:right w:val="none" w:sz="0" w:space="0" w:color="auto"/>
          </w:divBdr>
        </w:div>
        <w:div w:id="396518760">
          <w:marLeft w:val="640"/>
          <w:marRight w:val="0"/>
          <w:marTop w:val="0"/>
          <w:marBottom w:val="0"/>
          <w:divBdr>
            <w:top w:val="none" w:sz="0" w:space="0" w:color="auto"/>
            <w:left w:val="none" w:sz="0" w:space="0" w:color="auto"/>
            <w:bottom w:val="none" w:sz="0" w:space="0" w:color="auto"/>
            <w:right w:val="none" w:sz="0" w:space="0" w:color="auto"/>
          </w:divBdr>
        </w:div>
        <w:div w:id="1869685973">
          <w:marLeft w:val="640"/>
          <w:marRight w:val="0"/>
          <w:marTop w:val="0"/>
          <w:marBottom w:val="0"/>
          <w:divBdr>
            <w:top w:val="none" w:sz="0" w:space="0" w:color="auto"/>
            <w:left w:val="none" w:sz="0" w:space="0" w:color="auto"/>
            <w:bottom w:val="none" w:sz="0" w:space="0" w:color="auto"/>
            <w:right w:val="none" w:sz="0" w:space="0" w:color="auto"/>
          </w:divBdr>
        </w:div>
        <w:div w:id="52779182">
          <w:marLeft w:val="640"/>
          <w:marRight w:val="0"/>
          <w:marTop w:val="0"/>
          <w:marBottom w:val="0"/>
          <w:divBdr>
            <w:top w:val="none" w:sz="0" w:space="0" w:color="auto"/>
            <w:left w:val="none" w:sz="0" w:space="0" w:color="auto"/>
            <w:bottom w:val="none" w:sz="0" w:space="0" w:color="auto"/>
            <w:right w:val="none" w:sz="0" w:space="0" w:color="auto"/>
          </w:divBdr>
        </w:div>
        <w:div w:id="672613509">
          <w:marLeft w:val="640"/>
          <w:marRight w:val="0"/>
          <w:marTop w:val="0"/>
          <w:marBottom w:val="0"/>
          <w:divBdr>
            <w:top w:val="none" w:sz="0" w:space="0" w:color="auto"/>
            <w:left w:val="none" w:sz="0" w:space="0" w:color="auto"/>
            <w:bottom w:val="none" w:sz="0" w:space="0" w:color="auto"/>
            <w:right w:val="none" w:sz="0" w:space="0" w:color="auto"/>
          </w:divBdr>
        </w:div>
        <w:div w:id="751051164">
          <w:marLeft w:val="640"/>
          <w:marRight w:val="0"/>
          <w:marTop w:val="0"/>
          <w:marBottom w:val="0"/>
          <w:divBdr>
            <w:top w:val="none" w:sz="0" w:space="0" w:color="auto"/>
            <w:left w:val="none" w:sz="0" w:space="0" w:color="auto"/>
            <w:bottom w:val="none" w:sz="0" w:space="0" w:color="auto"/>
            <w:right w:val="none" w:sz="0" w:space="0" w:color="auto"/>
          </w:divBdr>
        </w:div>
        <w:div w:id="1875649615">
          <w:marLeft w:val="640"/>
          <w:marRight w:val="0"/>
          <w:marTop w:val="0"/>
          <w:marBottom w:val="0"/>
          <w:divBdr>
            <w:top w:val="none" w:sz="0" w:space="0" w:color="auto"/>
            <w:left w:val="none" w:sz="0" w:space="0" w:color="auto"/>
            <w:bottom w:val="none" w:sz="0" w:space="0" w:color="auto"/>
            <w:right w:val="none" w:sz="0" w:space="0" w:color="auto"/>
          </w:divBdr>
        </w:div>
        <w:div w:id="264308164">
          <w:marLeft w:val="640"/>
          <w:marRight w:val="0"/>
          <w:marTop w:val="0"/>
          <w:marBottom w:val="0"/>
          <w:divBdr>
            <w:top w:val="none" w:sz="0" w:space="0" w:color="auto"/>
            <w:left w:val="none" w:sz="0" w:space="0" w:color="auto"/>
            <w:bottom w:val="none" w:sz="0" w:space="0" w:color="auto"/>
            <w:right w:val="none" w:sz="0" w:space="0" w:color="auto"/>
          </w:divBdr>
        </w:div>
        <w:div w:id="1144665043">
          <w:marLeft w:val="640"/>
          <w:marRight w:val="0"/>
          <w:marTop w:val="0"/>
          <w:marBottom w:val="0"/>
          <w:divBdr>
            <w:top w:val="none" w:sz="0" w:space="0" w:color="auto"/>
            <w:left w:val="none" w:sz="0" w:space="0" w:color="auto"/>
            <w:bottom w:val="none" w:sz="0" w:space="0" w:color="auto"/>
            <w:right w:val="none" w:sz="0" w:space="0" w:color="auto"/>
          </w:divBdr>
        </w:div>
        <w:div w:id="1151360458">
          <w:marLeft w:val="640"/>
          <w:marRight w:val="0"/>
          <w:marTop w:val="0"/>
          <w:marBottom w:val="0"/>
          <w:divBdr>
            <w:top w:val="none" w:sz="0" w:space="0" w:color="auto"/>
            <w:left w:val="none" w:sz="0" w:space="0" w:color="auto"/>
            <w:bottom w:val="none" w:sz="0" w:space="0" w:color="auto"/>
            <w:right w:val="none" w:sz="0" w:space="0" w:color="auto"/>
          </w:divBdr>
        </w:div>
        <w:div w:id="879247768">
          <w:marLeft w:val="640"/>
          <w:marRight w:val="0"/>
          <w:marTop w:val="0"/>
          <w:marBottom w:val="0"/>
          <w:divBdr>
            <w:top w:val="none" w:sz="0" w:space="0" w:color="auto"/>
            <w:left w:val="none" w:sz="0" w:space="0" w:color="auto"/>
            <w:bottom w:val="none" w:sz="0" w:space="0" w:color="auto"/>
            <w:right w:val="none" w:sz="0" w:space="0" w:color="auto"/>
          </w:divBdr>
        </w:div>
        <w:div w:id="1831555253">
          <w:marLeft w:val="640"/>
          <w:marRight w:val="0"/>
          <w:marTop w:val="0"/>
          <w:marBottom w:val="0"/>
          <w:divBdr>
            <w:top w:val="none" w:sz="0" w:space="0" w:color="auto"/>
            <w:left w:val="none" w:sz="0" w:space="0" w:color="auto"/>
            <w:bottom w:val="none" w:sz="0" w:space="0" w:color="auto"/>
            <w:right w:val="none" w:sz="0" w:space="0" w:color="auto"/>
          </w:divBdr>
        </w:div>
        <w:div w:id="1215699540">
          <w:marLeft w:val="640"/>
          <w:marRight w:val="0"/>
          <w:marTop w:val="0"/>
          <w:marBottom w:val="0"/>
          <w:divBdr>
            <w:top w:val="none" w:sz="0" w:space="0" w:color="auto"/>
            <w:left w:val="none" w:sz="0" w:space="0" w:color="auto"/>
            <w:bottom w:val="none" w:sz="0" w:space="0" w:color="auto"/>
            <w:right w:val="none" w:sz="0" w:space="0" w:color="auto"/>
          </w:divBdr>
        </w:div>
        <w:div w:id="527179923">
          <w:marLeft w:val="640"/>
          <w:marRight w:val="0"/>
          <w:marTop w:val="0"/>
          <w:marBottom w:val="0"/>
          <w:divBdr>
            <w:top w:val="none" w:sz="0" w:space="0" w:color="auto"/>
            <w:left w:val="none" w:sz="0" w:space="0" w:color="auto"/>
            <w:bottom w:val="none" w:sz="0" w:space="0" w:color="auto"/>
            <w:right w:val="none" w:sz="0" w:space="0" w:color="auto"/>
          </w:divBdr>
        </w:div>
        <w:div w:id="649019456">
          <w:marLeft w:val="640"/>
          <w:marRight w:val="0"/>
          <w:marTop w:val="0"/>
          <w:marBottom w:val="0"/>
          <w:divBdr>
            <w:top w:val="none" w:sz="0" w:space="0" w:color="auto"/>
            <w:left w:val="none" w:sz="0" w:space="0" w:color="auto"/>
            <w:bottom w:val="none" w:sz="0" w:space="0" w:color="auto"/>
            <w:right w:val="none" w:sz="0" w:space="0" w:color="auto"/>
          </w:divBdr>
        </w:div>
        <w:div w:id="15159610">
          <w:marLeft w:val="640"/>
          <w:marRight w:val="0"/>
          <w:marTop w:val="0"/>
          <w:marBottom w:val="0"/>
          <w:divBdr>
            <w:top w:val="none" w:sz="0" w:space="0" w:color="auto"/>
            <w:left w:val="none" w:sz="0" w:space="0" w:color="auto"/>
            <w:bottom w:val="none" w:sz="0" w:space="0" w:color="auto"/>
            <w:right w:val="none" w:sz="0" w:space="0" w:color="auto"/>
          </w:divBdr>
        </w:div>
        <w:div w:id="1280718043">
          <w:marLeft w:val="640"/>
          <w:marRight w:val="0"/>
          <w:marTop w:val="0"/>
          <w:marBottom w:val="0"/>
          <w:divBdr>
            <w:top w:val="none" w:sz="0" w:space="0" w:color="auto"/>
            <w:left w:val="none" w:sz="0" w:space="0" w:color="auto"/>
            <w:bottom w:val="none" w:sz="0" w:space="0" w:color="auto"/>
            <w:right w:val="none" w:sz="0" w:space="0" w:color="auto"/>
          </w:divBdr>
        </w:div>
        <w:div w:id="1218279497">
          <w:marLeft w:val="640"/>
          <w:marRight w:val="0"/>
          <w:marTop w:val="0"/>
          <w:marBottom w:val="0"/>
          <w:divBdr>
            <w:top w:val="none" w:sz="0" w:space="0" w:color="auto"/>
            <w:left w:val="none" w:sz="0" w:space="0" w:color="auto"/>
            <w:bottom w:val="none" w:sz="0" w:space="0" w:color="auto"/>
            <w:right w:val="none" w:sz="0" w:space="0" w:color="auto"/>
          </w:divBdr>
        </w:div>
        <w:div w:id="771627346">
          <w:marLeft w:val="640"/>
          <w:marRight w:val="0"/>
          <w:marTop w:val="0"/>
          <w:marBottom w:val="0"/>
          <w:divBdr>
            <w:top w:val="none" w:sz="0" w:space="0" w:color="auto"/>
            <w:left w:val="none" w:sz="0" w:space="0" w:color="auto"/>
            <w:bottom w:val="none" w:sz="0" w:space="0" w:color="auto"/>
            <w:right w:val="none" w:sz="0" w:space="0" w:color="auto"/>
          </w:divBdr>
        </w:div>
        <w:div w:id="2100521779">
          <w:marLeft w:val="640"/>
          <w:marRight w:val="0"/>
          <w:marTop w:val="0"/>
          <w:marBottom w:val="0"/>
          <w:divBdr>
            <w:top w:val="none" w:sz="0" w:space="0" w:color="auto"/>
            <w:left w:val="none" w:sz="0" w:space="0" w:color="auto"/>
            <w:bottom w:val="none" w:sz="0" w:space="0" w:color="auto"/>
            <w:right w:val="none" w:sz="0" w:space="0" w:color="auto"/>
          </w:divBdr>
        </w:div>
        <w:div w:id="760420345">
          <w:marLeft w:val="640"/>
          <w:marRight w:val="0"/>
          <w:marTop w:val="0"/>
          <w:marBottom w:val="0"/>
          <w:divBdr>
            <w:top w:val="none" w:sz="0" w:space="0" w:color="auto"/>
            <w:left w:val="none" w:sz="0" w:space="0" w:color="auto"/>
            <w:bottom w:val="none" w:sz="0" w:space="0" w:color="auto"/>
            <w:right w:val="none" w:sz="0" w:space="0" w:color="auto"/>
          </w:divBdr>
        </w:div>
        <w:div w:id="797845176">
          <w:marLeft w:val="640"/>
          <w:marRight w:val="0"/>
          <w:marTop w:val="0"/>
          <w:marBottom w:val="0"/>
          <w:divBdr>
            <w:top w:val="none" w:sz="0" w:space="0" w:color="auto"/>
            <w:left w:val="none" w:sz="0" w:space="0" w:color="auto"/>
            <w:bottom w:val="none" w:sz="0" w:space="0" w:color="auto"/>
            <w:right w:val="none" w:sz="0" w:space="0" w:color="auto"/>
          </w:divBdr>
        </w:div>
        <w:div w:id="77941855">
          <w:marLeft w:val="640"/>
          <w:marRight w:val="0"/>
          <w:marTop w:val="0"/>
          <w:marBottom w:val="0"/>
          <w:divBdr>
            <w:top w:val="none" w:sz="0" w:space="0" w:color="auto"/>
            <w:left w:val="none" w:sz="0" w:space="0" w:color="auto"/>
            <w:bottom w:val="none" w:sz="0" w:space="0" w:color="auto"/>
            <w:right w:val="none" w:sz="0" w:space="0" w:color="auto"/>
          </w:divBdr>
        </w:div>
        <w:div w:id="1846287295">
          <w:marLeft w:val="640"/>
          <w:marRight w:val="0"/>
          <w:marTop w:val="0"/>
          <w:marBottom w:val="0"/>
          <w:divBdr>
            <w:top w:val="none" w:sz="0" w:space="0" w:color="auto"/>
            <w:left w:val="none" w:sz="0" w:space="0" w:color="auto"/>
            <w:bottom w:val="none" w:sz="0" w:space="0" w:color="auto"/>
            <w:right w:val="none" w:sz="0" w:space="0" w:color="auto"/>
          </w:divBdr>
        </w:div>
        <w:div w:id="1848052744">
          <w:marLeft w:val="640"/>
          <w:marRight w:val="0"/>
          <w:marTop w:val="0"/>
          <w:marBottom w:val="0"/>
          <w:divBdr>
            <w:top w:val="none" w:sz="0" w:space="0" w:color="auto"/>
            <w:left w:val="none" w:sz="0" w:space="0" w:color="auto"/>
            <w:bottom w:val="none" w:sz="0" w:space="0" w:color="auto"/>
            <w:right w:val="none" w:sz="0" w:space="0" w:color="auto"/>
          </w:divBdr>
        </w:div>
        <w:div w:id="140122582">
          <w:marLeft w:val="640"/>
          <w:marRight w:val="0"/>
          <w:marTop w:val="0"/>
          <w:marBottom w:val="0"/>
          <w:divBdr>
            <w:top w:val="none" w:sz="0" w:space="0" w:color="auto"/>
            <w:left w:val="none" w:sz="0" w:space="0" w:color="auto"/>
            <w:bottom w:val="none" w:sz="0" w:space="0" w:color="auto"/>
            <w:right w:val="none" w:sz="0" w:space="0" w:color="auto"/>
          </w:divBdr>
        </w:div>
        <w:div w:id="895749389">
          <w:marLeft w:val="640"/>
          <w:marRight w:val="0"/>
          <w:marTop w:val="0"/>
          <w:marBottom w:val="0"/>
          <w:divBdr>
            <w:top w:val="none" w:sz="0" w:space="0" w:color="auto"/>
            <w:left w:val="none" w:sz="0" w:space="0" w:color="auto"/>
            <w:bottom w:val="none" w:sz="0" w:space="0" w:color="auto"/>
            <w:right w:val="none" w:sz="0" w:space="0" w:color="auto"/>
          </w:divBdr>
        </w:div>
        <w:div w:id="883757450">
          <w:marLeft w:val="640"/>
          <w:marRight w:val="0"/>
          <w:marTop w:val="0"/>
          <w:marBottom w:val="0"/>
          <w:divBdr>
            <w:top w:val="none" w:sz="0" w:space="0" w:color="auto"/>
            <w:left w:val="none" w:sz="0" w:space="0" w:color="auto"/>
            <w:bottom w:val="none" w:sz="0" w:space="0" w:color="auto"/>
            <w:right w:val="none" w:sz="0" w:space="0" w:color="auto"/>
          </w:divBdr>
        </w:div>
        <w:div w:id="1632443147">
          <w:marLeft w:val="640"/>
          <w:marRight w:val="0"/>
          <w:marTop w:val="0"/>
          <w:marBottom w:val="0"/>
          <w:divBdr>
            <w:top w:val="none" w:sz="0" w:space="0" w:color="auto"/>
            <w:left w:val="none" w:sz="0" w:space="0" w:color="auto"/>
            <w:bottom w:val="none" w:sz="0" w:space="0" w:color="auto"/>
            <w:right w:val="none" w:sz="0" w:space="0" w:color="auto"/>
          </w:divBdr>
        </w:div>
        <w:div w:id="248929590">
          <w:marLeft w:val="640"/>
          <w:marRight w:val="0"/>
          <w:marTop w:val="0"/>
          <w:marBottom w:val="0"/>
          <w:divBdr>
            <w:top w:val="none" w:sz="0" w:space="0" w:color="auto"/>
            <w:left w:val="none" w:sz="0" w:space="0" w:color="auto"/>
            <w:bottom w:val="none" w:sz="0" w:space="0" w:color="auto"/>
            <w:right w:val="none" w:sz="0" w:space="0" w:color="auto"/>
          </w:divBdr>
        </w:div>
        <w:div w:id="2063677392">
          <w:marLeft w:val="640"/>
          <w:marRight w:val="0"/>
          <w:marTop w:val="0"/>
          <w:marBottom w:val="0"/>
          <w:divBdr>
            <w:top w:val="none" w:sz="0" w:space="0" w:color="auto"/>
            <w:left w:val="none" w:sz="0" w:space="0" w:color="auto"/>
            <w:bottom w:val="none" w:sz="0" w:space="0" w:color="auto"/>
            <w:right w:val="none" w:sz="0" w:space="0" w:color="auto"/>
          </w:divBdr>
        </w:div>
        <w:div w:id="1145732585">
          <w:marLeft w:val="640"/>
          <w:marRight w:val="0"/>
          <w:marTop w:val="0"/>
          <w:marBottom w:val="0"/>
          <w:divBdr>
            <w:top w:val="none" w:sz="0" w:space="0" w:color="auto"/>
            <w:left w:val="none" w:sz="0" w:space="0" w:color="auto"/>
            <w:bottom w:val="none" w:sz="0" w:space="0" w:color="auto"/>
            <w:right w:val="none" w:sz="0" w:space="0" w:color="auto"/>
          </w:divBdr>
        </w:div>
        <w:div w:id="2003391203">
          <w:marLeft w:val="640"/>
          <w:marRight w:val="0"/>
          <w:marTop w:val="0"/>
          <w:marBottom w:val="0"/>
          <w:divBdr>
            <w:top w:val="none" w:sz="0" w:space="0" w:color="auto"/>
            <w:left w:val="none" w:sz="0" w:space="0" w:color="auto"/>
            <w:bottom w:val="none" w:sz="0" w:space="0" w:color="auto"/>
            <w:right w:val="none" w:sz="0" w:space="0" w:color="auto"/>
          </w:divBdr>
        </w:div>
        <w:div w:id="1613898346">
          <w:marLeft w:val="640"/>
          <w:marRight w:val="0"/>
          <w:marTop w:val="0"/>
          <w:marBottom w:val="0"/>
          <w:divBdr>
            <w:top w:val="none" w:sz="0" w:space="0" w:color="auto"/>
            <w:left w:val="none" w:sz="0" w:space="0" w:color="auto"/>
            <w:bottom w:val="none" w:sz="0" w:space="0" w:color="auto"/>
            <w:right w:val="none" w:sz="0" w:space="0" w:color="auto"/>
          </w:divBdr>
        </w:div>
        <w:div w:id="1297837011">
          <w:marLeft w:val="640"/>
          <w:marRight w:val="0"/>
          <w:marTop w:val="0"/>
          <w:marBottom w:val="0"/>
          <w:divBdr>
            <w:top w:val="none" w:sz="0" w:space="0" w:color="auto"/>
            <w:left w:val="none" w:sz="0" w:space="0" w:color="auto"/>
            <w:bottom w:val="none" w:sz="0" w:space="0" w:color="auto"/>
            <w:right w:val="none" w:sz="0" w:space="0" w:color="auto"/>
          </w:divBdr>
        </w:div>
        <w:div w:id="440801359">
          <w:marLeft w:val="640"/>
          <w:marRight w:val="0"/>
          <w:marTop w:val="0"/>
          <w:marBottom w:val="0"/>
          <w:divBdr>
            <w:top w:val="none" w:sz="0" w:space="0" w:color="auto"/>
            <w:left w:val="none" w:sz="0" w:space="0" w:color="auto"/>
            <w:bottom w:val="none" w:sz="0" w:space="0" w:color="auto"/>
            <w:right w:val="none" w:sz="0" w:space="0" w:color="auto"/>
          </w:divBdr>
        </w:div>
        <w:div w:id="308480512">
          <w:marLeft w:val="640"/>
          <w:marRight w:val="0"/>
          <w:marTop w:val="0"/>
          <w:marBottom w:val="0"/>
          <w:divBdr>
            <w:top w:val="none" w:sz="0" w:space="0" w:color="auto"/>
            <w:left w:val="none" w:sz="0" w:space="0" w:color="auto"/>
            <w:bottom w:val="none" w:sz="0" w:space="0" w:color="auto"/>
            <w:right w:val="none" w:sz="0" w:space="0" w:color="auto"/>
          </w:divBdr>
        </w:div>
        <w:div w:id="697125478">
          <w:marLeft w:val="640"/>
          <w:marRight w:val="0"/>
          <w:marTop w:val="0"/>
          <w:marBottom w:val="0"/>
          <w:divBdr>
            <w:top w:val="none" w:sz="0" w:space="0" w:color="auto"/>
            <w:left w:val="none" w:sz="0" w:space="0" w:color="auto"/>
            <w:bottom w:val="none" w:sz="0" w:space="0" w:color="auto"/>
            <w:right w:val="none" w:sz="0" w:space="0" w:color="auto"/>
          </w:divBdr>
        </w:div>
        <w:div w:id="1212309524">
          <w:marLeft w:val="640"/>
          <w:marRight w:val="0"/>
          <w:marTop w:val="0"/>
          <w:marBottom w:val="0"/>
          <w:divBdr>
            <w:top w:val="none" w:sz="0" w:space="0" w:color="auto"/>
            <w:left w:val="none" w:sz="0" w:space="0" w:color="auto"/>
            <w:bottom w:val="none" w:sz="0" w:space="0" w:color="auto"/>
            <w:right w:val="none" w:sz="0" w:space="0" w:color="auto"/>
          </w:divBdr>
        </w:div>
        <w:div w:id="1986202999">
          <w:marLeft w:val="640"/>
          <w:marRight w:val="0"/>
          <w:marTop w:val="0"/>
          <w:marBottom w:val="0"/>
          <w:divBdr>
            <w:top w:val="none" w:sz="0" w:space="0" w:color="auto"/>
            <w:left w:val="none" w:sz="0" w:space="0" w:color="auto"/>
            <w:bottom w:val="none" w:sz="0" w:space="0" w:color="auto"/>
            <w:right w:val="none" w:sz="0" w:space="0" w:color="auto"/>
          </w:divBdr>
        </w:div>
        <w:div w:id="550724491">
          <w:marLeft w:val="640"/>
          <w:marRight w:val="0"/>
          <w:marTop w:val="0"/>
          <w:marBottom w:val="0"/>
          <w:divBdr>
            <w:top w:val="none" w:sz="0" w:space="0" w:color="auto"/>
            <w:left w:val="none" w:sz="0" w:space="0" w:color="auto"/>
            <w:bottom w:val="none" w:sz="0" w:space="0" w:color="auto"/>
            <w:right w:val="none" w:sz="0" w:space="0" w:color="auto"/>
          </w:divBdr>
        </w:div>
        <w:div w:id="1849099066">
          <w:marLeft w:val="640"/>
          <w:marRight w:val="0"/>
          <w:marTop w:val="0"/>
          <w:marBottom w:val="0"/>
          <w:divBdr>
            <w:top w:val="none" w:sz="0" w:space="0" w:color="auto"/>
            <w:left w:val="none" w:sz="0" w:space="0" w:color="auto"/>
            <w:bottom w:val="none" w:sz="0" w:space="0" w:color="auto"/>
            <w:right w:val="none" w:sz="0" w:space="0" w:color="auto"/>
          </w:divBdr>
        </w:div>
        <w:div w:id="1106773954">
          <w:marLeft w:val="640"/>
          <w:marRight w:val="0"/>
          <w:marTop w:val="0"/>
          <w:marBottom w:val="0"/>
          <w:divBdr>
            <w:top w:val="none" w:sz="0" w:space="0" w:color="auto"/>
            <w:left w:val="none" w:sz="0" w:space="0" w:color="auto"/>
            <w:bottom w:val="none" w:sz="0" w:space="0" w:color="auto"/>
            <w:right w:val="none" w:sz="0" w:space="0" w:color="auto"/>
          </w:divBdr>
        </w:div>
        <w:div w:id="911550584">
          <w:marLeft w:val="640"/>
          <w:marRight w:val="0"/>
          <w:marTop w:val="0"/>
          <w:marBottom w:val="0"/>
          <w:divBdr>
            <w:top w:val="none" w:sz="0" w:space="0" w:color="auto"/>
            <w:left w:val="none" w:sz="0" w:space="0" w:color="auto"/>
            <w:bottom w:val="none" w:sz="0" w:space="0" w:color="auto"/>
            <w:right w:val="none" w:sz="0" w:space="0" w:color="auto"/>
          </w:divBdr>
        </w:div>
        <w:div w:id="657854345">
          <w:marLeft w:val="640"/>
          <w:marRight w:val="0"/>
          <w:marTop w:val="0"/>
          <w:marBottom w:val="0"/>
          <w:divBdr>
            <w:top w:val="none" w:sz="0" w:space="0" w:color="auto"/>
            <w:left w:val="none" w:sz="0" w:space="0" w:color="auto"/>
            <w:bottom w:val="none" w:sz="0" w:space="0" w:color="auto"/>
            <w:right w:val="none" w:sz="0" w:space="0" w:color="auto"/>
          </w:divBdr>
        </w:div>
        <w:div w:id="293099243">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16823277">
      <w:bodyDiv w:val="1"/>
      <w:marLeft w:val="0"/>
      <w:marRight w:val="0"/>
      <w:marTop w:val="0"/>
      <w:marBottom w:val="0"/>
      <w:divBdr>
        <w:top w:val="none" w:sz="0" w:space="0" w:color="auto"/>
        <w:left w:val="none" w:sz="0" w:space="0" w:color="auto"/>
        <w:bottom w:val="none" w:sz="0" w:space="0" w:color="auto"/>
        <w:right w:val="none" w:sz="0" w:space="0" w:color="auto"/>
      </w:divBdr>
      <w:divsChild>
        <w:div w:id="912466206">
          <w:marLeft w:val="640"/>
          <w:marRight w:val="0"/>
          <w:marTop w:val="0"/>
          <w:marBottom w:val="0"/>
          <w:divBdr>
            <w:top w:val="none" w:sz="0" w:space="0" w:color="auto"/>
            <w:left w:val="none" w:sz="0" w:space="0" w:color="auto"/>
            <w:bottom w:val="none" w:sz="0" w:space="0" w:color="auto"/>
            <w:right w:val="none" w:sz="0" w:space="0" w:color="auto"/>
          </w:divBdr>
        </w:div>
        <w:div w:id="135994255">
          <w:marLeft w:val="640"/>
          <w:marRight w:val="0"/>
          <w:marTop w:val="0"/>
          <w:marBottom w:val="0"/>
          <w:divBdr>
            <w:top w:val="none" w:sz="0" w:space="0" w:color="auto"/>
            <w:left w:val="none" w:sz="0" w:space="0" w:color="auto"/>
            <w:bottom w:val="none" w:sz="0" w:space="0" w:color="auto"/>
            <w:right w:val="none" w:sz="0" w:space="0" w:color="auto"/>
          </w:divBdr>
        </w:div>
        <w:div w:id="1443375198">
          <w:marLeft w:val="640"/>
          <w:marRight w:val="0"/>
          <w:marTop w:val="0"/>
          <w:marBottom w:val="0"/>
          <w:divBdr>
            <w:top w:val="none" w:sz="0" w:space="0" w:color="auto"/>
            <w:left w:val="none" w:sz="0" w:space="0" w:color="auto"/>
            <w:bottom w:val="none" w:sz="0" w:space="0" w:color="auto"/>
            <w:right w:val="none" w:sz="0" w:space="0" w:color="auto"/>
          </w:divBdr>
        </w:div>
        <w:div w:id="1031227775">
          <w:marLeft w:val="640"/>
          <w:marRight w:val="0"/>
          <w:marTop w:val="0"/>
          <w:marBottom w:val="0"/>
          <w:divBdr>
            <w:top w:val="none" w:sz="0" w:space="0" w:color="auto"/>
            <w:left w:val="none" w:sz="0" w:space="0" w:color="auto"/>
            <w:bottom w:val="none" w:sz="0" w:space="0" w:color="auto"/>
            <w:right w:val="none" w:sz="0" w:space="0" w:color="auto"/>
          </w:divBdr>
        </w:div>
        <w:div w:id="855537787">
          <w:marLeft w:val="640"/>
          <w:marRight w:val="0"/>
          <w:marTop w:val="0"/>
          <w:marBottom w:val="0"/>
          <w:divBdr>
            <w:top w:val="none" w:sz="0" w:space="0" w:color="auto"/>
            <w:left w:val="none" w:sz="0" w:space="0" w:color="auto"/>
            <w:bottom w:val="none" w:sz="0" w:space="0" w:color="auto"/>
            <w:right w:val="none" w:sz="0" w:space="0" w:color="auto"/>
          </w:divBdr>
        </w:div>
        <w:div w:id="761025975">
          <w:marLeft w:val="640"/>
          <w:marRight w:val="0"/>
          <w:marTop w:val="0"/>
          <w:marBottom w:val="0"/>
          <w:divBdr>
            <w:top w:val="none" w:sz="0" w:space="0" w:color="auto"/>
            <w:left w:val="none" w:sz="0" w:space="0" w:color="auto"/>
            <w:bottom w:val="none" w:sz="0" w:space="0" w:color="auto"/>
            <w:right w:val="none" w:sz="0" w:space="0" w:color="auto"/>
          </w:divBdr>
        </w:div>
        <w:div w:id="1808887798">
          <w:marLeft w:val="640"/>
          <w:marRight w:val="0"/>
          <w:marTop w:val="0"/>
          <w:marBottom w:val="0"/>
          <w:divBdr>
            <w:top w:val="none" w:sz="0" w:space="0" w:color="auto"/>
            <w:left w:val="none" w:sz="0" w:space="0" w:color="auto"/>
            <w:bottom w:val="none" w:sz="0" w:space="0" w:color="auto"/>
            <w:right w:val="none" w:sz="0" w:space="0" w:color="auto"/>
          </w:divBdr>
        </w:div>
        <w:div w:id="1301811413">
          <w:marLeft w:val="640"/>
          <w:marRight w:val="0"/>
          <w:marTop w:val="0"/>
          <w:marBottom w:val="0"/>
          <w:divBdr>
            <w:top w:val="none" w:sz="0" w:space="0" w:color="auto"/>
            <w:left w:val="none" w:sz="0" w:space="0" w:color="auto"/>
            <w:bottom w:val="none" w:sz="0" w:space="0" w:color="auto"/>
            <w:right w:val="none" w:sz="0" w:space="0" w:color="auto"/>
          </w:divBdr>
        </w:div>
        <w:div w:id="1497575326">
          <w:marLeft w:val="640"/>
          <w:marRight w:val="0"/>
          <w:marTop w:val="0"/>
          <w:marBottom w:val="0"/>
          <w:divBdr>
            <w:top w:val="none" w:sz="0" w:space="0" w:color="auto"/>
            <w:left w:val="none" w:sz="0" w:space="0" w:color="auto"/>
            <w:bottom w:val="none" w:sz="0" w:space="0" w:color="auto"/>
            <w:right w:val="none" w:sz="0" w:space="0" w:color="auto"/>
          </w:divBdr>
        </w:div>
        <w:div w:id="1692876260">
          <w:marLeft w:val="640"/>
          <w:marRight w:val="0"/>
          <w:marTop w:val="0"/>
          <w:marBottom w:val="0"/>
          <w:divBdr>
            <w:top w:val="none" w:sz="0" w:space="0" w:color="auto"/>
            <w:left w:val="none" w:sz="0" w:space="0" w:color="auto"/>
            <w:bottom w:val="none" w:sz="0" w:space="0" w:color="auto"/>
            <w:right w:val="none" w:sz="0" w:space="0" w:color="auto"/>
          </w:divBdr>
        </w:div>
        <w:div w:id="1620913610">
          <w:marLeft w:val="640"/>
          <w:marRight w:val="0"/>
          <w:marTop w:val="0"/>
          <w:marBottom w:val="0"/>
          <w:divBdr>
            <w:top w:val="none" w:sz="0" w:space="0" w:color="auto"/>
            <w:left w:val="none" w:sz="0" w:space="0" w:color="auto"/>
            <w:bottom w:val="none" w:sz="0" w:space="0" w:color="auto"/>
            <w:right w:val="none" w:sz="0" w:space="0" w:color="auto"/>
          </w:divBdr>
        </w:div>
        <w:div w:id="871259343">
          <w:marLeft w:val="640"/>
          <w:marRight w:val="0"/>
          <w:marTop w:val="0"/>
          <w:marBottom w:val="0"/>
          <w:divBdr>
            <w:top w:val="none" w:sz="0" w:space="0" w:color="auto"/>
            <w:left w:val="none" w:sz="0" w:space="0" w:color="auto"/>
            <w:bottom w:val="none" w:sz="0" w:space="0" w:color="auto"/>
            <w:right w:val="none" w:sz="0" w:space="0" w:color="auto"/>
          </w:divBdr>
        </w:div>
        <w:div w:id="483548334">
          <w:marLeft w:val="640"/>
          <w:marRight w:val="0"/>
          <w:marTop w:val="0"/>
          <w:marBottom w:val="0"/>
          <w:divBdr>
            <w:top w:val="none" w:sz="0" w:space="0" w:color="auto"/>
            <w:left w:val="none" w:sz="0" w:space="0" w:color="auto"/>
            <w:bottom w:val="none" w:sz="0" w:space="0" w:color="auto"/>
            <w:right w:val="none" w:sz="0" w:space="0" w:color="auto"/>
          </w:divBdr>
        </w:div>
        <w:div w:id="437801634">
          <w:marLeft w:val="640"/>
          <w:marRight w:val="0"/>
          <w:marTop w:val="0"/>
          <w:marBottom w:val="0"/>
          <w:divBdr>
            <w:top w:val="none" w:sz="0" w:space="0" w:color="auto"/>
            <w:left w:val="none" w:sz="0" w:space="0" w:color="auto"/>
            <w:bottom w:val="none" w:sz="0" w:space="0" w:color="auto"/>
            <w:right w:val="none" w:sz="0" w:space="0" w:color="auto"/>
          </w:divBdr>
        </w:div>
        <w:div w:id="696124653">
          <w:marLeft w:val="640"/>
          <w:marRight w:val="0"/>
          <w:marTop w:val="0"/>
          <w:marBottom w:val="0"/>
          <w:divBdr>
            <w:top w:val="none" w:sz="0" w:space="0" w:color="auto"/>
            <w:left w:val="none" w:sz="0" w:space="0" w:color="auto"/>
            <w:bottom w:val="none" w:sz="0" w:space="0" w:color="auto"/>
            <w:right w:val="none" w:sz="0" w:space="0" w:color="auto"/>
          </w:divBdr>
        </w:div>
        <w:div w:id="223227363">
          <w:marLeft w:val="640"/>
          <w:marRight w:val="0"/>
          <w:marTop w:val="0"/>
          <w:marBottom w:val="0"/>
          <w:divBdr>
            <w:top w:val="none" w:sz="0" w:space="0" w:color="auto"/>
            <w:left w:val="none" w:sz="0" w:space="0" w:color="auto"/>
            <w:bottom w:val="none" w:sz="0" w:space="0" w:color="auto"/>
            <w:right w:val="none" w:sz="0" w:space="0" w:color="auto"/>
          </w:divBdr>
        </w:div>
        <w:div w:id="1674185244">
          <w:marLeft w:val="640"/>
          <w:marRight w:val="0"/>
          <w:marTop w:val="0"/>
          <w:marBottom w:val="0"/>
          <w:divBdr>
            <w:top w:val="none" w:sz="0" w:space="0" w:color="auto"/>
            <w:left w:val="none" w:sz="0" w:space="0" w:color="auto"/>
            <w:bottom w:val="none" w:sz="0" w:space="0" w:color="auto"/>
            <w:right w:val="none" w:sz="0" w:space="0" w:color="auto"/>
          </w:divBdr>
        </w:div>
        <w:div w:id="1762407634">
          <w:marLeft w:val="640"/>
          <w:marRight w:val="0"/>
          <w:marTop w:val="0"/>
          <w:marBottom w:val="0"/>
          <w:divBdr>
            <w:top w:val="none" w:sz="0" w:space="0" w:color="auto"/>
            <w:left w:val="none" w:sz="0" w:space="0" w:color="auto"/>
            <w:bottom w:val="none" w:sz="0" w:space="0" w:color="auto"/>
            <w:right w:val="none" w:sz="0" w:space="0" w:color="auto"/>
          </w:divBdr>
        </w:div>
        <w:div w:id="1820918373">
          <w:marLeft w:val="640"/>
          <w:marRight w:val="0"/>
          <w:marTop w:val="0"/>
          <w:marBottom w:val="0"/>
          <w:divBdr>
            <w:top w:val="none" w:sz="0" w:space="0" w:color="auto"/>
            <w:left w:val="none" w:sz="0" w:space="0" w:color="auto"/>
            <w:bottom w:val="none" w:sz="0" w:space="0" w:color="auto"/>
            <w:right w:val="none" w:sz="0" w:space="0" w:color="auto"/>
          </w:divBdr>
        </w:div>
        <w:div w:id="2002729102">
          <w:marLeft w:val="640"/>
          <w:marRight w:val="0"/>
          <w:marTop w:val="0"/>
          <w:marBottom w:val="0"/>
          <w:divBdr>
            <w:top w:val="none" w:sz="0" w:space="0" w:color="auto"/>
            <w:left w:val="none" w:sz="0" w:space="0" w:color="auto"/>
            <w:bottom w:val="none" w:sz="0" w:space="0" w:color="auto"/>
            <w:right w:val="none" w:sz="0" w:space="0" w:color="auto"/>
          </w:divBdr>
        </w:div>
        <w:div w:id="1223832377">
          <w:marLeft w:val="640"/>
          <w:marRight w:val="0"/>
          <w:marTop w:val="0"/>
          <w:marBottom w:val="0"/>
          <w:divBdr>
            <w:top w:val="none" w:sz="0" w:space="0" w:color="auto"/>
            <w:left w:val="none" w:sz="0" w:space="0" w:color="auto"/>
            <w:bottom w:val="none" w:sz="0" w:space="0" w:color="auto"/>
            <w:right w:val="none" w:sz="0" w:space="0" w:color="auto"/>
          </w:divBdr>
        </w:div>
        <w:div w:id="783646495">
          <w:marLeft w:val="640"/>
          <w:marRight w:val="0"/>
          <w:marTop w:val="0"/>
          <w:marBottom w:val="0"/>
          <w:divBdr>
            <w:top w:val="none" w:sz="0" w:space="0" w:color="auto"/>
            <w:left w:val="none" w:sz="0" w:space="0" w:color="auto"/>
            <w:bottom w:val="none" w:sz="0" w:space="0" w:color="auto"/>
            <w:right w:val="none" w:sz="0" w:space="0" w:color="auto"/>
          </w:divBdr>
        </w:div>
        <w:div w:id="1792942089">
          <w:marLeft w:val="640"/>
          <w:marRight w:val="0"/>
          <w:marTop w:val="0"/>
          <w:marBottom w:val="0"/>
          <w:divBdr>
            <w:top w:val="none" w:sz="0" w:space="0" w:color="auto"/>
            <w:left w:val="none" w:sz="0" w:space="0" w:color="auto"/>
            <w:bottom w:val="none" w:sz="0" w:space="0" w:color="auto"/>
            <w:right w:val="none" w:sz="0" w:space="0" w:color="auto"/>
          </w:divBdr>
        </w:div>
        <w:div w:id="330378523">
          <w:marLeft w:val="640"/>
          <w:marRight w:val="0"/>
          <w:marTop w:val="0"/>
          <w:marBottom w:val="0"/>
          <w:divBdr>
            <w:top w:val="none" w:sz="0" w:space="0" w:color="auto"/>
            <w:left w:val="none" w:sz="0" w:space="0" w:color="auto"/>
            <w:bottom w:val="none" w:sz="0" w:space="0" w:color="auto"/>
            <w:right w:val="none" w:sz="0" w:space="0" w:color="auto"/>
          </w:divBdr>
        </w:div>
        <w:div w:id="58480583">
          <w:marLeft w:val="640"/>
          <w:marRight w:val="0"/>
          <w:marTop w:val="0"/>
          <w:marBottom w:val="0"/>
          <w:divBdr>
            <w:top w:val="none" w:sz="0" w:space="0" w:color="auto"/>
            <w:left w:val="none" w:sz="0" w:space="0" w:color="auto"/>
            <w:bottom w:val="none" w:sz="0" w:space="0" w:color="auto"/>
            <w:right w:val="none" w:sz="0" w:space="0" w:color="auto"/>
          </w:divBdr>
        </w:div>
        <w:div w:id="229274651">
          <w:marLeft w:val="640"/>
          <w:marRight w:val="0"/>
          <w:marTop w:val="0"/>
          <w:marBottom w:val="0"/>
          <w:divBdr>
            <w:top w:val="none" w:sz="0" w:space="0" w:color="auto"/>
            <w:left w:val="none" w:sz="0" w:space="0" w:color="auto"/>
            <w:bottom w:val="none" w:sz="0" w:space="0" w:color="auto"/>
            <w:right w:val="none" w:sz="0" w:space="0" w:color="auto"/>
          </w:divBdr>
        </w:div>
        <w:div w:id="1792741570">
          <w:marLeft w:val="640"/>
          <w:marRight w:val="0"/>
          <w:marTop w:val="0"/>
          <w:marBottom w:val="0"/>
          <w:divBdr>
            <w:top w:val="none" w:sz="0" w:space="0" w:color="auto"/>
            <w:left w:val="none" w:sz="0" w:space="0" w:color="auto"/>
            <w:bottom w:val="none" w:sz="0" w:space="0" w:color="auto"/>
            <w:right w:val="none" w:sz="0" w:space="0" w:color="auto"/>
          </w:divBdr>
        </w:div>
        <w:div w:id="2073262522">
          <w:marLeft w:val="640"/>
          <w:marRight w:val="0"/>
          <w:marTop w:val="0"/>
          <w:marBottom w:val="0"/>
          <w:divBdr>
            <w:top w:val="none" w:sz="0" w:space="0" w:color="auto"/>
            <w:left w:val="none" w:sz="0" w:space="0" w:color="auto"/>
            <w:bottom w:val="none" w:sz="0" w:space="0" w:color="auto"/>
            <w:right w:val="none" w:sz="0" w:space="0" w:color="auto"/>
          </w:divBdr>
        </w:div>
        <w:div w:id="2064788241">
          <w:marLeft w:val="640"/>
          <w:marRight w:val="0"/>
          <w:marTop w:val="0"/>
          <w:marBottom w:val="0"/>
          <w:divBdr>
            <w:top w:val="none" w:sz="0" w:space="0" w:color="auto"/>
            <w:left w:val="none" w:sz="0" w:space="0" w:color="auto"/>
            <w:bottom w:val="none" w:sz="0" w:space="0" w:color="auto"/>
            <w:right w:val="none" w:sz="0" w:space="0" w:color="auto"/>
          </w:divBdr>
        </w:div>
        <w:div w:id="939991186">
          <w:marLeft w:val="640"/>
          <w:marRight w:val="0"/>
          <w:marTop w:val="0"/>
          <w:marBottom w:val="0"/>
          <w:divBdr>
            <w:top w:val="none" w:sz="0" w:space="0" w:color="auto"/>
            <w:left w:val="none" w:sz="0" w:space="0" w:color="auto"/>
            <w:bottom w:val="none" w:sz="0" w:space="0" w:color="auto"/>
            <w:right w:val="none" w:sz="0" w:space="0" w:color="auto"/>
          </w:divBdr>
        </w:div>
        <w:div w:id="549852170">
          <w:marLeft w:val="640"/>
          <w:marRight w:val="0"/>
          <w:marTop w:val="0"/>
          <w:marBottom w:val="0"/>
          <w:divBdr>
            <w:top w:val="none" w:sz="0" w:space="0" w:color="auto"/>
            <w:left w:val="none" w:sz="0" w:space="0" w:color="auto"/>
            <w:bottom w:val="none" w:sz="0" w:space="0" w:color="auto"/>
            <w:right w:val="none" w:sz="0" w:space="0" w:color="auto"/>
          </w:divBdr>
        </w:div>
        <w:div w:id="1503080943">
          <w:marLeft w:val="640"/>
          <w:marRight w:val="0"/>
          <w:marTop w:val="0"/>
          <w:marBottom w:val="0"/>
          <w:divBdr>
            <w:top w:val="none" w:sz="0" w:space="0" w:color="auto"/>
            <w:left w:val="none" w:sz="0" w:space="0" w:color="auto"/>
            <w:bottom w:val="none" w:sz="0" w:space="0" w:color="auto"/>
            <w:right w:val="none" w:sz="0" w:space="0" w:color="auto"/>
          </w:divBdr>
        </w:div>
        <w:div w:id="1163201269">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254410775">
          <w:marLeft w:val="640"/>
          <w:marRight w:val="0"/>
          <w:marTop w:val="0"/>
          <w:marBottom w:val="0"/>
          <w:divBdr>
            <w:top w:val="none" w:sz="0" w:space="0" w:color="auto"/>
            <w:left w:val="none" w:sz="0" w:space="0" w:color="auto"/>
            <w:bottom w:val="none" w:sz="0" w:space="0" w:color="auto"/>
            <w:right w:val="none" w:sz="0" w:space="0" w:color="auto"/>
          </w:divBdr>
        </w:div>
        <w:div w:id="1953436526">
          <w:marLeft w:val="640"/>
          <w:marRight w:val="0"/>
          <w:marTop w:val="0"/>
          <w:marBottom w:val="0"/>
          <w:divBdr>
            <w:top w:val="none" w:sz="0" w:space="0" w:color="auto"/>
            <w:left w:val="none" w:sz="0" w:space="0" w:color="auto"/>
            <w:bottom w:val="none" w:sz="0" w:space="0" w:color="auto"/>
            <w:right w:val="none" w:sz="0" w:space="0" w:color="auto"/>
          </w:divBdr>
        </w:div>
        <w:div w:id="1807701556">
          <w:marLeft w:val="640"/>
          <w:marRight w:val="0"/>
          <w:marTop w:val="0"/>
          <w:marBottom w:val="0"/>
          <w:divBdr>
            <w:top w:val="none" w:sz="0" w:space="0" w:color="auto"/>
            <w:left w:val="none" w:sz="0" w:space="0" w:color="auto"/>
            <w:bottom w:val="none" w:sz="0" w:space="0" w:color="auto"/>
            <w:right w:val="none" w:sz="0" w:space="0" w:color="auto"/>
          </w:divBdr>
        </w:div>
        <w:div w:id="849487983">
          <w:marLeft w:val="640"/>
          <w:marRight w:val="0"/>
          <w:marTop w:val="0"/>
          <w:marBottom w:val="0"/>
          <w:divBdr>
            <w:top w:val="none" w:sz="0" w:space="0" w:color="auto"/>
            <w:left w:val="none" w:sz="0" w:space="0" w:color="auto"/>
            <w:bottom w:val="none" w:sz="0" w:space="0" w:color="auto"/>
            <w:right w:val="none" w:sz="0" w:space="0" w:color="auto"/>
          </w:divBdr>
        </w:div>
        <w:div w:id="752555401">
          <w:marLeft w:val="640"/>
          <w:marRight w:val="0"/>
          <w:marTop w:val="0"/>
          <w:marBottom w:val="0"/>
          <w:divBdr>
            <w:top w:val="none" w:sz="0" w:space="0" w:color="auto"/>
            <w:left w:val="none" w:sz="0" w:space="0" w:color="auto"/>
            <w:bottom w:val="none" w:sz="0" w:space="0" w:color="auto"/>
            <w:right w:val="none" w:sz="0" w:space="0" w:color="auto"/>
          </w:divBdr>
        </w:div>
        <w:div w:id="1082604305">
          <w:marLeft w:val="640"/>
          <w:marRight w:val="0"/>
          <w:marTop w:val="0"/>
          <w:marBottom w:val="0"/>
          <w:divBdr>
            <w:top w:val="none" w:sz="0" w:space="0" w:color="auto"/>
            <w:left w:val="none" w:sz="0" w:space="0" w:color="auto"/>
            <w:bottom w:val="none" w:sz="0" w:space="0" w:color="auto"/>
            <w:right w:val="none" w:sz="0" w:space="0" w:color="auto"/>
          </w:divBdr>
        </w:div>
        <w:div w:id="349379245">
          <w:marLeft w:val="640"/>
          <w:marRight w:val="0"/>
          <w:marTop w:val="0"/>
          <w:marBottom w:val="0"/>
          <w:divBdr>
            <w:top w:val="none" w:sz="0" w:space="0" w:color="auto"/>
            <w:left w:val="none" w:sz="0" w:space="0" w:color="auto"/>
            <w:bottom w:val="none" w:sz="0" w:space="0" w:color="auto"/>
            <w:right w:val="none" w:sz="0" w:space="0" w:color="auto"/>
          </w:divBdr>
        </w:div>
        <w:div w:id="1846633156">
          <w:marLeft w:val="640"/>
          <w:marRight w:val="0"/>
          <w:marTop w:val="0"/>
          <w:marBottom w:val="0"/>
          <w:divBdr>
            <w:top w:val="none" w:sz="0" w:space="0" w:color="auto"/>
            <w:left w:val="none" w:sz="0" w:space="0" w:color="auto"/>
            <w:bottom w:val="none" w:sz="0" w:space="0" w:color="auto"/>
            <w:right w:val="none" w:sz="0" w:space="0" w:color="auto"/>
          </w:divBdr>
        </w:div>
        <w:div w:id="355274411">
          <w:marLeft w:val="640"/>
          <w:marRight w:val="0"/>
          <w:marTop w:val="0"/>
          <w:marBottom w:val="0"/>
          <w:divBdr>
            <w:top w:val="none" w:sz="0" w:space="0" w:color="auto"/>
            <w:left w:val="none" w:sz="0" w:space="0" w:color="auto"/>
            <w:bottom w:val="none" w:sz="0" w:space="0" w:color="auto"/>
            <w:right w:val="none" w:sz="0" w:space="0" w:color="auto"/>
          </w:divBdr>
        </w:div>
        <w:div w:id="953829904">
          <w:marLeft w:val="640"/>
          <w:marRight w:val="0"/>
          <w:marTop w:val="0"/>
          <w:marBottom w:val="0"/>
          <w:divBdr>
            <w:top w:val="none" w:sz="0" w:space="0" w:color="auto"/>
            <w:left w:val="none" w:sz="0" w:space="0" w:color="auto"/>
            <w:bottom w:val="none" w:sz="0" w:space="0" w:color="auto"/>
            <w:right w:val="none" w:sz="0" w:space="0" w:color="auto"/>
          </w:divBdr>
        </w:div>
        <w:div w:id="1940679516">
          <w:marLeft w:val="640"/>
          <w:marRight w:val="0"/>
          <w:marTop w:val="0"/>
          <w:marBottom w:val="0"/>
          <w:divBdr>
            <w:top w:val="none" w:sz="0" w:space="0" w:color="auto"/>
            <w:left w:val="none" w:sz="0" w:space="0" w:color="auto"/>
            <w:bottom w:val="none" w:sz="0" w:space="0" w:color="auto"/>
            <w:right w:val="none" w:sz="0" w:space="0" w:color="auto"/>
          </w:divBdr>
        </w:div>
        <w:div w:id="1227567985">
          <w:marLeft w:val="640"/>
          <w:marRight w:val="0"/>
          <w:marTop w:val="0"/>
          <w:marBottom w:val="0"/>
          <w:divBdr>
            <w:top w:val="none" w:sz="0" w:space="0" w:color="auto"/>
            <w:left w:val="none" w:sz="0" w:space="0" w:color="auto"/>
            <w:bottom w:val="none" w:sz="0" w:space="0" w:color="auto"/>
            <w:right w:val="none" w:sz="0" w:space="0" w:color="auto"/>
          </w:divBdr>
        </w:div>
        <w:div w:id="24794845">
          <w:marLeft w:val="640"/>
          <w:marRight w:val="0"/>
          <w:marTop w:val="0"/>
          <w:marBottom w:val="0"/>
          <w:divBdr>
            <w:top w:val="none" w:sz="0" w:space="0" w:color="auto"/>
            <w:left w:val="none" w:sz="0" w:space="0" w:color="auto"/>
            <w:bottom w:val="none" w:sz="0" w:space="0" w:color="auto"/>
            <w:right w:val="none" w:sz="0" w:space="0" w:color="auto"/>
          </w:divBdr>
        </w:div>
        <w:div w:id="1813669427">
          <w:marLeft w:val="640"/>
          <w:marRight w:val="0"/>
          <w:marTop w:val="0"/>
          <w:marBottom w:val="0"/>
          <w:divBdr>
            <w:top w:val="none" w:sz="0" w:space="0" w:color="auto"/>
            <w:left w:val="none" w:sz="0" w:space="0" w:color="auto"/>
            <w:bottom w:val="none" w:sz="0" w:space="0" w:color="auto"/>
            <w:right w:val="none" w:sz="0" w:space="0" w:color="auto"/>
          </w:divBdr>
        </w:div>
        <w:div w:id="1699744280">
          <w:marLeft w:val="640"/>
          <w:marRight w:val="0"/>
          <w:marTop w:val="0"/>
          <w:marBottom w:val="0"/>
          <w:divBdr>
            <w:top w:val="none" w:sz="0" w:space="0" w:color="auto"/>
            <w:left w:val="none" w:sz="0" w:space="0" w:color="auto"/>
            <w:bottom w:val="none" w:sz="0" w:space="0" w:color="auto"/>
            <w:right w:val="none" w:sz="0" w:space="0" w:color="auto"/>
          </w:divBdr>
        </w:div>
        <w:div w:id="1144082666">
          <w:marLeft w:val="640"/>
          <w:marRight w:val="0"/>
          <w:marTop w:val="0"/>
          <w:marBottom w:val="0"/>
          <w:divBdr>
            <w:top w:val="none" w:sz="0" w:space="0" w:color="auto"/>
            <w:left w:val="none" w:sz="0" w:space="0" w:color="auto"/>
            <w:bottom w:val="none" w:sz="0" w:space="0" w:color="auto"/>
            <w:right w:val="none" w:sz="0" w:space="0" w:color="auto"/>
          </w:divBdr>
        </w:div>
        <w:div w:id="1296788467">
          <w:marLeft w:val="640"/>
          <w:marRight w:val="0"/>
          <w:marTop w:val="0"/>
          <w:marBottom w:val="0"/>
          <w:divBdr>
            <w:top w:val="none" w:sz="0" w:space="0" w:color="auto"/>
            <w:left w:val="none" w:sz="0" w:space="0" w:color="auto"/>
            <w:bottom w:val="none" w:sz="0" w:space="0" w:color="auto"/>
            <w:right w:val="none" w:sz="0" w:space="0" w:color="auto"/>
          </w:divBdr>
        </w:div>
        <w:div w:id="64961989">
          <w:marLeft w:val="640"/>
          <w:marRight w:val="0"/>
          <w:marTop w:val="0"/>
          <w:marBottom w:val="0"/>
          <w:divBdr>
            <w:top w:val="none" w:sz="0" w:space="0" w:color="auto"/>
            <w:left w:val="none" w:sz="0" w:space="0" w:color="auto"/>
            <w:bottom w:val="none" w:sz="0" w:space="0" w:color="auto"/>
            <w:right w:val="none" w:sz="0" w:space="0" w:color="auto"/>
          </w:divBdr>
        </w:div>
        <w:div w:id="1221861530">
          <w:marLeft w:val="640"/>
          <w:marRight w:val="0"/>
          <w:marTop w:val="0"/>
          <w:marBottom w:val="0"/>
          <w:divBdr>
            <w:top w:val="none" w:sz="0" w:space="0" w:color="auto"/>
            <w:left w:val="none" w:sz="0" w:space="0" w:color="auto"/>
            <w:bottom w:val="none" w:sz="0" w:space="0" w:color="auto"/>
            <w:right w:val="none" w:sz="0" w:space="0" w:color="auto"/>
          </w:divBdr>
        </w:div>
        <w:div w:id="1026100468">
          <w:marLeft w:val="640"/>
          <w:marRight w:val="0"/>
          <w:marTop w:val="0"/>
          <w:marBottom w:val="0"/>
          <w:divBdr>
            <w:top w:val="none" w:sz="0" w:space="0" w:color="auto"/>
            <w:left w:val="none" w:sz="0" w:space="0" w:color="auto"/>
            <w:bottom w:val="none" w:sz="0" w:space="0" w:color="auto"/>
            <w:right w:val="none" w:sz="0" w:space="0" w:color="auto"/>
          </w:divBdr>
        </w:div>
        <w:div w:id="137038931">
          <w:marLeft w:val="640"/>
          <w:marRight w:val="0"/>
          <w:marTop w:val="0"/>
          <w:marBottom w:val="0"/>
          <w:divBdr>
            <w:top w:val="none" w:sz="0" w:space="0" w:color="auto"/>
            <w:left w:val="none" w:sz="0" w:space="0" w:color="auto"/>
            <w:bottom w:val="none" w:sz="0" w:space="0" w:color="auto"/>
            <w:right w:val="none" w:sz="0" w:space="0" w:color="auto"/>
          </w:divBdr>
        </w:div>
        <w:div w:id="1636369634">
          <w:marLeft w:val="640"/>
          <w:marRight w:val="0"/>
          <w:marTop w:val="0"/>
          <w:marBottom w:val="0"/>
          <w:divBdr>
            <w:top w:val="none" w:sz="0" w:space="0" w:color="auto"/>
            <w:left w:val="none" w:sz="0" w:space="0" w:color="auto"/>
            <w:bottom w:val="none" w:sz="0" w:space="0" w:color="auto"/>
            <w:right w:val="none" w:sz="0" w:space="0" w:color="auto"/>
          </w:divBdr>
        </w:div>
        <w:div w:id="1824540782">
          <w:marLeft w:val="640"/>
          <w:marRight w:val="0"/>
          <w:marTop w:val="0"/>
          <w:marBottom w:val="0"/>
          <w:divBdr>
            <w:top w:val="none" w:sz="0" w:space="0" w:color="auto"/>
            <w:left w:val="none" w:sz="0" w:space="0" w:color="auto"/>
            <w:bottom w:val="none" w:sz="0" w:space="0" w:color="auto"/>
            <w:right w:val="none" w:sz="0" w:space="0" w:color="auto"/>
          </w:divBdr>
        </w:div>
        <w:div w:id="930043785">
          <w:marLeft w:val="640"/>
          <w:marRight w:val="0"/>
          <w:marTop w:val="0"/>
          <w:marBottom w:val="0"/>
          <w:divBdr>
            <w:top w:val="none" w:sz="0" w:space="0" w:color="auto"/>
            <w:left w:val="none" w:sz="0" w:space="0" w:color="auto"/>
            <w:bottom w:val="none" w:sz="0" w:space="0" w:color="auto"/>
            <w:right w:val="none" w:sz="0" w:space="0" w:color="auto"/>
          </w:divBdr>
        </w:div>
        <w:div w:id="1450197746">
          <w:marLeft w:val="640"/>
          <w:marRight w:val="0"/>
          <w:marTop w:val="0"/>
          <w:marBottom w:val="0"/>
          <w:divBdr>
            <w:top w:val="none" w:sz="0" w:space="0" w:color="auto"/>
            <w:left w:val="none" w:sz="0" w:space="0" w:color="auto"/>
            <w:bottom w:val="none" w:sz="0" w:space="0" w:color="auto"/>
            <w:right w:val="none" w:sz="0" w:space="0" w:color="auto"/>
          </w:divBdr>
        </w:div>
        <w:div w:id="1264993815">
          <w:marLeft w:val="640"/>
          <w:marRight w:val="0"/>
          <w:marTop w:val="0"/>
          <w:marBottom w:val="0"/>
          <w:divBdr>
            <w:top w:val="none" w:sz="0" w:space="0" w:color="auto"/>
            <w:left w:val="none" w:sz="0" w:space="0" w:color="auto"/>
            <w:bottom w:val="none" w:sz="0" w:space="0" w:color="auto"/>
            <w:right w:val="none" w:sz="0" w:space="0" w:color="auto"/>
          </w:divBdr>
        </w:div>
        <w:div w:id="2019237247">
          <w:marLeft w:val="640"/>
          <w:marRight w:val="0"/>
          <w:marTop w:val="0"/>
          <w:marBottom w:val="0"/>
          <w:divBdr>
            <w:top w:val="none" w:sz="0" w:space="0" w:color="auto"/>
            <w:left w:val="none" w:sz="0" w:space="0" w:color="auto"/>
            <w:bottom w:val="none" w:sz="0" w:space="0" w:color="auto"/>
            <w:right w:val="none" w:sz="0" w:space="0" w:color="auto"/>
          </w:divBdr>
        </w:div>
        <w:div w:id="518350399">
          <w:marLeft w:val="640"/>
          <w:marRight w:val="0"/>
          <w:marTop w:val="0"/>
          <w:marBottom w:val="0"/>
          <w:divBdr>
            <w:top w:val="none" w:sz="0" w:space="0" w:color="auto"/>
            <w:left w:val="none" w:sz="0" w:space="0" w:color="auto"/>
            <w:bottom w:val="none" w:sz="0" w:space="0" w:color="auto"/>
            <w:right w:val="none" w:sz="0" w:space="0" w:color="auto"/>
          </w:divBdr>
        </w:div>
        <w:div w:id="612057561">
          <w:marLeft w:val="640"/>
          <w:marRight w:val="0"/>
          <w:marTop w:val="0"/>
          <w:marBottom w:val="0"/>
          <w:divBdr>
            <w:top w:val="none" w:sz="0" w:space="0" w:color="auto"/>
            <w:left w:val="none" w:sz="0" w:space="0" w:color="auto"/>
            <w:bottom w:val="none" w:sz="0" w:space="0" w:color="auto"/>
            <w:right w:val="none" w:sz="0" w:space="0" w:color="auto"/>
          </w:divBdr>
        </w:div>
        <w:div w:id="1199507562">
          <w:marLeft w:val="640"/>
          <w:marRight w:val="0"/>
          <w:marTop w:val="0"/>
          <w:marBottom w:val="0"/>
          <w:divBdr>
            <w:top w:val="none" w:sz="0" w:space="0" w:color="auto"/>
            <w:left w:val="none" w:sz="0" w:space="0" w:color="auto"/>
            <w:bottom w:val="none" w:sz="0" w:space="0" w:color="auto"/>
            <w:right w:val="none" w:sz="0" w:space="0" w:color="auto"/>
          </w:divBdr>
        </w:div>
        <w:div w:id="1320041291">
          <w:marLeft w:val="640"/>
          <w:marRight w:val="0"/>
          <w:marTop w:val="0"/>
          <w:marBottom w:val="0"/>
          <w:divBdr>
            <w:top w:val="none" w:sz="0" w:space="0" w:color="auto"/>
            <w:left w:val="none" w:sz="0" w:space="0" w:color="auto"/>
            <w:bottom w:val="none" w:sz="0" w:space="0" w:color="auto"/>
            <w:right w:val="none" w:sz="0" w:space="0" w:color="auto"/>
          </w:divBdr>
        </w:div>
        <w:div w:id="901133235">
          <w:marLeft w:val="640"/>
          <w:marRight w:val="0"/>
          <w:marTop w:val="0"/>
          <w:marBottom w:val="0"/>
          <w:divBdr>
            <w:top w:val="none" w:sz="0" w:space="0" w:color="auto"/>
            <w:left w:val="none" w:sz="0" w:space="0" w:color="auto"/>
            <w:bottom w:val="none" w:sz="0" w:space="0" w:color="auto"/>
            <w:right w:val="none" w:sz="0" w:space="0" w:color="auto"/>
          </w:divBdr>
        </w:div>
        <w:div w:id="2128309589">
          <w:marLeft w:val="640"/>
          <w:marRight w:val="0"/>
          <w:marTop w:val="0"/>
          <w:marBottom w:val="0"/>
          <w:divBdr>
            <w:top w:val="none" w:sz="0" w:space="0" w:color="auto"/>
            <w:left w:val="none" w:sz="0" w:space="0" w:color="auto"/>
            <w:bottom w:val="none" w:sz="0" w:space="0" w:color="auto"/>
            <w:right w:val="none" w:sz="0" w:space="0" w:color="auto"/>
          </w:divBdr>
        </w:div>
        <w:div w:id="104077679">
          <w:marLeft w:val="640"/>
          <w:marRight w:val="0"/>
          <w:marTop w:val="0"/>
          <w:marBottom w:val="0"/>
          <w:divBdr>
            <w:top w:val="none" w:sz="0" w:space="0" w:color="auto"/>
            <w:left w:val="none" w:sz="0" w:space="0" w:color="auto"/>
            <w:bottom w:val="none" w:sz="0" w:space="0" w:color="auto"/>
            <w:right w:val="none" w:sz="0" w:space="0" w:color="auto"/>
          </w:divBdr>
        </w:div>
        <w:div w:id="1443525499">
          <w:marLeft w:val="640"/>
          <w:marRight w:val="0"/>
          <w:marTop w:val="0"/>
          <w:marBottom w:val="0"/>
          <w:divBdr>
            <w:top w:val="none" w:sz="0" w:space="0" w:color="auto"/>
            <w:left w:val="none" w:sz="0" w:space="0" w:color="auto"/>
            <w:bottom w:val="none" w:sz="0" w:space="0" w:color="auto"/>
            <w:right w:val="none" w:sz="0" w:space="0" w:color="auto"/>
          </w:divBdr>
        </w:div>
        <w:div w:id="1385789214">
          <w:marLeft w:val="640"/>
          <w:marRight w:val="0"/>
          <w:marTop w:val="0"/>
          <w:marBottom w:val="0"/>
          <w:divBdr>
            <w:top w:val="none" w:sz="0" w:space="0" w:color="auto"/>
            <w:left w:val="none" w:sz="0" w:space="0" w:color="auto"/>
            <w:bottom w:val="none" w:sz="0" w:space="0" w:color="auto"/>
            <w:right w:val="none" w:sz="0" w:space="0" w:color="auto"/>
          </w:divBdr>
        </w:div>
        <w:div w:id="1455174853">
          <w:marLeft w:val="640"/>
          <w:marRight w:val="0"/>
          <w:marTop w:val="0"/>
          <w:marBottom w:val="0"/>
          <w:divBdr>
            <w:top w:val="none" w:sz="0" w:space="0" w:color="auto"/>
            <w:left w:val="none" w:sz="0" w:space="0" w:color="auto"/>
            <w:bottom w:val="none" w:sz="0" w:space="0" w:color="auto"/>
            <w:right w:val="none" w:sz="0" w:space="0" w:color="auto"/>
          </w:divBdr>
        </w:div>
        <w:div w:id="2112312590">
          <w:marLeft w:val="640"/>
          <w:marRight w:val="0"/>
          <w:marTop w:val="0"/>
          <w:marBottom w:val="0"/>
          <w:divBdr>
            <w:top w:val="none" w:sz="0" w:space="0" w:color="auto"/>
            <w:left w:val="none" w:sz="0" w:space="0" w:color="auto"/>
            <w:bottom w:val="none" w:sz="0" w:space="0" w:color="auto"/>
            <w:right w:val="none" w:sz="0" w:space="0" w:color="auto"/>
          </w:divBdr>
        </w:div>
        <w:div w:id="306595320">
          <w:marLeft w:val="640"/>
          <w:marRight w:val="0"/>
          <w:marTop w:val="0"/>
          <w:marBottom w:val="0"/>
          <w:divBdr>
            <w:top w:val="none" w:sz="0" w:space="0" w:color="auto"/>
            <w:left w:val="none" w:sz="0" w:space="0" w:color="auto"/>
            <w:bottom w:val="none" w:sz="0" w:space="0" w:color="auto"/>
            <w:right w:val="none" w:sz="0" w:space="0" w:color="auto"/>
          </w:divBdr>
        </w:div>
        <w:div w:id="1716002096">
          <w:marLeft w:val="640"/>
          <w:marRight w:val="0"/>
          <w:marTop w:val="0"/>
          <w:marBottom w:val="0"/>
          <w:divBdr>
            <w:top w:val="none" w:sz="0" w:space="0" w:color="auto"/>
            <w:left w:val="none" w:sz="0" w:space="0" w:color="auto"/>
            <w:bottom w:val="none" w:sz="0" w:space="0" w:color="auto"/>
            <w:right w:val="none" w:sz="0" w:space="0" w:color="auto"/>
          </w:divBdr>
        </w:div>
        <w:div w:id="1200967906">
          <w:marLeft w:val="640"/>
          <w:marRight w:val="0"/>
          <w:marTop w:val="0"/>
          <w:marBottom w:val="0"/>
          <w:divBdr>
            <w:top w:val="none" w:sz="0" w:space="0" w:color="auto"/>
            <w:left w:val="none" w:sz="0" w:space="0" w:color="auto"/>
            <w:bottom w:val="none" w:sz="0" w:space="0" w:color="auto"/>
            <w:right w:val="none" w:sz="0" w:space="0" w:color="auto"/>
          </w:divBdr>
        </w:div>
        <w:div w:id="79376362">
          <w:marLeft w:val="640"/>
          <w:marRight w:val="0"/>
          <w:marTop w:val="0"/>
          <w:marBottom w:val="0"/>
          <w:divBdr>
            <w:top w:val="none" w:sz="0" w:space="0" w:color="auto"/>
            <w:left w:val="none" w:sz="0" w:space="0" w:color="auto"/>
            <w:bottom w:val="none" w:sz="0" w:space="0" w:color="auto"/>
            <w:right w:val="none" w:sz="0" w:space="0" w:color="auto"/>
          </w:divBdr>
        </w:div>
        <w:div w:id="882835630">
          <w:marLeft w:val="640"/>
          <w:marRight w:val="0"/>
          <w:marTop w:val="0"/>
          <w:marBottom w:val="0"/>
          <w:divBdr>
            <w:top w:val="none" w:sz="0" w:space="0" w:color="auto"/>
            <w:left w:val="none" w:sz="0" w:space="0" w:color="auto"/>
            <w:bottom w:val="none" w:sz="0" w:space="0" w:color="auto"/>
            <w:right w:val="none" w:sz="0" w:space="0" w:color="auto"/>
          </w:divBdr>
        </w:div>
        <w:div w:id="556548328">
          <w:marLeft w:val="640"/>
          <w:marRight w:val="0"/>
          <w:marTop w:val="0"/>
          <w:marBottom w:val="0"/>
          <w:divBdr>
            <w:top w:val="none" w:sz="0" w:space="0" w:color="auto"/>
            <w:left w:val="none" w:sz="0" w:space="0" w:color="auto"/>
            <w:bottom w:val="none" w:sz="0" w:space="0" w:color="auto"/>
            <w:right w:val="none" w:sz="0" w:space="0" w:color="auto"/>
          </w:divBdr>
        </w:div>
        <w:div w:id="309554150">
          <w:marLeft w:val="640"/>
          <w:marRight w:val="0"/>
          <w:marTop w:val="0"/>
          <w:marBottom w:val="0"/>
          <w:divBdr>
            <w:top w:val="none" w:sz="0" w:space="0" w:color="auto"/>
            <w:left w:val="none" w:sz="0" w:space="0" w:color="auto"/>
            <w:bottom w:val="none" w:sz="0" w:space="0" w:color="auto"/>
            <w:right w:val="none" w:sz="0" w:space="0" w:color="auto"/>
          </w:divBdr>
        </w:div>
        <w:div w:id="86729453">
          <w:marLeft w:val="640"/>
          <w:marRight w:val="0"/>
          <w:marTop w:val="0"/>
          <w:marBottom w:val="0"/>
          <w:divBdr>
            <w:top w:val="none" w:sz="0" w:space="0" w:color="auto"/>
            <w:left w:val="none" w:sz="0" w:space="0" w:color="auto"/>
            <w:bottom w:val="none" w:sz="0" w:space="0" w:color="auto"/>
            <w:right w:val="none" w:sz="0" w:space="0" w:color="auto"/>
          </w:divBdr>
        </w:div>
        <w:div w:id="1339884645">
          <w:marLeft w:val="640"/>
          <w:marRight w:val="0"/>
          <w:marTop w:val="0"/>
          <w:marBottom w:val="0"/>
          <w:divBdr>
            <w:top w:val="none" w:sz="0" w:space="0" w:color="auto"/>
            <w:left w:val="none" w:sz="0" w:space="0" w:color="auto"/>
            <w:bottom w:val="none" w:sz="0" w:space="0" w:color="auto"/>
            <w:right w:val="none" w:sz="0" w:space="0" w:color="auto"/>
          </w:divBdr>
        </w:div>
        <w:div w:id="829827318">
          <w:marLeft w:val="640"/>
          <w:marRight w:val="0"/>
          <w:marTop w:val="0"/>
          <w:marBottom w:val="0"/>
          <w:divBdr>
            <w:top w:val="none" w:sz="0" w:space="0" w:color="auto"/>
            <w:left w:val="none" w:sz="0" w:space="0" w:color="auto"/>
            <w:bottom w:val="none" w:sz="0" w:space="0" w:color="auto"/>
            <w:right w:val="none" w:sz="0" w:space="0" w:color="auto"/>
          </w:divBdr>
        </w:div>
        <w:div w:id="2120831038">
          <w:marLeft w:val="640"/>
          <w:marRight w:val="0"/>
          <w:marTop w:val="0"/>
          <w:marBottom w:val="0"/>
          <w:divBdr>
            <w:top w:val="none" w:sz="0" w:space="0" w:color="auto"/>
            <w:left w:val="none" w:sz="0" w:space="0" w:color="auto"/>
            <w:bottom w:val="none" w:sz="0" w:space="0" w:color="auto"/>
            <w:right w:val="none" w:sz="0" w:space="0" w:color="auto"/>
          </w:divBdr>
        </w:div>
        <w:div w:id="2038659512">
          <w:marLeft w:val="640"/>
          <w:marRight w:val="0"/>
          <w:marTop w:val="0"/>
          <w:marBottom w:val="0"/>
          <w:divBdr>
            <w:top w:val="none" w:sz="0" w:space="0" w:color="auto"/>
            <w:left w:val="none" w:sz="0" w:space="0" w:color="auto"/>
            <w:bottom w:val="none" w:sz="0" w:space="0" w:color="auto"/>
            <w:right w:val="none" w:sz="0" w:space="0" w:color="auto"/>
          </w:divBdr>
        </w:div>
        <w:div w:id="1110974528">
          <w:marLeft w:val="640"/>
          <w:marRight w:val="0"/>
          <w:marTop w:val="0"/>
          <w:marBottom w:val="0"/>
          <w:divBdr>
            <w:top w:val="none" w:sz="0" w:space="0" w:color="auto"/>
            <w:left w:val="none" w:sz="0" w:space="0" w:color="auto"/>
            <w:bottom w:val="none" w:sz="0" w:space="0" w:color="auto"/>
            <w:right w:val="none" w:sz="0" w:space="0" w:color="auto"/>
          </w:divBdr>
        </w:div>
        <w:div w:id="1450590092">
          <w:marLeft w:val="640"/>
          <w:marRight w:val="0"/>
          <w:marTop w:val="0"/>
          <w:marBottom w:val="0"/>
          <w:divBdr>
            <w:top w:val="none" w:sz="0" w:space="0" w:color="auto"/>
            <w:left w:val="none" w:sz="0" w:space="0" w:color="auto"/>
            <w:bottom w:val="none" w:sz="0" w:space="0" w:color="auto"/>
            <w:right w:val="none" w:sz="0" w:space="0" w:color="auto"/>
          </w:divBdr>
        </w:div>
        <w:div w:id="2060669879">
          <w:marLeft w:val="640"/>
          <w:marRight w:val="0"/>
          <w:marTop w:val="0"/>
          <w:marBottom w:val="0"/>
          <w:divBdr>
            <w:top w:val="none" w:sz="0" w:space="0" w:color="auto"/>
            <w:left w:val="none" w:sz="0" w:space="0" w:color="auto"/>
            <w:bottom w:val="none" w:sz="0" w:space="0" w:color="auto"/>
            <w:right w:val="none" w:sz="0" w:space="0" w:color="auto"/>
          </w:divBdr>
        </w:div>
        <w:div w:id="1109008691">
          <w:marLeft w:val="640"/>
          <w:marRight w:val="0"/>
          <w:marTop w:val="0"/>
          <w:marBottom w:val="0"/>
          <w:divBdr>
            <w:top w:val="none" w:sz="0" w:space="0" w:color="auto"/>
            <w:left w:val="none" w:sz="0" w:space="0" w:color="auto"/>
            <w:bottom w:val="none" w:sz="0" w:space="0" w:color="auto"/>
            <w:right w:val="none" w:sz="0" w:space="0" w:color="auto"/>
          </w:divBdr>
        </w:div>
        <w:div w:id="1103189937">
          <w:marLeft w:val="640"/>
          <w:marRight w:val="0"/>
          <w:marTop w:val="0"/>
          <w:marBottom w:val="0"/>
          <w:divBdr>
            <w:top w:val="none" w:sz="0" w:space="0" w:color="auto"/>
            <w:left w:val="none" w:sz="0" w:space="0" w:color="auto"/>
            <w:bottom w:val="none" w:sz="0" w:space="0" w:color="auto"/>
            <w:right w:val="none" w:sz="0" w:space="0" w:color="auto"/>
          </w:divBdr>
        </w:div>
        <w:div w:id="1399129403">
          <w:marLeft w:val="640"/>
          <w:marRight w:val="0"/>
          <w:marTop w:val="0"/>
          <w:marBottom w:val="0"/>
          <w:divBdr>
            <w:top w:val="none" w:sz="0" w:space="0" w:color="auto"/>
            <w:left w:val="none" w:sz="0" w:space="0" w:color="auto"/>
            <w:bottom w:val="none" w:sz="0" w:space="0" w:color="auto"/>
            <w:right w:val="none" w:sz="0" w:space="0" w:color="auto"/>
          </w:divBdr>
        </w:div>
        <w:div w:id="813526122">
          <w:marLeft w:val="640"/>
          <w:marRight w:val="0"/>
          <w:marTop w:val="0"/>
          <w:marBottom w:val="0"/>
          <w:divBdr>
            <w:top w:val="none" w:sz="0" w:space="0" w:color="auto"/>
            <w:left w:val="none" w:sz="0" w:space="0" w:color="auto"/>
            <w:bottom w:val="none" w:sz="0" w:space="0" w:color="auto"/>
            <w:right w:val="none" w:sz="0" w:space="0" w:color="auto"/>
          </w:divBdr>
        </w:div>
        <w:div w:id="1075395979">
          <w:marLeft w:val="640"/>
          <w:marRight w:val="0"/>
          <w:marTop w:val="0"/>
          <w:marBottom w:val="0"/>
          <w:divBdr>
            <w:top w:val="none" w:sz="0" w:space="0" w:color="auto"/>
            <w:left w:val="none" w:sz="0" w:space="0" w:color="auto"/>
            <w:bottom w:val="none" w:sz="0" w:space="0" w:color="auto"/>
            <w:right w:val="none" w:sz="0" w:space="0" w:color="auto"/>
          </w:divBdr>
        </w:div>
        <w:div w:id="542987661">
          <w:marLeft w:val="640"/>
          <w:marRight w:val="0"/>
          <w:marTop w:val="0"/>
          <w:marBottom w:val="0"/>
          <w:divBdr>
            <w:top w:val="none" w:sz="0" w:space="0" w:color="auto"/>
            <w:left w:val="none" w:sz="0" w:space="0" w:color="auto"/>
            <w:bottom w:val="none" w:sz="0" w:space="0" w:color="auto"/>
            <w:right w:val="none" w:sz="0" w:space="0" w:color="auto"/>
          </w:divBdr>
        </w:div>
        <w:div w:id="876889499">
          <w:marLeft w:val="640"/>
          <w:marRight w:val="0"/>
          <w:marTop w:val="0"/>
          <w:marBottom w:val="0"/>
          <w:divBdr>
            <w:top w:val="none" w:sz="0" w:space="0" w:color="auto"/>
            <w:left w:val="none" w:sz="0" w:space="0" w:color="auto"/>
            <w:bottom w:val="none" w:sz="0" w:space="0" w:color="auto"/>
            <w:right w:val="none" w:sz="0" w:space="0" w:color="auto"/>
          </w:divBdr>
        </w:div>
        <w:div w:id="1586185566">
          <w:marLeft w:val="640"/>
          <w:marRight w:val="0"/>
          <w:marTop w:val="0"/>
          <w:marBottom w:val="0"/>
          <w:divBdr>
            <w:top w:val="none" w:sz="0" w:space="0" w:color="auto"/>
            <w:left w:val="none" w:sz="0" w:space="0" w:color="auto"/>
            <w:bottom w:val="none" w:sz="0" w:space="0" w:color="auto"/>
            <w:right w:val="none" w:sz="0" w:space="0" w:color="auto"/>
          </w:divBdr>
        </w:div>
        <w:div w:id="1305618278">
          <w:marLeft w:val="640"/>
          <w:marRight w:val="0"/>
          <w:marTop w:val="0"/>
          <w:marBottom w:val="0"/>
          <w:divBdr>
            <w:top w:val="none" w:sz="0" w:space="0" w:color="auto"/>
            <w:left w:val="none" w:sz="0" w:space="0" w:color="auto"/>
            <w:bottom w:val="none" w:sz="0" w:space="0" w:color="auto"/>
            <w:right w:val="none" w:sz="0" w:space="0" w:color="auto"/>
          </w:divBdr>
        </w:div>
        <w:div w:id="2036884468">
          <w:marLeft w:val="640"/>
          <w:marRight w:val="0"/>
          <w:marTop w:val="0"/>
          <w:marBottom w:val="0"/>
          <w:divBdr>
            <w:top w:val="none" w:sz="0" w:space="0" w:color="auto"/>
            <w:left w:val="none" w:sz="0" w:space="0" w:color="auto"/>
            <w:bottom w:val="none" w:sz="0" w:space="0" w:color="auto"/>
            <w:right w:val="none" w:sz="0" w:space="0" w:color="auto"/>
          </w:divBdr>
        </w:div>
        <w:div w:id="805246223">
          <w:marLeft w:val="640"/>
          <w:marRight w:val="0"/>
          <w:marTop w:val="0"/>
          <w:marBottom w:val="0"/>
          <w:divBdr>
            <w:top w:val="none" w:sz="0" w:space="0" w:color="auto"/>
            <w:left w:val="none" w:sz="0" w:space="0" w:color="auto"/>
            <w:bottom w:val="none" w:sz="0" w:space="0" w:color="auto"/>
            <w:right w:val="none" w:sz="0" w:space="0" w:color="auto"/>
          </w:divBdr>
        </w:div>
        <w:div w:id="2037539348">
          <w:marLeft w:val="640"/>
          <w:marRight w:val="0"/>
          <w:marTop w:val="0"/>
          <w:marBottom w:val="0"/>
          <w:divBdr>
            <w:top w:val="none" w:sz="0" w:space="0" w:color="auto"/>
            <w:left w:val="none" w:sz="0" w:space="0" w:color="auto"/>
            <w:bottom w:val="none" w:sz="0" w:space="0" w:color="auto"/>
            <w:right w:val="none" w:sz="0" w:space="0" w:color="auto"/>
          </w:divBdr>
        </w:div>
        <w:div w:id="1366364255">
          <w:marLeft w:val="640"/>
          <w:marRight w:val="0"/>
          <w:marTop w:val="0"/>
          <w:marBottom w:val="0"/>
          <w:divBdr>
            <w:top w:val="none" w:sz="0" w:space="0" w:color="auto"/>
            <w:left w:val="none" w:sz="0" w:space="0" w:color="auto"/>
            <w:bottom w:val="none" w:sz="0" w:space="0" w:color="auto"/>
            <w:right w:val="none" w:sz="0" w:space="0" w:color="auto"/>
          </w:divBdr>
        </w:div>
        <w:div w:id="634717423">
          <w:marLeft w:val="640"/>
          <w:marRight w:val="0"/>
          <w:marTop w:val="0"/>
          <w:marBottom w:val="0"/>
          <w:divBdr>
            <w:top w:val="none" w:sz="0" w:space="0" w:color="auto"/>
            <w:left w:val="none" w:sz="0" w:space="0" w:color="auto"/>
            <w:bottom w:val="none" w:sz="0" w:space="0" w:color="auto"/>
            <w:right w:val="none" w:sz="0" w:space="0" w:color="auto"/>
          </w:divBdr>
        </w:div>
        <w:div w:id="1525629465">
          <w:marLeft w:val="640"/>
          <w:marRight w:val="0"/>
          <w:marTop w:val="0"/>
          <w:marBottom w:val="0"/>
          <w:divBdr>
            <w:top w:val="none" w:sz="0" w:space="0" w:color="auto"/>
            <w:left w:val="none" w:sz="0" w:space="0" w:color="auto"/>
            <w:bottom w:val="none" w:sz="0" w:space="0" w:color="auto"/>
            <w:right w:val="none" w:sz="0" w:space="0" w:color="auto"/>
          </w:divBdr>
        </w:div>
        <w:div w:id="1647782564">
          <w:marLeft w:val="640"/>
          <w:marRight w:val="0"/>
          <w:marTop w:val="0"/>
          <w:marBottom w:val="0"/>
          <w:divBdr>
            <w:top w:val="none" w:sz="0" w:space="0" w:color="auto"/>
            <w:left w:val="none" w:sz="0" w:space="0" w:color="auto"/>
            <w:bottom w:val="none" w:sz="0" w:space="0" w:color="auto"/>
            <w:right w:val="none" w:sz="0" w:space="0" w:color="auto"/>
          </w:divBdr>
        </w:div>
        <w:div w:id="1662927828">
          <w:marLeft w:val="640"/>
          <w:marRight w:val="0"/>
          <w:marTop w:val="0"/>
          <w:marBottom w:val="0"/>
          <w:divBdr>
            <w:top w:val="none" w:sz="0" w:space="0" w:color="auto"/>
            <w:left w:val="none" w:sz="0" w:space="0" w:color="auto"/>
            <w:bottom w:val="none" w:sz="0" w:space="0" w:color="auto"/>
            <w:right w:val="none" w:sz="0" w:space="0" w:color="auto"/>
          </w:divBdr>
        </w:div>
        <w:div w:id="950623381">
          <w:marLeft w:val="640"/>
          <w:marRight w:val="0"/>
          <w:marTop w:val="0"/>
          <w:marBottom w:val="0"/>
          <w:divBdr>
            <w:top w:val="none" w:sz="0" w:space="0" w:color="auto"/>
            <w:left w:val="none" w:sz="0" w:space="0" w:color="auto"/>
            <w:bottom w:val="none" w:sz="0" w:space="0" w:color="auto"/>
            <w:right w:val="none" w:sz="0" w:space="0" w:color="auto"/>
          </w:divBdr>
        </w:div>
        <w:div w:id="1954971432">
          <w:marLeft w:val="640"/>
          <w:marRight w:val="0"/>
          <w:marTop w:val="0"/>
          <w:marBottom w:val="0"/>
          <w:divBdr>
            <w:top w:val="none" w:sz="0" w:space="0" w:color="auto"/>
            <w:left w:val="none" w:sz="0" w:space="0" w:color="auto"/>
            <w:bottom w:val="none" w:sz="0" w:space="0" w:color="auto"/>
            <w:right w:val="none" w:sz="0" w:space="0" w:color="auto"/>
          </w:divBdr>
        </w:div>
        <w:div w:id="1274744931">
          <w:marLeft w:val="640"/>
          <w:marRight w:val="0"/>
          <w:marTop w:val="0"/>
          <w:marBottom w:val="0"/>
          <w:divBdr>
            <w:top w:val="none" w:sz="0" w:space="0" w:color="auto"/>
            <w:left w:val="none" w:sz="0" w:space="0" w:color="auto"/>
            <w:bottom w:val="none" w:sz="0" w:space="0" w:color="auto"/>
            <w:right w:val="none" w:sz="0" w:space="0" w:color="auto"/>
          </w:divBdr>
        </w:div>
        <w:div w:id="1160267538">
          <w:marLeft w:val="640"/>
          <w:marRight w:val="0"/>
          <w:marTop w:val="0"/>
          <w:marBottom w:val="0"/>
          <w:divBdr>
            <w:top w:val="none" w:sz="0" w:space="0" w:color="auto"/>
            <w:left w:val="none" w:sz="0" w:space="0" w:color="auto"/>
            <w:bottom w:val="none" w:sz="0" w:space="0" w:color="auto"/>
            <w:right w:val="none" w:sz="0" w:space="0" w:color="auto"/>
          </w:divBdr>
        </w:div>
        <w:div w:id="670645341">
          <w:marLeft w:val="640"/>
          <w:marRight w:val="0"/>
          <w:marTop w:val="0"/>
          <w:marBottom w:val="0"/>
          <w:divBdr>
            <w:top w:val="none" w:sz="0" w:space="0" w:color="auto"/>
            <w:left w:val="none" w:sz="0" w:space="0" w:color="auto"/>
            <w:bottom w:val="none" w:sz="0" w:space="0" w:color="auto"/>
            <w:right w:val="none" w:sz="0" w:space="0" w:color="auto"/>
          </w:divBdr>
        </w:div>
        <w:div w:id="1659647787">
          <w:marLeft w:val="640"/>
          <w:marRight w:val="0"/>
          <w:marTop w:val="0"/>
          <w:marBottom w:val="0"/>
          <w:divBdr>
            <w:top w:val="none" w:sz="0" w:space="0" w:color="auto"/>
            <w:left w:val="none" w:sz="0" w:space="0" w:color="auto"/>
            <w:bottom w:val="none" w:sz="0" w:space="0" w:color="auto"/>
            <w:right w:val="none" w:sz="0" w:space="0" w:color="auto"/>
          </w:divBdr>
        </w:div>
        <w:div w:id="46027872">
          <w:marLeft w:val="640"/>
          <w:marRight w:val="0"/>
          <w:marTop w:val="0"/>
          <w:marBottom w:val="0"/>
          <w:divBdr>
            <w:top w:val="none" w:sz="0" w:space="0" w:color="auto"/>
            <w:left w:val="none" w:sz="0" w:space="0" w:color="auto"/>
            <w:bottom w:val="none" w:sz="0" w:space="0" w:color="auto"/>
            <w:right w:val="none" w:sz="0" w:space="0" w:color="auto"/>
          </w:divBdr>
        </w:div>
        <w:div w:id="296421812">
          <w:marLeft w:val="640"/>
          <w:marRight w:val="0"/>
          <w:marTop w:val="0"/>
          <w:marBottom w:val="0"/>
          <w:divBdr>
            <w:top w:val="none" w:sz="0" w:space="0" w:color="auto"/>
            <w:left w:val="none" w:sz="0" w:space="0" w:color="auto"/>
            <w:bottom w:val="none" w:sz="0" w:space="0" w:color="auto"/>
            <w:right w:val="none" w:sz="0" w:space="0" w:color="auto"/>
          </w:divBdr>
        </w:div>
        <w:div w:id="1537886213">
          <w:marLeft w:val="640"/>
          <w:marRight w:val="0"/>
          <w:marTop w:val="0"/>
          <w:marBottom w:val="0"/>
          <w:divBdr>
            <w:top w:val="none" w:sz="0" w:space="0" w:color="auto"/>
            <w:left w:val="none" w:sz="0" w:space="0" w:color="auto"/>
            <w:bottom w:val="none" w:sz="0" w:space="0" w:color="auto"/>
            <w:right w:val="none" w:sz="0" w:space="0" w:color="auto"/>
          </w:divBdr>
        </w:div>
        <w:div w:id="300548775">
          <w:marLeft w:val="640"/>
          <w:marRight w:val="0"/>
          <w:marTop w:val="0"/>
          <w:marBottom w:val="0"/>
          <w:divBdr>
            <w:top w:val="none" w:sz="0" w:space="0" w:color="auto"/>
            <w:left w:val="none" w:sz="0" w:space="0" w:color="auto"/>
            <w:bottom w:val="none" w:sz="0" w:space="0" w:color="auto"/>
            <w:right w:val="none" w:sz="0" w:space="0" w:color="auto"/>
          </w:divBdr>
        </w:div>
        <w:div w:id="1189681933">
          <w:marLeft w:val="640"/>
          <w:marRight w:val="0"/>
          <w:marTop w:val="0"/>
          <w:marBottom w:val="0"/>
          <w:divBdr>
            <w:top w:val="none" w:sz="0" w:space="0" w:color="auto"/>
            <w:left w:val="none" w:sz="0" w:space="0" w:color="auto"/>
            <w:bottom w:val="none" w:sz="0" w:space="0" w:color="auto"/>
            <w:right w:val="none" w:sz="0" w:space="0" w:color="auto"/>
          </w:divBdr>
        </w:div>
        <w:div w:id="1054044290">
          <w:marLeft w:val="640"/>
          <w:marRight w:val="0"/>
          <w:marTop w:val="0"/>
          <w:marBottom w:val="0"/>
          <w:divBdr>
            <w:top w:val="none" w:sz="0" w:space="0" w:color="auto"/>
            <w:left w:val="none" w:sz="0" w:space="0" w:color="auto"/>
            <w:bottom w:val="none" w:sz="0" w:space="0" w:color="auto"/>
            <w:right w:val="none" w:sz="0" w:space="0" w:color="auto"/>
          </w:divBdr>
        </w:div>
        <w:div w:id="1177816744">
          <w:marLeft w:val="640"/>
          <w:marRight w:val="0"/>
          <w:marTop w:val="0"/>
          <w:marBottom w:val="0"/>
          <w:divBdr>
            <w:top w:val="none" w:sz="0" w:space="0" w:color="auto"/>
            <w:left w:val="none" w:sz="0" w:space="0" w:color="auto"/>
            <w:bottom w:val="none" w:sz="0" w:space="0" w:color="auto"/>
            <w:right w:val="none" w:sz="0" w:space="0" w:color="auto"/>
          </w:divBdr>
        </w:div>
        <w:div w:id="1508059370">
          <w:marLeft w:val="640"/>
          <w:marRight w:val="0"/>
          <w:marTop w:val="0"/>
          <w:marBottom w:val="0"/>
          <w:divBdr>
            <w:top w:val="none" w:sz="0" w:space="0" w:color="auto"/>
            <w:left w:val="none" w:sz="0" w:space="0" w:color="auto"/>
            <w:bottom w:val="none" w:sz="0" w:space="0" w:color="auto"/>
            <w:right w:val="none" w:sz="0" w:space="0" w:color="auto"/>
          </w:divBdr>
        </w:div>
        <w:div w:id="615598737">
          <w:marLeft w:val="640"/>
          <w:marRight w:val="0"/>
          <w:marTop w:val="0"/>
          <w:marBottom w:val="0"/>
          <w:divBdr>
            <w:top w:val="none" w:sz="0" w:space="0" w:color="auto"/>
            <w:left w:val="none" w:sz="0" w:space="0" w:color="auto"/>
            <w:bottom w:val="none" w:sz="0" w:space="0" w:color="auto"/>
            <w:right w:val="none" w:sz="0" w:space="0" w:color="auto"/>
          </w:divBdr>
        </w:div>
        <w:div w:id="998580503">
          <w:marLeft w:val="640"/>
          <w:marRight w:val="0"/>
          <w:marTop w:val="0"/>
          <w:marBottom w:val="0"/>
          <w:divBdr>
            <w:top w:val="none" w:sz="0" w:space="0" w:color="auto"/>
            <w:left w:val="none" w:sz="0" w:space="0" w:color="auto"/>
            <w:bottom w:val="none" w:sz="0" w:space="0" w:color="auto"/>
            <w:right w:val="none" w:sz="0" w:space="0" w:color="auto"/>
          </w:divBdr>
        </w:div>
        <w:div w:id="151603600">
          <w:marLeft w:val="640"/>
          <w:marRight w:val="0"/>
          <w:marTop w:val="0"/>
          <w:marBottom w:val="0"/>
          <w:divBdr>
            <w:top w:val="none" w:sz="0" w:space="0" w:color="auto"/>
            <w:left w:val="none" w:sz="0" w:space="0" w:color="auto"/>
            <w:bottom w:val="none" w:sz="0" w:space="0" w:color="auto"/>
            <w:right w:val="none" w:sz="0" w:space="0" w:color="auto"/>
          </w:divBdr>
        </w:div>
        <w:div w:id="609164942">
          <w:marLeft w:val="640"/>
          <w:marRight w:val="0"/>
          <w:marTop w:val="0"/>
          <w:marBottom w:val="0"/>
          <w:divBdr>
            <w:top w:val="none" w:sz="0" w:space="0" w:color="auto"/>
            <w:left w:val="none" w:sz="0" w:space="0" w:color="auto"/>
            <w:bottom w:val="none" w:sz="0" w:space="0" w:color="auto"/>
            <w:right w:val="none" w:sz="0" w:space="0" w:color="auto"/>
          </w:divBdr>
        </w:div>
        <w:div w:id="1194540708">
          <w:marLeft w:val="640"/>
          <w:marRight w:val="0"/>
          <w:marTop w:val="0"/>
          <w:marBottom w:val="0"/>
          <w:divBdr>
            <w:top w:val="none" w:sz="0" w:space="0" w:color="auto"/>
            <w:left w:val="none" w:sz="0" w:space="0" w:color="auto"/>
            <w:bottom w:val="none" w:sz="0" w:space="0" w:color="auto"/>
            <w:right w:val="none" w:sz="0" w:space="0" w:color="auto"/>
          </w:divBdr>
        </w:div>
        <w:div w:id="761871992">
          <w:marLeft w:val="640"/>
          <w:marRight w:val="0"/>
          <w:marTop w:val="0"/>
          <w:marBottom w:val="0"/>
          <w:divBdr>
            <w:top w:val="none" w:sz="0" w:space="0" w:color="auto"/>
            <w:left w:val="none" w:sz="0" w:space="0" w:color="auto"/>
            <w:bottom w:val="none" w:sz="0" w:space="0" w:color="auto"/>
            <w:right w:val="none" w:sz="0" w:space="0" w:color="auto"/>
          </w:divBdr>
        </w:div>
        <w:div w:id="310061105">
          <w:marLeft w:val="640"/>
          <w:marRight w:val="0"/>
          <w:marTop w:val="0"/>
          <w:marBottom w:val="0"/>
          <w:divBdr>
            <w:top w:val="none" w:sz="0" w:space="0" w:color="auto"/>
            <w:left w:val="none" w:sz="0" w:space="0" w:color="auto"/>
            <w:bottom w:val="none" w:sz="0" w:space="0" w:color="auto"/>
            <w:right w:val="none" w:sz="0" w:space="0" w:color="auto"/>
          </w:divBdr>
        </w:div>
        <w:div w:id="1808353572">
          <w:marLeft w:val="640"/>
          <w:marRight w:val="0"/>
          <w:marTop w:val="0"/>
          <w:marBottom w:val="0"/>
          <w:divBdr>
            <w:top w:val="none" w:sz="0" w:space="0" w:color="auto"/>
            <w:left w:val="none" w:sz="0" w:space="0" w:color="auto"/>
            <w:bottom w:val="none" w:sz="0" w:space="0" w:color="auto"/>
            <w:right w:val="none" w:sz="0" w:space="0" w:color="auto"/>
          </w:divBdr>
        </w:div>
        <w:div w:id="239875419">
          <w:marLeft w:val="640"/>
          <w:marRight w:val="0"/>
          <w:marTop w:val="0"/>
          <w:marBottom w:val="0"/>
          <w:divBdr>
            <w:top w:val="none" w:sz="0" w:space="0" w:color="auto"/>
            <w:left w:val="none" w:sz="0" w:space="0" w:color="auto"/>
            <w:bottom w:val="none" w:sz="0" w:space="0" w:color="auto"/>
            <w:right w:val="none" w:sz="0" w:space="0" w:color="auto"/>
          </w:divBdr>
        </w:div>
        <w:div w:id="1798379269">
          <w:marLeft w:val="640"/>
          <w:marRight w:val="0"/>
          <w:marTop w:val="0"/>
          <w:marBottom w:val="0"/>
          <w:divBdr>
            <w:top w:val="none" w:sz="0" w:space="0" w:color="auto"/>
            <w:left w:val="none" w:sz="0" w:space="0" w:color="auto"/>
            <w:bottom w:val="none" w:sz="0" w:space="0" w:color="auto"/>
            <w:right w:val="none" w:sz="0" w:space="0" w:color="auto"/>
          </w:divBdr>
        </w:div>
        <w:div w:id="486097915">
          <w:marLeft w:val="640"/>
          <w:marRight w:val="0"/>
          <w:marTop w:val="0"/>
          <w:marBottom w:val="0"/>
          <w:divBdr>
            <w:top w:val="none" w:sz="0" w:space="0" w:color="auto"/>
            <w:left w:val="none" w:sz="0" w:space="0" w:color="auto"/>
            <w:bottom w:val="none" w:sz="0" w:space="0" w:color="auto"/>
            <w:right w:val="none" w:sz="0" w:space="0" w:color="auto"/>
          </w:divBdr>
        </w:div>
        <w:div w:id="178470141">
          <w:marLeft w:val="640"/>
          <w:marRight w:val="0"/>
          <w:marTop w:val="0"/>
          <w:marBottom w:val="0"/>
          <w:divBdr>
            <w:top w:val="none" w:sz="0" w:space="0" w:color="auto"/>
            <w:left w:val="none" w:sz="0" w:space="0" w:color="auto"/>
            <w:bottom w:val="none" w:sz="0" w:space="0" w:color="auto"/>
            <w:right w:val="none" w:sz="0" w:space="0" w:color="auto"/>
          </w:divBdr>
        </w:div>
        <w:div w:id="1047485282">
          <w:marLeft w:val="640"/>
          <w:marRight w:val="0"/>
          <w:marTop w:val="0"/>
          <w:marBottom w:val="0"/>
          <w:divBdr>
            <w:top w:val="none" w:sz="0" w:space="0" w:color="auto"/>
            <w:left w:val="none" w:sz="0" w:space="0" w:color="auto"/>
            <w:bottom w:val="none" w:sz="0" w:space="0" w:color="auto"/>
            <w:right w:val="none" w:sz="0" w:space="0" w:color="auto"/>
          </w:divBdr>
        </w:div>
        <w:div w:id="1458066127">
          <w:marLeft w:val="640"/>
          <w:marRight w:val="0"/>
          <w:marTop w:val="0"/>
          <w:marBottom w:val="0"/>
          <w:divBdr>
            <w:top w:val="none" w:sz="0" w:space="0" w:color="auto"/>
            <w:left w:val="none" w:sz="0" w:space="0" w:color="auto"/>
            <w:bottom w:val="none" w:sz="0" w:space="0" w:color="auto"/>
            <w:right w:val="none" w:sz="0" w:space="0" w:color="auto"/>
          </w:divBdr>
        </w:div>
        <w:div w:id="1995913177">
          <w:marLeft w:val="640"/>
          <w:marRight w:val="0"/>
          <w:marTop w:val="0"/>
          <w:marBottom w:val="0"/>
          <w:divBdr>
            <w:top w:val="none" w:sz="0" w:space="0" w:color="auto"/>
            <w:left w:val="none" w:sz="0" w:space="0" w:color="auto"/>
            <w:bottom w:val="none" w:sz="0" w:space="0" w:color="auto"/>
            <w:right w:val="none" w:sz="0" w:space="0" w:color="auto"/>
          </w:divBdr>
        </w:div>
        <w:div w:id="670252731">
          <w:marLeft w:val="640"/>
          <w:marRight w:val="0"/>
          <w:marTop w:val="0"/>
          <w:marBottom w:val="0"/>
          <w:divBdr>
            <w:top w:val="none" w:sz="0" w:space="0" w:color="auto"/>
            <w:left w:val="none" w:sz="0" w:space="0" w:color="auto"/>
            <w:bottom w:val="none" w:sz="0" w:space="0" w:color="auto"/>
            <w:right w:val="none" w:sz="0" w:space="0" w:color="auto"/>
          </w:divBdr>
        </w:div>
        <w:div w:id="339084192">
          <w:marLeft w:val="640"/>
          <w:marRight w:val="0"/>
          <w:marTop w:val="0"/>
          <w:marBottom w:val="0"/>
          <w:divBdr>
            <w:top w:val="none" w:sz="0" w:space="0" w:color="auto"/>
            <w:left w:val="none" w:sz="0" w:space="0" w:color="auto"/>
            <w:bottom w:val="none" w:sz="0" w:space="0" w:color="auto"/>
            <w:right w:val="none" w:sz="0" w:space="0" w:color="auto"/>
          </w:divBdr>
        </w:div>
        <w:div w:id="685405446">
          <w:marLeft w:val="640"/>
          <w:marRight w:val="0"/>
          <w:marTop w:val="0"/>
          <w:marBottom w:val="0"/>
          <w:divBdr>
            <w:top w:val="none" w:sz="0" w:space="0" w:color="auto"/>
            <w:left w:val="none" w:sz="0" w:space="0" w:color="auto"/>
            <w:bottom w:val="none" w:sz="0" w:space="0" w:color="auto"/>
            <w:right w:val="none" w:sz="0" w:space="0" w:color="auto"/>
          </w:divBdr>
        </w:div>
        <w:div w:id="159853699">
          <w:marLeft w:val="640"/>
          <w:marRight w:val="0"/>
          <w:marTop w:val="0"/>
          <w:marBottom w:val="0"/>
          <w:divBdr>
            <w:top w:val="none" w:sz="0" w:space="0" w:color="auto"/>
            <w:left w:val="none" w:sz="0" w:space="0" w:color="auto"/>
            <w:bottom w:val="none" w:sz="0" w:space="0" w:color="auto"/>
            <w:right w:val="none" w:sz="0" w:space="0" w:color="auto"/>
          </w:divBdr>
        </w:div>
        <w:div w:id="898906932">
          <w:marLeft w:val="640"/>
          <w:marRight w:val="0"/>
          <w:marTop w:val="0"/>
          <w:marBottom w:val="0"/>
          <w:divBdr>
            <w:top w:val="none" w:sz="0" w:space="0" w:color="auto"/>
            <w:left w:val="none" w:sz="0" w:space="0" w:color="auto"/>
            <w:bottom w:val="none" w:sz="0" w:space="0" w:color="auto"/>
            <w:right w:val="none" w:sz="0" w:space="0" w:color="auto"/>
          </w:divBdr>
        </w:div>
        <w:div w:id="1390423534">
          <w:marLeft w:val="640"/>
          <w:marRight w:val="0"/>
          <w:marTop w:val="0"/>
          <w:marBottom w:val="0"/>
          <w:divBdr>
            <w:top w:val="none" w:sz="0" w:space="0" w:color="auto"/>
            <w:left w:val="none" w:sz="0" w:space="0" w:color="auto"/>
            <w:bottom w:val="none" w:sz="0" w:space="0" w:color="auto"/>
            <w:right w:val="none" w:sz="0" w:space="0" w:color="auto"/>
          </w:divBdr>
        </w:div>
        <w:div w:id="699936105">
          <w:marLeft w:val="640"/>
          <w:marRight w:val="0"/>
          <w:marTop w:val="0"/>
          <w:marBottom w:val="0"/>
          <w:divBdr>
            <w:top w:val="none" w:sz="0" w:space="0" w:color="auto"/>
            <w:left w:val="none" w:sz="0" w:space="0" w:color="auto"/>
            <w:bottom w:val="none" w:sz="0" w:space="0" w:color="auto"/>
            <w:right w:val="none" w:sz="0" w:space="0" w:color="auto"/>
          </w:divBdr>
        </w:div>
        <w:div w:id="431705023">
          <w:marLeft w:val="640"/>
          <w:marRight w:val="0"/>
          <w:marTop w:val="0"/>
          <w:marBottom w:val="0"/>
          <w:divBdr>
            <w:top w:val="none" w:sz="0" w:space="0" w:color="auto"/>
            <w:left w:val="none" w:sz="0" w:space="0" w:color="auto"/>
            <w:bottom w:val="none" w:sz="0" w:space="0" w:color="auto"/>
            <w:right w:val="none" w:sz="0" w:space="0" w:color="auto"/>
          </w:divBdr>
        </w:div>
        <w:div w:id="184491028">
          <w:marLeft w:val="640"/>
          <w:marRight w:val="0"/>
          <w:marTop w:val="0"/>
          <w:marBottom w:val="0"/>
          <w:divBdr>
            <w:top w:val="none" w:sz="0" w:space="0" w:color="auto"/>
            <w:left w:val="none" w:sz="0" w:space="0" w:color="auto"/>
            <w:bottom w:val="none" w:sz="0" w:space="0" w:color="auto"/>
            <w:right w:val="none" w:sz="0" w:space="0" w:color="auto"/>
          </w:divBdr>
        </w:div>
        <w:div w:id="1064984192">
          <w:marLeft w:val="640"/>
          <w:marRight w:val="0"/>
          <w:marTop w:val="0"/>
          <w:marBottom w:val="0"/>
          <w:divBdr>
            <w:top w:val="none" w:sz="0" w:space="0" w:color="auto"/>
            <w:left w:val="none" w:sz="0" w:space="0" w:color="auto"/>
            <w:bottom w:val="none" w:sz="0" w:space="0" w:color="auto"/>
            <w:right w:val="none" w:sz="0" w:space="0" w:color="auto"/>
          </w:divBdr>
        </w:div>
        <w:div w:id="1787850567">
          <w:marLeft w:val="640"/>
          <w:marRight w:val="0"/>
          <w:marTop w:val="0"/>
          <w:marBottom w:val="0"/>
          <w:divBdr>
            <w:top w:val="none" w:sz="0" w:space="0" w:color="auto"/>
            <w:left w:val="none" w:sz="0" w:space="0" w:color="auto"/>
            <w:bottom w:val="none" w:sz="0" w:space="0" w:color="auto"/>
            <w:right w:val="none" w:sz="0" w:space="0" w:color="auto"/>
          </w:divBdr>
        </w:div>
        <w:div w:id="813066320">
          <w:marLeft w:val="640"/>
          <w:marRight w:val="0"/>
          <w:marTop w:val="0"/>
          <w:marBottom w:val="0"/>
          <w:divBdr>
            <w:top w:val="none" w:sz="0" w:space="0" w:color="auto"/>
            <w:left w:val="none" w:sz="0" w:space="0" w:color="auto"/>
            <w:bottom w:val="none" w:sz="0" w:space="0" w:color="auto"/>
            <w:right w:val="none" w:sz="0" w:space="0" w:color="auto"/>
          </w:divBdr>
        </w:div>
        <w:div w:id="2127187994">
          <w:marLeft w:val="640"/>
          <w:marRight w:val="0"/>
          <w:marTop w:val="0"/>
          <w:marBottom w:val="0"/>
          <w:divBdr>
            <w:top w:val="none" w:sz="0" w:space="0" w:color="auto"/>
            <w:left w:val="none" w:sz="0" w:space="0" w:color="auto"/>
            <w:bottom w:val="none" w:sz="0" w:space="0" w:color="auto"/>
            <w:right w:val="none" w:sz="0" w:space="0" w:color="auto"/>
          </w:divBdr>
        </w:div>
        <w:div w:id="677000878">
          <w:marLeft w:val="640"/>
          <w:marRight w:val="0"/>
          <w:marTop w:val="0"/>
          <w:marBottom w:val="0"/>
          <w:divBdr>
            <w:top w:val="none" w:sz="0" w:space="0" w:color="auto"/>
            <w:left w:val="none" w:sz="0" w:space="0" w:color="auto"/>
            <w:bottom w:val="none" w:sz="0" w:space="0" w:color="auto"/>
            <w:right w:val="none" w:sz="0" w:space="0" w:color="auto"/>
          </w:divBdr>
        </w:div>
        <w:div w:id="1072004674">
          <w:marLeft w:val="640"/>
          <w:marRight w:val="0"/>
          <w:marTop w:val="0"/>
          <w:marBottom w:val="0"/>
          <w:divBdr>
            <w:top w:val="none" w:sz="0" w:space="0" w:color="auto"/>
            <w:left w:val="none" w:sz="0" w:space="0" w:color="auto"/>
            <w:bottom w:val="none" w:sz="0" w:space="0" w:color="auto"/>
            <w:right w:val="none" w:sz="0" w:space="0" w:color="auto"/>
          </w:divBdr>
        </w:div>
        <w:div w:id="1479028781">
          <w:marLeft w:val="640"/>
          <w:marRight w:val="0"/>
          <w:marTop w:val="0"/>
          <w:marBottom w:val="0"/>
          <w:divBdr>
            <w:top w:val="none" w:sz="0" w:space="0" w:color="auto"/>
            <w:left w:val="none" w:sz="0" w:space="0" w:color="auto"/>
            <w:bottom w:val="none" w:sz="0" w:space="0" w:color="auto"/>
            <w:right w:val="none" w:sz="0" w:space="0" w:color="auto"/>
          </w:divBdr>
        </w:div>
        <w:div w:id="1416510574">
          <w:marLeft w:val="640"/>
          <w:marRight w:val="0"/>
          <w:marTop w:val="0"/>
          <w:marBottom w:val="0"/>
          <w:divBdr>
            <w:top w:val="none" w:sz="0" w:space="0" w:color="auto"/>
            <w:left w:val="none" w:sz="0" w:space="0" w:color="auto"/>
            <w:bottom w:val="none" w:sz="0" w:space="0" w:color="auto"/>
            <w:right w:val="none" w:sz="0" w:space="0" w:color="auto"/>
          </w:divBdr>
        </w:div>
        <w:div w:id="1837114808">
          <w:marLeft w:val="640"/>
          <w:marRight w:val="0"/>
          <w:marTop w:val="0"/>
          <w:marBottom w:val="0"/>
          <w:divBdr>
            <w:top w:val="none" w:sz="0" w:space="0" w:color="auto"/>
            <w:left w:val="none" w:sz="0" w:space="0" w:color="auto"/>
            <w:bottom w:val="none" w:sz="0" w:space="0" w:color="auto"/>
            <w:right w:val="none" w:sz="0" w:space="0" w:color="auto"/>
          </w:divBdr>
        </w:div>
        <w:div w:id="144126560">
          <w:marLeft w:val="640"/>
          <w:marRight w:val="0"/>
          <w:marTop w:val="0"/>
          <w:marBottom w:val="0"/>
          <w:divBdr>
            <w:top w:val="none" w:sz="0" w:space="0" w:color="auto"/>
            <w:left w:val="none" w:sz="0" w:space="0" w:color="auto"/>
            <w:bottom w:val="none" w:sz="0" w:space="0" w:color="auto"/>
            <w:right w:val="none" w:sz="0" w:space="0" w:color="auto"/>
          </w:divBdr>
        </w:div>
        <w:div w:id="763260617">
          <w:marLeft w:val="640"/>
          <w:marRight w:val="0"/>
          <w:marTop w:val="0"/>
          <w:marBottom w:val="0"/>
          <w:divBdr>
            <w:top w:val="none" w:sz="0" w:space="0" w:color="auto"/>
            <w:left w:val="none" w:sz="0" w:space="0" w:color="auto"/>
            <w:bottom w:val="none" w:sz="0" w:space="0" w:color="auto"/>
            <w:right w:val="none" w:sz="0" w:space="0" w:color="auto"/>
          </w:divBdr>
        </w:div>
        <w:div w:id="1093818137">
          <w:marLeft w:val="640"/>
          <w:marRight w:val="0"/>
          <w:marTop w:val="0"/>
          <w:marBottom w:val="0"/>
          <w:divBdr>
            <w:top w:val="none" w:sz="0" w:space="0" w:color="auto"/>
            <w:left w:val="none" w:sz="0" w:space="0" w:color="auto"/>
            <w:bottom w:val="none" w:sz="0" w:space="0" w:color="auto"/>
            <w:right w:val="none" w:sz="0" w:space="0" w:color="auto"/>
          </w:divBdr>
        </w:div>
      </w:divsChild>
    </w:div>
    <w:div w:id="224222267">
      <w:bodyDiv w:val="1"/>
      <w:marLeft w:val="0"/>
      <w:marRight w:val="0"/>
      <w:marTop w:val="0"/>
      <w:marBottom w:val="0"/>
      <w:divBdr>
        <w:top w:val="none" w:sz="0" w:space="0" w:color="auto"/>
        <w:left w:val="none" w:sz="0" w:space="0" w:color="auto"/>
        <w:bottom w:val="none" w:sz="0" w:space="0" w:color="auto"/>
        <w:right w:val="none" w:sz="0" w:space="0" w:color="auto"/>
      </w:divBdr>
      <w:divsChild>
        <w:div w:id="1009451683">
          <w:marLeft w:val="640"/>
          <w:marRight w:val="0"/>
          <w:marTop w:val="0"/>
          <w:marBottom w:val="0"/>
          <w:divBdr>
            <w:top w:val="none" w:sz="0" w:space="0" w:color="auto"/>
            <w:left w:val="none" w:sz="0" w:space="0" w:color="auto"/>
            <w:bottom w:val="none" w:sz="0" w:space="0" w:color="auto"/>
            <w:right w:val="none" w:sz="0" w:space="0" w:color="auto"/>
          </w:divBdr>
        </w:div>
        <w:div w:id="564267175">
          <w:marLeft w:val="640"/>
          <w:marRight w:val="0"/>
          <w:marTop w:val="0"/>
          <w:marBottom w:val="0"/>
          <w:divBdr>
            <w:top w:val="none" w:sz="0" w:space="0" w:color="auto"/>
            <w:left w:val="none" w:sz="0" w:space="0" w:color="auto"/>
            <w:bottom w:val="none" w:sz="0" w:space="0" w:color="auto"/>
            <w:right w:val="none" w:sz="0" w:space="0" w:color="auto"/>
          </w:divBdr>
        </w:div>
        <w:div w:id="1795253343">
          <w:marLeft w:val="640"/>
          <w:marRight w:val="0"/>
          <w:marTop w:val="0"/>
          <w:marBottom w:val="0"/>
          <w:divBdr>
            <w:top w:val="none" w:sz="0" w:space="0" w:color="auto"/>
            <w:left w:val="none" w:sz="0" w:space="0" w:color="auto"/>
            <w:bottom w:val="none" w:sz="0" w:space="0" w:color="auto"/>
            <w:right w:val="none" w:sz="0" w:space="0" w:color="auto"/>
          </w:divBdr>
        </w:div>
        <w:div w:id="686829798">
          <w:marLeft w:val="640"/>
          <w:marRight w:val="0"/>
          <w:marTop w:val="0"/>
          <w:marBottom w:val="0"/>
          <w:divBdr>
            <w:top w:val="none" w:sz="0" w:space="0" w:color="auto"/>
            <w:left w:val="none" w:sz="0" w:space="0" w:color="auto"/>
            <w:bottom w:val="none" w:sz="0" w:space="0" w:color="auto"/>
            <w:right w:val="none" w:sz="0" w:space="0" w:color="auto"/>
          </w:divBdr>
        </w:div>
        <w:div w:id="19399233">
          <w:marLeft w:val="640"/>
          <w:marRight w:val="0"/>
          <w:marTop w:val="0"/>
          <w:marBottom w:val="0"/>
          <w:divBdr>
            <w:top w:val="none" w:sz="0" w:space="0" w:color="auto"/>
            <w:left w:val="none" w:sz="0" w:space="0" w:color="auto"/>
            <w:bottom w:val="none" w:sz="0" w:space="0" w:color="auto"/>
            <w:right w:val="none" w:sz="0" w:space="0" w:color="auto"/>
          </w:divBdr>
        </w:div>
        <w:div w:id="108477322">
          <w:marLeft w:val="640"/>
          <w:marRight w:val="0"/>
          <w:marTop w:val="0"/>
          <w:marBottom w:val="0"/>
          <w:divBdr>
            <w:top w:val="none" w:sz="0" w:space="0" w:color="auto"/>
            <w:left w:val="none" w:sz="0" w:space="0" w:color="auto"/>
            <w:bottom w:val="none" w:sz="0" w:space="0" w:color="auto"/>
            <w:right w:val="none" w:sz="0" w:space="0" w:color="auto"/>
          </w:divBdr>
        </w:div>
        <w:div w:id="701201218">
          <w:marLeft w:val="640"/>
          <w:marRight w:val="0"/>
          <w:marTop w:val="0"/>
          <w:marBottom w:val="0"/>
          <w:divBdr>
            <w:top w:val="none" w:sz="0" w:space="0" w:color="auto"/>
            <w:left w:val="none" w:sz="0" w:space="0" w:color="auto"/>
            <w:bottom w:val="none" w:sz="0" w:space="0" w:color="auto"/>
            <w:right w:val="none" w:sz="0" w:space="0" w:color="auto"/>
          </w:divBdr>
        </w:div>
        <w:div w:id="792022311">
          <w:marLeft w:val="640"/>
          <w:marRight w:val="0"/>
          <w:marTop w:val="0"/>
          <w:marBottom w:val="0"/>
          <w:divBdr>
            <w:top w:val="none" w:sz="0" w:space="0" w:color="auto"/>
            <w:left w:val="none" w:sz="0" w:space="0" w:color="auto"/>
            <w:bottom w:val="none" w:sz="0" w:space="0" w:color="auto"/>
            <w:right w:val="none" w:sz="0" w:space="0" w:color="auto"/>
          </w:divBdr>
        </w:div>
        <w:div w:id="21978716">
          <w:marLeft w:val="640"/>
          <w:marRight w:val="0"/>
          <w:marTop w:val="0"/>
          <w:marBottom w:val="0"/>
          <w:divBdr>
            <w:top w:val="none" w:sz="0" w:space="0" w:color="auto"/>
            <w:left w:val="none" w:sz="0" w:space="0" w:color="auto"/>
            <w:bottom w:val="none" w:sz="0" w:space="0" w:color="auto"/>
            <w:right w:val="none" w:sz="0" w:space="0" w:color="auto"/>
          </w:divBdr>
        </w:div>
        <w:div w:id="585502857">
          <w:marLeft w:val="640"/>
          <w:marRight w:val="0"/>
          <w:marTop w:val="0"/>
          <w:marBottom w:val="0"/>
          <w:divBdr>
            <w:top w:val="none" w:sz="0" w:space="0" w:color="auto"/>
            <w:left w:val="none" w:sz="0" w:space="0" w:color="auto"/>
            <w:bottom w:val="none" w:sz="0" w:space="0" w:color="auto"/>
            <w:right w:val="none" w:sz="0" w:space="0" w:color="auto"/>
          </w:divBdr>
        </w:div>
        <w:div w:id="1615819509">
          <w:marLeft w:val="640"/>
          <w:marRight w:val="0"/>
          <w:marTop w:val="0"/>
          <w:marBottom w:val="0"/>
          <w:divBdr>
            <w:top w:val="none" w:sz="0" w:space="0" w:color="auto"/>
            <w:left w:val="none" w:sz="0" w:space="0" w:color="auto"/>
            <w:bottom w:val="none" w:sz="0" w:space="0" w:color="auto"/>
            <w:right w:val="none" w:sz="0" w:space="0" w:color="auto"/>
          </w:divBdr>
        </w:div>
        <w:div w:id="1561361501">
          <w:marLeft w:val="640"/>
          <w:marRight w:val="0"/>
          <w:marTop w:val="0"/>
          <w:marBottom w:val="0"/>
          <w:divBdr>
            <w:top w:val="none" w:sz="0" w:space="0" w:color="auto"/>
            <w:left w:val="none" w:sz="0" w:space="0" w:color="auto"/>
            <w:bottom w:val="none" w:sz="0" w:space="0" w:color="auto"/>
            <w:right w:val="none" w:sz="0" w:space="0" w:color="auto"/>
          </w:divBdr>
        </w:div>
        <w:div w:id="821123418">
          <w:marLeft w:val="640"/>
          <w:marRight w:val="0"/>
          <w:marTop w:val="0"/>
          <w:marBottom w:val="0"/>
          <w:divBdr>
            <w:top w:val="none" w:sz="0" w:space="0" w:color="auto"/>
            <w:left w:val="none" w:sz="0" w:space="0" w:color="auto"/>
            <w:bottom w:val="none" w:sz="0" w:space="0" w:color="auto"/>
            <w:right w:val="none" w:sz="0" w:space="0" w:color="auto"/>
          </w:divBdr>
        </w:div>
        <w:div w:id="1643197938">
          <w:marLeft w:val="640"/>
          <w:marRight w:val="0"/>
          <w:marTop w:val="0"/>
          <w:marBottom w:val="0"/>
          <w:divBdr>
            <w:top w:val="none" w:sz="0" w:space="0" w:color="auto"/>
            <w:left w:val="none" w:sz="0" w:space="0" w:color="auto"/>
            <w:bottom w:val="none" w:sz="0" w:space="0" w:color="auto"/>
            <w:right w:val="none" w:sz="0" w:space="0" w:color="auto"/>
          </w:divBdr>
        </w:div>
        <w:div w:id="179782990">
          <w:marLeft w:val="640"/>
          <w:marRight w:val="0"/>
          <w:marTop w:val="0"/>
          <w:marBottom w:val="0"/>
          <w:divBdr>
            <w:top w:val="none" w:sz="0" w:space="0" w:color="auto"/>
            <w:left w:val="none" w:sz="0" w:space="0" w:color="auto"/>
            <w:bottom w:val="none" w:sz="0" w:space="0" w:color="auto"/>
            <w:right w:val="none" w:sz="0" w:space="0" w:color="auto"/>
          </w:divBdr>
        </w:div>
        <w:div w:id="1648315689">
          <w:marLeft w:val="640"/>
          <w:marRight w:val="0"/>
          <w:marTop w:val="0"/>
          <w:marBottom w:val="0"/>
          <w:divBdr>
            <w:top w:val="none" w:sz="0" w:space="0" w:color="auto"/>
            <w:left w:val="none" w:sz="0" w:space="0" w:color="auto"/>
            <w:bottom w:val="none" w:sz="0" w:space="0" w:color="auto"/>
            <w:right w:val="none" w:sz="0" w:space="0" w:color="auto"/>
          </w:divBdr>
        </w:div>
        <w:div w:id="942615377">
          <w:marLeft w:val="640"/>
          <w:marRight w:val="0"/>
          <w:marTop w:val="0"/>
          <w:marBottom w:val="0"/>
          <w:divBdr>
            <w:top w:val="none" w:sz="0" w:space="0" w:color="auto"/>
            <w:left w:val="none" w:sz="0" w:space="0" w:color="auto"/>
            <w:bottom w:val="none" w:sz="0" w:space="0" w:color="auto"/>
            <w:right w:val="none" w:sz="0" w:space="0" w:color="auto"/>
          </w:divBdr>
        </w:div>
        <w:div w:id="1583491949">
          <w:marLeft w:val="640"/>
          <w:marRight w:val="0"/>
          <w:marTop w:val="0"/>
          <w:marBottom w:val="0"/>
          <w:divBdr>
            <w:top w:val="none" w:sz="0" w:space="0" w:color="auto"/>
            <w:left w:val="none" w:sz="0" w:space="0" w:color="auto"/>
            <w:bottom w:val="none" w:sz="0" w:space="0" w:color="auto"/>
            <w:right w:val="none" w:sz="0" w:space="0" w:color="auto"/>
          </w:divBdr>
        </w:div>
        <w:div w:id="367222154">
          <w:marLeft w:val="640"/>
          <w:marRight w:val="0"/>
          <w:marTop w:val="0"/>
          <w:marBottom w:val="0"/>
          <w:divBdr>
            <w:top w:val="none" w:sz="0" w:space="0" w:color="auto"/>
            <w:left w:val="none" w:sz="0" w:space="0" w:color="auto"/>
            <w:bottom w:val="none" w:sz="0" w:space="0" w:color="auto"/>
            <w:right w:val="none" w:sz="0" w:space="0" w:color="auto"/>
          </w:divBdr>
        </w:div>
        <w:div w:id="477261791">
          <w:marLeft w:val="640"/>
          <w:marRight w:val="0"/>
          <w:marTop w:val="0"/>
          <w:marBottom w:val="0"/>
          <w:divBdr>
            <w:top w:val="none" w:sz="0" w:space="0" w:color="auto"/>
            <w:left w:val="none" w:sz="0" w:space="0" w:color="auto"/>
            <w:bottom w:val="none" w:sz="0" w:space="0" w:color="auto"/>
            <w:right w:val="none" w:sz="0" w:space="0" w:color="auto"/>
          </w:divBdr>
        </w:div>
        <w:div w:id="1928608322">
          <w:marLeft w:val="640"/>
          <w:marRight w:val="0"/>
          <w:marTop w:val="0"/>
          <w:marBottom w:val="0"/>
          <w:divBdr>
            <w:top w:val="none" w:sz="0" w:space="0" w:color="auto"/>
            <w:left w:val="none" w:sz="0" w:space="0" w:color="auto"/>
            <w:bottom w:val="none" w:sz="0" w:space="0" w:color="auto"/>
            <w:right w:val="none" w:sz="0" w:space="0" w:color="auto"/>
          </w:divBdr>
        </w:div>
        <w:div w:id="250744438">
          <w:marLeft w:val="640"/>
          <w:marRight w:val="0"/>
          <w:marTop w:val="0"/>
          <w:marBottom w:val="0"/>
          <w:divBdr>
            <w:top w:val="none" w:sz="0" w:space="0" w:color="auto"/>
            <w:left w:val="none" w:sz="0" w:space="0" w:color="auto"/>
            <w:bottom w:val="none" w:sz="0" w:space="0" w:color="auto"/>
            <w:right w:val="none" w:sz="0" w:space="0" w:color="auto"/>
          </w:divBdr>
        </w:div>
        <w:div w:id="1558514228">
          <w:marLeft w:val="640"/>
          <w:marRight w:val="0"/>
          <w:marTop w:val="0"/>
          <w:marBottom w:val="0"/>
          <w:divBdr>
            <w:top w:val="none" w:sz="0" w:space="0" w:color="auto"/>
            <w:left w:val="none" w:sz="0" w:space="0" w:color="auto"/>
            <w:bottom w:val="none" w:sz="0" w:space="0" w:color="auto"/>
            <w:right w:val="none" w:sz="0" w:space="0" w:color="auto"/>
          </w:divBdr>
        </w:div>
        <w:div w:id="1981693277">
          <w:marLeft w:val="640"/>
          <w:marRight w:val="0"/>
          <w:marTop w:val="0"/>
          <w:marBottom w:val="0"/>
          <w:divBdr>
            <w:top w:val="none" w:sz="0" w:space="0" w:color="auto"/>
            <w:left w:val="none" w:sz="0" w:space="0" w:color="auto"/>
            <w:bottom w:val="none" w:sz="0" w:space="0" w:color="auto"/>
            <w:right w:val="none" w:sz="0" w:space="0" w:color="auto"/>
          </w:divBdr>
        </w:div>
        <w:div w:id="1002510958">
          <w:marLeft w:val="640"/>
          <w:marRight w:val="0"/>
          <w:marTop w:val="0"/>
          <w:marBottom w:val="0"/>
          <w:divBdr>
            <w:top w:val="none" w:sz="0" w:space="0" w:color="auto"/>
            <w:left w:val="none" w:sz="0" w:space="0" w:color="auto"/>
            <w:bottom w:val="none" w:sz="0" w:space="0" w:color="auto"/>
            <w:right w:val="none" w:sz="0" w:space="0" w:color="auto"/>
          </w:divBdr>
        </w:div>
        <w:div w:id="79570523">
          <w:marLeft w:val="640"/>
          <w:marRight w:val="0"/>
          <w:marTop w:val="0"/>
          <w:marBottom w:val="0"/>
          <w:divBdr>
            <w:top w:val="none" w:sz="0" w:space="0" w:color="auto"/>
            <w:left w:val="none" w:sz="0" w:space="0" w:color="auto"/>
            <w:bottom w:val="none" w:sz="0" w:space="0" w:color="auto"/>
            <w:right w:val="none" w:sz="0" w:space="0" w:color="auto"/>
          </w:divBdr>
        </w:div>
        <w:div w:id="211771360">
          <w:marLeft w:val="640"/>
          <w:marRight w:val="0"/>
          <w:marTop w:val="0"/>
          <w:marBottom w:val="0"/>
          <w:divBdr>
            <w:top w:val="none" w:sz="0" w:space="0" w:color="auto"/>
            <w:left w:val="none" w:sz="0" w:space="0" w:color="auto"/>
            <w:bottom w:val="none" w:sz="0" w:space="0" w:color="auto"/>
            <w:right w:val="none" w:sz="0" w:space="0" w:color="auto"/>
          </w:divBdr>
        </w:div>
        <w:div w:id="1155948966">
          <w:marLeft w:val="640"/>
          <w:marRight w:val="0"/>
          <w:marTop w:val="0"/>
          <w:marBottom w:val="0"/>
          <w:divBdr>
            <w:top w:val="none" w:sz="0" w:space="0" w:color="auto"/>
            <w:left w:val="none" w:sz="0" w:space="0" w:color="auto"/>
            <w:bottom w:val="none" w:sz="0" w:space="0" w:color="auto"/>
            <w:right w:val="none" w:sz="0" w:space="0" w:color="auto"/>
          </w:divBdr>
        </w:div>
        <w:div w:id="1170606735">
          <w:marLeft w:val="640"/>
          <w:marRight w:val="0"/>
          <w:marTop w:val="0"/>
          <w:marBottom w:val="0"/>
          <w:divBdr>
            <w:top w:val="none" w:sz="0" w:space="0" w:color="auto"/>
            <w:left w:val="none" w:sz="0" w:space="0" w:color="auto"/>
            <w:bottom w:val="none" w:sz="0" w:space="0" w:color="auto"/>
            <w:right w:val="none" w:sz="0" w:space="0" w:color="auto"/>
          </w:divBdr>
        </w:div>
        <w:div w:id="749347598">
          <w:marLeft w:val="640"/>
          <w:marRight w:val="0"/>
          <w:marTop w:val="0"/>
          <w:marBottom w:val="0"/>
          <w:divBdr>
            <w:top w:val="none" w:sz="0" w:space="0" w:color="auto"/>
            <w:left w:val="none" w:sz="0" w:space="0" w:color="auto"/>
            <w:bottom w:val="none" w:sz="0" w:space="0" w:color="auto"/>
            <w:right w:val="none" w:sz="0" w:space="0" w:color="auto"/>
          </w:divBdr>
        </w:div>
        <w:div w:id="1648054314">
          <w:marLeft w:val="640"/>
          <w:marRight w:val="0"/>
          <w:marTop w:val="0"/>
          <w:marBottom w:val="0"/>
          <w:divBdr>
            <w:top w:val="none" w:sz="0" w:space="0" w:color="auto"/>
            <w:left w:val="none" w:sz="0" w:space="0" w:color="auto"/>
            <w:bottom w:val="none" w:sz="0" w:space="0" w:color="auto"/>
            <w:right w:val="none" w:sz="0" w:space="0" w:color="auto"/>
          </w:divBdr>
        </w:div>
        <w:div w:id="1880118350">
          <w:marLeft w:val="640"/>
          <w:marRight w:val="0"/>
          <w:marTop w:val="0"/>
          <w:marBottom w:val="0"/>
          <w:divBdr>
            <w:top w:val="none" w:sz="0" w:space="0" w:color="auto"/>
            <w:left w:val="none" w:sz="0" w:space="0" w:color="auto"/>
            <w:bottom w:val="none" w:sz="0" w:space="0" w:color="auto"/>
            <w:right w:val="none" w:sz="0" w:space="0" w:color="auto"/>
          </w:divBdr>
        </w:div>
        <w:div w:id="1740396105">
          <w:marLeft w:val="640"/>
          <w:marRight w:val="0"/>
          <w:marTop w:val="0"/>
          <w:marBottom w:val="0"/>
          <w:divBdr>
            <w:top w:val="none" w:sz="0" w:space="0" w:color="auto"/>
            <w:left w:val="none" w:sz="0" w:space="0" w:color="auto"/>
            <w:bottom w:val="none" w:sz="0" w:space="0" w:color="auto"/>
            <w:right w:val="none" w:sz="0" w:space="0" w:color="auto"/>
          </w:divBdr>
        </w:div>
        <w:div w:id="1470587151">
          <w:marLeft w:val="640"/>
          <w:marRight w:val="0"/>
          <w:marTop w:val="0"/>
          <w:marBottom w:val="0"/>
          <w:divBdr>
            <w:top w:val="none" w:sz="0" w:space="0" w:color="auto"/>
            <w:left w:val="none" w:sz="0" w:space="0" w:color="auto"/>
            <w:bottom w:val="none" w:sz="0" w:space="0" w:color="auto"/>
            <w:right w:val="none" w:sz="0" w:space="0" w:color="auto"/>
          </w:divBdr>
        </w:div>
        <w:div w:id="403796858">
          <w:marLeft w:val="640"/>
          <w:marRight w:val="0"/>
          <w:marTop w:val="0"/>
          <w:marBottom w:val="0"/>
          <w:divBdr>
            <w:top w:val="none" w:sz="0" w:space="0" w:color="auto"/>
            <w:left w:val="none" w:sz="0" w:space="0" w:color="auto"/>
            <w:bottom w:val="none" w:sz="0" w:space="0" w:color="auto"/>
            <w:right w:val="none" w:sz="0" w:space="0" w:color="auto"/>
          </w:divBdr>
        </w:div>
        <w:div w:id="989136846">
          <w:marLeft w:val="640"/>
          <w:marRight w:val="0"/>
          <w:marTop w:val="0"/>
          <w:marBottom w:val="0"/>
          <w:divBdr>
            <w:top w:val="none" w:sz="0" w:space="0" w:color="auto"/>
            <w:left w:val="none" w:sz="0" w:space="0" w:color="auto"/>
            <w:bottom w:val="none" w:sz="0" w:space="0" w:color="auto"/>
            <w:right w:val="none" w:sz="0" w:space="0" w:color="auto"/>
          </w:divBdr>
        </w:div>
        <w:div w:id="1700887179">
          <w:marLeft w:val="640"/>
          <w:marRight w:val="0"/>
          <w:marTop w:val="0"/>
          <w:marBottom w:val="0"/>
          <w:divBdr>
            <w:top w:val="none" w:sz="0" w:space="0" w:color="auto"/>
            <w:left w:val="none" w:sz="0" w:space="0" w:color="auto"/>
            <w:bottom w:val="none" w:sz="0" w:space="0" w:color="auto"/>
            <w:right w:val="none" w:sz="0" w:space="0" w:color="auto"/>
          </w:divBdr>
        </w:div>
        <w:div w:id="1543639384">
          <w:marLeft w:val="640"/>
          <w:marRight w:val="0"/>
          <w:marTop w:val="0"/>
          <w:marBottom w:val="0"/>
          <w:divBdr>
            <w:top w:val="none" w:sz="0" w:space="0" w:color="auto"/>
            <w:left w:val="none" w:sz="0" w:space="0" w:color="auto"/>
            <w:bottom w:val="none" w:sz="0" w:space="0" w:color="auto"/>
            <w:right w:val="none" w:sz="0" w:space="0" w:color="auto"/>
          </w:divBdr>
        </w:div>
        <w:div w:id="1740862930">
          <w:marLeft w:val="640"/>
          <w:marRight w:val="0"/>
          <w:marTop w:val="0"/>
          <w:marBottom w:val="0"/>
          <w:divBdr>
            <w:top w:val="none" w:sz="0" w:space="0" w:color="auto"/>
            <w:left w:val="none" w:sz="0" w:space="0" w:color="auto"/>
            <w:bottom w:val="none" w:sz="0" w:space="0" w:color="auto"/>
            <w:right w:val="none" w:sz="0" w:space="0" w:color="auto"/>
          </w:divBdr>
        </w:div>
        <w:div w:id="894043032">
          <w:marLeft w:val="640"/>
          <w:marRight w:val="0"/>
          <w:marTop w:val="0"/>
          <w:marBottom w:val="0"/>
          <w:divBdr>
            <w:top w:val="none" w:sz="0" w:space="0" w:color="auto"/>
            <w:left w:val="none" w:sz="0" w:space="0" w:color="auto"/>
            <w:bottom w:val="none" w:sz="0" w:space="0" w:color="auto"/>
            <w:right w:val="none" w:sz="0" w:space="0" w:color="auto"/>
          </w:divBdr>
        </w:div>
        <w:div w:id="2013796292">
          <w:marLeft w:val="640"/>
          <w:marRight w:val="0"/>
          <w:marTop w:val="0"/>
          <w:marBottom w:val="0"/>
          <w:divBdr>
            <w:top w:val="none" w:sz="0" w:space="0" w:color="auto"/>
            <w:left w:val="none" w:sz="0" w:space="0" w:color="auto"/>
            <w:bottom w:val="none" w:sz="0" w:space="0" w:color="auto"/>
            <w:right w:val="none" w:sz="0" w:space="0" w:color="auto"/>
          </w:divBdr>
        </w:div>
        <w:div w:id="1518732940">
          <w:marLeft w:val="640"/>
          <w:marRight w:val="0"/>
          <w:marTop w:val="0"/>
          <w:marBottom w:val="0"/>
          <w:divBdr>
            <w:top w:val="none" w:sz="0" w:space="0" w:color="auto"/>
            <w:left w:val="none" w:sz="0" w:space="0" w:color="auto"/>
            <w:bottom w:val="none" w:sz="0" w:space="0" w:color="auto"/>
            <w:right w:val="none" w:sz="0" w:space="0" w:color="auto"/>
          </w:divBdr>
        </w:div>
        <w:div w:id="1035546011">
          <w:marLeft w:val="640"/>
          <w:marRight w:val="0"/>
          <w:marTop w:val="0"/>
          <w:marBottom w:val="0"/>
          <w:divBdr>
            <w:top w:val="none" w:sz="0" w:space="0" w:color="auto"/>
            <w:left w:val="none" w:sz="0" w:space="0" w:color="auto"/>
            <w:bottom w:val="none" w:sz="0" w:space="0" w:color="auto"/>
            <w:right w:val="none" w:sz="0" w:space="0" w:color="auto"/>
          </w:divBdr>
        </w:div>
        <w:div w:id="400832531">
          <w:marLeft w:val="640"/>
          <w:marRight w:val="0"/>
          <w:marTop w:val="0"/>
          <w:marBottom w:val="0"/>
          <w:divBdr>
            <w:top w:val="none" w:sz="0" w:space="0" w:color="auto"/>
            <w:left w:val="none" w:sz="0" w:space="0" w:color="auto"/>
            <w:bottom w:val="none" w:sz="0" w:space="0" w:color="auto"/>
            <w:right w:val="none" w:sz="0" w:space="0" w:color="auto"/>
          </w:divBdr>
        </w:div>
        <w:div w:id="1431438196">
          <w:marLeft w:val="640"/>
          <w:marRight w:val="0"/>
          <w:marTop w:val="0"/>
          <w:marBottom w:val="0"/>
          <w:divBdr>
            <w:top w:val="none" w:sz="0" w:space="0" w:color="auto"/>
            <w:left w:val="none" w:sz="0" w:space="0" w:color="auto"/>
            <w:bottom w:val="none" w:sz="0" w:space="0" w:color="auto"/>
            <w:right w:val="none" w:sz="0" w:space="0" w:color="auto"/>
          </w:divBdr>
        </w:div>
        <w:div w:id="2102679952">
          <w:marLeft w:val="640"/>
          <w:marRight w:val="0"/>
          <w:marTop w:val="0"/>
          <w:marBottom w:val="0"/>
          <w:divBdr>
            <w:top w:val="none" w:sz="0" w:space="0" w:color="auto"/>
            <w:left w:val="none" w:sz="0" w:space="0" w:color="auto"/>
            <w:bottom w:val="none" w:sz="0" w:space="0" w:color="auto"/>
            <w:right w:val="none" w:sz="0" w:space="0" w:color="auto"/>
          </w:divBdr>
        </w:div>
        <w:div w:id="252863061">
          <w:marLeft w:val="640"/>
          <w:marRight w:val="0"/>
          <w:marTop w:val="0"/>
          <w:marBottom w:val="0"/>
          <w:divBdr>
            <w:top w:val="none" w:sz="0" w:space="0" w:color="auto"/>
            <w:left w:val="none" w:sz="0" w:space="0" w:color="auto"/>
            <w:bottom w:val="none" w:sz="0" w:space="0" w:color="auto"/>
            <w:right w:val="none" w:sz="0" w:space="0" w:color="auto"/>
          </w:divBdr>
        </w:div>
        <w:div w:id="2002468845">
          <w:marLeft w:val="640"/>
          <w:marRight w:val="0"/>
          <w:marTop w:val="0"/>
          <w:marBottom w:val="0"/>
          <w:divBdr>
            <w:top w:val="none" w:sz="0" w:space="0" w:color="auto"/>
            <w:left w:val="none" w:sz="0" w:space="0" w:color="auto"/>
            <w:bottom w:val="none" w:sz="0" w:space="0" w:color="auto"/>
            <w:right w:val="none" w:sz="0" w:space="0" w:color="auto"/>
          </w:divBdr>
        </w:div>
        <w:div w:id="2034963200">
          <w:marLeft w:val="640"/>
          <w:marRight w:val="0"/>
          <w:marTop w:val="0"/>
          <w:marBottom w:val="0"/>
          <w:divBdr>
            <w:top w:val="none" w:sz="0" w:space="0" w:color="auto"/>
            <w:left w:val="none" w:sz="0" w:space="0" w:color="auto"/>
            <w:bottom w:val="none" w:sz="0" w:space="0" w:color="auto"/>
            <w:right w:val="none" w:sz="0" w:space="0" w:color="auto"/>
          </w:divBdr>
        </w:div>
        <w:div w:id="2058430823">
          <w:marLeft w:val="640"/>
          <w:marRight w:val="0"/>
          <w:marTop w:val="0"/>
          <w:marBottom w:val="0"/>
          <w:divBdr>
            <w:top w:val="none" w:sz="0" w:space="0" w:color="auto"/>
            <w:left w:val="none" w:sz="0" w:space="0" w:color="auto"/>
            <w:bottom w:val="none" w:sz="0" w:space="0" w:color="auto"/>
            <w:right w:val="none" w:sz="0" w:space="0" w:color="auto"/>
          </w:divBdr>
        </w:div>
        <w:div w:id="1841894638">
          <w:marLeft w:val="640"/>
          <w:marRight w:val="0"/>
          <w:marTop w:val="0"/>
          <w:marBottom w:val="0"/>
          <w:divBdr>
            <w:top w:val="none" w:sz="0" w:space="0" w:color="auto"/>
            <w:left w:val="none" w:sz="0" w:space="0" w:color="auto"/>
            <w:bottom w:val="none" w:sz="0" w:space="0" w:color="auto"/>
            <w:right w:val="none" w:sz="0" w:space="0" w:color="auto"/>
          </w:divBdr>
        </w:div>
        <w:div w:id="194195313">
          <w:marLeft w:val="640"/>
          <w:marRight w:val="0"/>
          <w:marTop w:val="0"/>
          <w:marBottom w:val="0"/>
          <w:divBdr>
            <w:top w:val="none" w:sz="0" w:space="0" w:color="auto"/>
            <w:left w:val="none" w:sz="0" w:space="0" w:color="auto"/>
            <w:bottom w:val="none" w:sz="0" w:space="0" w:color="auto"/>
            <w:right w:val="none" w:sz="0" w:space="0" w:color="auto"/>
          </w:divBdr>
        </w:div>
        <w:div w:id="268129046">
          <w:marLeft w:val="640"/>
          <w:marRight w:val="0"/>
          <w:marTop w:val="0"/>
          <w:marBottom w:val="0"/>
          <w:divBdr>
            <w:top w:val="none" w:sz="0" w:space="0" w:color="auto"/>
            <w:left w:val="none" w:sz="0" w:space="0" w:color="auto"/>
            <w:bottom w:val="none" w:sz="0" w:space="0" w:color="auto"/>
            <w:right w:val="none" w:sz="0" w:space="0" w:color="auto"/>
          </w:divBdr>
        </w:div>
        <w:div w:id="356665510">
          <w:marLeft w:val="640"/>
          <w:marRight w:val="0"/>
          <w:marTop w:val="0"/>
          <w:marBottom w:val="0"/>
          <w:divBdr>
            <w:top w:val="none" w:sz="0" w:space="0" w:color="auto"/>
            <w:left w:val="none" w:sz="0" w:space="0" w:color="auto"/>
            <w:bottom w:val="none" w:sz="0" w:space="0" w:color="auto"/>
            <w:right w:val="none" w:sz="0" w:space="0" w:color="auto"/>
          </w:divBdr>
        </w:div>
        <w:div w:id="832523743">
          <w:marLeft w:val="640"/>
          <w:marRight w:val="0"/>
          <w:marTop w:val="0"/>
          <w:marBottom w:val="0"/>
          <w:divBdr>
            <w:top w:val="none" w:sz="0" w:space="0" w:color="auto"/>
            <w:left w:val="none" w:sz="0" w:space="0" w:color="auto"/>
            <w:bottom w:val="none" w:sz="0" w:space="0" w:color="auto"/>
            <w:right w:val="none" w:sz="0" w:space="0" w:color="auto"/>
          </w:divBdr>
        </w:div>
        <w:div w:id="1948584910">
          <w:marLeft w:val="640"/>
          <w:marRight w:val="0"/>
          <w:marTop w:val="0"/>
          <w:marBottom w:val="0"/>
          <w:divBdr>
            <w:top w:val="none" w:sz="0" w:space="0" w:color="auto"/>
            <w:left w:val="none" w:sz="0" w:space="0" w:color="auto"/>
            <w:bottom w:val="none" w:sz="0" w:space="0" w:color="auto"/>
            <w:right w:val="none" w:sz="0" w:space="0" w:color="auto"/>
          </w:divBdr>
        </w:div>
        <w:div w:id="1919486367">
          <w:marLeft w:val="640"/>
          <w:marRight w:val="0"/>
          <w:marTop w:val="0"/>
          <w:marBottom w:val="0"/>
          <w:divBdr>
            <w:top w:val="none" w:sz="0" w:space="0" w:color="auto"/>
            <w:left w:val="none" w:sz="0" w:space="0" w:color="auto"/>
            <w:bottom w:val="none" w:sz="0" w:space="0" w:color="auto"/>
            <w:right w:val="none" w:sz="0" w:space="0" w:color="auto"/>
          </w:divBdr>
        </w:div>
        <w:div w:id="582644833">
          <w:marLeft w:val="640"/>
          <w:marRight w:val="0"/>
          <w:marTop w:val="0"/>
          <w:marBottom w:val="0"/>
          <w:divBdr>
            <w:top w:val="none" w:sz="0" w:space="0" w:color="auto"/>
            <w:left w:val="none" w:sz="0" w:space="0" w:color="auto"/>
            <w:bottom w:val="none" w:sz="0" w:space="0" w:color="auto"/>
            <w:right w:val="none" w:sz="0" w:space="0" w:color="auto"/>
          </w:divBdr>
        </w:div>
        <w:div w:id="1655186345">
          <w:marLeft w:val="640"/>
          <w:marRight w:val="0"/>
          <w:marTop w:val="0"/>
          <w:marBottom w:val="0"/>
          <w:divBdr>
            <w:top w:val="none" w:sz="0" w:space="0" w:color="auto"/>
            <w:left w:val="none" w:sz="0" w:space="0" w:color="auto"/>
            <w:bottom w:val="none" w:sz="0" w:space="0" w:color="auto"/>
            <w:right w:val="none" w:sz="0" w:space="0" w:color="auto"/>
          </w:divBdr>
        </w:div>
        <w:div w:id="592399661">
          <w:marLeft w:val="640"/>
          <w:marRight w:val="0"/>
          <w:marTop w:val="0"/>
          <w:marBottom w:val="0"/>
          <w:divBdr>
            <w:top w:val="none" w:sz="0" w:space="0" w:color="auto"/>
            <w:left w:val="none" w:sz="0" w:space="0" w:color="auto"/>
            <w:bottom w:val="none" w:sz="0" w:space="0" w:color="auto"/>
            <w:right w:val="none" w:sz="0" w:space="0" w:color="auto"/>
          </w:divBdr>
        </w:div>
        <w:div w:id="1362122414">
          <w:marLeft w:val="640"/>
          <w:marRight w:val="0"/>
          <w:marTop w:val="0"/>
          <w:marBottom w:val="0"/>
          <w:divBdr>
            <w:top w:val="none" w:sz="0" w:space="0" w:color="auto"/>
            <w:left w:val="none" w:sz="0" w:space="0" w:color="auto"/>
            <w:bottom w:val="none" w:sz="0" w:space="0" w:color="auto"/>
            <w:right w:val="none" w:sz="0" w:space="0" w:color="auto"/>
          </w:divBdr>
        </w:div>
        <w:div w:id="1805386292">
          <w:marLeft w:val="640"/>
          <w:marRight w:val="0"/>
          <w:marTop w:val="0"/>
          <w:marBottom w:val="0"/>
          <w:divBdr>
            <w:top w:val="none" w:sz="0" w:space="0" w:color="auto"/>
            <w:left w:val="none" w:sz="0" w:space="0" w:color="auto"/>
            <w:bottom w:val="none" w:sz="0" w:space="0" w:color="auto"/>
            <w:right w:val="none" w:sz="0" w:space="0" w:color="auto"/>
          </w:divBdr>
        </w:div>
        <w:div w:id="183786984">
          <w:marLeft w:val="640"/>
          <w:marRight w:val="0"/>
          <w:marTop w:val="0"/>
          <w:marBottom w:val="0"/>
          <w:divBdr>
            <w:top w:val="none" w:sz="0" w:space="0" w:color="auto"/>
            <w:left w:val="none" w:sz="0" w:space="0" w:color="auto"/>
            <w:bottom w:val="none" w:sz="0" w:space="0" w:color="auto"/>
            <w:right w:val="none" w:sz="0" w:space="0" w:color="auto"/>
          </w:divBdr>
        </w:div>
        <w:div w:id="1098939683">
          <w:marLeft w:val="640"/>
          <w:marRight w:val="0"/>
          <w:marTop w:val="0"/>
          <w:marBottom w:val="0"/>
          <w:divBdr>
            <w:top w:val="none" w:sz="0" w:space="0" w:color="auto"/>
            <w:left w:val="none" w:sz="0" w:space="0" w:color="auto"/>
            <w:bottom w:val="none" w:sz="0" w:space="0" w:color="auto"/>
            <w:right w:val="none" w:sz="0" w:space="0" w:color="auto"/>
          </w:divBdr>
        </w:div>
        <w:div w:id="1135830603">
          <w:marLeft w:val="640"/>
          <w:marRight w:val="0"/>
          <w:marTop w:val="0"/>
          <w:marBottom w:val="0"/>
          <w:divBdr>
            <w:top w:val="none" w:sz="0" w:space="0" w:color="auto"/>
            <w:left w:val="none" w:sz="0" w:space="0" w:color="auto"/>
            <w:bottom w:val="none" w:sz="0" w:space="0" w:color="auto"/>
            <w:right w:val="none" w:sz="0" w:space="0" w:color="auto"/>
          </w:divBdr>
        </w:div>
        <w:div w:id="1864978277">
          <w:marLeft w:val="640"/>
          <w:marRight w:val="0"/>
          <w:marTop w:val="0"/>
          <w:marBottom w:val="0"/>
          <w:divBdr>
            <w:top w:val="none" w:sz="0" w:space="0" w:color="auto"/>
            <w:left w:val="none" w:sz="0" w:space="0" w:color="auto"/>
            <w:bottom w:val="none" w:sz="0" w:space="0" w:color="auto"/>
            <w:right w:val="none" w:sz="0" w:space="0" w:color="auto"/>
          </w:divBdr>
        </w:div>
        <w:div w:id="1720786670">
          <w:marLeft w:val="640"/>
          <w:marRight w:val="0"/>
          <w:marTop w:val="0"/>
          <w:marBottom w:val="0"/>
          <w:divBdr>
            <w:top w:val="none" w:sz="0" w:space="0" w:color="auto"/>
            <w:left w:val="none" w:sz="0" w:space="0" w:color="auto"/>
            <w:bottom w:val="none" w:sz="0" w:space="0" w:color="auto"/>
            <w:right w:val="none" w:sz="0" w:space="0" w:color="auto"/>
          </w:divBdr>
        </w:div>
        <w:div w:id="676617691">
          <w:marLeft w:val="640"/>
          <w:marRight w:val="0"/>
          <w:marTop w:val="0"/>
          <w:marBottom w:val="0"/>
          <w:divBdr>
            <w:top w:val="none" w:sz="0" w:space="0" w:color="auto"/>
            <w:left w:val="none" w:sz="0" w:space="0" w:color="auto"/>
            <w:bottom w:val="none" w:sz="0" w:space="0" w:color="auto"/>
            <w:right w:val="none" w:sz="0" w:space="0" w:color="auto"/>
          </w:divBdr>
        </w:div>
        <w:div w:id="1006442642">
          <w:marLeft w:val="640"/>
          <w:marRight w:val="0"/>
          <w:marTop w:val="0"/>
          <w:marBottom w:val="0"/>
          <w:divBdr>
            <w:top w:val="none" w:sz="0" w:space="0" w:color="auto"/>
            <w:left w:val="none" w:sz="0" w:space="0" w:color="auto"/>
            <w:bottom w:val="none" w:sz="0" w:space="0" w:color="auto"/>
            <w:right w:val="none" w:sz="0" w:space="0" w:color="auto"/>
          </w:divBdr>
        </w:div>
        <w:div w:id="658582388">
          <w:marLeft w:val="640"/>
          <w:marRight w:val="0"/>
          <w:marTop w:val="0"/>
          <w:marBottom w:val="0"/>
          <w:divBdr>
            <w:top w:val="none" w:sz="0" w:space="0" w:color="auto"/>
            <w:left w:val="none" w:sz="0" w:space="0" w:color="auto"/>
            <w:bottom w:val="none" w:sz="0" w:space="0" w:color="auto"/>
            <w:right w:val="none" w:sz="0" w:space="0" w:color="auto"/>
          </w:divBdr>
        </w:div>
        <w:div w:id="114755897">
          <w:marLeft w:val="640"/>
          <w:marRight w:val="0"/>
          <w:marTop w:val="0"/>
          <w:marBottom w:val="0"/>
          <w:divBdr>
            <w:top w:val="none" w:sz="0" w:space="0" w:color="auto"/>
            <w:left w:val="none" w:sz="0" w:space="0" w:color="auto"/>
            <w:bottom w:val="none" w:sz="0" w:space="0" w:color="auto"/>
            <w:right w:val="none" w:sz="0" w:space="0" w:color="auto"/>
          </w:divBdr>
        </w:div>
        <w:div w:id="1334410602">
          <w:marLeft w:val="640"/>
          <w:marRight w:val="0"/>
          <w:marTop w:val="0"/>
          <w:marBottom w:val="0"/>
          <w:divBdr>
            <w:top w:val="none" w:sz="0" w:space="0" w:color="auto"/>
            <w:left w:val="none" w:sz="0" w:space="0" w:color="auto"/>
            <w:bottom w:val="none" w:sz="0" w:space="0" w:color="auto"/>
            <w:right w:val="none" w:sz="0" w:space="0" w:color="auto"/>
          </w:divBdr>
        </w:div>
        <w:div w:id="83383110">
          <w:marLeft w:val="640"/>
          <w:marRight w:val="0"/>
          <w:marTop w:val="0"/>
          <w:marBottom w:val="0"/>
          <w:divBdr>
            <w:top w:val="none" w:sz="0" w:space="0" w:color="auto"/>
            <w:left w:val="none" w:sz="0" w:space="0" w:color="auto"/>
            <w:bottom w:val="none" w:sz="0" w:space="0" w:color="auto"/>
            <w:right w:val="none" w:sz="0" w:space="0" w:color="auto"/>
          </w:divBdr>
        </w:div>
        <w:div w:id="945380507">
          <w:marLeft w:val="640"/>
          <w:marRight w:val="0"/>
          <w:marTop w:val="0"/>
          <w:marBottom w:val="0"/>
          <w:divBdr>
            <w:top w:val="none" w:sz="0" w:space="0" w:color="auto"/>
            <w:left w:val="none" w:sz="0" w:space="0" w:color="auto"/>
            <w:bottom w:val="none" w:sz="0" w:space="0" w:color="auto"/>
            <w:right w:val="none" w:sz="0" w:space="0" w:color="auto"/>
          </w:divBdr>
        </w:div>
        <w:div w:id="961690241">
          <w:marLeft w:val="640"/>
          <w:marRight w:val="0"/>
          <w:marTop w:val="0"/>
          <w:marBottom w:val="0"/>
          <w:divBdr>
            <w:top w:val="none" w:sz="0" w:space="0" w:color="auto"/>
            <w:left w:val="none" w:sz="0" w:space="0" w:color="auto"/>
            <w:bottom w:val="none" w:sz="0" w:space="0" w:color="auto"/>
            <w:right w:val="none" w:sz="0" w:space="0" w:color="auto"/>
          </w:divBdr>
        </w:div>
        <w:div w:id="268047978">
          <w:marLeft w:val="640"/>
          <w:marRight w:val="0"/>
          <w:marTop w:val="0"/>
          <w:marBottom w:val="0"/>
          <w:divBdr>
            <w:top w:val="none" w:sz="0" w:space="0" w:color="auto"/>
            <w:left w:val="none" w:sz="0" w:space="0" w:color="auto"/>
            <w:bottom w:val="none" w:sz="0" w:space="0" w:color="auto"/>
            <w:right w:val="none" w:sz="0" w:space="0" w:color="auto"/>
          </w:divBdr>
        </w:div>
        <w:div w:id="2147165890">
          <w:marLeft w:val="640"/>
          <w:marRight w:val="0"/>
          <w:marTop w:val="0"/>
          <w:marBottom w:val="0"/>
          <w:divBdr>
            <w:top w:val="none" w:sz="0" w:space="0" w:color="auto"/>
            <w:left w:val="none" w:sz="0" w:space="0" w:color="auto"/>
            <w:bottom w:val="none" w:sz="0" w:space="0" w:color="auto"/>
            <w:right w:val="none" w:sz="0" w:space="0" w:color="auto"/>
          </w:divBdr>
        </w:div>
        <w:div w:id="2080908452">
          <w:marLeft w:val="640"/>
          <w:marRight w:val="0"/>
          <w:marTop w:val="0"/>
          <w:marBottom w:val="0"/>
          <w:divBdr>
            <w:top w:val="none" w:sz="0" w:space="0" w:color="auto"/>
            <w:left w:val="none" w:sz="0" w:space="0" w:color="auto"/>
            <w:bottom w:val="none" w:sz="0" w:space="0" w:color="auto"/>
            <w:right w:val="none" w:sz="0" w:space="0" w:color="auto"/>
          </w:divBdr>
        </w:div>
        <w:div w:id="1020863297">
          <w:marLeft w:val="640"/>
          <w:marRight w:val="0"/>
          <w:marTop w:val="0"/>
          <w:marBottom w:val="0"/>
          <w:divBdr>
            <w:top w:val="none" w:sz="0" w:space="0" w:color="auto"/>
            <w:left w:val="none" w:sz="0" w:space="0" w:color="auto"/>
            <w:bottom w:val="none" w:sz="0" w:space="0" w:color="auto"/>
            <w:right w:val="none" w:sz="0" w:space="0" w:color="auto"/>
          </w:divBdr>
        </w:div>
        <w:div w:id="1982088">
          <w:marLeft w:val="640"/>
          <w:marRight w:val="0"/>
          <w:marTop w:val="0"/>
          <w:marBottom w:val="0"/>
          <w:divBdr>
            <w:top w:val="none" w:sz="0" w:space="0" w:color="auto"/>
            <w:left w:val="none" w:sz="0" w:space="0" w:color="auto"/>
            <w:bottom w:val="none" w:sz="0" w:space="0" w:color="auto"/>
            <w:right w:val="none" w:sz="0" w:space="0" w:color="auto"/>
          </w:divBdr>
        </w:div>
        <w:div w:id="156000208">
          <w:marLeft w:val="640"/>
          <w:marRight w:val="0"/>
          <w:marTop w:val="0"/>
          <w:marBottom w:val="0"/>
          <w:divBdr>
            <w:top w:val="none" w:sz="0" w:space="0" w:color="auto"/>
            <w:left w:val="none" w:sz="0" w:space="0" w:color="auto"/>
            <w:bottom w:val="none" w:sz="0" w:space="0" w:color="auto"/>
            <w:right w:val="none" w:sz="0" w:space="0" w:color="auto"/>
          </w:divBdr>
        </w:div>
        <w:div w:id="1675571007">
          <w:marLeft w:val="640"/>
          <w:marRight w:val="0"/>
          <w:marTop w:val="0"/>
          <w:marBottom w:val="0"/>
          <w:divBdr>
            <w:top w:val="none" w:sz="0" w:space="0" w:color="auto"/>
            <w:left w:val="none" w:sz="0" w:space="0" w:color="auto"/>
            <w:bottom w:val="none" w:sz="0" w:space="0" w:color="auto"/>
            <w:right w:val="none" w:sz="0" w:space="0" w:color="auto"/>
          </w:divBdr>
        </w:div>
        <w:div w:id="174463797">
          <w:marLeft w:val="640"/>
          <w:marRight w:val="0"/>
          <w:marTop w:val="0"/>
          <w:marBottom w:val="0"/>
          <w:divBdr>
            <w:top w:val="none" w:sz="0" w:space="0" w:color="auto"/>
            <w:left w:val="none" w:sz="0" w:space="0" w:color="auto"/>
            <w:bottom w:val="none" w:sz="0" w:space="0" w:color="auto"/>
            <w:right w:val="none" w:sz="0" w:space="0" w:color="auto"/>
          </w:divBdr>
        </w:div>
        <w:div w:id="1497576460">
          <w:marLeft w:val="640"/>
          <w:marRight w:val="0"/>
          <w:marTop w:val="0"/>
          <w:marBottom w:val="0"/>
          <w:divBdr>
            <w:top w:val="none" w:sz="0" w:space="0" w:color="auto"/>
            <w:left w:val="none" w:sz="0" w:space="0" w:color="auto"/>
            <w:bottom w:val="none" w:sz="0" w:space="0" w:color="auto"/>
            <w:right w:val="none" w:sz="0" w:space="0" w:color="auto"/>
          </w:divBdr>
        </w:div>
        <w:div w:id="920454704">
          <w:marLeft w:val="640"/>
          <w:marRight w:val="0"/>
          <w:marTop w:val="0"/>
          <w:marBottom w:val="0"/>
          <w:divBdr>
            <w:top w:val="none" w:sz="0" w:space="0" w:color="auto"/>
            <w:left w:val="none" w:sz="0" w:space="0" w:color="auto"/>
            <w:bottom w:val="none" w:sz="0" w:space="0" w:color="auto"/>
            <w:right w:val="none" w:sz="0" w:space="0" w:color="auto"/>
          </w:divBdr>
        </w:div>
        <w:div w:id="1887837450">
          <w:marLeft w:val="640"/>
          <w:marRight w:val="0"/>
          <w:marTop w:val="0"/>
          <w:marBottom w:val="0"/>
          <w:divBdr>
            <w:top w:val="none" w:sz="0" w:space="0" w:color="auto"/>
            <w:left w:val="none" w:sz="0" w:space="0" w:color="auto"/>
            <w:bottom w:val="none" w:sz="0" w:space="0" w:color="auto"/>
            <w:right w:val="none" w:sz="0" w:space="0" w:color="auto"/>
          </w:divBdr>
        </w:div>
        <w:div w:id="674961579">
          <w:marLeft w:val="640"/>
          <w:marRight w:val="0"/>
          <w:marTop w:val="0"/>
          <w:marBottom w:val="0"/>
          <w:divBdr>
            <w:top w:val="none" w:sz="0" w:space="0" w:color="auto"/>
            <w:left w:val="none" w:sz="0" w:space="0" w:color="auto"/>
            <w:bottom w:val="none" w:sz="0" w:space="0" w:color="auto"/>
            <w:right w:val="none" w:sz="0" w:space="0" w:color="auto"/>
          </w:divBdr>
        </w:div>
        <w:div w:id="1415081976">
          <w:marLeft w:val="640"/>
          <w:marRight w:val="0"/>
          <w:marTop w:val="0"/>
          <w:marBottom w:val="0"/>
          <w:divBdr>
            <w:top w:val="none" w:sz="0" w:space="0" w:color="auto"/>
            <w:left w:val="none" w:sz="0" w:space="0" w:color="auto"/>
            <w:bottom w:val="none" w:sz="0" w:space="0" w:color="auto"/>
            <w:right w:val="none" w:sz="0" w:space="0" w:color="auto"/>
          </w:divBdr>
        </w:div>
        <w:div w:id="685324737">
          <w:marLeft w:val="640"/>
          <w:marRight w:val="0"/>
          <w:marTop w:val="0"/>
          <w:marBottom w:val="0"/>
          <w:divBdr>
            <w:top w:val="none" w:sz="0" w:space="0" w:color="auto"/>
            <w:left w:val="none" w:sz="0" w:space="0" w:color="auto"/>
            <w:bottom w:val="none" w:sz="0" w:space="0" w:color="auto"/>
            <w:right w:val="none" w:sz="0" w:space="0" w:color="auto"/>
          </w:divBdr>
        </w:div>
        <w:div w:id="979193183">
          <w:marLeft w:val="640"/>
          <w:marRight w:val="0"/>
          <w:marTop w:val="0"/>
          <w:marBottom w:val="0"/>
          <w:divBdr>
            <w:top w:val="none" w:sz="0" w:space="0" w:color="auto"/>
            <w:left w:val="none" w:sz="0" w:space="0" w:color="auto"/>
            <w:bottom w:val="none" w:sz="0" w:space="0" w:color="auto"/>
            <w:right w:val="none" w:sz="0" w:space="0" w:color="auto"/>
          </w:divBdr>
        </w:div>
        <w:div w:id="1183014245">
          <w:marLeft w:val="640"/>
          <w:marRight w:val="0"/>
          <w:marTop w:val="0"/>
          <w:marBottom w:val="0"/>
          <w:divBdr>
            <w:top w:val="none" w:sz="0" w:space="0" w:color="auto"/>
            <w:left w:val="none" w:sz="0" w:space="0" w:color="auto"/>
            <w:bottom w:val="none" w:sz="0" w:space="0" w:color="auto"/>
            <w:right w:val="none" w:sz="0" w:space="0" w:color="auto"/>
          </w:divBdr>
        </w:div>
        <w:div w:id="557327674">
          <w:marLeft w:val="640"/>
          <w:marRight w:val="0"/>
          <w:marTop w:val="0"/>
          <w:marBottom w:val="0"/>
          <w:divBdr>
            <w:top w:val="none" w:sz="0" w:space="0" w:color="auto"/>
            <w:left w:val="none" w:sz="0" w:space="0" w:color="auto"/>
            <w:bottom w:val="none" w:sz="0" w:space="0" w:color="auto"/>
            <w:right w:val="none" w:sz="0" w:space="0" w:color="auto"/>
          </w:divBdr>
        </w:div>
        <w:div w:id="1092700871">
          <w:marLeft w:val="640"/>
          <w:marRight w:val="0"/>
          <w:marTop w:val="0"/>
          <w:marBottom w:val="0"/>
          <w:divBdr>
            <w:top w:val="none" w:sz="0" w:space="0" w:color="auto"/>
            <w:left w:val="none" w:sz="0" w:space="0" w:color="auto"/>
            <w:bottom w:val="none" w:sz="0" w:space="0" w:color="auto"/>
            <w:right w:val="none" w:sz="0" w:space="0" w:color="auto"/>
          </w:divBdr>
        </w:div>
        <w:div w:id="1423642426">
          <w:marLeft w:val="640"/>
          <w:marRight w:val="0"/>
          <w:marTop w:val="0"/>
          <w:marBottom w:val="0"/>
          <w:divBdr>
            <w:top w:val="none" w:sz="0" w:space="0" w:color="auto"/>
            <w:left w:val="none" w:sz="0" w:space="0" w:color="auto"/>
            <w:bottom w:val="none" w:sz="0" w:space="0" w:color="auto"/>
            <w:right w:val="none" w:sz="0" w:space="0" w:color="auto"/>
          </w:divBdr>
        </w:div>
        <w:div w:id="724989048">
          <w:marLeft w:val="640"/>
          <w:marRight w:val="0"/>
          <w:marTop w:val="0"/>
          <w:marBottom w:val="0"/>
          <w:divBdr>
            <w:top w:val="none" w:sz="0" w:space="0" w:color="auto"/>
            <w:left w:val="none" w:sz="0" w:space="0" w:color="auto"/>
            <w:bottom w:val="none" w:sz="0" w:space="0" w:color="auto"/>
            <w:right w:val="none" w:sz="0" w:space="0" w:color="auto"/>
          </w:divBdr>
        </w:div>
        <w:div w:id="1511749566">
          <w:marLeft w:val="640"/>
          <w:marRight w:val="0"/>
          <w:marTop w:val="0"/>
          <w:marBottom w:val="0"/>
          <w:divBdr>
            <w:top w:val="none" w:sz="0" w:space="0" w:color="auto"/>
            <w:left w:val="none" w:sz="0" w:space="0" w:color="auto"/>
            <w:bottom w:val="none" w:sz="0" w:space="0" w:color="auto"/>
            <w:right w:val="none" w:sz="0" w:space="0" w:color="auto"/>
          </w:divBdr>
        </w:div>
        <w:div w:id="1444156640">
          <w:marLeft w:val="640"/>
          <w:marRight w:val="0"/>
          <w:marTop w:val="0"/>
          <w:marBottom w:val="0"/>
          <w:divBdr>
            <w:top w:val="none" w:sz="0" w:space="0" w:color="auto"/>
            <w:left w:val="none" w:sz="0" w:space="0" w:color="auto"/>
            <w:bottom w:val="none" w:sz="0" w:space="0" w:color="auto"/>
            <w:right w:val="none" w:sz="0" w:space="0" w:color="auto"/>
          </w:divBdr>
        </w:div>
        <w:div w:id="1760176043">
          <w:marLeft w:val="640"/>
          <w:marRight w:val="0"/>
          <w:marTop w:val="0"/>
          <w:marBottom w:val="0"/>
          <w:divBdr>
            <w:top w:val="none" w:sz="0" w:space="0" w:color="auto"/>
            <w:left w:val="none" w:sz="0" w:space="0" w:color="auto"/>
            <w:bottom w:val="none" w:sz="0" w:space="0" w:color="auto"/>
            <w:right w:val="none" w:sz="0" w:space="0" w:color="auto"/>
          </w:divBdr>
        </w:div>
        <w:div w:id="1395542023">
          <w:marLeft w:val="640"/>
          <w:marRight w:val="0"/>
          <w:marTop w:val="0"/>
          <w:marBottom w:val="0"/>
          <w:divBdr>
            <w:top w:val="none" w:sz="0" w:space="0" w:color="auto"/>
            <w:left w:val="none" w:sz="0" w:space="0" w:color="auto"/>
            <w:bottom w:val="none" w:sz="0" w:space="0" w:color="auto"/>
            <w:right w:val="none" w:sz="0" w:space="0" w:color="auto"/>
          </w:divBdr>
        </w:div>
        <w:div w:id="1194003963">
          <w:marLeft w:val="640"/>
          <w:marRight w:val="0"/>
          <w:marTop w:val="0"/>
          <w:marBottom w:val="0"/>
          <w:divBdr>
            <w:top w:val="none" w:sz="0" w:space="0" w:color="auto"/>
            <w:left w:val="none" w:sz="0" w:space="0" w:color="auto"/>
            <w:bottom w:val="none" w:sz="0" w:space="0" w:color="auto"/>
            <w:right w:val="none" w:sz="0" w:space="0" w:color="auto"/>
          </w:divBdr>
        </w:div>
        <w:div w:id="1749379633">
          <w:marLeft w:val="640"/>
          <w:marRight w:val="0"/>
          <w:marTop w:val="0"/>
          <w:marBottom w:val="0"/>
          <w:divBdr>
            <w:top w:val="none" w:sz="0" w:space="0" w:color="auto"/>
            <w:left w:val="none" w:sz="0" w:space="0" w:color="auto"/>
            <w:bottom w:val="none" w:sz="0" w:space="0" w:color="auto"/>
            <w:right w:val="none" w:sz="0" w:space="0" w:color="auto"/>
          </w:divBdr>
        </w:div>
        <w:div w:id="1950235661">
          <w:marLeft w:val="640"/>
          <w:marRight w:val="0"/>
          <w:marTop w:val="0"/>
          <w:marBottom w:val="0"/>
          <w:divBdr>
            <w:top w:val="none" w:sz="0" w:space="0" w:color="auto"/>
            <w:left w:val="none" w:sz="0" w:space="0" w:color="auto"/>
            <w:bottom w:val="none" w:sz="0" w:space="0" w:color="auto"/>
            <w:right w:val="none" w:sz="0" w:space="0" w:color="auto"/>
          </w:divBdr>
        </w:div>
        <w:div w:id="1327320613">
          <w:marLeft w:val="640"/>
          <w:marRight w:val="0"/>
          <w:marTop w:val="0"/>
          <w:marBottom w:val="0"/>
          <w:divBdr>
            <w:top w:val="none" w:sz="0" w:space="0" w:color="auto"/>
            <w:left w:val="none" w:sz="0" w:space="0" w:color="auto"/>
            <w:bottom w:val="none" w:sz="0" w:space="0" w:color="auto"/>
            <w:right w:val="none" w:sz="0" w:space="0" w:color="auto"/>
          </w:divBdr>
        </w:div>
        <w:div w:id="1975520615">
          <w:marLeft w:val="640"/>
          <w:marRight w:val="0"/>
          <w:marTop w:val="0"/>
          <w:marBottom w:val="0"/>
          <w:divBdr>
            <w:top w:val="none" w:sz="0" w:space="0" w:color="auto"/>
            <w:left w:val="none" w:sz="0" w:space="0" w:color="auto"/>
            <w:bottom w:val="none" w:sz="0" w:space="0" w:color="auto"/>
            <w:right w:val="none" w:sz="0" w:space="0" w:color="auto"/>
          </w:divBdr>
        </w:div>
        <w:div w:id="629434417">
          <w:marLeft w:val="640"/>
          <w:marRight w:val="0"/>
          <w:marTop w:val="0"/>
          <w:marBottom w:val="0"/>
          <w:divBdr>
            <w:top w:val="none" w:sz="0" w:space="0" w:color="auto"/>
            <w:left w:val="none" w:sz="0" w:space="0" w:color="auto"/>
            <w:bottom w:val="none" w:sz="0" w:space="0" w:color="auto"/>
            <w:right w:val="none" w:sz="0" w:space="0" w:color="auto"/>
          </w:divBdr>
        </w:div>
        <w:div w:id="1397049081">
          <w:marLeft w:val="640"/>
          <w:marRight w:val="0"/>
          <w:marTop w:val="0"/>
          <w:marBottom w:val="0"/>
          <w:divBdr>
            <w:top w:val="none" w:sz="0" w:space="0" w:color="auto"/>
            <w:left w:val="none" w:sz="0" w:space="0" w:color="auto"/>
            <w:bottom w:val="none" w:sz="0" w:space="0" w:color="auto"/>
            <w:right w:val="none" w:sz="0" w:space="0" w:color="auto"/>
          </w:divBdr>
        </w:div>
        <w:div w:id="1567957090">
          <w:marLeft w:val="640"/>
          <w:marRight w:val="0"/>
          <w:marTop w:val="0"/>
          <w:marBottom w:val="0"/>
          <w:divBdr>
            <w:top w:val="none" w:sz="0" w:space="0" w:color="auto"/>
            <w:left w:val="none" w:sz="0" w:space="0" w:color="auto"/>
            <w:bottom w:val="none" w:sz="0" w:space="0" w:color="auto"/>
            <w:right w:val="none" w:sz="0" w:space="0" w:color="auto"/>
          </w:divBdr>
        </w:div>
        <w:div w:id="1660427177">
          <w:marLeft w:val="640"/>
          <w:marRight w:val="0"/>
          <w:marTop w:val="0"/>
          <w:marBottom w:val="0"/>
          <w:divBdr>
            <w:top w:val="none" w:sz="0" w:space="0" w:color="auto"/>
            <w:left w:val="none" w:sz="0" w:space="0" w:color="auto"/>
            <w:bottom w:val="none" w:sz="0" w:space="0" w:color="auto"/>
            <w:right w:val="none" w:sz="0" w:space="0" w:color="auto"/>
          </w:divBdr>
        </w:div>
        <w:div w:id="1142191964">
          <w:marLeft w:val="640"/>
          <w:marRight w:val="0"/>
          <w:marTop w:val="0"/>
          <w:marBottom w:val="0"/>
          <w:divBdr>
            <w:top w:val="none" w:sz="0" w:space="0" w:color="auto"/>
            <w:left w:val="none" w:sz="0" w:space="0" w:color="auto"/>
            <w:bottom w:val="none" w:sz="0" w:space="0" w:color="auto"/>
            <w:right w:val="none" w:sz="0" w:space="0" w:color="auto"/>
          </w:divBdr>
        </w:div>
        <w:div w:id="544878557">
          <w:marLeft w:val="640"/>
          <w:marRight w:val="0"/>
          <w:marTop w:val="0"/>
          <w:marBottom w:val="0"/>
          <w:divBdr>
            <w:top w:val="none" w:sz="0" w:space="0" w:color="auto"/>
            <w:left w:val="none" w:sz="0" w:space="0" w:color="auto"/>
            <w:bottom w:val="none" w:sz="0" w:space="0" w:color="auto"/>
            <w:right w:val="none" w:sz="0" w:space="0" w:color="auto"/>
          </w:divBdr>
        </w:div>
        <w:div w:id="1139496377">
          <w:marLeft w:val="640"/>
          <w:marRight w:val="0"/>
          <w:marTop w:val="0"/>
          <w:marBottom w:val="0"/>
          <w:divBdr>
            <w:top w:val="none" w:sz="0" w:space="0" w:color="auto"/>
            <w:left w:val="none" w:sz="0" w:space="0" w:color="auto"/>
            <w:bottom w:val="none" w:sz="0" w:space="0" w:color="auto"/>
            <w:right w:val="none" w:sz="0" w:space="0" w:color="auto"/>
          </w:divBdr>
        </w:div>
        <w:div w:id="902911796">
          <w:marLeft w:val="640"/>
          <w:marRight w:val="0"/>
          <w:marTop w:val="0"/>
          <w:marBottom w:val="0"/>
          <w:divBdr>
            <w:top w:val="none" w:sz="0" w:space="0" w:color="auto"/>
            <w:left w:val="none" w:sz="0" w:space="0" w:color="auto"/>
            <w:bottom w:val="none" w:sz="0" w:space="0" w:color="auto"/>
            <w:right w:val="none" w:sz="0" w:space="0" w:color="auto"/>
          </w:divBdr>
        </w:div>
        <w:div w:id="379860360">
          <w:marLeft w:val="640"/>
          <w:marRight w:val="0"/>
          <w:marTop w:val="0"/>
          <w:marBottom w:val="0"/>
          <w:divBdr>
            <w:top w:val="none" w:sz="0" w:space="0" w:color="auto"/>
            <w:left w:val="none" w:sz="0" w:space="0" w:color="auto"/>
            <w:bottom w:val="none" w:sz="0" w:space="0" w:color="auto"/>
            <w:right w:val="none" w:sz="0" w:space="0" w:color="auto"/>
          </w:divBdr>
        </w:div>
        <w:div w:id="827287951">
          <w:marLeft w:val="640"/>
          <w:marRight w:val="0"/>
          <w:marTop w:val="0"/>
          <w:marBottom w:val="0"/>
          <w:divBdr>
            <w:top w:val="none" w:sz="0" w:space="0" w:color="auto"/>
            <w:left w:val="none" w:sz="0" w:space="0" w:color="auto"/>
            <w:bottom w:val="none" w:sz="0" w:space="0" w:color="auto"/>
            <w:right w:val="none" w:sz="0" w:space="0" w:color="auto"/>
          </w:divBdr>
        </w:div>
        <w:div w:id="1194660508">
          <w:marLeft w:val="640"/>
          <w:marRight w:val="0"/>
          <w:marTop w:val="0"/>
          <w:marBottom w:val="0"/>
          <w:divBdr>
            <w:top w:val="none" w:sz="0" w:space="0" w:color="auto"/>
            <w:left w:val="none" w:sz="0" w:space="0" w:color="auto"/>
            <w:bottom w:val="none" w:sz="0" w:space="0" w:color="auto"/>
            <w:right w:val="none" w:sz="0" w:space="0" w:color="auto"/>
          </w:divBdr>
        </w:div>
        <w:div w:id="77946886">
          <w:marLeft w:val="640"/>
          <w:marRight w:val="0"/>
          <w:marTop w:val="0"/>
          <w:marBottom w:val="0"/>
          <w:divBdr>
            <w:top w:val="none" w:sz="0" w:space="0" w:color="auto"/>
            <w:left w:val="none" w:sz="0" w:space="0" w:color="auto"/>
            <w:bottom w:val="none" w:sz="0" w:space="0" w:color="auto"/>
            <w:right w:val="none" w:sz="0" w:space="0" w:color="auto"/>
          </w:divBdr>
        </w:div>
        <w:div w:id="2002082768">
          <w:marLeft w:val="640"/>
          <w:marRight w:val="0"/>
          <w:marTop w:val="0"/>
          <w:marBottom w:val="0"/>
          <w:divBdr>
            <w:top w:val="none" w:sz="0" w:space="0" w:color="auto"/>
            <w:left w:val="none" w:sz="0" w:space="0" w:color="auto"/>
            <w:bottom w:val="none" w:sz="0" w:space="0" w:color="auto"/>
            <w:right w:val="none" w:sz="0" w:space="0" w:color="auto"/>
          </w:divBdr>
        </w:div>
        <w:div w:id="1453866376">
          <w:marLeft w:val="640"/>
          <w:marRight w:val="0"/>
          <w:marTop w:val="0"/>
          <w:marBottom w:val="0"/>
          <w:divBdr>
            <w:top w:val="none" w:sz="0" w:space="0" w:color="auto"/>
            <w:left w:val="none" w:sz="0" w:space="0" w:color="auto"/>
            <w:bottom w:val="none" w:sz="0" w:space="0" w:color="auto"/>
            <w:right w:val="none" w:sz="0" w:space="0" w:color="auto"/>
          </w:divBdr>
        </w:div>
        <w:div w:id="806900720">
          <w:marLeft w:val="640"/>
          <w:marRight w:val="0"/>
          <w:marTop w:val="0"/>
          <w:marBottom w:val="0"/>
          <w:divBdr>
            <w:top w:val="none" w:sz="0" w:space="0" w:color="auto"/>
            <w:left w:val="none" w:sz="0" w:space="0" w:color="auto"/>
            <w:bottom w:val="none" w:sz="0" w:space="0" w:color="auto"/>
            <w:right w:val="none" w:sz="0" w:space="0" w:color="auto"/>
          </w:divBdr>
        </w:div>
        <w:div w:id="1160078764">
          <w:marLeft w:val="640"/>
          <w:marRight w:val="0"/>
          <w:marTop w:val="0"/>
          <w:marBottom w:val="0"/>
          <w:divBdr>
            <w:top w:val="none" w:sz="0" w:space="0" w:color="auto"/>
            <w:left w:val="none" w:sz="0" w:space="0" w:color="auto"/>
            <w:bottom w:val="none" w:sz="0" w:space="0" w:color="auto"/>
            <w:right w:val="none" w:sz="0" w:space="0" w:color="auto"/>
          </w:divBdr>
        </w:div>
        <w:div w:id="440611131">
          <w:marLeft w:val="640"/>
          <w:marRight w:val="0"/>
          <w:marTop w:val="0"/>
          <w:marBottom w:val="0"/>
          <w:divBdr>
            <w:top w:val="none" w:sz="0" w:space="0" w:color="auto"/>
            <w:left w:val="none" w:sz="0" w:space="0" w:color="auto"/>
            <w:bottom w:val="none" w:sz="0" w:space="0" w:color="auto"/>
            <w:right w:val="none" w:sz="0" w:space="0" w:color="auto"/>
          </w:divBdr>
        </w:div>
        <w:div w:id="860163918">
          <w:marLeft w:val="640"/>
          <w:marRight w:val="0"/>
          <w:marTop w:val="0"/>
          <w:marBottom w:val="0"/>
          <w:divBdr>
            <w:top w:val="none" w:sz="0" w:space="0" w:color="auto"/>
            <w:left w:val="none" w:sz="0" w:space="0" w:color="auto"/>
            <w:bottom w:val="none" w:sz="0" w:space="0" w:color="auto"/>
            <w:right w:val="none" w:sz="0" w:space="0" w:color="auto"/>
          </w:divBdr>
        </w:div>
        <w:div w:id="919216631">
          <w:marLeft w:val="640"/>
          <w:marRight w:val="0"/>
          <w:marTop w:val="0"/>
          <w:marBottom w:val="0"/>
          <w:divBdr>
            <w:top w:val="none" w:sz="0" w:space="0" w:color="auto"/>
            <w:left w:val="none" w:sz="0" w:space="0" w:color="auto"/>
            <w:bottom w:val="none" w:sz="0" w:space="0" w:color="auto"/>
            <w:right w:val="none" w:sz="0" w:space="0" w:color="auto"/>
          </w:divBdr>
        </w:div>
        <w:div w:id="353578332">
          <w:marLeft w:val="640"/>
          <w:marRight w:val="0"/>
          <w:marTop w:val="0"/>
          <w:marBottom w:val="0"/>
          <w:divBdr>
            <w:top w:val="none" w:sz="0" w:space="0" w:color="auto"/>
            <w:left w:val="none" w:sz="0" w:space="0" w:color="auto"/>
            <w:bottom w:val="none" w:sz="0" w:space="0" w:color="auto"/>
            <w:right w:val="none" w:sz="0" w:space="0" w:color="auto"/>
          </w:divBdr>
        </w:div>
        <w:div w:id="740980071">
          <w:marLeft w:val="640"/>
          <w:marRight w:val="0"/>
          <w:marTop w:val="0"/>
          <w:marBottom w:val="0"/>
          <w:divBdr>
            <w:top w:val="none" w:sz="0" w:space="0" w:color="auto"/>
            <w:left w:val="none" w:sz="0" w:space="0" w:color="auto"/>
            <w:bottom w:val="none" w:sz="0" w:space="0" w:color="auto"/>
            <w:right w:val="none" w:sz="0" w:space="0" w:color="auto"/>
          </w:divBdr>
        </w:div>
        <w:div w:id="764502056">
          <w:marLeft w:val="640"/>
          <w:marRight w:val="0"/>
          <w:marTop w:val="0"/>
          <w:marBottom w:val="0"/>
          <w:divBdr>
            <w:top w:val="none" w:sz="0" w:space="0" w:color="auto"/>
            <w:left w:val="none" w:sz="0" w:space="0" w:color="auto"/>
            <w:bottom w:val="none" w:sz="0" w:space="0" w:color="auto"/>
            <w:right w:val="none" w:sz="0" w:space="0" w:color="auto"/>
          </w:divBdr>
        </w:div>
        <w:div w:id="5711646">
          <w:marLeft w:val="640"/>
          <w:marRight w:val="0"/>
          <w:marTop w:val="0"/>
          <w:marBottom w:val="0"/>
          <w:divBdr>
            <w:top w:val="none" w:sz="0" w:space="0" w:color="auto"/>
            <w:left w:val="none" w:sz="0" w:space="0" w:color="auto"/>
            <w:bottom w:val="none" w:sz="0" w:space="0" w:color="auto"/>
            <w:right w:val="none" w:sz="0" w:space="0" w:color="auto"/>
          </w:divBdr>
        </w:div>
        <w:div w:id="934901943">
          <w:marLeft w:val="640"/>
          <w:marRight w:val="0"/>
          <w:marTop w:val="0"/>
          <w:marBottom w:val="0"/>
          <w:divBdr>
            <w:top w:val="none" w:sz="0" w:space="0" w:color="auto"/>
            <w:left w:val="none" w:sz="0" w:space="0" w:color="auto"/>
            <w:bottom w:val="none" w:sz="0" w:space="0" w:color="auto"/>
            <w:right w:val="none" w:sz="0" w:space="0" w:color="auto"/>
          </w:divBdr>
        </w:div>
        <w:div w:id="1107505487">
          <w:marLeft w:val="640"/>
          <w:marRight w:val="0"/>
          <w:marTop w:val="0"/>
          <w:marBottom w:val="0"/>
          <w:divBdr>
            <w:top w:val="none" w:sz="0" w:space="0" w:color="auto"/>
            <w:left w:val="none" w:sz="0" w:space="0" w:color="auto"/>
            <w:bottom w:val="none" w:sz="0" w:space="0" w:color="auto"/>
            <w:right w:val="none" w:sz="0" w:space="0" w:color="auto"/>
          </w:divBdr>
        </w:div>
        <w:div w:id="1069228756">
          <w:marLeft w:val="640"/>
          <w:marRight w:val="0"/>
          <w:marTop w:val="0"/>
          <w:marBottom w:val="0"/>
          <w:divBdr>
            <w:top w:val="none" w:sz="0" w:space="0" w:color="auto"/>
            <w:left w:val="none" w:sz="0" w:space="0" w:color="auto"/>
            <w:bottom w:val="none" w:sz="0" w:space="0" w:color="auto"/>
            <w:right w:val="none" w:sz="0" w:space="0" w:color="auto"/>
          </w:divBdr>
        </w:div>
        <w:div w:id="1054816671">
          <w:marLeft w:val="640"/>
          <w:marRight w:val="0"/>
          <w:marTop w:val="0"/>
          <w:marBottom w:val="0"/>
          <w:divBdr>
            <w:top w:val="none" w:sz="0" w:space="0" w:color="auto"/>
            <w:left w:val="none" w:sz="0" w:space="0" w:color="auto"/>
            <w:bottom w:val="none" w:sz="0" w:space="0" w:color="auto"/>
            <w:right w:val="none" w:sz="0" w:space="0" w:color="auto"/>
          </w:divBdr>
        </w:div>
        <w:div w:id="255864594">
          <w:marLeft w:val="640"/>
          <w:marRight w:val="0"/>
          <w:marTop w:val="0"/>
          <w:marBottom w:val="0"/>
          <w:divBdr>
            <w:top w:val="none" w:sz="0" w:space="0" w:color="auto"/>
            <w:left w:val="none" w:sz="0" w:space="0" w:color="auto"/>
            <w:bottom w:val="none" w:sz="0" w:space="0" w:color="auto"/>
            <w:right w:val="none" w:sz="0" w:space="0" w:color="auto"/>
          </w:divBdr>
        </w:div>
        <w:div w:id="1258631581">
          <w:marLeft w:val="640"/>
          <w:marRight w:val="0"/>
          <w:marTop w:val="0"/>
          <w:marBottom w:val="0"/>
          <w:divBdr>
            <w:top w:val="none" w:sz="0" w:space="0" w:color="auto"/>
            <w:left w:val="none" w:sz="0" w:space="0" w:color="auto"/>
            <w:bottom w:val="none" w:sz="0" w:space="0" w:color="auto"/>
            <w:right w:val="none" w:sz="0" w:space="0" w:color="auto"/>
          </w:divBdr>
        </w:div>
        <w:div w:id="1777209757">
          <w:marLeft w:val="640"/>
          <w:marRight w:val="0"/>
          <w:marTop w:val="0"/>
          <w:marBottom w:val="0"/>
          <w:divBdr>
            <w:top w:val="none" w:sz="0" w:space="0" w:color="auto"/>
            <w:left w:val="none" w:sz="0" w:space="0" w:color="auto"/>
            <w:bottom w:val="none" w:sz="0" w:space="0" w:color="auto"/>
            <w:right w:val="none" w:sz="0" w:space="0" w:color="auto"/>
          </w:divBdr>
        </w:div>
        <w:div w:id="871499615">
          <w:marLeft w:val="640"/>
          <w:marRight w:val="0"/>
          <w:marTop w:val="0"/>
          <w:marBottom w:val="0"/>
          <w:divBdr>
            <w:top w:val="none" w:sz="0" w:space="0" w:color="auto"/>
            <w:left w:val="none" w:sz="0" w:space="0" w:color="auto"/>
            <w:bottom w:val="none" w:sz="0" w:space="0" w:color="auto"/>
            <w:right w:val="none" w:sz="0" w:space="0" w:color="auto"/>
          </w:divBdr>
        </w:div>
        <w:div w:id="1138960295">
          <w:marLeft w:val="640"/>
          <w:marRight w:val="0"/>
          <w:marTop w:val="0"/>
          <w:marBottom w:val="0"/>
          <w:divBdr>
            <w:top w:val="none" w:sz="0" w:space="0" w:color="auto"/>
            <w:left w:val="none" w:sz="0" w:space="0" w:color="auto"/>
            <w:bottom w:val="none" w:sz="0" w:space="0" w:color="auto"/>
            <w:right w:val="none" w:sz="0" w:space="0" w:color="auto"/>
          </w:divBdr>
        </w:div>
        <w:div w:id="1459765334">
          <w:marLeft w:val="640"/>
          <w:marRight w:val="0"/>
          <w:marTop w:val="0"/>
          <w:marBottom w:val="0"/>
          <w:divBdr>
            <w:top w:val="none" w:sz="0" w:space="0" w:color="auto"/>
            <w:left w:val="none" w:sz="0" w:space="0" w:color="auto"/>
            <w:bottom w:val="none" w:sz="0" w:space="0" w:color="auto"/>
            <w:right w:val="none" w:sz="0" w:space="0" w:color="auto"/>
          </w:divBdr>
        </w:div>
        <w:div w:id="1010721107">
          <w:marLeft w:val="640"/>
          <w:marRight w:val="0"/>
          <w:marTop w:val="0"/>
          <w:marBottom w:val="0"/>
          <w:divBdr>
            <w:top w:val="none" w:sz="0" w:space="0" w:color="auto"/>
            <w:left w:val="none" w:sz="0" w:space="0" w:color="auto"/>
            <w:bottom w:val="none" w:sz="0" w:space="0" w:color="auto"/>
            <w:right w:val="none" w:sz="0" w:space="0" w:color="auto"/>
          </w:divBdr>
        </w:div>
        <w:div w:id="1685665868">
          <w:marLeft w:val="640"/>
          <w:marRight w:val="0"/>
          <w:marTop w:val="0"/>
          <w:marBottom w:val="0"/>
          <w:divBdr>
            <w:top w:val="none" w:sz="0" w:space="0" w:color="auto"/>
            <w:left w:val="none" w:sz="0" w:space="0" w:color="auto"/>
            <w:bottom w:val="none" w:sz="0" w:space="0" w:color="auto"/>
            <w:right w:val="none" w:sz="0" w:space="0" w:color="auto"/>
          </w:divBdr>
        </w:div>
        <w:div w:id="1255746417">
          <w:marLeft w:val="640"/>
          <w:marRight w:val="0"/>
          <w:marTop w:val="0"/>
          <w:marBottom w:val="0"/>
          <w:divBdr>
            <w:top w:val="none" w:sz="0" w:space="0" w:color="auto"/>
            <w:left w:val="none" w:sz="0" w:space="0" w:color="auto"/>
            <w:bottom w:val="none" w:sz="0" w:space="0" w:color="auto"/>
            <w:right w:val="none" w:sz="0" w:space="0" w:color="auto"/>
          </w:divBdr>
        </w:div>
        <w:div w:id="546648323">
          <w:marLeft w:val="640"/>
          <w:marRight w:val="0"/>
          <w:marTop w:val="0"/>
          <w:marBottom w:val="0"/>
          <w:divBdr>
            <w:top w:val="none" w:sz="0" w:space="0" w:color="auto"/>
            <w:left w:val="none" w:sz="0" w:space="0" w:color="auto"/>
            <w:bottom w:val="none" w:sz="0" w:space="0" w:color="auto"/>
            <w:right w:val="none" w:sz="0" w:space="0" w:color="auto"/>
          </w:divBdr>
        </w:div>
        <w:div w:id="1439913086">
          <w:marLeft w:val="640"/>
          <w:marRight w:val="0"/>
          <w:marTop w:val="0"/>
          <w:marBottom w:val="0"/>
          <w:divBdr>
            <w:top w:val="none" w:sz="0" w:space="0" w:color="auto"/>
            <w:left w:val="none" w:sz="0" w:space="0" w:color="auto"/>
            <w:bottom w:val="none" w:sz="0" w:space="0" w:color="auto"/>
            <w:right w:val="none" w:sz="0" w:space="0" w:color="auto"/>
          </w:divBdr>
        </w:div>
        <w:div w:id="153835007">
          <w:marLeft w:val="640"/>
          <w:marRight w:val="0"/>
          <w:marTop w:val="0"/>
          <w:marBottom w:val="0"/>
          <w:divBdr>
            <w:top w:val="none" w:sz="0" w:space="0" w:color="auto"/>
            <w:left w:val="none" w:sz="0" w:space="0" w:color="auto"/>
            <w:bottom w:val="none" w:sz="0" w:space="0" w:color="auto"/>
            <w:right w:val="none" w:sz="0" w:space="0" w:color="auto"/>
          </w:divBdr>
        </w:div>
        <w:div w:id="1215462701">
          <w:marLeft w:val="640"/>
          <w:marRight w:val="0"/>
          <w:marTop w:val="0"/>
          <w:marBottom w:val="0"/>
          <w:divBdr>
            <w:top w:val="none" w:sz="0" w:space="0" w:color="auto"/>
            <w:left w:val="none" w:sz="0" w:space="0" w:color="auto"/>
            <w:bottom w:val="none" w:sz="0" w:space="0" w:color="auto"/>
            <w:right w:val="none" w:sz="0" w:space="0" w:color="auto"/>
          </w:divBdr>
        </w:div>
        <w:div w:id="1623802867">
          <w:marLeft w:val="640"/>
          <w:marRight w:val="0"/>
          <w:marTop w:val="0"/>
          <w:marBottom w:val="0"/>
          <w:divBdr>
            <w:top w:val="none" w:sz="0" w:space="0" w:color="auto"/>
            <w:left w:val="none" w:sz="0" w:space="0" w:color="auto"/>
            <w:bottom w:val="none" w:sz="0" w:space="0" w:color="auto"/>
            <w:right w:val="none" w:sz="0" w:space="0" w:color="auto"/>
          </w:divBdr>
        </w:div>
        <w:div w:id="1282615741">
          <w:marLeft w:val="640"/>
          <w:marRight w:val="0"/>
          <w:marTop w:val="0"/>
          <w:marBottom w:val="0"/>
          <w:divBdr>
            <w:top w:val="none" w:sz="0" w:space="0" w:color="auto"/>
            <w:left w:val="none" w:sz="0" w:space="0" w:color="auto"/>
            <w:bottom w:val="none" w:sz="0" w:space="0" w:color="auto"/>
            <w:right w:val="none" w:sz="0" w:space="0" w:color="auto"/>
          </w:divBdr>
        </w:div>
        <w:div w:id="1026247030">
          <w:marLeft w:val="640"/>
          <w:marRight w:val="0"/>
          <w:marTop w:val="0"/>
          <w:marBottom w:val="0"/>
          <w:divBdr>
            <w:top w:val="none" w:sz="0" w:space="0" w:color="auto"/>
            <w:left w:val="none" w:sz="0" w:space="0" w:color="auto"/>
            <w:bottom w:val="none" w:sz="0" w:space="0" w:color="auto"/>
            <w:right w:val="none" w:sz="0" w:space="0" w:color="auto"/>
          </w:divBdr>
        </w:div>
        <w:div w:id="1621104798">
          <w:marLeft w:val="640"/>
          <w:marRight w:val="0"/>
          <w:marTop w:val="0"/>
          <w:marBottom w:val="0"/>
          <w:divBdr>
            <w:top w:val="none" w:sz="0" w:space="0" w:color="auto"/>
            <w:left w:val="none" w:sz="0" w:space="0" w:color="auto"/>
            <w:bottom w:val="none" w:sz="0" w:space="0" w:color="auto"/>
            <w:right w:val="none" w:sz="0" w:space="0" w:color="auto"/>
          </w:divBdr>
        </w:div>
        <w:div w:id="1966085864">
          <w:marLeft w:val="640"/>
          <w:marRight w:val="0"/>
          <w:marTop w:val="0"/>
          <w:marBottom w:val="0"/>
          <w:divBdr>
            <w:top w:val="none" w:sz="0" w:space="0" w:color="auto"/>
            <w:left w:val="none" w:sz="0" w:space="0" w:color="auto"/>
            <w:bottom w:val="none" w:sz="0" w:space="0" w:color="auto"/>
            <w:right w:val="none" w:sz="0" w:space="0" w:color="auto"/>
          </w:divBdr>
        </w:div>
        <w:div w:id="1391541270">
          <w:marLeft w:val="640"/>
          <w:marRight w:val="0"/>
          <w:marTop w:val="0"/>
          <w:marBottom w:val="0"/>
          <w:divBdr>
            <w:top w:val="none" w:sz="0" w:space="0" w:color="auto"/>
            <w:left w:val="none" w:sz="0" w:space="0" w:color="auto"/>
            <w:bottom w:val="none" w:sz="0" w:space="0" w:color="auto"/>
            <w:right w:val="none" w:sz="0" w:space="0" w:color="auto"/>
          </w:divBdr>
        </w:div>
        <w:div w:id="968364175">
          <w:marLeft w:val="640"/>
          <w:marRight w:val="0"/>
          <w:marTop w:val="0"/>
          <w:marBottom w:val="0"/>
          <w:divBdr>
            <w:top w:val="none" w:sz="0" w:space="0" w:color="auto"/>
            <w:left w:val="none" w:sz="0" w:space="0" w:color="auto"/>
            <w:bottom w:val="none" w:sz="0" w:space="0" w:color="auto"/>
            <w:right w:val="none" w:sz="0" w:space="0" w:color="auto"/>
          </w:divBdr>
        </w:div>
        <w:div w:id="1224441809">
          <w:marLeft w:val="640"/>
          <w:marRight w:val="0"/>
          <w:marTop w:val="0"/>
          <w:marBottom w:val="0"/>
          <w:divBdr>
            <w:top w:val="none" w:sz="0" w:space="0" w:color="auto"/>
            <w:left w:val="none" w:sz="0" w:space="0" w:color="auto"/>
            <w:bottom w:val="none" w:sz="0" w:space="0" w:color="auto"/>
            <w:right w:val="none" w:sz="0" w:space="0" w:color="auto"/>
          </w:divBdr>
        </w:div>
        <w:div w:id="267205405">
          <w:marLeft w:val="640"/>
          <w:marRight w:val="0"/>
          <w:marTop w:val="0"/>
          <w:marBottom w:val="0"/>
          <w:divBdr>
            <w:top w:val="none" w:sz="0" w:space="0" w:color="auto"/>
            <w:left w:val="none" w:sz="0" w:space="0" w:color="auto"/>
            <w:bottom w:val="none" w:sz="0" w:space="0" w:color="auto"/>
            <w:right w:val="none" w:sz="0" w:space="0" w:color="auto"/>
          </w:divBdr>
        </w:div>
        <w:div w:id="1948729309">
          <w:marLeft w:val="640"/>
          <w:marRight w:val="0"/>
          <w:marTop w:val="0"/>
          <w:marBottom w:val="0"/>
          <w:divBdr>
            <w:top w:val="none" w:sz="0" w:space="0" w:color="auto"/>
            <w:left w:val="none" w:sz="0" w:space="0" w:color="auto"/>
            <w:bottom w:val="none" w:sz="0" w:space="0" w:color="auto"/>
            <w:right w:val="none" w:sz="0" w:space="0" w:color="auto"/>
          </w:divBdr>
        </w:div>
        <w:div w:id="705982468">
          <w:marLeft w:val="640"/>
          <w:marRight w:val="0"/>
          <w:marTop w:val="0"/>
          <w:marBottom w:val="0"/>
          <w:divBdr>
            <w:top w:val="none" w:sz="0" w:space="0" w:color="auto"/>
            <w:left w:val="none" w:sz="0" w:space="0" w:color="auto"/>
            <w:bottom w:val="none" w:sz="0" w:space="0" w:color="auto"/>
            <w:right w:val="none" w:sz="0" w:space="0" w:color="auto"/>
          </w:divBdr>
        </w:div>
        <w:div w:id="2120492402">
          <w:marLeft w:val="640"/>
          <w:marRight w:val="0"/>
          <w:marTop w:val="0"/>
          <w:marBottom w:val="0"/>
          <w:divBdr>
            <w:top w:val="none" w:sz="0" w:space="0" w:color="auto"/>
            <w:left w:val="none" w:sz="0" w:space="0" w:color="auto"/>
            <w:bottom w:val="none" w:sz="0" w:space="0" w:color="auto"/>
            <w:right w:val="none" w:sz="0" w:space="0" w:color="auto"/>
          </w:divBdr>
        </w:div>
        <w:div w:id="529151214">
          <w:marLeft w:val="640"/>
          <w:marRight w:val="0"/>
          <w:marTop w:val="0"/>
          <w:marBottom w:val="0"/>
          <w:divBdr>
            <w:top w:val="none" w:sz="0" w:space="0" w:color="auto"/>
            <w:left w:val="none" w:sz="0" w:space="0" w:color="auto"/>
            <w:bottom w:val="none" w:sz="0" w:space="0" w:color="auto"/>
            <w:right w:val="none" w:sz="0" w:space="0" w:color="auto"/>
          </w:divBdr>
        </w:div>
        <w:div w:id="339478165">
          <w:marLeft w:val="640"/>
          <w:marRight w:val="0"/>
          <w:marTop w:val="0"/>
          <w:marBottom w:val="0"/>
          <w:divBdr>
            <w:top w:val="none" w:sz="0" w:space="0" w:color="auto"/>
            <w:left w:val="none" w:sz="0" w:space="0" w:color="auto"/>
            <w:bottom w:val="none" w:sz="0" w:space="0" w:color="auto"/>
            <w:right w:val="none" w:sz="0" w:space="0" w:color="auto"/>
          </w:divBdr>
        </w:div>
        <w:div w:id="316883738">
          <w:marLeft w:val="640"/>
          <w:marRight w:val="0"/>
          <w:marTop w:val="0"/>
          <w:marBottom w:val="0"/>
          <w:divBdr>
            <w:top w:val="none" w:sz="0" w:space="0" w:color="auto"/>
            <w:left w:val="none" w:sz="0" w:space="0" w:color="auto"/>
            <w:bottom w:val="none" w:sz="0" w:space="0" w:color="auto"/>
            <w:right w:val="none" w:sz="0" w:space="0" w:color="auto"/>
          </w:divBdr>
        </w:div>
        <w:div w:id="1280911618">
          <w:marLeft w:val="640"/>
          <w:marRight w:val="0"/>
          <w:marTop w:val="0"/>
          <w:marBottom w:val="0"/>
          <w:divBdr>
            <w:top w:val="none" w:sz="0" w:space="0" w:color="auto"/>
            <w:left w:val="none" w:sz="0" w:space="0" w:color="auto"/>
            <w:bottom w:val="none" w:sz="0" w:space="0" w:color="auto"/>
            <w:right w:val="none" w:sz="0" w:space="0" w:color="auto"/>
          </w:divBdr>
        </w:div>
        <w:div w:id="876626071">
          <w:marLeft w:val="640"/>
          <w:marRight w:val="0"/>
          <w:marTop w:val="0"/>
          <w:marBottom w:val="0"/>
          <w:divBdr>
            <w:top w:val="none" w:sz="0" w:space="0" w:color="auto"/>
            <w:left w:val="none" w:sz="0" w:space="0" w:color="auto"/>
            <w:bottom w:val="none" w:sz="0" w:space="0" w:color="auto"/>
            <w:right w:val="none" w:sz="0" w:space="0" w:color="auto"/>
          </w:divBdr>
        </w:div>
        <w:div w:id="2068990238">
          <w:marLeft w:val="640"/>
          <w:marRight w:val="0"/>
          <w:marTop w:val="0"/>
          <w:marBottom w:val="0"/>
          <w:divBdr>
            <w:top w:val="none" w:sz="0" w:space="0" w:color="auto"/>
            <w:left w:val="none" w:sz="0" w:space="0" w:color="auto"/>
            <w:bottom w:val="none" w:sz="0" w:space="0" w:color="auto"/>
            <w:right w:val="none" w:sz="0" w:space="0" w:color="auto"/>
          </w:divBdr>
        </w:div>
        <w:div w:id="271593902">
          <w:marLeft w:val="640"/>
          <w:marRight w:val="0"/>
          <w:marTop w:val="0"/>
          <w:marBottom w:val="0"/>
          <w:divBdr>
            <w:top w:val="none" w:sz="0" w:space="0" w:color="auto"/>
            <w:left w:val="none" w:sz="0" w:space="0" w:color="auto"/>
            <w:bottom w:val="none" w:sz="0" w:space="0" w:color="auto"/>
            <w:right w:val="none" w:sz="0" w:space="0" w:color="auto"/>
          </w:divBdr>
        </w:div>
        <w:div w:id="46491909">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52052314">
      <w:bodyDiv w:val="1"/>
      <w:marLeft w:val="0"/>
      <w:marRight w:val="0"/>
      <w:marTop w:val="0"/>
      <w:marBottom w:val="0"/>
      <w:divBdr>
        <w:top w:val="none" w:sz="0" w:space="0" w:color="auto"/>
        <w:left w:val="none" w:sz="0" w:space="0" w:color="auto"/>
        <w:bottom w:val="none" w:sz="0" w:space="0" w:color="auto"/>
        <w:right w:val="none" w:sz="0" w:space="0" w:color="auto"/>
      </w:divBdr>
      <w:divsChild>
        <w:div w:id="1403403522">
          <w:marLeft w:val="640"/>
          <w:marRight w:val="0"/>
          <w:marTop w:val="0"/>
          <w:marBottom w:val="0"/>
          <w:divBdr>
            <w:top w:val="none" w:sz="0" w:space="0" w:color="auto"/>
            <w:left w:val="none" w:sz="0" w:space="0" w:color="auto"/>
            <w:bottom w:val="none" w:sz="0" w:space="0" w:color="auto"/>
            <w:right w:val="none" w:sz="0" w:space="0" w:color="auto"/>
          </w:divBdr>
        </w:div>
        <w:div w:id="35929705">
          <w:marLeft w:val="640"/>
          <w:marRight w:val="0"/>
          <w:marTop w:val="0"/>
          <w:marBottom w:val="0"/>
          <w:divBdr>
            <w:top w:val="none" w:sz="0" w:space="0" w:color="auto"/>
            <w:left w:val="none" w:sz="0" w:space="0" w:color="auto"/>
            <w:bottom w:val="none" w:sz="0" w:space="0" w:color="auto"/>
            <w:right w:val="none" w:sz="0" w:space="0" w:color="auto"/>
          </w:divBdr>
        </w:div>
        <w:div w:id="1305961386">
          <w:marLeft w:val="640"/>
          <w:marRight w:val="0"/>
          <w:marTop w:val="0"/>
          <w:marBottom w:val="0"/>
          <w:divBdr>
            <w:top w:val="none" w:sz="0" w:space="0" w:color="auto"/>
            <w:left w:val="none" w:sz="0" w:space="0" w:color="auto"/>
            <w:bottom w:val="none" w:sz="0" w:space="0" w:color="auto"/>
            <w:right w:val="none" w:sz="0" w:space="0" w:color="auto"/>
          </w:divBdr>
        </w:div>
        <w:div w:id="299578250">
          <w:marLeft w:val="640"/>
          <w:marRight w:val="0"/>
          <w:marTop w:val="0"/>
          <w:marBottom w:val="0"/>
          <w:divBdr>
            <w:top w:val="none" w:sz="0" w:space="0" w:color="auto"/>
            <w:left w:val="none" w:sz="0" w:space="0" w:color="auto"/>
            <w:bottom w:val="none" w:sz="0" w:space="0" w:color="auto"/>
            <w:right w:val="none" w:sz="0" w:space="0" w:color="auto"/>
          </w:divBdr>
        </w:div>
        <w:div w:id="1413088713">
          <w:marLeft w:val="640"/>
          <w:marRight w:val="0"/>
          <w:marTop w:val="0"/>
          <w:marBottom w:val="0"/>
          <w:divBdr>
            <w:top w:val="none" w:sz="0" w:space="0" w:color="auto"/>
            <w:left w:val="none" w:sz="0" w:space="0" w:color="auto"/>
            <w:bottom w:val="none" w:sz="0" w:space="0" w:color="auto"/>
            <w:right w:val="none" w:sz="0" w:space="0" w:color="auto"/>
          </w:divBdr>
        </w:div>
        <w:div w:id="213587823">
          <w:marLeft w:val="640"/>
          <w:marRight w:val="0"/>
          <w:marTop w:val="0"/>
          <w:marBottom w:val="0"/>
          <w:divBdr>
            <w:top w:val="none" w:sz="0" w:space="0" w:color="auto"/>
            <w:left w:val="none" w:sz="0" w:space="0" w:color="auto"/>
            <w:bottom w:val="none" w:sz="0" w:space="0" w:color="auto"/>
            <w:right w:val="none" w:sz="0" w:space="0" w:color="auto"/>
          </w:divBdr>
        </w:div>
        <w:div w:id="328410579">
          <w:marLeft w:val="640"/>
          <w:marRight w:val="0"/>
          <w:marTop w:val="0"/>
          <w:marBottom w:val="0"/>
          <w:divBdr>
            <w:top w:val="none" w:sz="0" w:space="0" w:color="auto"/>
            <w:left w:val="none" w:sz="0" w:space="0" w:color="auto"/>
            <w:bottom w:val="none" w:sz="0" w:space="0" w:color="auto"/>
            <w:right w:val="none" w:sz="0" w:space="0" w:color="auto"/>
          </w:divBdr>
        </w:div>
        <w:div w:id="288316422">
          <w:marLeft w:val="640"/>
          <w:marRight w:val="0"/>
          <w:marTop w:val="0"/>
          <w:marBottom w:val="0"/>
          <w:divBdr>
            <w:top w:val="none" w:sz="0" w:space="0" w:color="auto"/>
            <w:left w:val="none" w:sz="0" w:space="0" w:color="auto"/>
            <w:bottom w:val="none" w:sz="0" w:space="0" w:color="auto"/>
            <w:right w:val="none" w:sz="0" w:space="0" w:color="auto"/>
          </w:divBdr>
        </w:div>
        <w:div w:id="96876363">
          <w:marLeft w:val="640"/>
          <w:marRight w:val="0"/>
          <w:marTop w:val="0"/>
          <w:marBottom w:val="0"/>
          <w:divBdr>
            <w:top w:val="none" w:sz="0" w:space="0" w:color="auto"/>
            <w:left w:val="none" w:sz="0" w:space="0" w:color="auto"/>
            <w:bottom w:val="none" w:sz="0" w:space="0" w:color="auto"/>
            <w:right w:val="none" w:sz="0" w:space="0" w:color="auto"/>
          </w:divBdr>
        </w:div>
        <w:div w:id="1413889454">
          <w:marLeft w:val="640"/>
          <w:marRight w:val="0"/>
          <w:marTop w:val="0"/>
          <w:marBottom w:val="0"/>
          <w:divBdr>
            <w:top w:val="none" w:sz="0" w:space="0" w:color="auto"/>
            <w:left w:val="none" w:sz="0" w:space="0" w:color="auto"/>
            <w:bottom w:val="none" w:sz="0" w:space="0" w:color="auto"/>
            <w:right w:val="none" w:sz="0" w:space="0" w:color="auto"/>
          </w:divBdr>
        </w:div>
        <w:div w:id="1219702618">
          <w:marLeft w:val="640"/>
          <w:marRight w:val="0"/>
          <w:marTop w:val="0"/>
          <w:marBottom w:val="0"/>
          <w:divBdr>
            <w:top w:val="none" w:sz="0" w:space="0" w:color="auto"/>
            <w:left w:val="none" w:sz="0" w:space="0" w:color="auto"/>
            <w:bottom w:val="none" w:sz="0" w:space="0" w:color="auto"/>
            <w:right w:val="none" w:sz="0" w:space="0" w:color="auto"/>
          </w:divBdr>
        </w:div>
        <w:div w:id="547425182">
          <w:marLeft w:val="640"/>
          <w:marRight w:val="0"/>
          <w:marTop w:val="0"/>
          <w:marBottom w:val="0"/>
          <w:divBdr>
            <w:top w:val="none" w:sz="0" w:space="0" w:color="auto"/>
            <w:left w:val="none" w:sz="0" w:space="0" w:color="auto"/>
            <w:bottom w:val="none" w:sz="0" w:space="0" w:color="auto"/>
            <w:right w:val="none" w:sz="0" w:space="0" w:color="auto"/>
          </w:divBdr>
        </w:div>
        <w:div w:id="733889466">
          <w:marLeft w:val="640"/>
          <w:marRight w:val="0"/>
          <w:marTop w:val="0"/>
          <w:marBottom w:val="0"/>
          <w:divBdr>
            <w:top w:val="none" w:sz="0" w:space="0" w:color="auto"/>
            <w:left w:val="none" w:sz="0" w:space="0" w:color="auto"/>
            <w:bottom w:val="none" w:sz="0" w:space="0" w:color="auto"/>
            <w:right w:val="none" w:sz="0" w:space="0" w:color="auto"/>
          </w:divBdr>
        </w:div>
        <w:div w:id="1110901626">
          <w:marLeft w:val="640"/>
          <w:marRight w:val="0"/>
          <w:marTop w:val="0"/>
          <w:marBottom w:val="0"/>
          <w:divBdr>
            <w:top w:val="none" w:sz="0" w:space="0" w:color="auto"/>
            <w:left w:val="none" w:sz="0" w:space="0" w:color="auto"/>
            <w:bottom w:val="none" w:sz="0" w:space="0" w:color="auto"/>
            <w:right w:val="none" w:sz="0" w:space="0" w:color="auto"/>
          </w:divBdr>
        </w:div>
        <w:div w:id="1897744371">
          <w:marLeft w:val="640"/>
          <w:marRight w:val="0"/>
          <w:marTop w:val="0"/>
          <w:marBottom w:val="0"/>
          <w:divBdr>
            <w:top w:val="none" w:sz="0" w:space="0" w:color="auto"/>
            <w:left w:val="none" w:sz="0" w:space="0" w:color="auto"/>
            <w:bottom w:val="none" w:sz="0" w:space="0" w:color="auto"/>
            <w:right w:val="none" w:sz="0" w:space="0" w:color="auto"/>
          </w:divBdr>
        </w:div>
        <w:div w:id="1193883818">
          <w:marLeft w:val="640"/>
          <w:marRight w:val="0"/>
          <w:marTop w:val="0"/>
          <w:marBottom w:val="0"/>
          <w:divBdr>
            <w:top w:val="none" w:sz="0" w:space="0" w:color="auto"/>
            <w:left w:val="none" w:sz="0" w:space="0" w:color="auto"/>
            <w:bottom w:val="none" w:sz="0" w:space="0" w:color="auto"/>
            <w:right w:val="none" w:sz="0" w:space="0" w:color="auto"/>
          </w:divBdr>
        </w:div>
        <w:div w:id="1804158154">
          <w:marLeft w:val="640"/>
          <w:marRight w:val="0"/>
          <w:marTop w:val="0"/>
          <w:marBottom w:val="0"/>
          <w:divBdr>
            <w:top w:val="none" w:sz="0" w:space="0" w:color="auto"/>
            <w:left w:val="none" w:sz="0" w:space="0" w:color="auto"/>
            <w:bottom w:val="none" w:sz="0" w:space="0" w:color="auto"/>
            <w:right w:val="none" w:sz="0" w:space="0" w:color="auto"/>
          </w:divBdr>
        </w:div>
        <w:div w:id="680206972">
          <w:marLeft w:val="640"/>
          <w:marRight w:val="0"/>
          <w:marTop w:val="0"/>
          <w:marBottom w:val="0"/>
          <w:divBdr>
            <w:top w:val="none" w:sz="0" w:space="0" w:color="auto"/>
            <w:left w:val="none" w:sz="0" w:space="0" w:color="auto"/>
            <w:bottom w:val="none" w:sz="0" w:space="0" w:color="auto"/>
            <w:right w:val="none" w:sz="0" w:space="0" w:color="auto"/>
          </w:divBdr>
        </w:div>
        <w:div w:id="334919805">
          <w:marLeft w:val="640"/>
          <w:marRight w:val="0"/>
          <w:marTop w:val="0"/>
          <w:marBottom w:val="0"/>
          <w:divBdr>
            <w:top w:val="none" w:sz="0" w:space="0" w:color="auto"/>
            <w:left w:val="none" w:sz="0" w:space="0" w:color="auto"/>
            <w:bottom w:val="none" w:sz="0" w:space="0" w:color="auto"/>
            <w:right w:val="none" w:sz="0" w:space="0" w:color="auto"/>
          </w:divBdr>
        </w:div>
        <w:div w:id="1915431866">
          <w:marLeft w:val="640"/>
          <w:marRight w:val="0"/>
          <w:marTop w:val="0"/>
          <w:marBottom w:val="0"/>
          <w:divBdr>
            <w:top w:val="none" w:sz="0" w:space="0" w:color="auto"/>
            <w:left w:val="none" w:sz="0" w:space="0" w:color="auto"/>
            <w:bottom w:val="none" w:sz="0" w:space="0" w:color="auto"/>
            <w:right w:val="none" w:sz="0" w:space="0" w:color="auto"/>
          </w:divBdr>
        </w:div>
        <w:div w:id="273248572">
          <w:marLeft w:val="640"/>
          <w:marRight w:val="0"/>
          <w:marTop w:val="0"/>
          <w:marBottom w:val="0"/>
          <w:divBdr>
            <w:top w:val="none" w:sz="0" w:space="0" w:color="auto"/>
            <w:left w:val="none" w:sz="0" w:space="0" w:color="auto"/>
            <w:bottom w:val="none" w:sz="0" w:space="0" w:color="auto"/>
            <w:right w:val="none" w:sz="0" w:space="0" w:color="auto"/>
          </w:divBdr>
        </w:div>
        <w:div w:id="806779351">
          <w:marLeft w:val="640"/>
          <w:marRight w:val="0"/>
          <w:marTop w:val="0"/>
          <w:marBottom w:val="0"/>
          <w:divBdr>
            <w:top w:val="none" w:sz="0" w:space="0" w:color="auto"/>
            <w:left w:val="none" w:sz="0" w:space="0" w:color="auto"/>
            <w:bottom w:val="none" w:sz="0" w:space="0" w:color="auto"/>
            <w:right w:val="none" w:sz="0" w:space="0" w:color="auto"/>
          </w:divBdr>
        </w:div>
        <w:div w:id="1509058949">
          <w:marLeft w:val="640"/>
          <w:marRight w:val="0"/>
          <w:marTop w:val="0"/>
          <w:marBottom w:val="0"/>
          <w:divBdr>
            <w:top w:val="none" w:sz="0" w:space="0" w:color="auto"/>
            <w:left w:val="none" w:sz="0" w:space="0" w:color="auto"/>
            <w:bottom w:val="none" w:sz="0" w:space="0" w:color="auto"/>
            <w:right w:val="none" w:sz="0" w:space="0" w:color="auto"/>
          </w:divBdr>
        </w:div>
        <w:div w:id="1032536120">
          <w:marLeft w:val="640"/>
          <w:marRight w:val="0"/>
          <w:marTop w:val="0"/>
          <w:marBottom w:val="0"/>
          <w:divBdr>
            <w:top w:val="none" w:sz="0" w:space="0" w:color="auto"/>
            <w:left w:val="none" w:sz="0" w:space="0" w:color="auto"/>
            <w:bottom w:val="none" w:sz="0" w:space="0" w:color="auto"/>
            <w:right w:val="none" w:sz="0" w:space="0" w:color="auto"/>
          </w:divBdr>
        </w:div>
        <w:div w:id="1360350878">
          <w:marLeft w:val="640"/>
          <w:marRight w:val="0"/>
          <w:marTop w:val="0"/>
          <w:marBottom w:val="0"/>
          <w:divBdr>
            <w:top w:val="none" w:sz="0" w:space="0" w:color="auto"/>
            <w:left w:val="none" w:sz="0" w:space="0" w:color="auto"/>
            <w:bottom w:val="none" w:sz="0" w:space="0" w:color="auto"/>
            <w:right w:val="none" w:sz="0" w:space="0" w:color="auto"/>
          </w:divBdr>
        </w:div>
        <w:div w:id="317269092">
          <w:marLeft w:val="640"/>
          <w:marRight w:val="0"/>
          <w:marTop w:val="0"/>
          <w:marBottom w:val="0"/>
          <w:divBdr>
            <w:top w:val="none" w:sz="0" w:space="0" w:color="auto"/>
            <w:left w:val="none" w:sz="0" w:space="0" w:color="auto"/>
            <w:bottom w:val="none" w:sz="0" w:space="0" w:color="auto"/>
            <w:right w:val="none" w:sz="0" w:space="0" w:color="auto"/>
          </w:divBdr>
        </w:div>
        <w:div w:id="661398527">
          <w:marLeft w:val="640"/>
          <w:marRight w:val="0"/>
          <w:marTop w:val="0"/>
          <w:marBottom w:val="0"/>
          <w:divBdr>
            <w:top w:val="none" w:sz="0" w:space="0" w:color="auto"/>
            <w:left w:val="none" w:sz="0" w:space="0" w:color="auto"/>
            <w:bottom w:val="none" w:sz="0" w:space="0" w:color="auto"/>
            <w:right w:val="none" w:sz="0" w:space="0" w:color="auto"/>
          </w:divBdr>
        </w:div>
        <w:div w:id="1855269781">
          <w:marLeft w:val="640"/>
          <w:marRight w:val="0"/>
          <w:marTop w:val="0"/>
          <w:marBottom w:val="0"/>
          <w:divBdr>
            <w:top w:val="none" w:sz="0" w:space="0" w:color="auto"/>
            <w:left w:val="none" w:sz="0" w:space="0" w:color="auto"/>
            <w:bottom w:val="none" w:sz="0" w:space="0" w:color="auto"/>
            <w:right w:val="none" w:sz="0" w:space="0" w:color="auto"/>
          </w:divBdr>
        </w:div>
        <w:div w:id="1997371970">
          <w:marLeft w:val="640"/>
          <w:marRight w:val="0"/>
          <w:marTop w:val="0"/>
          <w:marBottom w:val="0"/>
          <w:divBdr>
            <w:top w:val="none" w:sz="0" w:space="0" w:color="auto"/>
            <w:left w:val="none" w:sz="0" w:space="0" w:color="auto"/>
            <w:bottom w:val="none" w:sz="0" w:space="0" w:color="auto"/>
            <w:right w:val="none" w:sz="0" w:space="0" w:color="auto"/>
          </w:divBdr>
        </w:div>
        <w:div w:id="1845053610">
          <w:marLeft w:val="640"/>
          <w:marRight w:val="0"/>
          <w:marTop w:val="0"/>
          <w:marBottom w:val="0"/>
          <w:divBdr>
            <w:top w:val="none" w:sz="0" w:space="0" w:color="auto"/>
            <w:left w:val="none" w:sz="0" w:space="0" w:color="auto"/>
            <w:bottom w:val="none" w:sz="0" w:space="0" w:color="auto"/>
            <w:right w:val="none" w:sz="0" w:space="0" w:color="auto"/>
          </w:divBdr>
        </w:div>
        <w:div w:id="1291395869">
          <w:marLeft w:val="640"/>
          <w:marRight w:val="0"/>
          <w:marTop w:val="0"/>
          <w:marBottom w:val="0"/>
          <w:divBdr>
            <w:top w:val="none" w:sz="0" w:space="0" w:color="auto"/>
            <w:left w:val="none" w:sz="0" w:space="0" w:color="auto"/>
            <w:bottom w:val="none" w:sz="0" w:space="0" w:color="auto"/>
            <w:right w:val="none" w:sz="0" w:space="0" w:color="auto"/>
          </w:divBdr>
        </w:div>
        <w:div w:id="522863096">
          <w:marLeft w:val="640"/>
          <w:marRight w:val="0"/>
          <w:marTop w:val="0"/>
          <w:marBottom w:val="0"/>
          <w:divBdr>
            <w:top w:val="none" w:sz="0" w:space="0" w:color="auto"/>
            <w:left w:val="none" w:sz="0" w:space="0" w:color="auto"/>
            <w:bottom w:val="none" w:sz="0" w:space="0" w:color="auto"/>
            <w:right w:val="none" w:sz="0" w:space="0" w:color="auto"/>
          </w:divBdr>
        </w:div>
        <w:div w:id="1365788016">
          <w:marLeft w:val="640"/>
          <w:marRight w:val="0"/>
          <w:marTop w:val="0"/>
          <w:marBottom w:val="0"/>
          <w:divBdr>
            <w:top w:val="none" w:sz="0" w:space="0" w:color="auto"/>
            <w:left w:val="none" w:sz="0" w:space="0" w:color="auto"/>
            <w:bottom w:val="none" w:sz="0" w:space="0" w:color="auto"/>
            <w:right w:val="none" w:sz="0" w:space="0" w:color="auto"/>
          </w:divBdr>
        </w:div>
        <w:div w:id="1778938029">
          <w:marLeft w:val="640"/>
          <w:marRight w:val="0"/>
          <w:marTop w:val="0"/>
          <w:marBottom w:val="0"/>
          <w:divBdr>
            <w:top w:val="none" w:sz="0" w:space="0" w:color="auto"/>
            <w:left w:val="none" w:sz="0" w:space="0" w:color="auto"/>
            <w:bottom w:val="none" w:sz="0" w:space="0" w:color="auto"/>
            <w:right w:val="none" w:sz="0" w:space="0" w:color="auto"/>
          </w:divBdr>
        </w:div>
        <w:div w:id="1480851694">
          <w:marLeft w:val="640"/>
          <w:marRight w:val="0"/>
          <w:marTop w:val="0"/>
          <w:marBottom w:val="0"/>
          <w:divBdr>
            <w:top w:val="none" w:sz="0" w:space="0" w:color="auto"/>
            <w:left w:val="none" w:sz="0" w:space="0" w:color="auto"/>
            <w:bottom w:val="none" w:sz="0" w:space="0" w:color="auto"/>
            <w:right w:val="none" w:sz="0" w:space="0" w:color="auto"/>
          </w:divBdr>
        </w:div>
        <w:div w:id="1014039667">
          <w:marLeft w:val="640"/>
          <w:marRight w:val="0"/>
          <w:marTop w:val="0"/>
          <w:marBottom w:val="0"/>
          <w:divBdr>
            <w:top w:val="none" w:sz="0" w:space="0" w:color="auto"/>
            <w:left w:val="none" w:sz="0" w:space="0" w:color="auto"/>
            <w:bottom w:val="none" w:sz="0" w:space="0" w:color="auto"/>
            <w:right w:val="none" w:sz="0" w:space="0" w:color="auto"/>
          </w:divBdr>
        </w:div>
        <w:div w:id="1199926330">
          <w:marLeft w:val="640"/>
          <w:marRight w:val="0"/>
          <w:marTop w:val="0"/>
          <w:marBottom w:val="0"/>
          <w:divBdr>
            <w:top w:val="none" w:sz="0" w:space="0" w:color="auto"/>
            <w:left w:val="none" w:sz="0" w:space="0" w:color="auto"/>
            <w:bottom w:val="none" w:sz="0" w:space="0" w:color="auto"/>
            <w:right w:val="none" w:sz="0" w:space="0" w:color="auto"/>
          </w:divBdr>
        </w:div>
        <w:div w:id="591475127">
          <w:marLeft w:val="640"/>
          <w:marRight w:val="0"/>
          <w:marTop w:val="0"/>
          <w:marBottom w:val="0"/>
          <w:divBdr>
            <w:top w:val="none" w:sz="0" w:space="0" w:color="auto"/>
            <w:left w:val="none" w:sz="0" w:space="0" w:color="auto"/>
            <w:bottom w:val="none" w:sz="0" w:space="0" w:color="auto"/>
            <w:right w:val="none" w:sz="0" w:space="0" w:color="auto"/>
          </w:divBdr>
        </w:div>
        <w:div w:id="1622610004">
          <w:marLeft w:val="640"/>
          <w:marRight w:val="0"/>
          <w:marTop w:val="0"/>
          <w:marBottom w:val="0"/>
          <w:divBdr>
            <w:top w:val="none" w:sz="0" w:space="0" w:color="auto"/>
            <w:left w:val="none" w:sz="0" w:space="0" w:color="auto"/>
            <w:bottom w:val="none" w:sz="0" w:space="0" w:color="auto"/>
            <w:right w:val="none" w:sz="0" w:space="0" w:color="auto"/>
          </w:divBdr>
        </w:div>
        <w:div w:id="1866748957">
          <w:marLeft w:val="640"/>
          <w:marRight w:val="0"/>
          <w:marTop w:val="0"/>
          <w:marBottom w:val="0"/>
          <w:divBdr>
            <w:top w:val="none" w:sz="0" w:space="0" w:color="auto"/>
            <w:left w:val="none" w:sz="0" w:space="0" w:color="auto"/>
            <w:bottom w:val="none" w:sz="0" w:space="0" w:color="auto"/>
            <w:right w:val="none" w:sz="0" w:space="0" w:color="auto"/>
          </w:divBdr>
        </w:div>
        <w:div w:id="100271164">
          <w:marLeft w:val="640"/>
          <w:marRight w:val="0"/>
          <w:marTop w:val="0"/>
          <w:marBottom w:val="0"/>
          <w:divBdr>
            <w:top w:val="none" w:sz="0" w:space="0" w:color="auto"/>
            <w:left w:val="none" w:sz="0" w:space="0" w:color="auto"/>
            <w:bottom w:val="none" w:sz="0" w:space="0" w:color="auto"/>
            <w:right w:val="none" w:sz="0" w:space="0" w:color="auto"/>
          </w:divBdr>
        </w:div>
        <w:div w:id="1748459700">
          <w:marLeft w:val="640"/>
          <w:marRight w:val="0"/>
          <w:marTop w:val="0"/>
          <w:marBottom w:val="0"/>
          <w:divBdr>
            <w:top w:val="none" w:sz="0" w:space="0" w:color="auto"/>
            <w:left w:val="none" w:sz="0" w:space="0" w:color="auto"/>
            <w:bottom w:val="none" w:sz="0" w:space="0" w:color="auto"/>
            <w:right w:val="none" w:sz="0" w:space="0" w:color="auto"/>
          </w:divBdr>
        </w:div>
        <w:div w:id="52117982">
          <w:marLeft w:val="640"/>
          <w:marRight w:val="0"/>
          <w:marTop w:val="0"/>
          <w:marBottom w:val="0"/>
          <w:divBdr>
            <w:top w:val="none" w:sz="0" w:space="0" w:color="auto"/>
            <w:left w:val="none" w:sz="0" w:space="0" w:color="auto"/>
            <w:bottom w:val="none" w:sz="0" w:space="0" w:color="auto"/>
            <w:right w:val="none" w:sz="0" w:space="0" w:color="auto"/>
          </w:divBdr>
        </w:div>
        <w:div w:id="2121754536">
          <w:marLeft w:val="640"/>
          <w:marRight w:val="0"/>
          <w:marTop w:val="0"/>
          <w:marBottom w:val="0"/>
          <w:divBdr>
            <w:top w:val="none" w:sz="0" w:space="0" w:color="auto"/>
            <w:left w:val="none" w:sz="0" w:space="0" w:color="auto"/>
            <w:bottom w:val="none" w:sz="0" w:space="0" w:color="auto"/>
            <w:right w:val="none" w:sz="0" w:space="0" w:color="auto"/>
          </w:divBdr>
        </w:div>
        <w:div w:id="909387304">
          <w:marLeft w:val="640"/>
          <w:marRight w:val="0"/>
          <w:marTop w:val="0"/>
          <w:marBottom w:val="0"/>
          <w:divBdr>
            <w:top w:val="none" w:sz="0" w:space="0" w:color="auto"/>
            <w:left w:val="none" w:sz="0" w:space="0" w:color="auto"/>
            <w:bottom w:val="none" w:sz="0" w:space="0" w:color="auto"/>
            <w:right w:val="none" w:sz="0" w:space="0" w:color="auto"/>
          </w:divBdr>
        </w:div>
        <w:div w:id="1418096945">
          <w:marLeft w:val="640"/>
          <w:marRight w:val="0"/>
          <w:marTop w:val="0"/>
          <w:marBottom w:val="0"/>
          <w:divBdr>
            <w:top w:val="none" w:sz="0" w:space="0" w:color="auto"/>
            <w:left w:val="none" w:sz="0" w:space="0" w:color="auto"/>
            <w:bottom w:val="none" w:sz="0" w:space="0" w:color="auto"/>
            <w:right w:val="none" w:sz="0" w:space="0" w:color="auto"/>
          </w:divBdr>
        </w:div>
        <w:div w:id="144780898">
          <w:marLeft w:val="640"/>
          <w:marRight w:val="0"/>
          <w:marTop w:val="0"/>
          <w:marBottom w:val="0"/>
          <w:divBdr>
            <w:top w:val="none" w:sz="0" w:space="0" w:color="auto"/>
            <w:left w:val="none" w:sz="0" w:space="0" w:color="auto"/>
            <w:bottom w:val="none" w:sz="0" w:space="0" w:color="auto"/>
            <w:right w:val="none" w:sz="0" w:space="0" w:color="auto"/>
          </w:divBdr>
        </w:div>
        <w:div w:id="2038576223">
          <w:marLeft w:val="640"/>
          <w:marRight w:val="0"/>
          <w:marTop w:val="0"/>
          <w:marBottom w:val="0"/>
          <w:divBdr>
            <w:top w:val="none" w:sz="0" w:space="0" w:color="auto"/>
            <w:left w:val="none" w:sz="0" w:space="0" w:color="auto"/>
            <w:bottom w:val="none" w:sz="0" w:space="0" w:color="auto"/>
            <w:right w:val="none" w:sz="0" w:space="0" w:color="auto"/>
          </w:divBdr>
        </w:div>
        <w:div w:id="828402575">
          <w:marLeft w:val="640"/>
          <w:marRight w:val="0"/>
          <w:marTop w:val="0"/>
          <w:marBottom w:val="0"/>
          <w:divBdr>
            <w:top w:val="none" w:sz="0" w:space="0" w:color="auto"/>
            <w:left w:val="none" w:sz="0" w:space="0" w:color="auto"/>
            <w:bottom w:val="none" w:sz="0" w:space="0" w:color="auto"/>
            <w:right w:val="none" w:sz="0" w:space="0" w:color="auto"/>
          </w:divBdr>
        </w:div>
        <w:div w:id="1931696932">
          <w:marLeft w:val="640"/>
          <w:marRight w:val="0"/>
          <w:marTop w:val="0"/>
          <w:marBottom w:val="0"/>
          <w:divBdr>
            <w:top w:val="none" w:sz="0" w:space="0" w:color="auto"/>
            <w:left w:val="none" w:sz="0" w:space="0" w:color="auto"/>
            <w:bottom w:val="none" w:sz="0" w:space="0" w:color="auto"/>
            <w:right w:val="none" w:sz="0" w:space="0" w:color="auto"/>
          </w:divBdr>
        </w:div>
        <w:div w:id="687608756">
          <w:marLeft w:val="640"/>
          <w:marRight w:val="0"/>
          <w:marTop w:val="0"/>
          <w:marBottom w:val="0"/>
          <w:divBdr>
            <w:top w:val="none" w:sz="0" w:space="0" w:color="auto"/>
            <w:left w:val="none" w:sz="0" w:space="0" w:color="auto"/>
            <w:bottom w:val="none" w:sz="0" w:space="0" w:color="auto"/>
            <w:right w:val="none" w:sz="0" w:space="0" w:color="auto"/>
          </w:divBdr>
        </w:div>
        <w:div w:id="1891109401">
          <w:marLeft w:val="640"/>
          <w:marRight w:val="0"/>
          <w:marTop w:val="0"/>
          <w:marBottom w:val="0"/>
          <w:divBdr>
            <w:top w:val="none" w:sz="0" w:space="0" w:color="auto"/>
            <w:left w:val="none" w:sz="0" w:space="0" w:color="auto"/>
            <w:bottom w:val="none" w:sz="0" w:space="0" w:color="auto"/>
            <w:right w:val="none" w:sz="0" w:space="0" w:color="auto"/>
          </w:divBdr>
        </w:div>
        <w:div w:id="1909611848">
          <w:marLeft w:val="640"/>
          <w:marRight w:val="0"/>
          <w:marTop w:val="0"/>
          <w:marBottom w:val="0"/>
          <w:divBdr>
            <w:top w:val="none" w:sz="0" w:space="0" w:color="auto"/>
            <w:left w:val="none" w:sz="0" w:space="0" w:color="auto"/>
            <w:bottom w:val="none" w:sz="0" w:space="0" w:color="auto"/>
            <w:right w:val="none" w:sz="0" w:space="0" w:color="auto"/>
          </w:divBdr>
        </w:div>
        <w:div w:id="1096097814">
          <w:marLeft w:val="640"/>
          <w:marRight w:val="0"/>
          <w:marTop w:val="0"/>
          <w:marBottom w:val="0"/>
          <w:divBdr>
            <w:top w:val="none" w:sz="0" w:space="0" w:color="auto"/>
            <w:left w:val="none" w:sz="0" w:space="0" w:color="auto"/>
            <w:bottom w:val="none" w:sz="0" w:space="0" w:color="auto"/>
            <w:right w:val="none" w:sz="0" w:space="0" w:color="auto"/>
          </w:divBdr>
        </w:div>
        <w:div w:id="2071343366">
          <w:marLeft w:val="640"/>
          <w:marRight w:val="0"/>
          <w:marTop w:val="0"/>
          <w:marBottom w:val="0"/>
          <w:divBdr>
            <w:top w:val="none" w:sz="0" w:space="0" w:color="auto"/>
            <w:left w:val="none" w:sz="0" w:space="0" w:color="auto"/>
            <w:bottom w:val="none" w:sz="0" w:space="0" w:color="auto"/>
            <w:right w:val="none" w:sz="0" w:space="0" w:color="auto"/>
          </w:divBdr>
        </w:div>
        <w:div w:id="1257595064">
          <w:marLeft w:val="640"/>
          <w:marRight w:val="0"/>
          <w:marTop w:val="0"/>
          <w:marBottom w:val="0"/>
          <w:divBdr>
            <w:top w:val="none" w:sz="0" w:space="0" w:color="auto"/>
            <w:left w:val="none" w:sz="0" w:space="0" w:color="auto"/>
            <w:bottom w:val="none" w:sz="0" w:space="0" w:color="auto"/>
            <w:right w:val="none" w:sz="0" w:space="0" w:color="auto"/>
          </w:divBdr>
        </w:div>
        <w:div w:id="225066840">
          <w:marLeft w:val="640"/>
          <w:marRight w:val="0"/>
          <w:marTop w:val="0"/>
          <w:marBottom w:val="0"/>
          <w:divBdr>
            <w:top w:val="none" w:sz="0" w:space="0" w:color="auto"/>
            <w:left w:val="none" w:sz="0" w:space="0" w:color="auto"/>
            <w:bottom w:val="none" w:sz="0" w:space="0" w:color="auto"/>
            <w:right w:val="none" w:sz="0" w:space="0" w:color="auto"/>
          </w:divBdr>
        </w:div>
        <w:div w:id="942611341">
          <w:marLeft w:val="640"/>
          <w:marRight w:val="0"/>
          <w:marTop w:val="0"/>
          <w:marBottom w:val="0"/>
          <w:divBdr>
            <w:top w:val="none" w:sz="0" w:space="0" w:color="auto"/>
            <w:left w:val="none" w:sz="0" w:space="0" w:color="auto"/>
            <w:bottom w:val="none" w:sz="0" w:space="0" w:color="auto"/>
            <w:right w:val="none" w:sz="0" w:space="0" w:color="auto"/>
          </w:divBdr>
        </w:div>
        <w:div w:id="27723836">
          <w:marLeft w:val="640"/>
          <w:marRight w:val="0"/>
          <w:marTop w:val="0"/>
          <w:marBottom w:val="0"/>
          <w:divBdr>
            <w:top w:val="none" w:sz="0" w:space="0" w:color="auto"/>
            <w:left w:val="none" w:sz="0" w:space="0" w:color="auto"/>
            <w:bottom w:val="none" w:sz="0" w:space="0" w:color="auto"/>
            <w:right w:val="none" w:sz="0" w:space="0" w:color="auto"/>
          </w:divBdr>
        </w:div>
        <w:div w:id="1879244837">
          <w:marLeft w:val="640"/>
          <w:marRight w:val="0"/>
          <w:marTop w:val="0"/>
          <w:marBottom w:val="0"/>
          <w:divBdr>
            <w:top w:val="none" w:sz="0" w:space="0" w:color="auto"/>
            <w:left w:val="none" w:sz="0" w:space="0" w:color="auto"/>
            <w:bottom w:val="none" w:sz="0" w:space="0" w:color="auto"/>
            <w:right w:val="none" w:sz="0" w:space="0" w:color="auto"/>
          </w:divBdr>
        </w:div>
        <w:div w:id="470755365">
          <w:marLeft w:val="640"/>
          <w:marRight w:val="0"/>
          <w:marTop w:val="0"/>
          <w:marBottom w:val="0"/>
          <w:divBdr>
            <w:top w:val="none" w:sz="0" w:space="0" w:color="auto"/>
            <w:left w:val="none" w:sz="0" w:space="0" w:color="auto"/>
            <w:bottom w:val="none" w:sz="0" w:space="0" w:color="auto"/>
            <w:right w:val="none" w:sz="0" w:space="0" w:color="auto"/>
          </w:divBdr>
        </w:div>
        <w:div w:id="447118899">
          <w:marLeft w:val="640"/>
          <w:marRight w:val="0"/>
          <w:marTop w:val="0"/>
          <w:marBottom w:val="0"/>
          <w:divBdr>
            <w:top w:val="none" w:sz="0" w:space="0" w:color="auto"/>
            <w:left w:val="none" w:sz="0" w:space="0" w:color="auto"/>
            <w:bottom w:val="none" w:sz="0" w:space="0" w:color="auto"/>
            <w:right w:val="none" w:sz="0" w:space="0" w:color="auto"/>
          </w:divBdr>
        </w:div>
        <w:div w:id="679938845">
          <w:marLeft w:val="640"/>
          <w:marRight w:val="0"/>
          <w:marTop w:val="0"/>
          <w:marBottom w:val="0"/>
          <w:divBdr>
            <w:top w:val="none" w:sz="0" w:space="0" w:color="auto"/>
            <w:left w:val="none" w:sz="0" w:space="0" w:color="auto"/>
            <w:bottom w:val="none" w:sz="0" w:space="0" w:color="auto"/>
            <w:right w:val="none" w:sz="0" w:space="0" w:color="auto"/>
          </w:divBdr>
        </w:div>
        <w:div w:id="1830748201">
          <w:marLeft w:val="640"/>
          <w:marRight w:val="0"/>
          <w:marTop w:val="0"/>
          <w:marBottom w:val="0"/>
          <w:divBdr>
            <w:top w:val="none" w:sz="0" w:space="0" w:color="auto"/>
            <w:left w:val="none" w:sz="0" w:space="0" w:color="auto"/>
            <w:bottom w:val="none" w:sz="0" w:space="0" w:color="auto"/>
            <w:right w:val="none" w:sz="0" w:space="0" w:color="auto"/>
          </w:divBdr>
        </w:div>
        <w:div w:id="691567584">
          <w:marLeft w:val="640"/>
          <w:marRight w:val="0"/>
          <w:marTop w:val="0"/>
          <w:marBottom w:val="0"/>
          <w:divBdr>
            <w:top w:val="none" w:sz="0" w:space="0" w:color="auto"/>
            <w:left w:val="none" w:sz="0" w:space="0" w:color="auto"/>
            <w:bottom w:val="none" w:sz="0" w:space="0" w:color="auto"/>
            <w:right w:val="none" w:sz="0" w:space="0" w:color="auto"/>
          </w:divBdr>
        </w:div>
        <w:div w:id="2111194931">
          <w:marLeft w:val="640"/>
          <w:marRight w:val="0"/>
          <w:marTop w:val="0"/>
          <w:marBottom w:val="0"/>
          <w:divBdr>
            <w:top w:val="none" w:sz="0" w:space="0" w:color="auto"/>
            <w:left w:val="none" w:sz="0" w:space="0" w:color="auto"/>
            <w:bottom w:val="none" w:sz="0" w:space="0" w:color="auto"/>
            <w:right w:val="none" w:sz="0" w:space="0" w:color="auto"/>
          </w:divBdr>
        </w:div>
        <w:div w:id="401174288">
          <w:marLeft w:val="640"/>
          <w:marRight w:val="0"/>
          <w:marTop w:val="0"/>
          <w:marBottom w:val="0"/>
          <w:divBdr>
            <w:top w:val="none" w:sz="0" w:space="0" w:color="auto"/>
            <w:left w:val="none" w:sz="0" w:space="0" w:color="auto"/>
            <w:bottom w:val="none" w:sz="0" w:space="0" w:color="auto"/>
            <w:right w:val="none" w:sz="0" w:space="0" w:color="auto"/>
          </w:divBdr>
        </w:div>
        <w:div w:id="1660771380">
          <w:marLeft w:val="640"/>
          <w:marRight w:val="0"/>
          <w:marTop w:val="0"/>
          <w:marBottom w:val="0"/>
          <w:divBdr>
            <w:top w:val="none" w:sz="0" w:space="0" w:color="auto"/>
            <w:left w:val="none" w:sz="0" w:space="0" w:color="auto"/>
            <w:bottom w:val="none" w:sz="0" w:space="0" w:color="auto"/>
            <w:right w:val="none" w:sz="0" w:space="0" w:color="auto"/>
          </w:divBdr>
        </w:div>
        <w:div w:id="1248540586">
          <w:marLeft w:val="640"/>
          <w:marRight w:val="0"/>
          <w:marTop w:val="0"/>
          <w:marBottom w:val="0"/>
          <w:divBdr>
            <w:top w:val="none" w:sz="0" w:space="0" w:color="auto"/>
            <w:left w:val="none" w:sz="0" w:space="0" w:color="auto"/>
            <w:bottom w:val="none" w:sz="0" w:space="0" w:color="auto"/>
            <w:right w:val="none" w:sz="0" w:space="0" w:color="auto"/>
          </w:divBdr>
        </w:div>
        <w:div w:id="115220124">
          <w:marLeft w:val="640"/>
          <w:marRight w:val="0"/>
          <w:marTop w:val="0"/>
          <w:marBottom w:val="0"/>
          <w:divBdr>
            <w:top w:val="none" w:sz="0" w:space="0" w:color="auto"/>
            <w:left w:val="none" w:sz="0" w:space="0" w:color="auto"/>
            <w:bottom w:val="none" w:sz="0" w:space="0" w:color="auto"/>
            <w:right w:val="none" w:sz="0" w:space="0" w:color="auto"/>
          </w:divBdr>
        </w:div>
        <w:div w:id="1337197677">
          <w:marLeft w:val="640"/>
          <w:marRight w:val="0"/>
          <w:marTop w:val="0"/>
          <w:marBottom w:val="0"/>
          <w:divBdr>
            <w:top w:val="none" w:sz="0" w:space="0" w:color="auto"/>
            <w:left w:val="none" w:sz="0" w:space="0" w:color="auto"/>
            <w:bottom w:val="none" w:sz="0" w:space="0" w:color="auto"/>
            <w:right w:val="none" w:sz="0" w:space="0" w:color="auto"/>
          </w:divBdr>
        </w:div>
        <w:div w:id="1373575225">
          <w:marLeft w:val="640"/>
          <w:marRight w:val="0"/>
          <w:marTop w:val="0"/>
          <w:marBottom w:val="0"/>
          <w:divBdr>
            <w:top w:val="none" w:sz="0" w:space="0" w:color="auto"/>
            <w:left w:val="none" w:sz="0" w:space="0" w:color="auto"/>
            <w:bottom w:val="none" w:sz="0" w:space="0" w:color="auto"/>
            <w:right w:val="none" w:sz="0" w:space="0" w:color="auto"/>
          </w:divBdr>
        </w:div>
        <w:div w:id="1685863025">
          <w:marLeft w:val="640"/>
          <w:marRight w:val="0"/>
          <w:marTop w:val="0"/>
          <w:marBottom w:val="0"/>
          <w:divBdr>
            <w:top w:val="none" w:sz="0" w:space="0" w:color="auto"/>
            <w:left w:val="none" w:sz="0" w:space="0" w:color="auto"/>
            <w:bottom w:val="none" w:sz="0" w:space="0" w:color="auto"/>
            <w:right w:val="none" w:sz="0" w:space="0" w:color="auto"/>
          </w:divBdr>
        </w:div>
        <w:div w:id="554466093">
          <w:marLeft w:val="640"/>
          <w:marRight w:val="0"/>
          <w:marTop w:val="0"/>
          <w:marBottom w:val="0"/>
          <w:divBdr>
            <w:top w:val="none" w:sz="0" w:space="0" w:color="auto"/>
            <w:left w:val="none" w:sz="0" w:space="0" w:color="auto"/>
            <w:bottom w:val="none" w:sz="0" w:space="0" w:color="auto"/>
            <w:right w:val="none" w:sz="0" w:space="0" w:color="auto"/>
          </w:divBdr>
        </w:div>
        <w:div w:id="368383401">
          <w:marLeft w:val="640"/>
          <w:marRight w:val="0"/>
          <w:marTop w:val="0"/>
          <w:marBottom w:val="0"/>
          <w:divBdr>
            <w:top w:val="none" w:sz="0" w:space="0" w:color="auto"/>
            <w:left w:val="none" w:sz="0" w:space="0" w:color="auto"/>
            <w:bottom w:val="none" w:sz="0" w:space="0" w:color="auto"/>
            <w:right w:val="none" w:sz="0" w:space="0" w:color="auto"/>
          </w:divBdr>
        </w:div>
        <w:div w:id="99380782">
          <w:marLeft w:val="640"/>
          <w:marRight w:val="0"/>
          <w:marTop w:val="0"/>
          <w:marBottom w:val="0"/>
          <w:divBdr>
            <w:top w:val="none" w:sz="0" w:space="0" w:color="auto"/>
            <w:left w:val="none" w:sz="0" w:space="0" w:color="auto"/>
            <w:bottom w:val="none" w:sz="0" w:space="0" w:color="auto"/>
            <w:right w:val="none" w:sz="0" w:space="0" w:color="auto"/>
          </w:divBdr>
        </w:div>
        <w:div w:id="2025207747">
          <w:marLeft w:val="640"/>
          <w:marRight w:val="0"/>
          <w:marTop w:val="0"/>
          <w:marBottom w:val="0"/>
          <w:divBdr>
            <w:top w:val="none" w:sz="0" w:space="0" w:color="auto"/>
            <w:left w:val="none" w:sz="0" w:space="0" w:color="auto"/>
            <w:bottom w:val="none" w:sz="0" w:space="0" w:color="auto"/>
            <w:right w:val="none" w:sz="0" w:space="0" w:color="auto"/>
          </w:divBdr>
        </w:div>
        <w:div w:id="1030881717">
          <w:marLeft w:val="640"/>
          <w:marRight w:val="0"/>
          <w:marTop w:val="0"/>
          <w:marBottom w:val="0"/>
          <w:divBdr>
            <w:top w:val="none" w:sz="0" w:space="0" w:color="auto"/>
            <w:left w:val="none" w:sz="0" w:space="0" w:color="auto"/>
            <w:bottom w:val="none" w:sz="0" w:space="0" w:color="auto"/>
            <w:right w:val="none" w:sz="0" w:space="0" w:color="auto"/>
          </w:divBdr>
        </w:div>
        <w:div w:id="140344221">
          <w:marLeft w:val="640"/>
          <w:marRight w:val="0"/>
          <w:marTop w:val="0"/>
          <w:marBottom w:val="0"/>
          <w:divBdr>
            <w:top w:val="none" w:sz="0" w:space="0" w:color="auto"/>
            <w:left w:val="none" w:sz="0" w:space="0" w:color="auto"/>
            <w:bottom w:val="none" w:sz="0" w:space="0" w:color="auto"/>
            <w:right w:val="none" w:sz="0" w:space="0" w:color="auto"/>
          </w:divBdr>
        </w:div>
        <w:div w:id="1571043556">
          <w:marLeft w:val="640"/>
          <w:marRight w:val="0"/>
          <w:marTop w:val="0"/>
          <w:marBottom w:val="0"/>
          <w:divBdr>
            <w:top w:val="none" w:sz="0" w:space="0" w:color="auto"/>
            <w:left w:val="none" w:sz="0" w:space="0" w:color="auto"/>
            <w:bottom w:val="none" w:sz="0" w:space="0" w:color="auto"/>
            <w:right w:val="none" w:sz="0" w:space="0" w:color="auto"/>
          </w:divBdr>
        </w:div>
        <w:div w:id="239877950">
          <w:marLeft w:val="640"/>
          <w:marRight w:val="0"/>
          <w:marTop w:val="0"/>
          <w:marBottom w:val="0"/>
          <w:divBdr>
            <w:top w:val="none" w:sz="0" w:space="0" w:color="auto"/>
            <w:left w:val="none" w:sz="0" w:space="0" w:color="auto"/>
            <w:bottom w:val="none" w:sz="0" w:space="0" w:color="auto"/>
            <w:right w:val="none" w:sz="0" w:space="0" w:color="auto"/>
          </w:divBdr>
        </w:div>
        <w:div w:id="1421826773">
          <w:marLeft w:val="640"/>
          <w:marRight w:val="0"/>
          <w:marTop w:val="0"/>
          <w:marBottom w:val="0"/>
          <w:divBdr>
            <w:top w:val="none" w:sz="0" w:space="0" w:color="auto"/>
            <w:left w:val="none" w:sz="0" w:space="0" w:color="auto"/>
            <w:bottom w:val="none" w:sz="0" w:space="0" w:color="auto"/>
            <w:right w:val="none" w:sz="0" w:space="0" w:color="auto"/>
          </w:divBdr>
        </w:div>
        <w:div w:id="1274243511">
          <w:marLeft w:val="640"/>
          <w:marRight w:val="0"/>
          <w:marTop w:val="0"/>
          <w:marBottom w:val="0"/>
          <w:divBdr>
            <w:top w:val="none" w:sz="0" w:space="0" w:color="auto"/>
            <w:left w:val="none" w:sz="0" w:space="0" w:color="auto"/>
            <w:bottom w:val="none" w:sz="0" w:space="0" w:color="auto"/>
            <w:right w:val="none" w:sz="0" w:space="0" w:color="auto"/>
          </w:divBdr>
        </w:div>
        <w:div w:id="912621299">
          <w:marLeft w:val="640"/>
          <w:marRight w:val="0"/>
          <w:marTop w:val="0"/>
          <w:marBottom w:val="0"/>
          <w:divBdr>
            <w:top w:val="none" w:sz="0" w:space="0" w:color="auto"/>
            <w:left w:val="none" w:sz="0" w:space="0" w:color="auto"/>
            <w:bottom w:val="none" w:sz="0" w:space="0" w:color="auto"/>
            <w:right w:val="none" w:sz="0" w:space="0" w:color="auto"/>
          </w:divBdr>
        </w:div>
        <w:div w:id="1756508692">
          <w:marLeft w:val="640"/>
          <w:marRight w:val="0"/>
          <w:marTop w:val="0"/>
          <w:marBottom w:val="0"/>
          <w:divBdr>
            <w:top w:val="none" w:sz="0" w:space="0" w:color="auto"/>
            <w:left w:val="none" w:sz="0" w:space="0" w:color="auto"/>
            <w:bottom w:val="none" w:sz="0" w:space="0" w:color="auto"/>
            <w:right w:val="none" w:sz="0" w:space="0" w:color="auto"/>
          </w:divBdr>
        </w:div>
        <w:div w:id="927081721">
          <w:marLeft w:val="640"/>
          <w:marRight w:val="0"/>
          <w:marTop w:val="0"/>
          <w:marBottom w:val="0"/>
          <w:divBdr>
            <w:top w:val="none" w:sz="0" w:space="0" w:color="auto"/>
            <w:left w:val="none" w:sz="0" w:space="0" w:color="auto"/>
            <w:bottom w:val="none" w:sz="0" w:space="0" w:color="auto"/>
            <w:right w:val="none" w:sz="0" w:space="0" w:color="auto"/>
          </w:divBdr>
        </w:div>
        <w:div w:id="2015647122">
          <w:marLeft w:val="640"/>
          <w:marRight w:val="0"/>
          <w:marTop w:val="0"/>
          <w:marBottom w:val="0"/>
          <w:divBdr>
            <w:top w:val="none" w:sz="0" w:space="0" w:color="auto"/>
            <w:left w:val="none" w:sz="0" w:space="0" w:color="auto"/>
            <w:bottom w:val="none" w:sz="0" w:space="0" w:color="auto"/>
            <w:right w:val="none" w:sz="0" w:space="0" w:color="auto"/>
          </w:divBdr>
        </w:div>
        <w:div w:id="1530028657">
          <w:marLeft w:val="640"/>
          <w:marRight w:val="0"/>
          <w:marTop w:val="0"/>
          <w:marBottom w:val="0"/>
          <w:divBdr>
            <w:top w:val="none" w:sz="0" w:space="0" w:color="auto"/>
            <w:left w:val="none" w:sz="0" w:space="0" w:color="auto"/>
            <w:bottom w:val="none" w:sz="0" w:space="0" w:color="auto"/>
            <w:right w:val="none" w:sz="0" w:space="0" w:color="auto"/>
          </w:divBdr>
        </w:div>
        <w:div w:id="992371399">
          <w:marLeft w:val="640"/>
          <w:marRight w:val="0"/>
          <w:marTop w:val="0"/>
          <w:marBottom w:val="0"/>
          <w:divBdr>
            <w:top w:val="none" w:sz="0" w:space="0" w:color="auto"/>
            <w:left w:val="none" w:sz="0" w:space="0" w:color="auto"/>
            <w:bottom w:val="none" w:sz="0" w:space="0" w:color="auto"/>
            <w:right w:val="none" w:sz="0" w:space="0" w:color="auto"/>
          </w:divBdr>
        </w:div>
        <w:div w:id="599022228">
          <w:marLeft w:val="640"/>
          <w:marRight w:val="0"/>
          <w:marTop w:val="0"/>
          <w:marBottom w:val="0"/>
          <w:divBdr>
            <w:top w:val="none" w:sz="0" w:space="0" w:color="auto"/>
            <w:left w:val="none" w:sz="0" w:space="0" w:color="auto"/>
            <w:bottom w:val="none" w:sz="0" w:space="0" w:color="auto"/>
            <w:right w:val="none" w:sz="0" w:space="0" w:color="auto"/>
          </w:divBdr>
        </w:div>
        <w:div w:id="45495330">
          <w:marLeft w:val="640"/>
          <w:marRight w:val="0"/>
          <w:marTop w:val="0"/>
          <w:marBottom w:val="0"/>
          <w:divBdr>
            <w:top w:val="none" w:sz="0" w:space="0" w:color="auto"/>
            <w:left w:val="none" w:sz="0" w:space="0" w:color="auto"/>
            <w:bottom w:val="none" w:sz="0" w:space="0" w:color="auto"/>
            <w:right w:val="none" w:sz="0" w:space="0" w:color="auto"/>
          </w:divBdr>
        </w:div>
        <w:div w:id="394596441">
          <w:marLeft w:val="640"/>
          <w:marRight w:val="0"/>
          <w:marTop w:val="0"/>
          <w:marBottom w:val="0"/>
          <w:divBdr>
            <w:top w:val="none" w:sz="0" w:space="0" w:color="auto"/>
            <w:left w:val="none" w:sz="0" w:space="0" w:color="auto"/>
            <w:bottom w:val="none" w:sz="0" w:space="0" w:color="auto"/>
            <w:right w:val="none" w:sz="0" w:space="0" w:color="auto"/>
          </w:divBdr>
        </w:div>
        <w:div w:id="739183088">
          <w:marLeft w:val="640"/>
          <w:marRight w:val="0"/>
          <w:marTop w:val="0"/>
          <w:marBottom w:val="0"/>
          <w:divBdr>
            <w:top w:val="none" w:sz="0" w:space="0" w:color="auto"/>
            <w:left w:val="none" w:sz="0" w:space="0" w:color="auto"/>
            <w:bottom w:val="none" w:sz="0" w:space="0" w:color="auto"/>
            <w:right w:val="none" w:sz="0" w:space="0" w:color="auto"/>
          </w:divBdr>
        </w:div>
        <w:div w:id="1387684162">
          <w:marLeft w:val="640"/>
          <w:marRight w:val="0"/>
          <w:marTop w:val="0"/>
          <w:marBottom w:val="0"/>
          <w:divBdr>
            <w:top w:val="none" w:sz="0" w:space="0" w:color="auto"/>
            <w:left w:val="none" w:sz="0" w:space="0" w:color="auto"/>
            <w:bottom w:val="none" w:sz="0" w:space="0" w:color="auto"/>
            <w:right w:val="none" w:sz="0" w:space="0" w:color="auto"/>
          </w:divBdr>
        </w:div>
        <w:div w:id="1478716977">
          <w:marLeft w:val="640"/>
          <w:marRight w:val="0"/>
          <w:marTop w:val="0"/>
          <w:marBottom w:val="0"/>
          <w:divBdr>
            <w:top w:val="none" w:sz="0" w:space="0" w:color="auto"/>
            <w:left w:val="none" w:sz="0" w:space="0" w:color="auto"/>
            <w:bottom w:val="none" w:sz="0" w:space="0" w:color="auto"/>
            <w:right w:val="none" w:sz="0" w:space="0" w:color="auto"/>
          </w:divBdr>
        </w:div>
        <w:div w:id="1724719187">
          <w:marLeft w:val="640"/>
          <w:marRight w:val="0"/>
          <w:marTop w:val="0"/>
          <w:marBottom w:val="0"/>
          <w:divBdr>
            <w:top w:val="none" w:sz="0" w:space="0" w:color="auto"/>
            <w:left w:val="none" w:sz="0" w:space="0" w:color="auto"/>
            <w:bottom w:val="none" w:sz="0" w:space="0" w:color="auto"/>
            <w:right w:val="none" w:sz="0" w:space="0" w:color="auto"/>
          </w:divBdr>
        </w:div>
        <w:div w:id="442000663">
          <w:marLeft w:val="640"/>
          <w:marRight w:val="0"/>
          <w:marTop w:val="0"/>
          <w:marBottom w:val="0"/>
          <w:divBdr>
            <w:top w:val="none" w:sz="0" w:space="0" w:color="auto"/>
            <w:left w:val="none" w:sz="0" w:space="0" w:color="auto"/>
            <w:bottom w:val="none" w:sz="0" w:space="0" w:color="auto"/>
            <w:right w:val="none" w:sz="0" w:space="0" w:color="auto"/>
          </w:divBdr>
        </w:div>
        <w:div w:id="1259870812">
          <w:marLeft w:val="640"/>
          <w:marRight w:val="0"/>
          <w:marTop w:val="0"/>
          <w:marBottom w:val="0"/>
          <w:divBdr>
            <w:top w:val="none" w:sz="0" w:space="0" w:color="auto"/>
            <w:left w:val="none" w:sz="0" w:space="0" w:color="auto"/>
            <w:bottom w:val="none" w:sz="0" w:space="0" w:color="auto"/>
            <w:right w:val="none" w:sz="0" w:space="0" w:color="auto"/>
          </w:divBdr>
        </w:div>
        <w:div w:id="1240869877">
          <w:marLeft w:val="640"/>
          <w:marRight w:val="0"/>
          <w:marTop w:val="0"/>
          <w:marBottom w:val="0"/>
          <w:divBdr>
            <w:top w:val="none" w:sz="0" w:space="0" w:color="auto"/>
            <w:left w:val="none" w:sz="0" w:space="0" w:color="auto"/>
            <w:bottom w:val="none" w:sz="0" w:space="0" w:color="auto"/>
            <w:right w:val="none" w:sz="0" w:space="0" w:color="auto"/>
          </w:divBdr>
        </w:div>
        <w:div w:id="1579444109">
          <w:marLeft w:val="640"/>
          <w:marRight w:val="0"/>
          <w:marTop w:val="0"/>
          <w:marBottom w:val="0"/>
          <w:divBdr>
            <w:top w:val="none" w:sz="0" w:space="0" w:color="auto"/>
            <w:left w:val="none" w:sz="0" w:space="0" w:color="auto"/>
            <w:bottom w:val="none" w:sz="0" w:space="0" w:color="auto"/>
            <w:right w:val="none" w:sz="0" w:space="0" w:color="auto"/>
          </w:divBdr>
        </w:div>
        <w:div w:id="860819414">
          <w:marLeft w:val="640"/>
          <w:marRight w:val="0"/>
          <w:marTop w:val="0"/>
          <w:marBottom w:val="0"/>
          <w:divBdr>
            <w:top w:val="none" w:sz="0" w:space="0" w:color="auto"/>
            <w:left w:val="none" w:sz="0" w:space="0" w:color="auto"/>
            <w:bottom w:val="none" w:sz="0" w:space="0" w:color="auto"/>
            <w:right w:val="none" w:sz="0" w:space="0" w:color="auto"/>
          </w:divBdr>
        </w:div>
        <w:div w:id="473984322">
          <w:marLeft w:val="640"/>
          <w:marRight w:val="0"/>
          <w:marTop w:val="0"/>
          <w:marBottom w:val="0"/>
          <w:divBdr>
            <w:top w:val="none" w:sz="0" w:space="0" w:color="auto"/>
            <w:left w:val="none" w:sz="0" w:space="0" w:color="auto"/>
            <w:bottom w:val="none" w:sz="0" w:space="0" w:color="auto"/>
            <w:right w:val="none" w:sz="0" w:space="0" w:color="auto"/>
          </w:divBdr>
        </w:div>
        <w:div w:id="591403543">
          <w:marLeft w:val="640"/>
          <w:marRight w:val="0"/>
          <w:marTop w:val="0"/>
          <w:marBottom w:val="0"/>
          <w:divBdr>
            <w:top w:val="none" w:sz="0" w:space="0" w:color="auto"/>
            <w:left w:val="none" w:sz="0" w:space="0" w:color="auto"/>
            <w:bottom w:val="none" w:sz="0" w:space="0" w:color="auto"/>
            <w:right w:val="none" w:sz="0" w:space="0" w:color="auto"/>
          </w:divBdr>
        </w:div>
        <w:div w:id="1660503839">
          <w:marLeft w:val="640"/>
          <w:marRight w:val="0"/>
          <w:marTop w:val="0"/>
          <w:marBottom w:val="0"/>
          <w:divBdr>
            <w:top w:val="none" w:sz="0" w:space="0" w:color="auto"/>
            <w:left w:val="none" w:sz="0" w:space="0" w:color="auto"/>
            <w:bottom w:val="none" w:sz="0" w:space="0" w:color="auto"/>
            <w:right w:val="none" w:sz="0" w:space="0" w:color="auto"/>
          </w:divBdr>
        </w:div>
        <w:div w:id="386536464">
          <w:marLeft w:val="640"/>
          <w:marRight w:val="0"/>
          <w:marTop w:val="0"/>
          <w:marBottom w:val="0"/>
          <w:divBdr>
            <w:top w:val="none" w:sz="0" w:space="0" w:color="auto"/>
            <w:left w:val="none" w:sz="0" w:space="0" w:color="auto"/>
            <w:bottom w:val="none" w:sz="0" w:space="0" w:color="auto"/>
            <w:right w:val="none" w:sz="0" w:space="0" w:color="auto"/>
          </w:divBdr>
        </w:div>
        <w:div w:id="951401671">
          <w:marLeft w:val="640"/>
          <w:marRight w:val="0"/>
          <w:marTop w:val="0"/>
          <w:marBottom w:val="0"/>
          <w:divBdr>
            <w:top w:val="none" w:sz="0" w:space="0" w:color="auto"/>
            <w:left w:val="none" w:sz="0" w:space="0" w:color="auto"/>
            <w:bottom w:val="none" w:sz="0" w:space="0" w:color="auto"/>
            <w:right w:val="none" w:sz="0" w:space="0" w:color="auto"/>
          </w:divBdr>
        </w:div>
        <w:div w:id="734820447">
          <w:marLeft w:val="640"/>
          <w:marRight w:val="0"/>
          <w:marTop w:val="0"/>
          <w:marBottom w:val="0"/>
          <w:divBdr>
            <w:top w:val="none" w:sz="0" w:space="0" w:color="auto"/>
            <w:left w:val="none" w:sz="0" w:space="0" w:color="auto"/>
            <w:bottom w:val="none" w:sz="0" w:space="0" w:color="auto"/>
            <w:right w:val="none" w:sz="0" w:space="0" w:color="auto"/>
          </w:divBdr>
        </w:div>
        <w:div w:id="207188953">
          <w:marLeft w:val="640"/>
          <w:marRight w:val="0"/>
          <w:marTop w:val="0"/>
          <w:marBottom w:val="0"/>
          <w:divBdr>
            <w:top w:val="none" w:sz="0" w:space="0" w:color="auto"/>
            <w:left w:val="none" w:sz="0" w:space="0" w:color="auto"/>
            <w:bottom w:val="none" w:sz="0" w:space="0" w:color="auto"/>
            <w:right w:val="none" w:sz="0" w:space="0" w:color="auto"/>
          </w:divBdr>
        </w:div>
        <w:div w:id="1821536486">
          <w:marLeft w:val="640"/>
          <w:marRight w:val="0"/>
          <w:marTop w:val="0"/>
          <w:marBottom w:val="0"/>
          <w:divBdr>
            <w:top w:val="none" w:sz="0" w:space="0" w:color="auto"/>
            <w:left w:val="none" w:sz="0" w:space="0" w:color="auto"/>
            <w:bottom w:val="none" w:sz="0" w:space="0" w:color="auto"/>
            <w:right w:val="none" w:sz="0" w:space="0" w:color="auto"/>
          </w:divBdr>
        </w:div>
        <w:div w:id="1525048829">
          <w:marLeft w:val="640"/>
          <w:marRight w:val="0"/>
          <w:marTop w:val="0"/>
          <w:marBottom w:val="0"/>
          <w:divBdr>
            <w:top w:val="none" w:sz="0" w:space="0" w:color="auto"/>
            <w:left w:val="none" w:sz="0" w:space="0" w:color="auto"/>
            <w:bottom w:val="none" w:sz="0" w:space="0" w:color="auto"/>
            <w:right w:val="none" w:sz="0" w:space="0" w:color="auto"/>
          </w:divBdr>
        </w:div>
        <w:div w:id="999498957">
          <w:marLeft w:val="640"/>
          <w:marRight w:val="0"/>
          <w:marTop w:val="0"/>
          <w:marBottom w:val="0"/>
          <w:divBdr>
            <w:top w:val="none" w:sz="0" w:space="0" w:color="auto"/>
            <w:left w:val="none" w:sz="0" w:space="0" w:color="auto"/>
            <w:bottom w:val="none" w:sz="0" w:space="0" w:color="auto"/>
            <w:right w:val="none" w:sz="0" w:space="0" w:color="auto"/>
          </w:divBdr>
        </w:div>
        <w:div w:id="1487169274">
          <w:marLeft w:val="640"/>
          <w:marRight w:val="0"/>
          <w:marTop w:val="0"/>
          <w:marBottom w:val="0"/>
          <w:divBdr>
            <w:top w:val="none" w:sz="0" w:space="0" w:color="auto"/>
            <w:left w:val="none" w:sz="0" w:space="0" w:color="auto"/>
            <w:bottom w:val="none" w:sz="0" w:space="0" w:color="auto"/>
            <w:right w:val="none" w:sz="0" w:space="0" w:color="auto"/>
          </w:divBdr>
        </w:div>
        <w:div w:id="943270822">
          <w:marLeft w:val="640"/>
          <w:marRight w:val="0"/>
          <w:marTop w:val="0"/>
          <w:marBottom w:val="0"/>
          <w:divBdr>
            <w:top w:val="none" w:sz="0" w:space="0" w:color="auto"/>
            <w:left w:val="none" w:sz="0" w:space="0" w:color="auto"/>
            <w:bottom w:val="none" w:sz="0" w:space="0" w:color="auto"/>
            <w:right w:val="none" w:sz="0" w:space="0" w:color="auto"/>
          </w:divBdr>
        </w:div>
        <w:div w:id="647054131">
          <w:marLeft w:val="640"/>
          <w:marRight w:val="0"/>
          <w:marTop w:val="0"/>
          <w:marBottom w:val="0"/>
          <w:divBdr>
            <w:top w:val="none" w:sz="0" w:space="0" w:color="auto"/>
            <w:left w:val="none" w:sz="0" w:space="0" w:color="auto"/>
            <w:bottom w:val="none" w:sz="0" w:space="0" w:color="auto"/>
            <w:right w:val="none" w:sz="0" w:space="0" w:color="auto"/>
          </w:divBdr>
        </w:div>
        <w:div w:id="449934629">
          <w:marLeft w:val="640"/>
          <w:marRight w:val="0"/>
          <w:marTop w:val="0"/>
          <w:marBottom w:val="0"/>
          <w:divBdr>
            <w:top w:val="none" w:sz="0" w:space="0" w:color="auto"/>
            <w:left w:val="none" w:sz="0" w:space="0" w:color="auto"/>
            <w:bottom w:val="none" w:sz="0" w:space="0" w:color="auto"/>
            <w:right w:val="none" w:sz="0" w:space="0" w:color="auto"/>
          </w:divBdr>
        </w:div>
        <w:div w:id="685445749">
          <w:marLeft w:val="640"/>
          <w:marRight w:val="0"/>
          <w:marTop w:val="0"/>
          <w:marBottom w:val="0"/>
          <w:divBdr>
            <w:top w:val="none" w:sz="0" w:space="0" w:color="auto"/>
            <w:left w:val="none" w:sz="0" w:space="0" w:color="auto"/>
            <w:bottom w:val="none" w:sz="0" w:space="0" w:color="auto"/>
            <w:right w:val="none" w:sz="0" w:space="0" w:color="auto"/>
          </w:divBdr>
        </w:div>
        <w:div w:id="617952339">
          <w:marLeft w:val="640"/>
          <w:marRight w:val="0"/>
          <w:marTop w:val="0"/>
          <w:marBottom w:val="0"/>
          <w:divBdr>
            <w:top w:val="none" w:sz="0" w:space="0" w:color="auto"/>
            <w:left w:val="none" w:sz="0" w:space="0" w:color="auto"/>
            <w:bottom w:val="none" w:sz="0" w:space="0" w:color="auto"/>
            <w:right w:val="none" w:sz="0" w:space="0" w:color="auto"/>
          </w:divBdr>
        </w:div>
        <w:div w:id="2007437537">
          <w:marLeft w:val="640"/>
          <w:marRight w:val="0"/>
          <w:marTop w:val="0"/>
          <w:marBottom w:val="0"/>
          <w:divBdr>
            <w:top w:val="none" w:sz="0" w:space="0" w:color="auto"/>
            <w:left w:val="none" w:sz="0" w:space="0" w:color="auto"/>
            <w:bottom w:val="none" w:sz="0" w:space="0" w:color="auto"/>
            <w:right w:val="none" w:sz="0" w:space="0" w:color="auto"/>
          </w:divBdr>
        </w:div>
        <w:div w:id="141771265">
          <w:marLeft w:val="640"/>
          <w:marRight w:val="0"/>
          <w:marTop w:val="0"/>
          <w:marBottom w:val="0"/>
          <w:divBdr>
            <w:top w:val="none" w:sz="0" w:space="0" w:color="auto"/>
            <w:left w:val="none" w:sz="0" w:space="0" w:color="auto"/>
            <w:bottom w:val="none" w:sz="0" w:space="0" w:color="auto"/>
            <w:right w:val="none" w:sz="0" w:space="0" w:color="auto"/>
          </w:divBdr>
        </w:div>
        <w:div w:id="904342011">
          <w:marLeft w:val="640"/>
          <w:marRight w:val="0"/>
          <w:marTop w:val="0"/>
          <w:marBottom w:val="0"/>
          <w:divBdr>
            <w:top w:val="none" w:sz="0" w:space="0" w:color="auto"/>
            <w:left w:val="none" w:sz="0" w:space="0" w:color="auto"/>
            <w:bottom w:val="none" w:sz="0" w:space="0" w:color="auto"/>
            <w:right w:val="none" w:sz="0" w:space="0" w:color="auto"/>
          </w:divBdr>
        </w:div>
        <w:div w:id="221599873">
          <w:marLeft w:val="640"/>
          <w:marRight w:val="0"/>
          <w:marTop w:val="0"/>
          <w:marBottom w:val="0"/>
          <w:divBdr>
            <w:top w:val="none" w:sz="0" w:space="0" w:color="auto"/>
            <w:left w:val="none" w:sz="0" w:space="0" w:color="auto"/>
            <w:bottom w:val="none" w:sz="0" w:space="0" w:color="auto"/>
            <w:right w:val="none" w:sz="0" w:space="0" w:color="auto"/>
          </w:divBdr>
        </w:div>
        <w:div w:id="1748382355">
          <w:marLeft w:val="640"/>
          <w:marRight w:val="0"/>
          <w:marTop w:val="0"/>
          <w:marBottom w:val="0"/>
          <w:divBdr>
            <w:top w:val="none" w:sz="0" w:space="0" w:color="auto"/>
            <w:left w:val="none" w:sz="0" w:space="0" w:color="auto"/>
            <w:bottom w:val="none" w:sz="0" w:space="0" w:color="auto"/>
            <w:right w:val="none" w:sz="0" w:space="0" w:color="auto"/>
          </w:divBdr>
        </w:div>
        <w:div w:id="1393306377">
          <w:marLeft w:val="640"/>
          <w:marRight w:val="0"/>
          <w:marTop w:val="0"/>
          <w:marBottom w:val="0"/>
          <w:divBdr>
            <w:top w:val="none" w:sz="0" w:space="0" w:color="auto"/>
            <w:left w:val="none" w:sz="0" w:space="0" w:color="auto"/>
            <w:bottom w:val="none" w:sz="0" w:space="0" w:color="auto"/>
            <w:right w:val="none" w:sz="0" w:space="0" w:color="auto"/>
          </w:divBdr>
        </w:div>
        <w:div w:id="224338013">
          <w:marLeft w:val="640"/>
          <w:marRight w:val="0"/>
          <w:marTop w:val="0"/>
          <w:marBottom w:val="0"/>
          <w:divBdr>
            <w:top w:val="none" w:sz="0" w:space="0" w:color="auto"/>
            <w:left w:val="none" w:sz="0" w:space="0" w:color="auto"/>
            <w:bottom w:val="none" w:sz="0" w:space="0" w:color="auto"/>
            <w:right w:val="none" w:sz="0" w:space="0" w:color="auto"/>
          </w:divBdr>
        </w:div>
        <w:div w:id="295795354">
          <w:marLeft w:val="640"/>
          <w:marRight w:val="0"/>
          <w:marTop w:val="0"/>
          <w:marBottom w:val="0"/>
          <w:divBdr>
            <w:top w:val="none" w:sz="0" w:space="0" w:color="auto"/>
            <w:left w:val="none" w:sz="0" w:space="0" w:color="auto"/>
            <w:bottom w:val="none" w:sz="0" w:space="0" w:color="auto"/>
            <w:right w:val="none" w:sz="0" w:space="0" w:color="auto"/>
          </w:divBdr>
        </w:div>
        <w:div w:id="111944180">
          <w:marLeft w:val="640"/>
          <w:marRight w:val="0"/>
          <w:marTop w:val="0"/>
          <w:marBottom w:val="0"/>
          <w:divBdr>
            <w:top w:val="none" w:sz="0" w:space="0" w:color="auto"/>
            <w:left w:val="none" w:sz="0" w:space="0" w:color="auto"/>
            <w:bottom w:val="none" w:sz="0" w:space="0" w:color="auto"/>
            <w:right w:val="none" w:sz="0" w:space="0" w:color="auto"/>
          </w:divBdr>
        </w:div>
        <w:div w:id="787744911">
          <w:marLeft w:val="640"/>
          <w:marRight w:val="0"/>
          <w:marTop w:val="0"/>
          <w:marBottom w:val="0"/>
          <w:divBdr>
            <w:top w:val="none" w:sz="0" w:space="0" w:color="auto"/>
            <w:left w:val="none" w:sz="0" w:space="0" w:color="auto"/>
            <w:bottom w:val="none" w:sz="0" w:space="0" w:color="auto"/>
            <w:right w:val="none" w:sz="0" w:space="0" w:color="auto"/>
          </w:divBdr>
        </w:div>
        <w:div w:id="1553885503">
          <w:marLeft w:val="640"/>
          <w:marRight w:val="0"/>
          <w:marTop w:val="0"/>
          <w:marBottom w:val="0"/>
          <w:divBdr>
            <w:top w:val="none" w:sz="0" w:space="0" w:color="auto"/>
            <w:left w:val="none" w:sz="0" w:space="0" w:color="auto"/>
            <w:bottom w:val="none" w:sz="0" w:space="0" w:color="auto"/>
            <w:right w:val="none" w:sz="0" w:space="0" w:color="auto"/>
          </w:divBdr>
        </w:div>
        <w:div w:id="1210996803">
          <w:marLeft w:val="640"/>
          <w:marRight w:val="0"/>
          <w:marTop w:val="0"/>
          <w:marBottom w:val="0"/>
          <w:divBdr>
            <w:top w:val="none" w:sz="0" w:space="0" w:color="auto"/>
            <w:left w:val="none" w:sz="0" w:space="0" w:color="auto"/>
            <w:bottom w:val="none" w:sz="0" w:space="0" w:color="auto"/>
            <w:right w:val="none" w:sz="0" w:space="0" w:color="auto"/>
          </w:divBdr>
        </w:div>
        <w:div w:id="900865601">
          <w:marLeft w:val="640"/>
          <w:marRight w:val="0"/>
          <w:marTop w:val="0"/>
          <w:marBottom w:val="0"/>
          <w:divBdr>
            <w:top w:val="none" w:sz="0" w:space="0" w:color="auto"/>
            <w:left w:val="none" w:sz="0" w:space="0" w:color="auto"/>
            <w:bottom w:val="none" w:sz="0" w:space="0" w:color="auto"/>
            <w:right w:val="none" w:sz="0" w:space="0" w:color="auto"/>
          </w:divBdr>
        </w:div>
        <w:div w:id="1132362359">
          <w:marLeft w:val="640"/>
          <w:marRight w:val="0"/>
          <w:marTop w:val="0"/>
          <w:marBottom w:val="0"/>
          <w:divBdr>
            <w:top w:val="none" w:sz="0" w:space="0" w:color="auto"/>
            <w:left w:val="none" w:sz="0" w:space="0" w:color="auto"/>
            <w:bottom w:val="none" w:sz="0" w:space="0" w:color="auto"/>
            <w:right w:val="none" w:sz="0" w:space="0" w:color="auto"/>
          </w:divBdr>
        </w:div>
        <w:div w:id="1703508339">
          <w:marLeft w:val="640"/>
          <w:marRight w:val="0"/>
          <w:marTop w:val="0"/>
          <w:marBottom w:val="0"/>
          <w:divBdr>
            <w:top w:val="none" w:sz="0" w:space="0" w:color="auto"/>
            <w:left w:val="none" w:sz="0" w:space="0" w:color="auto"/>
            <w:bottom w:val="none" w:sz="0" w:space="0" w:color="auto"/>
            <w:right w:val="none" w:sz="0" w:space="0" w:color="auto"/>
          </w:divBdr>
        </w:div>
        <w:div w:id="1875579556">
          <w:marLeft w:val="640"/>
          <w:marRight w:val="0"/>
          <w:marTop w:val="0"/>
          <w:marBottom w:val="0"/>
          <w:divBdr>
            <w:top w:val="none" w:sz="0" w:space="0" w:color="auto"/>
            <w:left w:val="none" w:sz="0" w:space="0" w:color="auto"/>
            <w:bottom w:val="none" w:sz="0" w:space="0" w:color="auto"/>
            <w:right w:val="none" w:sz="0" w:space="0" w:color="auto"/>
          </w:divBdr>
        </w:div>
        <w:div w:id="591083654">
          <w:marLeft w:val="640"/>
          <w:marRight w:val="0"/>
          <w:marTop w:val="0"/>
          <w:marBottom w:val="0"/>
          <w:divBdr>
            <w:top w:val="none" w:sz="0" w:space="0" w:color="auto"/>
            <w:left w:val="none" w:sz="0" w:space="0" w:color="auto"/>
            <w:bottom w:val="none" w:sz="0" w:space="0" w:color="auto"/>
            <w:right w:val="none" w:sz="0" w:space="0" w:color="auto"/>
          </w:divBdr>
        </w:div>
        <w:div w:id="90200312">
          <w:marLeft w:val="640"/>
          <w:marRight w:val="0"/>
          <w:marTop w:val="0"/>
          <w:marBottom w:val="0"/>
          <w:divBdr>
            <w:top w:val="none" w:sz="0" w:space="0" w:color="auto"/>
            <w:left w:val="none" w:sz="0" w:space="0" w:color="auto"/>
            <w:bottom w:val="none" w:sz="0" w:space="0" w:color="auto"/>
            <w:right w:val="none" w:sz="0" w:space="0" w:color="auto"/>
          </w:divBdr>
        </w:div>
        <w:div w:id="1467356577">
          <w:marLeft w:val="640"/>
          <w:marRight w:val="0"/>
          <w:marTop w:val="0"/>
          <w:marBottom w:val="0"/>
          <w:divBdr>
            <w:top w:val="none" w:sz="0" w:space="0" w:color="auto"/>
            <w:left w:val="none" w:sz="0" w:space="0" w:color="auto"/>
            <w:bottom w:val="none" w:sz="0" w:space="0" w:color="auto"/>
            <w:right w:val="none" w:sz="0" w:space="0" w:color="auto"/>
          </w:divBdr>
        </w:div>
        <w:div w:id="1482304788">
          <w:marLeft w:val="640"/>
          <w:marRight w:val="0"/>
          <w:marTop w:val="0"/>
          <w:marBottom w:val="0"/>
          <w:divBdr>
            <w:top w:val="none" w:sz="0" w:space="0" w:color="auto"/>
            <w:left w:val="none" w:sz="0" w:space="0" w:color="auto"/>
            <w:bottom w:val="none" w:sz="0" w:space="0" w:color="auto"/>
            <w:right w:val="none" w:sz="0" w:space="0" w:color="auto"/>
          </w:divBdr>
        </w:div>
        <w:div w:id="1812479095">
          <w:marLeft w:val="640"/>
          <w:marRight w:val="0"/>
          <w:marTop w:val="0"/>
          <w:marBottom w:val="0"/>
          <w:divBdr>
            <w:top w:val="none" w:sz="0" w:space="0" w:color="auto"/>
            <w:left w:val="none" w:sz="0" w:space="0" w:color="auto"/>
            <w:bottom w:val="none" w:sz="0" w:space="0" w:color="auto"/>
            <w:right w:val="none" w:sz="0" w:space="0" w:color="auto"/>
          </w:divBdr>
        </w:div>
        <w:div w:id="1218325617">
          <w:marLeft w:val="640"/>
          <w:marRight w:val="0"/>
          <w:marTop w:val="0"/>
          <w:marBottom w:val="0"/>
          <w:divBdr>
            <w:top w:val="none" w:sz="0" w:space="0" w:color="auto"/>
            <w:left w:val="none" w:sz="0" w:space="0" w:color="auto"/>
            <w:bottom w:val="none" w:sz="0" w:space="0" w:color="auto"/>
            <w:right w:val="none" w:sz="0" w:space="0" w:color="auto"/>
          </w:divBdr>
        </w:div>
        <w:div w:id="2069956707">
          <w:marLeft w:val="640"/>
          <w:marRight w:val="0"/>
          <w:marTop w:val="0"/>
          <w:marBottom w:val="0"/>
          <w:divBdr>
            <w:top w:val="none" w:sz="0" w:space="0" w:color="auto"/>
            <w:left w:val="none" w:sz="0" w:space="0" w:color="auto"/>
            <w:bottom w:val="none" w:sz="0" w:space="0" w:color="auto"/>
            <w:right w:val="none" w:sz="0" w:space="0" w:color="auto"/>
          </w:divBdr>
        </w:div>
        <w:div w:id="1062948526">
          <w:marLeft w:val="640"/>
          <w:marRight w:val="0"/>
          <w:marTop w:val="0"/>
          <w:marBottom w:val="0"/>
          <w:divBdr>
            <w:top w:val="none" w:sz="0" w:space="0" w:color="auto"/>
            <w:left w:val="none" w:sz="0" w:space="0" w:color="auto"/>
            <w:bottom w:val="none" w:sz="0" w:space="0" w:color="auto"/>
            <w:right w:val="none" w:sz="0" w:space="0" w:color="auto"/>
          </w:divBdr>
        </w:div>
        <w:div w:id="1978144484">
          <w:marLeft w:val="640"/>
          <w:marRight w:val="0"/>
          <w:marTop w:val="0"/>
          <w:marBottom w:val="0"/>
          <w:divBdr>
            <w:top w:val="none" w:sz="0" w:space="0" w:color="auto"/>
            <w:left w:val="none" w:sz="0" w:space="0" w:color="auto"/>
            <w:bottom w:val="none" w:sz="0" w:space="0" w:color="auto"/>
            <w:right w:val="none" w:sz="0" w:space="0" w:color="auto"/>
          </w:divBdr>
        </w:div>
        <w:div w:id="1100835273">
          <w:marLeft w:val="640"/>
          <w:marRight w:val="0"/>
          <w:marTop w:val="0"/>
          <w:marBottom w:val="0"/>
          <w:divBdr>
            <w:top w:val="none" w:sz="0" w:space="0" w:color="auto"/>
            <w:left w:val="none" w:sz="0" w:space="0" w:color="auto"/>
            <w:bottom w:val="none" w:sz="0" w:space="0" w:color="auto"/>
            <w:right w:val="none" w:sz="0" w:space="0" w:color="auto"/>
          </w:divBdr>
        </w:div>
        <w:div w:id="1768115313">
          <w:marLeft w:val="640"/>
          <w:marRight w:val="0"/>
          <w:marTop w:val="0"/>
          <w:marBottom w:val="0"/>
          <w:divBdr>
            <w:top w:val="none" w:sz="0" w:space="0" w:color="auto"/>
            <w:left w:val="none" w:sz="0" w:space="0" w:color="auto"/>
            <w:bottom w:val="none" w:sz="0" w:space="0" w:color="auto"/>
            <w:right w:val="none" w:sz="0" w:space="0" w:color="auto"/>
          </w:divBdr>
        </w:div>
        <w:div w:id="678198303">
          <w:marLeft w:val="640"/>
          <w:marRight w:val="0"/>
          <w:marTop w:val="0"/>
          <w:marBottom w:val="0"/>
          <w:divBdr>
            <w:top w:val="none" w:sz="0" w:space="0" w:color="auto"/>
            <w:left w:val="none" w:sz="0" w:space="0" w:color="auto"/>
            <w:bottom w:val="none" w:sz="0" w:space="0" w:color="auto"/>
            <w:right w:val="none" w:sz="0" w:space="0" w:color="auto"/>
          </w:divBdr>
        </w:div>
        <w:div w:id="1595238760">
          <w:marLeft w:val="640"/>
          <w:marRight w:val="0"/>
          <w:marTop w:val="0"/>
          <w:marBottom w:val="0"/>
          <w:divBdr>
            <w:top w:val="none" w:sz="0" w:space="0" w:color="auto"/>
            <w:left w:val="none" w:sz="0" w:space="0" w:color="auto"/>
            <w:bottom w:val="none" w:sz="0" w:space="0" w:color="auto"/>
            <w:right w:val="none" w:sz="0" w:space="0" w:color="auto"/>
          </w:divBdr>
        </w:div>
        <w:div w:id="1606225318">
          <w:marLeft w:val="640"/>
          <w:marRight w:val="0"/>
          <w:marTop w:val="0"/>
          <w:marBottom w:val="0"/>
          <w:divBdr>
            <w:top w:val="none" w:sz="0" w:space="0" w:color="auto"/>
            <w:left w:val="none" w:sz="0" w:space="0" w:color="auto"/>
            <w:bottom w:val="none" w:sz="0" w:space="0" w:color="auto"/>
            <w:right w:val="none" w:sz="0" w:space="0" w:color="auto"/>
          </w:divBdr>
        </w:div>
        <w:div w:id="918103396">
          <w:marLeft w:val="640"/>
          <w:marRight w:val="0"/>
          <w:marTop w:val="0"/>
          <w:marBottom w:val="0"/>
          <w:divBdr>
            <w:top w:val="none" w:sz="0" w:space="0" w:color="auto"/>
            <w:left w:val="none" w:sz="0" w:space="0" w:color="auto"/>
            <w:bottom w:val="none" w:sz="0" w:space="0" w:color="auto"/>
            <w:right w:val="none" w:sz="0" w:space="0" w:color="auto"/>
          </w:divBdr>
        </w:div>
        <w:div w:id="130438721">
          <w:marLeft w:val="640"/>
          <w:marRight w:val="0"/>
          <w:marTop w:val="0"/>
          <w:marBottom w:val="0"/>
          <w:divBdr>
            <w:top w:val="none" w:sz="0" w:space="0" w:color="auto"/>
            <w:left w:val="none" w:sz="0" w:space="0" w:color="auto"/>
            <w:bottom w:val="none" w:sz="0" w:space="0" w:color="auto"/>
            <w:right w:val="none" w:sz="0" w:space="0" w:color="auto"/>
          </w:divBdr>
        </w:div>
        <w:div w:id="589310386">
          <w:marLeft w:val="640"/>
          <w:marRight w:val="0"/>
          <w:marTop w:val="0"/>
          <w:marBottom w:val="0"/>
          <w:divBdr>
            <w:top w:val="none" w:sz="0" w:space="0" w:color="auto"/>
            <w:left w:val="none" w:sz="0" w:space="0" w:color="auto"/>
            <w:bottom w:val="none" w:sz="0" w:space="0" w:color="auto"/>
            <w:right w:val="none" w:sz="0" w:space="0" w:color="auto"/>
          </w:divBdr>
        </w:div>
        <w:div w:id="925260610">
          <w:marLeft w:val="640"/>
          <w:marRight w:val="0"/>
          <w:marTop w:val="0"/>
          <w:marBottom w:val="0"/>
          <w:divBdr>
            <w:top w:val="none" w:sz="0" w:space="0" w:color="auto"/>
            <w:left w:val="none" w:sz="0" w:space="0" w:color="auto"/>
            <w:bottom w:val="none" w:sz="0" w:space="0" w:color="auto"/>
            <w:right w:val="none" w:sz="0" w:space="0" w:color="auto"/>
          </w:divBdr>
        </w:div>
        <w:div w:id="545143323">
          <w:marLeft w:val="640"/>
          <w:marRight w:val="0"/>
          <w:marTop w:val="0"/>
          <w:marBottom w:val="0"/>
          <w:divBdr>
            <w:top w:val="none" w:sz="0" w:space="0" w:color="auto"/>
            <w:left w:val="none" w:sz="0" w:space="0" w:color="auto"/>
            <w:bottom w:val="none" w:sz="0" w:space="0" w:color="auto"/>
            <w:right w:val="none" w:sz="0" w:space="0" w:color="auto"/>
          </w:divBdr>
        </w:div>
        <w:div w:id="1044406512">
          <w:marLeft w:val="640"/>
          <w:marRight w:val="0"/>
          <w:marTop w:val="0"/>
          <w:marBottom w:val="0"/>
          <w:divBdr>
            <w:top w:val="none" w:sz="0" w:space="0" w:color="auto"/>
            <w:left w:val="none" w:sz="0" w:space="0" w:color="auto"/>
            <w:bottom w:val="none" w:sz="0" w:space="0" w:color="auto"/>
            <w:right w:val="none" w:sz="0" w:space="0" w:color="auto"/>
          </w:divBdr>
        </w:div>
        <w:div w:id="2100633375">
          <w:marLeft w:val="640"/>
          <w:marRight w:val="0"/>
          <w:marTop w:val="0"/>
          <w:marBottom w:val="0"/>
          <w:divBdr>
            <w:top w:val="none" w:sz="0" w:space="0" w:color="auto"/>
            <w:left w:val="none" w:sz="0" w:space="0" w:color="auto"/>
            <w:bottom w:val="none" w:sz="0" w:space="0" w:color="auto"/>
            <w:right w:val="none" w:sz="0" w:space="0" w:color="auto"/>
          </w:divBdr>
        </w:div>
        <w:div w:id="1727874825">
          <w:marLeft w:val="640"/>
          <w:marRight w:val="0"/>
          <w:marTop w:val="0"/>
          <w:marBottom w:val="0"/>
          <w:divBdr>
            <w:top w:val="none" w:sz="0" w:space="0" w:color="auto"/>
            <w:left w:val="none" w:sz="0" w:space="0" w:color="auto"/>
            <w:bottom w:val="none" w:sz="0" w:space="0" w:color="auto"/>
            <w:right w:val="none" w:sz="0" w:space="0" w:color="auto"/>
          </w:divBdr>
        </w:div>
        <w:div w:id="1198741173">
          <w:marLeft w:val="640"/>
          <w:marRight w:val="0"/>
          <w:marTop w:val="0"/>
          <w:marBottom w:val="0"/>
          <w:divBdr>
            <w:top w:val="none" w:sz="0" w:space="0" w:color="auto"/>
            <w:left w:val="none" w:sz="0" w:space="0" w:color="auto"/>
            <w:bottom w:val="none" w:sz="0" w:space="0" w:color="auto"/>
            <w:right w:val="none" w:sz="0" w:space="0" w:color="auto"/>
          </w:divBdr>
        </w:div>
        <w:div w:id="1986541312">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0691787">
      <w:bodyDiv w:val="1"/>
      <w:marLeft w:val="0"/>
      <w:marRight w:val="0"/>
      <w:marTop w:val="0"/>
      <w:marBottom w:val="0"/>
      <w:divBdr>
        <w:top w:val="none" w:sz="0" w:space="0" w:color="auto"/>
        <w:left w:val="none" w:sz="0" w:space="0" w:color="auto"/>
        <w:bottom w:val="none" w:sz="0" w:space="0" w:color="auto"/>
        <w:right w:val="none" w:sz="0" w:space="0" w:color="auto"/>
      </w:divBdr>
      <w:divsChild>
        <w:div w:id="1301422155">
          <w:marLeft w:val="640"/>
          <w:marRight w:val="0"/>
          <w:marTop w:val="0"/>
          <w:marBottom w:val="0"/>
          <w:divBdr>
            <w:top w:val="none" w:sz="0" w:space="0" w:color="auto"/>
            <w:left w:val="none" w:sz="0" w:space="0" w:color="auto"/>
            <w:bottom w:val="none" w:sz="0" w:space="0" w:color="auto"/>
            <w:right w:val="none" w:sz="0" w:space="0" w:color="auto"/>
          </w:divBdr>
        </w:div>
        <w:div w:id="1992326917">
          <w:marLeft w:val="640"/>
          <w:marRight w:val="0"/>
          <w:marTop w:val="0"/>
          <w:marBottom w:val="0"/>
          <w:divBdr>
            <w:top w:val="none" w:sz="0" w:space="0" w:color="auto"/>
            <w:left w:val="none" w:sz="0" w:space="0" w:color="auto"/>
            <w:bottom w:val="none" w:sz="0" w:space="0" w:color="auto"/>
            <w:right w:val="none" w:sz="0" w:space="0" w:color="auto"/>
          </w:divBdr>
        </w:div>
        <w:div w:id="184758272">
          <w:marLeft w:val="640"/>
          <w:marRight w:val="0"/>
          <w:marTop w:val="0"/>
          <w:marBottom w:val="0"/>
          <w:divBdr>
            <w:top w:val="none" w:sz="0" w:space="0" w:color="auto"/>
            <w:left w:val="none" w:sz="0" w:space="0" w:color="auto"/>
            <w:bottom w:val="none" w:sz="0" w:space="0" w:color="auto"/>
            <w:right w:val="none" w:sz="0" w:space="0" w:color="auto"/>
          </w:divBdr>
        </w:div>
        <w:div w:id="69930917">
          <w:marLeft w:val="640"/>
          <w:marRight w:val="0"/>
          <w:marTop w:val="0"/>
          <w:marBottom w:val="0"/>
          <w:divBdr>
            <w:top w:val="none" w:sz="0" w:space="0" w:color="auto"/>
            <w:left w:val="none" w:sz="0" w:space="0" w:color="auto"/>
            <w:bottom w:val="none" w:sz="0" w:space="0" w:color="auto"/>
            <w:right w:val="none" w:sz="0" w:space="0" w:color="auto"/>
          </w:divBdr>
        </w:div>
        <w:div w:id="1219393166">
          <w:marLeft w:val="640"/>
          <w:marRight w:val="0"/>
          <w:marTop w:val="0"/>
          <w:marBottom w:val="0"/>
          <w:divBdr>
            <w:top w:val="none" w:sz="0" w:space="0" w:color="auto"/>
            <w:left w:val="none" w:sz="0" w:space="0" w:color="auto"/>
            <w:bottom w:val="none" w:sz="0" w:space="0" w:color="auto"/>
            <w:right w:val="none" w:sz="0" w:space="0" w:color="auto"/>
          </w:divBdr>
        </w:div>
        <w:div w:id="1090732021">
          <w:marLeft w:val="640"/>
          <w:marRight w:val="0"/>
          <w:marTop w:val="0"/>
          <w:marBottom w:val="0"/>
          <w:divBdr>
            <w:top w:val="none" w:sz="0" w:space="0" w:color="auto"/>
            <w:left w:val="none" w:sz="0" w:space="0" w:color="auto"/>
            <w:bottom w:val="none" w:sz="0" w:space="0" w:color="auto"/>
            <w:right w:val="none" w:sz="0" w:space="0" w:color="auto"/>
          </w:divBdr>
        </w:div>
        <w:div w:id="1119027655">
          <w:marLeft w:val="640"/>
          <w:marRight w:val="0"/>
          <w:marTop w:val="0"/>
          <w:marBottom w:val="0"/>
          <w:divBdr>
            <w:top w:val="none" w:sz="0" w:space="0" w:color="auto"/>
            <w:left w:val="none" w:sz="0" w:space="0" w:color="auto"/>
            <w:bottom w:val="none" w:sz="0" w:space="0" w:color="auto"/>
            <w:right w:val="none" w:sz="0" w:space="0" w:color="auto"/>
          </w:divBdr>
        </w:div>
        <w:div w:id="1041323805">
          <w:marLeft w:val="640"/>
          <w:marRight w:val="0"/>
          <w:marTop w:val="0"/>
          <w:marBottom w:val="0"/>
          <w:divBdr>
            <w:top w:val="none" w:sz="0" w:space="0" w:color="auto"/>
            <w:left w:val="none" w:sz="0" w:space="0" w:color="auto"/>
            <w:bottom w:val="none" w:sz="0" w:space="0" w:color="auto"/>
            <w:right w:val="none" w:sz="0" w:space="0" w:color="auto"/>
          </w:divBdr>
        </w:div>
        <w:div w:id="506335745">
          <w:marLeft w:val="640"/>
          <w:marRight w:val="0"/>
          <w:marTop w:val="0"/>
          <w:marBottom w:val="0"/>
          <w:divBdr>
            <w:top w:val="none" w:sz="0" w:space="0" w:color="auto"/>
            <w:left w:val="none" w:sz="0" w:space="0" w:color="auto"/>
            <w:bottom w:val="none" w:sz="0" w:space="0" w:color="auto"/>
            <w:right w:val="none" w:sz="0" w:space="0" w:color="auto"/>
          </w:divBdr>
        </w:div>
        <w:div w:id="1071544269">
          <w:marLeft w:val="640"/>
          <w:marRight w:val="0"/>
          <w:marTop w:val="0"/>
          <w:marBottom w:val="0"/>
          <w:divBdr>
            <w:top w:val="none" w:sz="0" w:space="0" w:color="auto"/>
            <w:left w:val="none" w:sz="0" w:space="0" w:color="auto"/>
            <w:bottom w:val="none" w:sz="0" w:space="0" w:color="auto"/>
            <w:right w:val="none" w:sz="0" w:space="0" w:color="auto"/>
          </w:divBdr>
        </w:div>
        <w:div w:id="414786361">
          <w:marLeft w:val="640"/>
          <w:marRight w:val="0"/>
          <w:marTop w:val="0"/>
          <w:marBottom w:val="0"/>
          <w:divBdr>
            <w:top w:val="none" w:sz="0" w:space="0" w:color="auto"/>
            <w:left w:val="none" w:sz="0" w:space="0" w:color="auto"/>
            <w:bottom w:val="none" w:sz="0" w:space="0" w:color="auto"/>
            <w:right w:val="none" w:sz="0" w:space="0" w:color="auto"/>
          </w:divBdr>
        </w:div>
        <w:div w:id="1399283164">
          <w:marLeft w:val="640"/>
          <w:marRight w:val="0"/>
          <w:marTop w:val="0"/>
          <w:marBottom w:val="0"/>
          <w:divBdr>
            <w:top w:val="none" w:sz="0" w:space="0" w:color="auto"/>
            <w:left w:val="none" w:sz="0" w:space="0" w:color="auto"/>
            <w:bottom w:val="none" w:sz="0" w:space="0" w:color="auto"/>
            <w:right w:val="none" w:sz="0" w:space="0" w:color="auto"/>
          </w:divBdr>
        </w:div>
        <w:div w:id="1703550837">
          <w:marLeft w:val="640"/>
          <w:marRight w:val="0"/>
          <w:marTop w:val="0"/>
          <w:marBottom w:val="0"/>
          <w:divBdr>
            <w:top w:val="none" w:sz="0" w:space="0" w:color="auto"/>
            <w:left w:val="none" w:sz="0" w:space="0" w:color="auto"/>
            <w:bottom w:val="none" w:sz="0" w:space="0" w:color="auto"/>
            <w:right w:val="none" w:sz="0" w:space="0" w:color="auto"/>
          </w:divBdr>
        </w:div>
        <w:div w:id="1462075188">
          <w:marLeft w:val="640"/>
          <w:marRight w:val="0"/>
          <w:marTop w:val="0"/>
          <w:marBottom w:val="0"/>
          <w:divBdr>
            <w:top w:val="none" w:sz="0" w:space="0" w:color="auto"/>
            <w:left w:val="none" w:sz="0" w:space="0" w:color="auto"/>
            <w:bottom w:val="none" w:sz="0" w:space="0" w:color="auto"/>
            <w:right w:val="none" w:sz="0" w:space="0" w:color="auto"/>
          </w:divBdr>
        </w:div>
        <w:div w:id="319233374">
          <w:marLeft w:val="640"/>
          <w:marRight w:val="0"/>
          <w:marTop w:val="0"/>
          <w:marBottom w:val="0"/>
          <w:divBdr>
            <w:top w:val="none" w:sz="0" w:space="0" w:color="auto"/>
            <w:left w:val="none" w:sz="0" w:space="0" w:color="auto"/>
            <w:bottom w:val="none" w:sz="0" w:space="0" w:color="auto"/>
            <w:right w:val="none" w:sz="0" w:space="0" w:color="auto"/>
          </w:divBdr>
        </w:div>
        <w:div w:id="689333679">
          <w:marLeft w:val="640"/>
          <w:marRight w:val="0"/>
          <w:marTop w:val="0"/>
          <w:marBottom w:val="0"/>
          <w:divBdr>
            <w:top w:val="none" w:sz="0" w:space="0" w:color="auto"/>
            <w:left w:val="none" w:sz="0" w:space="0" w:color="auto"/>
            <w:bottom w:val="none" w:sz="0" w:space="0" w:color="auto"/>
            <w:right w:val="none" w:sz="0" w:space="0" w:color="auto"/>
          </w:divBdr>
        </w:div>
        <w:div w:id="525367500">
          <w:marLeft w:val="640"/>
          <w:marRight w:val="0"/>
          <w:marTop w:val="0"/>
          <w:marBottom w:val="0"/>
          <w:divBdr>
            <w:top w:val="none" w:sz="0" w:space="0" w:color="auto"/>
            <w:left w:val="none" w:sz="0" w:space="0" w:color="auto"/>
            <w:bottom w:val="none" w:sz="0" w:space="0" w:color="auto"/>
            <w:right w:val="none" w:sz="0" w:space="0" w:color="auto"/>
          </w:divBdr>
        </w:div>
        <w:div w:id="1486629223">
          <w:marLeft w:val="640"/>
          <w:marRight w:val="0"/>
          <w:marTop w:val="0"/>
          <w:marBottom w:val="0"/>
          <w:divBdr>
            <w:top w:val="none" w:sz="0" w:space="0" w:color="auto"/>
            <w:left w:val="none" w:sz="0" w:space="0" w:color="auto"/>
            <w:bottom w:val="none" w:sz="0" w:space="0" w:color="auto"/>
            <w:right w:val="none" w:sz="0" w:space="0" w:color="auto"/>
          </w:divBdr>
        </w:div>
        <w:div w:id="1607931627">
          <w:marLeft w:val="640"/>
          <w:marRight w:val="0"/>
          <w:marTop w:val="0"/>
          <w:marBottom w:val="0"/>
          <w:divBdr>
            <w:top w:val="none" w:sz="0" w:space="0" w:color="auto"/>
            <w:left w:val="none" w:sz="0" w:space="0" w:color="auto"/>
            <w:bottom w:val="none" w:sz="0" w:space="0" w:color="auto"/>
            <w:right w:val="none" w:sz="0" w:space="0" w:color="auto"/>
          </w:divBdr>
        </w:div>
        <w:div w:id="1369450951">
          <w:marLeft w:val="640"/>
          <w:marRight w:val="0"/>
          <w:marTop w:val="0"/>
          <w:marBottom w:val="0"/>
          <w:divBdr>
            <w:top w:val="none" w:sz="0" w:space="0" w:color="auto"/>
            <w:left w:val="none" w:sz="0" w:space="0" w:color="auto"/>
            <w:bottom w:val="none" w:sz="0" w:space="0" w:color="auto"/>
            <w:right w:val="none" w:sz="0" w:space="0" w:color="auto"/>
          </w:divBdr>
        </w:div>
        <w:div w:id="1123840523">
          <w:marLeft w:val="640"/>
          <w:marRight w:val="0"/>
          <w:marTop w:val="0"/>
          <w:marBottom w:val="0"/>
          <w:divBdr>
            <w:top w:val="none" w:sz="0" w:space="0" w:color="auto"/>
            <w:left w:val="none" w:sz="0" w:space="0" w:color="auto"/>
            <w:bottom w:val="none" w:sz="0" w:space="0" w:color="auto"/>
            <w:right w:val="none" w:sz="0" w:space="0" w:color="auto"/>
          </w:divBdr>
        </w:div>
        <w:div w:id="855122895">
          <w:marLeft w:val="640"/>
          <w:marRight w:val="0"/>
          <w:marTop w:val="0"/>
          <w:marBottom w:val="0"/>
          <w:divBdr>
            <w:top w:val="none" w:sz="0" w:space="0" w:color="auto"/>
            <w:left w:val="none" w:sz="0" w:space="0" w:color="auto"/>
            <w:bottom w:val="none" w:sz="0" w:space="0" w:color="auto"/>
            <w:right w:val="none" w:sz="0" w:space="0" w:color="auto"/>
          </w:divBdr>
        </w:div>
        <w:div w:id="1335066428">
          <w:marLeft w:val="640"/>
          <w:marRight w:val="0"/>
          <w:marTop w:val="0"/>
          <w:marBottom w:val="0"/>
          <w:divBdr>
            <w:top w:val="none" w:sz="0" w:space="0" w:color="auto"/>
            <w:left w:val="none" w:sz="0" w:space="0" w:color="auto"/>
            <w:bottom w:val="none" w:sz="0" w:space="0" w:color="auto"/>
            <w:right w:val="none" w:sz="0" w:space="0" w:color="auto"/>
          </w:divBdr>
        </w:div>
        <w:div w:id="1608198407">
          <w:marLeft w:val="640"/>
          <w:marRight w:val="0"/>
          <w:marTop w:val="0"/>
          <w:marBottom w:val="0"/>
          <w:divBdr>
            <w:top w:val="none" w:sz="0" w:space="0" w:color="auto"/>
            <w:left w:val="none" w:sz="0" w:space="0" w:color="auto"/>
            <w:bottom w:val="none" w:sz="0" w:space="0" w:color="auto"/>
            <w:right w:val="none" w:sz="0" w:space="0" w:color="auto"/>
          </w:divBdr>
        </w:div>
        <w:div w:id="326978742">
          <w:marLeft w:val="640"/>
          <w:marRight w:val="0"/>
          <w:marTop w:val="0"/>
          <w:marBottom w:val="0"/>
          <w:divBdr>
            <w:top w:val="none" w:sz="0" w:space="0" w:color="auto"/>
            <w:left w:val="none" w:sz="0" w:space="0" w:color="auto"/>
            <w:bottom w:val="none" w:sz="0" w:space="0" w:color="auto"/>
            <w:right w:val="none" w:sz="0" w:space="0" w:color="auto"/>
          </w:divBdr>
        </w:div>
        <w:div w:id="1887597123">
          <w:marLeft w:val="640"/>
          <w:marRight w:val="0"/>
          <w:marTop w:val="0"/>
          <w:marBottom w:val="0"/>
          <w:divBdr>
            <w:top w:val="none" w:sz="0" w:space="0" w:color="auto"/>
            <w:left w:val="none" w:sz="0" w:space="0" w:color="auto"/>
            <w:bottom w:val="none" w:sz="0" w:space="0" w:color="auto"/>
            <w:right w:val="none" w:sz="0" w:space="0" w:color="auto"/>
          </w:divBdr>
        </w:div>
        <w:div w:id="554051816">
          <w:marLeft w:val="640"/>
          <w:marRight w:val="0"/>
          <w:marTop w:val="0"/>
          <w:marBottom w:val="0"/>
          <w:divBdr>
            <w:top w:val="none" w:sz="0" w:space="0" w:color="auto"/>
            <w:left w:val="none" w:sz="0" w:space="0" w:color="auto"/>
            <w:bottom w:val="none" w:sz="0" w:space="0" w:color="auto"/>
            <w:right w:val="none" w:sz="0" w:space="0" w:color="auto"/>
          </w:divBdr>
        </w:div>
        <w:div w:id="1765952367">
          <w:marLeft w:val="640"/>
          <w:marRight w:val="0"/>
          <w:marTop w:val="0"/>
          <w:marBottom w:val="0"/>
          <w:divBdr>
            <w:top w:val="none" w:sz="0" w:space="0" w:color="auto"/>
            <w:left w:val="none" w:sz="0" w:space="0" w:color="auto"/>
            <w:bottom w:val="none" w:sz="0" w:space="0" w:color="auto"/>
            <w:right w:val="none" w:sz="0" w:space="0" w:color="auto"/>
          </w:divBdr>
        </w:div>
        <w:div w:id="292637986">
          <w:marLeft w:val="640"/>
          <w:marRight w:val="0"/>
          <w:marTop w:val="0"/>
          <w:marBottom w:val="0"/>
          <w:divBdr>
            <w:top w:val="none" w:sz="0" w:space="0" w:color="auto"/>
            <w:left w:val="none" w:sz="0" w:space="0" w:color="auto"/>
            <w:bottom w:val="none" w:sz="0" w:space="0" w:color="auto"/>
            <w:right w:val="none" w:sz="0" w:space="0" w:color="auto"/>
          </w:divBdr>
        </w:div>
        <w:div w:id="554394829">
          <w:marLeft w:val="640"/>
          <w:marRight w:val="0"/>
          <w:marTop w:val="0"/>
          <w:marBottom w:val="0"/>
          <w:divBdr>
            <w:top w:val="none" w:sz="0" w:space="0" w:color="auto"/>
            <w:left w:val="none" w:sz="0" w:space="0" w:color="auto"/>
            <w:bottom w:val="none" w:sz="0" w:space="0" w:color="auto"/>
            <w:right w:val="none" w:sz="0" w:space="0" w:color="auto"/>
          </w:divBdr>
        </w:div>
        <w:div w:id="784467841">
          <w:marLeft w:val="640"/>
          <w:marRight w:val="0"/>
          <w:marTop w:val="0"/>
          <w:marBottom w:val="0"/>
          <w:divBdr>
            <w:top w:val="none" w:sz="0" w:space="0" w:color="auto"/>
            <w:left w:val="none" w:sz="0" w:space="0" w:color="auto"/>
            <w:bottom w:val="none" w:sz="0" w:space="0" w:color="auto"/>
            <w:right w:val="none" w:sz="0" w:space="0" w:color="auto"/>
          </w:divBdr>
        </w:div>
        <w:div w:id="1628317000">
          <w:marLeft w:val="640"/>
          <w:marRight w:val="0"/>
          <w:marTop w:val="0"/>
          <w:marBottom w:val="0"/>
          <w:divBdr>
            <w:top w:val="none" w:sz="0" w:space="0" w:color="auto"/>
            <w:left w:val="none" w:sz="0" w:space="0" w:color="auto"/>
            <w:bottom w:val="none" w:sz="0" w:space="0" w:color="auto"/>
            <w:right w:val="none" w:sz="0" w:space="0" w:color="auto"/>
          </w:divBdr>
        </w:div>
        <w:div w:id="1433936192">
          <w:marLeft w:val="640"/>
          <w:marRight w:val="0"/>
          <w:marTop w:val="0"/>
          <w:marBottom w:val="0"/>
          <w:divBdr>
            <w:top w:val="none" w:sz="0" w:space="0" w:color="auto"/>
            <w:left w:val="none" w:sz="0" w:space="0" w:color="auto"/>
            <w:bottom w:val="none" w:sz="0" w:space="0" w:color="auto"/>
            <w:right w:val="none" w:sz="0" w:space="0" w:color="auto"/>
          </w:divBdr>
        </w:div>
        <w:div w:id="361828703">
          <w:marLeft w:val="640"/>
          <w:marRight w:val="0"/>
          <w:marTop w:val="0"/>
          <w:marBottom w:val="0"/>
          <w:divBdr>
            <w:top w:val="none" w:sz="0" w:space="0" w:color="auto"/>
            <w:left w:val="none" w:sz="0" w:space="0" w:color="auto"/>
            <w:bottom w:val="none" w:sz="0" w:space="0" w:color="auto"/>
            <w:right w:val="none" w:sz="0" w:space="0" w:color="auto"/>
          </w:divBdr>
        </w:div>
        <w:div w:id="1835484579">
          <w:marLeft w:val="640"/>
          <w:marRight w:val="0"/>
          <w:marTop w:val="0"/>
          <w:marBottom w:val="0"/>
          <w:divBdr>
            <w:top w:val="none" w:sz="0" w:space="0" w:color="auto"/>
            <w:left w:val="none" w:sz="0" w:space="0" w:color="auto"/>
            <w:bottom w:val="none" w:sz="0" w:space="0" w:color="auto"/>
            <w:right w:val="none" w:sz="0" w:space="0" w:color="auto"/>
          </w:divBdr>
        </w:div>
        <w:div w:id="666399500">
          <w:marLeft w:val="640"/>
          <w:marRight w:val="0"/>
          <w:marTop w:val="0"/>
          <w:marBottom w:val="0"/>
          <w:divBdr>
            <w:top w:val="none" w:sz="0" w:space="0" w:color="auto"/>
            <w:left w:val="none" w:sz="0" w:space="0" w:color="auto"/>
            <w:bottom w:val="none" w:sz="0" w:space="0" w:color="auto"/>
            <w:right w:val="none" w:sz="0" w:space="0" w:color="auto"/>
          </w:divBdr>
        </w:div>
        <w:div w:id="1263565207">
          <w:marLeft w:val="640"/>
          <w:marRight w:val="0"/>
          <w:marTop w:val="0"/>
          <w:marBottom w:val="0"/>
          <w:divBdr>
            <w:top w:val="none" w:sz="0" w:space="0" w:color="auto"/>
            <w:left w:val="none" w:sz="0" w:space="0" w:color="auto"/>
            <w:bottom w:val="none" w:sz="0" w:space="0" w:color="auto"/>
            <w:right w:val="none" w:sz="0" w:space="0" w:color="auto"/>
          </w:divBdr>
        </w:div>
        <w:div w:id="1253323410">
          <w:marLeft w:val="640"/>
          <w:marRight w:val="0"/>
          <w:marTop w:val="0"/>
          <w:marBottom w:val="0"/>
          <w:divBdr>
            <w:top w:val="none" w:sz="0" w:space="0" w:color="auto"/>
            <w:left w:val="none" w:sz="0" w:space="0" w:color="auto"/>
            <w:bottom w:val="none" w:sz="0" w:space="0" w:color="auto"/>
            <w:right w:val="none" w:sz="0" w:space="0" w:color="auto"/>
          </w:divBdr>
        </w:div>
        <w:div w:id="516433811">
          <w:marLeft w:val="640"/>
          <w:marRight w:val="0"/>
          <w:marTop w:val="0"/>
          <w:marBottom w:val="0"/>
          <w:divBdr>
            <w:top w:val="none" w:sz="0" w:space="0" w:color="auto"/>
            <w:left w:val="none" w:sz="0" w:space="0" w:color="auto"/>
            <w:bottom w:val="none" w:sz="0" w:space="0" w:color="auto"/>
            <w:right w:val="none" w:sz="0" w:space="0" w:color="auto"/>
          </w:divBdr>
        </w:div>
        <w:div w:id="1306815781">
          <w:marLeft w:val="640"/>
          <w:marRight w:val="0"/>
          <w:marTop w:val="0"/>
          <w:marBottom w:val="0"/>
          <w:divBdr>
            <w:top w:val="none" w:sz="0" w:space="0" w:color="auto"/>
            <w:left w:val="none" w:sz="0" w:space="0" w:color="auto"/>
            <w:bottom w:val="none" w:sz="0" w:space="0" w:color="auto"/>
            <w:right w:val="none" w:sz="0" w:space="0" w:color="auto"/>
          </w:divBdr>
        </w:div>
        <w:div w:id="1126236473">
          <w:marLeft w:val="640"/>
          <w:marRight w:val="0"/>
          <w:marTop w:val="0"/>
          <w:marBottom w:val="0"/>
          <w:divBdr>
            <w:top w:val="none" w:sz="0" w:space="0" w:color="auto"/>
            <w:left w:val="none" w:sz="0" w:space="0" w:color="auto"/>
            <w:bottom w:val="none" w:sz="0" w:space="0" w:color="auto"/>
            <w:right w:val="none" w:sz="0" w:space="0" w:color="auto"/>
          </w:divBdr>
        </w:div>
        <w:div w:id="1565524767">
          <w:marLeft w:val="640"/>
          <w:marRight w:val="0"/>
          <w:marTop w:val="0"/>
          <w:marBottom w:val="0"/>
          <w:divBdr>
            <w:top w:val="none" w:sz="0" w:space="0" w:color="auto"/>
            <w:left w:val="none" w:sz="0" w:space="0" w:color="auto"/>
            <w:bottom w:val="none" w:sz="0" w:space="0" w:color="auto"/>
            <w:right w:val="none" w:sz="0" w:space="0" w:color="auto"/>
          </w:divBdr>
        </w:div>
        <w:div w:id="1206719426">
          <w:marLeft w:val="640"/>
          <w:marRight w:val="0"/>
          <w:marTop w:val="0"/>
          <w:marBottom w:val="0"/>
          <w:divBdr>
            <w:top w:val="none" w:sz="0" w:space="0" w:color="auto"/>
            <w:left w:val="none" w:sz="0" w:space="0" w:color="auto"/>
            <w:bottom w:val="none" w:sz="0" w:space="0" w:color="auto"/>
            <w:right w:val="none" w:sz="0" w:space="0" w:color="auto"/>
          </w:divBdr>
        </w:div>
        <w:div w:id="1968270523">
          <w:marLeft w:val="640"/>
          <w:marRight w:val="0"/>
          <w:marTop w:val="0"/>
          <w:marBottom w:val="0"/>
          <w:divBdr>
            <w:top w:val="none" w:sz="0" w:space="0" w:color="auto"/>
            <w:left w:val="none" w:sz="0" w:space="0" w:color="auto"/>
            <w:bottom w:val="none" w:sz="0" w:space="0" w:color="auto"/>
            <w:right w:val="none" w:sz="0" w:space="0" w:color="auto"/>
          </w:divBdr>
        </w:div>
        <w:div w:id="1820226235">
          <w:marLeft w:val="640"/>
          <w:marRight w:val="0"/>
          <w:marTop w:val="0"/>
          <w:marBottom w:val="0"/>
          <w:divBdr>
            <w:top w:val="none" w:sz="0" w:space="0" w:color="auto"/>
            <w:left w:val="none" w:sz="0" w:space="0" w:color="auto"/>
            <w:bottom w:val="none" w:sz="0" w:space="0" w:color="auto"/>
            <w:right w:val="none" w:sz="0" w:space="0" w:color="auto"/>
          </w:divBdr>
        </w:div>
        <w:div w:id="542404165">
          <w:marLeft w:val="640"/>
          <w:marRight w:val="0"/>
          <w:marTop w:val="0"/>
          <w:marBottom w:val="0"/>
          <w:divBdr>
            <w:top w:val="none" w:sz="0" w:space="0" w:color="auto"/>
            <w:left w:val="none" w:sz="0" w:space="0" w:color="auto"/>
            <w:bottom w:val="none" w:sz="0" w:space="0" w:color="auto"/>
            <w:right w:val="none" w:sz="0" w:space="0" w:color="auto"/>
          </w:divBdr>
        </w:div>
        <w:div w:id="1896895668">
          <w:marLeft w:val="640"/>
          <w:marRight w:val="0"/>
          <w:marTop w:val="0"/>
          <w:marBottom w:val="0"/>
          <w:divBdr>
            <w:top w:val="none" w:sz="0" w:space="0" w:color="auto"/>
            <w:left w:val="none" w:sz="0" w:space="0" w:color="auto"/>
            <w:bottom w:val="none" w:sz="0" w:space="0" w:color="auto"/>
            <w:right w:val="none" w:sz="0" w:space="0" w:color="auto"/>
          </w:divBdr>
        </w:div>
        <w:div w:id="262962704">
          <w:marLeft w:val="640"/>
          <w:marRight w:val="0"/>
          <w:marTop w:val="0"/>
          <w:marBottom w:val="0"/>
          <w:divBdr>
            <w:top w:val="none" w:sz="0" w:space="0" w:color="auto"/>
            <w:left w:val="none" w:sz="0" w:space="0" w:color="auto"/>
            <w:bottom w:val="none" w:sz="0" w:space="0" w:color="auto"/>
            <w:right w:val="none" w:sz="0" w:space="0" w:color="auto"/>
          </w:divBdr>
        </w:div>
        <w:div w:id="1255750531">
          <w:marLeft w:val="640"/>
          <w:marRight w:val="0"/>
          <w:marTop w:val="0"/>
          <w:marBottom w:val="0"/>
          <w:divBdr>
            <w:top w:val="none" w:sz="0" w:space="0" w:color="auto"/>
            <w:left w:val="none" w:sz="0" w:space="0" w:color="auto"/>
            <w:bottom w:val="none" w:sz="0" w:space="0" w:color="auto"/>
            <w:right w:val="none" w:sz="0" w:space="0" w:color="auto"/>
          </w:divBdr>
        </w:div>
        <w:div w:id="574558994">
          <w:marLeft w:val="640"/>
          <w:marRight w:val="0"/>
          <w:marTop w:val="0"/>
          <w:marBottom w:val="0"/>
          <w:divBdr>
            <w:top w:val="none" w:sz="0" w:space="0" w:color="auto"/>
            <w:left w:val="none" w:sz="0" w:space="0" w:color="auto"/>
            <w:bottom w:val="none" w:sz="0" w:space="0" w:color="auto"/>
            <w:right w:val="none" w:sz="0" w:space="0" w:color="auto"/>
          </w:divBdr>
        </w:div>
        <w:div w:id="866871475">
          <w:marLeft w:val="640"/>
          <w:marRight w:val="0"/>
          <w:marTop w:val="0"/>
          <w:marBottom w:val="0"/>
          <w:divBdr>
            <w:top w:val="none" w:sz="0" w:space="0" w:color="auto"/>
            <w:left w:val="none" w:sz="0" w:space="0" w:color="auto"/>
            <w:bottom w:val="none" w:sz="0" w:space="0" w:color="auto"/>
            <w:right w:val="none" w:sz="0" w:space="0" w:color="auto"/>
          </w:divBdr>
        </w:div>
        <w:div w:id="1125656806">
          <w:marLeft w:val="640"/>
          <w:marRight w:val="0"/>
          <w:marTop w:val="0"/>
          <w:marBottom w:val="0"/>
          <w:divBdr>
            <w:top w:val="none" w:sz="0" w:space="0" w:color="auto"/>
            <w:left w:val="none" w:sz="0" w:space="0" w:color="auto"/>
            <w:bottom w:val="none" w:sz="0" w:space="0" w:color="auto"/>
            <w:right w:val="none" w:sz="0" w:space="0" w:color="auto"/>
          </w:divBdr>
        </w:div>
        <w:div w:id="520974305">
          <w:marLeft w:val="640"/>
          <w:marRight w:val="0"/>
          <w:marTop w:val="0"/>
          <w:marBottom w:val="0"/>
          <w:divBdr>
            <w:top w:val="none" w:sz="0" w:space="0" w:color="auto"/>
            <w:left w:val="none" w:sz="0" w:space="0" w:color="auto"/>
            <w:bottom w:val="none" w:sz="0" w:space="0" w:color="auto"/>
            <w:right w:val="none" w:sz="0" w:space="0" w:color="auto"/>
          </w:divBdr>
        </w:div>
        <w:div w:id="1055933340">
          <w:marLeft w:val="640"/>
          <w:marRight w:val="0"/>
          <w:marTop w:val="0"/>
          <w:marBottom w:val="0"/>
          <w:divBdr>
            <w:top w:val="none" w:sz="0" w:space="0" w:color="auto"/>
            <w:left w:val="none" w:sz="0" w:space="0" w:color="auto"/>
            <w:bottom w:val="none" w:sz="0" w:space="0" w:color="auto"/>
            <w:right w:val="none" w:sz="0" w:space="0" w:color="auto"/>
          </w:divBdr>
        </w:div>
        <w:div w:id="1438482100">
          <w:marLeft w:val="640"/>
          <w:marRight w:val="0"/>
          <w:marTop w:val="0"/>
          <w:marBottom w:val="0"/>
          <w:divBdr>
            <w:top w:val="none" w:sz="0" w:space="0" w:color="auto"/>
            <w:left w:val="none" w:sz="0" w:space="0" w:color="auto"/>
            <w:bottom w:val="none" w:sz="0" w:space="0" w:color="auto"/>
            <w:right w:val="none" w:sz="0" w:space="0" w:color="auto"/>
          </w:divBdr>
        </w:div>
        <w:div w:id="1588267813">
          <w:marLeft w:val="640"/>
          <w:marRight w:val="0"/>
          <w:marTop w:val="0"/>
          <w:marBottom w:val="0"/>
          <w:divBdr>
            <w:top w:val="none" w:sz="0" w:space="0" w:color="auto"/>
            <w:left w:val="none" w:sz="0" w:space="0" w:color="auto"/>
            <w:bottom w:val="none" w:sz="0" w:space="0" w:color="auto"/>
            <w:right w:val="none" w:sz="0" w:space="0" w:color="auto"/>
          </w:divBdr>
        </w:div>
        <w:div w:id="675691035">
          <w:marLeft w:val="640"/>
          <w:marRight w:val="0"/>
          <w:marTop w:val="0"/>
          <w:marBottom w:val="0"/>
          <w:divBdr>
            <w:top w:val="none" w:sz="0" w:space="0" w:color="auto"/>
            <w:left w:val="none" w:sz="0" w:space="0" w:color="auto"/>
            <w:bottom w:val="none" w:sz="0" w:space="0" w:color="auto"/>
            <w:right w:val="none" w:sz="0" w:space="0" w:color="auto"/>
          </w:divBdr>
        </w:div>
        <w:div w:id="1067410974">
          <w:marLeft w:val="640"/>
          <w:marRight w:val="0"/>
          <w:marTop w:val="0"/>
          <w:marBottom w:val="0"/>
          <w:divBdr>
            <w:top w:val="none" w:sz="0" w:space="0" w:color="auto"/>
            <w:left w:val="none" w:sz="0" w:space="0" w:color="auto"/>
            <w:bottom w:val="none" w:sz="0" w:space="0" w:color="auto"/>
            <w:right w:val="none" w:sz="0" w:space="0" w:color="auto"/>
          </w:divBdr>
        </w:div>
        <w:div w:id="912468835">
          <w:marLeft w:val="640"/>
          <w:marRight w:val="0"/>
          <w:marTop w:val="0"/>
          <w:marBottom w:val="0"/>
          <w:divBdr>
            <w:top w:val="none" w:sz="0" w:space="0" w:color="auto"/>
            <w:left w:val="none" w:sz="0" w:space="0" w:color="auto"/>
            <w:bottom w:val="none" w:sz="0" w:space="0" w:color="auto"/>
            <w:right w:val="none" w:sz="0" w:space="0" w:color="auto"/>
          </w:divBdr>
        </w:div>
        <w:div w:id="386299115">
          <w:marLeft w:val="640"/>
          <w:marRight w:val="0"/>
          <w:marTop w:val="0"/>
          <w:marBottom w:val="0"/>
          <w:divBdr>
            <w:top w:val="none" w:sz="0" w:space="0" w:color="auto"/>
            <w:left w:val="none" w:sz="0" w:space="0" w:color="auto"/>
            <w:bottom w:val="none" w:sz="0" w:space="0" w:color="auto"/>
            <w:right w:val="none" w:sz="0" w:space="0" w:color="auto"/>
          </w:divBdr>
        </w:div>
        <w:div w:id="1949119488">
          <w:marLeft w:val="640"/>
          <w:marRight w:val="0"/>
          <w:marTop w:val="0"/>
          <w:marBottom w:val="0"/>
          <w:divBdr>
            <w:top w:val="none" w:sz="0" w:space="0" w:color="auto"/>
            <w:left w:val="none" w:sz="0" w:space="0" w:color="auto"/>
            <w:bottom w:val="none" w:sz="0" w:space="0" w:color="auto"/>
            <w:right w:val="none" w:sz="0" w:space="0" w:color="auto"/>
          </w:divBdr>
        </w:div>
        <w:div w:id="131562271">
          <w:marLeft w:val="640"/>
          <w:marRight w:val="0"/>
          <w:marTop w:val="0"/>
          <w:marBottom w:val="0"/>
          <w:divBdr>
            <w:top w:val="none" w:sz="0" w:space="0" w:color="auto"/>
            <w:left w:val="none" w:sz="0" w:space="0" w:color="auto"/>
            <w:bottom w:val="none" w:sz="0" w:space="0" w:color="auto"/>
            <w:right w:val="none" w:sz="0" w:space="0" w:color="auto"/>
          </w:divBdr>
        </w:div>
        <w:div w:id="247886524">
          <w:marLeft w:val="640"/>
          <w:marRight w:val="0"/>
          <w:marTop w:val="0"/>
          <w:marBottom w:val="0"/>
          <w:divBdr>
            <w:top w:val="none" w:sz="0" w:space="0" w:color="auto"/>
            <w:left w:val="none" w:sz="0" w:space="0" w:color="auto"/>
            <w:bottom w:val="none" w:sz="0" w:space="0" w:color="auto"/>
            <w:right w:val="none" w:sz="0" w:space="0" w:color="auto"/>
          </w:divBdr>
        </w:div>
        <w:div w:id="968248470">
          <w:marLeft w:val="640"/>
          <w:marRight w:val="0"/>
          <w:marTop w:val="0"/>
          <w:marBottom w:val="0"/>
          <w:divBdr>
            <w:top w:val="none" w:sz="0" w:space="0" w:color="auto"/>
            <w:left w:val="none" w:sz="0" w:space="0" w:color="auto"/>
            <w:bottom w:val="none" w:sz="0" w:space="0" w:color="auto"/>
            <w:right w:val="none" w:sz="0" w:space="0" w:color="auto"/>
          </w:divBdr>
        </w:div>
        <w:div w:id="627584521">
          <w:marLeft w:val="640"/>
          <w:marRight w:val="0"/>
          <w:marTop w:val="0"/>
          <w:marBottom w:val="0"/>
          <w:divBdr>
            <w:top w:val="none" w:sz="0" w:space="0" w:color="auto"/>
            <w:left w:val="none" w:sz="0" w:space="0" w:color="auto"/>
            <w:bottom w:val="none" w:sz="0" w:space="0" w:color="auto"/>
            <w:right w:val="none" w:sz="0" w:space="0" w:color="auto"/>
          </w:divBdr>
        </w:div>
        <w:div w:id="939292143">
          <w:marLeft w:val="640"/>
          <w:marRight w:val="0"/>
          <w:marTop w:val="0"/>
          <w:marBottom w:val="0"/>
          <w:divBdr>
            <w:top w:val="none" w:sz="0" w:space="0" w:color="auto"/>
            <w:left w:val="none" w:sz="0" w:space="0" w:color="auto"/>
            <w:bottom w:val="none" w:sz="0" w:space="0" w:color="auto"/>
            <w:right w:val="none" w:sz="0" w:space="0" w:color="auto"/>
          </w:divBdr>
        </w:div>
        <w:div w:id="1943297515">
          <w:marLeft w:val="640"/>
          <w:marRight w:val="0"/>
          <w:marTop w:val="0"/>
          <w:marBottom w:val="0"/>
          <w:divBdr>
            <w:top w:val="none" w:sz="0" w:space="0" w:color="auto"/>
            <w:left w:val="none" w:sz="0" w:space="0" w:color="auto"/>
            <w:bottom w:val="none" w:sz="0" w:space="0" w:color="auto"/>
            <w:right w:val="none" w:sz="0" w:space="0" w:color="auto"/>
          </w:divBdr>
        </w:div>
        <w:div w:id="459350244">
          <w:marLeft w:val="640"/>
          <w:marRight w:val="0"/>
          <w:marTop w:val="0"/>
          <w:marBottom w:val="0"/>
          <w:divBdr>
            <w:top w:val="none" w:sz="0" w:space="0" w:color="auto"/>
            <w:left w:val="none" w:sz="0" w:space="0" w:color="auto"/>
            <w:bottom w:val="none" w:sz="0" w:space="0" w:color="auto"/>
            <w:right w:val="none" w:sz="0" w:space="0" w:color="auto"/>
          </w:divBdr>
        </w:div>
        <w:div w:id="1739551959">
          <w:marLeft w:val="640"/>
          <w:marRight w:val="0"/>
          <w:marTop w:val="0"/>
          <w:marBottom w:val="0"/>
          <w:divBdr>
            <w:top w:val="none" w:sz="0" w:space="0" w:color="auto"/>
            <w:left w:val="none" w:sz="0" w:space="0" w:color="auto"/>
            <w:bottom w:val="none" w:sz="0" w:space="0" w:color="auto"/>
            <w:right w:val="none" w:sz="0" w:space="0" w:color="auto"/>
          </w:divBdr>
        </w:div>
        <w:div w:id="2036955236">
          <w:marLeft w:val="640"/>
          <w:marRight w:val="0"/>
          <w:marTop w:val="0"/>
          <w:marBottom w:val="0"/>
          <w:divBdr>
            <w:top w:val="none" w:sz="0" w:space="0" w:color="auto"/>
            <w:left w:val="none" w:sz="0" w:space="0" w:color="auto"/>
            <w:bottom w:val="none" w:sz="0" w:space="0" w:color="auto"/>
            <w:right w:val="none" w:sz="0" w:space="0" w:color="auto"/>
          </w:divBdr>
        </w:div>
        <w:div w:id="1261717861">
          <w:marLeft w:val="640"/>
          <w:marRight w:val="0"/>
          <w:marTop w:val="0"/>
          <w:marBottom w:val="0"/>
          <w:divBdr>
            <w:top w:val="none" w:sz="0" w:space="0" w:color="auto"/>
            <w:left w:val="none" w:sz="0" w:space="0" w:color="auto"/>
            <w:bottom w:val="none" w:sz="0" w:space="0" w:color="auto"/>
            <w:right w:val="none" w:sz="0" w:space="0" w:color="auto"/>
          </w:divBdr>
        </w:div>
        <w:div w:id="932125716">
          <w:marLeft w:val="640"/>
          <w:marRight w:val="0"/>
          <w:marTop w:val="0"/>
          <w:marBottom w:val="0"/>
          <w:divBdr>
            <w:top w:val="none" w:sz="0" w:space="0" w:color="auto"/>
            <w:left w:val="none" w:sz="0" w:space="0" w:color="auto"/>
            <w:bottom w:val="none" w:sz="0" w:space="0" w:color="auto"/>
            <w:right w:val="none" w:sz="0" w:space="0" w:color="auto"/>
          </w:divBdr>
        </w:div>
        <w:div w:id="1294948705">
          <w:marLeft w:val="640"/>
          <w:marRight w:val="0"/>
          <w:marTop w:val="0"/>
          <w:marBottom w:val="0"/>
          <w:divBdr>
            <w:top w:val="none" w:sz="0" w:space="0" w:color="auto"/>
            <w:left w:val="none" w:sz="0" w:space="0" w:color="auto"/>
            <w:bottom w:val="none" w:sz="0" w:space="0" w:color="auto"/>
            <w:right w:val="none" w:sz="0" w:space="0" w:color="auto"/>
          </w:divBdr>
        </w:div>
        <w:div w:id="252400964">
          <w:marLeft w:val="640"/>
          <w:marRight w:val="0"/>
          <w:marTop w:val="0"/>
          <w:marBottom w:val="0"/>
          <w:divBdr>
            <w:top w:val="none" w:sz="0" w:space="0" w:color="auto"/>
            <w:left w:val="none" w:sz="0" w:space="0" w:color="auto"/>
            <w:bottom w:val="none" w:sz="0" w:space="0" w:color="auto"/>
            <w:right w:val="none" w:sz="0" w:space="0" w:color="auto"/>
          </w:divBdr>
        </w:div>
        <w:div w:id="541945252">
          <w:marLeft w:val="640"/>
          <w:marRight w:val="0"/>
          <w:marTop w:val="0"/>
          <w:marBottom w:val="0"/>
          <w:divBdr>
            <w:top w:val="none" w:sz="0" w:space="0" w:color="auto"/>
            <w:left w:val="none" w:sz="0" w:space="0" w:color="auto"/>
            <w:bottom w:val="none" w:sz="0" w:space="0" w:color="auto"/>
            <w:right w:val="none" w:sz="0" w:space="0" w:color="auto"/>
          </w:divBdr>
        </w:div>
        <w:div w:id="1609387296">
          <w:marLeft w:val="640"/>
          <w:marRight w:val="0"/>
          <w:marTop w:val="0"/>
          <w:marBottom w:val="0"/>
          <w:divBdr>
            <w:top w:val="none" w:sz="0" w:space="0" w:color="auto"/>
            <w:left w:val="none" w:sz="0" w:space="0" w:color="auto"/>
            <w:bottom w:val="none" w:sz="0" w:space="0" w:color="auto"/>
            <w:right w:val="none" w:sz="0" w:space="0" w:color="auto"/>
          </w:divBdr>
        </w:div>
        <w:div w:id="1678533215">
          <w:marLeft w:val="640"/>
          <w:marRight w:val="0"/>
          <w:marTop w:val="0"/>
          <w:marBottom w:val="0"/>
          <w:divBdr>
            <w:top w:val="none" w:sz="0" w:space="0" w:color="auto"/>
            <w:left w:val="none" w:sz="0" w:space="0" w:color="auto"/>
            <w:bottom w:val="none" w:sz="0" w:space="0" w:color="auto"/>
            <w:right w:val="none" w:sz="0" w:space="0" w:color="auto"/>
          </w:divBdr>
        </w:div>
        <w:div w:id="1967152703">
          <w:marLeft w:val="640"/>
          <w:marRight w:val="0"/>
          <w:marTop w:val="0"/>
          <w:marBottom w:val="0"/>
          <w:divBdr>
            <w:top w:val="none" w:sz="0" w:space="0" w:color="auto"/>
            <w:left w:val="none" w:sz="0" w:space="0" w:color="auto"/>
            <w:bottom w:val="none" w:sz="0" w:space="0" w:color="auto"/>
            <w:right w:val="none" w:sz="0" w:space="0" w:color="auto"/>
          </w:divBdr>
        </w:div>
        <w:div w:id="1298609346">
          <w:marLeft w:val="640"/>
          <w:marRight w:val="0"/>
          <w:marTop w:val="0"/>
          <w:marBottom w:val="0"/>
          <w:divBdr>
            <w:top w:val="none" w:sz="0" w:space="0" w:color="auto"/>
            <w:left w:val="none" w:sz="0" w:space="0" w:color="auto"/>
            <w:bottom w:val="none" w:sz="0" w:space="0" w:color="auto"/>
            <w:right w:val="none" w:sz="0" w:space="0" w:color="auto"/>
          </w:divBdr>
        </w:div>
        <w:div w:id="243999443">
          <w:marLeft w:val="640"/>
          <w:marRight w:val="0"/>
          <w:marTop w:val="0"/>
          <w:marBottom w:val="0"/>
          <w:divBdr>
            <w:top w:val="none" w:sz="0" w:space="0" w:color="auto"/>
            <w:left w:val="none" w:sz="0" w:space="0" w:color="auto"/>
            <w:bottom w:val="none" w:sz="0" w:space="0" w:color="auto"/>
            <w:right w:val="none" w:sz="0" w:space="0" w:color="auto"/>
          </w:divBdr>
        </w:div>
        <w:div w:id="141428009">
          <w:marLeft w:val="640"/>
          <w:marRight w:val="0"/>
          <w:marTop w:val="0"/>
          <w:marBottom w:val="0"/>
          <w:divBdr>
            <w:top w:val="none" w:sz="0" w:space="0" w:color="auto"/>
            <w:left w:val="none" w:sz="0" w:space="0" w:color="auto"/>
            <w:bottom w:val="none" w:sz="0" w:space="0" w:color="auto"/>
            <w:right w:val="none" w:sz="0" w:space="0" w:color="auto"/>
          </w:divBdr>
        </w:div>
        <w:div w:id="1825974252">
          <w:marLeft w:val="640"/>
          <w:marRight w:val="0"/>
          <w:marTop w:val="0"/>
          <w:marBottom w:val="0"/>
          <w:divBdr>
            <w:top w:val="none" w:sz="0" w:space="0" w:color="auto"/>
            <w:left w:val="none" w:sz="0" w:space="0" w:color="auto"/>
            <w:bottom w:val="none" w:sz="0" w:space="0" w:color="auto"/>
            <w:right w:val="none" w:sz="0" w:space="0" w:color="auto"/>
          </w:divBdr>
        </w:div>
        <w:div w:id="679771348">
          <w:marLeft w:val="640"/>
          <w:marRight w:val="0"/>
          <w:marTop w:val="0"/>
          <w:marBottom w:val="0"/>
          <w:divBdr>
            <w:top w:val="none" w:sz="0" w:space="0" w:color="auto"/>
            <w:left w:val="none" w:sz="0" w:space="0" w:color="auto"/>
            <w:bottom w:val="none" w:sz="0" w:space="0" w:color="auto"/>
            <w:right w:val="none" w:sz="0" w:space="0" w:color="auto"/>
          </w:divBdr>
        </w:div>
        <w:div w:id="71392582">
          <w:marLeft w:val="640"/>
          <w:marRight w:val="0"/>
          <w:marTop w:val="0"/>
          <w:marBottom w:val="0"/>
          <w:divBdr>
            <w:top w:val="none" w:sz="0" w:space="0" w:color="auto"/>
            <w:left w:val="none" w:sz="0" w:space="0" w:color="auto"/>
            <w:bottom w:val="none" w:sz="0" w:space="0" w:color="auto"/>
            <w:right w:val="none" w:sz="0" w:space="0" w:color="auto"/>
          </w:divBdr>
        </w:div>
        <w:div w:id="1798140346">
          <w:marLeft w:val="640"/>
          <w:marRight w:val="0"/>
          <w:marTop w:val="0"/>
          <w:marBottom w:val="0"/>
          <w:divBdr>
            <w:top w:val="none" w:sz="0" w:space="0" w:color="auto"/>
            <w:left w:val="none" w:sz="0" w:space="0" w:color="auto"/>
            <w:bottom w:val="none" w:sz="0" w:space="0" w:color="auto"/>
            <w:right w:val="none" w:sz="0" w:space="0" w:color="auto"/>
          </w:divBdr>
        </w:div>
        <w:div w:id="120273716">
          <w:marLeft w:val="640"/>
          <w:marRight w:val="0"/>
          <w:marTop w:val="0"/>
          <w:marBottom w:val="0"/>
          <w:divBdr>
            <w:top w:val="none" w:sz="0" w:space="0" w:color="auto"/>
            <w:left w:val="none" w:sz="0" w:space="0" w:color="auto"/>
            <w:bottom w:val="none" w:sz="0" w:space="0" w:color="auto"/>
            <w:right w:val="none" w:sz="0" w:space="0" w:color="auto"/>
          </w:divBdr>
        </w:div>
        <w:div w:id="1251280861">
          <w:marLeft w:val="640"/>
          <w:marRight w:val="0"/>
          <w:marTop w:val="0"/>
          <w:marBottom w:val="0"/>
          <w:divBdr>
            <w:top w:val="none" w:sz="0" w:space="0" w:color="auto"/>
            <w:left w:val="none" w:sz="0" w:space="0" w:color="auto"/>
            <w:bottom w:val="none" w:sz="0" w:space="0" w:color="auto"/>
            <w:right w:val="none" w:sz="0" w:space="0" w:color="auto"/>
          </w:divBdr>
        </w:div>
        <w:div w:id="578367748">
          <w:marLeft w:val="640"/>
          <w:marRight w:val="0"/>
          <w:marTop w:val="0"/>
          <w:marBottom w:val="0"/>
          <w:divBdr>
            <w:top w:val="none" w:sz="0" w:space="0" w:color="auto"/>
            <w:left w:val="none" w:sz="0" w:space="0" w:color="auto"/>
            <w:bottom w:val="none" w:sz="0" w:space="0" w:color="auto"/>
            <w:right w:val="none" w:sz="0" w:space="0" w:color="auto"/>
          </w:divBdr>
        </w:div>
        <w:div w:id="1832330693">
          <w:marLeft w:val="640"/>
          <w:marRight w:val="0"/>
          <w:marTop w:val="0"/>
          <w:marBottom w:val="0"/>
          <w:divBdr>
            <w:top w:val="none" w:sz="0" w:space="0" w:color="auto"/>
            <w:left w:val="none" w:sz="0" w:space="0" w:color="auto"/>
            <w:bottom w:val="none" w:sz="0" w:space="0" w:color="auto"/>
            <w:right w:val="none" w:sz="0" w:space="0" w:color="auto"/>
          </w:divBdr>
        </w:div>
        <w:div w:id="443425352">
          <w:marLeft w:val="640"/>
          <w:marRight w:val="0"/>
          <w:marTop w:val="0"/>
          <w:marBottom w:val="0"/>
          <w:divBdr>
            <w:top w:val="none" w:sz="0" w:space="0" w:color="auto"/>
            <w:left w:val="none" w:sz="0" w:space="0" w:color="auto"/>
            <w:bottom w:val="none" w:sz="0" w:space="0" w:color="auto"/>
            <w:right w:val="none" w:sz="0" w:space="0" w:color="auto"/>
          </w:divBdr>
        </w:div>
        <w:div w:id="661811768">
          <w:marLeft w:val="640"/>
          <w:marRight w:val="0"/>
          <w:marTop w:val="0"/>
          <w:marBottom w:val="0"/>
          <w:divBdr>
            <w:top w:val="none" w:sz="0" w:space="0" w:color="auto"/>
            <w:left w:val="none" w:sz="0" w:space="0" w:color="auto"/>
            <w:bottom w:val="none" w:sz="0" w:space="0" w:color="auto"/>
            <w:right w:val="none" w:sz="0" w:space="0" w:color="auto"/>
          </w:divBdr>
        </w:div>
        <w:div w:id="1973244832">
          <w:marLeft w:val="640"/>
          <w:marRight w:val="0"/>
          <w:marTop w:val="0"/>
          <w:marBottom w:val="0"/>
          <w:divBdr>
            <w:top w:val="none" w:sz="0" w:space="0" w:color="auto"/>
            <w:left w:val="none" w:sz="0" w:space="0" w:color="auto"/>
            <w:bottom w:val="none" w:sz="0" w:space="0" w:color="auto"/>
            <w:right w:val="none" w:sz="0" w:space="0" w:color="auto"/>
          </w:divBdr>
        </w:div>
        <w:div w:id="859003813">
          <w:marLeft w:val="640"/>
          <w:marRight w:val="0"/>
          <w:marTop w:val="0"/>
          <w:marBottom w:val="0"/>
          <w:divBdr>
            <w:top w:val="none" w:sz="0" w:space="0" w:color="auto"/>
            <w:left w:val="none" w:sz="0" w:space="0" w:color="auto"/>
            <w:bottom w:val="none" w:sz="0" w:space="0" w:color="auto"/>
            <w:right w:val="none" w:sz="0" w:space="0" w:color="auto"/>
          </w:divBdr>
        </w:div>
        <w:div w:id="1839886673">
          <w:marLeft w:val="640"/>
          <w:marRight w:val="0"/>
          <w:marTop w:val="0"/>
          <w:marBottom w:val="0"/>
          <w:divBdr>
            <w:top w:val="none" w:sz="0" w:space="0" w:color="auto"/>
            <w:left w:val="none" w:sz="0" w:space="0" w:color="auto"/>
            <w:bottom w:val="none" w:sz="0" w:space="0" w:color="auto"/>
            <w:right w:val="none" w:sz="0" w:space="0" w:color="auto"/>
          </w:divBdr>
        </w:div>
        <w:div w:id="1273443359">
          <w:marLeft w:val="640"/>
          <w:marRight w:val="0"/>
          <w:marTop w:val="0"/>
          <w:marBottom w:val="0"/>
          <w:divBdr>
            <w:top w:val="none" w:sz="0" w:space="0" w:color="auto"/>
            <w:left w:val="none" w:sz="0" w:space="0" w:color="auto"/>
            <w:bottom w:val="none" w:sz="0" w:space="0" w:color="auto"/>
            <w:right w:val="none" w:sz="0" w:space="0" w:color="auto"/>
          </w:divBdr>
        </w:div>
        <w:div w:id="785151960">
          <w:marLeft w:val="640"/>
          <w:marRight w:val="0"/>
          <w:marTop w:val="0"/>
          <w:marBottom w:val="0"/>
          <w:divBdr>
            <w:top w:val="none" w:sz="0" w:space="0" w:color="auto"/>
            <w:left w:val="none" w:sz="0" w:space="0" w:color="auto"/>
            <w:bottom w:val="none" w:sz="0" w:space="0" w:color="auto"/>
            <w:right w:val="none" w:sz="0" w:space="0" w:color="auto"/>
          </w:divBdr>
        </w:div>
        <w:div w:id="1354647663">
          <w:marLeft w:val="640"/>
          <w:marRight w:val="0"/>
          <w:marTop w:val="0"/>
          <w:marBottom w:val="0"/>
          <w:divBdr>
            <w:top w:val="none" w:sz="0" w:space="0" w:color="auto"/>
            <w:left w:val="none" w:sz="0" w:space="0" w:color="auto"/>
            <w:bottom w:val="none" w:sz="0" w:space="0" w:color="auto"/>
            <w:right w:val="none" w:sz="0" w:space="0" w:color="auto"/>
          </w:divBdr>
        </w:div>
        <w:div w:id="1723793784">
          <w:marLeft w:val="640"/>
          <w:marRight w:val="0"/>
          <w:marTop w:val="0"/>
          <w:marBottom w:val="0"/>
          <w:divBdr>
            <w:top w:val="none" w:sz="0" w:space="0" w:color="auto"/>
            <w:left w:val="none" w:sz="0" w:space="0" w:color="auto"/>
            <w:bottom w:val="none" w:sz="0" w:space="0" w:color="auto"/>
            <w:right w:val="none" w:sz="0" w:space="0" w:color="auto"/>
          </w:divBdr>
        </w:div>
        <w:div w:id="1520317017">
          <w:marLeft w:val="640"/>
          <w:marRight w:val="0"/>
          <w:marTop w:val="0"/>
          <w:marBottom w:val="0"/>
          <w:divBdr>
            <w:top w:val="none" w:sz="0" w:space="0" w:color="auto"/>
            <w:left w:val="none" w:sz="0" w:space="0" w:color="auto"/>
            <w:bottom w:val="none" w:sz="0" w:space="0" w:color="auto"/>
            <w:right w:val="none" w:sz="0" w:space="0" w:color="auto"/>
          </w:divBdr>
        </w:div>
        <w:div w:id="89355624">
          <w:marLeft w:val="640"/>
          <w:marRight w:val="0"/>
          <w:marTop w:val="0"/>
          <w:marBottom w:val="0"/>
          <w:divBdr>
            <w:top w:val="none" w:sz="0" w:space="0" w:color="auto"/>
            <w:left w:val="none" w:sz="0" w:space="0" w:color="auto"/>
            <w:bottom w:val="none" w:sz="0" w:space="0" w:color="auto"/>
            <w:right w:val="none" w:sz="0" w:space="0" w:color="auto"/>
          </w:divBdr>
        </w:div>
        <w:div w:id="1270047945">
          <w:marLeft w:val="640"/>
          <w:marRight w:val="0"/>
          <w:marTop w:val="0"/>
          <w:marBottom w:val="0"/>
          <w:divBdr>
            <w:top w:val="none" w:sz="0" w:space="0" w:color="auto"/>
            <w:left w:val="none" w:sz="0" w:space="0" w:color="auto"/>
            <w:bottom w:val="none" w:sz="0" w:space="0" w:color="auto"/>
            <w:right w:val="none" w:sz="0" w:space="0" w:color="auto"/>
          </w:divBdr>
        </w:div>
        <w:div w:id="117603534">
          <w:marLeft w:val="640"/>
          <w:marRight w:val="0"/>
          <w:marTop w:val="0"/>
          <w:marBottom w:val="0"/>
          <w:divBdr>
            <w:top w:val="none" w:sz="0" w:space="0" w:color="auto"/>
            <w:left w:val="none" w:sz="0" w:space="0" w:color="auto"/>
            <w:bottom w:val="none" w:sz="0" w:space="0" w:color="auto"/>
            <w:right w:val="none" w:sz="0" w:space="0" w:color="auto"/>
          </w:divBdr>
        </w:div>
        <w:div w:id="186481686">
          <w:marLeft w:val="640"/>
          <w:marRight w:val="0"/>
          <w:marTop w:val="0"/>
          <w:marBottom w:val="0"/>
          <w:divBdr>
            <w:top w:val="none" w:sz="0" w:space="0" w:color="auto"/>
            <w:left w:val="none" w:sz="0" w:space="0" w:color="auto"/>
            <w:bottom w:val="none" w:sz="0" w:space="0" w:color="auto"/>
            <w:right w:val="none" w:sz="0" w:space="0" w:color="auto"/>
          </w:divBdr>
        </w:div>
        <w:div w:id="380635109">
          <w:marLeft w:val="640"/>
          <w:marRight w:val="0"/>
          <w:marTop w:val="0"/>
          <w:marBottom w:val="0"/>
          <w:divBdr>
            <w:top w:val="none" w:sz="0" w:space="0" w:color="auto"/>
            <w:left w:val="none" w:sz="0" w:space="0" w:color="auto"/>
            <w:bottom w:val="none" w:sz="0" w:space="0" w:color="auto"/>
            <w:right w:val="none" w:sz="0" w:space="0" w:color="auto"/>
          </w:divBdr>
        </w:div>
        <w:div w:id="1910798215">
          <w:marLeft w:val="640"/>
          <w:marRight w:val="0"/>
          <w:marTop w:val="0"/>
          <w:marBottom w:val="0"/>
          <w:divBdr>
            <w:top w:val="none" w:sz="0" w:space="0" w:color="auto"/>
            <w:left w:val="none" w:sz="0" w:space="0" w:color="auto"/>
            <w:bottom w:val="none" w:sz="0" w:space="0" w:color="auto"/>
            <w:right w:val="none" w:sz="0" w:space="0" w:color="auto"/>
          </w:divBdr>
        </w:div>
        <w:div w:id="738937589">
          <w:marLeft w:val="640"/>
          <w:marRight w:val="0"/>
          <w:marTop w:val="0"/>
          <w:marBottom w:val="0"/>
          <w:divBdr>
            <w:top w:val="none" w:sz="0" w:space="0" w:color="auto"/>
            <w:left w:val="none" w:sz="0" w:space="0" w:color="auto"/>
            <w:bottom w:val="none" w:sz="0" w:space="0" w:color="auto"/>
            <w:right w:val="none" w:sz="0" w:space="0" w:color="auto"/>
          </w:divBdr>
        </w:div>
        <w:div w:id="934830002">
          <w:marLeft w:val="640"/>
          <w:marRight w:val="0"/>
          <w:marTop w:val="0"/>
          <w:marBottom w:val="0"/>
          <w:divBdr>
            <w:top w:val="none" w:sz="0" w:space="0" w:color="auto"/>
            <w:left w:val="none" w:sz="0" w:space="0" w:color="auto"/>
            <w:bottom w:val="none" w:sz="0" w:space="0" w:color="auto"/>
            <w:right w:val="none" w:sz="0" w:space="0" w:color="auto"/>
          </w:divBdr>
        </w:div>
        <w:div w:id="1278374137">
          <w:marLeft w:val="640"/>
          <w:marRight w:val="0"/>
          <w:marTop w:val="0"/>
          <w:marBottom w:val="0"/>
          <w:divBdr>
            <w:top w:val="none" w:sz="0" w:space="0" w:color="auto"/>
            <w:left w:val="none" w:sz="0" w:space="0" w:color="auto"/>
            <w:bottom w:val="none" w:sz="0" w:space="0" w:color="auto"/>
            <w:right w:val="none" w:sz="0" w:space="0" w:color="auto"/>
          </w:divBdr>
        </w:div>
        <w:div w:id="717045531">
          <w:marLeft w:val="640"/>
          <w:marRight w:val="0"/>
          <w:marTop w:val="0"/>
          <w:marBottom w:val="0"/>
          <w:divBdr>
            <w:top w:val="none" w:sz="0" w:space="0" w:color="auto"/>
            <w:left w:val="none" w:sz="0" w:space="0" w:color="auto"/>
            <w:bottom w:val="none" w:sz="0" w:space="0" w:color="auto"/>
            <w:right w:val="none" w:sz="0" w:space="0" w:color="auto"/>
          </w:divBdr>
        </w:div>
        <w:div w:id="2080862333">
          <w:marLeft w:val="640"/>
          <w:marRight w:val="0"/>
          <w:marTop w:val="0"/>
          <w:marBottom w:val="0"/>
          <w:divBdr>
            <w:top w:val="none" w:sz="0" w:space="0" w:color="auto"/>
            <w:left w:val="none" w:sz="0" w:space="0" w:color="auto"/>
            <w:bottom w:val="none" w:sz="0" w:space="0" w:color="auto"/>
            <w:right w:val="none" w:sz="0" w:space="0" w:color="auto"/>
          </w:divBdr>
        </w:div>
        <w:div w:id="589435391">
          <w:marLeft w:val="640"/>
          <w:marRight w:val="0"/>
          <w:marTop w:val="0"/>
          <w:marBottom w:val="0"/>
          <w:divBdr>
            <w:top w:val="none" w:sz="0" w:space="0" w:color="auto"/>
            <w:left w:val="none" w:sz="0" w:space="0" w:color="auto"/>
            <w:bottom w:val="none" w:sz="0" w:space="0" w:color="auto"/>
            <w:right w:val="none" w:sz="0" w:space="0" w:color="auto"/>
          </w:divBdr>
        </w:div>
        <w:div w:id="1981379584">
          <w:marLeft w:val="640"/>
          <w:marRight w:val="0"/>
          <w:marTop w:val="0"/>
          <w:marBottom w:val="0"/>
          <w:divBdr>
            <w:top w:val="none" w:sz="0" w:space="0" w:color="auto"/>
            <w:left w:val="none" w:sz="0" w:space="0" w:color="auto"/>
            <w:bottom w:val="none" w:sz="0" w:space="0" w:color="auto"/>
            <w:right w:val="none" w:sz="0" w:space="0" w:color="auto"/>
          </w:divBdr>
        </w:div>
        <w:div w:id="1223836402">
          <w:marLeft w:val="640"/>
          <w:marRight w:val="0"/>
          <w:marTop w:val="0"/>
          <w:marBottom w:val="0"/>
          <w:divBdr>
            <w:top w:val="none" w:sz="0" w:space="0" w:color="auto"/>
            <w:left w:val="none" w:sz="0" w:space="0" w:color="auto"/>
            <w:bottom w:val="none" w:sz="0" w:space="0" w:color="auto"/>
            <w:right w:val="none" w:sz="0" w:space="0" w:color="auto"/>
          </w:divBdr>
        </w:div>
        <w:div w:id="1794012029">
          <w:marLeft w:val="640"/>
          <w:marRight w:val="0"/>
          <w:marTop w:val="0"/>
          <w:marBottom w:val="0"/>
          <w:divBdr>
            <w:top w:val="none" w:sz="0" w:space="0" w:color="auto"/>
            <w:left w:val="none" w:sz="0" w:space="0" w:color="auto"/>
            <w:bottom w:val="none" w:sz="0" w:space="0" w:color="auto"/>
            <w:right w:val="none" w:sz="0" w:space="0" w:color="auto"/>
          </w:divBdr>
        </w:div>
        <w:div w:id="756092875">
          <w:marLeft w:val="640"/>
          <w:marRight w:val="0"/>
          <w:marTop w:val="0"/>
          <w:marBottom w:val="0"/>
          <w:divBdr>
            <w:top w:val="none" w:sz="0" w:space="0" w:color="auto"/>
            <w:left w:val="none" w:sz="0" w:space="0" w:color="auto"/>
            <w:bottom w:val="none" w:sz="0" w:space="0" w:color="auto"/>
            <w:right w:val="none" w:sz="0" w:space="0" w:color="auto"/>
          </w:divBdr>
        </w:div>
        <w:div w:id="1922061983">
          <w:marLeft w:val="640"/>
          <w:marRight w:val="0"/>
          <w:marTop w:val="0"/>
          <w:marBottom w:val="0"/>
          <w:divBdr>
            <w:top w:val="none" w:sz="0" w:space="0" w:color="auto"/>
            <w:left w:val="none" w:sz="0" w:space="0" w:color="auto"/>
            <w:bottom w:val="none" w:sz="0" w:space="0" w:color="auto"/>
            <w:right w:val="none" w:sz="0" w:space="0" w:color="auto"/>
          </w:divBdr>
        </w:div>
        <w:div w:id="607154551">
          <w:marLeft w:val="640"/>
          <w:marRight w:val="0"/>
          <w:marTop w:val="0"/>
          <w:marBottom w:val="0"/>
          <w:divBdr>
            <w:top w:val="none" w:sz="0" w:space="0" w:color="auto"/>
            <w:left w:val="none" w:sz="0" w:space="0" w:color="auto"/>
            <w:bottom w:val="none" w:sz="0" w:space="0" w:color="auto"/>
            <w:right w:val="none" w:sz="0" w:space="0" w:color="auto"/>
          </w:divBdr>
        </w:div>
        <w:div w:id="499273109">
          <w:marLeft w:val="640"/>
          <w:marRight w:val="0"/>
          <w:marTop w:val="0"/>
          <w:marBottom w:val="0"/>
          <w:divBdr>
            <w:top w:val="none" w:sz="0" w:space="0" w:color="auto"/>
            <w:left w:val="none" w:sz="0" w:space="0" w:color="auto"/>
            <w:bottom w:val="none" w:sz="0" w:space="0" w:color="auto"/>
            <w:right w:val="none" w:sz="0" w:space="0" w:color="auto"/>
          </w:divBdr>
        </w:div>
        <w:div w:id="2005740273">
          <w:marLeft w:val="640"/>
          <w:marRight w:val="0"/>
          <w:marTop w:val="0"/>
          <w:marBottom w:val="0"/>
          <w:divBdr>
            <w:top w:val="none" w:sz="0" w:space="0" w:color="auto"/>
            <w:left w:val="none" w:sz="0" w:space="0" w:color="auto"/>
            <w:bottom w:val="none" w:sz="0" w:space="0" w:color="auto"/>
            <w:right w:val="none" w:sz="0" w:space="0" w:color="auto"/>
          </w:divBdr>
        </w:div>
        <w:div w:id="1652557895">
          <w:marLeft w:val="640"/>
          <w:marRight w:val="0"/>
          <w:marTop w:val="0"/>
          <w:marBottom w:val="0"/>
          <w:divBdr>
            <w:top w:val="none" w:sz="0" w:space="0" w:color="auto"/>
            <w:left w:val="none" w:sz="0" w:space="0" w:color="auto"/>
            <w:bottom w:val="none" w:sz="0" w:space="0" w:color="auto"/>
            <w:right w:val="none" w:sz="0" w:space="0" w:color="auto"/>
          </w:divBdr>
        </w:div>
        <w:div w:id="556169050">
          <w:marLeft w:val="640"/>
          <w:marRight w:val="0"/>
          <w:marTop w:val="0"/>
          <w:marBottom w:val="0"/>
          <w:divBdr>
            <w:top w:val="none" w:sz="0" w:space="0" w:color="auto"/>
            <w:left w:val="none" w:sz="0" w:space="0" w:color="auto"/>
            <w:bottom w:val="none" w:sz="0" w:space="0" w:color="auto"/>
            <w:right w:val="none" w:sz="0" w:space="0" w:color="auto"/>
          </w:divBdr>
        </w:div>
        <w:div w:id="1592276524">
          <w:marLeft w:val="640"/>
          <w:marRight w:val="0"/>
          <w:marTop w:val="0"/>
          <w:marBottom w:val="0"/>
          <w:divBdr>
            <w:top w:val="none" w:sz="0" w:space="0" w:color="auto"/>
            <w:left w:val="none" w:sz="0" w:space="0" w:color="auto"/>
            <w:bottom w:val="none" w:sz="0" w:space="0" w:color="auto"/>
            <w:right w:val="none" w:sz="0" w:space="0" w:color="auto"/>
          </w:divBdr>
        </w:div>
        <w:div w:id="1612010285">
          <w:marLeft w:val="640"/>
          <w:marRight w:val="0"/>
          <w:marTop w:val="0"/>
          <w:marBottom w:val="0"/>
          <w:divBdr>
            <w:top w:val="none" w:sz="0" w:space="0" w:color="auto"/>
            <w:left w:val="none" w:sz="0" w:space="0" w:color="auto"/>
            <w:bottom w:val="none" w:sz="0" w:space="0" w:color="auto"/>
            <w:right w:val="none" w:sz="0" w:space="0" w:color="auto"/>
          </w:divBdr>
        </w:div>
        <w:div w:id="2110419271">
          <w:marLeft w:val="640"/>
          <w:marRight w:val="0"/>
          <w:marTop w:val="0"/>
          <w:marBottom w:val="0"/>
          <w:divBdr>
            <w:top w:val="none" w:sz="0" w:space="0" w:color="auto"/>
            <w:left w:val="none" w:sz="0" w:space="0" w:color="auto"/>
            <w:bottom w:val="none" w:sz="0" w:space="0" w:color="auto"/>
            <w:right w:val="none" w:sz="0" w:space="0" w:color="auto"/>
          </w:divBdr>
        </w:div>
        <w:div w:id="1697194919">
          <w:marLeft w:val="640"/>
          <w:marRight w:val="0"/>
          <w:marTop w:val="0"/>
          <w:marBottom w:val="0"/>
          <w:divBdr>
            <w:top w:val="none" w:sz="0" w:space="0" w:color="auto"/>
            <w:left w:val="none" w:sz="0" w:space="0" w:color="auto"/>
            <w:bottom w:val="none" w:sz="0" w:space="0" w:color="auto"/>
            <w:right w:val="none" w:sz="0" w:space="0" w:color="auto"/>
          </w:divBdr>
        </w:div>
        <w:div w:id="1267154380">
          <w:marLeft w:val="640"/>
          <w:marRight w:val="0"/>
          <w:marTop w:val="0"/>
          <w:marBottom w:val="0"/>
          <w:divBdr>
            <w:top w:val="none" w:sz="0" w:space="0" w:color="auto"/>
            <w:left w:val="none" w:sz="0" w:space="0" w:color="auto"/>
            <w:bottom w:val="none" w:sz="0" w:space="0" w:color="auto"/>
            <w:right w:val="none" w:sz="0" w:space="0" w:color="auto"/>
          </w:divBdr>
        </w:div>
        <w:div w:id="1505169309">
          <w:marLeft w:val="640"/>
          <w:marRight w:val="0"/>
          <w:marTop w:val="0"/>
          <w:marBottom w:val="0"/>
          <w:divBdr>
            <w:top w:val="none" w:sz="0" w:space="0" w:color="auto"/>
            <w:left w:val="none" w:sz="0" w:space="0" w:color="auto"/>
            <w:bottom w:val="none" w:sz="0" w:space="0" w:color="auto"/>
            <w:right w:val="none" w:sz="0" w:space="0" w:color="auto"/>
          </w:divBdr>
        </w:div>
        <w:div w:id="375617333">
          <w:marLeft w:val="640"/>
          <w:marRight w:val="0"/>
          <w:marTop w:val="0"/>
          <w:marBottom w:val="0"/>
          <w:divBdr>
            <w:top w:val="none" w:sz="0" w:space="0" w:color="auto"/>
            <w:left w:val="none" w:sz="0" w:space="0" w:color="auto"/>
            <w:bottom w:val="none" w:sz="0" w:space="0" w:color="auto"/>
            <w:right w:val="none" w:sz="0" w:space="0" w:color="auto"/>
          </w:divBdr>
        </w:div>
        <w:div w:id="1590655920">
          <w:marLeft w:val="640"/>
          <w:marRight w:val="0"/>
          <w:marTop w:val="0"/>
          <w:marBottom w:val="0"/>
          <w:divBdr>
            <w:top w:val="none" w:sz="0" w:space="0" w:color="auto"/>
            <w:left w:val="none" w:sz="0" w:space="0" w:color="auto"/>
            <w:bottom w:val="none" w:sz="0" w:space="0" w:color="auto"/>
            <w:right w:val="none" w:sz="0" w:space="0" w:color="auto"/>
          </w:divBdr>
        </w:div>
        <w:div w:id="1199851429">
          <w:marLeft w:val="640"/>
          <w:marRight w:val="0"/>
          <w:marTop w:val="0"/>
          <w:marBottom w:val="0"/>
          <w:divBdr>
            <w:top w:val="none" w:sz="0" w:space="0" w:color="auto"/>
            <w:left w:val="none" w:sz="0" w:space="0" w:color="auto"/>
            <w:bottom w:val="none" w:sz="0" w:space="0" w:color="auto"/>
            <w:right w:val="none" w:sz="0" w:space="0" w:color="auto"/>
          </w:divBdr>
        </w:div>
        <w:div w:id="720909473">
          <w:marLeft w:val="640"/>
          <w:marRight w:val="0"/>
          <w:marTop w:val="0"/>
          <w:marBottom w:val="0"/>
          <w:divBdr>
            <w:top w:val="none" w:sz="0" w:space="0" w:color="auto"/>
            <w:left w:val="none" w:sz="0" w:space="0" w:color="auto"/>
            <w:bottom w:val="none" w:sz="0" w:space="0" w:color="auto"/>
            <w:right w:val="none" w:sz="0" w:space="0" w:color="auto"/>
          </w:divBdr>
        </w:div>
        <w:div w:id="300429871">
          <w:marLeft w:val="640"/>
          <w:marRight w:val="0"/>
          <w:marTop w:val="0"/>
          <w:marBottom w:val="0"/>
          <w:divBdr>
            <w:top w:val="none" w:sz="0" w:space="0" w:color="auto"/>
            <w:left w:val="none" w:sz="0" w:space="0" w:color="auto"/>
            <w:bottom w:val="none" w:sz="0" w:space="0" w:color="auto"/>
            <w:right w:val="none" w:sz="0" w:space="0" w:color="auto"/>
          </w:divBdr>
        </w:div>
        <w:div w:id="1028020021">
          <w:marLeft w:val="640"/>
          <w:marRight w:val="0"/>
          <w:marTop w:val="0"/>
          <w:marBottom w:val="0"/>
          <w:divBdr>
            <w:top w:val="none" w:sz="0" w:space="0" w:color="auto"/>
            <w:left w:val="none" w:sz="0" w:space="0" w:color="auto"/>
            <w:bottom w:val="none" w:sz="0" w:space="0" w:color="auto"/>
            <w:right w:val="none" w:sz="0" w:space="0" w:color="auto"/>
          </w:divBdr>
        </w:div>
        <w:div w:id="603921627">
          <w:marLeft w:val="640"/>
          <w:marRight w:val="0"/>
          <w:marTop w:val="0"/>
          <w:marBottom w:val="0"/>
          <w:divBdr>
            <w:top w:val="none" w:sz="0" w:space="0" w:color="auto"/>
            <w:left w:val="none" w:sz="0" w:space="0" w:color="auto"/>
            <w:bottom w:val="none" w:sz="0" w:space="0" w:color="auto"/>
            <w:right w:val="none" w:sz="0" w:space="0" w:color="auto"/>
          </w:divBdr>
        </w:div>
        <w:div w:id="411898631">
          <w:marLeft w:val="640"/>
          <w:marRight w:val="0"/>
          <w:marTop w:val="0"/>
          <w:marBottom w:val="0"/>
          <w:divBdr>
            <w:top w:val="none" w:sz="0" w:space="0" w:color="auto"/>
            <w:left w:val="none" w:sz="0" w:space="0" w:color="auto"/>
            <w:bottom w:val="none" w:sz="0" w:space="0" w:color="auto"/>
            <w:right w:val="none" w:sz="0" w:space="0" w:color="auto"/>
          </w:divBdr>
        </w:div>
        <w:div w:id="1905871763">
          <w:marLeft w:val="640"/>
          <w:marRight w:val="0"/>
          <w:marTop w:val="0"/>
          <w:marBottom w:val="0"/>
          <w:divBdr>
            <w:top w:val="none" w:sz="0" w:space="0" w:color="auto"/>
            <w:left w:val="none" w:sz="0" w:space="0" w:color="auto"/>
            <w:bottom w:val="none" w:sz="0" w:space="0" w:color="auto"/>
            <w:right w:val="none" w:sz="0" w:space="0" w:color="auto"/>
          </w:divBdr>
        </w:div>
        <w:div w:id="1714885213">
          <w:marLeft w:val="640"/>
          <w:marRight w:val="0"/>
          <w:marTop w:val="0"/>
          <w:marBottom w:val="0"/>
          <w:divBdr>
            <w:top w:val="none" w:sz="0" w:space="0" w:color="auto"/>
            <w:left w:val="none" w:sz="0" w:space="0" w:color="auto"/>
            <w:bottom w:val="none" w:sz="0" w:space="0" w:color="auto"/>
            <w:right w:val="none" w:sz="0" w:space="0" w:color="auto"/>
          </w:divBdr>
        </w:div>
        <w:div w:id="1966083720">
          <w:marLeft w:val="640"/>
          <w:marRight w:val="0"/>
          <w:marTop w:val="0"/>
          <w:marBottom w:val="0"/>
          <w:divBdr>
            <w:top w:val="none" w:sz="0" w:space="0" w:color="auto"/>
            <w:left w:val="none" w:sz="0" w:space="0" w:color="auto"/>
            <w:bottom w:val="none" w:sz="0" w:space="0" w:color="auto"/>
            <w:right w:val="none" w:sz="0" w:space="0" w:color="auto"/>
          </w:divBdr>
        </w:div>
        <w:div w:id="277807188">
          <w:marLeft w:val="640"/>
          <w:marRight w:val="0"/>
          <w:marTop w:val="0"/>
          <w:marBottom w:val="0"/>
          <w:divBdr>
            <w:top w:val="none" w:sz="0" w:space="0" w:color="auto"/>
            <w:left w:val="none" w:sz="0" w:space="0" w:color="auto"/>
            <w:bottom w:val="none" w:sz="0" w:space="0" w:color="auto"/>
            <w:right w:val="none" w:sz="0" w:space="0" w:color="auto"/>
          </w:divBdr>
        </w:div>
        <w:div w:id="623847760">
          <w:marLeft w:val="640"/>
          <w:marRight w:val="0"/>
          <w:marTop w:val="0"/>
          <w:marBottom w:val="0"/>
          <w:divBdr>
            <w:top w:val="none" w:sz="0" w:space="0" w:color="auto"/>
            <w:left w:val="none" w:sz="0" w:space="0" w:color="auto"/>
            <w:bottom w:val="none" w:sz="0" w:space="0" w:color="auto"/>
            <w:right w:val="none" w:sz="0" w:space="0" w:color="auto"/>
          </w:divBdr>
        </w:div>
        <w:div w:id="2066642821">
          <w:marLeft w:val="640"/>
          <w:marRight w:val="0"/>
          <w:marTop w:val="0"/>
          <w:marBottom w:val="0"/>
          <w:divBdr>
            <w:top w:val="none" w:sz="0" w:space="0" w:color="auto"/>
            <w:left w:val="none" w:sz="0" w:space="0" w:color="auto"/>
            <w:bottom w:val="none" w:sz="0" w:space="0" w:color="auto"/>
            <w:right w:val="none" w:sz="0" w:space="0" w:color="auto"/>
          </w:divBdr>
        </w:div>
        <w:div w:id="1280259025">
          <w:marLeft w:val="640"/>
          <w:marRight w:val="0"/>
          <w:marTop w:val="0"/>
          <w:marBottom w:val="0"/>
          <w:divBdr>
            <w:top w:val="none" w:sz="0" w:space="0" w:color="auto"/>
            <w:left w:val="none" w:sz="0" w:space="0" w:color="auto"/>
            <w:bottom w:val="none" w:sz="0" w:space="0" w:color="auto"/>
            <w:right w:val="none" w:sz="0" w:space="0" w:color="auto"/>
          </w:divBdr>
        </w:div>
        <w:div w:id="1914851842">
          <w:marLeft w:val="640"/>
          <w:marRight w:val="0"/>
          <w:marTop w:val="0"/>
          <w:marBottom w:val="0"/>
          <w:divBdr>
            <w:top w:val="none" w:sz="0" w:space="0" w:color="auto"/>
            <w:left w:val="none" w:sz="0" w:space="0" w:color="auto"/>
            <w:bottom w:val="none" w:sz="0" w:space="0" w:color="auto"/>
            <w:right w:val="none" w:sz="0" w:space="0" w:color="auto"/>
          </w:divBdr>
        </w:div>
        <w:div w:id="861434171">
          <w:marLeft w:val="640"/>
          <w:marRight w:val="0"/>
          <w:marTop w:val="0"/>
          <w:marBottom w:val="0"/>
          <w:divBdr>
            <w:top w:val="none" w:sz="0" w:space="0" w:color="auto"/>
            <w:left w:val="none" w:sz="0" w:space="0" w:color="auto"/>
            <w:bottom w:val="none" w:sz="0" w:space="0" w:color="auto"/>
            <w:right w:val="none" w:sz="0" w:space="0" w:color="auto"/>
          </w:divBdr>
        </w:div>
        <w:div w:id="528375871">
          <w:marLeft w:val="640"/>
          <w:marRight w:val="0"/>
          <w:marTop w:val="0"/>
          <w:marBottom w:val="0"/>
          <w:divBdr>
            <w:top w:val="none" w:sz="0" w:space="0" w:color="auto"/>
            <w:left w:val="none" w:sz="0" w:space="0" w:color="auto"/>
            <w:bottom w:val="none" w:sz="0" w:space="0" w:color="auto"/>
            <w:right w:val="none" w:sz="0" w:space="0" w:color="auto"/>
          </w:divBdr>
        </w:div>
        <w:div w:id="1713574515">
          <w:marLeft w:val="640"/>
          <w:marRight w:val="0"/>
          <w:marTop w:val="0"/>
          <w:marBottom w:val="0"/>
          <w:divBdr>
            <w:top w:val="none" w:sz="0" w:space="0" w:color="auto"/>
            <w:left w:val="none" w:sz="0" w:space="0" w:color="auto"/>
            <w:bottom w:val="none" w:sz="0" w:space="0" w:color="auto"/>
            <w:right w:val="none" w:sz="0" w:space="0" w:color="auto"/>
          </w:divBdr>
        </w:div>
        <w:div w:id="1251549389">
          <w:marLeft w:val="640"/>
          <w:marRight w:val="0"/>
          <w:marTop w:val="0"/>
          <w:marBottom w:val="0"/>
          <w:divBdr>
            <w:top w:val="none" w:sz="0" w:space="0" w:color="auto"/>
            <w:left w:val="none" w:sz="0" w:space="0" w:color="auto"/>
            <w:bottom w:val="none" w:sz="0" w:space="0" w:color="auto"/>
            <w:right w:val="none" w:sz="0" w:space="0" w:color="auto"/>
          </w:divBdr>
        </w:div>
        <w:div w:id="2060471965">
          <w:marLeft w:val="640"/>
          <w:marRight w:val="0"/>
          <w:marTop w:val="0"/>
          <w:marBottom w:val="0"/>
          <w:divBdr>
            <w:top w:val="none" w:sz="0" w:space="0" w:color="auto"/>
            <w:left w:val="none" w:sz="0" w:space="0" w:color="auto"/>
            <w:bottom w:val="none" w:sz="0" w:space="0" w:color="auto"/>
            <w:right w:val="none" w:sz="0" w:space="0" w:color="auto"/>
          </w:divBdr>
        </w:div>
        <w:div w:id="254020788">
          <w:marLeft w:val="640"/>
          <w:marRight w:val="0"/>
          <w:marTop w:val="0"/>
          <w:marBottom w:val="0"/>
          <w:divBdr>
            <w:top w:val="none" w:sz="0" w:space="0" w:color="auto"/>
            <w:left w:val="none" w:sz="0" w:space="0" w:color="auto"/>
            <w:bottom w:val="none" w:sz="0" w:space="0" w:color="auto"/>
            <w:right w:val="none" w:sz="0" w:space="0" w:color="auto"/>
          </w:divBdr>
        </w:div>
        <w:div w:id="1492522233">
          <w:marLeft w:val="640"/>
          <w:marRight w:val="0"/>
          <w:marTop w:val="0"/>
          <w:marBottom w:val="0"/>
          <w:divBdr>
            <w:top w:val="none" w:sz="0" w:space="0" w:color="auto"/>
            <w:left w:val="none" w:sz="0" w:space="0" w:color="auto"/>
            <w:bottom w:val="none" w:sz="0" w:space="0" w:color="auto"/>
            <w:right w:val="none" w:sz="0" w:space="0" w:color="auto"/>
          </w:divBdr>
        </w:div>
        <w:div w:id="427700985">
          <w:marLeft w:val="640"/>
          <w:marRight w:val="0"/>
          <w:marTop w:val="0"/>
          <w:marBottom w:val="0"/>
          <w:divBdr>
            <w:top w:val="none" w:sz="0" w:space="0" w:color="auto"/>
            <w:left w:val="none" w:sz="0" w:space="0" w:color="auto"/>
            <w:bottom w:val="none" w:sz="0" w:space="0" w:color="auto"/>
            <w:right w:val="none" w:sz="0" w:space="0" w:color="auto"/>
          </w:divBdr>
        </w:div>
        <w:div w:id="413013405">
          <w:marLeft w:val="640"/>
          <w:marRight w:val="0"/>
          <w:marTop w:val="0"/>
          <w:marBottom w:val="0"/>
          <w:divBdr>
            <w:top w:val="none" w:sz="0" w:space="0" w:color="auto"/>
            <w:left w:val="none" w:sz="0" w:space="0" w:color="auto"/>
            <w:bottom w:val="none" w:sz="0" w:space="0" w:color="auto"/>
            <w:right w:val="none" w:sz="0" w:space="0" w:color="auto"/>
          </w:divBdr>
        </w:div>
        <w:div w:id="976453482">
          <w:marLeft w:val="640"/>
          <w:marRight w:val="0"/>
          <w:marTop w:val="0"/>
          <w:marBottom w:val="0"/>
          <w:divBdr>
            <w:top w:val="none" w:sz="0" w:space="0" w:color="auto"/>
            <w:left w:val="none" w:sz="0" w:space="0" w:color="auto"/>
            <w:bottom w:val="none" w:sz="0" w:space="0" w:color="auto"/>
            <w:right w:val="none" w:sz="0" w:space="0" w:color="auto"/>
          </w:divBdr>
        </w:div>
        <w:div w:id="1151167148">
          <w:marLeft w:val="640"/>
          <w:marRight w:val="0"/>
          <w:marTop w:val="0"/>
          <w:marBottom w:val="0"/>
          <w:divBdr>
            <w:top w:val="none" w:sz="0" w:space="0" w:color="auto"/>
            <w:left w:val="none" w:sz="0" w:space="0" w:color="auto"/>
            <w:bottom w:val="none" w:sz="0" w:space="0" w:color="auto"/>
            <w:right w:val="none" w:sz="0" w:space="0" w:color="auto"/>
          </w:divBdr>
        </w:div>
        <w:div w:id="1830900615">
          <w:marLeft w:val="640"/>
          <w:marRight w:val="0"/>
          <w:marTop w:val="0"/>
          <w:marBottom w:val="0"/>
          <w:divBdr>
            <w:top w:val="none" w:sz="0" w:space="0" w:color="auto"/>
            <w:left w:val="none" w:sz="0" w:space="0" w:color="auto"/>
            <w:bottom w:val="none" w:sz="0" w:space="0" w:color="auto"/>
            <w:right w:val="none" w:sz="0" w:space="0" w:color="auto"/>
          </w:divBdr>
        </w:div>
        <w:div w:id="45691025">
          <w:marLeft w:val="640"/>
          <w:marRight w:val="0"/>
          <w:marTop w:val="0"/>
          <w:marBottom w:val="0"/>
          <w:divBdr>
            <w:top w:val="none" w:sz="0" w:space="0" w:color="auto"/>
            <w:left w:val="none" w:sz="0" w:space="0" w:color="auto"/>
            <w:bottom w:val="none" w:sz="0" w:space="0" w:color="auto"/>
            <w:right w:val="none" w:sz="0" w:space="0" w:color="auto"/>
          </w:divBdr>
        </w:div>
        <w:div w:id="1272780500">
          <w:marLeft w:val="640"/>
          <w:marRight w:val="0"/>
          <w:marTop w:val="0"/>
          <w:marBottom w:val="0"/>
          <w:divBdr>
            <w:top w:val="none" w:sz="0" w:space="0" w:color="auto"/>
            <w:left w:val="none" w:sz="0" w:space="0" w:color="auto"/>
            <w:bottom w:val="none" w:sz="0" w:space="0" w:color="auto"/>
            <w:right w:val="none" w:sz="0" w:space="0" w:color="auto"/>
          </w:divBdr>
        </w:div>
        <w:div w:id="1444420620">
          <w:marLeft w:val="640"/>
          <w:marRight w:val="0"/>
          <w:marTop w:val="0"/>
          <w:marBottom w:val="0"/>
          <w:divBdr>
            <w:top w:val="none" w:sz="0" w:space="0" w:color="auto"/>
            <w:left w:val="none" w:sz="0" w:space="0" w:color="auto"/>
            <w:bottom w:val="none" w:sz="0" w:space="0" w:color="auto"/>
            <w:right w:val="none" w:sz="0" w:space="0" w:color="auto"/>
          </w:divBdr>
        </w:div>
        <w:div w:id="2049793356">
          <w:marLeft w:val="640"/>
          <w:marRight w:val="0"/>
          <w:marTop w:val="0"/>
          <w:marBottom w:val="0"/>
          <w:divBdr>
            <w:top w:val="none" w:sz="0" w:space="0" w:color="auto"/>
            <w:left w:val="none" w:sz="0" w:space="0" w:color="auto"/>
            <w:bottom w:val="none" w:sz="0" w:space="0" w:color="auto"/>
            <w:right w:val="none" w:sz="0" w:space="0" w:color="auto"/>
          </w:divBdr>
        </w:div>
        <w:div w:id="1152478621">
          <w:marLeft w:val="640"/>
          <w:marRight w:val="0"/>
          <w:marTop w:val="0"/>
          <w:marBottom w:val="0"/>
          <w:divBdr>
            <w:top w:val="none" w:sz="0" w:space="0" w:color="auto"/>
            <w:left w:val="none" w:sz="0" w:space="0" w:color="auto"/>
            <w:bottom w:val="none" w:sz="0" w:space="0" w:color="auto"/>
            <w:right w:val="none" w:sz="0" w:space="0" w:color="auto"/>
          </w:divBdr>
        </w:div>
        <w:div w:id="1330869423">
          <w:marLeft w:val="640"/>
          <w:marRight w:val="0"/>
          <w:marTop w:val="0"/>
          <w:marBottom w:val="0"/>
          <w:divBdr>
            <w:top w:val="none" w:sz="0" w:space="0" w:color="auto"/>
            <w:left w:val="none" w:sz="0" w:space="0" w:color="auto"/>
            <w:bottom w:val="none" w:sz="0" w:space="0" w:color="auto"/>
            <w:right w:val="none" w:sz="0" w:space="0" w:color="auto"/>
          </w:divBdr>
        </w:div>
        <w:div w:id="378432643">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08098329">
      <w:bodyDiv w:val="1"/>
      <w:marLeft w:val="0"/>
      <w:marRight w:val="0"/>
      <w:marTop w:val="0"/>
      <w:marBottom w:val="0"/>
      <w:divBdr>
        <w:top w:val="none" w:sz="0" w:space="0" w:color="auto"/>
        <w:left w:val="none" w:sz="0" w:space="0" w:color="auto"/>
        <w:bottom w:val="none" w:sz="0" w:space="0" w:color="auto"/>
        <w:right w:val="none" w:sz="0" w:space="0" w:color="auto"/>
      </w:divBdr>
      <w:divsChild>
        <w:div w:id="806046540">
          <w:marLeft w:val="640"/>
          <w:marRight w:val="0"/>
          <w:marTop w:val="0"/>
          <w:marBottom w:val="0"/>
          <w:divBdr>
            <w:top w:val="none" w:sz="0" w:space="0" w:color="auto"/>
            <w:left w:val="none" w:sz="0" w:space="0" w:color="auto"/>
            <w:bottom w:val="none" w:sz="0" w:space="0" w:color="auto"/>
            <w:right w:val="none" w:sz="0" w:space="0" w:color="auto"/>
          </w:divBdr>
        </w:div>
        <w:div w:id="1381511565">
          <w:marLeft w:val="640"/>
          <w:marRight w:val="0"/>
          <w:marTop w:val="0"/>
          <w:marBottom w:val="0"/>
          <w:divBdr>
            <w:top w:val="none" w:sz="0" w:space="0" w:color="auto"/>
            <w:left w:val="none" w:sz="0" w:space="0" w:color="auto"/>
            <w:bottom w:val="none" w:sz="0" w:space="0" w:color="auto"/>
            <w:right w:val="none" w:sz="0" w:space="0" w:color="auto"/>
          </w:divBdr>
        </w:div>
        <w:div w:id="2019230797">
          <w:marLeft w:val="640"/>
          <w:marRight w:val="0"/>
          <w:marTop w:val="0"/>
          <w:marBottom w:val="0"/>
          <w:divBdr>
            <w:top w:val="none" w:sz="0" w:space="0" w:color="auto"/>
            <w:left w:val="none" w:sz="0" w:space="0" w:color="auto"/>
            <w:bottom w:val="none" w:sz="0" w:space="0" w:color="auto"/>
            <w:right w:val="none" w:sz="0" w:space="0" w:color="auto"/>
          </w:divBdr>
        </w:div>
        <w:div w:id="384648683">
          <w:marLeft w:val="640"/>
          <w:marRight w:val="0"/>
          <w:marTop w:val="0"/>
          <w:marBottom w:val="0"/>
          <w:divBdr>
            <w:top w:val="none" w:sz="0" w:space="0" w:color="auto"/>
            <w:left w:val="none" w:sz="0" w:space="0" w:color="auto"/>
            <w:bottom w:val="none" w:sz="0" w:space="0" w:color="auto"/>
            <w:right w:val="none" w:sz="0" w:space="0" w:color="auto"/>
          </w:divBdr>
        </w:div>
        <w:div w:id="1917738951">
          <w:marLeft w:val="640"/>
          <w:marRight w:val="0"/>
          <w:marTop w:val="0"/>
          <w:marBottom w:val="0"/>
          <w:divBdr>
            <w:top w:val="none" w:sz="0" w:space="0" w:color="auto"/>
            <w:left w:val="none" w:sz="0" w:space="0" w:color="auto"/>
            <w:bottom w:val="none" w:sz="0" w:space="0" w:color="auto"/>
            <w:right w:val="none" w:sz="0" w:space="0" w:color="auto"/>
          </w:divBdr>
        </w:div>
        <w:div w:id="1990010042">
          <w:marLeft w:val="640"/>
          <w:marRight w:val="0"/>
          <w:marTop w:val="0"/>
          <w:marBottom w:val="0"/>
          <w:divBdr>
            <w:top w:val="none" w:sz="0" w:space="0" w:color="auto"/>
            <w:left w:val="none" w:sz="0" w:space="0" w:color="auto"/>
            <w:bottom w:val="none" w:sz="0" w:space="0" w:color="auto"/>
            <w:right w:val="none" w:sz="0" w:space="0" w:color="auto"/>
          </w:divBdr>
        </w:div>
        <w:div w:id="79184491">
          <w:marLeft w:val="640"/>
          <w:marRight w:val="0"/>
          <w:marTop w:val="0"/>
          <w:marBottom w:val="0"/>
          <w:divBdr>
            <w:top w:val="none" w:sz="0" w:space="0" w:color="auto"/>
            <w:left w:val="none" w:sz="0" w:space="0" w:color="auto"/>
            <w:bottom w:val="none" w:sz="0" w:space="0" w:color="auto"/>
            <w:right w:val="none" w:sz="0" w:space="0" w:color="auto"/>
          </w:divBdr>
        </w:div>
        <w:div w:id="532695775">
          <w:marLeft w:val="640"/>
          <w:marRight w:val="0"/>
          <w:marTop w:val="0"/>
          <w:marBottom w:val="0"/>
          <w:divBdr>
            <w:top w:val="none" w:sz="0" w:space="0" w:color="auto"/>
            <w:left w:val="none" w:sz="0" w:space="0" w:color="auto"/>
            <w:bottom w:val="none" w:sz="0" w:space="0" w:color="auto"/>
            <w:right w:val="none" w:sz="0" w:space="0" w:color="auto"/>
          </w:divBdr>
        </w:div>
        <w:div w:id="1964115976">
          <w:marLeft w:val="640"/>
          <w:marRight w:val="0"/>
          <w:marTop w:val="0"/>
          <w:marBottom w:val="0"/>
          <w:divBdr>
            <w:top w:val="none" w:sz="0" w:space="0" w:color="auto"/>
            <w:left w:val="none" w:sz="0" w:space="0" w:color="auto"/>
            <w:bottom w:val="none" w:sz="0" w:space="0" w:color="auto"/>
            <w:right w:val="none" w:sz="0" w:space="0" w:color="auto"/>
          </w:divBdr>
        </w:div>
        <w:div w:id="560404197">
          <w:marLeft w:val="640"/>
          <w:marRight w:val="0"/>
          <w:marTop w:val="0"/>
          <w:marBottom w:val="0"/>
          <w:divBdr>
            <w:top w:val="none" w:sz="0" w:space="0" w:color="auto"/>
            <w:left w:val="none" w:sz="0" w:space="0" w:color="auto"/>
            <w:bottom w:val="none" w:sz="0" w:space="0" w:color="auto"/>
            <w:right w:val="none" w:sz="0" w:space="0" w:color="auto"/>
          </w:divBdr>
        </w:div>
        <w:div w:id="1528986236">
          <w:marLeft w:val="640"/>
          <w:marRight w:val="0"/>
          <w:marTop w:val="0"/>
          <w:marBottom w:val="0"/>
          <w:divBdr>
            <w:top w:val="none" w:sz="0" w:space="0" w:color="auto"/>
            <w:left w:val="none" w:sz="0" w:space="0" w:color="auto"/>
            <w:bottom w:val="none" w:sz="0" w:space="0" w:color="auto"/>
            <w:right w:val="none" w:sz="0" w:space="0" w:color="auto"/>
          </w:divBdr>
        </w:div>
        <w:div w:id="350225585">
          <w:marLeft w:val="640"/>
          <w:marRight w:val="0"/>
          <w:marTop w:val="0"/>
          <w:marBottom w:val="0"/>
          <w:divBdr>
            <w:top w:val="none" w:sz="0" w:space="0" w:color="auto"/>
            <w:left w:val="none" w:sz="0" w:space="0" w:color="auto"/>
            <w:bottom w:val="none" w:sz="0" w:space="0" w:color="auto"/>
            <w:right w:val="none" w:sz="0" w:space="0" w:color="auto"/>
          </w:divBdr>
        </w:div>
        <w:div w:id="256451057">
          <w:marLeft w:val="640"/>
          <w:marRight w:val="0"/>
          <w:marTop w:val="0"/>
          <w:marBottom w:val="0"/>
          <w:divBdr>
            <w:top w:val="none" w:sz="0" w:space="0" w:color="auto"/>
            <w:left w:val="none" w:sz="0" w:space="0" w:color="auto"/>
            <w:bottom w:val="none" w:sz="0" w:space="0" w:color="auto"/>
            <w:right w:val="none" w:sz="0" w:space="0" w:color="auto"/>
          </w:divBdr>
        </w:div>
        <w:div w:id="652949712">
          <w:marLeft w:val="640"/>
          <w:marRight w:val="0"/>
          <w:marTop w:val="0"/>
          <w:marBottom w:val="0"/>
          <w:divBdr>
            <w:top w:val="none" w:sz="0" w:space="0" w:color="auto"/>
            <w:left w:val="none" w:sz="0" w:space="0" w:color="auto"/>
            <w:bottom w:val="none" w:sz="0" w:space="0" w:color="auto"/>
            <w:right w:val="none" w:sz="0" w:space="0" w:color="auto"/>
          </w:divBdr>
        </w:div>
        <w:div w:id="775443437">
          <w:marLeft w:val="640"/>
          <w:marRight w:val="0"/>
          <w:marTop w:val="0"/>
          <w:marBottom w:val="0"/>
          <w:divBdr>
            <w:top w:val="none" w:sz="0" w:space="0" w:color="auto"/>
            <w:left w:val="none" w:sz="0" w:space="0" w:color="auto"/>
            <w:bottom w:val="none" w:sz="0" w:space="0" w:color="auto"/>
            <w:right w:val="none" w:sz="0" w:space="0" w:color="auto"/>
          </w:divBdr>
        </w:div>
        <w:div w:id="1506939513">
          <w:marLeft w:val="640"/>
          <w:marRight w:val="0"/>
          <w:marTop w:val="0"/>
          <w:marBottom w:val="0"/>
          <w:divBdr>
            <w:top w:val="none" w:sz="0" w:space="0" w:color="auto"/>
            <w:left w:val="none" w:sz="0" w:space="0" w:color="auto"/>
            <w:bottom w:val="none" w:sz="0" w:space="0" w:color="auto"/>
            <w:right w:val="none" w:sz="0" w:space="0" w:color="auto"/>
          </w:divBdr>
        </w:div>
        <w:div w:id="1178344554">
          <w:marLeft w:val="640"/>
          <w:marRight w:val="0"/>
          <w:marTop w:val="0"/>
          <w:marBottom w:val="0"/>
          <w:divBdr>
            <w:top w:val="none" w:sz="0" w:space="0" w:color="auto"/>
            <w:left w:val="none" w:sz="0" w:space="0" w:color="auto"/>
            <w:bottom w:val="none" w:sz="0" w:space="0" w:color="auto"/>
            <w:right w:val="none" w:sz="0" w:space="0" w:color="auto"/>
          </w:divBdr>
        </w:div>
        <w:div w:id="384911623">
          <w:marLeft w:val="640"/>
          <w:marRight w:val="0"/>
          <w:marTop w:val="0"/>
          <w:marBottom w:val="0"/>
          <w:divBdr>
            <w:top w:val="none" w:sz="0" w:space="0" w:color="auto"/>
            <w:left w:val="none" w:sz="0" w:space="0" w:color="auto"/>
            <w:bottom w:val="none" w:sz="0" w:space="0" w:color="auto"/>
            <w:right w:val="none" w:sz="0" w:space="0" w:color="auto"/>
          </w:divBdr>
        </w:div>
        <w:div w:id="588925809">
          <w:marLeft w:val="640"/>
          <w:marRight w:val="0"/>
          <w:marTop w:val="0"/>
          <w:marBottom w:val="0"/>
          <w:divBdr>
            <w:top w:val="none" w:sz="0" w:space="0" w:color="auto"/>
            <w:left w:val="none" w:sz="0" w:space="0" w:color="auto"/>
            <w:bottom w:val="none" w:sz="0" w:space="0" w:color="auto"/>
            <w:right w:val="none" w:sz="0" w:space="0" w:color="auto"/>
          </w:divBdr>
        </w:div>
        <w:div w:id="1554005177">
          <w:marLeft w:val="640"/>
          <w:marRight w:val="0"/>
          <w:marTop w:val="0"/>
          <w:marBottom w:val="0"/>
          <w:divBdr>
            <w:top w:val="none" w:sz="0" w:space="0" w:color="auto"/>
            <w:left w:val="none" w:sz="0" w:space="0" w:color="auto"/>
            <w:bottom w:val="none" w:sz="0" w:space="0" w:color="auto"/>
            <w:right w:val="none" w:sz="0" w:space="0" w:color="auto"/>
          </w:divBdr>
        </w:div>
        <w:div w:id="402334481">
          <w:marLeft w:val="640"/>
          <w:marRight w:val="0"/>
          <w:marTop w:val="0"/>
          <w:marBottom w:val="0"/>
          <w:divBdr>
            <w:top w:val="none" w:sz="0" w:space="0" w:color="auto"/>
            <w:left w:val="none" w:sz="0" w:space="0" w:color="auto"/>
            <w:bottom w:val="none" w:sz="0" w:space="0" w:color="auto"/>
            <w:right w:val="none" w:sz="0" w:space="0" w:color="auto"/>
          </w:divBdr>
        </w:div>
        <w:div w:id="1200900708">
          <w:marLeft w:val="640"/>
          <w:marRight w:val="0"/>
          <w:marTop w:val="0"/>
          <w:marBottom w:val="0"/>
          <w:divBdr>
            <w:top w:val="none" w:sz="0" w:space="0" w:color="auto"/>
            <w:left w:val="none" w:sz="0" w:space="0" w:color="auto"/>
            <w:bottom w:val="none" w:sz="0" w:space="0" w:color="auto"/>
            <w:right w:val="none" w:sz="0" w:space="0" w:color="auto"/>
          </w:divBdr>
        </w:div>
        <w:div w:id="116334227">
          <w:marLeft w:val="640"/>
          <w:marRight w:val="0"/>
          <w:marTop w:val="0"/>
          <w:marBottom w:val="0"/>
          <w:divBdr>
            <w:top w:val="none" w:sz="0" w:space="0" w:color="auto"/>
            <w:left w:val="none" w:sz="0" w:space="0" w:color="auto"/>
            <w:bottom w:val="none" w:sz="0" w:space="0" w:color="auto"/>
            <w:right w:val="none" w:sz="0" w:space="0" w:color="auto"/>
          </w:divBdr>
        </w:div>
        <w:div w:id="27724312">
          <w:marLeft w:val="640"/>
          <w:marRight w:val="0"/>
          <w:marTop w:val="0"/>
          <w:marBottom w:val="0"/>
          <w:divBdr>
            <w:top w:val="none" w:sz="0" w:space="0" w:color="auto"/>
            <w:left w:val="none" w:sz="0" w:space="0" w:color="auto"/>
            <w:bottom w:val="none" w:sz="0" w:space="0" w:color="auto"/>
            <w:right w:val="none" w:sz="0" w:space="0" w:color="auto"/>
          </w:divBdr>
        </w:div>
        <w:div w:id="1074666027">
          <w:marLeft w:val="640"/>
          <w:marRight w:val="0"/>
          <w:marTop w:val="0"/>
          <w:marBottom w:val="0"/>
          <w:divBdr>
            <w:top w:val="none" w:sz="0" w:space="0" w:color="auto"/>
            <w:left w:val="none" w:sz="0" w:space="0" w:color="auto"/>
            <w:bottom w:val="none" w:sz="0" w:space="0" w:color="auto"/>
            <w:right w:val="none" w:sz="0" w:space="0" w:color="auto"/>
          </w:divBdr>
        </w:div>
        <w:div w:id="2047750158">
          <w:marLeft w:val="640"/>
          <w:marRight w:val="0"/>
          <w:marTop w:val="0"/>
          <w:marBottom w:val="0"/>
          <w:divBdr>
            <w:top w:val="none" w:sz="0" w:space="0" w:color="auto"/>
            <w:left w:val="none" w:sz="0" w:space="0" w:color="auto"/>
            <w:bottom w:val="none" w:sz="0" w:space="0" w:color="auto"/>
            <w:right w:val="none" w:sz="0" w:space="0" w:color="auto"/>
          </w:divBdr>
        </w:div>
        <w:div w:id="753209608">
          <w:marLeft w:val="640"/>
          <w:marRight w:val="0"/>
          <w:marTop w:val="0"/>
          <w:marBottom w:val="0"/>
          <w:divBdr>
            <w:top w:val="none" w:sz="0" w:space="0" w:color="auto"/>
            <w:left w:val="none" w:sz="0" w:space="0" w:color="auto"/>
            <w:bottom w:val="none" w:sz="0" w:space="0" w:color="auto"/>
            <w:right w:val="none" w:sz="0" w:space="0" w:color="auto"/>
          </w:divBdr>
        </w:div>
        <w:div w:id="2124761633">
          <w:marLeft w:val="640"/>
          <w:marRight w:val="0"/>
          <w:marTop w:val="0"/>
          <w:marBottom w:val="0"/>
          <w:divBdr>
            <w:top w:val="none" w:sz="0" w:space="0" w:color="auto"/>
            <w:left w:val="none" w:sz="0" w:space="0" w:color="auto"/>
            <w:bottom w:val="none" w:sz="0" w:space="0" w:color="auto"/>
            <w:right w:val="none" w:sz="0" w:space="0" w:color="auto"/>
          </w:divBdr>
        </w:div>
        <w:div w:id="1800149481">
          <w:marLeft w:val="640"/>
          <w:marRight w:val="0"/>
          <w:marTop w:val="0"/>
          <w:marBottom w:val="0"/>
          <w:divBdr>
            <w:top w:val="none" w:sz="0" w:space="0" w:color="auto"/>
            <w:left w:val="none" w:sz="0" w:space="0" w:color="auto"/>
            <w:bottom w:val="none" w:sz="0" w:space="0" w:color="auto"/>
            <w:right w:val="none" w:sz="0" w:space="0" w:color="auto"/>
          </w:divBdr>
        </w:div>
        <w:div w:id="387152652">
          <w:marLeft w:val="640"/>
          <w:marRight w:val="0"/>
          <w:marTop w:val="0"/>
          <w:marBottom w:val="0"/>
          <w:divBdr>
            <w:top w:val="none" w:sz="0" w:space="0" w:color="auto"/>
            <w:left w:val="none" w:sz="0" w:space="0" w:color="auto"/>
            <w:bottom w:val="none" w:sz="0" w:space="0" w:color="auto"/>
            <w:right w:val="none" w:sz="0" w:space="0" w:color="auto"/>
          </w:divBdr>
        </w:div>
        <w:div w:id="779227515">
          <w:marLeft w:val="640"/>
          <w:marRight w:val="0"/>
          <w:marTop w:val="0"/>
          <w:marBottom w:val="0"/>
          <w:divBdr>
            <w:top w:val="none" w:sz="0" w:space="0" w:color="auto"/>
            <w:left w:val="none" w:sz="0" w:space="0" w:color="auto"/>
            <w:bottom w:val="none" w:sz="0" w:space="0" w:color="auto"/>
            <w:right w:val="none" w:sz="0" w:space="0" w:color="auto"/>
          </w:divBdr>
        </w:div>
        <w:div w:id="518465921">
          <w:marLeft w:val="640"/>
          <w:marRight w:val="0"/>
          <w:marTop w:val="0"/>
          <w:marBottom w:val="0"/>
          <w:divBdr>
            <w:top w:val="none" w:sz="0" w:space="0" w:color="auto"/>
            <w:left w:val="none" w:sz="0" w:space="0" w:color="auto"/>
            <w:bottom w:val="none" w:sz="0" w:space="0" w:color="auto"/>
            <w:right w:val="none" w:sz="0" w:space="0" w:color="auto"/>
          </w:divBdr>
        </w:div>
        <w:div w:id="1624919847">
          <w:marLeft w:val="640"/>
          <w:marRight w:val="0"/>
          <w:marTop w:val="0"/>
          <w:marBottom w:val="0"/>
          <w:divBdr>
            <w:top w:val="none" w:sz="0" w:space="0" w:color="auto"/>
            <w:left w:val="none" w:sz="0" w:space="0" w:color="auto"/>
            <w:bottom w:val="none" w:sz="0" w:space="0" w:color="auto"/>
            <w:right w:val="none" w:sz="0" w:space="0" w:color="auto"/>
          </w:divBdr>
        </w:div>
        <w:div w:id="484014191">
          <w:marLeft w:val="640"/>
          <w:marRight w:val="0"/>
          <w:marTop w:val="0"/>
          <w:marBottom w:val="0"/>
          <w:divBdr>
            <w:top w:val="none" w:sz="0" w:space="0" w:color="auto"/>
            <w:left w:val="none" w:sz="0" w:space="0" w:color="auto"/>
            <w:bottom w:val="none" w:sz="0" w:space="0" w:color="auto"/>
            <w:right w:val="none" w:sz="0" w:space="0" w:color="auto"/>
          </w:divBdr>
        </w:div>
        <w:div w:id="1848204573">
          <w:marLeft w:val="640"/>
          <w:marRight w:val="0"/>
          <w:marTop w:val="0"/>
          <w:marBottom w:val="0"/>
          <w:divBdr>
            <w:top w:val="none" w:sz="0" w:space="0" w:color="auto"/>
            <w:left w:val="none" w:sz="0" w:space="0" w:color="auto"/>
            <w:bottom w:val="none" w:sz="0" w:space="0" w:color="auto"/>
            <w:right w:val="none" w:sz="0" w:space="0" w:color="auto"/>
          </w:divBdr>
        </w:div>
        <w:div w:id="1361320090">
          <w:marLeft w:val="640"/>
          <w:marRight w:val="0"/>
          <w:marTop w:val="0"/>
          <w:marBottom w:val="0"/>
          <w:divBdr>
            <w:top w:val="none" w:sz="0" w:space="0" w:color="auto"/>
            <w:left w:val="none" w:sz="0" w:space="0" w:color="auto"/>
            <w:bottom w:val="none" w:sz="0" w:space="0" w:color="auto"/>
            <w:right w:val="none" w:sz="0" w:space="0" w:color="auto"/>
          </w:divBdr>
        </w:div>
        <w:div w:id="1708408488">
          <w:marLeft w:val="640"/>
          <w:marRight w:val="0"/>
          <w:marTop w:val="0"/>
          <w:marBottom w:val="0"/>
          <w:divBdr>
            <w:top w:val="none" w:sz="0" w:space="0" w:color="auto"/>
            <w:left w:val="none" w:sz="0" w:space="0" w:color="auto"/>
            <w:bottom w:val="none" w:sz="0" w:space="0" w:color="auto"/>
            <w:right w:val="none" w:sz="0" w:space="0" w:color="auto"/>
          </w:divBdr>
        </w:div>
        <w:div w:id="1235579100">
          <w:marLeft w:val="640"/>
          <w:marRight w:val="0"/>
          <w:marTop w:val="0"/>
          <w:marBottom w:val="0"/>
          <w:divBdr>
            <w:top w:val="none" w:sz="0" w:space="0" w:color="auto"/>
            <w:left w:val="none" w:sz="0" w:space="0" w:color="auto"/>
            <w:bottom w:val="none" w:sz="0" w:space="0" w:color="auto"/>
            <w:right w:val="none" w:sz="0" w:space="0" w:color="auto"/>
          </w:divBdr>
        </w:div>
        <w:div w:id="1326124953">
          <w:marLeft w:val="640"/>
          <w:marRight w:val="0"/>
          <w:marTop w:val="0"/>
          <w:marBottom w:val="0"/>
          <w:divBdr>
            <w:top w:val="none" w:sz="0" w:space="0" w:color="auto"/>
            <w:left w:val="none" w:sz="0" w:space="0" w:color="auto"/>
            <w:bottom w:val="none" w:sz="0" w:space="0" w:color="auto"/>
            <w:right w:val="none" w:sz="0" w:space="0" w:color="auto"/>
          </w:divBdr>
        </w:div>
        <w:div w:id="1944191978">
          <w:marLeft w:val="640"/>
          <w:marRight w:val="0"/>
          <w:marTop w:val="0"/>
          <w:marBottom w:val="0"/>
          <w:divBdr>
            <w:top w:val="none" w:sz="0" w:space="0" w:color="auto"/>
            <w:left w:val="none" w:sz="0" w:space="0" w:color="auto"/>
            <w:bottom w:val="none" w:sz="0" w:space="0" w:color="auto"/>
            <w:right w:val="none" w:sz="0" w:space="0" w:color="auto"/>
          </w:divBdr>
        </w:div>
        <w:div w:id="1005284191">
          <w:marLeft w:val="640"/>
          <w:marRight w:val="0"/>
          <w:marTop w:val="0"/>
          <w:marBottom w:val="0"/>
          <w:divBdr>
            <w:top w:val="none" w:sz="0" w:space="0" w:color="auto"/>
            <w:left w:val="none" w:sz="0" w:space="0" w:color="auto"/>
            <w:bottom w:val="none" w:sz="0" w:space="0" w:color="auto"/>
            <w:right w:val="none" w:sz="0" w:space="0" w:color="auto"/>
          </w:divBdr>
        </w:div>
        <w:div w:id="1137407958">
          <w:marLeft w:val="640"/>
          <w:marRight w:val="0"/>
          <w:marTop w:val="0"/>
          <w:marBottom w:val="0"/>
          <w:divBdr>
            <w:top w:val="none" w:sz="0" w:space="0" w:color="auto"/>
            <w:left w:val="none" w:sz="0" w:space="0" w:color="auto"/>
            <w:bottom w:val="none" w:sz="0" w:space="0" w:color="auto"/>
            <w:right w:val="none" w:sz="0" w:space="0" w:color="auto"/>
          </w:divBdr>
        </w:div>
        <w:div w:id="73628597">
          <w:marLeft w:val="640"/>
          <w:marRight w:val="0"/>
          <w:marTop w:val="0"/>
          <w:marBottom w:val="0"/>
          <w:divBdr>
            <w:top w:val="none" w:sz="0" w:space="0" w:color="auto"/>
            <w:left w:val="none" w:sz="0" w:space="0" w:color="auto"/>
            <w:bottom w:val="none" w:sz="0" w:space="0" w:color="auto"/>
            <w:right w:val="none" w:sz="0" w:space="0" w:color="auto"/>
          </w:divBdr>
        </w:div>
        <w:div w:id="66001680">
          <w:marLeft w:val="640"/>
          <w:marRight w:val="0"/>
          <w:marTop w:val="0"/>
          <w:marBottom w:val="0"/>
          <w:divBdr>
            <w:top w:val="none" w:sz="0" w:space="0" w:color="auto"/>
            <w:left w:val="none" w:sz="0" w:space="0" w:color="auto"/>
            <w:bottom w:val="none" w:sz="0" w:space="0" w:color="auto"/>
            <w:right w:val="none" w:sz="0" w:space="0" w:color="auto"/>
          </w:divBdr>
        </w:div>
        <w:div w:id="997228434">
          <w:marLeft w:val="640"/>
          <w:marRight w:val="0"/>
          <w:marTop w:val="0"/>
          <w:marBottom w:val="0"/>
          <w:divBdr>
            <w:top w:val="none" w:sz="0" w:space="0" w:color="auto"/>
            <w:left w:val="none" w:sz="0" w:space="0" w:color="auto"/>
            <w:bottom w:val="none" w:sz="0" w:space="0" w:color="auto"/>
            <w:right w:val="none" w:sz="0" w:space="0" w:color="auto"/>
          </w:divBdr>
        </w:div>
        <w:div w:id="811337672">
          <w:marLeft w:val="640"/>
          <w:marRight w:val="0"/>
          <w:marTop w:val="0"/>
          <w:marBottom w:val="0"/>
          <w:divBdr>
            <w:top w:val="none" w:sz="0" w:space="0" w:color="auto"/>
            <w:left w:val="none" w:sz="0" w:space="0" w:color="auto"/>
            <w:bottom w:val="none" w:sz="0" w:space="0" w:color="auto"/>
            <w:right w:val="none" w:sz="0" w:space="0" w:color="auto"/>
          </w:divBdr>
        </w:div>
        <w:div w:id="550001866">
          <w:marLeft w:val="640"/>
          <w:marRight w:val="0"/>
          <w:marTop w:val="0"/>
          <w:marBottom w:val="0"/>
          <w:divBdr>
            <w:top w:val="none" w:sz="0" w:space="0" w:color="auto"/>
            <w:left w:val="none" w:sz="0" w:space="0" w:color="auto"/>
            <w:bottom w:val="none" w:sz="0" w:space="0" w:color="auto"/>
            <w:right w:val="none" w:sz="0" w:space="0" w:color="auto"/>
          </w:divBdr>
        </w:div>
        <w:div w:id="1530753251">
          <w:marLeft w:val="640"/>
          <w:marRight w:val="0"/>
          <w:marTop w:val="0"/>
          <w:marBottom w:val="0"/>
          <w:divBdr>
            <w:top w:val="none" w:sz="0" w:space="0" w:color="auto"/>
            <w:left w:val="none" w:sz="0" w:space="0" w:color="auto"/>
            <w:bottom w:val="none" w:sz="0" w:space="0" w:color="auto"/>
            <w:right w:val="none" w:sz="0" w:space="0" w:color="auto"/>
          </w:divBdr>
        </w:div>
        <w:div w:id="1594972744">
          <w:marLeft w:val="640"/>
          <w:marRight w:val="0"/>
          <w:marTop w:val="0"/>
          <w:marBottom w:val="0"/>
          <w:divBdr>
            <w:top w:val="none" w:sz="0" w:space="0" w:color="auto"/>
            <w:left w:val="none" w:sz="0" w:space="0" w:color="auto"/>
            <w:bottom w:val="none" w:sz="0" w:space="0" w:color="auto"/>
            <w:right w:val="none" w:sz="0" w:space="0" w:color="auto"/>
          </w:divBdr>
        </w:div>
        <w:div w:id="317929960">
          <w:marLeft w:val="640"/>
          <w:marRight w:val="0"/>
          <w:marTop w:val="0"/>
          <w:marBottom w:val="0"/>
          <w:divBdr>
            <w:top w:val="none" w:sz="0" w:space="0" w:color="auto"/>
            <w:left w:val="none" w:sz="0" w:space="0" w:color="auto"/>
            <w:bottom w:val="none" w:sz="0" w:space="0" w:color="auto"/>
            <w:right w:val="none" w:sz="0" w:space="0" w:color="auto"/>
          </w:divBdr>
        </w:div>
        <w:div w:id="442261449">
          <w:marLeft w:val="640"/>
          <w:marRight w:val="0"/>
          <w:marTop w:val="0"/>
          <w:marBottom w:val="0"/>
          <w:divBdr>
            <w:top w:val="none" w:sz="0" w:space="0" w:color="auto"/>
            <w:left w:val="none" w:sz="0" w:space="0" w:color="auto"/>
            <w:bottom w:val="none" w:sz="0" w:space="0" w:color="auto"/>
            <w:right w:val="none" w:sz="0" w:space="0" w:color="auto"/>
          </w:divBdr>
        </w:div>
        <w:div w:id="933247435">
          <w:marLeft w:val="640"/>
          <w:marRight w:val="0"/>
          <w:marTop w:val="0"/>
          <w:marBottom w:val="0"/>
          <w:divBdr>
            <w:top w:val="none" w:sz="0" w:space="0" w:color="auto"/>
            <w:left w:val="none" w:sz="0" w:space="0" w:color="auto"/>
            <w:bottom w:val="none" w:sz="0" w:space="0" w:color="auto"/>
            <w:right w:val="none" w:sz="0" w:space="0" w:color="auto"/>
          </w:divBdr>
        </w:div>
        <w:div w:id="1262490712">
          <w:marLeft w:val="640"/>
          <w:marRight w:val="0"/>
          <w:marTop w:val="0"/>
          <w:marBottom w:val="0"/>
          <w:divBdr>
            <w:top w:val="none" w:sz="0" w:space="0" w:color="auto"/>
            <w:left w:val="none" w:sz="0" w:space="0" w:color="auto"/>
            <w:bottom w:val="none" w:sz="0" w:space="0" w:color="auto"/>
            <w:right w:val="none" w:sz="0" w:space="0" w:color="auto"/>
          </w:divBdr>
        </w:div>
        <w:div w:id="1996448040">
          <w:marLeft w:val="640"/>
          <w:marRight w:val="0"/>
          <w:marTop w:val="0"/>
          <w:marBottom w:val="0"/>
          <w:divBdr>
            <w:top w:val="none" w:sz="0" w:space="0" w:color="auto"/>
            <w:left w:val="none" w:sz="0" w:space="0" w:color="auto"/>
            <w:bottom w:val="none" w:sz="0" w:space="0" w:color="auto"/>
            <w:right w:val="none" w:sz="0" w:space="0" w:color="auto"/>
          </w:divBdr>
        </w:div>
        <w:div w:id="1699310203">
          <w:marLeft w:val="640"/>
          <w:marRight w:val="0"/>
          <w:marTop w:val="0"/>
          <w:marBottom w:val="0"/>
          <w:divBdr>
            <w:top w:val="none" w:sz="0" w:space="0" w:color="auto"/>
            <w:left w:val="none" w:sz="0" w:space="0" w:color="auto"/>
            <w:bottom w:val="none" w:sz="0" w:space="0" w:color="auto"/>
            <w:right w:val="none" w:sz="0" w:space="0" w:color="auto"/>
          </w:divBdr>
        </w:div>
        <w:div w:id="615723445">
          <w:marLeft w:val="640"/>
          <w:marRight w:val="0"/>
          <w:marTop w:val="0"/>
          <w:marBottom w:val="0"/>
          <w:divBdr>
            <w:top w:val="none" w:sz="0" w:space="0" w:color="auto"/>
            <w:left w:val="none" w:sz="0" w:space="0" w:color="auto"/>
            <w:bottom w:val="none" w:sz="0" w:space="0" w:color="auto"/>
            <w:right w:val="none" w:sz="0" w:space="0" w:color="auto"/>
          </w:divBdr>
        </w:div>
        <w:div w:id="217130421">
          <w:marLeft w:val="640"/>
          <w:marRight w:val="0"/>
          <w:marTop w:val="0"/>
          <w:marBottom w:val="0"/>
          <w:divBdr>
            <w:top w:val="none" w:sz="0" w:space="0" w:color="auto"/>
            <w:left w:val="none" w:sz="0" w:space="0" w:color="auto"/>
            <w:bottom w:val="none" w:sz="0" w:space="0" w:color="auto"/>
            <w:right w:val="none" w:sz="0" w:space="0" w:color="auto"/>
          </w:divBdr>
        </w:div>
        <w:div w:id="354886284">
          <w:marLeft w:val="640"/>
          <w:marRight w:val="0"/>
          <w:marTop w:val="0"/>
          <w:marBottom w:val="0"/>
          <w:divBdr>
            <w:top w:val="none" w:sz="0" w:space="0" w:color="auto"/>
            <w:left w:val="none" w:sz="0" w:space="0" w:color="auto"/>
            <w:bottom w:val="none" w:sz="0" w:space="0" w:color="auto"/>
            <w:right w:val="none" w:sz="0" w:space="0" w:color="auto"/>
          </w:divBdr>
        </w:div>
        <w:div w:id="1887178874">
          <w:marLeft w:val="640"/>
          <w:marRight w:val="0"/>
          <w:marTop w:val="0"/>
          <w:marBottom w:val="0"/>
          <w:divBdr>
            <w:top w:val="none" w:sz="0" w:space="0" w:color="auto"/>
            <w:left w:val="none" w:sz="0" w:space="0" w:color="auto"/>
            <w:bottom w:val="none" w:sz="0" w:space="0" w:color="auto"/>
            <w:right w:val="none" w:sz="0" w:space="0" w:color="auto"/>
          </w:divBdr>
        </w:div>
        <w:div w:id="517543808">
          <w:marLeft w:val="640"/>
          <w:marRight w:val="0"/>
          <w:marTop w:val="0"/>
          <w:marBottom w:val="0"/>
          <w:divBdr>
            <w:top w:val="none" w:sz="0" w:space="0" w:color="auto"/>
            <w:left w:val="none" w:sz="0" w:space="0" w:color="auto"/>
            <w:bottom w:val="none" w:sz="0" w:space="0" w:color="auto"/>
            <w:right w:val="none" w:sz="0" w:space="0" w:color="auto"/>
          </w:divBdr>
        </w:div>
        <w:div w:id="419914655">
          <w:marLeft w:val="640"/>
          <w:marRight w:val="0"/>
          <w:marTop w:val="0"/>
          <w:marBottom w:val="0"/>
          <w:divBdr>
            <w:top w:val="none" w:sz="0" w:space="0" w:color="auto"/>
            <w:left w:val="none" w:sz="0" w:space="0" w:color="auto"/>
            <w:bottom w:val="none" w:sz="0" w:space="0" w:color="auto"/>
            <w:right w:val="none" w:sz="0" w:space="0" w:color="auto"/>
          </w:divBdr>
        </w:div>
        <w:div w:id="1574972446">
          <w:marLeft w:val="640"/>
          <w:marRight w:val="0"/>
          <w:marTop w:val="0"/>
          <w:marBottom w:val="0"/>
          <w:divBdr>
            <w:top w:val="none" w:sz="0" w:space="0" w:color="auto"/>
            <w:left w:val="none" w:sz="0" w:space="0" w:color="auto"/>
            <w:bottom w:val="none" w:sz="0" w:space="0" w:color="auto"/>
            <w:right w:val="none" w:sz="0" w:space="0" w:color="auto"/>
          </w:divBdr>
        </w:div>
        <w:div w:id="2113282295">
          <w:marLeft w:val="640"/>
          <w:marRight w:val="0"/>
          <w:marTop w:val="0"/>
          <w:marBottom w:val="0"/>
          <w:divBdr>
            <w:top w:val="none" w:sz="0" w:space="0" w:color="auto"/>
            <w:left w:val="none" w:sz="0" w:space="0" w:color="auto"/>
            <w:bottom w:val="none" w:sz="0" w:space="0" w:color="auto"/>
            <w:right w:val="none" w:sz="0" w:space="0" w:color="auto"/>
          </w:divBdr>
        </w:div>
        <w:div w:id="951011885">
          <w:marLeft w:val="640"/>
          <w:marRight w:val="0"/>
          <w:marTop w:val="0"/>
          <w:marBottom w:val="0"/>
          <w:divBdr>
            <w:top w:val="none" w:sz="0" w:space="0" w:color="auto"/>
            <w:left w:val="none" w:sz="0" w:space="0" w:color="auto"/>
            <w:bottom w:val="none" w:sz="0" w:space="0" w:color="auto"/>
            <w:right w:val="none" w:sz="0" w:space="0" w:color="auto"/>
          </w:divBdr>
        </w:div>
        <w:div w:id="1036396701">
          <w:marLeft w:val="640"/>
          <w:marRight w:val="0"/>
          <w:marTop w:val="0"/>
          <w:marBottom w:val="0"/>
          <w:divBdr>
            <w:top w:val="none" w:sz="0" w:space="0" w:color="auto"/>
            <w:left w:val="none" w:sz="0" w:space="0" w:color="auto"/>
            <w:bottom w:val="none" w:sz="0" w:space="0" w:color="auto"/>
            <w:right w:val="none" w:sz="0" w:space="0" w:color="auto"/>
          </w:divBdr>
        </w:div>
        <w:div w:id="647981426">
          <w:marLeft w:val="640"/>
          <w:marRight w:val="0"/>
          <w:marTop w:val="0"/>
          <w:marBottom w:val="0"/>
          <w:divBdr>
            <w:top w:val="none" w:sz="0" w:space="0" w:color="auto"/>
            <w:left w:val="none" w:sz="0" w:space="0" w:color="auto"/>
            <w:bottom w:val="none" w:sz="0" w:space="0" w:color="auto"/>
            <w:right w:val="none" w:sz="0" w:space="0" w:color="auto"/>
          </w:divBdr>
        </w:div>
        <w:div w:id="1795901469">
          <w:marLeft w:val="640"/>
          <w:marRight w:val="0"/>
          <w:marTop w:val="0"/>
          <w:marBottom w:val="0"/>
          <w:divBdr>
            <w:top w:val="none" w:sz="0" w:space="0" w:color="auto"/>
            <w:left w:val="none" w:sz="0" w:space="0" w:color="auto"/>
            <w:bottom w:val="none" w:sz="0" w:space="0" w:color="auto"/>
            <w:right w:val="none" w:sz="0" w:space="0" w:color="auto"/>
          </w:divBdr>
        </w:div>
        <w:div w:id="567115153">
          <w:marLeft w:val="640"/>
          <w:marRight w:val="0"/>
          <w:marTop w:val="0"/>
          <w:marBottom w:val="0"/>
          <w:divBdr>
            <w:top w:val="none" w:sz="0" w:space="0" w:color="auto"/>
            <w:left w:val="none" w:sz="0" w:space="0" w:color="auto"/>
            <w:bottom w:val="none" w:sz="0" w:space="0" w:color="auto"/>
            <w:right w:val="none" w:sz="0" w:space="0" w:color="auto"/>
          </w:divBdr>
        </w:div>
        <w:div w:id="1070232300">
          <w:marLeft w:val="640"/>
          <w:marRight w:val="0"/>
          <w:marTop w:val="0"/>
          <w:marBottom w:val="0"/>
          <w:divBdr>
            <w:top w:val="none" w:sz="0" w:space="0" w:color="auto"/>
            <w:left w:val="none" w:sz="0" w:space="0" w:color="auto"/>
            <w:bottom w:val="none" w:sz="0" w:space="0" w:color="auto"/>
            <w:right w:val="none" w:sz="0" w:space="0" w:color="auto"/>
          </w:divBdr>
        </w:div>
        <w:div w:id="1821993689">
          <w:marLeft w:val="640"/>
          <w:marRight w:val="0"/>
          <w:marTop w:val="0"/>
          <w:marBottom w:val="0"/>
          <w:divBdr>
            <w:top w:val="none" w:sz="0" w:space="0" w:color="auto"/>
            <w:left w:val="none" w:sz="0" w:space="0" w:color="auto"/>
            <w:bottom w:val="none" w:sz="0" w:space="0" w:color="auto"/>
            <w:right w:val="none" w:sz="0" w:space="0" w:color="auto"/>
          </w:divBdr>
        </w:div>
        <w:div w:id="934167780">
          <w:marLeft w:val="640"/>
          <w:marRight w:val="0"/>
          <w:marTop w:val="0"/>
          <w:marBottom w:val="0"/>
          <w:divBdr>
            <w:top w:val="none" w:sz="0" w:space="0" w:color="auto"/>
            <w:left w:val="none" w:sz="0" w:space="0" w:color="auto"/>
            <w:bottom w:val="none" w:sz="0" w:space="0" w:color="auto"/>
            <w:right w:val="none" w:sz="0" w:space="0" w:color="auto"/>
          </w:divBdr>
        </w:div>
        <w:div w:id="100805858">
          <w:marLeft w:val="640"/>
          <w:marRight w:val="0"/>
          <w:marTop w:val="0"/>
          <w:marBottom w:val="0"/>
          <w:divBdr>
            <w:top w:val="none" w:sz="0" w:space="0" w:color="auto"/>
            <w:left w:val="none" w:sz="0" w:space="0" w:color="auto"/>
            <w:bottom w:val="none" w:sz="0" w:space="0" w:color="auto"/>
            <w:right w:val="none" w:sz="0" w:space="0" w:color="auto"/>
          </w:divBdr>
        </w:div>
        <w:div w:id="1632636516">
          <w:marLeft w:val="640"/>
          <w:marRight w:val="0"/>
          <w:marTop w:val="0"/>
          <w:marBottom w:val="0"/>
          <w:divBdr>
            <w:top w:val="none" w:sz="0" w:space="0" w:color="auto"/>
            <w:left w:val="none" w:sz="0" w:space="0" w:color="auto"/>
            <w:bottom w:val="none" w:sz="0" w:space="0" w:color="auto"/>
            <w:right w:val="none" w:sz="0" w:space="0" w:color="auto"/>
          </w:divBdr>
        </w:div>
        <w:div w:id="272980780">
          <w:marLeft w:val="640"/>
          <w:marRight w:val="0"/>
          <w:marTop w:val="0"/>
          <w:marBottom w:val="0"/>
          <w:divBdr>
            <w:top w:val="none" w:sz="0" w:space="0" w:color="auto"/>
            <w:left w:val="none" w:sz="0" w:space="0" w:color="auto"/>
            <w:bottom w:val="none" w:sz="0" w:space="0" w:color="auto"/>
            <w:right w:val="none" w:sz="0" w:space="0" w:color="auto"/>
          </w:divBdr>
        </w:div>
        <w:div w:id="1254363991">
          <w:marLeft w:val="640"/>
          <w:marRight w:val="0"/>
          <w:marTop w:val="0"/>
          <w:marBottom w:val="0"/>
          <w:divBdr>
            <w:top w:val="none" w:sz="0" w:space="0" w:color="auto"/>
            <w:left w:val="none" w:sz="0" w:space="0" w:color="auto"/>
            <w:bottom w:val="none" w:sz="0" w:space="0" w:color="auto"/>
            <w:right w:val="none" w:sz="0" w:space="0" w:color="auto"/>
          </w:divBdr>
        </w:div>
        <w:div w:id="137648325">
          <w:marLeft w:val="640"/>
          <w:marRight w:val="0"/>
          <w:marTop w:val="0"/>
          <w:marBottom w:val="0"/>
          <w:divBdr>
            <w:top w:val="none" w:sz="0" w:space="0" w:color="auto"/>
            <w:left w:val="none" w:sz="0" w:space="0" w:color="auto"/>
            <w:bottom w:val="none" w:sz="0" w:space="0" w:color="auto"/>
            <w:right w:val="none" w:sz="0" w:space="0" w:color="auto"/>
          </w:divBdr>
        </w:div>
        <w:div w:id="432669416">
          <w:marLeft w:val="640"/>
          <w:marRight w:val="0"/>
          <w:marTop w:val="0"/>
          <w:marBottom w:val="0"/>
          <w:divBdr>
            <w:top w:val="none" w:sz="0" w:space="0" w:color="auto"/>
            <w:left w:val="none" w:sz="0" w:space="0" w:color="auto"/>
            <w:bottom w:val="none" w:sz="0" w:space="0" w:color="auto"/>
            <w:right w:val="none" w:sz="0" w:space="0" w:color="auto"/>
          </w:divBdr>
        </w:div>
        <w:div w:id="1982418281">
          <w:marLeft w:val="640"/>
          <w:marRight w:val="0"/>
          <w:marTop w:val="0"/>
          <w:marBottom w:val="0"/>
          <w:divBdr>
            <w:top w:val="none" w:sz="0" w:space="0" w:color="auto"/>
            <w:left w:val="none" w:sz="0" w:space="0" w:color="auto"/>
            <w:bottom w:val="none" w:sz="0" w:space="0" w:color="auto"/>
            <w:right w:val="none" w:sz="0" w:space="0" w:color="auto"/>
          </w:divBdr>
        </w:div>
        <w:div w:id="1322388892">
          <w:marLeft w:val="640"/>
          <w:marRight w:val="0"/>
          <w:marTop w:val="0"/>
          <w:marBottom w:val="0"/>
          <w:divBdr>
            <w:top w:val="none" w:sz="0" w:space="0" w:color="auto"/>
            <w:left w:val="none" w:sz="0" w:space="0" w:color="auto"/>
            <w:bottom w:val="none" w:sz="0" w:space="0" w:color="auto"/>
            <w:right w:val="none" w:sz="0" w:space="0" w:color="auto"/>
          </w:divBdr>
        </w:div>
        <w:div w:id="582959540">
          <w:marLeft w:val="640"/>
          <w:marRight w:val="0"/>
          <w:marTop w:val="0"/>
          <w:marBottom w:val="0"/>
          <w:divBdr>
            <w:top w:val="none" w:sz="0" w:space="0" w:color="auto"/>
            <w:left w:val="none" w:sz="0" w:space="0" w:color="auto"/>
            <w:bottom w:val="none" w:sz="0" w:space="0" w:color="auto"/>
            <w:right w:val="none" w:sz="0" w:space="0" w:color="auto"/>
          </w:divBdr>
        </w:div>
        <w:div w:id="1059085909">
          <w:marLeft w:val="640"/>
          <w:marRight w:val="0"/>
          <w:marTop w:val="0"/>
          <w:marBottom w:val="0"/>
          <w:divBdr>
            <w:top w:val="none" w:sz="0" w:space="0" w:color="auto"/>
            <w:left w:val="none" w:sz="0" w:space="0" w:color="auto"/>
            <w:bottom w:val="none" w:sz="0" w:space="0" w:color="auto"/>
            <w:right w:val="none" w:sz="0" w:space="0" w:color="auto"/>
          </w:divBdr>
        </w:div>
        <w:div w:id="2126806795">
          <w:marLeft w:val="640"/>
          <w:marRight w:val="0"/>
          <w:marTop w:val="0"/>
          <w:marBottom w:val="0"/>
          <w:divBdr>
            <w:top w:val="none" w:sz="0" w:space="0" w:color="auto"/>
            <w:left w:val="none" w:sz="0" w:space="0" w:color="auto"/>
            <w:bottom w:val="none" w:sz="0" w:space="0" w:color="auto"/>
            <w:right w:val="none" w:sz="0" w:space="0" w:color="auto"/>
          </w:divBdr>
        </w:div>
        <w:div w:id="2112777919">
          <w:marLeft w:val="640"/>
          <w:marRight w:val="0"/>
          <w:marTop w:val="0"/>
          <w:marBottom w:val="0"/>
          <w:divBdr>
            <w:top w:val="none" w:sz="0" w:space="0" w:color="auto"/>
            <w:left w:val="none" w:sz="0" w:space="0" w:color="auto"/>
            <w:bottom w:val="none" w:sz="0" w:space="0" w:color="auto"/>
            <w:right w:val="none" w:sz="0" w:space="0" w:color="auto"/>
          </w:divBdr>
        </w:div>
        <w:div w:id="991644227">
          <w:marLeft w:val="640"/>
          <w:marRight w:val="0"/>
          <w:marTop w:val="0"/>
          <w:marBottom w:val="0"/>
          <w:divBdr>
            <w:top w:val="none" w:sz="0" w:space="0" w:color="auto"/>
            <w:left w:val="none" w:sz="0" w:space="0" w:color="auto"/>
            <w:bottom w:val="none" w:sz="0" w:space="0" w:color="auto"/>
            <w:right w:val="none" w:sz="0" w:space="0" w:color="auto"/>
          </w:divBdr>
        </w:div>
        <w:div w:id="485826859">
          <w:marLeft w:val="640"/>
          <w:marRight w:val="0"/>
          <w:marTop w:val="0"/>
          <w:marBottom w:val="0"/>
          <w:divBdr>
            <w:top w:val="none" w:sz="0" w:space="0" w:color="auto"/>
            <w:left w:val="none" w:sz="0" w:space="0" w:color="auto"/>
            <w:bottom w:val="none" w:sz="0" w:space="0" w:color="auto"/>
            <w:right w:val="none" w:sz="0" w:space="0" w:color="auto"/>
          </w:divBdr>
        </w:div>
        <w:div w:id="122315576">
          <w:marLeft w:val="640"/>
          <w:marRight w:val="0"/>
          <w:marTop w:val="0"/>
          <w:marBottom w:val="0"/>
          <w:divBdr>
            <w:top w:val="none" w:sz="0" w:space="0" w:color="auto"/>
            <w:left w:val="none" w:sz="0" w:space="0" w:color="auto"/>
            <w:bottom w:val="none" w:sz="0" w:space="0" w:color="auto"/>
            <w:right w:val="none" w:sz="0" w:space="0" w:color="auto"/>
          </w:divBdr>
        </w:div>
        <w:div w:id="239415481">
          <w:marLeft w:val="640"/>
          <w:marRight w:val="0"/>
          <w:marTop w:val="0"/>
          <w:marBottom w:val="0"/>
          <w:divBdr>
            <w:top w:val="none" w:sz="0" w:space="0" w:color="auto"/>
            <w:left w:val="none" w:sz="0" w:space="0" w:color="auto"/>
            <w:bottom w:val="none" w:sz="0" w:space="0" w:color="auto"/>
            <w:right w:val="none" w:sz="0" w:space="0" w:color="auto"/>
          </w:divBdr>
        </w:div>
        <w:div w:id="1227229282">
          <w:marLeft w:val="640"/>
          <w:marRight w:val="0"/>
          <w:marTop w:val="0"/>
          <w:marBottom w:val="0"/>
          <w:divBdr>
            <w:top w:val="none" w:sz="0" w:space="0" w:color="auto"/>
            <w:left w:val="none" w:sz="0" w:space="0" w:color="auto"/>
            <w:bottom w:val="none" w:sz="0" w:space="0" w:color="auto"/>
            <w:right w:val="none" w:sz="0" w:space="0" w:color="auto"/>
          </w:divBdr>
        </w:div>
        <w:div w:id="584995533">
          <w:marLeft w:val="640"/>
          <w:marRight w:val="0"/>
          <w:marTop w:val="0"/>
          <w:marBottom w:val="0"/>
          <w:divBdr>
            <w:top w:val="none" w:sz="0" w:space="0" w:color="auto"/>
            <w:left w:val="none" w:sz="0" w:space="0" w:color="auto"/>
            <w:bottom w:val="none" w:sz="0" w:space="0" w:color="auto"/>
            <w:right w:val="none" w:sz="0" w:space="0" w:color="auto"/>
          </w:divBdr>
        </w:div>
        <w:div w:id="724108656">
          <w:marLeft w:val="640"/>
          <w:marRight w:val="0"/>
          <w:marTop w:val="0"/>
          <w:marBottom w:val="0"/>
          <w:divBdr>
            <w:top w:val="none" w:sz="0" w:space="0" w:color="auto"/>
            <w:left w:val="none" w:sz="0" w:space="0" w:color="auto"/>
            <w:bottom w:val="none" w:sz="0" w:space="0" w:color="auto"/>
            <w:right w:val="none" w:sz="0" w:space="0" w:color="auto"/>
          </w:divBdr>
        </w:div>
        <w:div w:id="438453781">
          <w:marLeft w:val="640"/>
          <w:marRight w:val="0"/>
          <w:marTop w:val="0"/>
          <w:marBottom w:val="0"/>
          <w:divBdr>
            <w:top w:val="none" w:sz="0" w:space="0" w:color="auto"/>
            <w:left w:val="none" w:sz="0" w:space="0" w:color="auto"/>
            <w:bottom w:val="none" w:sz="0" w:space="0" w:color="auto"/>
            <w:right w:val="none" w:sz="0" w:space="0" w:color="auto"/>
          </w:divBdr>
        </w:div>
        <w:div w:id="1118835490">
          <w:marLeft w:val="640"/>
          <w:marRight w:val="0"/>
          <w:marTop w:val="0"/>
          <w:marBottom w:val="0"/>
          <w:divBdr>
            <w:top w:val="none" w:sz="0" w:space="0" w:color="auto"/>
            <w:left w:val="none" w:sz="0" w:space="0" w:color="auto"/>
            <w:bottom w:val="none" w:sz="0" w:space="0" w:color="auto"/>
            <w:right w:val="none" w:sz="0" w:space="0" w:color="auto"/>
          </w:divBdr>
        </w:div>
        <w:div w:id="496768633">
          <w:marLeft w:val="640"/>
          <w:marRight w:val="0"/>
          <w:marTop w:val="0"/>
          <w:marBottom w:val="0"/>
          <w:divBdr>
            <w:top w:val="none" w:sz="0" w:space="0" w:color="auto"/>
            <w:left w:val="none" w:sz="0" w:space="0" w:color="auto"/>
            <w:bottom w:val="none" w:sz="0" w:space="0" w:color="auto"/>
            <w:right w:val="none" w:sz="0" w:space="0" w:color="auto"/>
          </w:divBdr>
        </w:div>
        <w:div w:id="923730017">
          <w:marLeft w:val="640"/>
          <w:marRight w:val="0"/>
          <w:marTop w:val="0"/>
          <w:marBottom w:val="0"/>
          <w:divBdr>
            <w:top w:val="none" w:sz="0" w:space="0" w:color="auto"/>
            <w:left w:val="none" w:sz="0" w:space="0" w:color="auto"/>
            <w:bottom w:val="none" w:sz="0" w:space="0" w:color="auto"/>
            <w:right w:val="none" w:sz="0" w:space="0" w:color="auto"/>
          </w:divBdr>
        </w:div>
        <w:div w:id="312829179">
          <w:marLeft w:val="640"/>
          <w:marRight w:val="0"/>
          <w:marTop w:val="0"/>
          <w:marBottom w:val="0"/>
          <w:divBdr>
            <w:top w:val="none" w:sz="0" w:space="0" w:color="auto"/>
            <w:left w:val="none" w:sz="0" w:space="0" w:color="auto"/>
            <w:bottom w:val="none" w:sz="0" w:space="0" w:color="auto"/>
            <w:right w:val="none" w:sz="0" w:space="0" w:color="auto"/>
          </w:divBdr>
        </w:div>
        <w:div w:id="391393725">
          <w:marLeft w:val="640"/>
          <w:marRight w:val="0"/>
          <w:marTop w:val="0"/>
          <w:marBottom w:val="0"/>
          <w:divBdr>
            <w:top w:val="none" w:sz="0" w:space="0" w:color="auto"/>
            <w:left w:val="none" w:sz="0" w:space="0" w:color="auto"/>
            <w:bottom w:val="none" w:sz="0" w:space="0" w:color="auto"/>
            <w:right w:val="none" w:sz="0" w:space="0" w:color="auto"/>
          </w:divBdr>
        </w:div>
        <w:div w:id="837038611">
          <w:marLeft w:val="640"/>
          <w:marRight w:val="0"/>
          <w:marTop w:val="0"/>
          <w:marBottom w:val="0"/>
          <w:divBdr>
            <w:top w:val="none" w:sz="0" w:space="0" w:color="auto"/>
            <w:left w:val="none" w:sz="0" w:space="0" w:color="auto"/>
            <w:bottom w:val="none" w:sz="0" w:space="0" w:color="auto"/>
            <w:right w:val="none" w:sz="0" w:space="0" w:color="auto"/>
          </w:divBdr>
        </w:div>
        <w:div w:id="506870848">
          <w:marLeft w:val="640"/>
          <w:marRight w:val="0"/>
          <w:marTop w:val="0"/>
          <w:marBottom w:val="0"/>
          <w:divBdr>
            <w:top w:val="none" w:sz="0" w:space="0" w:color="auto"/>
            <w:left w:val="none" w:sz="0" w:space="0" w:color="auto"/>
            <w:bottom w:val="none" w:sz="0" w:space="0" w:color="auto"/>
            <w:right w:val="none" w:sz="0" w:space="0" w:color="auto"/>
          </w:divBdr>
        </w:div>
        <w:div w:id="194317524">
          <w:marLeft w:val="640"/>
          <w:marRight w:val="0"/>
          <w:marTop w:val="0"/>
          <w:marBottom w:val="0"/>
          <w:divBdr>
            <w:top w:val="none" w:sz="0" w:space="0" w:color="auto"/>
            <w:left w:val="none" w:sz="0" w:space="0" w:color="auto"/>
            <w:bottom w:val="none" w:sz="0" w:space="0" w:color="auto"/>
            <w:right w:val="none" w:sz="0" w:space="0" w:color="auto"/>
          </w:divBdr>
        </w:div>
        <w:div w:id="911088820">
          <w:marLeft w:val="640"/>
          <w:marRight w:val="0"/>
          <w:marTop w:val="0"/>
          <w:marBottom w:val="0"/>
          <w:divBdr>
            <w:top w:val="none" w:sz="0" w:space="0" w:color="auto"/>
            <w:left w:val="none" w:sz="0" w:space="0" w:color="auto"/>
            <w:bottom w:val="none" w:sz="0" w:space="0" w:color="auto"/>
            <w:right w:val="none" w:sz="0" w:space="0" w:color="auto"/>
          </w:divBdr>
        </w:div>
        <w:div w:id="1014959239">
          <w:marLeft w:val="640"/>
          <w:marRight w:val="0"/>
          <w:marTop w:val="0"/>
          <w:marBottom w:val="0"/>
          <w:divBdr>
            <w:top w:val="none" w:sz="0" w:space="0" w:color="auto"/>
            <w:left w:val="none" w:sz="0" w:space="0" w:color="auto"/>
            <w:bottom w:val="none" w:sz="0" w:space="0" w:color="auto"/>
            <w:right w:val="none" w:sz="0" w:space="0" w:color="auto"/>
          </w:divBdr>
        </w:div>
        <w:div w:id="871380031">
          <w:marLeft w:val="640"/>
          <w:marRight w:val="0"/>
          <w:marTop w:val="0"/>
          <w:marBottom w:val="0"/>
          <w:divBdr>
            <w:top w:val="none" w:sz="0" w:space="0" w:color="auto"/>
            <w:left w:val="none" w:sz="0" w:space="0" w:color="auto"/>
            <w:bottom w:val="none" w:sz="0" w:space="0" w:color="auto"/>
            <w:right w:val="none" w:sz="0" w:space="0" w:color="auto"/>
          </w:divBdr>
        </w:div>
        <w:div w:id="1863779981">
          <w:marLeft w:val="640"/>
          <w:marRight w:val="0"/>
          <w:marTop w:val="0"/>
          <w:marBottom w:val="0"/>
          <w:divBdr>
            <w:top w:val="none" w:sz="0" w:space="0" w:color="auto"/>
            <w:left w:val="none" w:sz="0" w:space="0" w:color="auto"/>
            <w:bottom w:val="none" w:sz="0" w:space="0" w:color="auto"/>
            <w:right w:val="none" w:sz="0" w:space="0" w:color="auto"/>
          </w:divBdr>
        </w:div>
        <w:div w:id="1421097372">
          <w:marLeft w:val="640"/>
          <w:marRight w:val="0"/>
          <w:marTop w:val="0"/>
          <w:marBottom w:val="0"/>
          <w:divBdr>
            <w:top w:val="none" w:sz="0" w:space="0" w:color="auto"/>
            <w:left w:val="none" w:sz="0" w:space="0" w:color="auto"/>
            <w:bottom w:val="none" w:sz="0" w:space="0" w:color="auto"/>
            <w:right w:val="none" w:sz="0" w:space="0" w:color="auto"/>
          </w:divBdr>
        </w:div>
        <w:div w:id="538593570">
          <w:marLeft w:val="640"/>
          <w:marRight w:val="0"/>
          <w:marTop w:val="0"/>
          <w:marBottom w:val="0"/>
          <w:divBdr>
            <w:top w:val="none" w:sz="0" w:space="0" w:color="auto"/>
            <w:left w:val="none" w:sz="0" w:space="0" w:color="auto"/>
            <w:bottom w:val="none" w:sz="0" w:space="0" w:color="auto"/>
            <w:right w:val="none" w:sz="0" w:space="0" w:color="auto"/>
          </w:divBdr>
        </w:div>
        <w:div w:id="1039354246">
          <w:marLeft w:val="640"/>
          <w:marRight w:val="0"/>
          <w:marTop w:val="0"/>
          <w:marBottom w:val="0"/>
          <w:divBdr>
            <w:top w:val="none" w:sz="0" w:space="0" w:color="auto"/>
            <w:left w:val="none" w:sz="0" w:space="0" w:color="auto"/>
            <w:bottom w:val="none" w:sz="0" w:space="0" w:color="auto"/>
            <w:right w:val="none" w:sz="0" w:space="0" w:color="auto"/>
          </w:divBdr>
        </w:div>
        <w:div w:id="1190949986">
          <w:marLeft w:val="640"/>
          <w:marRight w:val="0"/>
          <w:marTop w:val="0"/>
          <w:marBottom w:val="0"/>
          <w:divBdr>
            <w:top w:val="none" w:sz="0" w:space="0" w:color="auto"/>
            <w:left w:val="none" w:sz="0" w:space="0" w:color="auto"/>
            <w:bottom w:val="none" w:sz="0" w:space="0" w:color="auto"/>
            <w:right w:val="none" w:sz="0" w:space="0" w:color="auto"/>
          </w:divBdr>
        </w:div>
        <w:div w:id="1854302244">
          <w:marLeft w:val="640"/>
          <w:marRight w:val="0"/>
          <w:marTop w:val="0"/>
          <w:marBottom w:val="0"/>
          <w:divBdr>
            <w:top w:val="none" w:sz="0" w:space="0" w:color="auto"/>
            <w:left w:val="none" w:sz="0" w:space="0" w:color="auto"/>
            <w:bottom w:val="none" w:sz="0" w:space="0" w:color="auto"/>
            <w:right w:val="none" w:sz="0" w:space="0" w:color="auto"/>
          </w:divBdr>
        </w:div>
        <w:div w:id="1263607056">
          <w:marLeft w:val="640"/>
          <w:marRight w:val="0"/>
          <w:marTop w:val="0"/>
          <w:marBottom w:val="0"/>
          <w:divBdr>
            <w:top w:val="none" w:sz="0" w:space="0" w:color="auto"/>
            <w:left w:val="none" w:sz="0" w:space="0" w:color="auto"/>
            <w:bottom w:val="none" w:sz="0" w:space="0" w:color="auto"/>
            <w:right w:val="none" w:sz="0" w:space="0" w:color="auto"/>
          </w:divBdr>
        </w:div>
        <w:div w:id="1849327320">
          <w:marLeft w:val="640"/>
          <w:marRight w:val="0"/>
          <w:marTop w:val="0"/>
          <w:marBottom w:val="0"/>
          <w:divBdr>
            <w:top w:val="none" w:sz="0" w:space="0" w:color="auto"/>
            <w:left w:val="none" w:sz="0" w:space="0" w:color="auto"/>
            <w:bottom w:val="none" w:sz="0" w:space="0" w:color="auto"/>
            <w:right w:val="none" w:sz="0" w:space="0" w:color="auto"/>
          </w:divBdr>
        </w:div>
        <w:div w:id="1418165852">
          <w:marLeft w:val="640"/>
          <w:marRight w:val="0"/>
          <w:marTop w:val="0"/>
          <w:marBottom w:val="0"/>
          <w:divBdr>
            <w:top w:val="none" w:sz="0" w:space="0" w:color="auto"/>
            <w:left w:val="none" w:sz="0" w:space="0" w:color="auto"/>
            <w:bottom w:val="none" w:sz="0" w:space="0" w:color="auto"/>
            <w:right w:val="none" w:sz="0" w:space="0" w:color="auto"/>
          </w:divBdr>
        </w:div>
        <w:div w:id="1084956806">
          <w:marLeft w:val="640"/>
          <w:marRight w:val="0"/>
          <w:marTop w:val="0"/>
          <w:marBottom w:val="0"/>
          <w:divBdr>
            <w:top w:val="none" w:sz="0" w:space="0" w:color="auto"/>
            <w:left w:val="none" w:sz="0" w:space="0" w:color="auto"/>
            <w:bottom w:val="none" w:sz="0" w:space="0" w:color="auto"/>
            <w:right w:val="none" w:sz="0" w:space="0" w:color="auto"/>
          </w:divBdr>
        </w:div>
        <w:div w:id="1307122331">
          <w:marLeft w:val="640"/>
          <w:marRight w:val="0"/>
          <w:marTop w:val="0"/>
          <w:marBottom w:val="0"/>
          <w:divBdr>
            <w:top w:val="none" w:sz="0" w:space="0" w:color="auto"/>
            <w:left w:val="none" w:sz="0" w:space="0" w:color="auto"/>
            <w:bottom w:val="none" w:sz="0" w:space="0" w:color="auto"/>
            <w:right w:val="none" w:sz="0" w:space="0" w:color="auto"/>
          </w:divBdr>
        </w:div>
        <w:div w:id="744113971">
          <w:marLeft w:val="640"/>
          <w:marRight w:val="0"/>
          <w:marTop w:val="0"/>
          <w:marBottom w:val="0"/>
          <w:divBdr>
            <w:top w:val="none" w:sz="0" w:space="0" w:color="auto"/>
            <w:left w:val="none" w:sz="0" w:space="0" w:color="auto"/>
            <w:bottom w:val="none" w:sz="0" w:space="0" w:color="auto"/>
            <w:right w:val="none" w:sz="0" w:space="0" w:color="auto"/>
          </w:divBdr>
        </w:div>
        <w:div w:id="309098678">
          <w:marLeft w:val="640"/>
          <w:marRight w:val="0"/>
          <w:marTop w:val="0"/>
          <w:marBottom w:val="0"/>
          <w:divBdr>
            <w:top w:val="none" w:sz="0" w:space="0" w:color="auto"/>
            <w:left w:val="none" w:sz="0" w:space="0" w:color="auto"/>
            <w:bottom w:val="none" w:sz="0" w:space="0" w:color="auto"/>
            <w:right w:val="none" w:sz="0" w:space="0" w:color="auto"/>
          </w:divBdr>
        </w:div>
        <w:div w:id="78718504">
          <w:marLeft w:val="640"/>
          <w:marRight w:val="0"/>
          <w:marTop w:val="0"/>
          <w:marBottom w:val="0"/>
          <w:divBdr>
            <w:top w:val="none" w:sz="0" w:space="0" w:color="auto"/>
            <w:left w:val="none" w:sz="0" w:space="0" w:color="auto"/>
            <w:bottom w:val="none" w:sz="0" w:space="0" w:color="auto"/>
            <w:right w:val="none" w:sz="0" w:space="0" w:color="auto"/>
          </w:divBdr>
        </w:div>
        <w:div w:id="1767114887">
          <w:marLeft w:val="640"/>
          <w:marRight w:val="0"/>
          <w:marTop w:val="0"/>
          <w:marBottom w:val="0"/>
          <w:divBdr>
            <w:top w:val="none" w:sz="0" w:space="0" w:color="auto"/>
            <w:left w:val="none" w:sz="0" w:space="0" w:color="auto"/>
            <w:bottom w:val="none" w:sz="0" w:space="0" w:color="auto"/>
            <w:right w:val="none" w:sz="0" w:space="0" w:color="auto"/>
          </w:divBdr>
        </w:div>
        <w:div w:id="700785714">
          <w:marLeft w:val="640"/>
          <w:marRight w:val="0"/>
          <w:marTop w:val="0"/>
          <w:marBottom w:val="0"/>
          <w:divBdr>
            <w:top w:val="none" w:sz="0" w:space="0" w:color="auto"/>
            <w:left w:val="none" w:sz="0" w:space="0" w:color="auto"/>
            <w:bottom w:val="none" w:sz="0" w:space="0" w:color="auto"/>
            <w:right w:val="none" w:sz="0" w:space="0" w:color="auto"/>
          </w:divBdr>
        </w:div>
        <w:div w:id="736516879">
          <w:marLeft w:val="640"/>
          <w:marRight w:val="0"/>
          <w:marTop w:val="0"/>
          <w:marBottom w:val="0"/>
          <w:divBdr>
            <w:top w:val="none" w:sz="0" w:space="0" w:color="auto"/>
            <w:left w:val="none" w:sz="0" w:space="0" w:color="auto"/>
            <w:bottom w:val="none" w:sz="0" w:space="0" w:color="auto"/>
            <w:right w:val="none" w:sz="0" w:space="0" w:color="auto"/>
          </w:divBdr>
        </w:div>
        <w:div w:id="2113089226">
          <w:marLeft w:val="640"/>
          <w:marRight w:val="0"/>
          <w:marTop w:val="0"/>
          <w:marBottom w:val="0"/>
          <w:divBdr>
            <w:top w:val="none" w:sz="0" w:space="0" w:color="auto"/>
            <w:left w:val="none" w:sz="0" w:space="0" w:color="auto"/>
            <w:bottom w:val="none" w:sz="0" w:space="0" w:color="auto"/>
            <w:right w:val="none" w:sz="0" w:space="0" w:color="auto"/>
          </w:divBdr>
        </w:div>
        <w:div w:id="377819230">
          <w:marLeft w:val="640"/>
          <w:marRight w:val="0"/>
          <w:marTop w:val="0"/>
          <w:marBottom w:val="0"/>
          <w:divBdr>
            <w:top w:val="none" w:sz="0" w:space="0" w:color="auto"/>
            <w:left w:val="none" w:sz="0" w:space="0" w:color="auto"/>
            <w:bottom w:val="none" w:sz="0" w:space="0" w:color="auto"/>
            <w:right w:val="none" w:sz="0" w:space="0" w:color="auto"/>
          </w:divBdr>
        </w:div>
        <w:div w:id="1997685284">
          <w:marLeft w:val="640"/>
          <w:marRight w:val="0"/>
          <w:marTop w:val="0"/>
          <w:marBottom w:val="0"/>
          <w:divBdr>
            <w:top w:val="none" w:sz="0" w:space="0" w:color="auto"/>
            <w:left w:val="none" w:sz="0" w:space="0" w:color="auto"/>
            <w:bottom w:val="none" w:sz="0" w:space="0" w:color="auto"/>
            <w:right w:val="none" w:sz="0" w:space="0" w:color="auto"/>
          </w:divBdr>
        </w:div>
        <w:div w:id="1906992658">
          <w:marLeft w:val="640"/>
          <w:marRight w:val="0"/>
          <w:marTop w:val="0"/>
          <w:marBottom w:val="0"/>
          <w:divBdr>
            <w:top w:val="none" w:sz="0" w:space="0" w:color="auto"/>
            <w:left w:val="none" w:sz="0" w:space="0" w:color="auto"/>
            <w:bottom w:val="none" w:sz="0" w:space="0" w:color="auto"/>
            <w:right w:val="none" w:sz="0" w:space="0" w:color="auto"/>
          </w:divBdr>
        </w:div>
        <w:div w:id="2034376597">
          <w:marLeft w:val="640"/>
          <w:marRight w:val="0"/>
          <w:marTop w:val="0"/>
          <w:marBottom w:val="0"/>
          <w:divBdr>
            <w:top w:val="none" w:sz="0" w:space="0" w:color="auto"/>
            <w:left w:val="none" w:sz="0" w:space="0" w:color="auto"/>
            <w:bottom w:val="none" w:sz="0" w:space="0" w:color="auto"/>
            <w:right w:val="none" w:sz="0" w:space="0" w:color="auto"/>
          </w:divBdr>
        </w:div>
        <w:div w:id="982730786">
          <w:marLeft w:val="640"/>
          <w:marRight w:val="0"/>
          <w:marTop w:val="0"/>
          <w:marBottom w:val="0"/>
          <w:divBdr>
            <w:top w:val="none" w:sz="0" w:space="0" w:color="auto"/>
            <w:left w:val="none" w:sz="0" w:space="0" w:color="auto"/>
            <w:bottom w:val="none" w:sz="0" w:space="0" w:color="auto"/>
            <w:right w:val="none" w:sz="0" w:space="0" w:color="auto"/>
          </w:divBdr>
        </w:div>
        <w:div w:id="1252548816">
          <w:marLeft w:val="640"/>
          <w:marRight w:val="0"/>
          <w:marTop w:val="0"/>
          <w:marBottom w:val="0"/>
          <w:divBdr>
            <w:top w:val="none" w:sz="0" w:space="0" w:color="auto"/>
            <w:left w:val="none" w:sz="0" w:space="0" w:color="auto"/>
            <w:bottom w:val="none" w:sz="0" w:space="0" w:color="auto"/>
            <w:right w:val="none" w:sz="0" w:space="0" w:color="auto"/>
          </w:divBdr>
        </w:div>
        <w:div w:id="803811737">
          <w:marLeft w:val="640"/>
          <w:marRight w:val="0"/>
          <w:marTop w:val="0"/>
          <w:marBottom w:val="0"/>
          <w:divBdr>
            <w:top w:val="none" w:sz="0" w:space="0" w:color="auto"/>
            <w:left w:val="none" w:sz="0" w:space="0" w:color="auto"/>
            <w:bottom w:val="none" w:sz="0" w:space="0" w:color="auto"/>
            <w:right w:val="none" w:sz="0" w:space="0" w:color="auto"/>
          </w:divBdr>
        </w:div>
        <w:div w:id="1516190618">
          <w:marLeft w:val="640"/>
          <w:marRight w:val="0"/>
          <w:marTop w:val="0"/>
          <w:marBottom w:val="0"/>
          <w:divBdr>
            <w:top w:val="none" w:sz="0" w:space="0" w:color="auto"/>
            <w:left w:val="none" w:sz="0" w:space="0" w:color="auto"/>
            <w:bottom w:val="none" w:sz="0" w:space="0" w:color="auto"/>
            <w:right w:val="none" w:sz="0" w:space="0" w:color="auto"/>
          </w:divBdr>
        </w:div>
        <w:div w:id="489905323">
          <w:marLeft w:val="640"/>
          <w:marRight w:val="0"/>
          <w:marTop w:val="0"/>
          <w:marBottom w:val="0"/>
          <w:divBdr>
            <w:top w:val="none" w:sz="0" w:space="0" w:color="auto"/>
            <w:left w:val="none" w:sz="0" w:space="0" w:color="auto"/>
            <w:bottom w:val="none" w:sz="0" w:space="0" w:color="auto"/>
            <w:right w:val="none" w:sz="0" w:space="0" w:color="auto"/>
          </w:divBdr>
        </w:div>
        <w:div w:id="536238308">
          <w:marLeft w:val="640"/>
          <w:marRight w:val="0"/>
          <w:marTop w:val="0"/>
          <w:marBottom w:val="0"/>
          <w:divBdr>
            <w:top w:val="none" w:sz="0" w:space="0" w:color="auto"/>
            <w:left w:val="none" w:sz="0" w:space="0" w:color="auto"/>
            <w:bottom w:val="none" w:sz="0" w:space="0" w:color="auto"/>
            <w:right w:val="none" w:sz="0" w:space="0" w:color="auto"/>
          </w:divBdr>
        </w:div>
        <w:div w:id="1182430832">
          <w:marLeft w:val="640"/>
          <w:marRight w:val="0"/>
          <w:marTop w:val="0"/>
          <w:marBottom w:val="0"/>
          <w:divBdr>
            <w:top w:val="none" w:sz="0" w:space="0" w:color="auto"/>
            <w:left w:val="none" w:sz="0" w:space="0" w:color="auto"/>
            <w:bottom w:val="none" w:sz="0" w:space="0" w:color="auto"/>
            <w:right w:val="none" w:sz="0" w:space="0" w:color="auto"/>
          </w:divBdr>
        </w:div>
        <w:div w:id="1443644977">
          <w:marLeft w:val="640"/>
          <w:marRight w:val="0"/>
          <w:marTop w:val="0"/>
          <w:marBottom w:val="0"/>
          <w:divBdr>
            <w:top w:val="none" w:sz="0" w:space="0" w:color="auto"/>
            <w:left w:val="none" w:sz="0" w:space="0" w:color="auto"/>
            <w:bottom w:val="none" w:sz="0" w:space="0" w:color="auto"/>
            <w:right w:val="none" w:sz="0" w:space="0" w:color="auto"/>
          </w:divBdr>
        </w:div>
        <w:div w:id="1585409108">
          <w:marLeft w:val="640"/>
          <w:marRight w:val="0"/>
          <w:marTop w:val="0"/>
          <w:marBottom w:val="0"/>
          <w:divBdr>
            <w:top w:val="none" w:sz="0" w:space="0" w:color="auto"/>
            <w:left w:val="none" w:sz="0" w:space="0" w:color="auto"/>
            <w:bottom w:val="none" w:sz="0" w:space="0" w:color="auto"/>
            <w:right w:val="none" w:sz="0" w:space="0" w:color="auto"/>
          </w:divBdr>
        </w:div>
        <w:div w:id="1955288700">
          <w:marLeft w:val="640"/>
          <w:marRight w:val="0"/>
          <w:marTop w:val="0"/>
          <w:marBottom w:val="0"/>
          <w:divBdr>
            <w:top w:val="none" w:sz="0" w:space="0" w:color="auto"/>
            <w:left w:val="none" w:sz="0" w:space="0" w:color="auto"/>
            <w:bottom w:val="none" w:sz="0" w:space="0" w:color="auto"/>
            <w:right w:val="none" w:sz="0" w:space="0" w:color="auto"/>
          </w:divBdr>
        </w:div>
        <w:div w:id="1910924320">
          <w:marLeft w:val="640"/>
          <w:marRight w:val="0"/>
          <w:marTop w:val="0"/>
          <w:marBottom w:val="0"/>
          <w:divBdr>
            <w:top w:val="none" w:sz="0" w:space="0" w:color="auto"/>
            <w:left w:val="none" w:sz="0" w:space="0" w:color="auto"/>
            <w:bottom w:val="none" w:sz="0" w:space="0" w:color="auto"/>
            <w:right w:val="none" w:sz="0" w:space="0" w:color="auto"/>
          </w:divBdr>
        </w:div>
        <w:div w:id="1394114416">
          <w:marLeft w:val="640"/>
          <w:marRight w:val="0"/>
          <w:marTop w:val="0"/>
          <w:marBottom w:val="0"/>
          <w:divBdr>
            <w:top w:val="none" w:sz="0" w:space="0" w:color="auto"/>
            <w:left w:val="none" w:sz="0" w:space="0" w:color="auto"/>
            <w:bottom w:val="none" w:sz="0" w:space="0" w:color="auto"/>
            <w:right w:val="none" w:sz="0" w:space="0" w:color="auto"/>
          </w:divBdr>
        </w:div>
        <w:div w:id="606236072">
          <w:marLeft w:val="640"/>
          <w:marRight w:val="0"/>
          <w:marTop w:val="0"/>
          <w:marBottom w:val="0"/>
          <w:divBdr>
            <w:top w:val="none" w:sz="0" w:space="0" w:color="auto"/>
            <w:left w:val="none" w:sz="0" w:space="0" w:color="auto"/>
            <w:bottom w:val="none" w:sz="0" w:space="0" w:color="auto"/>
            <w:right w:val="none" w:sz="0" w:space="0" w:color="auto"/>
          </w:divBdr>
        </w:div>
        <w:div w:id="1968078212">
          <w:marLeft w:val="640"/>
          <w:marRight w:val="0"/>
          <w:marTop w:val="0"/>
          <w:marBottom w:val="0"/>
          <w:divBdr>
            <w:top w:val="none" w:sz="0" w:space="0" w:color="auto"/>
            <w:left w:val="none" w:sz="0" w:space="0" w:color="auto"/>
            <w:bottom w:val="none" w:sz="0" w:space="0" w:color="auto"/>
            <w:right w:val="none" w:sz="0" w:space="0" w:color="auto"/>
          </w:divBdr>
        </w:div>
        <w:div w:id="1789738808">
          <w:marLeft w:val="640"/>
          <w:marRight w:val="0"/>
          <w:marTop w:val="0"/>
          <w:marBottom w:val="0"/>
          <w:divBdr>
            <w:top w:val="none" w:sz="0" w:space="0" w:color="auto"/>
            <w:left w:val="none" w:sz="0" w:space="0" w:color="auto"/>
            <w:bottom w:val="none" w:sz="0" w:space="0" w:color="auto"/>
            <w:right w:val="none" w:sz="0" w:space="0" w:color="auto"/>
          </w:divBdr>
        </w:div>
        <w:div w:id="1778793016">
          <w:marLeft w:val="640"/>
          <w:marRight w:val="0"/>
          <w:marTop w:val="0"/>
          <w:marBottom w:val="0"/>
          <w:divBdr>
            <w:top w:val="none" w:sz="0" w:space="0" w:color="auto"/>
            <w:left w:val="none" w:sz="0" w:space="0" w:color="auto"/>
            <w:bottom w:val="none" w:sz="0" w:space="0" w:color="auto"/>
            <w:right w:val="none" w:sz="0" w:space="0" w:color="auto"/>
          </w:divBdr>
        </w:div>
        <w:div w:id="224265564">
          <w:marLeft w:val="640"/>
          <w:marRight w:val="0"/>
          <w:marTop w:val="0"/>
          <w:marBottom w:val="0"/>
          <w:divBdr>
            <w:top w:val="none" w:sz="0" w:space="0" w:color="auto"/>
            <w:left w:val="none" w:sz="0" w:space="0" w:color="auto"/>
            <w:bottom w:val="none" w:sz="0" w:space="0" w:color="auto"/>
            <w:right w:val="none" w:sz="0" w:space="0" w:color="auto"/>
          </w:divBdr>
        </w:div>
        <w:div w:id="425463268">
          <w:marLeft w:val="640"/>
          <w:marRight w:val="0"/>
          <w:marTop w:val="0"/>
          <w:marBottom w:val="0"/>
          <w:divBdr>
            <w:top w:val="none" w:sz="0" w:space="0" w:color="auto"/>
            <w:left w:val="none" w:sz="0" w:space="0" w:color="auto"/>
            <w:bottom w:val="none" w:sz="0" w:space="0" w:color="auto"/>
            <w:right w:val="none" w:sz="0" w:space="0" w:color="auto"/>
          </w:divBdr>
        </w:div>
        <w:div w:id="2004774452">
          <w:marLeft w:val="640"/>
          <w:marRight w:val="0"/>
          <w:marTop w:val="0"/>
          <w:marBottom w:val="0"/>
          <w:divBdr>
            <w:top w:val="none" w:sz="0" w:space="0" w:color="auto"/>
            <w:left w:val="none" w:sz="0" w:space="0" w:color="auto"/>
            <w:bottom w:val="none" w:sz="0" w:space="0" w:color="auto"/>
            <w:right w:val="none" w:sz="0" w:space="0" w:color="auto"/>
          </w:divBdr>
        </w:div>
        <w:div w:id="1477142367">
          <w:marLeft w:val="640"/>
          <w:marRight w:val="0"/>
          <w:marTop w:val="0"/>
          <w:marBottom w:val="0"/>
          <w:divBdr>
            <w:top w:val="none" w:sz="0" w:space="0" w:color="auto"/>
            <w:left w:val="none" w:sz="0" w:space="0" w:color="auto"/>
            <w:bottom w:val="none" w:sz="0" w:space="0" w:color="auto"/>
            <w:right w:val="none" w:sz="0" w:space="0" w:color="auto"/>
          </w:divBdr>
        </w:div>
        <w:div w:id="1485003980">
          <w:marLeft w:val="640"/>
          <w:marRight w:val="0"/>
          <w:marTop w:val="0"/>
          <w:marBottom w:val="0"/>
          <w:divBdr>
            <w:top w:val="none" w:sz="0" w:space="0" w:color="auto"/>
            <w:left w:val="none" w:sz="0" w:space="0" w:color="auto"/>
            <w:bottom w:val="none" w:sz="0" w:space="0" w:color="auto"/>
            <w:right w:val="none" w:sz="0" w:space="0" w:color="auto"/>
          </w:divBdr>
        </w:div>
        <w:div w:id="462968948">
          <w:marLeft w:val="640"/>
          <w:marRight w:val="0"/>
          <w:marTop w:val="0"/>
          <w:marBottom w:val="0"/>
          <w:divBdr>
            <w:top w:val="none" w:sz="0" w:space="0" w:color="auto"/>
            <w:left w:val="none" w:sz="0" w:space="0" w:color="auto"/>
            <w:bottom w:val="none" w:sz="0" w:space="0" w:color="auto"/>
            <w:right w:val="none" w:sz="0" w:space="0" w:color="auto"/>
          </w:divBdr>
        </w:div>
        <w:div w:id="1920946502">
          <w:marLeft w:val="640"/>
          <w:marRight w:val="0"/>
          <w:marTop w:val="0"/>
          <w:marBottom w:val="0"/>
          <w:divBdr>
            <w:top w:val="none" w:sz="0" w:space="0" w:color="auto"/>
            <w:left w:val="none" w:sz="0" w:space="0" w:color="auto"/>
            <w:bottom w:val="none" w:sz="0" w:space="0" w:color="auto"/>
            <w:right w:val="none" w:sz="0" w:space="0" w:color="auto"/>
          </w:divBdr>
        </w:div>
        <w:div w:id="485362877">
          <w:marLeft w:val="640"/>
          <w:marRight w:val="0"/>
          <w:marTop w:val="0"/>
          <w:marBottom w:val="0"/>
          <w:divBdr>
            <w:top w:val="none" w:sz="0" w:space="0" w:color="auto"/>
            <w:left w:val="none" w:sz="0" w:space="0" w:color="auto"/>
            <w:bottom w:val="none" w:sz="0" w:space="0" w:color="auto"/>
            <w:right w:val="none" w:sz="0" w:space="0" w:color="auto"/>
          </w:divBdr>
        </w:div>
        <w:div w:id="1228953293">
          <w:marLeft w:val="640"/>
          <w:marRight w:val="0"/>
          <w:marTop w:val="0"/>
          <w:marBottom w:val="0"/>
          <w:divBdr>
            <w:top w:val="none" w:sz="0" w:space="0" w:color="auto"/>
            <w:left w:val="none" w:sz="0" w:space="0" w:color="auto"/>
            <w:bottom w:val="none" w:sz="0" w:space="0" w:color="auto"/>
            <w:right w:val="none" w:sz="0" w:space="0" w:color="auto"/>
          </w:divBdr>
        </w:div>
        <w:div w:id="527643676">
          <w:marLeft w:val="640"/>
          <w:marRight w:val="0"/>
          <w:marTop w:val="0"/>
          <w:marBottom w:val="0"/>
          <w:divBdr>
            <w:top w:val="none" w:sz="0" w:space="0" w:color="auto"/>
            <w:left w:val="none" w:sz="0" w:space="0" w:color="auto"/>
            <w:bottom w:val="none" w:sz="0" w:space="0" w:color="auto"/>
            <w:right w:val="none" w:sz="0" w:space="0" w:color="auto"/>
          </w:divBdr>
        </w:div>
        <w:div w:id="508642502">
          <w:marLeft w:val="640"/>
          <w:marRight w:val="0"/>
          <w:marTop w:val="0"/>
          <w:marBottom w:val="0"/>
          <w:divBdr>
            <w:top w:val="none" w:sz="0" w:space="0" w:color="auto"/>
            <w:left w:val="none" w:sz="0" w:space="0" w:color="auto"/>
            <w:bottom w:val="none" w:sz="0" w:space="0" w:color="auto"/>
            <w:right w:val="none" w:sz="0" w:space="0" w:color="auto"/>
          </w:divBdr>
        </w:div>
        <w:div w:id="2048487217">
          <w:marLeft w:val="640"/>
          <w:marRight w:val="0"/>
          <w:marTop w:val="0"/>
          <w:marBottom w:val="0"/>
          <w:divBdr>
            <w:top w:val="none" w:sz="0" w:space="0" w:color="auto"/>
            <w:left w:val="none" w:sz="0" w:space="0" w:color="auto"/>
            <w:bottom w:val="none" w:sz="0" w:space="0" w:color="auto"/>
            <w:right w:val="none" w:sz="0" w:space="0" w:color="auto"/>
          </w:divBdr>
        </w:div>
        <w:div w:id="1442648107">
          <w:marLeft w:val="640"/>
          <w:marRight w:val="0"/>
          <w:marTop w:val="0"/>
          <w:marBottom w:val="0"/>
          <w:divBdr>
            <w:top w:val="none" w:sz="0" w:space="0" w:color="auto"/>
            <w:left w:val="none" w:sz="0" w:space="0" w:color="auto"/>
            <w:bottom w:val="none" w:sz="0" w:space="0" w:color="auto"/>
            <w:right w:val="none" w:sz="0" w:space="0" w:color="auto"/>
          </w:divBdr>
        </w:div>
        <w:div w:id="993335208">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68845026">
      <w:bodyDiv w:val="1"/>
      <w:marLeft w:val="0"/>
      <w:marRight w:val="0"/>
      <w:marTop w:val="0"/>
      <w:marBottom w:val="0"/>
      <w:divBdr>
        <w:top w:val="none" w:sz="0" w:space="0" w:color="auto"/>
        <w:left w:val="none" w:sz="0" w:space="0" w:color="auto"/>
        <w:bottom w:val="none" w:sz="0" w:space="0" w:color="auto"/>
        <w:right w:val="none" w:sz="0" w:space="0" w:color="auto"/>
      </w:divBdr>
      <w:divsChild>
        <w:div w:id="434398707">
          <w:marLeft w:val="640"/>
          <w:marRight w:val="0"/>
          <w:marTop w:val="0"/>
          <w:marBottom w:val="0"/>
          <w:divBdr>
            <w:top w:val="none" w:sz="0" w:space="0" w:color="auto"/>
            <w:left w:val="none" w:sz="0" w:space="0" w:color="auto"/>
            <w:bottom w:val="none" w:sz="0" w:space="0" w:color="auto"/>
            <w:right w:val="none" w:sz="0" w:space="0" w:color="auto"/>
          </w:divBdr>
        </w:div>
        <w:div w:id="1256784683">
          <w:marLeft w:val="640"/>
          <w:marRight w:val="0"/>
          <w:marTop w:val="0"/>
          <w:marBottom w:val="0"/>
          <w:divBdr>
            <w:top w:val="none" w:sz="0" w:space="0" w:color="auto"/>
            <w:left w:val="none" w:sz="0" w:space="0" w:color="auto"/>
            <w:bottom w:val="none" w:sz="0" w:space="0" w:color="auto"/>
            <w:right w:val="none" w:sz="0" w:space="0" w:color="auto"/>
          </w:divBdr>
        </w:div>
        <w:div w:id="104616168">
          <w:marLeft w:val="640"/>
          <w:marRight w:val="0"/>
          <w:marTop w:val="0"/>
          <w:marBottom w:val="0"/>
          <w:divBdr>
            <w:top w:val="none" w:sz="0" w:space="0" w:color="auto"/>
            <w:left w:val="none" w:sz="0" w:space="0" w:color="auto"/>
            <w:bottom w:val="none" w:sz="0" w:space="0" w:color="auto"/>
            <w:right w:val="none" w:sz="0" w:space="0" w:color="auto"/>
          </w:divBdr>
        </w:div>
        <w:div w:id="1955357036">
          <w:marLeft w:val="640"/>
          <w:marRight w:val="0"/>
          <w:marTop w:val="0"/>
          <w:marBottom w:val="0"/>
          <w:divBdr>
            <w:top w:val="none" w:sz="0" w:space="0" w:color="auto"/>
            <w:left w:val="none" w:sz="0" w:space="0" w:color="auto"/>
            <w:bottom w:val="none" w:sz="0" w:space="0" w:color="auto"/>
            <w:right w:val="none" w:sz="0" w:space="0" w:color="auto"/>
          </w:divBdr>
        </w:div>
        <w:div w:id="458109724">
          <w:marLeft w:val="640"/>
          <w:marRight w:val="0"/>
          <w:marTop w:val="0"/>
          <w:marBottom w:val="0"/>
          <w:divBdr>
            <w:top w:val="none" w:sz="0" w:space="0" w:color="auto"/>
            <w:left w:val="none" w:sz="0" w:space="0" w:color="auto"/>
            <w:bottom w:val="none" w:sz="0" w:space="0" w:color="auto"/>
            <w:right w:val="none" w:sz="0" w:space="0" w:color="auto"/>
          </w:divBdr>
        </w:div>
        <w:div w:id="1589657096">
          <w:marLeft w:val="640"/>
          <w:marRight w:val="0"/>
          <w:marTop w:val="0"/>
          <w:marBottom w:val="0"/>
          <w:divBdr>
            <w:top w:val="none" w:sz="0" w:space="0" w:color="auto"/>
            <w:left w:val="none" w:sz="0" w:space="0" w:color="auto"/>
            <w:bottom w:val="none" w:sz="0" w:space="0" w:color="auto"/>
            <w:right w:val="none" w:sz="0" w:space="0" w:color="auto"/>
          </w:divBdr>
        </w:div>
        <w:div w:id="1293095267">
          <w:marLeft w:val="640"/>
          <w:marRight w:val="0"/>
          <w:marTop w:val="0"/>
          <w:marBottom w:val="0"/>
          <w:divBdr>
            <w:top w:val="none" w:sz="0" w:space="0" w:color="auto"/>
            <w:left w:val="none" w:sz="0" w:space="0" w:color="auto"/>
            <w:bottom w:val="none" w:sz="0" w:space="0" w:color="auto"/>
            <w:right w:val="none" w:sz="0" w:space="0" w:color="auto"/>
          </w:divBdr>
        </w:div>
        <w:div w:id="2121679297">
          <w:marLeft w:val="640"/>
          <w:marRight w:val="0"/>
          <w:marTop w:val="0"/>
          <w:marBottom w:val="0"/>
          <w:divBdr>
            <w:top w:val="none" w:sz="0" w:space="0" w:color="auto"/>
            <w:left w:val="none" w:sz="0" w:space="0" w:color="auto"/>
            <w:bottom w:val="none" w:sz="0" w:space="0" w:color="auto"/>
            <w:right w:val="none" w:sz="0" w:space="0" w:color="auto"/>
          </w:divBdr>
        </w:div>
        <w:div w:id="420680219">
          <w:marLeft w:val="640"/>
          <w:marRight w:val="0"/>
          <w:marTop w:val="0"/>
          <w:marBottom w:val="0"/>
          <w:divBdr>
            <w:top w:val="none" w:sz="0" w:space="0" w:color="auto"/>
            <w:left w:val="none" w:sz="0" w:space="0" w:color="auto"/>
            <w:bottom w:val="none" w:sz="0" w:space="0" w:color="auto"/>
            <w:right w:val="none" w:sz="0" w:space="0" w:color="auto"/>
          </w:divBdr>
        </w:div>
        <w:div w:id="692152018">
          <w:marLeft w:val="640"/>
          <w:marRight w:val="0"/>
          <w:marTop w:val="0"/>
          <w:marBottom w:val="0"/>
          <w:divBdr>
            <w:top w:val="none" w:sz="0" w:space="0" w:color="auto"/>
            <w:left w:val="none" w:sz="0" w:space="0" w:color="auto"/>
            <w:bottom w:val="none" w:sz="0" w:space="0" w:color="auto"/>
            <w:right w:val="none" w:sz="0" w:space="0" w:color="auto"/>
          </w:divBdr>
        </w:div>
        <w:div w:id="896622121">
          <w:marLeft w:val="640"/>
          <w:marRight w:val="0"/>
          <w:marTop w:val="0"/>
          <w:marBottom w:val="0"/>
          <w:divBdr>
            <w:top w:val="none" w:sz="0" w:space="0" w:color="auto"/>
            <w:left w:val="none" w:sz="0" w:space="0" w:color="auto"/>
            <w:bottom w:val="none" w:sz="0" w:space="0" w:color="auto"/>
            <w:right w:val="none" w:sz="0" w:space="0" w:color="auto"/>
          </w:divBdr>
        </w:div>
        <w:div w:id="1570966030">
          <w:marLeft w:val="640"/>
          <w:marRight w:val="0"/>
          <w:marTop w:val="0"/>
          <w:marBottom w:val="0"/>
          <w:divBdr>
            <w:top w:val="none" w:sz="0" w:space="0" w:color="auto"/>
            <w:left w:val="none" w:sz="0" w:space="0" w:color="auto"/>
            <w:bottom w:val="none" w:sz="0" w:space="0" w:color="auto"/>
            <w:right w:val="none" w:sz="0" w:space="0" w:color="auto"/>
          </w:divBdr>
        </w:div>
        <w:div w:id="1445004125">
          <w:marLeft w:val="640"/>
          <w:marRight w:val="0"/>
          <w:marTop w:val="0"/>
          <w:marBottom w:val="0"/>
          <w:divBdr>
            <w:top w:val="none" w:sz="0" w:space="0" w:color="auto"/>
            <w:left w:val="none" w:sz="0" w:space="0" w:color="auto"/>
            <w:bottom w:val="none" w:sz="0" w:space="0" w:color="auto"/>
            <w:right w:val="none" w:sz="0" w:space="0" w:color="auto"/>
          </w:divBdr>
        </w:div>
        <w:div w:id="2091386199">
          <w:marLeft w:val="640"/>
          <w:marRight w:val="0"/>
          <w:marTop w:val="0"/>
          <w:marBottom w:val="0"/>
          <w:divBdr>
            <w:top w:val="none" w:sz="0" w:space="0" w:color="auto"/>
            <w:left w:val="none" w:sz="0" w:space="0" w:color="auto"/>
            <w:bottom w:val="none" w:sz="0" w:space="0" w:color="auto"/>
            <w:right w:val="none" w:sz="0" w:space="0" w:color="auto"/>
          </w:divBdr>
        </w:div>
        <w:div w:id="1761636413">
          <w:marLeft w:val="640"/>
          <w:marRight w:val="0"/>
          <w:marTop w:val="0"/>
          <w:marBottom w:val="0"/>
          <w:divBdr>
            <w:top w:val="none" w:sz="0" w:space="0" w:color="auto"/>
            <w:left w:val="none" w:sz="0" w:space="0" w:color="auto"/>
            <w:bottom w:val="none" w:sz="0" w:space="0" w:color="auto"/>
            <w:right w:val="none" w:sz="0" w:space="0" w:color="auto"/>
          </w:divBdr>
        </w:div>
        <w:div w:id="149291630">
          <w:marLeft w:val="640"/>
          <w:marRight w:val="0"/>
          <w:marTop w:val="0"/>
          <w:marBottom w:val="0"/>
          <w:divBdr>
            <w:top w:val="none" w:sz="0" w:space="0" w:color="auto"/>
            <w:left w:val="none" w:sz="0" w:space="0" w:color="auto"/>
            <w:bottom w:val="none" w:sz="0" w:space="0" w:color="auto"/>
            <w:right w:val="none" w:sz="0" w:space="0" w:color="auto"/>
          </w:divBdr>
        </w:div>
        <w:div w:id="1272857141">
          <w:marLeft w:val="640"/>
          <w:marRight w:val="0"/>
          <w:marTop w:val="0"/>
          <w:marBottom w:val="0"/>
          <w:divBdr>
            <w:top w:val="none" w:sz="0" w:space="0" w:color="auto"/>
            <w:left w:val="none" w:sz="0" w:space="0" w:color="auto"/>
            <w:bottom w:val="none" w:sz="0" w:space="0" w:color="auto"/>
            <w:right w:val="none" w:sz="0" w:space="0" w:color="auto"/>
          </w:divBdr>
        </w:div>
        <w:div w:id="122620561">
          <w:marLeft w:val="640"/>
          <w:marRight w:val="0"/>
          <w:marTop w:val="0"/>
          <w:marBottom w:val="0"/>
          <w:divBdr>
            <w:top w:val="none" w:sz="0" w:space="0" w:color="auto"/>
            <w:left w:val="none" w:sz="0" w:space="0" w:color="auto"/>
            <w:bottom w:val="none" w:sz="0" w:space="0" w:color="auto"/>
            <w:right w:val="none" w:sz="0" w:space="0" w:color="auto"/>
          </w:divBdr>
        </w:div>
        <w:div w:id="1790123828">
          <w:marLeft w:val="640"/>
          <w:marRight w:val="0"/>
          <w:marTop w:val="0"/>
          <w:marBottom w:val="0"/>
          <w:divBdr>
            <w:top w:val="none" w:sz="0" w:space="0" w:color="auto"/>
            <w:left w:val="none" w:sz="0" w:space="0" w:color="auto"/>
            <w:bottom w:val="none" w:sz="0" w:space="0" w:color="auto"/>
            <w:right w:val="none" w:sz="0" w:space="0" w:color="auto"/>
          </w:divBdr>
        </w:div>
        <w:div w:id="485510259">
          <w:marLeft w:val="640"/>
          <w:marRight w:val="0"/>
          <w:marTop w:val="0"/>
          <w:marBottom w:val="0"/>
          <w:divBdr>
            <w:top w:val="none" w:sz="0" w:space="0" w:color="auto"/>
            <w:left w:val="none" w:sz="0" w:space="0" w:color="auto"/>
            <w:bottom w:val="none" w:sz="0" w:space="0" w:color="auto"/>
            <w:right w:val="none" w:sz="0" w:space="0" w:color="auto"/>
          </w:divBdr>
        </w:div>
        <w:div w:id="1737972130">
          <w:marLeft w:val="640"/>
          <w:marRight w:val="0"/>
          <w:marTop w:val="0"/>
          <w:marBottom w:val="0"/>
          <w:divBdr>
            <w:top w:val="none" w:sz="0" w:space="0" w:color="auto"/>
            <w:left w:val="none" w:sz="0" w:space="0" w:color="auto"/>
            <w:bottom w:val="none" w:sz="0" w:space="0" w:color="auto"/>
            <w:right w:val="none" w:sz="0" w:space="0" w:color="auto"/>
          </w:divBdr>
        </w:div>
        <w:div w:id="1255166345">
          <w:marLeft w:val="640"/>
          <w:marRight w:val="0"/>
          <w:marTop w:val="0"/>
          <w:marBottom w:val="0"/>
          <w:divBdr>
            <w:top w:val="none" w:sz="0" w:space="0" w:color="auto"/>
            <w:left w:val="none" w:sz="0" w:space="0" w:color="auto"/>
            <w:bottom w:val="none" w:sz="0" w:space="0" w:color="auto"/>
            <w:right w:val="none" w:sz="0" w:space="0" w:color="auto"/>
          </w:divBdr>
        </w:div>
        <w:div w:id="666712743">
          <w:marLeft w:val="640"/>
          <w:marRight w:val="0"/>
          <w:marTop w:val="0"/>
          <w:marBottom w:val="0"/>
          <w:divBdr>
            <w:top w:val="none" w:sz="0" w:space="0" w:color="auto"/>
            <w:left w:val="none" w:sz="0" w:space="0" w:color="auto"/>
            <w:bottom w:val="none" w:sz="0" w:space="0" w:color="auto"/>
            <w:right w:val="none" w:sz="0" w:space="0" w:color="auto"/>
          </w:divBdr>
        </w:div>
        <w:div w:id="749615331">
          <w:marLeft w:val="640"/>
          <w:marRight w:val="0"/>
          <w:marTop w:val="0"/>
          <w:marBottom w:val="0"/>
          <w:divBdr>
            <w:top w:val="none" w:sz="0" w:space="0" w:color="auto"/>
            <w:left w:val="none" w:sz="0" w:space="0" w:color="auto"/>
            <w:bottom w:val="none" w:sz="0" w:space="0" w:color="auto"/>
            <w:right w:val="none" w:sz="0" w:space="0" w:color="auto"/>
          </w:divBdr>
        </w:div>
        <w:div w:id="1971931207">
          <w:marLeft w:val="640"/>
          <w:marRight w:val="0"/>
          <w:marTop w:val="0"/>
          <w:marBottom w:val="0"/>
          <w:divBdr>
            <w:top w:val="none" w:sz="0" w:space="0" w:color="auto"/>
            <w:left w:val="none" w:sz="0" w:space="0" w:color="auto"/>
            <w:bottom w:val="none" w:sz="0" w:space="0" w:color="auto"/>
            <w:right w:val="none" w:sz="0" w:space="0" w:color="auto"/>
          </w:divBdr>
        </w:div>
        <w:div w:id="2080781906">
          <w:marLeft w:val="640"/>
          <w:marRight w:val="0"/>
          <w:marTop w:val="0"/>
          <w:marBottom w:val="0"/>
          <w:divBdr>
            <w:top w:val="none" w:sz="0" w:space="0" w:color="auto"/>
            <w:left w:val="none" w:sz="0" w:space="0" w:color="auto"/>
            <w:bottom w:val="none" w:sz="0" w:space="0" w:color="auto"/>
            <w:right w:val="none" w:sz="0" w:space="0" w:color="auto"/>
          </w:divBdr>
        </w:div>
        <w:div w:id="316347461">
          <w:marLeft w:val="640"/>
          <w:marRight w:val="0"/>
          <w:marTop w:val="0"/>
          <w:marBottom w:val="0"/>
          <w:divBdr>
            <w:top w:val="none" w:sz="0" w:space="0" w:color="auto"/>
            <w:left w:val="none" w:sz="0" w:space="0" w:color="auto"/>
            <w:bottom w:val="none" w:sz="0" w:space="0" w:color="auto"/>
            <w:right w:val="none" w:sz="0" w:space="0" w:color="auto"/>
          </w:divBdr>
        </w:div>
        <w:div w:id="391583798">
          <w:marLeft w:val="640"/>
          <w:marRight w:val="0"/>
          <w:marTop w:val="0"/>
          <w:marBottom w:val="0"/>
          <w:divBdr>
            <w:top w:val="none" w:sz="0" w:space="0" w:color="auto"/>
            <w:left w:val="none" w:sz="0" w:space="0" w:color="auto"/>
            <w:bottom w:val="none" w:sz="0" w:space="0" w:color="auto"/>
            <w:right w:val="none" w:sz="0" w:space="0" w:color="auto"/>
          </w:divBdr>
        </w:div>
        <w:div w:id="1709256156">
          <w:marLeft w:val="640"/>
          <w:marRight w:val="0"/>
          <w:marTop w:val="0"/>
          <w:marBottom w:val="0"/>
          <w:divBdr>
            <w:top w:val="none" w:sz="0" w:space="0" w:color="auto"/>
            <w:left w:val="none" w:sz="0" w:space="0" w:color="auto"/>
            <w:bottom w:val="none" w:sz="0" w:space="0" w:color="auto"/>
            <w:right w:val="none" w:sz="0" w:space="0" w:color="auto"/>
          </w:divBdr>
        </w:div>
        <w:div w:id="1676498095">
          <w:marLeft w:val="640"/>
          <w:marRight w:val="0"/>
          <w:marTop w:val="0"/>
          <w:marBottom w:val="0"/>
          <w:divBdr>
            <w:top w:val="none" w:sz="0" w:space="0" w:color="auto"/>
            <w:left w:val="none" w:sz="0" w:space="0" w:color="auto"/>
            <w:bottom w:val="none" w:sz="0" w:space="0" w:color="auto"/>
            <w:right w:val="none" w:sz="0" w:space="0" w:color="auto"/>
          </w:divBdr>
        </w:div>
        <w:div w:id="1550995588">
          <w:marLeft w:val="640"/>
          <w:marRight w:val="0"/>
          <w:marTop w:val="0"/>
          <w:marBottom w:val="0"/>
          <w:divBdr>
            <w:top w:val="none" w:sz="0" w:space="0" w:color="auto"/>
            <w:left w:val="none" w:sz="0" w:space="0" w:color="auto"/>
            <w:bottom w:val="none" w:sz="0" w:space="0" w:color="auto"/>
            <w:right w:val="none" w:sz="0" w:space="0" w:color="auto"/>
          </w:divBdr>
        </w:div>
        <w:div w:id="1766996778">
          <w:marLeft w:val="640"/>
          <w:marRight w:val="0"/>
          <w:marTop w:val="0"/>
          <w:marBottom w:val="0"/>
          <w:divBdr>
            <w:top w:val="none" w:sz="0" w:space="0" w:color="auto"/>
            <w:left w:val="none" w:sz="0" w:space="0" w:color="auto"/>
            <w:bottom w:val="none" w:sz="0" w:space="0" w:color="auto"/>
            <w:right w:val="none" w:sz="0" w:space="0" w:color="auto"/>
          </w:divBdr>
        </w:div>
        <w:div w:id="1679624189">
          <w:marLeft w:val="640"/>
          <w:marRight w:val="0"/>
          <w:marTop w:val="0"/>
          <w:marBottom w:val="0"/>
          <w:divBdr>
            <w:top w:val="none" w:sz="0" w:space="0" w:color="auto"/>
            <w:left w:val="none" w:sz="0" w:space="0" w:color="auto"/>
            <w:bottom w:val="none" w:sz="0" w:space="0" w:color="auto"/>
            <w:right w:val="none" w:sz="0" w:space="0" w:color="auto"/>
          </w:divBdr>
        </w:div>
        <w:div w:id="1895964857">
          <w:marLeft w:val="640"/>
          <w:marRight w:val="0"/>
          <w:marTop w:val="0"/>
          <w:marBottom w:val="0"/>
          <w:divBdr>
            <w:top w:val="none" w:sz="0" w:space="0" w:color="auto"/>
            <w:left w:val="none" w:sz="0" w:space="0" w:color="auto"/>
            <w:bottom w:val="none" w:sz="0" w:space="0" w:color="auto"/>
            <w:right w:val="none" w:sz="0" w:space="0" w:color="auto"/>
          </w:divBdr>
        </w:div>
        <w:div w:id="2061512217">
          <w:marLeft w:val="640"/>
          <w:marRight w:val="0"/>
          <w:marTop w:val="0"/>
          <w:marBottom w:val="0"/>
          <w:divBdr>
            <w:top w:val="none" w:sz="0" w:space="0" w:color="auto"/>
            <w:left w:val="none" w:sz="0" w:space="0" w:color="auto"/>
            <w:bottom w:val="none" w:sz="0" w:space="0" w:color="auto"/>
            <w:right w:val="none" w:sz="0" w:space="0" w:color="auto"/>
          </w:divBdr>
        </w:div>
        <w:div w:id="355617794">
          <w:marLeft w:val="640"/>
          <w:marRight w:val="0"/>
          <w:marTop w:val="0"/>
          <w:marBottom w:val="0"/>
          <w:divBdr>
            <w:top w:val="none" w:sz="0" w:space="0" w:color="auto"/>
            <w:left w:val="none" w:sz="0" w:space="0" w:color="auto"/>
            <w:bottom w:val="none" w:sz="0" w:space="0" w:color="auto"/>
            <w:right w:val="none" w:sz="0" w:space="0" w:color="auto"/>
          </w:divBdr>
        </w:div>
        <w:div w:id="13460809">
          <w:marLeft w:val="640"/>
          <w:marRight w:val="0"/>
          <w:marTop w:val="0"/>
          <w:marBottom w:val="0"/>
          <w:divBdr>
            <w:top w:val="none" w:sz="0" w:space="0" w:color="auto"/>
            <w:left w:val="none" w:sz="0" w:space="0" w:color="auto"/>
            <w:bottom w:val="none" w:sz="0" w:space="0" w:color="auto"/>
            <w:right w:val="none" w:sz="0" w:space="0" w:color="auto"/>
          </w:divBdr>
        </w:div>
        <w:div w:id="1513034692">
          <w:marLeft w:val="640"/>
          <w:marRight w:val="0"/>
          <w:marTop w:val="0"/>
          <w:marBottom w:val="0"/>
          <w:divBdr>
            <w:top w:val="none" w:sz="0" w:space="0" w:color="auto"/>
            <w:left w:val="none" w:sz="0" w:space="0" w:color="auto"/>
            <w:bottom w:val="none" w:sz="0" w:space="0" w:color="auto"/>
            <w:right w:val="none" w:sz="0" w:space="0" w:color="auto"/>
          </w:divBdr>
        </w:div>
        <w:div w:id="1441031503">
          <w:marLeft w:val="640"/>
          <w:marRight w:val="0"/>
          <w:marTop w:val="0"/>
          <w:marBottom w:val="0"/>
          <w:divBdr>
            <w:top w:val="none" w:sz="0" w:space="0" w:color="auto"/>
            <w:left w:val="none" w:sz="0" w:space="0" w:color="auto"/>
            <w:bottom w:val="none" w:sz="0" w:space="0" w:color="auto"/>
            <w:right w:val="none" w:sz="0" w:space="0" w:color="auto"/>
          </w:divBdr>
        </w:div>
        <w:div w:id="807863769">
          <w:marLeft w:val="640"/>
          <w:marRight w:val="0"/>
          <w:marTop w:val="0"/>
          <w:marBottom w:val="0"/>
          <w:divBdr>
            <w:top w:val="none" w:sz="0" w:space="0" w:color="auto"/>
            <w:left w:val="none" w:sz="0" w:space="0" w:color="auto"/>
            <w:bottom w:val="none" w:sz="0" w:space="0" w:color="auto"/>
            <w:right w:val="none" w:sz="0" w:space="0" w:color="auto"/>
          </w:divBdr>
        </w:div>
        <w:div w:id="1597784220">
          <w:marLeft w:val="640"/>
          <w:marRight w:val="0"/>
          <w:marTop w:val="0"/>
          <w:marBottom w:val="0"/>
          <w:divBdr>
            <w:top w:val="none" w:sz="0" w:space="0" w:color="auto"/>
            <w:left w:val="none" w:sz="0" w:space="0" w:color="auto"/>
            <w:bottom w:val="none" w:sz="0" w:space="0" w:color="auto"/>
            <w:right w:val="none" w:sz="0" w:space="0" w:color="auto"/>
          </w:divBdr>
        </w:div>
        <w:div w:id="1086077194">
          <w:marLeft w:val="640"/>
          <w:marRight w:val="0"/>
          <w:marTop w:val="0"/>
          <w:marBottom w:val="0"/>
          <w:divBdr>
            <w:top w:val="none" w:sz="0" w:space="0" w:color="auto"/>
            <w:left w:val="none" w:sz="0" w:space="0" w:color="auto"/>
            <w:bottom w:val="none" w:sz="0" w:space="0" w:color="auto"/>
            <w:right w:val="none" w:sz="0" w:space="0" w:color="auto"/>
          </w:divBdr>
        </w:div>
        <w:div w:id="1208293576">
          <w:marLeft w:val="640"/>
          <w:marRight w:val="0"/>
          <w:marTop w:val="0"/>
          <w:marBottom w:val="0"/>
          <w:divBdr>
            <w:top w:val="none" w:sz="0" w:space="0" w:color="auto"/>
            <w:left w:val="none" w:sz="0" w:space="0" w:color="auto"/>
            <w:bottom w:val="none" w:sz="0" w:space="0" w:color="auto"/>
            <w:right w:val="none" w:sz="0" w:space="0" w:color="auto"/>
          </w:divBdr>
        </w:div>
        <w:div w:id="1047952146">
          <w:marLeft w:val="640"/>
          <w:marRight w:val="0"/>
          <w:marTop w:val="0"/>
          <w:marBottom w:val="0"/>
          <w:divBdr>
            <w:top w:val="none" w:sz="0" w:space="0" w:color="auto"/>
            <w:left w:val="none" w:sz="0" w:space="0" w:color="auto"/>
            <w:bottom w:val="none" w:sz="0" w:space="0" w:color="auto"/>
            <w:right w:val="none" w:sz="0" w:space="0" w:color="auto"/>
          </w:divBdr>
        </w:div>
        <w:div w:id="519703265">
          <w:marLeft w:val="640"/>
          <w:marRight w:val="0"/>
          <w:marTop w:val="0"/>
          <w:marBottom w:val="0"/>
          <w:divBdr>
            <w:top w:val="none" w:sz="0" w:space="0" w:color="auto"/>
            <w:left w:val="none" w:sz="0" w:space="0" w:color="auto"/>
            <w:bottom w:val="none" w:sz="0" w:space="0" w:color="auto"/>
            <w:right w:val="none" w:sz="0" w:space="0" w:color="auto"/>
          </w:divBdr>
        </w:div>
        <w:div w:id="1924945963">
          <w:marLeft w:val="640"/>
          <w:marRight w:val="0"/>
          <w:marTop w:val="0"/>
          <w:marBottom w:val="0"/>
          <w:divBdr>
            <w:top w:val="none" w:sz="0" w:space="0" w:color="auto"/>
            <w:left w:val="none" w:sz="0" w:space="0" w:color="auto"/>
            <w:bottom w:val="none" w:sz="0" w:space="0" w:color="auto"/>
            <w:right w:val="none" w:sz="0" w:space="0" w:color="auto"/>
          </w:divBdr>
        </w:div>
        <w:div w:id="313146674">
          <w:marLeft w:val="640"/>
          <w:marRight w:val="0"/>
          <w:marTop w:val="0"/>
          <w:marBottom w:val="0"/>
          <w:divBdr>
            <w:top w:val="none" w:sz="0" w:space="0" w:color="auto"/>
            <w:left w:val="none" w:sz="0" w:space="0" w:color="auto"/>
            <w:bottom w:val="none" w:sz="0" w:space="0" w:color="auto"/>
            <w:right w:val="none" w:sz="0" w:space="0" w:color="auto"/>
          </w:divBdr>
        </w:div>
        <w:div w:id="1098331083">
          <w:marLeft w:val="640"/>
          <w:marRight w:val="0"/>
          <w:marTop w:val="0"/>
          <w:marBottom w:val="0"/>
          <w:divBdr>
            <w:top w:val="none" w:sz="0" w:space="0" w:color="auto"/>
            <w:left w:val="none" w:sz="0" w:space="0" w:color="auto"/>
            <w:bottom w:val="none" w:sz="0" w:space="0" w:color="auto"/>
            <w:right w:val="none" w:sz="0" w:space="0" w:color="auto"/>
          </w:divBdr>
        </w:div>
        <w:div w:id="406004971">
          <w:marLeft w:val="640"/>
          <w:marRight w:val="0"/>
          <w:marTop w:val="0"/>
          <w:marBottom w:val="0"/>
          <w:divBdr>
            <w:top w:val="none" w:sz="0" w:space="0" w:color="auto"/>
            <w:left w:val="none" w:sz="0" w:space="0" w:color="auto"/>
            <w:bottom w:val="none" w:sz="0" w:space="0" w:color="auto"/>
            <w:right w:val="none" w:sz="0" w:space="0" w:color="auto"/>
          </w:divBdr>
        </w:div>
        <w:div w:id="1716660017">
          <w:marLeft w:val="640"/>
          <w:marRight w:val="0"/>
          <w:marTop w:val="0"/>
          <w:marBottom w:val="0"/>
          <w:divBdr>
            <w:top w:val="none" w:sz="0" w:space="0" w:color="auto"/>
            <w:left w:val="none" w:sz="0" w:space="0" w:color="auto"/>
            <w:bottom w:val="none" w:sz="0" w:space="0" w:color="auto"/>
            <w:right w:val="none" w:sz="0" w:space="0" w:color="auto"/>
          </w:divBdr>
        </w:div>
        <w:div w:id="264923579">
          <w:marLeft w:val="640"/>
          <w:marRight w:val="0"/>
          <w:marTop w:val="0"/>
          <w:marBottom w:val="0"/>
          <w:divBdr>
            <w:top w:val="none" w:sz="0" w:space="0" w:color="auto"/>
            <w:left w:val="none" w:sz="0" w:space="0" w:color="auto"/>
            <w:bottom w:val="none" w:sz="0" w:space="0" w:color="auto"/>
            <w:right w:val="none" w:sz="0" w:space="0" w:color="auto"/>
          </w:divBdr>
        </w:div>
        <w:div w:id="1459101600">
          <w:marLeft w:val="640"/>
          <w:marRight w:val="0"/>
          <w:marTop w:val="0"/>
          <w:marBottom w:val="0"/>
          <w:divBdr>
            <w:top w:val="none" w:sz="0" w:space="0" w:color="auto"/>
            <w:left w:val="none" w:sz="0" w:space="0" w:color="auto"/>
            <w:bottom w:val="none" w:sz="0" w:space="0" w:color="auto"/>
            <w:right w:val="none" w:sz="0" w:space="0" w:color="auto"/>
          </w:divBdr>
        </w:div>
        <w:div w:id="1288707280">
          <w:marLeft w:val="640"/>
          <w:marRight w:val="0"/>
          <w:marTop w:val="0"/>
          <w:marBottom w:val="0"/>
          <w:divBdr>
            <w:top w:val="none" w:sz="0" w:space="0" w:color="auto"/>
            <w:left w:val="none" w:sz="0" w:space="0" w:color="auto"/>
            <w:bottom w:val="none" w:sz="0" w:space="0" w:color="auto"/>
            <w:right w:val="none" w:sz="0" w:space="0" w:color="auto"/>
          </w:divBdr>
        </w:div>
        <w:div w:id="1707171090">
          <w:marLeft w:val="640"/>
          <w:marRight w:val="0"/>
          <w:marTop w:val="0"/>
          <w:marBottom w:val="0"/>
          <w:divBdr>
            <w:top w:val="none" w:sz="0" w:space="0" w:color="auto"/>
            <w:left w:val="none" w:sz="0" w:space="0" w:color="auto"/>
            <w:bottom w:val="none" w:sz="0" w:space="0" w:color="auto"/>
            <w:right w:val="none" w:sz="0" w:space="0" w:color="auto"/>
          </w:divBdr>
        </w:div>
        <w:div w:id="655035008">
          <w:marLeft w:val="640"/>
          <w:marRight w:val="0"/>
          <w:marTop w:val="0"/>
          <w:marBottom w:val="0"/>
          <w:divBdr>
            <w:top w:val="none" w:sz="0" w:space="0" w:color="auto"/>
            <w:left w:val="none" w:sz="0" w:space="0" w:color="auto"/>
            <w:bottom w:val="none" w:sz="0" w:space="0" w:color="auto"/>
            <w:right w:val="none" w:sz="0" w:space="0" w:color="auto"/>
          </w:divBdr>
        </w:div>
        <w:div w:id="1547256912">
          <w:marLeft w:val="640"/>
          <w:marRight w:val="0"/>
          <w:marTop w:val="0"/>
          <w:marBottom w:val="0"/>
          <w:divBdr>
            <w:top w:val="none" w:sz="0" w:space="0" w:color="auto"/>
            <w:left w:val="none" w:sz="0" w:space="0" w:color="auto"/>
            <w:bottom w:val="none" w:sz="0" w:space="0" w:color="auto"/>
            <w:right w:val="none" w:sz="0" w:space="0" w:color="auto"/>
          </w:divBdr>
        </w:div>
        <w:div w:id="1369602899">
          <w:marLeft w:val="640"/>
          <w:marRight w:val="0"/>
          <w:marTop w:val="0"/>
          <w:marBottom w:val="0"/>
          <w:divBdr>
            <w:top w:val="none" w:sz="0" w:space="0" w:color="auto"/>
            <w:left w:val="none" w:sz="0" w:space="0" w:color="auto"/>
            <w:bottom w:val="none" w:sz="0" w:space="0" w:color="auto"/>
            <w:right w:val="none" w:sz="0" w:space="0" w:color="auto"/>
          </w:divBdr>
        </w:div>
        <w:div w:id="1319382244">
          <w:marLeft w:val="640"/>
          <w:marRight w:val="0"/>
          <w:marTop w:val="0"/>
          <w:marBottom w:val="0"/>
          <w:divBdr>
            <w:top w:val="none" w:sz="0" w:space="0" w:color="auto"/>
            <w:left w:val="none" w:sz="0" w:space="0" w:color="auto"/>
            <w:bottom w:val="none" w:sz="0" w:space="0" w:color="auto"/>
            <w:right w:val="none" w:sz="0" w:space="0" w:color="auto"/>
          </w:divBdr>
        </w:div>
        <w:div w:id="1037197627">
          <w:marLeft w:val="640"/>
          <w:marRight w:val="0"/>
          <w:marTop w:val="0"/>
          <w:marBottom w:val="0"/>
          <w:divBdr>
            <w:top w:val="none" w:sz="0" w:space="0" w:color="auto"/>
            <w:left w:val="none" w:sz="0" w:space="0" w:color="auto"/>
            <w:bottom w:val="none" w:sz="0" w:space="0" w:color="auto"/>
            <w:right w:val="none" w:sz="0" w:space="0" w:color="auto"/>
          </w:divBdr>
        </w:div>
        <w:div w:id="724068564">
          <w:marLeft w:val="640"/>
          <w:marRight w:val="0"/>
          <w:marTop w:val="0"/>
          <w:marBottom w:val="0"/>
          <w:divBdr>
            <w:top w:val="none" w:sz="0" w:space="0" w:color="auto"/>
            <w:left w:val="none" w:sz="0" w:space="0" w:color="auto"/>
            <w:bottom w:val="none" w:sz="0" w:space="0" w:color="auto"/>
            <w:right w:val="none" w:sz="0" w:space="0" w:color="auto"/>
          </w:divBdr>
        </w:div>
        <w:div w:id="813761775">
          <w:marLeft w:val="640"/>
          <w:marRight w:val="0"/>
          <w:marTop w:val="0"/>
          <w:marBottom w:val="0"/>
          <w:divBdr>
            <w:top w:val="none" w:sz="0" w:space="0" w:color="auto"/>
            <w:left w:val="none" w:sz="0" w:space="0" w:color="auto"/>
            <w:bottom w:val="none" w:sz="0" w:space="0" w:color="auto"/>
            <w:right w:val="none" w:sz="0" w:space="0" w:color="auto"/>
          </w:divBdr>
        </w:div>
        <w:div w:id="1558584054">
          <w:marLeft w:val="640"/>
          <w:marRight w:val="0"/>
          <w:marTop w:val="0"/>
          <w:marBottom w:val="0"/>
          <w:divBdr>
            <w:top w:val="none" w:sz="0" w:space="0" w:color="auto"/>
            <w:left w:val="none" w:sz="0" w:space="0" w:color="auto"/>
            <w:bottom w:val="none" w:sz="0" w:space="0" w:color="auto"/>
            <w:right w:val="none" w:sz="0" w:space="0" w:color="auto"/>
          </w:divBdr>
        </w:div>
        <w:div w:id="1412435548">
          <w:marLeft w:val="640"/>
          <w:marRight w:val="0"/>
          <w:marTop w:val="0"/>
          <w:marBottom w:val="0"/>
          <w:divBdr>
            <w:top w:val="none" w:sz="0" w:space="0" w:color="auto"/>
            <w:left w:val="none" w:sz="0" w:space="0" w:color="auto"/>
            <w:bottom w:val="none" w:sz="0" w:space="0" w:color="auto"/>
            <w:right w:val="none" w:sz="0" w:space="0" w:color="auto"/>
          </w:divBdr>
        </w:div>
        <w:div w:id="2114931983">
          <w:marLeft w:val="640"/>
          <w:marRight w:val="0"/>
          <w:marTop w:val="0"/>
          <w:marBottom w:val="0"/>
          <w:divBdr>
            <w:top w:val="none" w:sz="0" w:space="0" w:color="auto"/>
            <w:left w:val="none" w:sz="0" w:space="0" w:color="auto"/>
            <w:bottom w:val="none" w:sz="0" w:space="0" w:color="auto"/>
            <w:right w:val="none" w:sz="0" w:space="0" w:color="auto"/>
          </w:divBdr>
        </w:div>
        <w:div w:id="1735086982">
          <w:marLeft w:val="640"/>
          <w:marRight w:val="0"/>
          <w:marTop w:val="0"/>
          <w:marBottom w:val="0"/>
          <w:divBdr>
            <w:top w:val="none" w:sz="0" w:space="0" w:color="auto"/>
            <w:left w:val="none" w:sz="0" w:space="0" w:color="auto"/>
            <w:bottom w:val="none" w:sz="0" w:space="0" w:color="auto"/>
            <w:right w:val="none" w:sz="0" w:space="0" w:color="auto"/>
          </w:divBdr>
        </w:div>
        <w:div w:id="1246763869">
          <w:marLeft w:val="640"/>
          <w:marRight w:val="0"/>
          <w:marTop w:val="0"/>
          <w:marBottom w:val="0"/>
          <w:divBdr>
            <w:top w:val="none" w:sz="0" w:space="0" w:color="auto"/>
            <w:left w:val="none" w:sz="0" w:space="0" w:color="auto"/>
            <w:bottom w:val="none" w:sz="0" w:space="0" w:color="auto"/>
            <w:right w:val="none" w:sz="0" w:space="0" w:color="auto"/>
          </w:divBdr>
        </w:div>
        <w:div w:id="1382359218">
          <w:marLeft w:val="640"/>
          <w:marRight w:val="0"/>
          <w:marTop w:val="0"/>
          <w:marBottom w:val="0"/>
          <w:divBdr>
            <w:top w:val="none" w:sz="0" w:space="0" w:color="auto"/>
            <w:left w:val="none" w:sz="0" w:space="0" w:color="auto"/>
            <w:bottom w:val="none" w:sz="0" w:space="0" w:color="auto"/>
            <w:right w:val="none" w:sz="0" w:space="0" w:color="auto"/>
          </w:divBdr>
        </w:div>
        <w:div w:id="1747261227">
          <w:marLeft w:val="640"/>
          <w:marRight w:val="0"/>
          <w:marTop w:val="0"/>
          <w:marBottom w:val="0"/>
          <w:divBdr>
            <w:top w:val="none" w:sz="0" w:space="0" w:color="auto"/>
            <w:left w:val="none" w:sz="0" w:space="0" w:color="auto"/>
            <w:bottom w:val="none" w:sz="0" w:space="0" w:color="auto"/>
            <w:right w:val="none" w:sz="0" w:space="0" w:color="auto"/>
          </w:divBdr>
        </w:div>
        <w:div w:id="1850829354">
          <w:marLeft w:val="640"/>
          <w:marRight w:val="0"/>
          <w:marTop w:val="0"/>
          <w:marBottom w:val="0"/>
          <w:divBdr>
            <w:top w:val="none" w:sz="0" w:space="0" w:color="auto"/>
            <w:left w:val="none" w:sz="0" w:space="0" w:color="auto"/>
            <w:bottom w:val="none" w:sz="0" w:space="0" w:color="auto"/>
            <w:right w:val="none" w:sz="0" w:space="0" w:color="auto"/>
          </w:divBdr>
        </w:div>
        <w:div w:id="1929732656">
          <w:marLeft w:val="640"/>
          <w:marRight w:val="0"/>
          <w:marTop w:val="0"/>
          <w:marBottom w:val="0"/>
          <w:divBdr>
            <w:top w:val="none" w:sz="0" w:space="0" w:color="auto"/>
            <w:left w:val="none" w:sz="0" w:space="0" w:color="auto"/>
            <w:bottom w:val="none" w:sz="0" w:space="0" w:color="auto"/>
            <w:right w:val="none" w:sz="0" w:space="0" w:color="auto"/>
          </w:divBdr>
        </w:div>
        <w:div w:id="2066832896">
          <w:marLeft w:val="640"/>
          <w:marRight w:val="0"/>
          <w:marTop w:val="0"/>
          <w:marBottom w:val="0"/>
          <w:divBdr>
            <w:top w:val="none" w:sz="0" w:space="0" w:color="auto"/>
            <w:left w:val="none" w:sz="0" w:space="0" w:color="auto"/>
            <w:bottom w:val="none" w:sz="0" w:space="0" w:color="auto"/>
            <w:right w:val="none" w:sz="0" w:space="0" w:color="auto"/>
          </w:divBdr>
        </w:div>
        <w:div w:id="1175997781">
          <w:marLeft w:val="640"/>
          <w:marRight w:val="0"/>
          <w:marTop w:val="0"/>
          <w:marBottom w:val="0"/>
          <w:divBdr>
            <w:top w:val="none" w:sz="0" w:space="0" w:color="auto"/>
            <w:left w:val="none" w:sz="0" w:space="0" w:color="auto"/>
            <w:bottom w:val="none" w:sz="0" w:space="0" w:color="auto"/>
            <w:right w:val="none" w:sz="0" w:space="0" w:color="auto"/>
          </w:divBdr>
        </w:div>
        <w:div w:id="1288924567">
          <w:marLeft w:val="640"/>
          <w:marRight w:val="0"/>
          <w:marTop w:val="0"/>
          <w:marBottom w:val="0"/>
          <w:divBdr>
            <w:top w:val="none" w:sz="0" w:space="0" w:color="auto"/>
            <w:left w:val="none" w:sz="0" w:space="0" w:color="auto"/>
            <w:bottom w:val="none" w:sz="0" w:space="0" w:color="auto"/>
            <w:right w:val="none" w:sz="0" w:space="0" w:color="auto"/>
          </w:divBdr>
        </w:div>
        <w:div w:id="1945189922">
          <w:marLeft w:val="640"/>
          <w:marRight w:val="0"/>
          <w:marTop w:val="0"/>
          <w:marBottom w:val="0"/>
          <w:divBdr>
            <w:top w:val="none" w:sz="0" w:space="0" w:color="auto"/>
            <w:left w:val="none" w:sz="0" w:space="0" w:color="auto"/>
            <w:bottom w:val="none" w:sz="0" w:space="0" w:color="auto"/>
            <w:right w:val="none" w:sz="0" w:space="0" w:color="auto"/>
          </w:divBdr>
        </w:div>
        <w:div w:id="813137481">
          <w:marLeft w:val="640"/>
          <w:marRight w:val="0"/>
          <w:marTop w:val="0"/>
          <w:marBottom w:val="0"/>
          <w:divBdr>
            <w:top w:val="none" w:sz="0" w:space="0" w:color="auto"/>
            <w:left w:val="none" w:sz="0" w:space="0" w:color="auto"/>
            <w:bottom w:val="none" w:sz="0" w:space="0" w:color="auto"/>
            <w:right w:val="none" w:sz="0" w:space="0" w:color="auto"/>
          </w:divBdr>
        </w:div>
        <w:div w:id="1587421077">
          <w:marLeft w:val="640"/>
          <w:marRight w:val="0"/>
          <w:marTop w:val="0"/>
          <w:marBottom w:val="0"/>
          <w:divBdr>
            <w:top w:val="none" w:sz="0" w:space="0" w:color="auto"/>
            <w:left w:val="none" w:sz="0" w:space="0" w:color="auto"/>
            <w:bottom w:val="none" w:sz="0" w:space="0" w:color="auto"/>
            <w:right w:val="none" w:sz="0" w:space="0" w:color="auto"/>
          </w:divBdr>
        </w:div>
        <w:div w:id="409618159">
          <w:marLeft w:val="640"/>
          <w:marRight w:val="0"/>
          <w:marTop w:val="0"/>
          <w:marBottom w:val="0"/>
          <w:divBdr>
            <w:top w:val="none" w:sz="0" w:space="0" w:color="auto"/>
            <w:left w:val="none" w:sz="0" w:space="0" w:color="auto"/>
            <w:bottom w:val="none" w:sz="0" w:space="0" w:color="auto"/>
            <w:right w:val="none" w:sz="0" w:space="0" w:color="auto"/>
          </w:divBdr>
        </w:div>
        <w:div w:id="1746688043">
          <w:marLeft w:val="640"/>
          <w:marRight w:val="0"/>
          <w:marTop w:val="0"/>
          <w:marBottom w:val="0"/>
          <w:divBdr>
            <w:top w:val="none" w:sz="0" w:space="0" w:color="auto"/>
            <w:left w:val="none" w:sz="0" w:space="0" w:color="auto"/>
            <w:bottom w:val="none" w:sz="0" w:space="0" w:color="auto"/>
            <w:right w:val="none" w:sz="0" w:space="0" w:color="auto"/>
          </w:divBdr>
        </w:div>
        <w:div w:id="2032105827">
          <w:marLeft w:val="640"/>
          <w:marRight w:val="0"/>
          <w:marTop w:val="0"/>
          <w:marBottom w:val="0"/>
          <w:divBdr>
            <w:top w:val="none" w:sz="0" w:space="0" w:color="auto"/>
            <w:left w:val="none" w:sz="0" w:space="0" w:color="auto"/>
            <w:bottom w:val="none" w:sz="0" w:space="0" w:color="auto"/>
            <w:right w:val="none" w:sz="0" w:space="0" w:color="auto"/>
          </w:divBdr>
        </w:div>
        <w:div w:id="10189717">
          <w:marLeft w:val="640"/>
          <w:marRight w:val="0"/>
          <w:marTop w:val="0"/>
          <w:marBottom w:val="0"/>
          <w:divBdr>
            <w:top w:val="none" w:sz="0" w:space="0" w:color="auto"/>
            <w:left w:val="none" w:sz="0" w:space="0" w:color="auto"/>
            <w:bottom w:val="none" w:sz="0" w:space="0" w:color="auto"/>
            <w:right w:val="none" w:sz="0" w:space="0" w:color="auto"/>
          </w:divBdr>
        </w:div>
        <w:div w:id="534201136">
          <w:marLeft w:val="640"/>
          <w:marRight w:val="0"/>
          <w:marTop w:val="0"/>
          <w:marBottom w:val="0"/>
          <w:divBdr>
            <w:top w:val="none" w:sz="0" w:space="0" w:color="auto"/>
            <w:left w:val="none" w:sz="0" w:space="0" w:color="auto"/>
            <w:bottom w:val="none" w:sz="0" w:space="0" w:color="auto"/>
            <w:right w:val="none" w:sz="0" w:space="0" w:color="auto"/>
          </w:divBdr>
        </w:div>
        <w:div w:id="729812501">
          <w:marLeft w:val="640"/>
          <w:marRight w:val="0"/>
          <w:marTop w:val="0"/>
          <w:marBottom w:val="0"/>
          <w:divBdr>
            <w:top w:val="none" w:sz="0" w:space="0" w:color="auto"/>
            <w:left w:val="none" w:sz="0" w:space="0" w:color="auto"/>
            <w:bottom w:val="none" w:sz="0" w:space="0" w:color="auto"/>
            <w:right w:val="none" w:sz="0" w:space="0" w:color="auto"/>
          </w:divBdr>
        </w:div>
        <w:div w:id="1153640143">
          <w:marLeft w:val="640"/>
          <w:marRight w:val="0"/>
          <w:marTop w:val="0"/>
          <w:marBottom w:val="0"/>
          <w:divBdr>
            <w:top w:val="none" w:sz="0" w:space="0" w:color="auto"/>
            <w:left w:val="none" w:sz="0" w:space="0" w:color="auto"/>
            <w:bottom w:val="none" w:sz="0" w:space="0" w:color="auto"/>
            <w:right w:val="none" w:sz="0" w:space="0" w:color="auto"/>
          </w:divBdr>
        </w:div>
        <w:div w:id="1680619882">
          <w:marLeft w:val="640"/>
          <w:marRight w:val="0"/>
          <w:marTop w:val="0"/>
          <w:marBottom w:val="0"/>
          <w:divBdr>
            <w:top w:val="none" w:sz="0" w:space="0" w:color="auto"/>
            <w:left w:val="none" w:sz="0" w:space="0" w:color="auto"/>
            <w:bottom w:val="none" w:sz="0" w:space="0" w:color="auto"/>
            <w:right w:val="none" w:sz="0" w:space="0" w:color="auto"/>
          </w:divBdr>
        </w:div>
        <w:div w:id="551693363">
          <w:marLeft w:val="640"/>
          <w:marRight w:val="0"/>
          <w:marTop w:val="0"/>
          <w:marBottom w:val="0"/>
          <w:divBdr>
            <w:top w:val="none" w:sz="0" w:space="0" w:color="auto"/>
            <w:left w:val="none" w:sz="0" w:space="0" w:color="auto"/>
            <w:bottom w:val="none" w:sz="0" w:space="0" w:color="auto"/>
            <w:right w:val="none" w:sz="0" w:space="0" w:color="auto"/>
          </w:divBdr>
        </w:div>
        <w:div w:id="844904368">
          <w:marLeft w:val="640"/>
          <w:marRight w:val="0"/>
          <w:marTop w:val="0"/>
          <w:marBottom w:val="0"/>
          <w:divBdr>
            <w:top w:val="none" w:sz="0" w:space="0" w:color="auto"/>
            <w:left w:val="none" w:sz="0" w:space="0" w:color="auto"/>
            <w:bottom w:val="none" w:sz="0" w:space="0" w:color="auto"/>
            <w:right w:val="none" w:sz="0" w:space="0" w:color="auto"/>
          </w:divBdr>
        </w:div>
        <w:div w:id="1807383077">
          <w:marLeft w:val="640"/>
          <w:marRight w:val="0"/>
          <w:marTop w:val="0"/>
          <w:marBottom w:val="0"/>
          <w:divBdr>
            <w:top w:val="none" w:sz="0" w:space="0" w:color="auto"/>
            <w:left w:val="none" w:sz="0" w:space="0" w:color="auto"/>
            <w:bottom w:val="none" w:sz="0" w:space="0" w:color="auto"/>
            <w:right w:val="none" w:sz="0" w:space="0" w:color="auto"/>
          </w:divBdr>
        </w:div>
        <w:div w:id="333723192">
          <w:marLeft w:val="640"/>
          <w:marRight w:val="0"/>
          <w:marTop w:val="0"/>
          <w:marBottom w:val="0"/>
          <w:divBdr>
            <w:top w:val="none" w:sz="0" w:space="0" w:color="auto"/>
            <w:left w:val="none" w:sz="0" w:space="0" w:color="auto"/>
            <w:bottom w:val="none" w:sz="0" w:space="0" w:color="auto"/>
            <w:right w:val="none" w:sz="0" w:space="0" w:color="auto"/>
          </w:divBdr>
        </w:div>
        <w:div w:id="532890384">
          <w:marLeft w:val="640"/>
          <w:marRight w:val="0"/>
          <w:marTop w:val="0"/>
          <w:marBottom w:val="0"/>
          <w:divBdr>
            <w:top w:val="none" w:sz="0" w:space="0" w:color="auto"/>
            <w:left w:val="none" w:sz="0" w:space="0" w:color="auto"/>
            <w:bottom w:val="none" w:sz="0" w:space="0" w:color="auto"/>
            <w:right w:val="none" w:sz="0" w:space="0" w:color="auto"/>
          </w:divBdr>
        </w:div>
        <w:div w:id="1343698593">
          <w:marLeft w:val="640"/>
          <w:marRight w:val="0"/>
          <w:marTop w:val="0"/>
          <w:marBottom w:val="0"/>
          <w:divBdr>
            <w:top w:val="none" w:sz="0" w:space="0" w:color="auto"/>
            <w:left w:val="none" w:sz="0" w:space="0" w:color="auto"/>
            <w:bottom w:val="none" w:sz="0" w:space="0" w:color="auto"/>
            <w:right w:val="none" w:sz="0" w:space="0" w:color="auto"/>
          </w:divBdr>
        </w:div>
        <w:div w:id="1556047946">
          <w:marLeft w:val="640"/>
          <w:marRight w:val="0"/>
          <w:marTop w:val="0"/>
          <w:marBottom w:val="0"/>
          <w:divBdr>
            <w:top w:val="none" w:sz="0" w:space="0" w:color="auto"/>
            <w:left w:val="none" w:sz="0" w:space="0" w:color="auto"/>
            <w:bottom w:val="none" w:sz="0" w:space="0" w:color="auto"/>
            <w:right w:val="none" w:sz="0" w:space="0" w:color="auto"/>
          </w:divBdr>
        </w:div>
        <w:div w:id="48186654">
          <w:marLeft w:val="640"/>
          <w:marRight w:val="0"/>
          <w:marTop w:val="0"/>
          <w:marBottom w:val="0"/>
          <w:divBdr>
            <w:top w:val="none" w:sz="0" w:space="0" w:color="auto"/>
            <w:left w:val="none" w:sz="0" w:space="0" w:color="auto"/>
            <w:bottom w:val="none" w:sz="0" w:space="0" w:color="auto"/>
            <w:right w:val="none" w:sz="0" w:space="0" w:color="auto"/>
          </w:divBdr>
        </w:div>
        <w:div w:id="516627370">
          <w:marLeft w:val="640"/>
          <w:marRight w:val="0"/>
          <w:marTop w:val="0"/>
          <w:marBottom w:val="0"/>
          <w:divBdr>
            <w:top w:val="none" w:sz="0" w:space="0" w:color="auto"/>
            <w:left w:val="none" w:sz="0" w:space="0" w:color="auto"/>
            <w:bottom w:val="none" w:sz="0" w:space="0" w:color="auto"/>
            <w:right w:val="none" w:sz="0" w:space="0" w:color="auto"/>
          </w:divBdr>
        </w:div>
        <w:div w:id="1685127992">
          <w:marLeft w:val="640"/>
          <w:marRight w:val="0"/>
          <w:marTop w:val="0"/>
          <w:marBottom w:val="0"/>
          <w:divBdr>
            <w:top w:val="none" w:sz="0" w:space="0" w:color="auto"/>
            <w:left w:val="none" w:sz="0" w:space="0" w:color="auto"/>
            <w:bottom w:val="none" w:sz="0" w:space="0" w:color="auto"/>
            <w:right w:val="none" w:sz="0" w:space="0" w:color="auto"/>
          </w:divBdr>
        </w:div>
        <w:div w:id="2093113155">
          <w:marLeft w:val="640"/>
          <w:marRight w:val="0"/>
          <w:marTop w:val="0"/>
          <w:marBottom w:val="0"/>
          <w:divBdr>
            <w:top w:val="none" w:sz="0" w:space="0" w:color="auto"/>
            <w:left w:val="none" w:sz="0" w:space="0" w:color="auto"/>
            <w:bottom w:val="none" w:sz="0" w:space="0" w:color="auto"/>
            <w:right w:val="none" w:sz="0" w:space="0" w:color="auto"/>
          </w:divBdr>
        </w:div>
        <w:div w:id="917254706">
          <w:marLeft w:val="640"/>
          <w:marRight w:val="0"/>
          <w:marTop w:val="0"/>
          <w:marBottom w:val="0"/>
          <w:divBdr>
            <w:top w:val="none" w:sz="0" w:space="0" w:color="auto"/>
            <w:left w:val="none" w:sz="0" w:space="0" w:color="auto"/>
            <w:bottom w:val="none" w:sz="0" w:space="0" w:color="auto"/>
            <w:right w:val="none" w:sz="0" w:space="0" w:color="auto"/>
          </w:divBdr>
        </w:div>
        <w:div w:id="1188636282">
          <w:marLeft w:val="640"/>
          <w:marRight w:val="0"/>
          <w:marTop w:val="0"/>
          <w:marBottom w:val="0"/>
          <w:divBdr>
            <w:top w:val="none" w:sz="0" w:space="0" w:color="auto"/>
            <w:left w:val="none" w:sz="0" w:space="0" w:color="auto"/>
            <w:bottom w:val="none" w:sz="0" w:space="0" w:color="auto"/>
            <w:right w:val="none" w:sz="0" w:space="0" w:color="auto"/>
          </w:divBdr>
        </w:div>
        <w:div w:id="880245236">
          <w:marLeft w:val="640"/>
          <w:marRight w:val="0"/>
          <w:marTop w:val="0"/>
          <w:marBottom w:val="0"/>
          <w:divBdr>
            <w:top w:val="none" w:sz="0" w:space="0" w:color="auto"/>
            <w:left w:val="none" w:sz="0" w:space="0" w:color="auto"/>
            <w:bottom w:val="none" w:sz="0" w:space="0" w:color="auto"/>
            <w:right w:val="none" w:sz="0" w:space="0" w:color="auto"/>
          </w:divBdr>
        </w:div>
        <w:div w:id="824972063">
          <w:marLeft w:val="640"/>
          <w:marRight w:val="0"/>
          <w:marTop w:val="0"/>
          <w:marBottom w:val="0"/>
          <w:divBdr>
            <w:top w:val="none" w:sz="0" w:space="0" w:color="auto"/>
            <w:left w:val="none" w:sz="0" w:space="0" w:color="auto"/>
            <w:bottom w:val="none" w:sz="0" w:space="0" w:color="auto"/>
            <w:right w:val="none" w:sz="0" w:space="0" w:color="auto"/>
          </w:divBdr>
        </w:div>
        <w:div w:id="678971584">
          <w:marLeft w:val="640"/>
          <w:marRight w:val="0"/>
          <w:marTop w:val="0"/>
          <w:marBottom w:val="0"/>
          <w:divBdr>
            <w:top w:val="none" w:sz="0" w:space="0" w:color="auto"/>
            <w:left w:val="none" w:sz="0" w:space="0" w:color="auto"/>
            <w:bottom w:val="none" w:sz="0" w:space="0" w:color="auto"/>
            <w:right w:val="none" w:sz="0" w:space="0" w:color="auto"/>
          </w:divBdr>
        </w:div>
        <w:div w:id="275673400">
          <w:marLeft w:val="640"/>
          <w:marRight w:val="0"/>
          <w:marTop w:val="0"/>
          <w:marBottom w:val="0"/>
          <w:divBdr>
            <w:top w:val="none" w:sz="0" w:space="0" w:color="auto"/>
            <w:left w:val="none" w:sz="0" w:space="0" w:color="auto"/>
            <w:bottom w:val="none" w:sz="0" w:space="0" w:color="auto"/>
            <w:right w:val="none" w:sz="0" w:space="0" w:color="auto"/>
          </w:divBdr>
        </w:div>
        <w:div w:id="471606418">
          <w:marLeft w:val="640"/>
          <w:marRight w:val="0"/>
          <w:marTop w:val="0"/>
          <w:marBottom w:val="0"/>
          <w:divBdr>
            <w:top w:val="none" w:sz="0" w:space="0" w:color="auto"/>
            <w:left w:val="none" w:sz="0" w:space="0" w:color="auto"/>
            <w:bottom w:val="none" w:sz="0" w:space="0" w:color="auto"/>
            <w:right w:val="none" w:sz="0" w:space="0" w:color="auto"/>
          </w:divBdr>
        </w:div>
        <w:div w:id="178856738">
          <w:marLeft w:val="640"/>
          <w:marRight w:val="0"/>
          <w:marTop w:val="0"/>
          <w:marBottom w:val="0"/>
          <w:divBdr>
            <w:top w:val="none" w:sz="0" w:space="0" w:color="auto"/>
            <w:left w:val="none" w:sz="0" w:space="0" w:color="auto"/>
            <w:bottom w:val="none" w:sz="0" w:space="0" w:color="auto"/>
            <w:right w:val="none" w:sz="0" w:space="0" w:color="auto"/>
          </w:divBdr>
        </w:div>
        <w:div w:id="1483037834">
          <w:marLeft w:val="640"/>
          <w:marRight w:val="0"/>
          <w:marTop w:val="0"/>
          <w:marBottom w:val="0"/>
          <w:divBdr>
            <w:top w:val="none" w:sz="0" w:space="0" w:color="auto"/>
            <w:left w:val="none" w:sz="0" w:space="0" w:color="auto"/>
            <w:bottom w:val="none" w:sz="0" w:space="0" w:color="auto"/>
            <w:right w:val="none" w:sz="0" w:space="0" w:color="auto"/>
          </w:divBdr>
        </w:div>
        <w:div w:id="944196631">
          <w:marLeft w:val="640"/>
          <w:marRight w:val="0"/>
          <w:marTop w:val="0"/>
          <w:marBottom w:val="0"/>
          <w:divBdr>
            <w:top w:val="none" w:sz="0" w:space="0" w:color="auto"/>
            <w:left w:val="none" w:sz="0" w:space="0" w:color="auto"/>
            <w:bottom w:val="none" w:sz="0" w:space="0" w:color="auto"/>
            <w:right w:val="none" w:sz="0" w:space="0" w:color="auto"/>
          </w:divBdr>
        </w:div>
        <w:div w:id="922420390">
          <w:marLeft w:val="640"/>
          <w:marRight w:val="0"/>
          <w:marTop w:val="0"/>
          <w:marBottom w:val="0"/>
          <w:divBdr>
            <w:top w:val="none" w:sz="0" w:space="0" w:color="auto"/>
            <w:left w:val="none" w:sz="0" w:space="0" w:color="auto"/>
            <w:bottom w:val="none" w:sz="0" w:space="0" w:color="auto"/>
            <w:right w:val="none" w:sz="0" w:space="0" w:color="auto"/>
          </w:divBdr>
        </w:div>
        <w:div w:id="1588880406">
          <w:marLeft w:val="640"/>
          <w:marRight w:val="0"/>
          <w:marTop w:val="0"/>
          <w:marBottom w:val="0"/>
          <w:divBdr>
            <w:top w:val="none" w:sz="0" w:space="0" w:color="auto"/>
            <w:left w:val="none" w:sz="0" w:space="0" w:color="auto"/>
            <w:bottom w:val="none" w:sz="0" w:space="0" w:color="auto"/>
            <w:right w:val="none" w:sz="0" w:space="0" w:color="auto"/>
          </w:divBdr>
        </w:div>
        <w:div w:id="1172183190">
          <w:marLeft w:val="640"/>
          <w:marRight w:val="0"/>
          <w:marTop w:val="0"/>
          <w:marBottom w:val="0"/>
          <w:divBdr>
            <w:top w:val="none" w:sz="0" w:space="0" w:color="auto"/>
            <w:left w:val="none" w:sz="0" w:space="0" w:color="auto"/>
            <w:bottom w:val="none" w:sz="0" w:space="0" w:color="auto"/>
            <w:right w:val="none" w:sz="0" w:space="0" w:color="auto"/>
          </w:divBdr>
        </w:div>
        <w:div w:id="953634282">
          <w:marLeft w:val="640"/>
          <w:marRight w:val="0"/>
          <w:marTop w:val="0"/>
          <w:marBottom w:val="0"/>
          <w:divBdr>
            <w:top w:val="none" w:sz="0" w:space="0" w:color="auto"/>
            <w:left w:val="none" w:sz="0" w:space="0" w:color="auto"/>
            <w:bottom w:val="none" w:sz="0" w:space="0" w:color="auto"/>
            <w:right w:val="none" w:sz="0" w:space="0" w:color="auto"/>
          </w:divBdr>
        </w:div>
        <w:div w:id="589048903">
          <w:marLeft w:val="640"/>
          <w:marRight w:val="0"/>
          <w:marTop w:val="0"/>
          <w:marBottom w:val="0"/>
          <w:divBdr>
            <w:top w:val="none" w:sz="0" w:space="0" w:color="auto"/>
            <w:left w:val="none" w:sz="0" w:space="0" w:color="auto"/>
            <w:bottom w:val="none" w:sz="0" w:space="0" w:color="auto"/>
            <w:right w:val="none" w:sz="0" w:space="0" w:color="auto"/>
          </w:divBdr>
        </w:div>
        <w:div w:id="959804503">
          <w:marLeft w:val="640"/>
          <w:marRight w:val="0"/>
          <w:marTop w:val="0"/>
          <w:marBottom w:val="0"/>
          <w:divBdr>
            <w:top w:val="none" w:sz="0" w:space="0" w:color="auto"/>
            <w:left w:val="none" w:sz="0" w:space="0" w:color="auto"/>
            <w:bottom w:val="none" w:sz="0" w:space="0" w:color="auto"/>
            <w:right w:val="none" w:sz="0" w:space="0" w:color="auto"/>
          </w:divBdr>
        </w:div>
        <w:div w:id="1305041294">
          <w:marLeft w:val="640"/>
          <w:marRight w:val="0"/>
          <w:marTop w:val="0"/>
          <w:marBottom w:val="0"/>
          <w:divBdr>
            <w:top w:val="none" w:sz="0" w:space="0" w:color="auto"/>
            <w:left w:val="none" w:sz="0" w:space="0" w:color="auto"/>
            <w:bottom w:val="none" w:sz="0" w:space="0" w:color="auto"/>
            <w:right w:val="none" w:sz="0" w:space="0" w:color="auto"/>
          </w:divBdr>
        </w:div>
        <w:div w:id="949237370">
          <w:marLeft w:val="640"/>
          <w:marRight w:val="0"/>
          <w:marTop w:val="0"/>
          <w:marBottom w:val="0"/>
          <w:divBdr>
            <w:top w:val="none" w:sz="0" w:space="0" w:color="auto"/>
            <w:left w:val="none" w:sz="0" w:space="0" w:color="auto"/>
            <w:bottom w:val="none" w:sz="0" w:space="0" w:color="auto"/>
            <w:right w:val="none" w:sz="0" w:space="0" w:color="auto"/>
          </w:divBdr>
        </w:div>
        <w:div w:id="2040740189">
          <w:marLeft w:val="640"/>
          <w:marRight w:val="0"/>
          <w:marTop w:val="0"/>
          <w:marBottom w:val="0"/>
          <w:divBdr>
            <w:top w:val="none" w:sz="0" w:space="0" w:color="auto"/>
            <w:left w:val="none" w:sz="0" w:space="0" w:color="auto"/>
            <w:bottom w:val="none" w:sz="0" w:space="0" w:color="auto"/>
            <w:right w:val="none" w:sz="0" w:space="0" w:color="auto"/>
          </w:divBdr>
        </w:div>
        <w:div w:id="1234925204">
          <w:marLeft w:val="640"/>
          <w:marRight w:val="0"/>
          <w:marTop w:val="0"/>
          <w:marBottom w:val="0"/>
          <w:divBdr>
            <w:top w:val="none" w:sz="0" w:space="0" w:color="auto"/>
            <w:left w:val="none" w:sz="0" w:space="0" w:color="auto"/>
            <w:bottom w:val="none" w:sz="0" w:space="0" w:color="auto"/>
            <w:right w:val="none" w:sz="0" w:space="0" w:color="auto"/>
          </w:divBdr>
        </w:div>
        <w:div w:id="734205537">
          <w:marLeft w:val="640"/>
          <w:marRight w:val="0"/>
          <w:marTop w:val="0"/>
          <w:marBottom w:val="0"/>
          <w:divBdr>
            <w:top w:val="none" w:sz="0" w:space="0" w:color="auto"/>
            <w:left w:val="none" w:sz="0" w:space="0" w:color="auto"/>
            <w:bottom w:val="none" w:sz="0" w:space="0" w:color="auto"/>
            <w:right w:val="none" w:sz="0" w:space="0" w:color="auto"/>
          </w:divBdr>
        </w:div>
        <w:div w:id="675957313">
          <w:marLeft w:val="640"/>
          <w:marRight w:val="0"/>
          <w:marTop w:val="0"/>
          <w:marBottom w:val="0"/>
          <w:divBdr>
            <w:top w:val="none" w:sz="0" w:space="0" w:color="auto"/>
            <w:left w:val="none" w:sz="0" w:space="0" w:color="auto"/>
            <w:bottom w:val="none" w:sz="0" w:space="0" w:color="auto"/>
            <w:right w:val="none" w:sz="0" w:space="0" w:color="auto"/>
          </w:divBdr>
        </w:div>
        <w:div w:id="1064522819">
          <w:marLeft w:val="640"/>
          <w:marRight w:val="0"/>
          <w:marTop w:val="0"/>
          <w:marBottom w:val="0"/>
          <w:divBdr>
            <w:top w:val="none" w:sz="0" w:space="0" w:color="auto"/>
            <w:left w:val="none" w:sz="0" w:space="0" w:color="auto"/>
            <w:bottom w:val="none" w:sz="0" w:space="0" w:color="auto"/>
            <w:right w:val="none" w:sz="0" w:space="0" w:color="auto"/>
          </w:divBdr>
        </w:div>
        <w:div w:id="825897977">
          <w:marLeft w:val="640"/>
          <w:marRight w:val="0"/>
          <w:marTop w:val="0"/>
          <w:marBottom w:val="0"/>
          <w:divBdr>
            <w:top w:val="none" w:sz="0" w:space="0" w:color="auto"/>
            <w:left w:val="none" w:sz="0" w:space="0" w:color="auto"/>
            <w:bottom w:val="none" w:sz="0" w:space="0" w:color="auto"/>
            <w:right w:val="none" w:sz="0" w:space="0" w:color="auto"/>
          </w:divBdr>
        </w:div>
        <w:div w:id="1878080264">
          <w:marLeft w:val="640"/>
          <w:marRight w:val="0"/>
          <w:marTop w:val="0"/>
          <w:marBottom w:val="0"/>
          <w:divBdr>
            <w:top w:val="none" w:sz="0" w:space="0" w:color="auto"/>
            <w:left w:val="none" w:sz="0" w:space="0" w:color="auto"/>
            <w:bottom w:val="none" w:sz="0" w:space="0" w:color="auto"/>
            <w:right w:val="none" w:sz="0" w:space="0" w:color="auto"/>
          </w:divBdr>
        </w:div>
        <w:div w:id="1075978461">
          <w:marLeft w:val="640"/>
          <w:marRight w:val="0"/>
          <w:marTop w:val="0"/>
          <w:marBottom w:val="0"/>
          <w:divBdr>
            <w:top w:val="none" w:sz="0" w:space="0" w:color="auto"/>
            <w:left w:val="none" w:sz="0" w:space="0" w:color="auto"/>
            <w:bottom w:val="none" w:sz="0" w:space="0" w:color="auto"/>
            <w:right w:val="none" w:sz="0" w:space="0" w:color="auto"/>
          </w:divBdr>
        </w:div>
        <w:div w:id="1230652908">
          <w:marLeft w:val="640"/>
          <w:marRight w:val="0"/>
          <w:marTop w:val="0"/>
          <w:marBottom w:val="0"/>
          <w:divBdr>
            <w:top w:val="none" w:sz="0" w:space="0" w:color="auto"/>
            <w:left w:val="none" w:sz="0" w:space="0" w:color="auto"/>
            <w:bottom w:val="none" w:sz="0" w:space="0" w:color="auto"/>
            <w:right w:val="none" w:sz="0" w:space="0" w:color="auto"/>
          </w:divBdr>
        </w:div>
        <w:div w:id="507254249">
          <w:marLeft w:val="640"/>
          <w:marRight w:val="0"/>
          <w:marTop w:val="0"/>
          <w:marBottom w:val="0"/>
          <w:divBdr>
            <w:top w:val="none" w:sz="0" w:space="0" w:color="auto"/>
            <w:left w:val="none" w:sz="0" w:space="0" w:color="auto"/>
            <w:bottom w:val="none" w:sz="0" w:space="0" w:color="auto"/>
            <w:right w:val="none" w:sz="0" w:space="0" w:color="auto"/>
          </w:divBdr>
        </w:div>
        <w:div w:id="481704369">
          <w:marLeft w:val="640"/>
          <w:marRight w:val="0"/>
          <w:marTop w:val="0"/>
          <w:marBottom w:val="0"/>
          <w:divBdr>
            <w:top w:val="none" w:sz="0" w:space="0" w:color="auto"/>
            <w:left w:val="none" w:sz="0" w:space="0" w:color="auto"/>
            <w:bottom w:val="none" w:sz="0" w:space="0" w:color="auto"/>
            <w:right w:val="none" w:sz="0" w:space="0" w:color="auto"/>
          </w:divBdr>
        </w:div>
        <w:div w:id="1290208671">
          <w:marLeft w:val="640"/>
          <w:marRight w:val="0"/>
          <w:marTop w:val="0"/>
          <w:marBottom w:val="0"/>
          <w:divBdr>
            <w:top w:val="none" w:sz="0" w:space="0" w:color="auto"/>
            <w:left w:val="none" w:sz="0" w:space="0" w:color="auto"/>
            <w:bottom w:val="none" w:sz="0" w:space="0" w:color="auto"/>
            <w:right w:val="none" w:sz="0" w:space="0" w:color="auto"/>
          </w:divBdr>
        </w:div>
        <w:div w:id="978336742">
          <w:marLeft w:val="640"/>
          <w:marRight w:val="0"/>
          <w:marTop w:val="0"/>
          <w:marBottom w:val="0"/>
          <w:divBdr>
            <w:top w:val="none" w:sz="0" w:space="0" w:color="auto"/>
            <w:left w:val="none" w:sz="0" w:space="0" w:color="auto"/>
            <w:bottom w:val="none" w:sz="0" w:space="0" w:color="auto"/>
            <w:right w:val="none" w:sz="0" w:space="0" w:color="auto"/>
          </w:divBdr>
        </w:div>
        <w:div w:id="36011398">
          <w:marLeft w:val="640"/>
          <w:marRight w:val="0"/>
          <w:marTop w:val="0"/>
          <w:marBottom w:val="0"/>
          <w:divBdr>
            <w:top w:val="none" w:sz="0" w:space="0" w:color="auto"/>
            <w:left w:val="none" w:sz="0" w:space="0" w:color="auto"/>
            <w:bottom w:val="none" w:sz="0" w:space="0" w:color="auto"/>
            <w:right w:val="none" w:sz="0" w:space="0" w:color="auto"/>
          </w:divBdr>
        </w:div>
        <w:div w:id="974333981">
          <w:marLeft w:val="640"/>
          <w:marRight w:val="0"/>
          <w:marTop w:val="0"/>
          <w:marBottom w:val="0"/>
          <w:divBdr>
            <w:top w:val="none" w:sz="0" w:space="0" w:color="auto"/>
            <w:left w:val="none" w:sz="0" w:space="0" w:color="auto"/>
            <w:bottom w:val="none" w:sz="0" w:space="0" w:color="auto"/>
            <w:right w:val="none" w:sz="0" w:space="0" w:color="auto"/>
          </w:divBdr>
        </w:div>
        <w:div w:id="1796559011">
          <w:marLeft w:val="640"/>
          <w:marRight w:val="0"/>
          <w:marTop w:val="0"/>
          <w:marBottom w:val="0"/>
          <w:divBdr>
            <w:top w:val="none" w:sz="0" w:space="0" w:color="auto"/>
            <w:left w:val="none" w:sz="0" w:space="0" w:color="auto"/>
            <w:bottom w:val="none" w:sz="0" w:space="0" w:color="auto"/>
            <w:right w:val="none" w:sz="0" w:space="0" w:color="auto"/>
          </w:divBdr>
        </w:div>
        <w:div w:id="481391686">
          <w:marLeft w:val="640"/>
          <w:marRight w:val="0"/>
          <w:marTop w:val="0"/>
          <w:marBottom w:val="0"/>
          <w:divBdr>
            <w:top w:val="none" w:sz="0" w:space="0" w:color="auto"/>
            <w:left w:val="none" w:sz="0" w:space="0" w:color="auto"/>
            <w:bottom w:val="none" w:sz="0" w:space="0" w:color="auto"/>
            <w:right w:val="none" w:sz="0" w:space="0" w:color="auto"/>
          </w:divBdr>
        </w:div>
        <w:div w:id="1213538807">
          <w:marLeft w:val="640"/>
          <w:marRight w:val="0"/>
          <w:marTop w:val="0"/>
          <w:marBottom w:val="0"/>
          <w:divBdr>
            <w:top w:val="none" w:sz="0" w:space="0" w:color="auto"/>
            <w:left w:val="none" w:sz="0" w:space="0" w:color="auto"/>
            <w:bottom w:val="none" w:sz="0" w:space="0" w:color="auto"/>
            <w:right w:val="none" w:sz="0" w:space="0" w:color="auto"/>
          </w:divBdr>
        </w:div>
        <w:div w:id="570389634">
          <w:marLeft w:val="640"/>
          <w:marRight w:val="0"/>
          <w:marTop w:val="0"/>
          <w:marBottom w:val="0"/>
          <w:divBdr>
            <w:top w:val="none" w:sz="0" w:space="0" w:color="auto"/>
            <w:left w:val="none" w:sz="0" w:space="0" w:color="auto"/>
            <w:bottom w:val="none" w:sz="0" w:space="0" w:color="auto"/>
            <w:right w:val="none" w:sz="0" w:space="0" w:color="auto"/>
          </w:divBdr>
        </w:div>
        <w:div w:id="1446001465">
          <w:marLeft w:val="640"/>
          <w:marRight w:val="0"/>
          <w:marTop w:val="0"/>
          <w:marBottom w:val="0"/>
          <w:divBdr>
            <w:top w:val="none" w:sz="0" w:space="0" w:color="auto"/>
            <w:left w:val="none" w:sz="0" w:space="0" w:color="auto"/>
            <w:bottom w:val="none" w:sz="0" w:space="0" w:color="auto"/>
            <w:right w:val="none" w:sz="0" w:space="0" w:color="auto"/>
          </w:divBdr>
        </w:div>
        <w:div w:id="225535632">
          <w:marLeft w:val="640"/>
          <w:marRight w:val="0"/>
          <w:marTop w:val="0"/>
          <w:marBottom w:val="0"/>
          <w:divBdr>
            <w:top w:val="none" w:sz="0" w:space="0" w:color="auto"/>
            <w:left w:val="none" w:sz="0" w:space="0" w:color="auto"/>
            <w:bottom w:val="none" w:sz="0" w:space="0" w:color="auto"/>
            <w:right w:val="none" w:sz="0" w:space="0" w:color="auto"/>
          </w:divBdr>
        </w:div>
        <w:div w:id="985478461">
          <w:marLeft w:val="640"/>
          <w:marRight w:val="0"/>
          <w:marTop w:val="0"/>
          <w:marBottom w:val="0"/>
          <w:divBdr>
            <w:top w:val="none" w:sz="0" w:space="0" w:color="auto"/>
            <w:left w:val="none" w:sz="0" w:space="0" w:color="auto"/>
            <w:bottom w:val="none" w:sz="0" w:space="0" w:color="auto"/>
            <w:right w:val="none" w:sz="0" w:space="0" w:color="auto"/>
          </w:divBdr>
        </w:div>
        <w:div w:id="2117823931">
          <w:marLeft w:val="640"/>
          <w:marRight w:val="0"/>
          <w:marTop w:val="0"/>
          <w:marBottom w:val="0"/>
          <w:divBdr>
            <w:top w:val="none" w:sz="0" w:space="0" w:color="auto"/>
            <w:left w:val="none" w:sz="0" w:space="0" w:color="auto"/>
            <w:bottom w:val="none" w:sz="0" w:space="0" w:color="auto"/>
            <w:right w:val="none" w:sz="0" w:space="0" w:color="auto"/>
          </w:divBdr>
        </w:div>
        <w:div w:id="922563698">
          <w:marLeft w:val="640"/>
          <w:marRight w:val="0"/>
          <w:marTop w:val="0"/>
          <w:marBottom w:val="0"/>
          <w:divBdr>
            <w:top w:val="none" w:sz="0" w:space="0" w:color="auto"/>
            <w:left w:val="none" w:sz="0" w:space="0" w:color="auto"/>
            <w:bottom w:val="none" w:sz="0" w:space="0" w:color="auto"/>
            <w:right w:val="none" w:sz="0" w:space="0" w:color="auto"/>
          </w:divBdr>
        </w:div>
        <w:div w:id="288559412">
          <w:marLeft w:val="640"/>
          <w:marRight w:val="0"/>
          <w:marTop w:val="0"/>
          <w:marBottom w:val="0"/>
          <w:divBdr>
            <w:top w:val="none" w:sz="0" w:space="0" w:color="auto"/>
            <w:left w:val="none" w:sz="0" w:space="0" w:color="auto"/>
            <w:bottom w:val="none" w:sz="0" w:space="0" w:color="auto"/>
            <w:right w:val="none" w:sz="0" w:space="0" w:color="auto"/>
          </w:divBdr>
        </w:div>
        <w:div w:id="1996836093">
          <w:marLeft w:val="640"/>
          <w:marRight w:val="0"/>
          <w:marTop w:val="0"/>
          <w:marBottom w:val="0"/>
          <w:divBdr>
            <w:top w:val="none" w:sz="0" w:space="0" w:color="auto"/>
            <w:left w:val="none" w:sz="0" w:space="0" w:color="auto"/>
            <w:bottom w:val="none" w:sz="0" w:space="0" w:color="auto"/>
            <w:right w:val="none" w:sz="0" w:space="0" w:color="auto"/>
          </w:divBdr>
        </w:div>
        <w:div w:id="342172825">
          <w:marLeft w:val="640"/>
          <w:marRight w:val="0"/>
          <w:marTop w:val="0"/>
          <w:marBottom w:val="0"/>
          <w:divBdr>
            <w:top w:val="none" w:sz="0" w:space="0" w:color="auto"/>
            <w:left w:val="none" w:sz="0" w:space="0" w:color="auto"/>
            <w:bottom w:val="none" w:sz="0" w:space="0" w:color="auto"/>
            <w:right w:val="none" w:sz="0" w:space="0" w:color="auto"/>
          </w:divBdr>
        </w:div>
        <w:div w:id="43868163">
          <w:marLeft w:val="640"/>
          <w:marRight w:val="0"/>
          <w:marTop w:val="0"/>
          <w:marBottom w:val="0"/>
          <w:divBdr>
            <w:top w:val="none" w:sz="0" w:space="0" w:color="auto"/>
            <w:left w:val="none" w:sz="0" w:space="0" w:color="auto"/>
            <w:bottom w:val="none" w:sz="0" w:space="0" w:color="auto"/>
            <w:right w:val="none" w:sz="0" w:space="0" w:color="auto"/>
          </w:divBdr>
        </w:div>
        <w:div w:id="1713309396">
          <w:marLeft w:val="640"/>
          <w:marRight w:val="0"/>
          <w:marTop w:val="0"/>
          <w:marBottom w:val="0"/>
          <w:divBdr>
            <w:top w:val="none" w:sz="0" w:space="0" w:color="auto"/>
            <w:left w:val="none" w:sz="0" w:space="0" w:color="auto"/>
            <w:bottom w:val="none" w:sz="0" w:space="0" w:color="auto"/>
            <w:right w:val="none" w:sz="0" w:space="0" w:color="auto"/>
          </w:divBdr>
        </w:div>
        <w:div w:id="157771608">
          <w:marLeft w:val="640"/>
          <w:marRight w:val="0"/>
          <w:marTop w:val="0"/>
          <w:marBottom w:val="0"/>
          <w:divBdr>
            <w:top w:val="none" w:sz="0" w:space="0" w:color="auto"/>
            <w:left w:val="none" w:sz="0" w:space="0" w:color="auto"/>
            <w:bottom w:val="none" w:sz="0" w:space="0" w:color="auto"/>
            <w:right w:val="none" w:sz="0" w:space="0" w:color="auto"/>
          </w:divBdr>
        </w:div>
        <w:div w:id="1229414194">
          <w:marLeft w:val="640"/>
          <w:marRight w:val="0"/>
          <w:marTop w:val="0"/>
          <w:marBottom w:val="0"/>
          <w:divBdr>
            <w:top w:val="none" w:sz="0" w:space="0" w:color="auto"/>
            <w:left w:val="none" w:sz="0" w:space="0" w:color="auto"/>
            <w:bottom w:val="none" w:sz="0" w:space="0" w:color="auto"/>
            <w:right w:val="none" w:sz="0" w:space="0" w:color="auto"/>
          </w:divBdr>
        </w:div>
        <w:div w:id="537937922">
          <w:marLeft w:val="640"/>
          <w:marRight w:val="0"/>
          <w:marTop w:val="0"/>
          <w:marBottom w:val="0"/>
          <w:divBdr>
            <w:top w:val="none" w:sz="0" w:space="0" w:color="auto"/>
            <w:left w:val="none" w:sz="0" w:space="0" w:color="auto"/>
            <w:bottom w:val="none" w:sz="0" w:space="0" w:color="auto"/>
            <w:right w:val="none" w:sz="0" w:space="0" w:color="auto"/>
          </w:divBdr>
        </w:div>
        <w:div w:id="503665902">
          <w:marLeft w:val="640"/>
          <w:marRight w:val="0"/>
          <w:marTop w:val="0"/>
          <w:marBottom w:val="0"/>
          <w:divBdr>
            <w:top w:val="none" w:sz="0" w:space="0" w:color="auto"/>
            <w:left w:val="none" w:sz="0" w:space="0" w:color="auto"/>
            <w:bottom w:val="none" w:sz="0" w:space="0" w:color="auto"/>
            <w:right w:val="none" w:sz="0" w:space="0" w:color="auto"/>
          </w:divBdr>
        </w:div>
        <w:div w:id="1301691711">
          <w:marLeft w:val="640"/>
          <w:marRight w:val="0"/>
          <w:marTop w:val="0"/>
          <w:marBottom w:val="0"/>
          <w:divBdr>
            <w:top w:val="none" w:sz="0" w:space="0" w:color="auto"/>
            <w:left w:val="none" w:sz="0" w:space="0" w:color="auto"/>
            <w:bottom w:val="none" w:sz="0" w:space="0" w:color="auto"/>
            <w:right w:val="none" w:sz="0" w:space="0" w:color="auto"/>
          </w:divBdr>
        </w:div>
        <w:div w:id="1160657968">
          <w:marLeft w:val="640"/>
          <w:marRight w:val="0"/>
          <w:marTop w:val="0"/>
          <w:marBottom w:val="0"/>
          <w:divBdr>
            <w:top w:val="none" w:sz="0" w:space="0" w:color="auto"/>
            <w:left w:val="none" w:sz="0" w:space="0" w:color="auto"/>
            <w:bottom w:val="none" w:sz="0" w:space="0" w:color="auto"/>
            <w:right w:val="none" w:sz="0" w:space="0" w:color="auto"/>
          </w:divBdr>
        </w:div>
        <w:div w:id="311451474">
          <w:marLeft w:val="640"/>
          <w:marRight w:val="0"/>
          <w:marTop w:val="0"/>
          <w:marBottom w:val="0"/>
          <w:divBdr>
            <w:top w:val="none" w:sz="0" w:space="0" w:color="auto"/>
            <w:left w:val="none" w:sz="0" w:space="0" w:color="auto"/>
            <w:bottom w:val="none" w:sz="0" w:space="0" w:color="auto"/>
            <w:right w:val="none" w:sz="0" w:space="0" w:color="auto"/>
          </w:divBdr>
        </w:div>
        <w:div w:id="1655255710">
          <w:marLeft w:val="640"/>
          <w:marRight w:val="0"/>
          <w:marTop w:val="0"/>
          <w:marBottom w:val="0"/>
          <w:divBdr>
            <w:top w:val="none" w:sz="0" w:space="0" w:color="auto"/>
            <w:left w:val="none" w:sz="0" w:space="0" w:color="auto"/>
            <w:bottom w:val="none" w:sz="0" w:space="0" w:color="auto"/>
            <w:right w:val="none" w:sz="0" w:space="0" w:color="auto"/>
          </w:divBdr>
        </w:div>
        <w:div w:id="1765808075">
          <w:marLeft w:val="640"/>
          <w:marRight w:val="0"/>
          <w:marTop w:val="0"/>
          <w:marBottom w:val="0"/>
          <w:divBdr>
            <w:top w:val="none" w:sz="0" w:space="0" w:color="auto"/>
            <w:left w:val="none" w:sz="0" w:space="0" w:color="auto"/>
            <w:bottom w:val="none" w:sz="0" w:space="0" w:color="auto"/>
            <w:right w:val="none" w:sz="0" w:space="0" w:color="auto"/>
          </w:divBdr>
        </w:div>
        <w:div w:id="1354501859">
          <w:marLeft w:val="640"/>
          <w:marRight w:val="0"/>
          <w:marTop w:val="0"/>
          <w:marBottom w:val="0"/>
          <w:divBdr>
            <w:top w:val="none" w:sz="0" w:space="0" w:color="auto"/>
            <w:left w:val="none" w:sz="0" w:space="0" w:color="auto"/>
            <w:bottom w:val="none" w:sz="0" w:space="0" w:color="auto"/>
            <w:right w:val="none" w:sz="0" w:space="0" w:color="auto"/>
          </w:divBdr>
        </w:div>
        <w:div w:id="342248111">
          <w:marLeft w:val="640"/>
          <w:marRight w:val="0"/>
          <w:marTop w:val="0"/>
          <w:marBottom w:val="0"/>
          <w:divBdr>
            <w:top w:val="none" w:sz="0" w:space="0" w:color="auto"/>
            <w:left w:val="none" w:sz="0" w:space="0" w:color="auto"/>
            <w:bottom w:val="none" w:sz="0" w:space="0" w:color="auto"/>
            <w:right w:val="none" w:sz="0" w:space="0" w:color="auto"/>
          </w:divBdr>
        </w:div>
        <w:div w:id="704402367">
          <w:marLeft w:val="640"/>
          <w:marRight w:val="0"/>
          <w:marTop w:val="0"/>
          <w:marBottom w:val="0"/>
          <w:divBdr>
            <w:top w:val="none" w:sz="0" w:space="0" w:color="auto"/>
            <w:left w:val="none" w:sz="0" w:space="0" w:color="auto"/>
            <w:bottom w:val="none" w:sz="0" w:space="0" w:color="auto"/>
            <w:right w:val="none" w:sz="0" w:space="0" w:color="auto"/>
          </w:divBdr>
        </w:div>
        <w:div w:id="2009290141">
          <w:marLeft w:val="640"/>
          <w:marRight w:val="0"/>
          <w:marTop w:val="0"/>
          <w:marBottom w:val="0"/>
          <w:divBdr>
            <w:top w:val="none" w:sz="0" w:space="0" w:color="auto"/>
            <w:left w:val="none" w:sz="0" w:space="0" w:color="auto"/>
            <w:bottom w:val="none" w:sz="0" w:space="0" w:color="auto"/>
            <w:right w:val="none" w:sz="0" w:space="0" w:color="auto"/>
          </w:divBdr>
        </w:div>
      </w:divsChild>
    </w:div>
    <w:div w:id="374088200">
      <w:bodyDiv w:val="1"/>
      <w:marLeft w:val="0"/>
      <w:marRight w:val="0"/>
      <w:marTop w:val="0"/>
      <w:marBottom w:val="0"/>
      <w:divBdr>
        <w:top w:val="none" w:sz="0" w:space="0" w:color="auto"/>
        <w:left w:val="none" w:sz="0" w:space="0" w:color="auto"/>
        <w:bottom w:val="none" w:sz="0" w:space="0" w:color="auto"/>
        <w:right w:val="none" w:sz="0" w:space="0" w:color="auto"/>
      </w:divBdr>
      <w:divsChild>
        <w:div w:id="1341739592">
          <w:marLeft w:val="640"/>
          <w:marRight w:val="0"/>
          <w:marTop w:val="0"/>
          <w:marBottom w:val="0"/>
          <w:divBdr>
            <w:top w:val="none" w:sz="0" w:space="0" w:color="auto"/>
            <w:left w:val="none" w:sz="0" w:space="0" w:color="auto"/>
            <w:bottom w:val="none" w:sz="0" w:space="0" w:color="auto"/>
            <w:right w:val="none" w:sz="0" w:space="0" w:color="auto"/>
          </w:divBdr>
        </w:div>
        <w:div w:id="1149247880">
          <w:marLeft w:val="640"/>
          <w:marRight w:val="0"/>
          <w:marTop w:val="0"/>
          <w:marBottom w:val="0"/>
          <w:divBdr>
            <w:top w:val="none" w:sz="0" w:space="0" w:color="auto"/>
            <w:left w:val="none" w:sz="0" w:space="0" w:color="auto"/>
            <w:bottom w:val="none" w:sz="0" w:space="0" w:color="auto"/>
            <w:right w:val="none" w:sz="0" w:space="0" w:color="auto"/>
          </w:divBdr>
        </w:div>
        <w:div w:id="1615283290">
          <w:marLeft w:val="640"/>
          <w:marRight w:val="0"/>
          <w:marTop w:val="0"/>
          <w:marBottom w:val="0"/>
          <w:divBdr>
            <w:top w:val="none" w:sz="0" w:space="0" w:color="auto"/>
            <w:left w:val="none" w:sz="0" w:space="0" w:color="auto"/>
            <w:bottom w:val="none" w:sz="0" w:space="0" w:color="auto"/>
            <w:right w:val="none" w:sz="0" w:space="0" w:color="auto"/>
          </w:divBdr>
        </w:div>
        <w:div w:id="1393774770">
          <w:marLeft w:val="640"/>
          <w:marRight w:val="0"/>
          <w:marTop w:val="0"/>
          <w:marBottom w:val="0"/>
          <w:divBdr>
            <w:top w:val="none" w:sz="0" w:space="0" w:color="auto"/>
            <w:left w:val="none" w:sz="0" w:space="0" w:color="auto"/>
            <w:bottom w:val="none" w:sz="0" w:space="0" w:color="auto"/>
            <w:right w:val="none" w:sz="0" w:space="0" w:color="auto"/>
          </w:divBdr>
        </w:div>
        <w:div w:id="1778986186">
          <w:marLeft w:val="640"/>
          <w:marRight w:val="0"/>
          <w:marTop w:val="0"/>
          <w:marBottom w:val="0"/>
          <w:divBdr>
            <w:top w:val="none" w:sz="0" w:space="0" w:color="auto"/>
            <w:left w:val="none" w:sz="0" w:space="0" w:color="auto"/>
            <w:bottom w:val="none" w:sz="0" w:space="0" w:color="auto"/>
            <w:right w:val="none" w:sz="0" w:space="0" w:color="auto"/>
          </w:divBdr>
        </w:div>
        <w:div w:id="1707874599">
          <w:marLeft w:val="640"/>
          <w:marRight w:val="0"/>
          <w:marTop w:val="0"/>
          <w:marBottom w:val="0"/>
          <w:divBdr>
            <w:top w:val="none" w:sz="0" w:space="0" w:color="auto"/>
            <w:left w:val="none" w:sz="0" w:space="0" w:color="auto"/>
            <w:bottom w:val="none" w:sz="0" w:space="0" w:color="auto"/>
            <w:right w:val="none" w:sz="0" w:space="0" w:color="auto"/>
          </w:divBdr>
        </w:div>
        <w:div w:id="1962229224">
          <w:marLeft w:val="640"/>
          <w:marRight w:val="0"/>
          <w:marTop w:val="0"/>
          <w:marBottom w:val="0"/>
          <w:divBdr>
            <w:top w:val="none" w:sz="0" w:space="0" w:color="auto"/>
            <w:left w:val="none" w:sz="0" w:space="0" w:color="auto"/>
            <w:bottom w:val="none" w:sz="0" w:space="0" w:color="auto"/>
            <w:right w:val="none" w:sz="0" w:space="0" w:color="auto"/>
          </w:divBdr>
        </w:div>
        <w:div w:id="2134783540">
          <w:marLeft w:val="640"/>
          <w:marRight w:val="0"/>
          <w:marTop w:val="0"/>
          <w:marBottom w:val="0"/>
          <w:divBdr>
            <w:top w:val="none" w:sz="0" w:space="0" w:color="auto"/>
            <w:left w:val="none" w:sz="0" w:space="0" w:color="auto"/>
            <w:bottom w:val="none" w:sz="0" w:space="0" w:color="auto"/>
            <w:right w:val="none" w:sz="0" w:space="0" w:color="auto"/>
          </w:divBdr>
        </w:div>
        <w:div w:id="34627618">
          <w:marLeft w:val="640"/>
          <w:marRight w:val="0"/>
          <w:marTop w:val="0"/>
          <w:marBottom w:val="0"/>
          <w:divBdr>
            <w:top w:val="none" w:sz="0" w:space="0" w:color="auto"/>
            <w:left w:val="none" w:sz="0" w:space="0" w:color="auto"/>
            <w:bottom w:val="none" w:sz="0" w:space="0" w:color="auto"/>
            <w:right w:val="none" w:sz="0" w:space="0" w:color="auto"/>
          </w:divBdr>
        </w:div>
        <w:div w:id="737245850">
          <w:marLeft w:val="640"/>
          <w:marRight w:val="0"/>
          <w:marTop w:val="0"/>
          <w:marBottom w:val="0"/>
          <w:divBdr>
            <w:top w:val="none" w:sz="0" w:space="0" w:color="auto"/>
            <w:left w:val="none" w:sz="0" w:space="0" w:color="auto"/>
            <w:bottom w:val="none" w:sz="0" w:space="0" w:color="auto"/>
            <w:right w:val="none" w:sz="0" w:space="0" w:color="auto"/>
          </w:divBdr>
        </w:div>
        <w:div w:id="451367539">
          <w:marLeft w:val="640"/>
          <w:marRight w:val="0"/>
          <w:marTop w:val="0"/>
          <w:marBottom w:val="0"/>
          <w:divBdr>
            <w:top w:val="none" w:sz="0" w:space="0" w:color="auto"/>
            <w:left w:val="none" w:sz="0" w:space="0" w:color="auto"/>
            <w:bottom w:val="none" w:sz="0" w:space="0" w:color="auto"/>
            <w:right w:val="none" w:sz="0" w:space="0" w:color="auto"/>
          </w:divBdr>
        </w:div>
        <w:div w:id="654529534">
          <w:marLeft w:val="640"/>
          <w:marRight w:val="0"/>
          <w:marTop w:val="0"/>
          <w:marBottom w:val="0"/>
          <w:divBdr>
            <w:top w:val="none" w:sz="0" w:space="0" w:color="auto"/>
            <w:left w:val="none" w:sz="0" w:space="0" w:color="auto"/>
            <w:bottom w:val="none" w:sz="0" w:space="0" w:color="auto"/>
            <w:right w:val="none" w:sz="0" w:space="0" w:color="auto"/>
          </w:divBdr>
        </w:div>
        <w:div w:id="1239055175">
          <w:marLeft w:val="640"/>
          <w:marRight w:val="0"/>
          <w:marTop w:val="0"/>
          <w:marBottom w:val="0"/>
          <w:divBdr>
            <w:top w:val="none" w:sz="0" w:space="0" w:color="auto"/>
            <w:left w:val="none" w:sz="0" w:space="0" w:color="auto"/>
            <w:bottom w:val="none" w:sz="0" w:space="0" w:color="auto"/>
            <w:right w:val="none" w:sz="0" w:space="0" w:color="auto"/>
          </w:divBdr>
        </w:div>
        <w:div w:id="24062324">
          <w:marLeft w:val="640"/>
          <w:marRight w:val="0"/>
          <w:marTop w:val="0"/>
          <w:marBottom w:val="0"/>
          <w:divBdr>
            <w:top w:val="none" w:sz="0" w:space="0" w:color="auto"/>
            <w:left w:val="none" w:sz="0" w:space="0" w:color="auto"/>
            <w:bottom w:val="none" w:sz="0" w:space="0" w:color="auto"/>
            <w:right w:val="none" w:sz="0" w:space="0" w:color="auto"/>
          </w:divBdr>
        </w:div>
        <w:div w:id="1771924231">
          <w:marLeft w:val="640"/>
          <w:marRight w:val="0"/>
          <w:marTop w:val="0"/>
          <w:marBottom w:val="0"/>
          <w:divBdr>
            <w:top w:val="none" w:sz="0" w:space="0" w:color="auto"/>
            <w:left w:val="none" w:sz="0" w:space="0" w:color="auto"/>
            <w:bottom w:val="none" w:sz="0" w:space="0" w:color="auto"/>
            <w:right w:val="none" w:sz="0" w:space="0" w:color="auto"/>
          </w:divBdr>
        </w:div>
        <w:div w:id="287393347">
          <w:marLeft w:val="640"/>
          <w:marRight w:val="0"/>
          <w:marTop w:val="0"/>
          <w:marBottom w:val="0"/>
          <w:divBdr>
            <w:top w:val="none" w:sz="0" w:space="0" w:color="auto"/>
            <w:left w:val="none" w:sz="0" w:space="0" w:color="auto"/>
            <w:bottom w:val="none" w:sz="0" w:space="0" w:color="auto"/>
            <w:right w:val="none" w:sz="0" w:space="0" w:color="auto"/>
          </w:divBdr>
        </w:div>
        <w:div w:id="279344494">
          <w:marLeft w:val="640"/>
          <w:marRight w:val="0"/>
          <w:marTop w:val="0"/>
          <w:marBottom w:val="0"/>
          <w:divBdr>
            <w:top w:val="none" w:sz="0" w:space="0" w:color="auto"/>
            <w:left w:val="none" w:sz="0" w:space="0" w:color="auto"/>
            <w:bottom w:val="none" w:sz="0" w:space="0" w:color="auto"/>
            <w:right w:val="none" w:sz="0" w:space="0" w:color="auto"/>
          </w:divBdr>
        </w:div>
        <w:div w:id="398749510">
          <w:marLeft w:val="640"/>
          <w:marRight w:val="0"/>
          <w:marTop w:val="0"/>
          <w:marBottom w:val="0"/>
          <w:divBdr>
            <w:top w:val="none" w:sz="0" w:space="0" w:color="auto"/>
            <w:left w:val="none" w:sz="0" w:space="0" w:color="auto"/>
            <w:bottom w:val="none" w:sz="0" w:space="0" w:color="auto"/>
            <w:right w:val="none" w:sz="0" w:space="0" w:color="auto"/>
          </w:divBdr>
        </w:div>
        <w:div w:id="12846536">
          <w:marLeft w:val="640"/>
          <w:marRight w:val="0"/>
          <w:marTop w:val="0"/>
          <w:marBottom w:val="0"/>
          <w:divBdr>
            <w:top w:val="none" w:sz="0" w:space="0" w:color="auto"/>
            <w:left w:val="none" w:sz="0" w:space="0" w:color="auto"/>
            <w:bottom w:val="none" w:sz="0" w:space="0" w:color="auto"/>
            <w:right w:val="none" w:sz="0" w:space="0" w:color="auto"/>
          </w:divBdr>
        </w:div>
        <w:div w:id="1220634394">
          <w:marLeft w:val="640"/>
          <w:marRight w:val="0"/>
          <w:marTop w:val="0"/>
          <w:marBottom w:val="0"/>
          <w:divBdr>
            <w:top w:val="none" w:sz="0" w:space="0" w:color="auto"/>
            <w:left w:val="none" w:sz="0" w:space="0" w:color="auto"/>
            <w:bottom w:val="none" w:sz="0" w:space="0" w:color="auto"/>
            <w:right w:val="none" w:sz="0" w:space="0" w:color="auto"/>
          </w:divBdr>
        </w:div>
        <w:div w:id="1796096914">
          <w:marLeft w:val="640"/>
          <w:marRight w:val="0"/>
          <w:marTop w:val="0"/>
          <w:marBottom w:val="0"/>
          <w:divBdr>
            <w:top w:val="none" w:sz="0" w:space="0" w:color="auto"/>
            <w:left w:val="none" w:sz="0" w:space="0" w:color="auto"/>
            <w:bottom w:val="none" w:sz="0" w:space="0" w:color="auto"/>
            <w:right w:val="none" w:sz="0" w:space="0" w:color="auto"/>
          </w:divBdr>
        </w:div>
        <w:div w:id="1455908863">
          <w:marLeft w:val="640"/>
          <w:marRight w:val="0"/>
          <w:marTop w:val="0"/>
          <w:marBottom w:val="0"/>
          <w:divBdr>
            <w:top w:val="none" w:sz="0" w:space="0" w:color="auto"/>
            <w:left w:val="none" w:sz="0" w:space="0" w:color="auto"/>
            <w:bottom w:val="none" w:sz="0" w:space="0" w:color="auto"/>
            <w:right w:val="none" w:sz="0" w:space="0" w:color="auto"/>
          </w:divBdr>
        </w:div>
        <w:div w:id="1529374076">
          <w:marLeft w:val="640"/>
          <w:marRight w:val="0"/>
          <w:marTop w:val="0"/>
          <w:marBottom w:val="0"/>
          <w:divBdr>
            <w:top w:val="none" w:sz="0" w:space="0" w:color="auto"/>
            <w:left w:val="none" w:sz="0" w:space="0" w:color="auto"/>
            <w:bottom w:val="none" w:sz="0" w:space="0" w:color="auto"/>
            <w:right w:val="none" w:sz="0" w:space="0" w:color="auto"/>
          </w:divBdr>
        </w:div>
        <w:div w:id="1699351412">
          <w:marLeft w:val="640"/>
          <w:marRight w:val="0"/>
          <w:marTop w:val="0"/>
          <w:marBottom w:val="0"/>
          <w:divBdr>
            <w:top w:val="none" w:sz="0" w:space="0" w:color="auto"/>
            <w:left w:val="none" w:sz="0" w:space="0" w:color="auto"/>
            <w:bottom w:val="none" w:sz="0" w:space="0" w:color="auto"/>
            <w:right w:val="none" w:sz="0" w:space="0" w:color="auto"/>
          </w:divBdr>
        </w:div>
        <w:div w:id="1791969637">
          <w:marLeft w:val="640"/>
          <w:marRight w:val="0"/>
          <w:marTop w:val="0"/>
          <w:marBottom w:val="0"/>
          <w:divBdr>
            <w:top w:val="none" w:sz="0" w:space="0" w:color="auto"/>
            <w:left w:val="none" w:sz="0" w:space="0" w:color="auto"/>
            <w:bottom w:val="none" w:sz="0" w:space="0" w:color="auto"/>
            <w:right w:val="none" w:sz="0" w:space="0" w:color="auto"/>
          </w:divBdr>
        </w:div>
        <w:div w:id="1139542220">
          <w:marLeft w:val="640"/>
          <w:marRight w:val="0"/>
          <w:marTop w:val="0"/>
          <w:marBottom w:val="0"/>
          <w:divBdr>
            <w:top w:val="none" w:sz="0" w:space="0" w:color="auto"/>
            <w:left w:val="none" w:sz="0" w:space="0" w:color="auto"/>
            <w:bottom w:val="none" w:sz="0" w:space="0" w:color="auto"/>
            <w:right w:val="none" w:sz="0" w:space="0" w:color="auto"/>
          </w:divBdr>
        </w:div>
        <w:div w:id="224534009">
          <w:marLeft w:val="640"/>
          <w:marRight w:val="0"/>
          <w:marTop w:val="0"/>
          <w:marBottom w:val="0"/>
          <w:divBdr>
            <w:top w:val="none" w:sz="0" w:space="0" w:color="auto"/>
            <w:left w:val="none" w:sz="0" w:space="0" w:color="auto"/>
            <w:bottom w:val="none" w:sz="0" w:space="0" w:color="auto"/>
            <w:right w:val="none" w:sz="0" w:space="0" w:color="auto"/>
          </w:divBdr>
        </w:div>
        <w:div w:id="1720006754">
          <w:marLeft w:val="640"/>
          <w:marRight w:val="0"/>
          <w:marTop w:val="0"/>
          <w:marBottom w:val="0"/>
          <w:divBdr>
            <w:top w:val="none" w:sz="0" w:space="0" w:color="auto"/>
            <w:left w:val="none" w:sz="0" w:space="0" w:color="auto"/>
            <w:bottom w:val="none" w:sz="0" w:space="0" w:color="auto"/>
            <w:right w:val="none" w:sz="0" w:space="0" w:color="auto"/>
          </w:divBdr>
        </w:div>
        <w:div w:id="849489580">
          <w:marLeft w:val="640"/>
          <w:marRight w:val="0"/>
          <w:marTop w:val="0"/>
          <w:marBottom w:val="0"/>
          <w:divBdr>
            <w:top w:val="none" w:sz="0" w:space="0" w:color="auto"/>
            <w:left w:val="none" w:sz="0" w:space="0" w:color="auto"/>
            <w:bottom w:val="none" w:sz="0" w:space="0" w:color="auto"/>
            <w:right w:val="none" w:sz="0" w:space="0" w:color="auto"/>
          </w:divBdr>
        </w:div>
        <w:div w:id="556822187">
          <w:marLeft w:val="640"/>
          <w:marRight w:val="0"/>
          <w:marTop w:val="0"/>
          <w:marBottom w:val="0"/>
          <w:divBdr>
            <w:top w:val="none" w:sz="0" w:space="0" w:color="auto"/>
            <w:left w:val="none" w:sz="0" w:space="0" w:color="auto"/>
            <w:bottom w:val="none" w:sz="0" w:space="0" w:color="auto"/>
            <w:right w:val="none" w:sz="0" w:space="0" w:color="auto"/>
          </w:divBdr>
        </w:div>
        <w:div w:id="828599354">
          <w:marLeft w:val="640"/>
          <w:marRight w:val="0"/>
          <w:marTop w:val="0"/>
          <w:marBottom w:val="0"/>
          <w:divBdr>
            <w:top w:val="none" w:sz="0" w:space="0" w:color="auto"/>
            <w:left w:val="none" w:sz="0" w:space="0" w:color="auto"/>
            <w:bottom w:val="none" w:sz="0" w:space="0" w:color="auto"/>
            <w:right w:val="none" w:sz="0" w:space="0" w:color="auto"/>
          </w:divBdr>
        </w:div>
        <w:div w:id="364256781">
          <w:marLeft w:val="640"/>
          <w:marRight w:val="0"/>
          <w:marTop w:val="0"/>
          <w:marBottom w:val="0"/>
          <w:divBdr>
            <w:top w:val="none" w:sz="0" w:space="0" w:color="auto"/>
            <w:left w:val="none" w:sz="0" w:space="0" w:color="auto"/>
            <w:bottom w:val="none" w:sz="0" w:space="0" w:color="auto"/>
            <w:right w:val="none" w:sz="0" w:space="0" w:color="auto"/>
          </w:divBdr>
        </w:div>
        <w:div w:id="1617757086">
          <w:marLeft w:val="640"/>
          <w:marRight w:val="0"/>
          <w:marTop w:val="0"/>
          <w:marBottom w:val="0"/>
          <w:divBdr>
            <w:top w:val="none" w:sz="0" w:space="0" w:color="auto"/>
            <w:left w:val="none" w:sz="0" w:space="0" w:color="auto"/>
            <w:bottom w:val="none" w:sz="0" w:space="0" w:color="auto"/>
            <w:right w:val="none" w:sz="0" w:space="0" w:color="auto"/>
          </w:divBdr>
        </w:div>
        <w:div w:id="1472359397">
          <w:marLeft w:val="640"/>
          <w:marRight w:val="0"/>
          <w:marTop w:val="0"/>
          <w:marBottom w:val="0"/>
          <w:divBdr>
            <w:top w:val="none" w:sz="0" w:space="0" w:color="auto"/>
            <w:left w:val="none" w:sz="0" w:space="0" w:color="auto"/>
            <w:bottom w:val="none" w:sz="0" w:space="0" w:color="auto"/>
            <w:right w:val="none" w:sz="0" w:space="0" w:color="auto"/>
          </w:divBdr>
        </w:div>
        <w:div w:id="1186020274">
          <w:marLeft w:val="640"/>
          <w:marRight w:val="0"/>
          <w:marTop w:val="0"/>
          <w:marBottom w:val="0"/>
          <w:divBdr>
            <w:top w:val="none" w:sz="0" w:space="0" w:color="auto"/>
            <w:left w:val="none" w:sz="0" w:space="0" w:color="auto"/>
            <w:bottom w:val="none" w:sz="0" w:space="0" w:color="auto"/>
            <w:right w:val="none" w:sz="0" w:space="0" w:color="auto"/>
          </w:divBdr>
        </w:div>
        <w:div w:id="614141181">
          <w:marLeft w:val="640"/>
          <w:marRight w:val="0"/>
          <w:marTop w:val="0"/>
          <w:marBottom w:val="0"/>
          <w:divBdr>
            <w:top w:val="none" w:sz="0" w:space="0" w:color="auto"/>
            <w:left w:val="none" w:sz="0" w:space="0" w:color="auto"/>
            <w:bottom w:val="none" w:sz="0" w:space="0" w:color="auto"/>
            <w:right w:val="none" w:sz="0" w:space="0" w:color="auto"/>
          </w:divBdr>
        </w:div>
        <w:div w:id="1207908065">
          <w:marLeft w:val="640"/>
          <w:marRight w:val="0"/>
          <w:marTop w:val="0"/>
          <w:marBottom w:val="0"/>
          <w:divBdr>
            <w:top w:val="none" w:sz="0" w:space="0" w:color="auto"/>
            <w:left w:val="none" w:sz="0" w:space="0" w:color="auto"/>
            <w:bottom w:val="none" w:sz="0" w:space="0" w:color="auto"/>
            <w:right w:val="none" w:sz="0" w:space="0" w:color="auto"/>
          </w:divBdr>
        </w:div>
        <w:div w:id="1664159072">
          <w:marLeft w:val="640"/>
          <w:marRight w:val="0"/>
          <w:marTop w:val="0"/>
          <w:marBottom w:val="0"/>
          <w:divBdr>
            <w:top w:val="none" w:sz="0" w:space="0" w:color="auto"/>
            <w:left w:val="none" w:sz="0" w:space="0" w:color="auto"/>
            <w:bottom w:val="none" w:sz="0" w:space="0" w:color="auto"/>
            <w:right w:val="none" w:sz="0" w:space="0" w:color="auto"/>
          </w:divBdr>
        </w:div>
        <w:div w:id="489908221">
          <w:marLeft w:val="640"/>
          <w:marRight w:val="0"/>
          <w:marTop w:val="0"/>
          <w:marBottom w:val="0"/>
          <w:divBdr>
            <w:top w:val="none" w:sz="0" w:space="0" w:color="auto"/>
            <w:left w:val="none" w:sz="0" w:space="0" w:color="auto"/>
            <w:bottom w:val="none" w:sz="0" w:space="0" w:color="auto"/>
            <w:right w:val="none" w:sz="0" w:space="0" w:color="auto"/>
          </w:divBdr>
        </w:div>
        <w:div w:id="39742813">
          <w:marLeft w:val="640"/>
          <w:marRight w:val="0"/>
          <w:marTop w:val="0"/>
          <w:marBottom w:val="0"/>
          <w:divBdr>
            <w:top w:val="none" w:sz="0" w:space="0" w:color="auto"/>
            <w:left w:val="none" w:sz="0" w:space="0" w:color="auto"/>
            <w:bottom w:val="none" w:sz="0" w:space="0" w:color="auto"/>
            <w:right w:val="none" w:sz="0" w:space="0" w:color="auto"/>
          </w:divBdr>
        </w:div>
        <w:div w:id="762455407">
          <w:marLeft w:val="640"/>
          <w:marRight w:val="0"/>
          <w:marTop w:val="0"/>
          <w:marBottom w:val="0"/>
          <w:divBdr>
            <w:top w:val="none" w:sz="0" w:space="0" w:color="auto"/>
            <w:left w:val="none" w:sz="0" w:space="0" w:color="auto"/>
            <w:bottom w:val="none" w:sz="0" w:space="0" w:color="auto"/>
            <w:right w:val="none" w:sz="0" w:space="0" w:color="auto"/>
          </w:divBdr>
        </w:div>
        <w:div w:id="695156111">
          <w:marLeft w:val="640"/>
          <w:marRight w:val="0"/>
          <w:marTop w:val="0"/>
          <w:marBottom w:val="0"/>
          <w:divBdr>
            <w:top w:val="none" w:sz="0" w:space="0" w:color="auto"/>
            <w:left w:val="none" w:sz="0" w:space="0" w:color="auto"/>
            <w:bottom w:val="none" w:sz="0" w:space="0" w:color="auto"/>
            <w:right w:val="none" w:sz="0" w:space="0" w:color="auto"/>
          </w:divBdr>
        </w:div>
        <w:div w:id="1095521323">
          <w:marLeft w:val="640"/>
          <w:marRight w:val="0"/>
          <w:marTop w:val="0"/>
          <w:marBottom w:val="0"/>
          <w:divBdr>
            <w:top w:val="none" w:sz="0" w:space="0" w:color="auto"/>
            <w:left w:val="none" w:sz="0" w:space="0" w:color="auto"/>
            <w:bottom w:val="none" w:sz="0" w:space="0" w:color="auto"/>
            <w:right w:val="none" w:sz="0" w:space="0" w:color="auto"/>
          </w:divBdr>
        </w:div>
        <w:div w:id="567887556">
          <w:marLeft w:val="640"/>
          <w:marRight w:val="0"/>
          <w:marTop w:val="0"/>
          <w:marBottom w:val="0"/>
          <w:divBdr>
            <w:top w:val="none" w:sz="0" w:space="0" w:color="auto"/>
            <w:left w:val="none" w:sz="0" w:space="0" w:color="auto"/>
            <w:bottom w:val="none" w:sz="0" w:space="0" w:color="auto"/>
            <w:right w:val="none" w:sz="0" w:space="0" w:color="auto"/>
          </w:divBdr>
        </w:div>
        <w:div w:id="1525171403">
          <w:marLeft w:val="640"/>
          <w:marRight w:val="0"/>
          <w:marTop w:val="0"/>
          <w:marBottom w:val="0"/>
          <w:divBdr>
            <w:top w:val="none" w:sz="0" w:space="0" w:color="auto"/>
            <w:left w:val="none" w:sz="0" w:space="0" w:color="auto"/>
            <w:bottom w:val="none" w:sz="0" w:space="0" w:color="auto"/>
            <w:right w:val="none" w:sz="0" w:space="0" w:color="auto"/>
          </w:divBdr>
        </w:div>
        <w:div w:id="921178495">
          <w:marLeft w:val="640"/>
          <w:marRight w:val="0"/>
          <w:marTop w:val="0"/>
          <w:marBottom w:val="0"/>
          <w:divBdr>
            <w:top w:val="none" w:sz="0" w:space="0" w:color="auto"/>
            <w:left w:val="none" w:sz="0" w:space="0" w:color="auto"/>
            <w:bottom w:val="none" w:sz="0" w:space="0" w:color="auto"/>
            <w:right w:val="none" w:sz="0" w:space="0" w:color="auto"/>
          </w:divBdr>
        </w:div>
        <w:div w:id="973366307">
          <w:marLeft w:val="640"/>
          <w:marRight w:val="0"/>
          <w:marTop w:val="0"/>
          <w:marBottom w:val="0"/>
          <w:divBdr>
            <w:top w:val="none" w:sz="0" w:space="0" w:color="auto"/>
            <w:left w:val="none" w:sz="0" w:space="0" w:color="auto"/>
            <w:bottom w:val="none" w:sz="0" w:space="0" w:color="auto"/>
            <w:right w:val="none" w:sz="0" w:space="0" w:color="auto"/>
          </w:divBdr>
        </w:div>
        <w:div w:id="1027831125">
          <w:marLeft w:val="640"/>
          <w:marRight w:val="0"/>
          <w:marTop w:val="0"/>
          <w:marBottom w:val="0"/>
          <w:divBdr>
            <w:top w:val="none" w:sz="0" w:space="0" w:color="auto"/>
            <w:left w:val="none" w:sz="0" w:space="0" w:color="auto"/>
            <w:bottom w:val="none" w:sz="0" w:space="0" w:color="auto"/>
            <w:right w:val="none" w:sz="0" w:space="0" w:color="auto"/>
          </w:divBdr>
        </w:div>
        <w:div w:id="1467745252">
          <w:marLeft w:val="640"/>
          <w:marRight w:val="0"/>
          <w:marTop w:val="0"/>
          <w:marBottom w:val="0"/>
          <w:divBdr>
            <w:top w:val="none" w:sz="0" w:space="0" w:color="auto"/>
            <w:left w:val="none" w:sz="0" w:space="0" w:color="auto"/>
            <w:bottom w:val="none" w:sz="0" w:space="0" w:color="auto"/>
            <w:right w:val="none" w:sz="0" w:space="0" w:color="auto"/>
          </w:divBdr>
        </w:div>
        <w:div w:id="1269238918">
          <w:marLeft w:val="640"/>
          <w:marRight w:val="0"/>
          <w:marTop w:val="0"/>
          <w:marBottom w:val="0"/>
          <w:divBdr>
            <w:top w:val="none" w:sz="0" w:space="0" w:color="auto"/>
            <w:left w:val="none" w:sz="0" w:space="0" w:color="auto"/>
            <w:bottom w:val="none" w:sz="0" w:space="0" w:color="auto"/>
            <w:right w:val="none" w:sz="0" w:space="0" w:color="auto"/>
          </w:divBdr>
        </w:div>
        <w:div w:id="136605771">
          <w:marLeft w:val="640"/>
          <w:marRight w:val="0"/>
          <w:marTop w:val="0"/>
          <w:marBottom w:val="0"/>
          <w:divBdr>
            <w:top w:val="none" w:sz="0" w:space="0" w:color="auto"/>
            <w:left w:val="none" w:sz="0" w:space="0" w:color="auto"/>
            <w:bottom w:val="none" w:sz="0" w:space="0" w:color="auto"/>
            <w:right w:val="none" w:sz="0" w:space="0" w:color="auto"/>
          </w:divBdr>
        </w:div>
        <w:div w:id="660617132">
          <w:marLeft w:val="640"/>
          <w:marRight w:val="0"/>
          <w:marTop w:val="0"/>
          <w:marBottom w:val="0"/>
          <w:divBdr>
            <w:top w:val="none" w:sz="0" w:space="0" w:color="auto"/>
            <w:left w:val="none" w:sz="0" w:space="0" w:color="auto"/>
            <w:bottom w:val="none" w:sz="0" w:space="0" w:color="auto"/>
            <w:right w:val="none" w:sz="0" w:space="0" w:color="auto"/>
          </w:divBdr>
        </w:div>
        <w:div w:id="1588685118">
          <w:marLeft w:val="640"/>
          <w:marRight w:val="0"/>
          <w:marTop w:val="0"/>
          <w:marBottom w:val="0"/>
          <w:divBdr>
            <w:top w:val="none" w:sz="0" w:space="0" w:color="auto"/>
            <w:left w:val="none" w:sz="0" w:space="0" w:color="auto"/>
            <w:bottom w:val="none" w:sz="0" w:space="0" w:color="auto"/>
            <w:right w:val="none" w:sz="0" w:space="0" w:color="auto"/>
          </w:divBdr>
        </w:div>
        <w:div w:id="154033981">
          <w:marLeft w:val="640"/>
          <w:marRight w:val="0"/>
          <w:marTop w:val="0"/>
          <w:marBottom w:val="0"/>
          <w:divBdr>
            <w:top w:val="none" w:sz="0" w:space="0" w:color="auto"/>
            <w:left w:val="none" w:sz="0" w:space="0" w:color="auto"/>
            <w:bottom w:val="none" w:sz="0" w:space="0" w:color="auto"/>
            <w:right w:val="none" w:sz="0" w:space="0" w:color="auto"/>
          </w:divBdr>
        </w:div>
        <w:div w:id="1095982140">
          <w:marLeft w:val="640"/>
          <w:marRight w:val="0"/>
          <w:marTop w:val="0"/>
          <w:marBottom w:val="0"/>
          <w:divBdr>
            <w:top w:val="none" w:sz="0" w:space="0" w:color="auto"/>
            <w:left w:val="none" w:sz="0" w:space="0" w:color="auto"/>
            <w:bottom w:val="none" w:sz="0" w:space="0" w:color="auto"/>
            <w:right w:val="none" w:sz="0" w:space="0" w:color="auto"/>
          </w:divBdr>
        </w:div>
        <w:div w:id="208685531">
          <w:marLeft w:val="640"/>
          <w:marRight w:val="0"/>
          <w:marTop w:val="0"/>
          <w:marBottom w:val="0"/>
          <w:divBdr>
            <w:top w:val="none" w:sz="0" w:space="0" w:color="auto"/>
            <w:left w:val="none" w:sz="0" w:space="0" w:color="auto"/>
            <w:bottom w:val="none" w:sz="0" w:space="0" w:color="auto"/>
            <w:right w:val="none" w:sz="0" w:space="0" w:color="auto"/>
          </w:divBdr>
        </w:div>
        <w:div w:id="31271828">
          <w:marLeft w:val="640"/>
          <w:marRight w:val="0"/>
          <w:marTop w:val="0"/>
          <w:marBottom w:val="0"/>
          <w:divBdr>
            <w:top w:val="none" w:sz="0" w:space="0" w:color="auto"/>
            <w:left w:val="none" w:sz="0" w:space="0" w:color="auto"/>
            <w:bottom w:val="none" w:sz="0" w:space="0" w:color="auto"/>
            <w:right w:val="none" w:sz="0" w:space="0" w:color="auto"/>
          </w:divBdr>
        </w:div>
        <w:div w:id="1365640999">
          <w:marLeft w:val="640"/>
          <w:marRight w:val="0"/>
          <w:marTop w:val="0"/>
          <w:marBottom w:val="0"/>
          <w:divBdr>
            <w:top w:val="none" w:sz="0" w:space="0" w:color="auto"/>
            <w:left w:val="none" w:sz="0" w:space="0" w:color="auto"/>
            <w:bottom w:val="none" w:sz="0" w:space="0" w:color="auto"/>
            <w:right w:val="none" w:sz="0" w:space="0" w:color="auto"/>
          </w:divBdr>
        </w:div>
        <w:div w:id="1559782761">
          <w:marLeft w:val="640"/>
          <w:marRight w:val="0"/>
          <w:marTop w:val="0"/>
          <w:marBottom w:val="0"/>
          <w:divBdr>
            <w:top w:val="none" w:sz="0" w:space="0" w:color="auto"/>
            <w:left w:val="none" w:sz="0" w:space="0" w:color="auto"/>
            <w:bottom w:val="none" w:sz="0" w:space="0" w:color="auto"/>
            <w:right w:val="none" w:sz="0" w:space="0" w:color="auto"/>
          </w:divBdr>
        </w:div>
        <w:div w:id="255596908">
          <w:marLeft w:val="640"/>
          <w:marRight w:val="0"/>
          <w:marTop w:val="0"/>
          <w:marBottom w:val="0"/>
          <w:divBdr>
            <w:top w:val="none" w:sz="0" w:space="0" w:color="auto"/>
            <w:left w:val="none" w:sz="0" w:space="0" w:color="auto"/>
            <w:bottom w:val="none" w:sz="0" w:space="0" w:color="auto"/>
            <w:right w:val="none" w:sz="0" w:space="0" w:color="auto"/>
          </w:divBdr>
        </w:div>
        <w:div w:id="1443258039">
          <w:marLeft w:val="640"/>
          <w:marRight w:val="0"/>
          <w:marTop w:val="0"/>
          <w:marBottom w:val="0"/>
          <w:divBdr>
            <w:top w:val="none" w:sz="0" w:space="0" w:color="auto"/>
            <w:left w:val="none" w:sz="0" w:space="0" w:color="auto"/>
            <w:bottom w:val="none" w:sz="0" w:space="0" w:color="auto"/>
            <w:right w:val="none" w:sz="0" w:space="0" w:color="auto"/>
          </w:divBdr>
        </w:div>
        <w:div w:id="944847893">
          <w:marLeft w:val="640"/>
          <w:marRight w:val="0"/>
          <w:marTop w:val="0"/>
          <w:marBottom w:val="0"/>
          <w:divBdr>
            <w:top w:val="none" w:sz="0" w:space="0" w:color="auto"/>
            <w:left w:val="none" w:sz="0" w:space="0" w:color="auto"/>
            <w:bottom w:val="none" w:sz="0" w:space="0" w:color="auto"/>
            <w:right w:val="none" w:sz="0" w:space="0" w:color="auto"/>
          </w:divBdr>
        </w:div>
        <w:div w:id="179202559">
          <w:marLeft w:val="640"/>
          <w:marRight w:val="0"/>
          <w:marTop w:val="0"/>
          <w:marBottom w:val="0"/>
          <w:divBdr>
            <w:top w:val="none" w:sz="0" w:space="0" w:color="auto"/>
            <w:left w:val="none" w:sz="0" w:space="0" w:color="auto"/>
            <w:bottom w:val="none" w:sz="0" w:space="0" w:color="auto"/>
            <w:right w:val="none" w:sz="0" w:space="0" w:color="auto"/>
          </w:divBdr>
        </w:div>
        <w:div w:id="110562564">
          <w:marLeft w:val="640"/>
          <w:marRight w:val="0"/>
          <w:marTop w:val="0"/>
          <w:marBottom w:val="0"/>
          <w:divBdr>
            <w:top w:val="none" w:sz="0" w:space="0" w:color="auto"/>
            <w:left w:val="none" w:sz="0" w:space="0" w:color="auto"/>
            <w:bottom w:val="none" w:sz="0" w:space="0" w:color="auto"/>
            <w:right w:val="none" w:sz="0" w:space="0" w:color="auto"/>
          </w:divBdr>
        </w:div>
        <w:div w:id="1519462426">
          <w:marLeft w:val="640"/>
          <w:marRight w:val="0"/>
          <w:marTop w:val="0"/>
          <w:marBottom w:val="0"/>
          <w:divBdr>
            <w:top w:val="none" w:sz="0" w:space="0" w:color="auto"/>
            <w:left w:val="none" w:sz="0" w:space="0" w:color="auto"/>
            <w:bottom w:val="none" w:sz="0" w:space="0" w:color="auto"/>
            <w:right w:val="none" w:sz="0" w:space="0" w:color="auto"/>
          </w:divBdr>
        </w:div>
        <w:div w:id="1988513984">
          <w:marLeft w:val="640"/>
          <w:marRight w:val="0"/>
          <w:marTop w:val="0"/>
          <w:marBottom w:val="0"/>
          <w:divBdr>
            <w:top w:val="none" w:sz="0" w:space="0" w:color="auto"/>
            <w:left w:val="none" w:sz="0" w:space="0" w:color="auto"/>
            <w:bottom w:val="none" w:sz="0" w:space="0" w:color="auto"/>
            <w:right w:val="none" w:sz="0" w:space="0" w:color="auto"/>
          </w:divBdr>
        </w:div>
        <w:div w:id="3746622">
          <w:marLeft w:val="640"/>
          <w:marRight w:val="0"/>
          <w:marTop w:val="0"/>
          <w:marBottom w:val="0"/>
          <w:divBdr>
            <w:top w:val="none" w:sz="0" w:space="0" w:color="auto"/>
            <w:left w:val="none" w:sz="0" w:space="0" w:color="auto"/>
            <w:bottom w:val="none" w:sz="0" w:space="0" w:color="auto"/>
            <w:right w:val="none" w:sz="0" w:space="0" w:color="auto"/>
          </w:divBdr>
        </w:div>
        <w:div w:id="164636326">
          <w:marLeft w:val="640"/>
          <w:marRight w:val="0"/>
          <w:marTop w:val="0"/>
          <w:marBottom w:val="0"/>
          <w:divBdr>
            <w:top w:val="none" w:sz="0" w:space="0" w:color="auto"/>
            <w:left w:val="none" w:sz="0" w:space="0" w:color="auto"/>
            <w:bottom w:val="none" w:sz="0" w:space="0" w:color="auto"/>
            <w:right w:val="none" w:sz="0" w:space="0" w:color="auto"/>
          </w:divBdr>
        </w:div>
        <w:div w:id="1000932208">
          <w:marLeft w:val="640"/>
          <w:marRight w:val="0"/>
          <w:marTop w:val="0"/>
          <w:marBottom w:val="0"/>
          <w:divBdr>
            <w:top w:val="none" w:sz="0" w:space="0" w:color="auto"/>
            <w:left w:val="none" w:sz="0" w:space="0" w:color="auto"/>
            <w:bottom w:val="none" w:sz="0" w:space="0" w:color="auto"/>
            <w:right w:val="none" w:sz="0" w:space="0" w:color="auto"/>
          </w:divBdr>
        </w:div>
        <w:div w:id="1893881163">
          <w:marLeft w:val="640"/>
          <w:marRight w:val="0"/>
          <w:marTop w:val="0"/>
          <w:marBottom w:val="0"/>
          <w:divBdr>
            <w:top w:val="none" w:sz="0" w:space="0" w:color="auto"/>
            <w:left w:val="none" w:sz="0" w:space="0" w:color="auto"/>
            <w:bottom w:val="none" w:sz="0" w:space="0" w:color="auto"/>
            <w:right w:val="none" w:sz="0" w:space="0" w:color="auto"/>
          </w:divBdr>
        </w:div>
        <w:div w:id="1323655102">
          <w:marLeft w:val="640"/>
          <w:marRight w:val="0"/>
          <w:marTop w:val="0"/>
          <w:marBottom w:val="0"/>
          <w:divBdr>
            <w:top w:val="none" w:sz="0" w:space="0" w:color="auto"/>
            <w:left w:val="none" w:sz="0" w:space="0" w:color="auto"/>
            <w:bottom w:val="none" w:sz="0" w:space="0" w:color="auto"/>
            <w:right w:val="none" w:sz="0" w:space="0" w:color="auto"/>
          </w:divBdr>
        </w:div>
        <w:div w:id="552816291">
          <w:marLeft w:val="640"/>
          <w:marRight w:val="0"/>
          <w:marTop w:val="0"/>
          <w:marBottom w:val="0"/>
          <w:divBdr>
            <w:top w:val="none" w:sz="0" w:space="0" w:color="auto"/>
            <w:left w:val="none" w:sz="0" w:space="0" w:color="auto"/>
            <w:bottom w:val="none" w:sz="0" w:space="0" w:color="auto"/>
            <w:right w:val="none" w:sz="0" w:space="0" w:color="auto"/>
          </w:divBdr>
        </w:div>
        <w:div w:id="1702587180">
          <w:marLeft w:val="640"/>
          <w:marRight w:val="0"/>
          <w:marTop w:val="0"/>
          <w:marBottom w:val="0"/>
          <w:divBdr>
            <w:top w:val="none" w:sz="0" w:space="0" w:color="auto"/>
            <w:left w:val="none" w:sz="0" w:space="0" w:color="auto"/>
            <w:bottom w:val="none" w:sz="0" w:space="0" w:color="auto"/>
            <w:right w:val="none" w:sz="0" w:space="0" w:color="auto"/>
          </w:divBdr>
        </w:div>
        <w:div w:id="315645558">
          <w:marLeft w:val="640"/>
          <w:marRight w:val="0"/>
          <w:marTop w:val="0"/>
          <w:marBottom w:val="0"/>
          <w:divBdr>
            <w:top w:val="none" w:sz="0" w:space="0" w:color="auto"/>
            <w:left w:val="none" w:sz="0" w:space="0" w:color="auto"/>
            <w:bottom w:val="none" w:sz="0" w:space="0" w:color="auto"/>
            <w:right w:val="none" w:sz="0" w:space="0" w:color="auto"/>
          </w:divBdr>
        </w:div>
        <w:div w:id="1727754463">
          <w:marLeft w:val="640"/>
          <w:marRight w:val="0"/>
          <w:marTop w:val="0"/>
          <w:marBottom w:val="0"/>
          <w:divBdr>
            <w:top w:val="none" w:sz="0" w:space="0" w:color="auto"/>
            <w:left w:val="none" w:sz="0" w:space="0" w:color="auto"/>
            <w:bottom w:val="none" w:sz="0" w:space="0" w:color="auto"/>
            <w:right w:val="none" w:sz="0" w:space="0" w:color="auto"/>
          </w:divBdr>
        </w:div>
        <w:div w:id="1001541253">
          <w:marLeft w:val="640"/>
          <w:marRight w:val="0"/>
          <w:marTop w:val="0"/>
          <w:marBottom w:val="0"/>
          <w:divBdr>
            <w:top w:val="none" w:sz="0" w:space="0" w:color="auto"/>
            <w:left w:val="none" w:sz="0" w:space="0" w:color="auto"/>
            <w:bottom w:val="none" w:sz="0" w:space="0" w:color="auto"/>
            <w:right w:val="none" w:sz="0" w:space="0" w:color="auto"/>
          </w:divBdr>
        </w:div>
        <w:div w:id="1459832526">
          <w:marLeft w:val="640"/>
          <w:marRight w:val="0"/>
          <w:marTop w:val="0"/>
          <w:marBottom w:val="0"/>
          <w:divBdr>
            <w:top w:val="none" w:sz="0" w:space="0" w:color="auto"/>
            <w:left w:val="none" w:sz="0" w:space="0" w:color="auto"/>
            <w:bottom w:val="none" w:sz="0" w:space="0" w:color="auto"/>
            <w:right w:val="none" w:sz="0" w:space="0" w:color="auto"/>
          </w:divBdr>
        </w:div>
        <w:div w:id="1618833282">
          <w:marLeft w:val="640"/>
          <w:marRight w:val="0"/>
          <w:marTop w:val="0"/>
          <w:marBottom w:val="0"/>
          <w:divBdr>
            <w:top w:val="none" w:sz="0" w:space="0" w:color="auto"/>
            <w:left w:val="none" w:sz="0" w:space="0" w:color="auto"/>
            <w:bottom w:val="none" w:sz="0" w:space="0" w:color="auto"/>
            <w:right w:val="none" w:sz="0" w:space="0" w:color="auto"/>
          </w:divBdr>
        </w:div>
        <w:div w:id="2059864022">
          <w:marLeft w:val="640"/>
          <w:marRight w:val="0"/>
          <w:marTop w:val="0"/>
          <w:marBottom w:val="0"/>
          <w:divBdr>
            <w:top w:val="none" w:sz="0" w:space="0" w:color="auto"/>
            <w:left w:val="none" w:sz="0" w:space="0" w:color="auto"/>
            <w:bottom w:val="none" w:sz="0" w:space="0" w:color="auto"/>
            <w:right w:val="none" w:sz="0" w:space="0" w:color="auto"/>
          </w:divBdr>
        </w:div>
        <w:div w:id="947615554">
          <w:marLeft w:val="640"/>
          <w:marRight w:val="0"/>
          <w:marTop w:val="0"/>
          <w:marBottom w:val="0"/>
          <w:divBdr>
            <w:top w:val="none" w:sz="0" w:space="0" w:color="auto"/>
            <w:left w:val="none" w:sz="0" w:space="0" w:color="auto"/>
            <w:bottom w:val="none" w:sz="0" w:space="0" w:color="auto"/>
            <w:right w:val="none" w:sz="0" w:space="0" w:color="auto"/>
          </w:divBdr>
        </w:div>
        <w:div w:id="1211186198">
          <w:marLeft w:val="640"/>
          <w:marRight w:val="0"/>
          <w:marTop w:val="0"/>
          <w:marBottom w:val="0"/>
          <w:divBdr>
            <w:top w:val="none" w:sz="0" w:space="0" w:color="auto"/>
            <w:left w:val="none" w:sz="0" w:space="0" w:color="auto"/>
            <w:bottom w:val="none" w:sz="0" w:space="0" w:color="auto"/>
            <w:right w:val="none" w:sz="0" w:space="0" w:color="auto"/>
          </w:divBdr>
        </w:div>
        <w:div w:id="797722049">
          <w:marLeft w:val="640"/>
          <w:marRight w:val="0"/>
          <w:marTop w:val="0"/>
          <w:marBottom w:val="0"/>
          <w:divBdr>
            <w:top w:val="none" w:sz="0" w:space="0" w:color="auto"/>
            <w:left w:val="none" w:sz="0" w:space="0" w:color="auto"/>
            <w:bottom w:val="none" w:sz="0" w:space="0" w:color="auto"/>
            <w:right w:val="none" w:sz="0" w:space="0" w:color="auto"/>
          </w:divBdr>
        </w:div>
        <w:div w:id="698817751">
          <w:marLeft w:val="640"/>
          <w:marRight w:val="0"/>
          <w:marTop w:val="0"/>
          <w:marBottom w:val="0"/>
          <w:divBdr>
            <w:top w:val="none" w:sz="0" w:space="0" w:color="auto"/>
            <w:left w:val="none" w:sz="0" w:space="0" w:color="auto"/>
            <w:bottom w:val="none" w:sz="0" w:space="0" w:color="auto"/>
            <w:right w:val="none" w:sz="0" w:space="0" w:color="auto"/>
          </w:divBdr>
        </w:div>
        <w:div w:id="1786774617">
          <w:marLeft w:val="640"/>
          <w:marRight w:val="0"/>
          <w:marTop w:val="0"/>
          <w:marBottom w:val="0"/>
          <w:divBdr>
            <w:top w:val="none" w:sz="0" w:space="0" w:color="auto"/>
            <w:left w:val="none" w:sz="0" w:space="0" w:color="auto"/>
            <w:bottom w:val="none" w:sz="0" w:space="0" w:color="auto"/>
            <w:right w:val="none" w:sz="0" w:space="0" w:color="auto"/>
          </w:divBdr>
        </w:div>
        <w:div w:id="1698122052">
          <w:marLeft w:val="640"/>
          <w:marRight w:val="0"/>
          <w:marTop w:val="0"/>
          <w:marBottom w:val="0"/>
          <w:divBdr>
            <w:top w:val="none" w:sz="0" w:space="0" w:color="auto"/>
            <w:left w:val="none" w:sz="0" w:space="0" w:color="auto"/>
            <w:bottom w:val="none" w:sz="0" w:space="0" w:color="auto"/>
            <w:right w:val="none" w:sz="0" w:space="0" w:color="auto"/>
          </w:divBdr>
        </w:div>
        <w:div w:id="1104300088">
          <w:marLeft w:val="640"/>
          <w:marRight w:val="0"/>
          <w:marTop w:val="0"/>
          <w:marBottom w:val="0"/>
          <w:divBdr>
            <w:top w:val="none" w:sz="0" w:space="0" w:color="auto"/>
            <w:left w:val="none" w:sz="0" w:space="0" w:color="auto"/>
            <w:bottom w:val="none" w:sz="0" w:space="0" w:color="auto"/>
            <w:right w:val="none" w:sz="0" w:space="0" w:color="auto"/>
          </w:divBdr>
        </w:div>
        <w:div w:id="914172697">
          <w:marLeft w:val="640"/>
          <w:marRight w:val="0"/>
          <w:marTop w:val="0"/>
          <w:marBottom w:val="0"/>
          <w:divBdr>
            <w:top w:val="none" w:sz="0" w:space="0" w:color="auto"/>
            <w:left w:val="none" w:sz="0" w:space="0" w:color="auto"/>
            <w:bottom w:val="none" w:sz="0" w:space="0" w:color="auto"/>
            <w:right w:val="none" w:sz="0" w:space="0" w:color="auto"/>
          </w:divBdr>
        </w:div>
        <w:div w:id="2053993684">
          <w:marLeft w:val="640"/>
          <w:marRight w:val="0"/>
          <w:marTop w:val="0"/>
          <w:marBottom w:val="0"/>
          <w:divBdr>
            <w:top w:val="none" w:sz="0" w:space="0" w:color="auto"/>
            <w:left w:val="none" w:sz="0" w:space="0" w:color="auto"/>
            <w:bottom w:val="none" w:sz="0" w:space="0" w:color="auto"/>
            <w:right w:val="none" w:sz="0" w:space="0" w:color="auto"/>
          </w:divBdr>
        </w:div>
        <w:div w:id="20476830">
          <w:marLeft w:val="640"/>
          <w:marRight w:val="0"/>
          <w:marTop w:val="0"/>
          <w:marBottom w:val="0"/>
          <w:divBdr>
            <w:top w:val="none" w:sz="0" w:space="0" w:color="auto"/>
            <w:left w:val="none" w:sz="0" w:space="0" w:color="auto"/>
            <w:bottom w:val="none" w:sz="0" w:space="0" w:color="auto"/>
            <w:right w:val="none" w:sz="0" w:space="0" w:color="auto"/>
          </w:divBdr>
        </w:div>
        <w:div w:id="464397416">
          <w:marLeft w:val="640"/>
          <w:marRight w:val="0"/>
          <w:marTop w:val="0"/>
          <w:marBottom w:val="0"/>
          <w:divBdr>
            <w:top w:val="none" w:sz="0" w:space="0" w:color="auto"/>
            <w:left w:val="none" w:sz="0" w:space="0" w:color="auto"/>
            <w:bottom w:val="none" w:sz="0" w:space="0" w:color="auto"/>
            <w:right w:val="none" w:sz="0" w:space="0" w:color="auto"/>
          </w:divBdr>
        </w:div>
        <w:div w:id="788281087">
          <w:marLeft w:val="640"/>
          <w:marRight w:val="0"/>
          <w:marTop w:val="0"/>
          <w:marBottom w:val="0"/>
          <w:divBdr>
            <w:top w:val="none" w:sz="0" w:space="0" w:color="auto"/>
            <w:left w:val="none" w:sz="0" w:space="0" w:color="auto"/>
            <w:bottom w:val="none" w:sz="0" w:space="0" w:color="auto"/>
            <w:right w:val="none" w:sz="0" w:space="0" w:color="auto"/>
          </w:divBdr>
        </w:div>
        <w:div w:id="1669168949">
          <w:marLeft w:val="640"/>
          <w:marRight w:val="0"/>
          <w:marTop w:val="0"/>
          <w:marBottom w:val="0"/>
          <w:divBdr>
            <w:top w:val="none" w:sz="0" w:space="0" w:color="auto"/>
            <w:left w:val="none" w:sz="0" w:space="0" w:color="auto"/>
            <w:bottom w:val="none" w:sz="0" w:space="0" w:color="auto"/>
            <w:right w:val="none" w:sz="0" w:space="0" w:color="auto"/>
          </w:divBdr>
        </w:div>
        <w:div w:id="1136681889">
          <w:marLeft w:val="640"/>
          <w:marRight w:val="0"/>
          <w:marTop w:val="0"/>
          <w:marBottom w:val="0"/>
          <w:divBdr>
            <w:top w:val="none" w:sz="0" w:space="0" w:color="auto"/>
            <w:left w:val="none" w:sz="0" w:space="0" w:color="auto"/>
            <w:bottom w:val="none" w:sz="0" w:space="0" w:color="auto"/>
            <w:right w:val="none" w:sz="0" w:space="0" w:color="auto"/>
          </w:divBdr>
        </w:div>
        <w:div w:id="1109854648">
          <w:marLeft w:val="640"/>
          <w:marRight w:val="0"/>
          <w:marTop w:val="0"/>
          <w:marBottom w:val="0"/>
          <w:divBdr>
            <w:top w:val="none" w:sz="0" w:space="0" w:color="auto"/>
            <w:left w:val="none" w:sz="0" w:space="0" w:color="auto"/>
            <w:bottom w:val="none" w:sz="0" w:space="0" w:color="auto"/>
            <w:right w:val="none" w:sz="0" w:space="0" w:color="auto"/>
          </w:divBdr>
        </w:div>
        <w:div w:id="1703825678">
          <w:marLeft w:val="640"/>
          <w:marRight w:val="0"/>
          <w:marTop w:val="0"/>
          <w:marBottom w:val="0"/>
          <w:divBdr>
            <w:top w:val="none" w:sz="0" w:space="0" w:color="auto"/>
            <w:left w:val="none" w:sz="0" w:space="0" w:color="auto"/>
            <w:bottom w:val="none" w:sz="0" w:space="0" w:color="auto"/>
            <w:right w:val="none" w:sz="0" w:space="0" w:color="auto"/>
          </w:divBdr>
        </w:div>
        <w:div w:id="555047941">
          <w:marLeft w:val="640"/>
          <w:marRight w:val="0"/>
          <w:marTop w:val="0"/>
          <w:marBottom w:val="0"/>
          <w:divBdr>
            <w:top w:val="none" w:sz="0" w:space="0" w:color="auto"/>
            <w:left w:val="none" w:sz="0" w:space="0" w:color="auto"/>
            <w:bottom w:val="none" w:sz="0" w:space="0" w:color="auto"/>
            <w:right w:val="none" w:sz="0" w:space="0" w:color="auto"/>
          </w:divBdr>
        </w:div>
        <w:div w:id="1212578249">
          <w:marLeft w:val="640"/>
          <w:marRight w:val="0"/>
          <w:marTop w:val="0"/>
          <w:marBottom w:val="0"/>
          <w:divBdr>
            <w:top w:val="none" w:sz="0" w:space="0" w:color="auto"/>
            <w:left w:val="none" w:sz="0" w:space="0" w:color="auto"/>
            <w:bottom w:val="none" w:sz="0" w:space="0" w:color="auto"/>
            <w:right w:val="none" w:sz="0" w:space="0" w:color="auto"/>
          </w:divBdr>
        </w:div>
        <w:div w:id="822739328">
          <w:marLeft w:val="640"/>
          <w:marRight w:val="0"/>
          <w:marTop w:val="0"/>
          <w:marBottom w:val="0"/>
          <w:divBdr>
            <w:top w:val="none" w:sz="0" w:space="0" w:color="auto"/>
            <w:left w:val="none" w:sz="0" w:space="0" w:color="auto"/>
            <w:bottom w:val="none" w:sz="0" w:space="0" w:color="auto"/>
            <w:right w:val="none" w:sz="0" w:space="0" w:color="auto"/>
          </w:divBdr>
        </w:div>
        <w:div w:id="437800658">
          <w:marLeft w:val="640"/>
          <w:marRight w:val="0"/>
          <w:marTop w:val="0"/>
          <w:marBottom w:val="0"/>
          <w:divBdr>
            <w:top w:val="none" w:sz="0" w:space="0" w:color="auto"/>
            <w:left w:val="none" w:sz="0" w:space="0" w:color="auto"/>
            <w:bottom w:val="none" w:sz="0" w:space="0" w:color="auto"/>
            <w:right w:val="none" w:sz="0" w:space="0" w:color="auto"/>
          </w:divBdr>
        </w:div>
        <w:div w:id="2146896603">
          <w:marLeft w:val="640"/>
          <w:marRight w:val="0"/>
          <w:marTop w:val="0"/>
          <w:marBottom w:val="0"/>
          <w:divBdr>
            <w:top w:val="none" w:sz="0" w:space="0" w:color="auto"/>
            <w:left w:val="none" w:sz="0" w:space="0" w:color="auto"/>
            <w:bottom w:val="none" w:sz="0" w:space="0" w:color="auto"/>
            <w:right w:val="none" w:sz="0" w:space="0" w:color="auto"/>
          </w:divBdr>
        </w:div>
        <w:div w:id="275793268">
          <w:marLeft w:val="640"/>
          <w:marRight w:val="0"/>
          <w:marTop w:val="0"/>
          <w:marBottom w:val="0"/>
          <w:divBdr>
            <w:top w:val="none" w:sz="0" w:space="0" w:color="auto"/>
            <w:left w:val="none" w:sz="0" w:space="0" w:color="auto"/>
            <w:bottom w:val="none" w:sz="0" w:space="0" w:color="auto"/>
            <w:right w:val="none" w:sz="0" w:space="0" w:color="auto"/>
          </w:divBdr>
        </w:div>
        <w:div w:id="270285436">
          <w:marLeft w:val="640"/>
          <w:marRight w:val="0"/>
          <w:marTop w:val="0"/>
          <w:marBottom w:val="0"/>
          <w:divBdr>
            <w:top w:val="none" w:sz="0" w:space="0" w:color="auto"/>
            <w:left w:val="none" w:sz="0" w:space="0" w:color="auto"/>
            <w:bottom w:val="none" w:sz="0" w:space="0" w:color="auto"/>
            <w:right w:val="none" w:sz="0" w:space="0" w:color="auto"/>
          </w:divBdr>
        </w:div>
        <w:div w:id="840319498">
          <w:marLeft w:val="640"/>
          <w:marRight w:val="0"/>
          <w:marTop w:val="0"/>
          <w:marBottom w:val="0"/>
          <w:divBdr>
            <w:top w:val="none" w:sz="0" w:space="0" w:color="auto"/>
            <w:left w:val="none" w:sz="0" w:space="0" w:color="auto"/>
            <w:bottom w:val="none" w:sz="0" w:space="0" w:color="auto"/>
            <w:right w:val="none" w:sz="0" w:space="0" w:color="auto"/>
          </w:divBdr>
        </w:div>
        <w:div w:id="194663389">
          <w:marLeft w:val="640"/>
          <w:marRight w:val="0"/>
          <w:marTop w:val="0"/>
          <w:marBottom w:val="0"/>
          <w:divBdr>
            <w:top w:val="none" w:sz="0" w:space="0" w:color="auto"/>
            <w:left w:val="none" w:sz="0" w:space="0" w:color="auto"/>
            <w:bottom w:val="none" w:sz="0" w:space="0" w:color="auto"/>
            <w:right w:val="none" w:sz="0" w:space="0" w:color="auto"/>
          </w:divBdr>
        </w:div>
        <w:div w:id="1679429324">
          <w:marLeft w:val="640"/>
          <w:marRight w:val="0"/>
          <w:marTop w:val="0"/>
          <w:marBottom w:val="0"/>
          <w:divBdr>
            <w:top w:val="none" w:sz="0" w:space="0" w:color="auto"/>
            <w:left w:val="none" w:sz="0" w:space="0" w:color="auto"/>
            <w:bottom w:val="none" w:sz="0" w:space="0" w:color="auto"/>
            <w:right w:val="none" w:sz="0" w:space="0" w:color="auto"/>
          </w:divBdr>
        </w:div>
        <w:div w:id="567083214">
          <w:marLeft w:val="640"/>
          <w:marRight w:val="0"/>
          <w:marTop w:val="0"/>
          <w:marBottom w:val="0"/>
          <w:divBdr>
            <w:top w:val="none" w:sz="0" w:space="0" w:color="auto"/>
            <w:left w:val="none" w:sz="0" w:space="0" w:color="auto"/>
            <w:bottom w:val="none" w:sz="0" w:space="0" w:color="auto"/>
            <w:right w:val="none" w:sz="0" w:space="0" w:color="auto"/>
          </w:divBdr>
        </w:div>
        <w:div w:id="1524051631">
          <w:marLeft w:val="640"/>
          <w:marRight w:val="0"/>
          <w:marTop w:val="0"/>
          <w:marBottom w:val="0"/>
          <w:divBdr>
            <w:top w:val="none" w:sz="0" w:space="0" w:color="auto"/>
            <w:left w:val="none" w:sz="0" w:space="0" w:color="auto"/>
            <w:bottom w:val="none" w:sz="0" w:space="0" w:color="auto"/>
            <w:right w:val="none" w:sz="0" w:space="0" w:color="auto"/>
          </w:divBdr>
        </w:div>
        <w:div w:id="1975139213">
          <w:marLeft w:val="640"/>
          <w:marRight w:val="0"/>
          <w:marTop w:val="0"/>
          <w:marBottom w:val="0"/>
          <w:divBdr>
            <w:top w:val="none" w:sz="0" w:space="0" w:color="auto"/>
            <w:left w:val="none" w:sz="0" w:space="0" w:color="auto"/>
            <w:bottom w:val="none" w:sz="0" w:space="0" w:color="auto"/>
            <w:right w:val="none" w:sz="0" w:space="0" w:color="auto"/>
          </w:divBdr>
        </w:div>
        <w:div w:id="685205489">
          <w:marLeft w:val="640"/>
          <w:marRight w:val="0"/>
          <w:marTop w:val="0"/>
          <w:marBottom w:val="0"/>
          <w:divBdr>
            <w:top w:val="none" w:sz="0" w:space="0" w:color="auto"/>
            <w:left w:val="none" w:sz="0" w:space="0" w:color="auto"/>
            <w:bottom w:val="none" w:sz="0" w:space="0" w:color="auto"/>
            <w:right w:val="none" w:sz="0" w:space="0" w:color="auto"/>
          </w:divBdr>
        </w:div>
        <w:div w:id="650522213">
          <w:marLeft w:val="640"/>
          <w:marRight w:val="0"/>
          <w:marTop w:val="0"/>
          <w:marBottom w:val="0"/>
          <w:divBdr>
            <w:top w:val="none" w:sz="0" w:space="0" w:color="auto"/>
            <w:left w:val="none" w:sz="0" w:space="0" w:color="auto"/>
            <w:bottom w:val="none" w:sz="0" w:space="0" w:color="auto"/>
            <w:right w:val="none" w:sz="0" w:space="0" w:color="auto"/>
          </w:divBdr>
        </w:div>
        <w:div w:id="1595091568">
          <w:marLeft w:val="640"/>
          <w:marRight w:val="0"/>
          <w:marTop w:val="0"/>
          <w:marBottom w:val="0"/>
          <w:divBdr>
            <w:top w:val="none" w:sz="0" w:space="0" w:color="auto"/>
            <w:left w:val="none" w:sz="0" w:space="0" w:color="auto"/>
            <w:bottom w:val="none" w:sz="0" w:space="0" w:color="auto"/>
            <w:right w:val="none" w:sz="0" w:space="0" w:color="auto"/>
          </w:divBdr>
        </w:div>
        <w:div w:id="496573102">
          <w:marLeft w:val="640"/>
          <w:marRight w:val="0"/>
          <w:marTop w:val="0"/>
          <w:marBottom w:val="0"/>
          <w:divBdr>
            <w:top w:val="none" w:sz="0" w:space="0" w:color="auto"/>
            <w:left w:val="none" w:sz="0" w:space="0" w:color="auto"/>
            <w:bottom w:val="none" w:sz="0" w:space="0" w:color="auto"/>
            <w:right w:val="none" w:sz="0" w:space="0" w:color="auto"/>
          </w:divBdr>
        </w:div>
        <w:div w:id="657148850">
          <w:marLeft w:val="640"/>
          <w:marRight w:val="0"/>
          <w:marTop w:val="0"/>
          <w:marBottom w:val="0"/>
          <w:divBdr>
            <w:top w:val="none" w:sz="0" w:space="0" w:color="auto"/>
            <w:left w:val="none" w:sz="0" w:space="0" w:color="auto"/>
            <w:bottom w:val="none" w:sz="0" w:space="0" w:color="auto"/>
            <w:right w:val="none" w:sz="0" w:space="0" w:color="auto"/>
          </w:divBdr>
        </w:div>
        <w:div w:id="49771470">
          <w:marLeft w:val="640"/>
          <w:marRight w:val="0"/>
          <w:marTop w:val="0"/>
          <w:marBottom w:val="0"/>
          <w:divBdr>
            <w:top w:val="none" w:sz="0" w:space="0" w:color="auto"/>
            <w:left w:val="none" w:sz="0" w:space="0" w:color="auto"/>
            <w:bottom w:val="none" w:sz="0" w:space="0" w:color="auto"/>
            <w:right w:val="none" w:sz="0" w:space="0" w:color="auto"/>
          </w:divBdr>
        </w:div>
        <w:div w:id="1637249644">
          <w:marLeft w:val="640"/>
          <w:marRight w:val="0"/>
          <w:marTop w:val="0"/>
          <w:marBottom w:val="0"/>
          <w:divBdr>
            <w:top w:val="none" w:sz="0" w:space="0" w:color="auto"/>
            <w:left w:val="none" w:sz="0" w:space="0" w:color="auto"/>
            <w:bottom w:val="none" w:sz="0" w:space="0" w:color="auto"/>
            <w:right w:val="none" w:sz="0" w:space="0" w:color="auto"/>
          </w:divBdr>
        </w:div>
        <w:div w:id="1013414140">
          <w:marLeft w:val="640"/>
          <w:marRight w:val="0"/>
          <w:marTop w:val="0"/>
          <w:marBottom w:val="0"/>
          <w:divBdr>
            <w:top w:val="none" w:sz="0" w:space="0" w:color="auto"/>
            <w:left w:val="none" w:sz="0" w:space="0" w:color="auto"/>
            <w:bottom w:val="none" w:sz="0" w:space="0" w:color="auto"/>
            <w:right w:val="none" w:sz="0" w:space="0" w:color="auto"/>
          </w:divBdr>
        </w:div>
        <w:div w:id="207304312">
          <w:marLeft w:val="640"/>
          <w:marRight w:val="0"/>
          <w:marTop w:val="0"/>
          <w:marBottom w:val="0"/>
          <w:divBdr>
            <w:top w:val="none" w:sz="0" w:space="0" w:color="auto"/>
            <w:left w:val="none" w:sz="0" w:space="0" w:color="auto"/>
            <w:bottom w:val="none" w:sz="0" w:space="0" w:color="auto"/>
            <w:right w:val="none" w:sz="0" w:space="0" w:color="auto"/>
          </w:divBdr>
        </w:div>
        <w:div w:id="991716931">
          <w:marLeft w:val="640"/>
          <w:marRight w:val="0"/>
          <w:marTop w:val="0"/>
          <w:marBottom w:val="0"/>
          <w:divBdr>
            <w:top w:val="none" w:sz="0" w:space="0" w:color="auto"/>
            <w:left w:val="none" w:sz="0" w:space="0" w:color="auto"/>
            <w:bottom w:val="none" w:sz="0" w:space="0" w:color="auto"/>
            <w:right w:val="none" w:sz="0" w:space="0" w:color="auto"/>
          </w:divBdr>
        </w:div>
        <w:div w:id="1070811265">
          <w:marLeft w:val="640"/>
          <w:marRight w:val="0"/>
          <w:marTop w:val="0"/>
          <w:marBottom w:val="0"/>
          <w:divBdr>
            <w:top w:val="none" w:sz="0" w:space="0" w:color="auto"/>
            <w:left w:val="none" w:sz="0" w:space="0" w:color="auto"/>
            <w:bottom w:val="none" w:sz="0" w:space="0" w:color="auto"/>
            <w:right w:val="none" w:sz="0" w:space="0" w:color="auto"/>
          </w:divBdr>
        </w:div>
        <w:div w:id="191501103">
          <w:marLeft w:val="640"/>
          <w:marRight w:val="0"/>
          <w:marTop w:val="0"/>
          <w:marBottom w:val="0"/>
          <w:divBdr>
            <w:top w:val="none" w:sz="0" w:space="0" w:color="auto"/>
            <w:left w:val="none" w:sz="0" w:space="0" w:color="auto"/>
            <w:bottom w:val="none" w:sz="0" w:space="0" w:color="auto"/>
            <w:right w:val="none" w:sz="0" w:space="0" w:color="auto"/>
          </w:divBdr>
        </w:div>
        <w:div w:id="1984697171">
          <w:marLeft w:val="640"/>
          <w:marRight w:val="0"/>
          <w:marTop w:val="0"/>
          <w:marBottom w:val="0"/>
          <w:divBdr>
            <w:top w:val="none" w:sz="0" w:space="0" w:color="auto"/>
            <w:left w:val="none" w:sz="0" w:space="0" w:color="auto"/>
            <w:bottom w:val="none" w:sz="0" w:space="0" w:color="auto"/>
            <w:right w:val="none" w:sz="0" w:space="0" w:color="auto"/>
          </w:divBdr>
        </w:div>
        <w:div w:id="1430195472">
          <w:marLeft w:val="640"/>
          <w:marRight w:val="0"/>
          <w:marTop w:val="0"/>
          <w:marBottom w:val="0"/>
          <w:divBdr>
            <w:top w:val="none" w:sz="0" w:space="0" w:color="auto"/>
            <w:left w:val="none" w:sz="0" w:space="0" w:color="auto"/>
            <w:bottom w:val="none" w:sz="0" w:space="0" w:color="auto"/>
            <w:right w:val="none" w:sz="0" w:space="0" w:color="auto"/>
          </w:divBdr>
        </w:div>
        <w:div w:id="951977737">
          <w:marLeft w:val="640"/>
          <w:marRight w:val="0"/>
          <w:marTop w:val="0"/>
          <w:marBottom w:val="0"/>
          <w:divBdr>
            <w:top w:val="none" w:sz="0" w:space="0" w:color="auto"/>
            <w:left w:val="none" w:sz="0" w:space="0" w:color="auto"/>
            <w:bottom w:val="none" w:sz="0" w:space="0" w:color="auto"/>
            <w:right w:val="none" w:sz="0" w:space="0" w:color="auto"/>
          </w:divBdr>
        </w:div>
        <w:div w:id="1821069927">
          <w:marLeft w:val="640"/>
          <w:marRight w:val="0"/>
          <w:marTop w:val="0"/>
          <w:marBottom w:val="0"/>
          <w:divBdr>
            <w:top w:val="none" w:sz="0" w:space="0" w:color="auto"/>
            <w:left w:val="none" w:sz="0" w:space="0" w:color="auto"/>
            <w:bottom w:val="none" w:sz="0" w:space="0" w:color="auto"/>
            <w:right w:val="none" w:sz="0" w:space="0" w:color="auto"/>
          </w:divBdr>
        </w:div>
        <w:div w:id="1561399767">
          <w:marLeft w:val="640"/>
          <w:marRight w:val="0"/>
          <w:marTop w:val="0"/>
          <w:marBottom w:val="0"/>
          <w:divBdr>
            <w:top w:val="none" w:sz="0" w:space="0" w:color="auto"/>
            <w:left w:val="none" w:sz="0" w:space="0" w:color="auto"/>
            <w:bottom w:val="none" w:sz="0" w:space="0" w:color="auto"/>
            <w:right w:val="none" w:sz="0" w:space="0" w:color="auto"/>
          </w:divBdr>
        </w:div>
        <w:div w:id="1625503572">
          <w:marLeft w:val="640"/>
          <w:marRight w:val="0"/>
          <w:marTop w:val="0"/>
          <w:marBottom w:val="0"/>
          <w:divBdr>
            <w:top w:val="none" w:sz="0" w:space="0" w:color="auto"/>
            <w:left w:val="none" w:sz="0" w:space="0" w:color="auto"/>
            <w:bottom w:val="none" w:sz="0" w:space="0" w:color="auto"/>
            <w:right w:val="none" w:sz="0" w:space="0" w:color="auto"/>
          </w:divBdr>
        </w:div>
        <w:div w:id="390082768">
          <w:marLeft w:val="640"/>
          <w:marRight w:val="0"/>
          <w:marTop w:val="0"/>
          <w:marBottom w:val="0"/>
          <w:divBdr>
            <w:top w:val="none" w:sz="0" w:space="0" w:color="auto"/>
            <w:left w:val="none" w:sz="0" w:space="0" w:color="auto"/>
            <w:bottom w:val="none" w:sz="0" w:space="0" w:color="auto"/>
            <w:right w:val="none" w:sz="0" w:space="0" w:color="auto"/>
          </w:divBdr>
        </w:div>
        <w:div w:id="1091007586">
          <w:marLeft w:val="640"/>
          <w:marRight w:val="0"/>
          <w:marTop w:val="0"/>
          <w:marBottom w:val="0"/>
          <w:divBdr>
            <w:top w:val="none" w:sz="0" w:space="0" w:color="auto"/>
            <w:left w:val="none" w:sz="0" w:space="0" w:color="auto"/>
            <w:bottom w:val="none" w:sz="0" w:space="0" w:color="auto"/>
            <w:right w:val="none" w:sz="0" w:space="0" w:color="auto"/>
          </w:divBdr>
        </w:div>
        <w:div w:id="1991055301">
          <w:marLeft w:val="640"/>
          <w:marRight w:val="0"/>
          <w:marTop w:val="0"/>
          <w:marBottom w:val="0"/>
          <w:divBdr>
            <w:top w:val="none" w:sz="0" w:space="0" w:color="auto"/>
            <w:left w:val="none" w:sz="0" w:space="0" w:color="auto"/>
            <w:bottom w:val="none" w:sz="0" w:space="0" w:color="auto"/>
            <w:right w:val="none" w:sz="0" w:space="0" w:color="auto"/>
          </w:divBdr>
        </w:div>
        <w:div w:id="39129866">
          <w:marLeft w:val="640"/>
          <w:marRight w:val="0"/>
          <w:marTop w:val="0"/>
          <w:marBottom w:val="0"/>
          <w:divBdr>
            <w:top w:val="none" w:sz="0" w:space="0" w:color="auto"/>
            <w:left w:val="none" w:sz="0" w:space="0" w:color="auto"/>
            <w:bottom w:val="none" w:sz="0" w:space="0" w:color="auto"/>
            <w:right w:val="none" w:sz="0" w:space="0" w:color="auto"/>
          </w:divBdr>
        </w:div>
        <w:div w:id="1903447725">
          <w:marLeft w:val="640"/>
          <w:marRight w:val="0"/>
          <w:marTop w:val="0"/>
          <w:marBottom w:val="0"/>
          <w:divBdr>
            <w:top w:val="none" w:sz="0" w:space="0" w:color="auto"/>
            <w:left w:val="none" w:sz="0" w:space="0" w:color="auto"/>
            <w:bottom w:val="none" w:sz="0" w:space="0" w:color="auto"/>
            <w:right w:val="none" w:sz="0" w:space="0" w:color="auto"/>
          </w:divBdr>
        </w:div>
        <w:div w:id="1499425920">
          <w:marLeft w:val="640"/>
          <w:marRight w:val="0"/>
          <w:marTop w:val="0"/>
          <w:marBottom w:val="0"/>
          <w:divBdr>
            <w:top w:val="none" w:sz="0" w:space="0" w:color="auto"/>
            <w:left w:val="none" w:sz="0" w:space="0" w:color="auto"/>
            <w:bottom w:val="none" w:sz="0" w:space="0" w:color="auto"/>
            <w:right w:val="none" w:sz="0" w:space="0" w:color="auto"/>
          </w:divBdr>
        </w:div>
        <w:div w:id="520971244">
          <w:marLeft w:val="640"/>
          <w:marRight w:val="0"/>
          <w:marTop w:val="0"/>
          <w:marBottom w:val="0"/>
          <w:divBdr>
            <w:top w:val="none" w:sz="0" w:space="0" w:color="auto"/>
            <w:left w:val="none" w:sz="0" w:space="0" w:color="auto"/>
            <w:bottom w:val="none" w:sz="0" w:space="0" w:color="auto"/>
            <w:right w:val="none" w:sz="0" w:space="0" w:color="auto"/>
          </w:divBdr>
        </w:div>
        <w:div w:id="181164897">
          <w:marLeft w:val="640"/>
          <w:marRight w:val="0"/>
          <w:marTop w:val="0"/>
          <w:marBottom w:val="0"/>
          <w:divBdr>
            <w:top w:val="none" w:sz="0" w:space="0" w:color="auto"/>
            <w:left w:val="none" w:sz="0" w:space="0" w:color="auto"/>
            <w:bottom w:val="none" w:sz="0" w:space="0" w:color="auto"/>
            <w:right w:val="none" w:sz="0" w:space="0" w:color="auto"/>
          </w:divBdr>
        </w:div>
        <w:div w:id="976643771">
          <w:marLeft w:val="640"/>
          <w:marRight w:val="0"/>
          <w:marTop w:val="0"/>
          <w:marBottom w:val="0"/>
          <w:divBdr>
            <w:top w:val="none" w:sz="0" w:space="0" w:color="auto"/>
            <w:left w:val="none" w:sz="0" w:space="0" w:color="auto"/>
            <w:bottom w:val="none" w:sz="0" w:space="0" w:color="auto"/>
            <w:right w:val="none" w:sz="0" w:space="0" w:color="auto"/>
          </w:divBdr>
        </w:div>
        <w:div w:id="1265531055">
          <w:marLeft w:val="640"/>
          <w:marRight w:val="0"/>
          <w:marTop w:val="0"/>
          <w:marBottom w:val="0"/>
          <w:divBdr>
            <w:top w:val="none" w:sz="0" w:space="0" w:color="auto"/>
            <w:left w:val="none" w:sz="0" w:space="0" w:color="auto"/>
            <w:bottom w:val="none" w:sz="0" w:space="0" w:color="auto"/>
            <w:right w:val="none" w:sz="0" w:space="0" w:color="auto"/>
          </w:divBdr>
        </w:div>
        <w:div w:id="1970430623">
          <w:marLeft w:val="640"/>
          <w:marRight w:val="0"/>
          <w:marTop w:val="0"/>
          <w:marBottom w:val="0"/>
          <w:divBdr>
            <w:top w:val="none" w:sz="0" w:space="0" w:color="auto"/>
            <w:left w:val="none" w:sz="0" w:space="0" w:color="auto"/>
            <w:bottom w:val="none" w:sz="0" w:space="0" w:color="auto"/>
            <w:right w:val="none" w:sz="0" w:space="0" w:color="auto"/>
          </w:divBdr>
        </w:div>
        <w:div w:id="617224214">
          <w:marLeft w:val="640"/>
          <w:marRight w:val="0"/>
          <w:marTop w:val="0"/>
          <w:marBottom w:val="0"/>
          <w:divBdr>
            <w:top w:val="none" w:sz="0" w:space="0" w:color="auto"/>
            <w:left w:val="none" w:sz="0" w:space="0" w:color="auto"/>
            <w:bottom w:val="none" w:sz="0" w:space="0" w:color="auto"/>
            <w:right w:val="none" w:sz="0" w:space="0" w:color="auto"/>
          </w:divBdr>
        </w:div>
        <w:div w:id="154230931">
          <w:marLeft w:val="640"/>
          <w:marRight w:val="0"/>
          <w:marTop w:val="0"/>
          <w:marBottom w:val="0"/>
          <w:divBdr>
            <w:top w:val="none" w:sz="0" w:space="0" w:color="auto"/>
            <w:left w:val="none" w:sz="0" w:space="0" w:color="auto"/>
            <w:bottom w:val="none" w:sz="0" w:space="0" w:color="auto"/>
            <w:right w:val="none" w:sz="0" w:space="0" w:color="auto"/>
          </w:divBdr>
        </w:div>
        <w:div w:id="522793162">
          <w:marLeft w:val="640"/>
          <w:marRight w:val="0"/>
          <w:marTop w:val="0"/>
          <w:marBottom w:val="0"/>
          <w:divBdr>
            <w:top w:val="none" w:sz="0" w:space="0" w:color="auto"/>
            <w:left w:val="none" w:sz="0" w:space="0" w:color="auto"/>
            <w:bottom w:val="none" w:sz="0" w:space="0" w:color="auto"/>
            <w:right w:val="none" w:sz="0" w:space="0" w:color="auto"/>
          </w:divBdr>
        </w:div>
        <w:div w:id="1163277304">
          <w:marLeft w:val="640"/>
          <w:marRight w:val="0"/>
          <w:marTop w:val="0"/>
          <w:marBottom w:val="0"/>
          <w:divBdr>
            <w:top w:val="none" w:sz="0" w:space="0" w:color="auto"/>
            <w:left w:val="none" w:sz="0" w:space="0" w:color="auto"/>
            <w:bottom w:val="none" w:sz="0" w:space="0" w:color="auto"/>
            <w:right w:val="none" w:sz="0" w:space="0" w:color="auto"/>
          </w:divBdr>
        </w:div>
        <w:div w:id="1126512615">
          <w:marLeft w:val="640"/>
          <w:marRight w:val="0"/>
          <w:marTop w:val="0"/>
          <w:marBottom w:val="0"/>
          <w:divBdr>
            <w:top w:val="none" w:sz="0" w:space="0" w:color="auto"/>
            <w:left w:val="none" w:sz="0" w:space="0" w:color="auto"/>
            <w:bottom w:val="none" w:sz="0" w:space="0" w:color="auto"/>
            <w:right w:val="none" w:sz="0" w:space="0" w:color="auto"/>
          </w:divBdr>
        </w:div>
        <w:div w:id="664747933">
          <w:marLeft w:val="640"/>
          <w:marRight w:val="0"/>
          <w:marTop w:val="0"/>
          <w:marBottom w:val="0"/>
          <w:divBdr>
            <w:top w:val="none" w:sz="0" w:space="0" w:color="auto"/>
            <w:left w:val="none" w:sz="0" w:space="0" w:color="auto"/>
            <w:bottom w:val="none" w:sz="0" w:space="0" w:color="auto"/>
            <w:right w:val="none" w:sz="0" w:space="0" w:color="auto"/>
          </w:divBdr>
        </w:div>
        <w:div w:id="1932468325">
          <w:marLeft w:val="640"/>
          <w:marRight w:val="0"/>
          <w:marTop w:val="0"/>
          <w:marBottom w:val="0"/>
          <w:divBdr>
            <w:top w:val="none" w:sz="0" w:space="0" w:color="auto"/>
            <w:left w:val="none" w:sz="0" w:space="0" w:color="auto"/>
            <w:bottom w:val="none" w:sz="0" w:space="0" w:color="auto"/>
            <w:right w:val="none" w:sz="0" w:space="0" w:color="auto"/>
          </w:divBdr>
        </w:div>
        <w:div w:id="1600212157">
          <w:marLeft w:val="640"/>
          <w:marRight w:val="0"/>
          <w:marTop w:val="0"/>
          <w:marBottom w:val="0"/>
          <w:divBdr>
            <w:top w:val="none" w:sz="0" w:space="0" w:color="auto"/>
            <w:left w:val="none" w:sz="0" w:space="0" w:color="auto"/>
            <w:bottom w:val="none" w:sz="0" w:space="0" w:color="auto"/>
            <w:right w:val="none" w:sz="0" w:space="0" w:color="auto"/>
          </w:divBdr>
        </w:div>
        <w:div w:id="2140416075">
          <w:marLeft w:val="640"/>
          <w:marRight w:val="0"/>
          <w:marTop w:val="0"/>
          <w:marBottom w:val="0"/>
          <w:divBdr>
            <w:top w:val="none" w:sz="0" w:space="0" w:color="auto"/>
            <w:left w:val="none" w:sz="0" w:space="0" w:color="auto"/>
            <w:bottom w:val="none" w:sz="0" w:space="0" w:color="auto"/>
            <w:right w:val="none" w:sz="0" w:space="0" w:color="auto"/>
          </w:divBdr>
        </w:div>
        <w:div w:id="1534345173">
          <w:marLeft w:val="640"/>
          <w:marRight w:val="0"/>
          <w:marTop w:val="0"/>
          <w:marBottom w:val="0"/>
          <w:divBdr>
            <w:top w:val="none" w:sz="0" w:space="0" w:color="auto"/>
            <w:left w:val="none" w:sz="0" w:space="0" w:color="auto"/>
            <w:bottom w:val="none" w:sz="0" w:space="0" w:color="auto"/>
            <w:right w:val="none" w:sz="0" w:space="0" w:color="auto"/>
          </w:divBdr>
        </w:div>
        <w:div w:id="1784031270">
          <w:marLeft w:val="640"/>
          <w:marRight w:val="0"/>
          <w:marTop w:val="0"/>
          <w:marBottom w:val="0"/>
          <w:divBdr>
            <w:top w:val="none" w:sz="0" w:space="0" w:color="auto"/>
            <w:left w:val="none" w:sz="0" w:space="0" w:color="auto"/>
            <w:bottom w:val="none" w:sz="0" w:space="0" w:color="auto"/>
            <w:right w:val="none" w:sz="0" w:space="0" w:color="auto"/>
          </w:divBdr>
        </w:div>
        <w:div w:id="1191183363">
          <w:marLeft w:val="640"/>
          <w:marRight w:val="0"/>
          <w:marTop w:val="0"/>
          <w:marBottom w:val="0"/>
          <w:divBdr>
            <w:top w:val="none" w:sz="0" w:space="0" w:color="auto"/>
            <w:left w:val="none" w:sz="0" w:space="0" w:color="auto"/>
            <w:bottom w:val="none" w:sz="0" w:space="0" w:color="auto"/>
            <w:right w:val="none" w:sz="0" w:space="0" w:color="auto"/>
          </w:divBdr>
        </w:div>
        <w:div w:id="1778132909">
          <w:marLeft w:val="640"/>
          <w:marRight w:val="0"/>
          <w:marTop w:val="0"/>
          <w:marBottom w:val="0"/>
          <w:divBdr>
            <w:top w:val="none" w:sz="0" w:space="0" w:color="auto"/>
            <w:left w:val="none" w:sz="0" w:space="0" w:color="auto"/>
            <w:bottom w:val="none" w:sz="0" w:space="0" w:color="auto"/>
            <w:right w:val="none" w:sz="0" w:space="0" w:color="auto"/>
          </w:divBdr>
        </w:div>
        <w:div w:id="1043559192">
          <w:marLeft w:val="640"/>
          <w:marRight w:val="0"/>
          <w:marTop w:val="0"/>
          <w:marBottom w:val="0"/>
          <w:divBdr>
            <w:top w:val="none" w:sz="0" w:space="0" w:color="auto"/>
            <w:left w:val="none" w:sz="0" w:space="0" w:color="auto"/>
            <w:bottom w:val="none" w:sz="0" w:space="0" w:color="auto"/>
            <w:right w:val="none" w:sz="0" w:space="0" w:color="auto"/>
          </w:divBdr>
        </w:div>
        <w:div w:id="401686238">
          <w:marLeft w:val="640"/>
          <w:marRight w:val="0"/>
          <w:marTop w:val="0"/>
          <w:marBottom w:val="0"/>
          <w:divBdr>
            <w:top w:val="none" w:sz="0" w:space="0" w:color="auto"/>
            <w:left w:val="none" w:sz="0" w:space="0" w:color="auto"/>
            <w:bottom w:val="none" w:sz="0" w:space="0" w:color="auto"/>
            <w:right w:val="none" w:sz="0" w:space="0" w:color="auto"/>
          </w:divBdr>
        </w:div>
        <w:div w:id="1824345364">
          <w:marLeft w:val="640"/>
          <w:marRight w:val="0"/>
          <w:marTop w:val="0"/>
          <w:marBottom w:val="0"/>
          <w:divBdr>
            <w:top w:val="none" w:sz="0" w:space="0" w:color="auto"/>
            <w:left w:val="none" w:sz="0" w:space="0" w:color="auto"/>
            <w:bottom w:val="none" w:sz="0" w:space="0" w:color="auto"/>
            <w:right w:val="none" w:sz="0" w:space="0" w:color="auto"/>
          </w:divBdr>
        </w:div>
        <w:div w:id="422607835">
          <w:marLeft w:val="640"/>
          <w:marRight w:val="0"/>
          <w:marTop w:val="0"/>
          <w:marBottom w:val="0"/>
          <w:divBdr>
            <w:top w:val="none" w:sz="0" w:space="0" w:color="auto"/>
            <w:left w:val="none" w:sz="0" w:space="0" w:color="auto"/>
            <w:bottom w:val="none" w:sz="0" w:space="0" w:color="auto"/>
            <w:right w:val="none" w:sz="0" w:space="0" w:color="auto"/>
          </w:divBdr>
        </w:div>
        <w:div w:id="627735335">
          <w:marLeft w:val="640"/>
          <w:marRight w:val="0"/>
          <w:marTop w:val="0"/>
          <w:marBottom w:val="0"/>
          <w:divBdr>
            <w:top w:val="none" w:sz="0" w:space="0" w:color="auto"/>
            <w:left w:val="none" w:sz="0" w:space="0" w:color="auto"/>
            <w:bottom w:val="none" w:sz="0" w:space="0" w:color="auto"/>
            <w:right w:val="none" w:sz="0" w:space="0" w:color="auto"/>
          </w:divBdr>
        </w:div>
        <w:div w:id="926890267">
          <w:marLeft w:val="640"/>
          <w:marRight w:val="0"/>
          <w:marTop w:val="0"/>
          <w:marBottom w:val="0"/>
          <w:divBdr>
            <w:top w:val="none" w:sz="0" w:space="0" w:color="auto"/>
            <w:left w:val="none" w:sz="0" w:space="0" w:color="auto"/>
            <w:bottom w:val="none" w:sz="0" w:space="0" w:color="auto"/>
            <w:right w:val="none" w:sz="0" w:space="0" w:color="auto"/>
          </w:divBdr>
        </w:div>
        <w:div w:id="1668481079">
          <w:marLeft w:val="640"/>
          <w:marRight w:val="0"/>
          <w:marTop w:val="0"/>
          <w:marBottom w:val="0"/>
          <w:divBdr>
            <w:top w:val="none" w:sz="0" w:space="0" w:color="auto"/>
            <w:left w:val="none" w:sz="0" w:space="0" w:color="auto"/>
            <w:bottom w:val="none" w:sz="0" w:space="0" w:color="auto"/>
            <w:right w:val="none" w:sz="0" w:space="0" w:color="auto"/>
          </w:divBdr>
        </w:div>
        <w:div w:id="1083140510">
          <w:marLeft w:val="640"/>
          <w:marRight w:val="0"/>
          <w:marTop w:val="0"/>
          <w:marBottom w:val="0"/>
          <w:divBdr>
            <w:top w:val="none" w:sz="0" w:space="0" w:color="auto"/>
            <w:left w:val="none" w:sz="0" w:space="0" w:color="auto"/>
            <w:bottom w:val="none" w:sz="0" w:space="0" w:color="auto"/>
            <w:right w:val="none" w:sz="0" w:space="0" w:color="auto"/>
          </w:divBdr>
        </w:div>
        <w:div w:id="1759671178">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6924487">
      <w:bodyDiv w:val="1"/>
      <w:marLeft w:val="0"/>
      <w:marRight w:val="0"/>
      <w:marTop w:val="0"/>
      <w:marBottom w:val="0"/>
      <w:divBdr>
        <w:top w:val="none" w:sz="0" w:space="0" w:color="auto"/>
        <w:left w:val="none" w:sz="0" w:space="0" w:color="auto"/>
        <w:bottom w:val="none" w:sz="0" w:space="0" w:color="auto"/>
        <w:right w:val="none" w:sz="0" w:space="0" w:color="auto"/>
      </w:divBdr>
      <w:divsChild>
        <w:div w:id="894505692">
          <w:marLeft w:val="640"/>
          <w:marRight w:val="0"/>
          <w:marTop w:val="0"/>
          <w:marBottom w:val="0"/>
          <w:divBdr>
            <w:top w:val="none" w:sz="0" w:space="0" w:color="auto"/>
            <w:left w:val="none" w:sz="0" w:space="0" w:color="auto"/>
            <w:bottom w:val="none" w:sz="0" w:space="0" w:color="auto"/>
            <w:right w:val="none" w:sz="0" w:space="0" w:color="auto"/>
          </w:divBdr>
        </w:div>
        <w:div w:id="315499219">
          <w:marLeft w:val="640"/>
          <w:marRight w:val="0"/>
          <w:marTop w:val="0"/>
          <w:marBottom w:val="0"/>
          <w:divBdr>
            <w:top w:val="none" w:sz="0" w:space="0" w:color="auto"/>
            <w:left w:val="none" w:sz="0" w:space="0" w:color="auto"/>
            <w:bottom w:val="none" w:sz="0" w:space="0" w:color="auto"/>
            <w:right w:val="none" w:sz="0" w:space="0" w:color="auto"/>
          </w:divBdr>
        </w:div>
        <w:div w:id="482897306">
          <w:marLeft w:val="640"/>
          <w:marRight w:val="0"/>
          <w:marTop w:val="0"/>
          <w:marBottom w:val="0"/>
          <w:divBdr>
            <w:top w:val="none" w:sz="0" w:space="0" w:color="auto"/>
            <w:left w:val="none" w:sz="0" w:space="0" w:color="auto"/>
            <w:bottom w:val="none" w:sz="0" w:space="0" w:color="auto"/>
            <w:right w:val="none" w:sz="0" w:space="0" w:color="auto"/>
          </w:divBdr>
        </w:div>
        <w:div w:id="1423407936">
          <w:marLeft w:val="640"/>
          <w:marRight w:val="0"/>
          <w:marTop w:val="0"/>
          <w:marBottom w:val="0"/>
          <w:divBdr>
            <w:top w:val="none" w:sz="0" w:space="0" w:color="auto"/>
            <w:left w:val="none" w:sz="0" w:space="0" w:color="auto"/>
            <w:bottom w:val="none" w:sz="0" w:space="0" w:color="auto"/>
            <w:right w:val="none" w:sz="0" w:space="0" w:color="auto"/>
          </w:divBdr>
        </w:div>
        <w:div w:id="2061396952">
          <w:marLeft w:val="640"/>
          <w:marRight w:val="0"/>
          <w:marTop w:val="0"/>
          <w:marBottom w:val="0"/>
          <w:divBdr>
            <w:top w:val="none" w:sz="0" w:space="0" w:color="auto"/>
            <w:left w:val="none" w:sz="0" w:space="0" w:color="auto"/>
            <w:bottom w:val="none" w:sz="0" w:space="0" w:color="auto"/>
            <w:right w:val="none" w:sz="0" w:space="0" w:color="auto"/>
          </w:divBdr>
        </w:div>
        <w:div w:id="1634745942">
          <w:marLeft w:val="640"/>
          <w:marRight w:val="0"/>
          <w:marTop w:val="0"/>
          <w:marBottom w:val="0"/>
          <w:divBdr>
            <w:top w:val="none" w:sz="0" w:space="0" w:color="auto"/>
            <w:left w:val="none" w:sz="0" w:space="0" w:color="auto"/>
            <w:bottom w:val="none" w:sz="0" w:space="0" w:color="auto"/>
            <w:right w:val="none" w:sz="0" w:space="0" w:color="auto"/>
          </w:divBdr>
        </w:div>
        <w:div w:id="287123223">
          <w:marLeft w:val="640"/>
          <w:marRight w:val="0"/>
          <w:marTop w:val="0"/>
          <w:marBottom w:val="0"/>
          <w:divBdr>
            <w:top w:val="none" w:sz="0" w:space="0" w:color="auto"/>
            <w:left w:val="none" w:sz="0" w:space="0" w:color="auto"/>
            <w:bottom w:val="none" w:sz="0" w:space="0" w:color="auto"/>
            <w:right w:val="none" w:sz="0" w:space="0" w:color="auto"/>
          </w:divBdr>
        </w:div>
        <w:div w:id="1093434761">
          <w:marLeft w:val="640"/>
          <w:marRight w:val="0"/>
          <w:marTop w:val="0"/>
          <w:marBottom w:val="0"/>
          <w:divBdr>
            <w:top w:val="none" w:sz="0" w:space="0" w:color="auto"/>
            <w:left w:val="none" w:sz="0" w:space="0" w:color="auto"/>
            <w:bottom w:val="none" w:sz="0" w:space="0" w:color="auto"/>
            <w:right w:val="none" w:sz="0" w:space="0" w:color="auto"/>
          </w:divBdr>
        </w:div>
        <w:div w:id="717752471">
          <w:marLeft w:val="640"/>
          <w:marRight w:val="0"/>
          <w:marTop w:val="0"/>
          <w:marBottom w:val="0"/>
          <w:divBdr>
            <w:top w:val="none" w:sz="0" w:space="0" w:color="auto"/>
            <w:left w:val="none" w:sz="0" w:space="0" w:color="auto"/>
            <w:bottom w:val="none" w:sz="0" w:space="0" w:color="auto"/>
            <w:right w:val="none" w:sz="0" w:space="0" w:color="auto"/>
          </w:divBdr>
        </w:div>
        <w:div w:id="94248861">
          <w:marLeft w:val="640"/>
          <w:marRight w:val="0"/>
          <w:marTop w:val="0"/>
          <w:marBottom w:val="0"/>
          <w:divBdr>
            <w:top w:val="none" w:sz="0" w:space="0" w:color="auto"/>
            <w:left w:val="none" w:sz="0" w:space="0" w:color="auto"/>
            <w:bottom w:val="none" w:sz="0" w:space="0" w:color="auto"/>
            <w:right w:val="none" w:sz="0" w:space="0" w:color="auto"/>
          </w:divBdr>
        </w:div>
        <w:div w:id="1263607824">
          <w:marLeft w:val="640"/>
          <w:marRight w:val="0"/>
          <w:marTop w:val="0"/>
          <w:marBottom w:val="0"/>
          <w:divBdr>
            <w:top w:val="none" w:sz="0" w:space="0" w:color="auto"/>
            <w:left w:val="none" w:sz="0" w:space="0" w:color="auto"/>
            <w:bottom w:val="none" w:sz="0" w:space="0" w:color="auto"/>
            <w:right w:val="none" w:sz="0" w:space="0" w:color="auto"/>
          </w:divBdr>
        </w:div>
        <w:div w:id="437408020">
          <w:marLeft w:val="640"/>
          <w:marRight w:val="0"/>
          <w:marTop w:val="0"/>
          <w:marBottom w:val="0"/>
          <w:divBdr>
            <w:top w:val="none" w:sz="0" w:space="0" w:color="auto"/>
            <w:left w:val="none" w:sz="0" w:space="0" w:color="auto"/>
            <w:bottom w:val="none" w:sz="0" w:space="0" w:color="auto"/>
            <w:right w:val="none" w:sz="0" w:space="0" w:color="auto"/>
          </w:divBdr>
        </w:div>
        <w:div w:id="416754071">
          <w:marLeft w:val="640"/>
          <w:marRight w:val="0"/>
          <w:marTop w:val="0"/>
          <w:marBottom w:val="0"/>
          <w:divBdr>
            <w:top w:val="none" w:sz="0" w:space="0" w:color="auto"/>
            <w:left w:val="none" w:sz="0" w:space="0" w:color="auto"/>
            <w:bottom w:val="none" w:sz="0" w:space="0" w:color="auto"/>
            <w:right w:val="none" w:sz="0" w:space="0" w:color="auto"/>
          </w:divBdr>
        </w:div>
        <w:div w:id="747460925">
          <w:marLeft w:val="640"/>
          <w:marRight w:val="0"/>
          <w:marTop w:val="0"/>
          <w:marBottom w:val="0"/>
          <w:divBdr>
            <w:top w:val="none" w:sz="0" w:space="0" w:color="auto"/>
            <w:left w:val="none" w:sz="0" w:space="0" w:color="auto"/>
            <w:bottom w:val="none" w:sz="0" w:space="0" w:color="auto"/>
            <w:right w:val="none" w:sz="0" w:space="0" w:color="auto"/>
          </w:divBdr>
        </w:div>
        <w:div w:id="701171537">
          <w:marLeft w:val="640"/>
          <w:marRight w:val="0"/>
          <w:marTop w:val="0"/>
          <w:marBottom w:val="0"/>
          <w:divBdr>
            <w:top w:val="none" w:sz="0" w:space="0" w:color="auto"/>
            <w:left w:val="none" w:sz="0" w:space="0" w:color="auto"/>
            <w:bottom w:val="none" w:sz="0" w:space="0" w:color="auto"/>
            <w:right w:val="none" w:sz="0" w:space="0" w:color="auto"/>
          </w:divBdr>
        </w:div>
        <w:div w:id="991759777">
          <w:marLeft w:val="640"/>
          <w:marRight w:val="0"/>
          <w:marTop w:val="0"/>
          <w:marBottom w:val="0"/>
          <w:divBdr>
            <w:top w:val="none" w:sz="0" w:space="0" w:color="auto"/>
            <w:left w:val="none" w:sz="0" w:space="0" w:color="auto"/>
            <w:bottom w:val="none" w:sz="0" w:space="0" w:color="auto"/>
            <w:right w:val="none" w:sz="0" w:space="0" w:color="auto"/>
          </w:divBdr>
        </w:div>
        <w:div w:id="1495759898">
          <w:marLeft w:val="640"/>
          <w:marRight w:val="0"/>
          <w:marTop w:val="0"/>
          <w:marBottom w:val="0"/>
          <w:divBdr>
            <w:top w:val="none" w:sz="0" w:space="0" w:color="auto"/>
            <w:left w:val="none" w:sz="0" w:space="0" w:color="auto"/>
            <w:bottom w:val="none" w:sz="0" w:space="0" w:color="auto"/>
            <w:right w:val="none" w:sz="0" w:space="0" w:color="auto"/>
          </w:divBdr>
        </w:div>
        <w:div w:id="278341892">
          <w:marLeft w:val="640"/>
          <w:marRight w:val="0"/>
          <w:marTop w:val="0"/>
          <w:marBottom w:val="0"/>
          <w:divBdr>
            <w:top w:val="none" w:sz="0" w:space="0" w:color="auto"/>
            <w:left w:val="none" w:sz="0" w:space="0" w:color="auto"/>
            <w:bottom w:val="none" w:sz="0" w:space="0" w:color="auto"/>
            <w:right w:val="none" w:sz="0" w:space="0" w:color="auto"/>
          </w:divBdr>
        </w:div>
        <w:div w:id="483011830">
          <w:marLeft w:val="640"/>
          <w:marRight w:val="0"/>
          <w:marTop w:val="0"/>
          <w:marBottom w:val="0"/>
          <w:divBdr>
            <w:top w:val="none" w:sz="0" w:space="0" w:color="auto"/>
            <w:left w:val="none" w:sz="0" w:space="0" w:color="auto"/>
            <w:bottom w:val="none" w:sz="0" w:space="0" w:color="auto"/>
            <w:right w:val="none" w:sz="0" w:space="0" w:color="auto"/>
          </w:divBdr>
        </w:div>
        <w:div w:id="1768035807">
          <w:marLeft w:val="640"/>
          <w:marRight w:val="0"/>
          <w:marTop w:val="0"/>
          <w:marBottom w:val="0"/>
          <w:divBdr>
            <w:top w:val="none" w:sz="0" w:space="0" w:color="auto"/>
            <w:left w:val="none" w:sz="0" w:space="0" w:color="auto"/>
            <w:bottom w:val="none" w:sz="0" w:space="0" w:color="auto"/>
            <w:right w:val="none" w:sz="0" w:space="0" w:color="auto"/>
          </w:divBdr>
        </w:div>
        <w:div w:id="465589640">
          <w:marLeft w:val="640"/>
          <w:marRight w:val="0"/>
          <w:marTop w:val="0"/>
          <w:marBottom w:val="0"/>
          <w:divBdr>
            <w:top w:val="none" w:sz="0" w:space="0" w:color="auto"/>
            <w:left w:val="none" w:sz="0" w:space="0" w:color="auto"/>
            <w:bottom w:val="none" w:sz="0" w:space="0" w:color="auto"/>
            <w:right w:val="none" w:sz="0" w:space="0" w:color="auto"/>
          </w:divBdr>
        </w:div>
        <w:div w:id="1582594925">
          <w:marLeft w:val="640"/>
          <w:marRight w:val="0"/>
          <w:marTop w:val="0"/>
          <w:marBottom w:val="0"/>
          <w:divBdr>
            <w:top w:val="none" w:sz="0" w:space="0" w:color="auto"/>
            <w:left w:val="none" w:sz="0" w:space="0" w:color="auto"/>
            <w:bottom w:val="none" w:sz="0" w:space="0" w:color="auto"/>
            <w:right w:val="none" w:sz="0" w:space="0" w:color="auto"/>
          </w:divBdr>
        </w:div>
        <w:div w:id="838272201">
          <w:marLeft w:val="640"/>
          <w:marRight w:val="0"/>
          <w:marTop w:val="0"/>
          <w:marBottom w:val="0"/>
          <w:divBdr>
            <w:top w:val="none" w:sz="0" w:space="0" w:color="auto"/>
            <w:left w:val="none" w:sz="0" w:space="0" w:color="auto"/>
            <w:bottom w:val="none" w:sz="0" w:space="0" w:color="auto"/>
            <w:right w:val="none" w:sz="0" w:space="0" w:color="auto"/>
          </w:divBdr>
        </w:div>
        <w:div w:id="400638350">
          <w:marLeft w:val="640"/>
          <w:marRight w:val="0"/>
          <w:marTop w:val="0"/>
          <w:marBottom w:val="0"/>
          <w:divBdr>
            <w:top w:val="none" w:sz="0" w:space="0" w:color="auto"/>
            <w:left w:val="none" w:sz="0" w:space="0" w:color="auto"/>
            <w:bottom w:val="none" w:sz="0" w:space="0" w:color="auto"/>
            <w:right w:val="none" w:sz="0" w:space="0" w:color="auto"/>
          </w:divBdr>
        </w:div>
        <w:div w:id="1966305867">
          <w:marLeft w:val="640"/>
          <w:marRight w:val="0"/>
          <w:marTop w:val="0"/>
          <w:marBottom w:val="0"/>
          <w:divBdr>
            <w:top w:val="none" w:sz="0" w:space="0" w:color="auto"/>
            <w:left w:val="none" w:sz="0" w:space="0" w:color="auto"/>
            <w:bottom w:val="none" w:sz="0" w:space="0" w:color="auto"/>
            <w:right w:val="none" w:sz="0" w:space="0" w:color="auto"/>
          </w:divBdr>
        </w:div>
        <w:div w:id="1505169166">
          <w:marLeft w:val="640"/>
          <w:marRight w:val="0"/>
          <w:marTop w:val="0"/>
          <w:marBottom w:val="0"/>
          <w:divBdr>
            <w:top w:val="none" w:sz="0" w:space="0" w:color="auto"/>
            <w:left w:val="none" w:sz="0" w:space="0" w:color="auto"/>
            <w:bottom w:val="none" w:sz="0" w:space="0" w:color="auto"/>
            <w:right w:val="none" w:sz="0" w:space="0" w:color="auto"/>
          </w:divBdr>
        </w:div>
        <w:div w:id="655381959">
          <w:marLeft w:val="640"/>
          <w:marRight w:val="0"/>
          <w:marTop w:val="0"/>
          <w:marBottom w:val="0"/>
          <w:divBdr>
            <w:top w:val="none" w:sz="0" w:space="0" w:color="auto"/>
            <w:left w:val="none" w:sz="0" w:space="0" w:color="auto"/>
            <w:bottom w:val="none" w:sz="0" w:space="0" w:color="auto"/>
            <w:right w:val="none" w:sz="0" w:space="0" w:color="auto"/>
          </w:divBdr>
        </w:div>
        <w:div w:id="1730103988">
          <w:marLeft w:val="640"/>
          <w:marRight w:val="0"/>
          <w:marTop w:val="0"/>
          <w:marBottom w:val="0"/>
          <w:divBdr>
            <w:top w:val="none" w:sz="0" w:space="0" w:color="auto"/>
            <w:left w:val="none" w:sz="0" w:space="0" w:color="auto"/>
            <w:bottom w:val="none" w:sz="0" w:space="0" w:color="auto"/>
            <w:right w:val="none" w:sz="0" w:space="0" w:color="auto"/>
          </w:divBdr>
        </w:div>
        <w:div w:id="2043241316">
          <w:marLeft w:val="640"/>
          <w:marRight w:val="0"/>
          <w:marTop w:val="0"/>
          <w:marBottom w:val="0"/>
          <w:divBdr>
            <w:top w:val="none" w:sz="0" w:space="0" w:color="auto"/>
            <w:left w:val="none" w:sz="0" w:space="0" w:color="auto"/>
            <w:bottom w:val="none" w:sz="0" w:space="0" w:color="auto"/>
            <w:right w:val="none" w:sz="0" w:space="0" w:color="auto"/>
          </w:divBdr>
        </w:div>
        <w:div w:id="519200098">
          <w:marLeft w:val="640"/>
          <w:marRight w:val="0"/>
          <w:marTop w:val="0"/>
          <w:marBottom w:val="0"/>
          <w:divBdr>
            <w:top w:val="none" w:sz="0" w:space="0" w:color="auto"/>
            <w:left w:val="none" w:sz="0" w:space="0" w:color="auto"/>
            <w:bottom w:val="none" w:sz="0" w:space="0" w:color="auto"/>
            <w:right w:val="none" w:sz="0" w:space="0" w:color="auto"/>
          </w:divBdr>
        </w:div>
        <w:div w:id="212695835">
          <w:marLeft w:val="640"/>
          <w:marRight w:val="0"/>
          <w:marTop w:val="0"/>
          <w:marBottom w:val="0"/>
          <w:divBdr>
            <w:top w:val="none" w:sz="0" w:space="0" w:color="auto"/>
            <w:left w:val="none" w:sz="0" w:space="0" w:color="auto"/>
            <w:bottom w:val="none" w:sz="0" w:space="0" w:color="auto"/>
            <w:right w:val="none" w:sz="0" w:space="0" w:color="auto"/>
          </w:divBdr>
        </w:div>
        <w:div w:id="1566866832">
          <w:marLeft w:val="640"/>
          <w:marRight w:val="0"/>
          <w:marTop w:val="0"/>
          <w:marBottom w:val="0"/>
          <w:divBdr>
            <w:top w:val="none" w:sz="0" w:space="0" w:color="auto"/>
            <w:left w:val="none" w:sz="0" w:space="0" w:color="auto"/>
            <w:bottom w:val="none" w:sz="0" w:space="0" w:color="auto"/>
            <w:right w:val="none" w:sz="0" w:space="0" w:color="auto"/>
          </w:divBdr>
        </w:div>
        <w:div w:id="621881041">
          <w:marLeft w:val="640"/>
          <w:marRight w:val="0"/>
          <w:marTop w:val="0"/>
          <w:marBottom w:val="0"/>
          <w:divBdr>
            <w:top w:val="none" w:sz="0" w:space="0" w:color="auto"/>
            <w:left w:val="none" w:sz="0" w:space="0" w:color="auto"/>
            <w:bottom w:val="none" w:sz="0" w:space="0" w:color="auto"/>
            <w:right w:val="none" w:sz="0" w:space="0" w:color="auto"/>
          </w:divBdr>
        </w:div>
        <w:div w:id="921647102">
          <w:marLeft w:val="640"/>
          <w:marRight w:val="0"/>
          <w:marTop w:val="0"/>
          <w:marBottom w:val="0"/>
          <w:divBdr>
            <w:top w:val="none" w:sz="0" w:space="0" w:color="auto"/>
            <w:left w:val="none" w:sz="0" w:space="0" w:color="auto"/>
            <w:bottom w:val="none" w:sz="0" w:space="0" w:color="auto"/>
            <w:right w:val="none" w:sz="0" w:space="0" w:color="auto"/>
          </w:divBdr>
        </w:div>
        <w:div w:id="365065516">
          <w:marLeft w:val="640"/>
          <w:marRight w:val="0"/>
          <w:marTop w:val="0"/>
          <w:marBottom w:val="0"/>
          <w:divBdr>
            <w:top w:val="none" w:sz="0" w:space="0" w:color="auto"/>
            <w:left w:val="none" w:sz="0" w:space="0" w:color="auto"/>
            <w:bottom w:val="none" w:sz="0" w:space="0" w:color="auto"/>
            <w:right w:val="none" w:sz="0" w:space="0" w:color="auto"/>
          </w:divBdr>
        </w:div>
        <w:div w:id="998725742">
          <w:marLeft w:val="640"/>
          <w:marRight w:val="0"/>
          <w:marTop w:val="0"/>
          <w:marBottom w:val="0"/>
          <w:divBdr>
            <w:top w:val="none" w:sz="0" w:space="0" w:color="auto"/>
            <w:left w:val="none" w:sz="0" w:space="0" w:color="auto"/>
            <w:bottom w:val="none" w:sz="0" w:space="0" w:color="auto"/>
            <w:right w:val="none" w:sz="0" w:space="0" w:color="auto"/>
          </w:divBdr>
        </w:div>
        <w:div w:id="515316914">
          <w:marLeft w:val="640"/>
          <w:marRight w:val="0"/>
          <w:marTop w:val="0"/>
          <w:marBottom w:val="0"/>
          <w:divBdr>
            <w:top w:val="none" w:sz="0" w:space="0" w:color="auto"/>
            <w:left w:val="none" w:sz="0" w:space="0" w:color="auto"/>
            <w:bottom w:val="none" w:sz="0" w:space="0" w:color="auto"/>
            <w:right w:val="none" w:sz="0" w:space="0" w:color="auto"/>
          </w:divBdr>
        </w:div>
        <w:div w:id="1693414414">
          <w:marLeft w:val="640"/>
          <w:marRight w:val="0"/>
          <w:marTop w:val="0"/>
          <w:marBottom w:val="0"/>
          <w:divBdr>
            <w:top w:val="none" w:sz="0" w:space="0" w:color="auto"/>
            <w:left w:val="none" w:sz="0" w:space="0" w:color="auto"/>
            <w:bottom w:val="none" w:sz="0" w:space="0" w:color="auto"/>
            <w:right w:val="none" w:sz="0" w:space="0" w:color="auto"/>
          </w:divBdr>
        </w:div>
        <w:div w:id="1997613614">
          <w:marLeft w:val="640"/>
          <w:marRight w:val="0"/>
          <w:marTop w:val="0"/>
          <w:marBottom w:val="0"/>
          <w:divBdr>
            <w:top w:val="none" w:sz="0" w:space="0" w:color="auto"/>
            <w:left w:val="none" w:sz="0" w:space="0" w:color="auto"/>
            <w:bottom w:val="none" w:sz="0" w:space="0" w:color="auto"/>
            <w:right w:val="none" w:sz="0" w:space="0" w:color="auto"/>
          </w:divBdr>
        </w:div>
        <w:div w:id="1148547277">
          <w:marLeft w:val="640"/>
          <w:marRight w:val="0"/>
          <w:marTop w:val="0"/>
          <w:marBottom w:val="0"/>
          <w:divBdr>
            <w:top w:val="none" w:sz="0" w:space="0" w:color="auto"/>
            <w:left w:val="none" w:sz="0" w:space="0" w:color="auto"/>
            <w:bottom w:val="none" w:sz="0" w:space="0" w:color="auto"/>
            <w:right w:val="none" w:sz="0" w:space="0" w:color="auto"/>
          </w:divBdr>
        </w:div>
        <w:div w:id="85003709">
          <w:marLeft w:val="640"/>
          <w:marRight w:val="0"/>
          <w:marTop w:val="0"/>
          <w:marBottom w:val="0"/>
          <w:divBdr>
            <w:top w:val="none" w:sz="0" w:space="0" w:color="auto"/>
            <w:left w:val="none" w:sz="0" w:space="0" w:color="auto"/>
            <w:bottom w:val="none" w:sz="0" w:space="0" w:color="auto"/>
            <w:right w:val="none" w:sz="0" w:space="0" w:color="auto"/>
          </w:divBdr>
        </w:div>
        <w:div w:id="87777963">
          <w:marLeft w:val="640"/>
          <w:marRight w:val="0"/>
          <w:marTop w:val="0"/>
          <w:marBottom w:val="0"/>
          <w:divBdr>
            <w:top w:val="none" w:sz="0" w:space="0" w:color="auto"/>
            <w:left w:val="none" w:sz="0" w:space="0" w:color="auto"/>
            <w:bottom w:val="none" w:sz="0" w:space="0" w:color="auto"/>
            <w:right w:val="none" w:sz="0" w:space="0" w:color="auto"/>
          </w:divBdr>
        </w:div>
        <w:div w:id="1487283864">
          <w:marLeft w:val="640"/>
          <w:marRight w:val="0"/>
          <w:marTop w:val="0"/>
          <w:marBottom w:val="0"/>
          <w:divBdr>
            <w:top w:val="none" w:sz="0" w:space="0" w:color="auto"/>
            <w:left w:val="none" w:sz="0" w:space="0" w:color="auto"/>
            <w:bottom w:val="none" w:sz="0" w:space="0" w:color="auto"/>
            <w:right w:val="none" w:sz="0" w:space="0" w:color="auto"/>
          </w:divBdr>
        </w:div>
        <w:div w:id="1000809153">
          <w:marLeft w:val="640"/>
          <w:marRight w:val="0"/>
          <w:marTop w:val="0"/>
          <w:marBottom w:val="0"/>
          <w:divBdr>
            <w:top w:val="none" w:sz="0" w:space="0" w:color="auto"/>
            <w:left w:val="none" w:sz="0" w:space="0" w:color="auto"/>
            <w:bottom w:val="none" w:sz="0" w:space="0" w:color="auto"/>
            <w:right w:val="none" w:sz="0" w:space="0" w:color="auto"/>
          </w:divBdr>
        </w:div>
        <w:div w:id="1711225669">
          <w:marLeft w:val="640"/>
          <w:marRight w:val="0"/>
          <w:marTop w:val="0"/>
          <w:marBottom w:val="0"/>
          <w:divBdr>
            <w:top w:val="none" w:sz="0" w:space="0" w:color="auto"/>
            <w:left w:val="none" w:sz="0" w:space="0" w:color="auto"/>
            <w:bottom w:val="none" w:sz="0" w:space="0" w:color="auto"/>
            <w:right w:val="none" w:sz="0" w:space="0" w:color="auto"/>
          </w:divBdr>
        </w:div>
        <w:div w:id="1395080863">
          <w:marLeft w:val="640"/>
          <w:marRight w:val="0"/>
          <w:marTop w:val="0"/>
          <w:marBottom w:val="0"/>
          <w:divBdr>
            <w:top w:val="none" w:sz="0" w:space="0" w:color="auto"/>
            <w:left w:val="none" w:sz="0" w:space="0" w:color="auto"/>
            <w:bottom w:val="none" w:sz="0" w:space="0" w:color="auto"/>
            <w:right w:val="none" w:sz="0" w:space="0" w:color="auto"/>
          </w:divBdr>
        </w:div>
        <w:div w:id="1820338553">
          <w:marLeft w:val="640"/>
          <w:marRight w:val="0"/>
          <w:marTop w:val="0"/>
          <w:marBottom w:val="0"/>
          <w:divBdr>
            <w:top w:val="none" w:sz="0" w:space="0" w:color="auto"/>
            <w:left w:val="none" w:sz="0" w:space="0" w:color="auto"/>
            <w:bottom w:val="none" w:sz="0" w:space="0" w:color="auto"/>
            <w:right w:val="none" w:sz="0" w:space="0" w:color="auto"/>
          </w:divBdr>
        </w:div>
        <w:div w:id="596133948">
          <w:marLeft w:val="640"/>
          <w:marRight w:val="0"/>
          <w:marTop w:val="0"/>
          <w:marBottom w:val="0"/>
          <w:divBdr>
            <w:top w:val="none" w:sz="0" w:space="0" w:color="auto"/>
            <w:left w:val="none" w:sz="0" w:space="0" w:color="auto"/>
            <w:bottom w:val="none" w:sz="0" w:space="0" w:color="auto"/>
            <w:right w:val="none" w:sz="0" w:space="0" w:color="auto"/>
          </w:divBdr>
        </w:div>
        <w:div w:id="1274478853">
          <w:marLeft w:val="640"/>
          <w:marRight w:val="0"/>
          <w:marTop w:val="0"/>
          <w:marBottom w:val="0"/>
          <w:divBdr>
            <w:top w:val="none" w:sz="0" w:space="0" w:color="auto"/>
            <w:left w:val="none" w:sz="0" w:space="0" w:color="auto"/>
            <w:bottom w:val="none" w:sz="0" w:space="0" w:color="auto"/>
            <w:right w:val="none" w:sz="0" w:space="0" w:color="auto"/>
          </w:divBdr>
        </w:div>
        <w:div w:id="515655386">
          <w:marLeft w:val="640"/>
          <w:marRight w:val="0"/>
          <w:marTop w:val="0"/>
          <w:marBottom w:val="0"/>
          <w:divBdr>
            <w:top w:val="none" w:sz="0" w:space="0" w:color="auto"/>
            <w:left w:val="none" w:sz="0" w:space="0" w:color="auto"/>
            <w:bottom w:val="none" w:sz="0" w:space="0" w:color="auto"/>
            <w:right w:val="none" w:sz="0" w:space="0" w:color="auto"/>
          </w:divBdr>
        </w:div>
        <w:div w:id="728072078">
          <w:marLeft w:val="640"/>
          <w:marRight w:val="0"/>
          <w:marTop w:val="0"/>
          <w:marBottom w:val="0"/>
          <w:divBdr>
            <w:top w:val="none" w:sz="0" w:space="0" w:color="auto"/>
            <w:left w:val="none" w:sz="0" w:space="0" w:color="auto"/>
            <w:bottom w:val="none" w:sz="0" w:space="0" w:color="auto"/>
            <w:right w:val="none" w:sz="0" w:space="0" w:color="auto"/>
          </w:divBdr>
        </w:div>
        <w:div w:id="393551813">
          <w:marLeft w:val="640"/>
          <w:marRight w:val="0"/>
          <w:marTop w:val="0"/>
          <w:marBottom w:val="0"/>
          <w:divBdr>
            <w:top w:val="none" w:sz="0" w:space="0" w:color="auto"/>
            <w:left w:val="none" w:sz="0" w:space="0" w:color="auto"/>
            <w:bottom w:val="none" w:sz="0" w:space="0" w:color="auto"/>
            <w:right w:val="none" w:sz="0" w:space="0" w:color="auto"/>
          </w:divBdr>
        </w:div>
        <w:div w:id="1271088301">
          <w:marLeft w:val="640"/>
          <w:marRight w:val="0"/>
          <w:marTop w:val="0"/>
          <w:marBottom w:val="0"/>
          <w:divBdr>
            <w:top w:val="none" w:sz="0" w:space="0" w:color="auto"/>
            <w:left w:val="none" w:sz="0" w:space="0" w:color="auto"/>
            <w:bottom w:val="none" w:sz="0" w:space="0" w:color="auto"/>
            <w:right w:val="none" w:sz="0" w:space="0" w:color="auto"/>
          </w:divBdr>
        </w:div>
        <w:div w:id="1263218354">
          <w:marLeft w:val="640"/>
          <w:marRight w:val="0"/>
          <w:marTop w:val="0"/>
          <w:marBottom w:val="0"/>
          <w:divBdr>
            <w:top w:val="none" w:sz="0" w:space="0" w:color="auto"/>
            <w:left w:val="none" w:sz="0" w:space="0" w:color="auto"/>
            <w:bottom w:val="none" w:sz="0" w:space="0" w:color="auto"/>
            <w:right w:val="none" w:sz="0" w:space="0" w:color="auto"/>
          </w:divBdr>
        </w:div>
        <w:div w:id="1811551558">
          <w:marLeft w:val="640"/>
          <w:marRight w:val="0"/>
          <w:marTop w:val="0"/>
          <w:marBottom w:val="0"/>
          <w:divBdr>
            <w:top w:val="none" w:sz="0" w:space="0" w:color="auto"/>
            <w:left w:val="none" w:sz="0" w:space="0" w:color="auto"/>
            <w:bottom w:val="none" w:sz="0" w:space="0" w:color="auto"/>
            <w:right w:val="none" w:sz="0" w:space="0" w:color="auto"/>
          </w:divBdr>
        </w:div>
        <w:div w:id="703599737">
          <w:marLeft w:val="640"/>
          <w:marRight w:val="0"/>
          <w:marTop w:val="0"/>
          <w:marBottom w:val="0"/>
          <w:divBdr>
            <w:top w:val="none" w:sz="0" w:space="0" w:color="auto"/>
            <w:left w:val="none" w:sz="0" w:space="0" w:color="auto"/>
            <w:bottom w:val="none" w:sz="0" w:space="0" w:color="auto"/>
            <w:right w:val="none" w:sz="0" w:space="0" w:color="auto"/>
          </w:divBdr>
        </w:div>
        <w:div w:id="1863781951">
          <w:marLeft w:val="640"/>
          <w:marRight w:val="0"/>
          <w:marTop w:val="0"/>
          <w:marBottom w:val="0"/>
          <w:divBdr>
            <w:top w:val="none" w:sz="0" w:space="0" w:color="auto"/>
            <w:left w:val="none" w:sz="0" w:space="0" w:color="auto"/>
            <w:bottom w:val="none" w:sz="0" w:space="0" w:color="auto"/>
            <w:right w:val="none" w:sz="0" w:space="0" w:color="auto"/>
          </w:divBdr>
        </w:div>
        <w:div w:id="531385402">
          <w:marLeft w:val="640"/>
          <w:marRight w:val="0"/>
          <w:marTop w:val="0"/>
          <w:marBottom w:val="0"/>
          <w:divBdr>
            <w:top w:val="none" w:sz="0" w:space="0" w:color="auto"/>
            <w:left w:val="none" w:sz="0" w:space="0" w:color="auto"/>
            <w:bottom w:val="none" w:sz="0" w:space="0" w:color="auto"/>
            <w:right w:val="none" w:sz="0" w:space="0" w:color="auto"/>
          </w:divBdr>
        </w:div>
        <w:div w:id="1685284568">
          <w:marLeft w:val="640"/>
          <w:marRight w:val="0"/>
          <w:marTop w:val="0"/>
          <w:marBottom w:val="0"/>
          <w:divBdr>
            <w:top w:val="none" w:sz="0" w:space="0" w:color="auto"/>
            <w:left w:val="none" w:sz="0" w:space="0" w:color="auto"/>
            <w:bottom w:val="none" w:sz="0" w:space="0" w:color="auto"/>
            <w:right w:val="none" w:sz="0" w:space="0" w:color="auto"/>
          </w:divBdr>
        </w:div>
        <w:div w:id="189417716">
          <w:marLeft w:val="640"/>
          <w:marRight w:val="0"/>
          <w:marTop w:val="0"/>
          <w:marBottom w:val="0"/>
          <w:divBdr>
            <w:top w:val="none" w:sz="0" w:space="0" w:color="auto"/>
            <w:left w:val="none" w:sz="0" w:space="0" w:color="auto"/>
            <w:bottom w:val="none" w:sz="0" w:space="0" w:color="auto"/>
            <w:right w:val="none" w:sz="0" w:space="0" w:color="auto"/>
          </w:divBdr>
        </w:div>
        <w:div w:id="1691561274">
          <w:marLeft w:val="640"/>
          <w:marRight w:val="0"/>
          <w:marTop w:val="0"/>
          <w:marBottom w:val="0"/>
          <w:divBdr>
            <w:top w:val="none" w:sz="0" w:space="0" w:color="auto"/>
            <w:left w:val="none" w:sz="0" w:space="0" w:color="auto"/>
            <w:bottom w:val="none" w:sz="0" w:space="0" w:color="auto"/>
            <w:right w:val="none" w:sz="0" w:space="0" w:color="auto"/>
          </w:divBdr>
        </w:div>
        <w:div w:id="770206360">
          <w:marLeft w:val="640"/>
          <w:marRight w:val="0"/>
          <w:marTop w:val="0"/>
          <w:marBottom w:val="0"/>
          <w:divBdr>
            <w:top w:val="none" w:sz="0" w:space="0" w:color="auto"/>
            <w:left w:val="none" w:sz="0" w:space="0" w:color="auto"/>
            <w:bottom w:val="none" w:sz="0" w:space="0" w:color="auto"/>
            <w:right w:val="none" w:sz="0" w:space="0" w:color="auto"/>
          </w:divBdr>
        </w:div>
        <w:div w:id="2060594170">
          <w:marLeft w:val="640"/>
          <w:marRight w:val="0"/>
          <w:marTop w:val="0"/>
          <w:marBottom w:val="0"/>
          <w:divBdr>
            <w:top w:val="none" w:sz="0" w:space="0" w:color="auto"/>
            <w:left w:val="none" w:sz="0" w:space="0" w:color="auto"/>
            <w:bottom w:val="none" w:sz="0" w:space="0" w:color="auto"/>
            <w:right w:val="none" w:sz="0" w:space="0" w:color="auto"/>
          </w:divBdr>
        </w:div>
        <w:div w:id="828863948">
          <w:marLeft w:val="640"/>
          <w:marRight w:val="0"/>
          <w:marTop w:val="0"/>
          <w:marBottom w:val="0"/>
          <w:divBdr>
            <w:top w:val="none" w:sz="0" w:space="0" w:color="auto"/>
            <w:left w:val="none" w:sz="0" w:space="0" w:color="auto"/>
            <w:bottom w:val="none" w:sz="0" w:space="0" w:color="auto"/>
            <w:right w:val="none" w:sz="0" w:space="0" w:color="auto"/>
          </w:divBdr>
        </w:div>
        <w:div w:id="782772176">
          <w:marLeft w:val="640"/>
          <w:marRight w:val="0"/>
          <w:marTop w:val="0"/>
          <w:marBottom w:val="0"/>
          <w:divBdr>
            <w:top w:val="none" w:sz="0" w:space="0" w:color="auto"/>
            <w:left w:val="none" w:sz="0" w:space="0" w:color="auto"/>
            <w:bottom w:val="none" w:sz="0" w:space="0" w:color="auto"/>
            <w:right w:val="none" w:sz="0" w:space="0" w:color="auto"/>
          </w:divBdr>
        </w:div>
        <w:div w:id="1767261917">
          <w:marLeft w:val="640"/>
          <w:marRight w:val="0"/>
          <w:marTop w:val="0"/>
          <w:marBottom w:val="0"/>
          <w:divBdr>
            <w:top w:val="none" w:sz="0" w:space="0" w:color="auto"/>
            <w:left w:val="none" w:sz="0" w:space="0" w:color="auto"/>
            <w:bottom w:val="none" w:sz="0" w:space="0" w:color="auto"/>
            <w:right w:val="none" w:sz="0" w:space="0" w:color="auto"/>
          </w:divBdr>
        </w:div>
        <w:div w:id="512958266">
          <w:marLeft w:val="640"/>
          <w:marRight w:val="0"/>
          <w:marTop w:val="0"/>
          <w:marBottom w:val="0"/>
          <w:divBdr>
            <w:top w:val="none" w:sz="0" w:space="0" w:color="auto"/>
            <w:left w:val="none" w:sz="0" w:space="0" w:color="auto"/>
            <w:bottom w:val="none" w:sz="0" w:space="0" w:color="auto"/>
            <w:right w:val="none" w:sz="0" w:space="0" w:color="auto"/>
          </w:divBdr>
        </w:div>
        <w:div w:id="331379217">
          <w:marLeft w:val="640"/>
          <w:marRight w:val="0"/>
          <w:marTop w:val="0"/>
          <w:marBottom w:val="0"/>
          <w:divBdr>
            <w:top w:val="none" w:sz="0" w:space="0" w:color="auto"/>
            <w:left w:val="none" w:sz="0" w:space="0" w:color="auto"/>
            <w:bottom w:val="none" w:sz="0" w:space="0" w:color="auto"/>
            <w:right w:val="none" w:sz="0" w:space="0" w:color="auto"/>
          </w:divBdr>
        </w:div>
        <w:div w:id="470368564">
          <w:marLeft w:val="640"/>
          <w:marRight w:val="0"/>
          <w:marTop w:val="0"/>
          <w:marBottom w:val="0"/>
          <w:divBdr>
            <w:top w:val="none" w:sz="0" w:space="0" w:color="auto"/>
            <w:left w:val="none" w:sz="0" w:space="0" w:color="auto"/>
            <w:bottom w:val="none" w:sz="0" w:space="0" w:color="auto"/>
            <w:right w:val="none" w:sz="0" w:space="0" w:color="auto"/>
          </w:divBdr>
        </w:div>
        <w:div w:id="4290444">
          <w:marLeft w:val="640"/>
          <w:marRight w:val="0"/>
          <w:marTop w:val="0"/>
          <w:marBottom w:val="0"/>
          <w:divBdr>
            <w:top w:val="none" w:sz="0" w:space="0" w:color="auto"/>
            <w:left w:val="none" w:sz="0" w:space="0" w:color="auto"/>
            <w:bottom w:val="none" w:sz="0" w:space="0" w:color="auto"/>
            <w:right w:val="none" w:sz="0" w:space="0" w:color="auto"/>
          </w:divBdr>
        </w:div>
        <w:div w:id="1893542601">
          <w:marLeft w:val="640"/>
          <w:marRight w:val="0"/>
          <w:marTop w:val="0"/>
          <w:marBottom w:val="0"/>
          <w:divBdr>
            <w:top w:val="none" w:sz="0" w:space="0" w:color="auto"/>
            <w:left w:val="none" w:sz="0" w:space="0" w:color="auto"/>
            <w:bottom w:val="none" w:sz="0" w:space="0" w:color="auto"/>
            <w:right w:val="none" w:sz="0" w:space="0" w:color="auto"/>
          </w:divBdr>
        </w:div>
        <w:div w:id="2054308139">
          <w:marLeft w:val="640"/>
          <w:marRight w:val="0"/>
          <w:marTop w:val="0"/>
          <w:marBottom w:val="0"/>
          <w:divBdr>
            <w:top w:val="none" w:sz="0" w:space="0" w:color="auto"/>
            <w:left w:val="none" w:sz="0" w:space="0" w:color="auto"/>
            <w:bottom w:val="none" w:sz="0" w:space="0" w:color="auto"/>
            <w:right w:val="none" w:sz="0" w:space="0" w:color="auto"/>
          </w:divBdr>
        </w:div>
        <w:div w:id="895967218">
          <w:marLeft w:val="640"/>
          <w:marRight w:val="0"/>
          <w:marTop w:val="0"/>
          <w:marBottom w:val="0"/>
          <w:divBdr>
            <w:top w:val="none" w:sz="0" w:space="0" w:color="auto"/>
            <w:left w:val="none" w:sz="0" w:space="0" w:color="auto"/>
            <w:bottom w:val="none" w:sz="0" w:space="0" w:color="auto"/>
            <w:right w:val="none" w:sz="0" w:space="0" w:color="auto"/>
          </w:divBdr>
        </w:div>
        <w:div w:id="1983077697">
          <w:marLeft w:val="640"/>
          <w:marRight w:val="0"/>
          <w:marTop w:val="0"/>
          <w:marBottom w:val="0"/>
          <w:divBdr>
            <w:top w:val="none" w:sz="0" w:space="0" w:color="auto"/>
            <w:left w:val="none" w:sz="0" w:space="0" w:color="auto"/>
            <w:bottom w:val="none" w:sz="0" w:space="0" w:color="auto"/>
            <w:right w:val="none" w:sz="0" w:space="0" w:color="auto"/>
          </w:divBdr>
        </w:div>
        <w:div w:id="463278125">
          <w:marLeft w:val="640"/>
          <w:marRight w:val="0"/>
          <w:marTop w:val="0"/>
          <w:marBottom w:val="0"/>
          <w:divBdr>
            <w:top w:val="none" w:sz="0" w:space="0" w:color="auto"/>
            <w:left w:val="none" w:sz="0" w:space="0" w:color="auto"/>
            <w:bottom w:val="none" w:sz="0" w:space="0" w:color="auto"/>
            <w:right w:val="none" w:sz="0" w:space="0" w:color="auto"/>
          </w:divBdr>
        </w:div>
        <w:div w:id="231742879">
          <w:marLeft w:val="640"/>
          <w:marRight w:val="0"/>
          <w:marTop w:val="0"/>
          <w:marBottom w:val="0"/>
          <w:divBdr>
            <w:top w:val="none" w:sz="0" w:space="0" w:color="auto"/>
            <w:left w:val="none" w:sz="0" w:space="0" w:color="auto"/>
            <w:bottom w:val="none" w:sz="0" w:space="0" w:color="auto"/>
            <w:right w:val="none" w:sz="0" w:space="0" w:color="auto"/>
          </w:divBdr>
        </w:div>
        <w:div w:id="1682971852">
          <w:marLeft w:val="640"/>
          <w:marRight w:val="0"/>
          <w:marTop w:val="0"/>
          <w:marBottom w:val="0"/>
          <w:divBdr>
            <w:top w:val="none" w:sz="0" w:space="0" w:color="auto"/>
            <w:left w:val="none" w:sz="0" w:space="0" w:color="auto"/>
            <w:bottom w:val="none" w:sz="0" w:space="0" w:color="auto"/>
            <w:right w:val="none" w:sz="0" w:space="0" w:color="auto"/>
          </w:divBdr>
        </w:div>
        <w:div w:id="1232734594">
          <w:marLeft w:val="640"/>
          <w:marRight w:val="0"/>
          <w:marTop w:val="0"/>
          <w:marBottom w:val="0"/>
          <w:divBdr>
            <w:top w:val="none" w:sz="0" w:space="0" w:color="auto"/>
            <w:left w:val="none" w:sz="0" w:space="0" w:color="auto"/>
            <w:bottom w:val="none" w:sz="0" w:space="0" w:color="auto"/>
            <w:right w:val="none" w:sz="0" w:space="0" w:color="auto"/>
          </w:divBdr>
        </w:div>
        <w:div w:id="1366129875">
          <w:marLeft w:val="640"/>
          <w:marRight w:val="0"/>
          <w:marTop w:val="0"/>
          <w:marBottom w:val="0"/>
          <w:divBdr>
            <w:top w:val="none" w:sz="0" w:space="0" w:color="auto"/>
            <w:left w:val="none" w:sz="0" w:space="0" w:color="auto"/>
            <w:bottom w:val="none" w:sz="0" w:space="0" w:color="auto"/>
            <w:right w:val="none" w:sz="0" w:space="0" w:color="auto"/>
          </w:divBdr>
        </w:div>
        <w:div w:id="1600796349">
          <w:marLeft w:val="640"/>
          <w:marRight w:val="0"/>
          <w:marTop w:val="0"/>
          <w:marBottom w:val="0"/>
          <w:divBdr>
            <w:top w:val="none" w:sz="0" w:space="0" w:color="auto"/>
            <w:left w:val="none" w:sz="0" w:space="0" w:color="auto"/>
            <w:bottom w:val="none" w:sz="0" w:space="0" w:color="auto"/>
            <w:right w:val="none" w:sz="0" w:space="0" w:color="auto"/>
          </w:divBdr>
        </w:div>
        <w:div w:id="147795007">
          <w:marLeft w:val="640"/>
          <w:marRight w:val="0"/>
          <w:marTop w:val="0"/>
          <w:marBottom w:val="0"/>
          <w:divBdr>
            <w:top w:val="none" w:sz="0" w:space="0" w:color="auto"/>
            <w:left w:val="none" w:sz="0" w:space="0" w:color="auto"/>
            <w:bottom w:val="none" w:sz="0" w:space="0" w:color="auto"/>
            <w:right w:val="none" w:sz="0" w:space="0" w:color="auto"/>
          </w:divBdr>
        </w:div>
        <w:div w:id="2140876705">
          <w:marLeft w:val="640"/>
          <w:marRight w:val="0"/>
          <w:marTop w:val="0"/>
          <w:marBottom w:val="0"/>
          <w:divBdr>
            <w:top w:val="none" w:sz="0" w:space="0" w:color="auto"/>
            <w:left w:val="none" w:sz="0" w:space="0" w:color="auto"/>
            <w:bottom w:val="none" w:sz="0" w:space="0" w:color="auto"/>
            <w:right w:val="none" w:sz="0" w:space="0" w:color="auto"/>
          </w:divBdr>
        </w:div>
        <w:div w:id="1188447504">
          <w:marLeft w:val="640"/>
          <w:marRight w:val="0"/>
          <w:marTop w:val="0"/>
          <w:marBottom w:val="0"/>
          <w:divBdr>
            <w:top w:val="none" w:sz="0" w:space="0" w:color="auto"/>
            <w:left w:val="none" w:sz="0" w:space="0" w:color="auto"/>
            <w:bottom w:val="none" w:sz="0" w:space="0" w:color="auto"/>
            <w:right w:val="none" w:sz="0" w:space="0" w:color="auto"/>
          </w:divBdr>
        </w:div>
        <w:div w:id="379403766">
          <w:marLeft w:val="640"/>
          <w:marRight w:val="0"/>
          <w:marTop w:val="0"/>
          <w:marBottom w:val="0"/>
          <w:divBdr>
            <w:top w:val="none" w:sz="0" w:space="0" w:color="auto"/>
            <w:left w:val="none" w:sz="0" w:space="0" w:color="auto"/>
            <w:bottom w:val="none" w:sz="0" w:space="0" w:color="auto"/>
            <w:right w:val="none" w:sz="0" w:space="0" w:color="auto"/>
          </w:divBdr>
        </w:div>
        <w:div w:id="533924851">
          <w:marLeft w:val="640"/>
          <w:marRight w:val="0"/>
          <w:marTop w:val="0"/>
          <w:marBottom w:val="0"/>
          <w:divBdr>
            <w:top w:val="none" w:sz="0" w:space="0" w:color="auto"/>
            <w:left w:val="none" w:sz="0" w:space="0" w:color="auto"/>
            <w:bottom w:val="none" w:sz="0" w:space="0" w:color="auto"/>
            <w:right w:val="none" w:sz="0" w:space="0" w:color="auto"/>
          </w:divBdr>
        </w:div>
        <w:div w:id="1823035529">
          <w:marLeft w:val="640"/>
          <w:marRight w:val="0"/>
          <w:marTop w:val="0"/>
          <w:marBottom w:val="0"/>
          <w:divBdr>
            <w:top w:val="none" w:sz="0" w:space="0" w:color="auto"/>
            <w:left w:val="none" w:sz="0" w:space="0" w:color="auto"/>
            <w:bottom w:val="none" w:sz="0" w:space="0" w:color="auto"/>
            <w:right w:val="none" w:sz="0" w:space="0" w:color="auto"/>
          </w:divBdr>
        </w:div>
        <w:div w:id="662660086">
          <w:marLeft w:val="640"/>
          <w:marRight w:val="0"/>
          <w:marTop w:val="0"/>
          <w:marBottom w:val="0"/>
          <w:divBdr>
            <w:top w:val="none" w:sz="0" w:space="0" w:color="auto"/>
            <w:left w:val="none" w:sz="0" w:space="0" w:color="auto"/>
            <w:bottom w:val="none" w:sz="0" w:space="0" w:color="auto"/>
            <w:right w:val="none" w:sz="0" w:space="0" w:color="auto"/>
          </w:divBdr>
        </w:div>
        <w:div w:id="1736469019">
          <w:marLeft w:val="640"/>
          <w:marRight w:val="0"/>
          <w:marTop w:val="0"/>
          <w:marBottom w:val="0"/>
          <w:divBdr>
            <w:top w:val="none" w:sz="0" w:space="0" w:color="auto"/>
            <w:left w:val="none" w:sz="0" w:space="0" w:color="auto"/>
            <w:bottom w:val="none" w:sz="0" w:space="0" w:color="auto"/>
            <w:right w:val="none" w:sz="0" w:space="0" w:color="auto"/>
          </w:divBdr>
        </w:div>
        <w:div w:id="715010382">
          <w:marLeft w:val="640"/>
          <w:marRight w:val="0"/>
          <w:marTop w:val="0"/>
          <w:marBottom w:val="0"/>
          <w:divBdr>
            <w:top w:val="none" w:sz="0" w:space="0" w:color="auto"/>
            <w:left w:val="none" w:sz="0" w:space="0" w:color="auto"/>
            <w:bottom w:val="none" w:sz="0" w:space="0" w:color="auto"/>
            <w:right w:val="none" w:sz="0" w:space="0" w:color="auto"/>
          </w:divBdr>
        </w:div>
        <w:div w:id="516502086">
          <w:marLeft w:val="640"/>
          <w:marRight w:val="0"/>
          <w:marTop w:val="0"/>
          <w:marBottom w:val="0"/>
          <w:divBdr>
            <w:top w:val="none" w:sz="0" w:space="0" w:color="auto"/>
            <w:left w:val="none" w:sz="0" w:space="0" w:color="auto"/>
            <w:bottom w:val="none" w:sz="0" w:space="0" w:color="auto"/>
            <w:right w:val="none" w:sz="0" w:space="0" w:color="auto"/>
          </w:divBdr>
        </w:div>
        <w:div w:id="1349257517">
          <w:marLeft w:val="640"/>
          <w:marRight w:val="0"/>
          <w:marTop w:val="0"/>
          <w:marBottom w:val="0"/>
          <w:divBdr>
            <w:top w:val="none" w:sz="0" w:space="0" w:color="auto"/>
            <w:left w:val="none" w:sz="0" w:space="0" w:color="auto"/>
            <w:bottom w:val="none" w:sz="0" w:space="0" w:color="auto"/>
            <w:right w:val="none" w:sz="0" w:space="0" w:color="auto"/>
          </w:divBdr>
        </w:div>
        <w:div w:id="462313647">
          <w:marLeft w:val="640"/>
          <w:marRight w:val="0"/>
          <w:marTop w:val="0"/>
          <w:marBottom w:val="0"/>
          <w:divBdr>
            <w:top w:val="none" w:sz="0" w:space="0" w:color="auto"/>
            <w:left w:val="none" w:sz="0" w:space="0" w:color="auto"/>
            <w:bottom w:val="none" w:sz="0" w:space="0" w:color="auto"/>
            <w:right w:val="none" w:sz="0" w:space="0" w:color="auto"/>
          </w:divBdr>
        </w:div>
        <w:div w:id="1691373162">
          <w:marLeft w:val="640"/>
          <w:marRight w:val="0"/>
          <w:marTop w:val="0"/>
          <w:marBottom w:val="0"/>
          <w:divBdr>
            <w:top w:val="none" w:sz="0" w:space="0" w:color="auto"/>
            <w:left w:val="none" w:sz="0" w:space="0" w:color="auto"/>
            <w:bottom w:val="none" w:sz="0" w:space="0" w:color="auto"/>
            <w:right w:val="none" w:sz="0" w:space="0" w:color="auto"/>
          </w:divBdr>
        </w:div>
        <w:div w:id="1349942908">
          <w:marLeft w:val="640"/>
          <w:marRight w:val="0"/>
          <w:marTop w:val="0"/>
          <w:marBottom w:val="0"/>
          <w:divBdr>
            <w:top w:val="none" w:sz="0" w:space="0" w:color="auto"/>
            <w:left w:val="none" w:sz="0" w:space="0" w:color="auto"/>
            <w:bottom w:val="none" w:sz="0" w:space="0" w:color="auto"/>
            <w:right w:val="none" w:sz="0" w:space="0" w:color="auto"/>
          </w:divBdr>
        </w:div>
        <w:div w:id="111898842">
          <w:marLeft w:val="640"/>
          <w:marRight w:val="0"/>
          <w:marTop w:val="0"/>
          <w:marBottom w:val="0"/>
          <w:divBdr>
            <w:top w:val="none" w:sz="0" w:space="0" w:color="auto"/>
            <w:left w:val="none" w:sz="0" w:space="0" w:color="auto"/>
            <w:bottom w:val="none" w:sz="0" w:space="0" w:color="auto"/>
            <w:right w:val="none" w:sz="0" w:space="0" w:color="auto"/>
          </w:divBdr>
        </w:div>
        <w:div w:id="2045247518">
          <w:marLeft w:val="640"/>
          <w:marRight w:val="0"/>
          <w:marTop w:val="0"/>
          <w:marBottom w:val="0"/>
          <w:divBdr>
            <w:top w:val="none" w:sz="0" w:space="0" w:color="auto"/>
            <w:left w:val="none" w:sz="0" w:space="0" w:color="auto"/>
            <w:bottom w:val="none" w:sz="0" w:space="0" w:color="auto"/>
            <w:right w:val="none" w:sz="0" w:space="0" w:color="auto"/>
          </w:divBdr>
        </w:div>
        <w:div w:id="1946302324">
          <w:marLeft w:val="640"/>
          <w:marRight w:val="0"/>
          <w:marTop w:val="0"/>
          <w:marBottom w:val="0"/>
          <w:divBdr>
            <w:top w:val="none" w:sz="0" w:space="0" w:color="auto"/>
            <w:left w:val="none" w:sz="0" w:space="0" w:color="auto"/>
            <w:bottom w:val="none" w:sz="0" w:space="0" w:color="auto"/>
            <w:right w:val="none" w:sz="0" w:space="0" w:color="auto"/>
          </w:divBdr>
        </w:div>
        <w:div w:id="23677020">
          <w:marLeft w:val="640"/>
          <w:marRight w:val="0"/>
          <w:marTop w:val="0"/>
          <w:marBottom w:val="0"/>
          <w:divBdr>
            <w:top w:val="none" w:sz="0" w:space="0" w:color="auto"/>
            <w:left w:val="none" w:sz="0" w:space="0" w:color="auto"/>
            <w:bottom w:val="none" w:sz="0" w:space="0" w:color="auto"/>
            <w:right w:val="none" w:sz="0" w:space="0" w:color="auto"/>
          </w:divBdr>
        </w:div>
        <w:div w:id="277949954">
          <w:marLeft w:val="640"/>
          <w:marRight w:val="0"/>
          <w:marTop w:val="0"/>
          <w:marBottom w:val="0"/>
          <w:divBdr>
            <w:top w:val="none" w:sz="0" w:space="0" w:color="auto"/>
            <w:left w:val="none" w:sz="0" w:space="0" w:color="auto"/>
            <w:bottom w:val="none" w:sz="0" w:space="0" w:color="auto"/>
            <w:right w:val="none" w:sz="0" w:space="0" w:color="auto"/>
          </w:divBdr>
        </w:div>
        <w:div w:id="462234215">
          <w:marLeft w:val="640"/>
          <w:marRight w:val="0"/>
          <w:marTop w:val="0"/>
          <w:marBottom w:val="0"/>
          <w:divBdr>
            <w:top w:val="none" w:sz="0" w:space="0" w:color="auto"/>
            <w:left w:val="none" w:sz="0" w:space="0" w:color="auto"/>
            <w:bottom w:val="none" w:sz="0" w:space="0" w:color="auto"/>
            <w:right w:val="none" w:sz="0" w:space="0" w:color="auto"/>
          </w:divBdr>
        </w:div>
        <w:div w:id="1694921777">
          <w:marLeft w:val="640"/>
          <w:marRight w:val="0"/>
          <w:marTop w:val="0"/>
          <w:marBottom w:val="0"/>
          <w:divBdr>
            <w:top w:val="none" w:sz="0" w:space="0" w:color="auto"/>
            <w:left w:val="none" w:sz="0" w:space="0" w:color="auto"/>
            <w:bottom w:val="none" w:sz="0" w:space="0" w:color="auto"/>
            <w:right w:val="none" w:sz="0" w:space="0" w:color="auto"/>
          </w:divBdr>
        </w:div>
        <w:div w:id="337587633">
          <w:marLeft w:val="640"/>
          <w:marRight w:val="0"/>
          <w:marTop w:val="0"/>
          <w:marBottom w:val="0"/>
          <w:divBdr>
            <w:top w:val="none" w:sz="0" w:space="0" w:color="auto"/>
            <w:left w:val="none" w:sz="0" w:space="0" w:color="auto"/>
            <w:bottom w:val="none" w:sz="0" w:space="0" w:color="auto"/>
            <w:right w:val="none" w:sz="0" w:space="0" w:color="auto"/>
          </w:divBdr>
        </w:div>
        <w:div w:id="128863785">
          <w:marLeft w:val="640"/>
          <w:marRight w:val="0"/>
          <w:marTop w:val="0"/>
          <w:marBottom w:val="0"/>
          <w:divBdr>
            <w:top w:val="none" w:sz="0" w:space="0" w:color="auto"/>
            <w:left w:val="none" w:sz="0" w:space="0" w:color="auto"/>
            <w:bottom w:val="none" w:sz="0" w:space="0" w:color="auto"/>
            <w:right w:val="none" w:sz="0" w:space="0" w:color="auto"/>
          </w:divBdr>
        </w:div>
        <w:div w:id="497890550">
          <w:marLeft w:val="640"/>
          <w:marRight w:val="0"/>
          <w:marTop w:val="0"/>
          <w:marBottom w:val="0"/>
          <w:divBdr>
            <w:top w:val="none" w:sz="0" w:space="0" w:color="auto"/>
            <w:left w:val="none" w:sz="0" w:space="0" w:color="auto"/>
            <w:bottom w:val="none" w:sz="0" w:space="0" w:color="auto"/>
            <w:right w:val="none" w:sz="0" w:space="0" w:color="auto"/>
          </w:divBdr>
        </w:div>
        <w:div w:id="1306355514">
          <w:marLeft w:val="640"/>
          <w:marRight w:val="0"/>
          <w:marTop w:val="0"/>
          <w:marBottom w:val="0"/>
          <w:divBdr>
            <w:top w:val="none" w:sz="0" w:space="0" w:color="auto"/>
            <w:left w:val="none" w:sz="0" w:space="0" w:color="auto"/>
            <w:bottom w:val="none" w:sz="0" w:space="0" w:color="auto"/>
            <w:right w:val="none" w:sz="0" w:space="0" w:color="auto"/>
          </w:divBdr>
        </w:div>
        <w:div w:id="1192959649">
          <w:marLeft w:val="640"/>
          <w:marRight w:val="0"/>
          <w:marTop w:val="0"/>
          <w:marBottom w:val="0"/>
          <w:divBdr>
            <w:top w:val="none" w:sz="0" w:space="0" w:color="auto"/>
            <w:left w:val="none" w:sz="0" w:space="0" w:color="auto"/>
            <w:bottom w:val="none" w:sz="0" w:space="0" w:color="auto"/>
            <w:right w:val="none" w:sz="0" w:space="0" w:color="auto"/>
          </w:divBdr>
        </w:div>
        <w:div w:id="370151917">
          <w:marLeft w:val="640"/>
          <w:marRight w:val="0"/>
          <w:marTop w:val="0"/>
          <w:marBottom w:val="0"/>
          <w:divBdr>
            <w:top w:val="none" w:sz="0" w:space="0" w:color="auto"/>
            <w:left w:val="none" w:sz="0" w:space="0" w:color="auto"/>
            <w:bottom w:val="none" w:sz="0" w:space="0" w:color="auto"/>
            <w:right w:val="none" w:sz="0" w:space="0" w:color="auto"/>
          </w:divBdr>
        </w:div>
        <w:div w:id="862130122">
          <w:marLeft w:val="640"/>
          <w:marRight w:val="0"/>
          <w:marTop w:val="0"/>
          <w:marBottom w:val="0"/>
          <w:divBdr>
            <w:top w:val="none" w:sz="0" w:space="0" w:color="auto"/>
            <w:left w:val="none" w:sz="0" w:space="0" w:color="auto"/>
            <w:bottom w:val="none" w:sz="0" w:space="0" w:color="auto"/>
            <w:right w:val="none" w:sz="0" w:space="0" w:color="auto"/>
          </w:divBdr>
        </w:div>
        <w:div w:id="1401437784">
          <w:marLeft w:val="640"/>
          <w:marRight w:val="0"/>
          <w:marTop w:val="0"/>
          <w:marBottom w:val="0"/>
          <w:divBdr>
            <w:top w:val="none" w:sz="0" w:space="0" w:color="auto"/>
            <w:left w:val="none" w:sz="0" w:space="0" w:color="auto"/>
            <w:bottom w:val="none" w:sz="0" w:space="0" w:color="auto"/>
            <w:right w:val="none" w:sz="0" w:space="0" w:color="auto"/>
          </w:divBdr>
        </w:div>
        <w:div w:id="1602684551">
          <w:marLeft w:val="640"/>
          <w:marRight w:val="0"/>
          <w:marTop w:val="0"/>
          <w:marBottom w:val="0"/>
          <w:divBdr>
            <w:top w:val="none" w:sz="0" w:space="0" w:color="auto"/>
            <w:left w:val="none" w:sz="0" w:space="0" w:color="auto"/>
            <w:bottom w:val="none" w:sz="0" w:space="0" w:color="auto"/>
            <w:right w:val="none" w:sz="0" w:space="0" w:color="auto"/>
          </w:divBdr>
        </w:div>
        <w:div w:id="1635135964">
          <w:marLeft w:val="640"/>
          <w:marRight w:val="0"/>
          <w:marTop w:val="0"/>
          <w:marBottom w:val="0"/>
          <w:divBdr>
            <w:top w:val="none" w:sz="0" w:space="0" w:color="auto"/>
            <w:left w:val="none" w:sz="0" w:space="0" w:color="auto"/>
            <w:bottom w:val="none" w:sz="0" w:space="0" w:color="auto"/>
            <w:right w:val="none" w:sz="0" w:space="0" w:color="auto"/>
          </w:divBdr>
        </w:div>
        <w:div w:id="1597445821">
          <w:marLeft w:val="640"/>
          <w:marRight w:val="0"/>
          <w:marTop w:val="0"/>
          <w:marBottom w:val="0"/>
          <w:divBdr>
            <w:top w:val="none" w:sz="0" w:space="0" w:color="auto"/>
            <w:left w:val="none" w:sz="0" w:space="0" w:color="auto"/>
            <w:bottom w:val="none" w:sz="0" w:space="0" w:color="auto"/>
            <w:right w:val="none" w:sz="0" w:space="0" w:color="auto"/>
          </w:divBdr>
        </w:div>
        <w:div w:id="1285581767">
          <w:marLeft w:val="640"/>
          <w:marRight w:val="0"/>
          <w:marTop w:val="0"/>
          <w:marBottom w:val="0"/>
          <w:divBdr>
            <w:top w:val="none" w:sz="0" w:space="0" w:color="auto"/>
            <w:left w:val="none" w:sz="0" w:space="0" w:color="auto"/>
            <w:bottom w:val="none" w:sz="0" w:space="0" w:color="auto"/>
            <w:right w:val="none" w:sz="0" w:space="0" w:color="auto"/>
          </w:divBdr>
        </w:div>
        <w:div w:id="1648900229">
          <w:marLeft w:val="640"/>
          <w:marRight w:val="0"/>
          <w:marTop w:val="0"/>
          <w:marBottom w:val="0"/>
          <w:divBdr>
            <w:top w:val="none" w:sz="0" w:space="0" w:color="auto"/>
            <w:left w:val="none" w:sz="0" w:space="0" w:color="auto"/>
            <w:bottom w:val="none" w:sz="0" w:space="0" w:color="auto"/>
            <w:right w:val="none" w:sz="0" w:space="0" w:color="auto"/>
          </w:divBdr>
        </w:div>
        <w:div w:id="1453091671">
          <w:marLeft w:val="640"/>
          <w:marRight w:val="0"/>
          <w:marTop w:val="0"/>
          <w:marBottom w:val="0"/>
          <w:divBdr>
            <w:top w:val="none" w:sz="0" w:space="0" w:color="auto"/>
            <w:left w:val="none" w:sz="0" w:space="0" w:color="auto"/>
            <w:bottom w:val="none" w:sz="0" w:space="0" w:color="auto"/>
            <w:right w:val="none" w:sz="0" w:space="0" w:color="auto"/>
          </w:divBdr>
        </w:div>
        <w:div w:id="316543835">
          <w:marLeft w:val="640"/>
          <w:marRight w:val="0"/>
          <w:marTop w:val="0"/>
          <w:marBottom w:val="0"/>
          <w:divBdr>
            <w:top w:val="none" w:sz="0" w:space="0" w:color="auto"/>
            <w:left w:val="none" w:sz="0" w:space="0" w:color="auto"/>
            <w:bottom w:val="none" w:sz="0" w:space="0" w:color="auto"/>
            <w:right w:val="none" w:sz="0" w:space="0" w:color="auto"/>
          </w:divBdr>
        </w:div>
        <w:div w:id="679163409">
          <w:marLeft w:val="640"/>
          <w:marRight w:val="0"/>
          <w:marTop w:val="0"/>
          <w:marBottom w:val="0"/>
          <w:divBdr>
            <w:top w:val="none" w:sz="0" w:space="0" w:color="auto"/>
            <w:left w:val="none" w:sz="0" w:space="0" w:color="auto"/>
            <w:bottom w:val="none" w:sz="0" w:space="0" w:color="auto"/>
            <w:right w:val="none" w:sz="0" w:space="0" w:color="auto"/>
          </w:divBdr>
        </w:div>
        <w:div w:id="884220813">
          <w:marLeft w:val="640"/>
          <w:marRight w:val="0"/>
          <w:marTop w:val="0"/>
          <w:marBottom w:val="0"/>
          <w:divBdr>
            <w:top w:val="none" w:sz="0" w:space="0" w:color="auto"/>
            <w:left w:val="none" w:sz="0" w:space="0" w:color="auto"/>
            <w:bottom w:val="none" w:sz="0" w:space="0" w:color="auto"/>
            <w:right w:val="none" w:sz="0" w:space="0" w:color="auto"/>
          </w:divBdr>
        </w:div>
        <w:div w:id="1617639612">
          <w:marLeft w:val="640"/>
          <w:marRight w:val="0"/>
          <w:marTop w:val="0"/>
          <w:marBottom w:val="0"/>
          <w:divBdr>
            <w:top w:val="none" w:sz="0" w:space="0" w:color="auto"/>
            <w:left w:val="none" w:sz="0" w:space="0" w:color="auto"/>
            <w:bottom w:val="none" w:sz="0" w:space="0" w:color="auto"/>
            <w:right w:val="none" w:sz="0" w:space="0" w:color="auto"/>
          </w:divBdr>
        </w:div>
        <w:div w:id="681124718">
          <w:marLeft w:val="640"/>
          <w:marRight w:val="0"/>
          <w:marTop w:val="0"/>
          <w:marBottom w:val="0"/>
          <w:divBdr>
            <w:top w:val="none" w:sz="0" w:space="0" w:color="auto"/>
            <w:left w:val="none" w:sz="0" w:space="0" w:color="auto"/>
            <w:bottom w:val="none" w:sz="0" w:space="0" w:color="auto"/>
            <w:right w:val="none" w:sz="0" w:space="0" w:color="auto"/>
          </w:divBdr>
        </w:div>
        <w:div w:id="1299333723">
          <w:marLeft w:val="640"/>
          <w:marRight w:val="0"/>
          <w:marTop w:val="0"/>
          <w:marBottom w:val="0"/>
          <w:divBdr>
            <w:top w:val="none" w:sz="0" w:space="0" w:color="auto"/>
            <w:left w:val="none" w:sz="0" w:space="0" w:color="auto"/>
            <w:bottom w:val="none" w:sz="0" w:space="0" w:color="auto"/>
            <w:right w:val="none" w:sz="0" w:space="0" w:color="auto"/>
          </w:divBdr>
        </w:div>
        <w:div w:id="868837379">
          <w:marLeft w:val="640"/>
          <w:marRight w:val="0"/>
          <w:marTop w:val="0"/>
          <w:marBottom w:val="0"/>
          <w:divBdr>
            <w:top w:val="none" w:sz="0" w:space="0" w:color="auto"/>
            <w:left w:val="none" w:sz="0" w:space="0" w:color="auto"/>
            <w:bottom w:val="none" w:sz="0" w:space="0" w:color="auto"/>
            <w:right w:val="none" w:sz="0" w:space="0" w:color="auto"/>
          </w:divBdr>
        </w:div>
        <w:div w:id="1710688138">
          <w:marLeft w:val="640"/>
          <w:marRight w:val="0"/>
          <w:marTop w:val="0"/>
          <w:marBottom w:val="0"/>
          <w:divBdr>
            <w:top w:val="none" w:sz="0" w:space="0" w:color="auto"/>
            <w:left w:val="none" w:sz="0" w:space="0" w:color="auto"/>
            <w:bottom w:val="none" w:sz="0" w:space="0" w:color="auto"/>
            <w:right w:val="none" w:sz="0" w:space="0" w:color="auto"/>
          </w:divBdr>
        </w:div>
        <w:div w:id="1233584354">
          <w:marLeft w:val="640"/>
          <w:marRight w:val="0"/>
          <w:marTop w:val="0"/>
          <w:marBottom w:val="0"/>
          <w:divBdr>
            <w:top w:val="none" w:sz="0" w:space="0" w:color="auto"/>
            <w:left w:val="none" w:sz="0" w:space="0" w:color="auto"/>
            <w:bottom w:val="none" w:sz="0" w:space="0" w:color="auto"/>
            <w:right w:val="none" w:sz="0" w:space="0" w:color="auto"/>
          </w:divBdr>
        </w:div>
        <w:div w:id="1905751540">
          <w:marLeft w:val="640"/>
          <w:marRight w:val="0"/>
          <w:marTop w:val="0"/>
          <w:marBottom w:val="0"/>
          <w:divBdr>
            <w:top w:val="none" w:sz="0" w:space="0" w:color="auto"/>
            <w:left w:val="none" w:sz="0" w:space="0" w:color="auto"/>
            <w:bottom w:val="none" w:sz="0" w:space="0" w:color="auto"/>
            <w:right w:val="none" w:sz="0" w:space="0" w:color="auto"/>
          </w:divBdr>
        </w:div>
        <w:div w:id="902956789">
          <w:marLeft w:val="640"/>
          <w:marRight w:val="0"/>
          <w:marTop w:val="0"/>
          <w:marBottom w:val="0"/>
          <w:divBdr>
            <w:top w:val="none" w:sz="0" w:space="0" w:color="auto"/>
            <w:left w:val="none" w:sz="0" w:space="0" w:color="auto"/>
            <w:bottom w:val="none" w:sz="0" w:space="0" w:color="auto"/>
            <w:right w:val="none" w:sz="0" w:space="0" w:color="auto"/>
          </w:divBdr>
        </w:div>
        <w:div w:id="1623732231">
          <w:marLeft w:val="640"/>
          <w:marRight w:val="0"/>
          <w:marTop w:val="0"/>
          <w:marBottom w:val="0"/>
          <w:divBdr>
            <w:top w:val="none" w:sz="0" w:space="0" w:color="auto"/>
            <w:left w:val="none" w:sz="0" w:space="0" w:color="auto"/>
            <w:bottom w:val="none" w:sz="0" w:space="0" w:color="auto"/>
            <w:right w:val="none" w:sz="0" w:space="0" w:color="auto"/>
          </w:divBdr>
        </w:div>
        <w:div w:id="294455434">
          <w:marLeft w:val="640"/>
          <w:marRight w:val="0"/>
          <w:marTop w:val="0"/>
          <w:marBottom w:val="0"/>
          <w:divBdr>
            <w:top w:val="none" w:sz="0" w:space="0" w:color="auto"/>
            <w:left w:val="none" w:sz="0" w:space="0" w:color="auto"/>
            <w:bottom w:val="none" w:sz="0" w:space="0" w:color="auto"/>
            <w:right w:val="none" w:sz="0" w:space="0" w:color="auto"/>
          </w:divBdr>
        </w:div>
        <w:div w:id="629479411">
          <w:marLeft w:val="640"/>
          <w:marRight w:val="0"/>
          <w:marTop w:val="0"/>
          <w:marBottom w:val="0"/>
          <w:divBdr>
            <w:top w:val="none" w:sz="0" w:space="0" w:color="auto"/>
            <w:left w:val="none" w:sz="0" w:space="0" w:color="auto"/>
            <w:bottom w:val="none" w:sz="0" w:space="0" w:color="auto"/>
            <w:right w:val="none" w:sz="0" w:space="0" w:color="auto"/>
          </w:divBdr>
        </w:div>
        <w:div w:id="1119881734">
          <w:marLeft w:val="640"/>
          <w:marRight w:val="0"/>
          <w:marTop w:val="0"/>
          <w:marBottom w:val="0"/>
          <w:divBdr>
            <w:top w:val="none" w:sz="0" w:space="0" w:color="auto"/>
            <w:left w:val="none" w:sz="0" w:space="0" w:color="auto"/>
            <w:bottom w:val="none" w:sz="0" w:space="0" w:color="auto"/>
            <w:right w:val="none" w:sz="0" w:space="0" w:color="auto"/>
          </w:divBdr>
        </w:div>
        <w:div w:id="333534825">
          <w:marLeft w:val="640"/>
          <w:marRight w:val="0"/>
          <w:marTop w:val="0"/>
          <w:marBottom w:val="0"/>
          <w:divBdr>
            <w:top w:val="none" w:sz="0" w:space="0" w:color="auto"/>
            <w:left w:val="none" w:sz="0" w:space="0" w:color="auto"/>
            <w:bottom w:val="none" w:sz="0" w:space="0" w:color="auto"/>
            <w:right w:val="none" w:sz="0" w:space="0" w:color="auto"/>
          </w:divBdr>
        </w:div>
        <w:div w:id="427507075">
          <w:marLeft w:val="640"/>
          <w:marRight w:val="0"/>
          <w:marTop w:val="0"/>
          <w:marBottom w:val="0"/>
          <w:divBdr>
            <w:top w:val="none" w:sz="0" w:space="0" w:color="auto"/>
            <w:left w:val="none" w:sz="0" w:space="0" w:color="auto"/>
            <w:bottom w:val="none" w:sz="0" w:space="0" w:color="auto"/>
            <w:right w:val="none" w:sz="0" w:space="0" w:color="auto"/>
          </w:divBdr>
        </w:div>
        <w:div w:id="1825050608">
          <w:marLeft w:val="640"/>
          <w:marRight w:val="0"/>
          <w:marTop w:val="0"/>
          <w:marBottom w:val="0"/>
          <w:divBdr>
            <w:top w:val="none" w:sz="0" w:space="0" w:color="auto"/>
            <w:left w:val="none" w:sz="0" w:space="0" w:color="auto"/>
            <w:bottom w:val="none" w:sz="0" w:space="0" w:color="auto"/>
            <w:right w:val="none" w:sz="0" w:space="0" w:color="auto"/>
          </w:divBdr>
        </w:div>
        <w:div w:id="2060669028">
          <w:marLeft w:val="640"/>
          <w:marRight w:val="0"/>
          <w:marTop w:val="0"/>
          <w:marBottom w:val="0"/>
          <w:divBdr>
            <w:top w:val="none" w:sz="0" w:space="0" w:color="auto"/>
            <w:left w:val="none" w:sz="0" w:space="0" w:color="auto"/>
            <w:bottom w:val="none" w:sz="0" w:space="0" w:color="auto"/>
            <w:right w:val="none" w:sz="0" w:space="0" w:color="auto"/>
          </w:divBdr>
        </w:div>
        <w:div w:id="516577425">
          <w:marLeft w:val="640"/>
          <w:marRight w:val="0"/>
          <w:marTop w:val="0"/>
          <w:marBottom w:val="0"/>
          <w:divBdr>
            <w:top w:val="none" w:sz="0" w:space="0" w:color="auto"/>
            <w:left w:val="none" w:sz="0" w:space="0" w:color="auto"/>
            <w:bottom w:val="none" w:sz="0" w:space="0" w:color="auto"/>
            <w:right w:val="none" w:sz="0" w:space="0" w:color="auto"/>
          </w:divBdr>
        </w:div>
        <w:div w:id="1150055260">
          <w:marLeft w:val="640"/>
          <w:marRight w:val="0"/>
          <w:marTop w:val="0"/>
          <w:marBottom w:val="0"/>
          <w:divBdr>
            <w:top w:val="none" w:sz="0" w:space="0" w:color="auto"/>
            <w:left w:val="none" w:sz="0" w:space="0" w:color="auto"/>
            <w:bottom w:val="none" w:sz="0" w:space="0" w:color="auto"/>
            <w:right w:val="none" w:sz="0" w:space="0" w:color="auto"/>
          </w:divBdr>
        </w:div>
        <w:div w:id="785347838">
          <w:marLeft w:val="640"/>
          <w:marRight w:val="0"/>
          <w:marTop w:val="0"/>
          <w:marBottom w:val="0"/>
          <w:divBdr>
            <w:top w:val="none" w:sz="0" w:space="0" w:color="auto"/>
            <w:left w:val="none" w:sz="0" w:space="0" w:color="auto"/>
            <w:bottom w:val="none" w:sz="0" w:space="0" w:color="auto"/>
            <w:right w:val="none" w:sz="0" w:space="0" w:color="auto"/>
          </w:divBdr>
        </w:div>
        <w:div w:id="1478838770">
          <w:marLeft w:val="640"/>
          <w:marRight w:val="0"/>
          <w:marTop w:val="0"/>
          <w:marBottom w:val="0"/>
          <w:divBdr>
            <w:top w:val="none" w:sz="0" w:space="0" w:color="auto"/>
            <w:left w:val="none" w:sz="0" w:space="0" w:color="auto"/>
            <w:bottom w:val="none" w:sz="0" w:space="0" w:color="auto"/>
            <w:right w:val="none" w:sz="0" w:space="0" w:color="auto"/>
          </w:divBdr>
        </w:div>
        <w:div w:id="1989825058">
          <w:marLeft w:val="640"/>
          <w:marRight w:val="0"/>
          <w:marTop w:val="0"/>
          <w:marBottom w:val="0"/>
          <w:divBdr>
            <w:top w:val="none" w:sz="0" w:space="0" w:color="auto"/>
            <w:left w:val="none" w:sz="0" w:space="0" w:color="auto"/>
            <w:bottom w:val="none" w:sz="0" w:space="0" w:color="auto"/>
            <w:right w:val="none" w:sz="0" w:space="0" w:color="auto"/>
          </w:divBdr>
        </w:div>
        <w:div w:id="216204821">
          <w:marLeft w:val="640"/>
          <w:marRight w:val="0"/>
          <w:marTop w:val="0"/>
          <w:marBottom w:val="0"/>
          <w:divBdr>
            <w:top w:val="none" w:sz="0" w:space="0" w:color="auto"/>
            <w:left w:val="none" w:sz="0" w:space="0" w:color="auto"/>
            <w:bottom w:val="none" w:sz="0" w:space="0" w:color="auto"/>
            <w:right w:val="none" w:sz="0" w:space="0" w:color="auto"/>
          </w:divBdr>
        </w:div>
        <w:div w:id="1562136132">
          <w:marLeft w:val="640"/>
          <w:marRight w:val="0"/>
          <w:marTop w:val="0"/>
          <w:marBottom w:val="0"/>
          <w:divBdr>
            <w:top w:val="none" w:sz="0" w:space="0" w:color="auto"/>
            <w:left w:val="none" w:sz="0" w:space="0" w:color="auto"/>
            <w:bottom w:val="none" w:sz="0" w:space="0" w:color="auto"/>
            <w:right w:val="none" w:sz="0" w:space="0" w:color="auto"/>
          </w:divBdr>
        </w:div>
        <w:div w:id="320668300">
          <w:marLeft w:val="640"/>
          <w:marRight w:val="0"/>
          <w:marTop w:val="0"/>
          <w:marBottom w:val="0"/>
          <w:divBdr>
            <w:top w:val="none" w:sz="0" w:space="0" w:color="auto"/>
            <w:left w:val="none" w:sz="0" w:space="0" w:color="auto"/>
            <w:bottom w:val="none" w:sz="0" w:space="0" w:color="auto"/>
            <w:right w:val="none" w:sz="0" w:space="0" w:color="auto"/>
          </w:divBdr>
        </w:div>
        <w:div w:id="1080325197">
          <w:marLeft w:val="640"/>
          <w:marRight w:val="0"/>
          <w:marTop w:val="0"/>
          <w:marBottom w:val="0"/>
          <w:divBdr>
            <w:top w:val="none" w:sz="0" w:space="0" w:color="auto"/>
            <w:left w:val="none" w:sz="0" w:space="0" w:color="auto"/>
            <w:bottom w:val="none" w:sz="0" w:space="0" w:color="auto"/>
            <w:right w:val="none" w:sz="0" w:space="0" w:color="auto"/>
          </w:divBdr>
        </w:div>
        <w:div w:id="1348022405">
          <w:marLeft w:val="640"/>
          <w:marRight w:val="0"/>
          <w:marTop w:val="0"/>
          <w:marBottom w:val="0"/>
          <w:divBdr>
            <w:top w:val="none" w:sz="0" w:space="0" w:color="auto"/>
            <w:left w:val="none" w:sz="0" w:space="0" w:color="auto"/>
            <w:bottom w:val="none" w:sz="0" w:space="0" w:color="auto"/>
            <w:right w:val="none" w:sz="0" w:space="0" w:color="auto"/>
          </w:divBdr>
        </w:div>
        <w:div w:id="2117172810">
          <w:marLeft w:val="640"/>
          <w:marRight w:val="0"/>
          <w:marTop w:val="0"/>
          <w:marBottom w:val="0"/>
          <w:divBdr>
            <w:top w:val="none" w:sz="0" w:space="0" w:color="auto"/>
            <w:left w:val="none" w:sz="0" w:space="0" w:color="auto"/>
            <w:bottom w:val="none" w:sz="0" w:space="0" w:color="auto"/>
            <w:right w:val="none" w:sz="0" w:space="0" w:color="auto"/>
          </w:divBdr>
        </w:div>
        <w:div w:id="192614416">
          <w:marLeft w:val="640"/>
          <w:marRight w:val="0"/>
          <w:marTop w:val="0"/>
          <w:marBottom w:val="0"/>
          <w:divBdr>
            <w:top w:val="none" w:sz="0" w:space="0" w:color="auto"/>
            <w:left w:val="none" w:sz="0" w:space="0" w:color="auto"/>
            <w:bottom w:val="none" w:sz="0" w:space="0" w:color="auto"/>
            <w:right w:val="none" w:sz="0" w:space="0" w:color="auto"/>
          </w:divBdr>
        </w:div>
        <w:div w:id="1133253394">
          <w:marLeft w:val="640"/>
          <w:marRight w:val="0"/>
          <w:marTop w:val="0"/>
          <w:marBottom w:val="0"/>
          <w:divBdr>
            <w:top w:val="none" w:sz="0" w:space="0" w:color="auto"/>
            <w:left w:val="none" w:sz="0" w:space="0" w:color="auto"/>
            <w:bottom w:val="none" w:sz="0" w:space="0" w:color="auto"/>
            <w:right w:val="none" w:sz="0" w:space="0" w:color="auto"/>
          </w:divBdr>
        </w:div>
        <w:div w:id="360471354">
          <w:marLeft w:val="640"/>
          <w:marRight w:val="0"/>
          <w:marTop w:val="0"/>
          <w:marBottom w:val="0"/>
          <w:divBdr>
            <w:top w:val="none" w:sz="0" w:space="0" w:color="auto"/>
            <w:left w:val="none" w:sz="0" w:space="0" w:color="auto"/>
            <w:bottom w:val="none" w:sz="0" w:space="0" w:color="auto"/>
            <w:right w:val="none" w:sz="0" w:space="0" w:color="auto"/>
          </w:divBdr>
        </w:div>
        <w:div w:id="1775057305">
          <w:marLeft w:val="640"/>
          <w:marRight w:val="0"/>
          <w:marTop w:val="0"/>
          <w:marBottom w:val="0"/>
          <w:divBdr>
            <w:top w:val="none" w:sz="0" w:space="0" w:color="auto"/>
            <w:left w:val="none" w:sz="0" w:space="0" w:color="auto"/>
            <w:bottom w:val="none" w:sz="0" w:space="0" w:color="auto"/>
            <w:right w:val="none" w:sz="0" w:space="0" w:color="auto"/>
          </w:divBdr>
        </w:div>
        <w:div w:id="1207597883">
          <w:marLeft w:val="640"/>
          <w:marRight w:val="0"/>
          <w:marTop w:val="0"/>
          <w:marBottom w:val="0"/>
          <w:divBdr>
            <w:top w:val="none" w:sz="0" w:space="0" w:color="auto"/>
            <w:left w:val="none" w:sz="0" w:space="0" w:color="auto"/>
            <w:bottom w:val="none" w:sz="0" w:space="0" w:color="auto"/>
            <w:right w:val="none" w:sz="0" w:space="0" w:color="auto"/>
          </w:divBdr>
        </w:div>
        <w:div w:id="842552945">
          <w:marLeft w:val="640"/>
          <w:marRight w:val="0"/>
          <w:marTop w:val="0"/>
          <w:marBottom w:val="0"/>
          <w:divBdr>
            <w:top w:val="none" w:sz="0" w:space="0" w:color="auto"/>
            <w:left w:val="none" w:sz="0" w:space="0" w:color="auto"/>
            <w:bottom w:val="none" w:sz="0" w:space="0" w:color="auto"/>
            <w:right w:val="none" w:sz="0" w:space="0" w:color="auto"/>
          </w:divBdr>
        </w:div>
        <w:div w:id="1079137825">
          <w:marLeft w:val="640"/>
          <w:marRight w:val="0"/>
          <w:marTop w:val="0"/>
          <w:marBottom w:val="0"/>
          <w:divBdr>
            <w:top w:val="none" w:sz="0" w:space="0" w:color="auto"/>
            <w:left w:val="none" w:sz="0" w:space="0" w:color="auto"/>
            <w:bottom w:val="none" w:sz="0" w:space="0" w:color="auto"/>
            <w:right w:val="none" w:sz="0" w:space="0" w:color="auto"/>
          </w:divBdr>
        </w:div>
        <w:div w:id="1067799910">
          <w:marLeft w:val="640"/>
          <w:marRight w:val="0"/>
          <w:marTop w:val="0"/>
          <w:marBottom w:val="0"/>
          <w:divBdr>
            <w:top w:val="none" w:sz="0" w:space="0" w:color="auto"/>
            <w:left w:val="none" w:sz="0" w:space="0" w:color="auto"/>
            <w:bottom w:val="none" w:sz="0" w:space="0" w:color="auto"/>
            <w:right w:val="none" w:sz="0" w:space="0" w:color="auto"/>
          </w:divBdr>
        </w:div>
        <w:div w:id="1090590753">
          <w:marLeft w:val="640"/>
          <w:marRight w:val="0"/>
          <w:marTop w:val="0"/>
          <w:marBottom w:val="0"/>
          <w:divBdr>
            <w:top w:val="none" w:sz="0" w:space="0" w:color="auto"/>
            <w:left w:val="none" w:sz="0" w:space="0" w:color="auto"/>
            <w:bottom w:val="none" w:sz="0" w:space="0" w:color="auto"/>
            <w:right w:val="none" w:sz="0" w:space="0" w:color="auto"/>
          </w:divBdr>
        </w:div>
        <w:div w:id="1117290108">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27581021">
      <w:bodyDiv w:val="1"/>
      <w:marLeft w:val="0"/>
      <w:marRight w:val="0"/>
      <w:marTop w:val="0"/>
      <w:marBottom w:val="0"/>
      <w:divBdr>
        <w:top w:val="none" w:sz="0" w:space="0" w:color="auto"/>
        <w:left w:val="none" w:sz="0" w:space="0" w:color="auto"/>
        <w:bottom w:val="none" w:sz="0" w:space="0" w:color="auto"/>
        <w:right w:val="none" w:sz="0" w:space="0" w:color="auto"/>
      </w:divBdr>
      <w:divsChild>
        <w:div w:id="1444693400">
          <w:marLeft w:val="640"/>
          <w:marRight w:val="0"/>
          <w:marTop w:val="0"/>
          <w:marBottom w:val="0"/>
          <w:divBdr>
            <w:top w:val="none" w:sz="0" w:space="0" w:color="auto"/>
            <w:left w:val="none" w:sz="0" w:space="0" w:color="auto"/>
            <w:bottom w:val="none" w:sz="0" w:space="0" w:color="auto"/>
            <w:right w:val="none" w:sz="0" w:space="0" w:color="auto"/>
          </w:divBdr>
        </w:div>
        <w:div w:id="1792475894">
          <w:marLeft w:val="640"/>
          <w:marRight w:val="0"/>
          <w:marTop w:val="0"/>
          <w:marBottom w:val="0"/>
          <w:divBdr>
            <w:top w:val="none" w:sz="0" w:space="0" w:color="auto"/>
            <w:left w:val="none" w:sz="0" w:space="0" w:color="auto"/>
            <w:bottom w:val="none" w:sz="0" w:space="0" w:color="auto"/>
            <w:right w:val="none" w:sz="0" w:space="0" w:color="auto"/>
          </w:divBdr>
        </w:div>
        <w:div w:id="604536401">
          <w:marLeft w:val="640"/>
          <w:marRight w:val="0"/>
          <w:marTop w:val="0"/>
          <w:marBottom w:val="0"/>
          <w:divBdr>
            <w:top w:val="none" w:sz="0" w:space="0" w:color="auto"/>
            <w:left w:val="none" w:sz="0" w:space="0" w:color="auto"/>
            <w:bottom w:val="none" w:sz="0" w:space="0" w:color="auto"/>
            <w:right w:val="none" w:sz="0" w:space="0" w:color="auto"/>
          </w:divBdr>
        </w:div>
        <w:div w:id="189489821">
          <w:marLeft w:val="640"/>
          <w:marRight w:val="0"/>
          <w:marTop w:val="0"/>
          <w:marBottom w:val="0"/>
          <w:divBdr>
            <w:top w:val="none" w:sz="0" w:space="0" w:color="auto"/>
            <w:left w:val="none" w:sz="0" w:space="0" w:color="auto"/>
            <w:bottom w:val="none" w:sz="0" w:space="0" w:color="auto"/>
            <w:right w:val="none" w:sz="0" w:space="0" w:color="auto"/>
          </w:divBdr>
        </w:div>
        <w:div w:id="1405026728">
          <w:marLeft w:val="640"/>
          <w:marRight w:val="0"/>
          <w:marTop w:val="0"/>
          <w:marBottom w:val="0"/>
          <w:divBdr>
            <w:top w:val="none" w:sz="0" w:space="0" w:color="auto"/>
            <w:left w:val="none" w:sz="0" w:space="0" w:color="auto"/>
            <w:bottom w:val="none" w:sz="0" w:space="0" w:color="auto"/>
            <w:right w:val="none" w:sz="0" w:space="0" w:color="auto"/>
          </w:divBdr>
        </w:div>
        <w:div w:id="580067717">
          <w:marLeft w:val="640"/>
          <w:marRight w:val="0"/>
          <w:marTop w:val="0"/>
          <w:marBottom w:val="0"/>
          <w:divBdr>
            <w:top w:val="none" w:sz="0" w:space="0" w:color="auto"/>
            <w:left w:val="none" w:sz="0" w:space="0" w:color="auto"/>
            <w:bottom w:val="none" w:sz="0" w:space="0" w:color="auto"/>
            <w:right w:val="none" w:sz="0" w:space="0" w:color="auto"/>
          </w:divBdr>
        </w:div>
        <w:div w:id="48386961">
          <w:marLeft w:val="640"/>
          <w:marRight w:val="0"/>
          <w:marTop w:val="0"/>
          <w:marBottom w:val="0"/>
          <w:divBdr>
            <w:top w:val="none" w:sz="0" w:space="0" w:color="auto"/>
            <w:left w:val="none" w:sz="0" w:space="0" w:color="auto"/>
            <w:bottom w:val="none" w:sz="0" w:space="0" w:color="auto"/>
            <w:right w:val="none" w:sz="0" w:space="0" w:color="auto"/>
          </w:divBdr>
        </w:div>
        <w:div w:id="1886485022">
          <w:marLeft w:val="640"/>
          <w:marRight w:val="0"/>
          <w:marTop w:val="0"/>
          <w:marBottom w:val="0"/>
          <w:divBdr>
            <w:top w:val="none" w:sz="0" w:space="0" w:color="auto"/>
            <w:left w:val="none" w:sz="0" w:space="0" w:color="auto"/>
            <w:bottom w:val="none" w:sz="0" w:space="0" w:color="auto"/>
            <w:right w:val="none" w:sz="0" w:space="0" w:color="auto"/>
          </w:divBdr>
        </w:div>
        <w:div w:id="1981693128">
          <w:marLeft w:val="640"/>
          <w:marRight w:val="0"/>
          <w:marTop w:val="0"/>
          <w:marBottom w:val="0"/>
          <w:divBdr>
            <w:top w:val="none" w:sz="0" w:space="0" w:color="auto"/>
            <w:left w:val="none" w:sz="0" w:space="0" w:color="auto"/>
            <w:bottom w:val="none" w:sz="0" w:space="0" w:color="auto"/>
            <w:right w:val="none" w:sz="0" w:space="0" w:color="auto"/>
          </w:divBdr>
        </w:div>
        <w:div w:id="1284265677">
          <w:marLeft w:val="640"/>
          <w:marRight w:val="0"/>
          <w:marTop w:val="0"/>
          <w:marBottom w:val="0"/>
          <w:divBdr>
            <w:top w:val="none" w:sz="0" w:space="0" w:color="auto"/>
            <w:left w:val="none" w:sz="0" w:space="0" w:color="auto"/>
            <w:bottom w:val="none" w:sz="0" w:space="0" w:color="auto"/>
            <w:right w:val="none" w:sz="0" w:space="0" w:color="auto"/>
          </w:divBdr>
        </w:div>
        <w:div w:id="107505166">
          <w:marLeft w:val="640"/>
          <w:marRight w:val="0"/>
          <w:marTop w:val="0"/>
          <w:marBottom w:val="0"/>
          <w:divBdr>
            <w:top w:val="none" w:sz="0" w:space="0" w:color="auto"/>
            <w:left w:val="none" w:sz="0" w:space="0" w:color="auto"/>
            <w:bottom w:val="none" w:sz="0" w:space="0" w:color="auto"/>
            <w:right w:val="none" w:sz="0" w:space="0" w:color="auto"/>
          </w:divBdr>
        </w:div>
        <w:div w:id="1090589956">
          <w:marLeft w:val="640"/>
          <w:marRight w:val="0"/>
          <w:marTop w:val="0"/>
          <w:marBottom w:val="0"/>
          <w:divBdr>
            <w:top w:val="none" w:sz="0" w:space="0" w:color="auto"/>
            <w:left w:val="none" w:sz="0" w:space="0" w:color="auto"/>
            <w:bottom w:val="none" w:sz="0" w:space="0" w:color="auto"/>
            <w:right w:val="none" w:sz="0" w:space="0" w:color="auto"/>
          </w:divBdr>
        </w:div>
        <w:div w:id="1399019053">
          <w:marLeft w:val="640"/>
          <w:marRight w:val="0"/>
          <w:marTop w:val="0"/>
          <w:marBottom w:val="0"/>
          <w:divBdr>
            <w:top w:val="none" w:sz="0" w:space="0" w:color="auto"/>
            <w:left w:val="none" w:sz="0" w:space="0" w:color="auto"/>
            <w:bottom w:val="none" w:sz="0" w:space="0" w:color="auto"/>
            <w:right w:val="none" w:sz="0" w:space="0" w:color="auto"/>
          </w:divBdr>
        </w:div>
        <w:div w:id="589241251">
          <w:marLeft w:val="640"/>
          <w:marRight w:val="0"/>
          <w:marTop w:val="0"/>
          <w:marBottom w:val="0"/>
          <w:divBdr>
            <w:top w:val="none" w:sz="0" w:space="0" w:color="auto"/>
            <w:left w:val="none" w:sz="0" w:space="0" w:color="auto"/>
            <w:bottom w:val="none" w:sz="0" w:space="0" w:color="auto"/>
            <w:right w:val="none" w:sz="0" w:space="0" w:color="auto"/>
          </w:divBdr>
        </w:div>
        <w:div w:id="1474787224">
          <w:marLeft w:val="640"/>
          <w:marRight w:val="0"/>
          <w:marTop w:val="0"/>
          <w:marBottom w:val="0"/>
          <w:divBdr>
            <w:top w:val="none" w:sz="0" w:space="0" w:color="auto"/>
            <w:left w:val="none" w:sz="0" w:space="0" w:color="auto"/>
            <w:bottom w:val="none" w:sz="0" w:space="0" w:color="auto"/>
            <w:right w:val="none" w:sz="0" w:space="0" w:color="auto"/>
          </w:divBdr>
        </w:div>
        <w:div w:id="602298241">
          <w:marLeft w:val="640"/>
          <w:marRight w:val="0"/>
          <w:marTop w:val="0"/>
          <w:marBottom w:val="0"/>
          <w:divBdr>
            <w:top w:val="none" w:sz="0" w:space="0" w:color="auto"/>
            <w:left w:val="none" w:sz="0" w:space="0" w:color="auto"/>
            <w:bottom w:val="none" w:sz="0" w:space="0" w:color="auto"/>
            <w:right w:val="none" w:sz="0" w:space="0" w:color="auto"/>
          </w:divBdr>
        </w:div>
        <w:div w:id="327101479">
          <w:marLeft w:val="640"/>
          <w:marRight w:val="0"/>
          <w:marTop w:val="0"/>
          <w:marBottom w:val="0"/>
          <w:divBdr>
            <w:top w:val="none" w:sz="0" w:space="0" w:color="auto"/>
            <w:left w:val="none" w:sz="0" w:space="0" w:color="auto"/>
            <w:bottom w:val="none" w:sz="0" w:space="0" w:color="auto"/>
            <w:right w:val="none" w:sz="0" w:space="0" w:color="auto"/>
          </w:divBdr>
        </w:div>
        <w:div w:id="1510682106">
          <w:marLeft w:val="640"/>
          <w:marRight w:val="0"/>
          <w:marTop w:val="0"/>
          <w:marBottom w:val="0"/>
          <w:divBdr>
            <w:top w:val="none" w:sz="0" w:space="0" w:color="auto"/>
            <w:left w:val="none" w:sz="0" w:space="0" w:color="auto"/>
            <w:bottom w:val="none" w:sz="0" w:space="0" w:color="auto"/>
            <w:right w:val="none" w:sz="0" w:space="0" w:color="auto"/>
          </w:divBdr>
        </w:div>
        <w:div w:id="1604530621">
          <w:marLeft w:val="640"/>
          <w:marRight w:val="0"/>
          <w:marTop w:val="0"/>
          <w:marBottom w:val="0"/>
          <w:divBdr>
            <w:top w:val="none" w:sz="0" w:space="0" w:color="auto"/>
            <w:left w:val="none" w:sz="0" w:space="0" w:color="auto"/>
            <w:bottom w:val="none" w:sz="0" w:space="0" w:color="auto"/>
            <w:right w:val="none" w:sz="0" w:space="0" w:color="auto"/>
          </w:divBdr>
        </w:div>
        <w:div w:id="804468181">
          <w:marLeft w:val="640"/>
          <w:marRight w:val="0"/>
          <w:marTop w:val="0"/>
          <w:marBottom w:val="0"/>
          <w:divBdr>
            <w:top w:val="none" w:sz="0" w:space="0" w:color="auto"/>
            <w:left w:val="none" w:sz="0" w:space="0" w:color="auto"/>
            <w:bottom w:val="none" w:sz="0" w:space="0" w:color="auto"/>
            <w:right w:val="none" w:sz="0" w:space="0" w:color="auto"/>
          </w:divBdr>
        </w:div>
        <w:div w:id="1216117139">
          <w:marLeft w:val="640"/>
          <w:marRight w:val="0"/>
          <w:marTop w:val="0"/>
          <w:marBottom w:val="0"/>
          <w:divBdr>
            <w:top w:val="none" w:sz="0" w:space="0" w:color="auto"/>
            <w:left w:val="none" w:sz="0" w:space="0" w:color="auto"/>
            <w:bottom w:val="none" w:sz="0" w:space="0" w:color="auto"/>
            <w:right w:val="none" w:sz="0" w:space="0" w:color="auto"/>
          </w:divBdr>
        </w:div>
        <w:div w:id="691416104">
          <w:marLeft w:val="640"/>
          <w:marRight w:val="0"/>
          <w:marTop w:val="0"/>
          <w:marBottom w:val="0"/>
          <w:divBdr>
            <w:top w:val="none" w:sz="0" w:space="0" w:color="auto"/>
            <w:left w:val="none" w:sz="0" w:space="0" w:color="auto"/>
            <w:bottom w:val="none" w:sz="0" w:space="0" w:color="auto"/>
            <w:right w:val="none" w:sz="0" w:space="0" w:color="auto"/>
          </w:divBdr>
        </w:div>
        <w:div w:id="2979179">
          <w:marLeft w:val="640"/>
          <w:marRight w:val="0"/>
          <w:marTop w:val="0"/>
          <w:marBottom w:val="0"/>
          <w:divBdr>
            <w:top w:val="none" w:sz="0" w:space="0" w:color="auto"/>
            <w:left w:val="none" w:sz="0" w:space="0" w:color="auto"/>
            <w:bottom w:val="none" w:sz="0" w:space="0" w:color="auto"/>
            <w:right w:val="none" w:sz="0" w:space="0" w:color="auto"/>
          </w:divBdr>
        </w:div>
        <w:div w:id="897132142">
          <w:marLeft w:val="640"/>
          <w:marRight w:val="0"/>
          <w:marTop w:val="0"/>
          <w:marBottom w:val="0"/>
          <w:divBdr>
            <w:top w:val="none" w:sz="0" w:space="0" w:color="auto"/>
            <w:left w:val="none" w:sz="0" w:space="0" w:color="auto"/>
            <w:bottom w:val="none" w:sz="0" w:space="0" w:color="auto"/>
            <w:right w:val="none" w:sz="0" w:space="0" w:color="auto"/>
          </w:divBdr>
        </w:div>
        <w:div w:id="1812595867">
          <w:marLeft w:val="640"/>
          <w:marRight w:val="0"/>
          <w:marTop w:val="0"/>
          <w:marBottom w:val="0"/>
          <w:divBdr>
            <w:top w:val="none" w:sz="0" w:space="0" w:color="auto"/>
            <w:left w:val="none" w:sz="0" w:space="0" w:color="auto"/>
            <w:bottom w:val="none" w:sz="0" w:space="0" w:color="auto"/>
            <w:right w:val="none" w:sz="0" w:space="0" w:color="auto"/>
          </w:divBdr>
        </w:div>
        <w:div w:id="977340191">
          <w:marLeft w:val="640"/>
          <w:marRight w:val="0"/>
          <w:marTop w:val="0"/>
          <w:marBottom w:val="0"/>
          <w:divBdr>
            <w:top w:val="none" w:sz="0" w:space="0" w:color="auto"/>
            <w:left w:val="none" w:sz="0" w:space="0" w:color="auto"/>
            <w:bottom w:val="none" w:sz="0" w:space="0" w:color="auto"/>
            <w:right w:val="none" w:sz="0" w:space="0" w:color="auto"/>
          </w:divBdr>
        </w:div>
        <w:div w:id="945889603">
          <w:marLeft w:val="640"/>
          <w:marRight w:val="0"/>
          <w:marTop w:val="0"/>
          <w:marBottom w:val="0"/>
          <w:divBdr>
            <w:top w:val="none" w:sz="0" w:space="0" w:color="auto"/>
            <w:left w:val="none" w:sz="0" w:space="0" w:color="auto"/>
            <w:bottom w:val="none" w:sz="0" w:space="0" w:color="auto"/>
            <w:right w:val="none" w:sz="0" w:space="0" w:color="auto"/>
          </w:divBdr>
        </w:div>
        <w:div w:id="157886546">
          <w:marLeft w:val="640"/>
          <w:marRight w:val="0"/>
          <w:marTop w:val="0"/>
          <w:marBottom w:val="0"/>
          <w:divBdr>
            <w:top w:val="none" w:sz="0" w:space="0" w:color="auto"/>
            <w:left w:val="none" w:sz="0" w:space="0" w:color="auto"/>
            <w:bottom w:val="none" w:sz="0" w:space="0" w:color="auto"/>
            <w:right w:val="none" w:sz="0" w:space="0" w:color="auto"/>
          </w:divBdr>
        </w:div>
        <w:div w:id="1862930480">
          <w:marLeft w:val="640"/>
          <w:marRight w:val="0"/>
          <w:marTop w:val="0"/>
          <w:marBottom w:val="0"/>
          <w:divBdr>
            <w:top w:val="none" w:sz="0" w:space="0" w:color="auto"/>
            <w:left w:val="none" w:sz="0" w:space="0" w:color="auto"/>
            <w:bottom w:val="none" w:sz="0" w:space="0" w:color="auto"/>
            <w:right w:val="none" w:sz="0" w:space="0" w:color="auto"/>
          </w:divBdr>
        </w:div>
        <w:div w:id="43647829">
          <w:marLeft w:val="640"/>
          <w:marRight w:val="0"/>
          <w:marTop w:val="0"/>
          <w:marBottom w:val="0"/>
          <w:divBdr>
            <w:top w:val="none" w:sz="0" w:space="0" w:color="auto"/>
            <w:left w:val="none" w:sz="0" w:space="0" w:color="auto"/>
            <w:bottom w:val="none" w:sz="0" w:space="0" w:color="auto"/>
            <w:right w:val="none" w:sz="0" w:space="0" w:color="auto"/>
          </w:divBdr>
        </w:div>
        <w:div w:id="1281254773">
          <w:marLeft w:val="640"/>
          <w:marRight w:val="0"/>
          <w:marTop w:val="0"/>
          <w:marBottom w:val="0"/>
          <w:divBdr>
            <w:top w:val="none" w:sz="0" w:space="0" w:color="auto"/>
            <w:left w:val="none" w:sz="0" w:space="0" w:color="auto"/>
            <w:bottom w:val="none" w:sz="0" w:space="0" w:color="auto"/>
            <w:right w:val="none" w:sz="0" w:space="0" w:color="auto"/>
          </w:divBdr>
        </w:div>
        <w:div w:id="1719628340">
          <w:marLeft w:val="640"/>
          <w:marRight w:val="0"/>
          <w:marTop w:val="0"/>
          <w:marBottom w:val="0"/>
          <w:divBdr>
            <w:top w:val="none" w:sz="0" w:space="0" w:color="auto"/>
            <w:left w:val="none" w:sz="0" w:space="0" w:color="auto"/>
            <w:bottom w:val="none" w:sz="0" w:space="0" w:color="auto"/>
            <w:right w:val="none" w:sz="0" w:space="0" w:color="auto"/>
          </w:divBdr>
        </w:div>
        <w:div w:id="1383824215">
          <w:marLeft w:val="640"/>
          <w:marRight w:val="0"/>
          <w:marTop w:val="0"/>
          <w:marBottom w:val="0"/>
          <w:divBdr>
            <w:top w:val="none" w:sz="0" w:space="0" w:color="auto"/>
            <w:left w:val="none" w:sz="0" w:space="0" w:color="auto"/>
            <w:bottom w:val="none" w:sz="0" w:space="0" w:color="auto"/>
            <w:right w:val="none" w:sz="0" w:space="0" w:color="auto"/>
          </w:divBdr>
        </w:div>
        <w:div w:id="1763602452">
          <w:marLeft w:val="640"/>
          <w:marRight w:val="0"/>
          <w:marTop w:val="0"/>
          <w:marBottom w:val="0"/>
          <w:divBdr>
            <w:top w:val="none" w:sz="0" w:space="0" w:color="auto"/>
            <w:left w:val="none" w:sz="0" w:space="0" w:color="auto"/>
            <w:bottom w:val="none" w:sz="0" w:space="0" w:color="auto"/>
            <w:right w:val="none" w:sz="0" w:space="0" w:color="auto"/>
          </w:divBdr>
        </w:div>
        <w:div w:id="1188789787">
          <w:marLeft w:val="640"/>
          <w:marRight w:val="0"/>
          <w:marTop w:val="0"/>
          <w:marBottom w:val="0"/>
          <w:divBdr>
            <w:top w:val="none" w:sz="0" w:space="0" w:color="auto"/>
            <w:left w:val="none" w:sz="0" w:space="0" w:color="auto"/>
            <w:bottom w:val="none" w:sz="0" w:space="0" w:color="auto"/>
            <w:right w:val="none" w:sz="0" w:space="0" w:color="auto"/>
          </w:divBdr>
        </w:div>
        <w:div w:id="240871108">
          <w:marLeft w:val="640"/>
          <w:marRight w:val="0"/>
          <w:marTop w:val="0"/>
          <w:marBottom w:val="0"/>
          <w:divBdr>
            <w:top w:val="none" w:sz="0" w:space="0" w:color="auto"/>
            <w:left w:val="none" w:sz="0" w:space="0" w:color="auto"/>
            <w:bottom w:val="none" w:sz="0" w:space="0" w:color="auto"/>
            <w:right w:val="none" w:sz="0" w:space="0" w:color="auto"/>
          </w:divBdr>
        </w:div>
        <w:div w:id="453327305">
          <w:marLeft w:val="640"/>
          <w:marRight w:val="0"/>
          <w:marTop w:val="0"/>
          <w:marBottom w:val="0"/>
          <w:divBdr>
            <w:top w:val="none" w:sz="0" w:space="0" w:color="auto"/>
            <w:left w:val="none" w:sz="0" w:space="0" w:color="auto"/>
            <w:bottom w:val="none" w:sz="0" w:space="0" w:color="auto"/>
            <w:right w:val="none" w:sz="0" w:space="0" w:color="auto"/>
          </w:divBdr>
        </w:div>
        <w:div w:id="1760561298">
          <w:marLeft w:val="640"/>
          <w:marRight w:val="0"/>
          <w:marTop w:val="0"/>
          <w:marBottom w:val="0"/>
          <w:divBdr>
            <w:top w:val="none" w:sz="0" w:space="0" w:color="auto"/>
            <w:left w:val="none" w:sz="0" w:space="0" w:color="auto"/>
            <w:bottom w:val="none" w:sz="0" w:space="0" w:color="auto"/>
            <w:right w:val="none" w:sz="0" w:space="0" w:color="auto"/>
          </w:divBdr>
        </w:div>
        <w:div w:id="1496384558">
          <w:marLeft w:val="640"/>
          <w:marRight w:val="0"/>
          <w:marTop w:val="0"/>
          <w:marBottom w:val="0"/>
          <w:divBdr>
            <w:top w:val="none" w:sz="0" w:space="0" w:color="auto"/>
            <w:left w:val="none" w:sz="0" w:space="0" w:color="auto"/>
            <w:bottom w:val="none" w:sz="0" w:space="0" w:color="auto"/>
            <w:right w:val="none" w:sz="0" w:space="0" w:color="auto"/>
          </w:divBdr>
        </w:div>
        <w:div w:id="1652905932">
          <w:marLeft w:val="640"/>
          <w:marRight w:val="0"/>
          <w:marTop w:val="0"/>
          <w:marBottom w:val="0"/>
          <w:divBdr>
            <w:top w:val="none" w:sz="0" w:space="0" w:color="auto"/>
            <w:left w:val="none" w:sz="0" w:space="0" w:color="auto"/>
            <w:bottom w:val="none" w:sz="0" w:space="0" w:color="auto"/>
            <w:right w:val="none" w:sz="0" w:space="0" w:color="auto"/>
          </w:divBdr>
        </w:div>
        <w:div w:id="1643268053">
          <w:marLeft w:val="640"/>
          <w:marRight w:val="0"/>
          <w:marTop w:val="0"/>
          <w:marBottom w:val="0"/>
          <w:divBdr>
            <w:top w:val="none" w:sz="0" w:space="0" w:color="auto"/>
            <w:left w:val="none" w:sz="0" w:space="0" w:color="auto"/>
            <w:bottom w:val="none" w:sz="0" w:space="0" w:color="auto"/>
            <w:right w:val="none" w:sz="0" w:space="0" w:color="auto"/>
          </w:divBdr>
        </w:div>
        <w:div w:id="1346252463">
          <w:marLeft w:val="640"/>
          <w:marRight w:val="0"/>
          <w:marTop w:val="0"/>
          <w:marBottom w:val="0"/>
          <w:divBdr>
            <w:top w:val="none" w:sz="0" w:space="0" w:color="auto"/>
            <w:left w:val="none" w:sz="0" w:space="0" w:color="auto"/>
            <w:bottom w:val="none" w:sz="0" w:space="0" w:color="auto"/>
            <w:right w:val="none" w:sz="0" w:space="0" w:color="auto"/>
          </w:divBdr>
        </w:div>
        <w:div w:id="256139125">
          <w:marLeft w:val="640"/>
          <w:marRight w:val="0"/>
          <w:marTop w:val="0"/>
          <w:marBottom w:val="0"/>
          <w:divBdr>
            <w:top w:val="none" w:sz="0" w:space="0" w:color="auto"/>
            <w:left w:val="none" w:sz="0" w:space="0" w:color="auto"/>
            <w:bottom w:val="none" w:sz="0" w:space="0" w:color="auto"/>
            <w:right w:val="none" w:sz="0" w:space="0" w:color="auto"/>
          </w:divBdr>
        </w:div>
        <w:div w:id="507840066">
          <w:marLeft w:val="640"/>
          <w:marRight w:val="0"/>
          <w:marTop w:val="0"/>
          <w:marBottom w:val="0"/>
          <w:divBdr>
            <w:top w:val="none" w:sz="0" w:space="0" w:color="auto"/>
            <w:left w:val="none" w:sz="0" w:space="0" w:color="auto"/>
            <w:bottom w:val="none" w:sz="0" w:space="0" w:color="auto"/>
            <w:right w:val="none" w:sz="0" w:space="0" w:color="auto"/>
          </w:divBdr>
        </w:div>
        <w:div w:id="271517578">
          <w:marLeft w:val="640"/>
          <w:marRight w:val="0"/>
          <w:marTop w:val="0"/>
          <w:marBottom w:val="0"/>
          <w:divBdr>
            <w:top w:val="none" w:sz="0" w:space="0" w:color="auto"/>
            <w:left w:val="none" w:sz="0" w:space="0" w:color="auto"/>
            <w:bottom w:val="none" w:sz="0" w:space="0" w:color="auto"/>
            <w:right w:val="none" w:sz="0" w:space="0" w:color="auto"/>
          </w:divBdr>
        </w:div>
        <w:div w:id="899948435">
          <w:marLeft w:val="640"/>
          <w:marRight w:val="0"/>
          <w:marTop w:val="0"/>
          <w:marBottom w:val="0"/>
          <w:divBdr>
            <w:top w:val="none" w:sz="0" w:space="0" w:color="auto"/>
            <w:left w:val="none" w:sz="0" w:space="0" w:color="auto"/>
            <w:bottom w:val="none" w:sz="0" w:space="0" w:color="auto"/>
            <w:right w:val="none" w:sz="0" w:space="0" w:color="auto"/>
          </w:divBdr>
        </w:div>
        <w:div w:id="1308320561">
          <w:marLeft w:val="640"/>
          <w:marRight w:val="0"/>
          <w:marTop w:val="0"/>
          <w:marBottom w:val="0"/>
          <w:divBdr>
            <w:top w:val="none" w:sz="0" w:space="0" w:color="auto"/>
            <w:left w:val="none" w:sz="0" w:space="0" w:color="auto"/>
            <w:bottom w:val="none" w:sz="0" w:space="0" w:color="auto"/>
            <w:right w:val="none" w:sz="0" w:space="0" w:color="auto"/>
          </w:divBdr>
        </w:div>
        <w:div w:id="1773354463">
          <w:marLeft w:val="640"/>
          <w:marRight w:val="0"/>
          <w:marTop w:val="0"/>
          <w:marBottom w:val="0"/>
          <w:divBdr>
            <w:top w:val="none" w:sz="0" w:space="0" w:color="auto"/>
            <w:left w:val="none" w:sz="0" w:space="0" w:color="auto"/>
            <w:bottom w:val="none" w:sz="0" w:space="0" w:color="auto"/>
            <w:right w:val="none" w:sz="0" w:space="0" w:color="auto"/>
          </w:divBdr>
        </w:div>
        <w:div w:id="710032344">
          <w:marLeft w:val="640"/>
          <w:marRight w:val="0"/>
          <w:marTop w:val="0"/>
          <w:marBottom w:val="0"/>
          <w:divBdr>
            <w:top w:val="none" w:sz="0" w:space="0" w:color="auto"/>
            <w:left w:val="none" w:sz="0" w:space="0" w:color="auto"/>
            <w:bottom w:val="none" w:sz="0" w:space="0" w:color="auto"/>
            <w:right w:val="none" w:sz="0" w:space="0" w:color="auto"/>
          </w:divBdr>
        </w:div>
        <w:div w:id="1529027117">
          <w:marLeft w:val="640"/>
          <w:marRight w:val="0"/>
          <w:marTop w:val="0"/>
          <w:marBottom w:val="0"/>
          <w:divBdr>
            <w:top w:val="none" w:sz="0" w:space="0" w:color="auto"/>
            <w:left w:val="none" w:sz="0" w:space="0" w:color="auto"/>
            <w:bottom w:val="none" w:sz="0" w:space="0" w:color="auto"/>
            <w:right w:val="none" w:sz="0" w:space="0" w:color="auto"/>
          </w:divBdr>
        </w:div>
        <w:div w:id="1280913928">
          <w:marLeft w:val="640"/>
          <w:marRight w:val="0"/>
          <w:marTop w:val="0"/>
          <w:marBottom w:val="0"/>
          <w:divBdr>
            <w:top w:val="none" w:sz="0" w:space="0" w:color="auto"/>
            <w:left w:val="none" w:sz="0" w:space="0" w:color="auto"/>
            <w:bottom w:val="none" w:sz="0" w:space="0" w:color="auto"/>
            <w:right w:val="none" w:sz="0" w:space="0" w:color="auto"/>
          </w:divBdr>
        </w:div>
        <w:div w:id="1801531147">
          <w:marLeft w:val="640"/>
          <w:marRight w:val="0"/>
          <w:marTop w:val="0"/>
          <w:marBottom w:val="0"/>
          <w:divBdr>
            <w:top w:val="none" w:sz="0" w:space="0" w:color="auto"/>
            <w:left w:val="none" w:sz="0" w:space="0" w:color="auto"/>
            <w:bottom w:val="none" w:sz="0" w:space="0" w:color="auto"/>
            <w:right w:val="none" w:sz="0" w:space="0" w:color="auto"/>
          </w:divBdr>
        </w:div>
        <w:div w:id="1554347233">
          <w:marLeft w:val="640"/>
          <w:marRight w:val="0"/>
          <w:marTop w:val="0"/>
          <w:marBottom w:val="0"/>
          <w:divBdr>
            <w:top w:val="none" w:sz="0" w:space="0" w:color="auto"/>
            <w:left w:val="none" w:sz="0" w:space="0" w:color="auto"/>
            <w:bottom w:val="none" w:sz="0" w:space="0" w:color="auto"/>
            <w:right w:val="none" w:sz="0" w:space="0" w:color="auto"/>
          </w:divBdr>
        </w:div>
        <w:div w:id="400641669">
          <w:marLeft w:val="640"/>
          <w:marRight w:val="0"/>
          <w:marTop w:val="0"/>
          <w:marBottom w:val="0"/>
          <w:divBdr>
            <w:top w:val="none" w:sz="0" w:space="0" w:color="auto"/>
            <w:left w:val="none" w:sz="0" w:space="0" w:color="auto"/>
            <w:bottom w:val="none" w:sz="0" w:space="0" w:color="auto"/>
            <w:right w:val="none" w:sz="0" w:space="0" w:color="auto"/>
          </w:divBdr>
        </w:div>
        <w:div w:id="1911575916">
          <w:marLeft w:val="640"/>
          <w:marRight w:val="0"/>
          <w:marTop w:val="0"/>
          <w:marBottom w:val="0"/>
          <w:divBdr>
            <w:top w:val="none" w:sz="0" w:space="0" w:color="auto"/>
            <w:left w:val="none" w:sz="0" w:space="0" w:color="auto"/>
            <w:bottom w:val="none" w:sz="0" w:space="0" w:color="auto"/>
            <w:right w:val="none" w:sz="0" w:space="0" w:color="auto"/>
          </w:divBdr>
        </w:div>
        <w:div w:id="834565593">
          <w:marLeft w:val="640"/>
          <w:marRight w:val="0"/>
          <w:marTop w:val="0"/>
          <w:marBottom w:val="0"/>
          <w:divBdr>
            <w:top w:val="none" w:sz="0" w:space="0" w:color="auto"/>
            <w:left w:val="none" w:sz="0" w:space="0" w:color="auto"/>
            <w:bottom w:val="none" w:sz="0" w:space="0" w:color="auto"/>
            <w:right w:val="none" w:sz="0" w:space="0" w:color="auto"/>
          </w:divBdr>
        </w:div>
        <w:div w:id="942885682">
          <w:marLeft w:val="640"/>
          <w:marRight w:val="0"/>
          <w:marTop w:val="0"/>
          <w:marBottom w:val="0"/>
          <w:divBdr>
            <w:top w:val="none" w:sz="0" w:space="0" w:color="auto"/>
            <w:left w:val="none" w:sz="0" w:space="0" w:color="auto"/>
            <w:bottom w:val="none" w:sz="0" w:space="0" w:color="auto"/>
            <w:right w:val="none" w:sz="0" w:space="0" w:color="auto"/>
          </w:divBdr>
        </w:div>
        <w:div w:id="1849831734">
          <w:marLeft w:val="640"/>
          <w:marRight w:val="0"/>
          <w:marTop w:val="0"/>
          <w:marBottom w:val="0"/>
          <w:divBdr>
            <w:top w:val="none" w:sz="0" w:space="0" w:color="auto"/>
            <w:left w:val="none" w:sz="0" w:space="0" w:color="auto"/>
            <w:bottom w:val="none" w:sz="0" w:space="0" w:color="auto"/>
            <w:right w:val="none" w:sz="0" w:space="0" w:color="auto"/>
          </w:divBdr>
        </w:div>
        <w:div w:id="2134515210">
          <w:marLeft w:val="640"/>
          <w:marRight w:val="0"/>
          <w:marTop w:val="0"/>
          <w:marBottom w:val="0"/>
          <w:divBdr>
            <w:top w:val="none" w:sz="0" w:space="0" w:color="auto"/>
            <w:left w:val="none" w:sz="0" w:space="0" w:color="auto"/>
            <w:bottom w:val="none" w:sz="0" w:space="0" w:color="auto"/>
            <w:right w:val="none" w:sz="0" w:space="0" w:color="auto"/>
          </w:divBdr>
        </w:div>
        <w:div w:id="36859808">
          <w:marLeft w:val="640"/>
          <w:marRight w:val="0"/>
          <w:marTop w:val="0"/>
          <w:marBottom w:val="0"/>
          <w:divBdr>
            <w:top w:val="none" w:sz="0" w:space="0" w:color="auto"/>
            <w:left w:val="none" w:sz="0" w:space="0" w:color="auto"/>
            <w:bottom w:val="none" w:sz="0" w:space="0" w:color="auto"/>
            <w:right w:val="none" w:sz="0" w:space="0" w:color="auto"/>
          </w:divBdr>
        </w:div>
        <w:div w:id="1988704151">
          <w:marLeft w:val="640"/>
          <w:marRight w:val="0"/>
          <w:marTop w:val="0"/>
          <w:marBottom w:val="0"/>
          <w:divBdr>
            <w:top w:val="none" w:sz="0" w:space="0" w:color="auto"/>
            <w:left w:val="none" w:sz="0" w:space="0" w:color="auto"/>
            <w:bottom w:val="none" w:sz="0" w:space="0" w:color="auto"/>
            <w:right w:val="none" w:sz="0" w:space="0" w:color="auto"/>
          </w:divBdr>
        </w:div>
        <w:div w:id="1069037734">
          <w:marLeft w:val="640"/>
          <w:marRight w:val="0"/>
          <w:marTop w:val="0"/>
          <w:marBottom w:val="0"/>
          <w:divBdr>
            <w:top w:val="none" w:sz="0" w:space="0" w:color="auto"/>
            <w:left w:val="none" w:sz="0" w:space="0" w:color="auto"/>
            <w:bottom w:val="none" w:sz="0" w:space="0" w:color="auto"/>
            <w:right w:val="none" w:sz="0" w:space="0" w:color="auto"/>
          </w:divBdr>
        </w:div>
        <w:div w:id="1063066423">
          <w:marLeft w:val="640"/>
          <w:marRight w:val="0"/>
          <w:marTop w:val="0"/>
          <w:marBottom w:val="0"/>
          <w:divBdr>
            <w:top w:val="none" w:sz="0" w:space="0" w:color="auto"/>
            <w:left w:val="none" w:sz="0" w:space="0" w:color="auto"/>
            <w:bottom w:val="none" w:sz="0" w:space="0" w:color="auto"/>
            <w:right w:val="none" w:sz="0" w:space="0" w:color="auto"/>
          </w:divBdr>
        </w:div>
        <w:div w:id="327484527">
          <w:marLeft w:val="640"/>
          <w:marRight w:val="0"/>
          <w:marTop w:val="0"/>
          <w:marBottom w:val="0"/>
          <w:divBdr>
            <w:top w:val="none" w:sz="0" w:space="0" w:color="auto"/>
            <w:left w:val="none" w:sz="0" w:space="0" w:color="auto"/>
            <w:bottom w:val="none" w:sz="0" w:space="0" w:color="auto"/>
            <w:right w:val="none" w:sz="0" w:space="0" w:color="auto"/>
          </w:divBdr>
        </w:div>
        <w:div w:id="771362668">
          <w:marLeft w:val="640"/>
          <w:marRight w:val="0"/>
          <w:marTop w:val="0"/>
          <w:marBottom w:val="0"/>
          <w:divBdr>
            <w:top w:val="none" w:sz="0" w:space="0" w:color="auto"/>
            <w:left w:val="none" w:sz="0" w:space="0" w:color="auto"/>
            <w:bottom w:val="none" w:sz="0" w:space="0" w:color="auto"/>
            <w:right w:val="none" w:sz="0" w:space="0" w:color="auto"/>
          </w:divBdr>
        </w:div>
        <w:div w:id="599801370">
          <w:marLeft w:val="640"/>
          <w:marRight w:val="0"/>
          <w:marTop w:val="0"/>
          <w:marBottom w:val="0"/>
          <w:divBdr>
            <w:top w:val="none" w:sz="0" w:space="0" w:color="auto"/>
            <w:left w:val="none" w:sz="0" w:space="0" w:color="auto"/>
            <w:bottom w:val="none" w:sz="0" w:space="0" w:color="auto"/>
            <w:right w:val="none" w:sz="0" w:space="0" w:color="auto"/>
          </w:divBdr>
        </w:div>
        <w:div w:id="251209423">
          <w:marLeft w:val="640"/>
          <w:marRight w:val="0"/>
          <w:marTop w:val="0"/>
          <w:marBottom w:val="0"/>
          <w:divBdr>
            <w:top w:val="none" w:sz="0" w:space="0" w:color="auto"/>
            <w:left w:val="none" w:sz="0" w:space="0" w:color="auto"/>
            <w:bottom w:val="none" w:sz="0" w:space="0" w:color="auto"/>
            <w:right w:val="none" w:sz="0" w:space="0" w:color="auto"/>
          </w:divBdr>
        </w:div>
        <w:div w:id="1704747111">
          <w:marLeft w:val="640"/>
          <w:marRight w:val="0"/>
          <w:marTop w:val="0"/>
          <w:marBottom w:val="0"/>
          <w:divBdr>
            <w:top w:val="none" w:sz="0" w:space="0" w:color="auto"/>
            <w:left w:val="none" w:sz="0" w:space="0" w:color="auto"/>
            <w:bottom w:val="none" w:sz="0" w:space="0" w:color="auto"/>
            <w:right w:val="none" w:sz="0" w:space="0" w:color="auto"/>
          </w:divBdr>
        </w:div>
        <w:div w:id="1908102164">
          <w:marLeft w:val="640"/>
          <w:marRight w:val="0"/>
          <w:marTop w:val="0"/>
          <w:marBottom w:val="0"/>
          <w:divBdr>
            <w:top w:val="none" w:sz="0" w:space="0" w:color="auto"/>
            <w:left w:val="none" w:sz="0" w:space="0" w:color="auto"/>
            <w:bottom w:val="none" w:sz="0" w:space="0" w:color="auto"/>
            <w:right w:val="none" w:sz="0" w:space="0" w:color="auto"/>
          </w:divBdr>
        </w:div>
        <w:div w:id="523833518">
          <w:marLeft w:val="640"/>
          <w:marRight w:val="0"/>
          <w:marTop w:val="0"/>
          <w:marBottom w:val="0"/>
          <w:divBdr>
            <w:top w:val="none" w:sz="0" w:space="0" w:color="auto"/>
            <w:left w:val="none" w:sz="0" w:space="0" w:color="auto"/>
            <w:bottom w:val="none" w:sz="0" w:space="0" w:color="auto"/>
            <w:right w:val="none" w:sz="0" w:space="0" w:color="auto"/>
          </w:divBdr>
        </w:div>
        <w:div w:id="2044819515">
          <w:marLeft w:val="640"/>
          <w:marRight w:val="0"/>
          <w:marTop w:val="0"/>
          <w:marBottom w:val="0"/>
          <w:divBdr>
            <w:top w:val="none" w:sz="0" w:space="0" w:color="auto"/>
            <w:left w:val="none" w:sz="0" w:space="0" w:color="auto"/>
            <w:bottom w:val="none" w:sz="0" w:space="0" w:color="auto"/>
            <w:right w:val="none" w:sz="0" w:space="0" w:color="auto"/>
          </w:divBdr>
        </w:div>
        <w:div w:id="336856122">
          <w:marLeft w:val="640"/>
          <w:marRight w:val="0"/>
          <w:marTop w:val="0"/>
          <w:marBottom w:val="0"/>
          <w:divBdr>
            <w:top w:val="none" w:sz="0" w:space="0" w:color="auto"/>
            <w:left w:val="none" w:sz="0" w:space="0" w:color="auto"/>
            <w:bottom w:val="none" w:sz="0" w:space="0" w:color="auto"/>
            <w:right w:val="none" w:sz="0" w:space="0" w:color="auto"/>
          </w:divBdr>
        </w:div>
        <w:div w:id="987629405">
          <w:marLeft w:val="640"/>
          <w:marRight w:val="0"/>
          <w:marTop w:val="0"/>
          <w:marBottom w:val="0"/>
          <w:divBdr>
            <w:top w:val="none" w:sz="0" w:space="0" w:color="auto"/>
            <w:left w:val="none" w:sz="0" w:space="0" w:color="auto"/>
            <w:bottom w:val="none" w:sz="0" w:space="0" w:color="auto"/>
            <w:right w:val="none" w:sz="0" w:space="0" w:color="auto"/>
          </w:divBdr>
        </w:div>
        <w:div w:id="2016229245">
          <w:marLeft w:val="640"/>
          <w:marRight w:val="0"/>
          <w:marTop w:val="0"/>
          <w:marBottom w:val="0"/>
          <w:divBdr>
            <w:top w:val="none" w:sz="0" w:space="0" w:color="auto"/>
            <w:left w:val="none" w:sz="0" w:space="0" w:color="auto"/>
            <w:bottom w:val="none" w:sz="0" w:space="0" w:color="auto"/>
            <w:right w:val="none" w:sz="0" w:space="0" w:color="auto"/>
          </w:divBdr>
        </w:div>
        <w:div w:id="1248810214">
          <w:marLeft w:val="640"/>
          <w:marRight w:val="0"/>
          <w:marTop w:val="0"/>
          <w:marBottom w:val="0"/>
          <w:divBdr>
            <w:top w:val="none" w:sz="0" w:space="0" w:color="auto"/>
            <w:left w:val="none" w:sz="0" w:space="0" w:color="auto"/>
            <w:bottom w:val="none" w:sz="0" w:space="0" w:color="auto"/>
            <w:right w:val="none" w:sz="0" w:space="0" w:color="auto"/>
          </w:divBdr>
        </w:div>
        <w:div w:id="231504670">
          <w:marLeft w:val="640"/>
          <w:marRight w:val="0"/>
          <w:marTop w:val="0"/>
          <w:marBottom w:val="0"/>
          <w:divBdr>
            <w:top w:val="none" w:sz="0" w:space="0" w:color="auto"/>
            <w:left w:val="none" w:sz="0" w:space="0" w:color="auto"/>
            <w:bottom w:val="none" w:sz="0" w:space="0" w:color="auto"/>
            <w:right w:val="none" w:sz="0" w:space="0" w:color="auto"/>
          </w:divBdr>
        </w:div>
        <w:div w:id="1249197407">
          <w:marLeft w:val="640"/>
          <w:marRight w:val="0"/>
          <w:marTop w:val="0"/>
          <w:marBottom w:val="0"/>
          <w:divBdr>
            <w:top w:val="none" w:sz="0" w:space="0" w:color="auto"/>
            <w:left w:val="none" w:sz="0" w:space="0" w:color="auto"/>
            <w:bottom w:val="none" w:sz="0" w:space="0" w:color="auto"/>
            <w:right w:val="none" w:sz="0" w:space="0" w:color="auto"/>
          </w:divBdr>
        </w:div>
        <w:div w:id="2071731264">
          <w:marLeft w:val="640"/>
          <w:marRight w:val="0"/>
          <w:marTop w:val="0"/>
          <w:marBottom w:val="0"/>
          <w:divBdr>
            <w:top w:val="none" w:sz="0" w:space="0" w:color="auto"/>
            <w:left w:val="none" w:sz="0" w:space="0" w:color="auto"/>
            <w:bottom w:val="none" w:sz="0" w:space="0" w:color="auto"/>
            <w:right w:val="none" w:sz="0" w:space="0" w:color="auto"/>
          </w:divBdr>
        </w:div>
        <w:div w:id="1440829930">
          <w:marLeft w:val="640"/>
          <w:marRight w:val="0"/>
          <w:marTop w:val="0"/>
          <w:marBottom w:val="0"/>
          <w:divBdr>
            <w:top w:val="none" w:sz="0" w:space="0" w:color="auto"/>
            <w:left w:val="none" w:sz="0" w:space="0" w:color="auto"/>
            <w:bottom w:val="none" w:sz="0" w:space="0" w:color="auto"/>
            <w:right w:val="none" w:sz="0" w:space="0" w:color="auto"/>
          </w:divBdr>
        </w:div>
        <w:div w:id="583491897">
          <w:marLeft w:val="640"/>
          <w:marRight w:val="0"/>
          <w:marTop w:val="0"/>
          <w:marBottom w:val="0"/>
          <w:divBdr>
            <w:top w:val="none" w:sz="0" w:space="0" w:color="auto"/>
            <w:left w:val="none" w:sz="0" w:space="0" w:color="auto"/>
            <w:bottom w:val="none" w:sz="0" w:space="0" w:color="auto"/>
            <w:right w:val="none" w:sz="0" w:space="0" w:color="auto"/>
          </w:divBdr>
        </w:div>
        <w:div w:id="2089383457">
          <w:marLeft w:val="640"/>
          <w:marRight w:val="0"/>
          <w:marTop w:val="0"/>
          <w:marBottom w:val="0"/>
          <w:divBdr>
            <w:top w:val="none" w:sz="0" w:space="0" w:color="auto"/>
            <w:left w:val="none" w:sz="0" w:space="0" w:color="auto"/>
            <w:bottom w:val="none" w:sz="0" w:space="0" w:color="auto"/>
            <w:right w:val="none" w:sz="0" w:space="0" w:color="auto"/>
          </w:divBdr>
        </w:div>
        <w:div w:id="170537041">
          <w:marLeft w:val="640"/>
          <w:marRight w:val="0"/>
          <w:marTop w:val="0"/>
          <w:marBottom w:val="0"/>
          <w:divBdr>
            <w:top w:val="none" w:sz="0" w:space="0" w:color="auto"/>
            <w:left w:val="none" w:sz="0" w:space="0" w:color="auto"/>
            <w:bottom w:val="none" w:sz="0" w:space="0" w:color="auto"/>
            <w:right w:val="none" w:sz="0" w:space="0" w:color="auto"/>
          </w:divBdr>
        </w:div>
        <w:div w:id="832768040">
          <w:marLeft w:val="640"/>
          <w:marRight w:val="0"/>
          <w:marTop w:val="0"/>
          <w:marBottom w:val="0"/>
          <w:divBdr>
            <w:top w:val="none" w:sz="0" w:space="0" w:color="auto"/>
            <w:left w:val="none" w:sz="0" w:space="0" w:color="auto"/>
            <w:bottom w:val="none" w:sz="0" w:space="0" w:color="auto"/>
            <w:right w:val="none" w:sz="0" w:space="0" w:color="auto"/>
          </w:divBdr>
        </w:div>
        <w:div w:id="1606422192">
          <w:marLeft w:val="640"/>
          <w:marRight w:val="0"/>
          <w:marTop w:val="0"/>
          <w:marBottom w:val="0"/>
          <w:divBdr>
            <w:top w:val="none" w:sz="0" w:space="0" w:color="auto"/>
            <w:left w:val="none" w:sz="0" w:space="0" w:color="auto"/>
            <w:bottom w:val="none" w:sz="0" w:space="0" w:color="auto"/>
            <w:right w:val="none" w:sz="0" w:space="0" w:color="auto"/>
          </w:divBdr>
        </w:div>
        <w:div w:id="2048724987">
          <w:marLeft w:val="640"/>
          <w:marRight w:val="0"/>
          <w:marTop w:val="0"/>
          <w:marBottom w:val="0"/>
          <w:divBdr>
            <w:top w:val="none" w:sz="0" w:space="0" w:color="auto"/>
            <w:left w:val="none" w:sz="0" w:space="0" w:color="auto"/>
            <w:bottom w:val="none" w:sz="0" w:space="0" w:color="auto"/>
            <w:right w:val="none" w:sz="0" w:space="0" w:color="auto"/>
          </w:divBdr>
        </w:div>
        <w:div w:id="287324259">
          <w:marLeft w:val="640"/>
          <w:marRight w:val="0"/>
          <w:marTop w:val="0"/>
          <w:marBottom w:val="0"/>
          <w:divBdr>
            <w:top w:val="none" w:sz="0" w:space="0" w:color="auto"/>
            <w:left w:val="none" w:sz="0" w:space="0" w:color="auto"/>
            <w:bottom w:val="none" w:sz="0" w:space="0" w:color="auto"/>
            <w:right w:val="none" w:sz="0" w:space="0" w:color="auto"/>
          </w:divBdr>
        </w:div>
        <w:div w:id="1073044245">
          <w:marLeft w:val="640"/>
          <w:marRight w:val="0"/>
          <w:marTop w:val="0"/>
          <w:marBottom w:val="0"/>
          <w:divBdr>
            <w:top w:val="none" w:sz="0" w:space="0" w:color="auto"/>
            <w:left w:val="none" w:sz="0" w:space="0" w:color="auto"/>
            <w:bottom w:val="none" w:sz="0" w:space="0" w:color="auto"/>
            <w:right w:val="none" w:sz="0" w:space="0" w:color="auto"/>
          </w:divBdr>
        </w:div>
        <w:div w:id="1648969127">
          <w:marLeft w:val="640"/>
          <w:marRight w:val="0"/>
          <w:marTop w:val="0"/>
          <w:marBottom w:val="0"/>
          <w:divBdr>
            <w:top w:val="none" w:sz="0" w:space="0" w:color="auto"/>
            <w:left w:val="none" w:sz="0" w:space="0" w:color="auto"/>
            <w:bottom w:val="none" w:sz="0" w:space="0" w:color="auto"/>
            <w:right w:val="none" w:sz="0" w:space="0" w:color="auto"/>
          </w:divBdr>
        </w:div>
        <w:div w:id="853307899">
          <w:marLeft w:val="640"/>
          <w:marRight w:val="0"/>
          <w:marTop w:val="0"/>
          <w:marBottom w:val="0"/>
          <w:divBdr>
            <w:top w:val="none" w:sz="0" w:space="0" w:color="auto"/>
            <w:left w:val="none" w:sz="0" w:space="0" w:color="auto"/>
            <w:bottom w:val="none" w:sz="0" w:space="0" w:color="auto"/>
            <w:right w:val="none" w:sz="0" w:space="0" w:color="auto"/>
          </w:divBdr>
        </w:div>
        <w:div w:id="1542591175">
          <w:marLeft w:val="640"/>
          <w:marRight w:val="0"/>
          <w:marTop w:val="0"/>
          <w:marBottom w:val="0"/>
          <w:divBdr>
            <w:top w:val="none" w:sz="0" w:space="0" w:color="auto"/>
            <w:left w:val="none" w:sz="0" w:space="0" w:color="auto"/>
            <w:bottom w:val="none" w:sz="0" w:space="0" w:color="auto"/>
            <w:right w:val="none" w:sz="0" w:space="0" w:color="auto"/>
          </w:divBdr>
        </w:div>
        <w:div w:id="1532567732">
          <w:marLeft w:val="640"/>
          <w:marRight w:val="0"/>
          <w:marTop w:val="0"/>
          <w:marBottom w:val="0"/>
          <w:divBdr>
            <w:top w:val="none" w:sz="0" w:space="0" w:color="auto"/>
            <w:left w:val="none" w:sz="0" w:space="0" w:color="auto"/>
            <w:bottom w:val="none" w:sz="0" w:space="0" w:color="auto"/>
            <w:right w:val="none" w:sz="0" w:space="0" w:color="auto"/>
          </w:divBdr>
        </w:div>
        <w:div w:id="713889811">
          <w:marLeft w:val="640"/>
          <w:marRight w:val="0"/>
          <w:marTop w:val="0"/>
          <w:marBottom w:val="0"/>
          <w:divBdr>
            <w:top w:val="none" w:sz="0" w:space="0" w:color="auto"/>
            <w:left w:val="none" w:sz="0" w:space="0" w:color="auto"/>
            <w:bottom w:val="none" w:sz="0" w:space="0" w:color="auto"/>
            <w:right w:val="none" w:sz="0" w:space="0" w:color="auto"/>
          </w:divBdr>
        </w:div>
        <w:div w:id="606891501">
          <w:marLeft w:val="640"/>
          <w:marRight w:val="0"/>
          <w:marTop w:val="0"/>
          <w:marBottom w:val="0"/>
          <w:divBdr>
            <w:top w:val="none" w:sz="0" w:space="0" w:color="auto"/>
            <w:left w:val="none" w:sz="0" w:space="0" w:color="auto"/>
            <w:bottom w:val="none" w:sz="0" w:space="0" w:color="auto"/>
            <w:right w:val="none" w:sz="0" w:space="0" w:color="auto"/>
          </w:divBdr>
        </w:div>
        <w:div w:id="891038366">
          <w:marLeft w:val="640"/>
          <w:marRight w:val="0"/>
          <w:marTop w:val="0"/>
          <w:marBottom w:val="0"/>
          <w:divBdr>
            <w:top w:val="none" w:sz="0" w:space="0" w:color="auto"/>
            <w:left w:val="none" w:sz="0" w:space="0" w:color="auto"/>
            <w:bottom w:val="none" w:sz="0" w:space="0" w:color="auto"/>
            <w:right w:val="none" w:sz="0" w:space="0" w:color="auto"/>
          </w:divBdr>
        </w:div>
        <w:div w:id="37165978">
          <w:marLeft w:val="640"/>
          <w:marRight w:val="0"/>
          <w:marTop w:val="0"/>
          <w:marBottom w:val="0"/>
          <w:divBdr>
            <w:top w:val="none" w:sz="0" w:space="0" w:color="auto"/>
            <w:left w:val="none" w:sz="0" w:space="0" w:color="auto"/>
            <w:bottom w:val="none" w:sz="0" w:space="0" w:color="auto"/>
            <w:right w:val="none" w:sz="0" w:space="0" w:color="auto"/>
          </w:divBdr>
        </w:div>
        <w:div w:id="1953202157">
          <w:marLeft w:val="640"/>
          <w:marRight w:val="0"/>
          <w:marTop w:val="0"/>
          <w:marBottom w:val="0"/>
          <w:divBdr>
            <w:top w:val="none" w:sz="0" w:space="0" w:color="auto"/>
            <w:left w:val="none" w:sz="0" w:space="0" w:color="auto"/>
            <w:bottom w:val="none" w:sz="0" w:space="0" w:color="auto"/>
            <w:right w:val="none" w:sz="0" w:space="0" w:color="auto"/>
          </w:divBdr>
        </w:div>
        <w:div w:id="1237519052">
          <w:marLeft w:val="640"/>
          <w:marRight w:val="0"/>
          <w:marTop w:val="0"/>
          <w:marBottom w:val="0"/>
          <w:divBdr>
            <w:top w:val="none" w:sz="0" w:space="0" w:color="auto"/>
            <w:left w:val="none" w:sz="0" w:space="0" w:color="auto"/>
            <w:bottom w:val="none" w:sz="0" w:space="0" w:color="auto"/>
            <w:right w:val="none" w:sz="0" w:space="0" w:color="auto"/>
          </w:divBdr>
        </w:div>
        <w:div w:id="1265579147">
          <w:marLeft w:val="640"/>
          <w:marRight w:val="0"/>
          <w:marTop w:val="0"/>
          <w:marBottom w:val="0"/>
          <w:divBdr>
            <w:top w:val="none" w:sz="0" w:space="0" w:color="auto"/>
            <w:left w:val="none" w:sz="0" w:space="0" w:color="auto"/>
            <w:bottom w:val="none" w:sz="0" w:space="0" w:color="auto"/>
            <w:right w:val="none" w:sz="0" w:space="0" w:color="auto"/>
          </w:divBdr>
        </w:div>
        <w:div w:id="1601336893">
          <w:marLeft w:val="640"/>
          <w:marRight w:val="0"/>
          <w:marTop w:val="0"/>
          <w:marBottom w:val="0"/>
          <w:divBdr>
            <w:top w:val="none" w:sz="0" w:space="0" w:color="auto"/>
            <w:left w:val="none" w:sz="0" w:space="0" w:color="auto"/>
            <w:bottom w:val="none" w:sz="0" w:space="0" w:color="auto"/>
            <w:right w:val="none" w:sz="0" w:space="0" w:color="auto"/>
          </w:divBdr>
        </w:div>
        <w:div w:id="877397396">
          <w:marLeft w:val="640"/>
          <w:marRight w:val="0"/>
          <w:marTop w:val="0"/>
          <w:marBottom w:val="0"/>
          <w:divBdr>
            <w:top w:val="none" w:sz="0" w:space="0" w:color="auto"/>
            <w:left w:val="none" w:sz="0" w:space="0" w:color="auto"/>
            <w:bottom w:val="none" w:sz="0" w:space="0" w:color="auto"/>
            <w:right w:val="none" w:sz="0" w:space="0" w:color="auto"/>
          </w:divBdr>
        </w:div>
        <w:div w:id="133957146">
          <w:marLeft w:val="640"/>
          <w:marRight w:val="0"/>
          <w:marTop w:val="0"/>
          <w:marBottom w:val="0"/>
          <w:divBdr>
            <w:top w:val="none" w:sz="0" w:space="0" w:color="auto"/>
            <w:left w:val="none" w:sz="0" w:space="0" w:color="auto"/>
            <w:bottom w:val="none" w:sz="0" w:space="0" w:color="auto"/>
            <w:right w:val="none" w:sz="0" w:space="0" w:color="auto"/>
          </w:divBdr>
        </w:div>
        <w:div w:id="216431001">
          <w:marLeft w:val="640"/>
          <w:marRight w:val="0"/>
          <w:marTop w:val="0"/>
          <w:marBottom w:val="0"/>
          <w:divBdr>
            <w:top w:val="none" w:sz="0" w:space="0" w:color="auto"/>
            <w:left w:val="none" w:sz="0" w:space="0" w:color="auto"/>
            <w:bottom w:val="none" w:sz="0" w:space="0" w:color="auto"/>
            <w:right w:val="none" w:sz="0" w:space="0" w:color="auto"/>
          </w:divBdr>
        </w:div>
        <w:div w:id="461581058">
          <w:marLeft w:val="640"/>
          <w:marRight w:val="0"/>
          <w:marTop w:val="0"/>
          <w:marBottom w:val="0"/>
          <w:divBdr>
            <w:top w:val="none" w:sz="0" w:space="0" w:color="auto"/>
            <w:left w:val="none" w:sz="0" w:space="0" w:color="auto"/>
            <w:bottom w:val="none" w:sz="0" w:space="0" w:color="auto"/>
            <w:right w:val="none" w:sz="0" w:space="0" w:color="auto"/>
          </w:divBdr>
        </w:div>
        <w:div w:id="235360889">
          <w:marLeft w:val="640"/>
          <w:marRight w:val="0"/>
          <w:marTop w:val="0"/>
          <w:marBottom w:val="0"/>
          <w:divBdr>
            <w:top w:val="none" w:sz="0" w:space="0" w:color="auto"/>
            <w:left w:val="none" w:sz="0" w:space="0" w:color="auto"/>
            <w:bottom w:val="none" w:sz="0" w:space="0" w:color="auto"/>
            <w:right w:val="none" w:sz="0" w:space="0" w:color="auto"/>
          </w:divBdr>
        </w:div>
        <w:div w:id="21825722">
          <w:marLeft w:val="640"/>
          <w:marRight w:val="0"/>
          <w:marTop w:val="0"/>
          <w:marBottom w:val="0"/>
          <w:divBdr>
            <w:top w:val="none" w:sz="0" w:space="0" w:color="auto"/>
            <w:left w:val="none" w:sz="0" w:space="0" w:color="auto"/>
            <w:bottom w:val="none" w:sz="0" w:space="0" w:color="auto"/>
            <w:right w:val="none" w:sz="0" w:space="0" w:color="auto"/>
          </w:divBdr>
        </w:div>
        <w:div w:id="1246189197">
          <w:marLeft w:val="640"/>
          <w:marRight w:val="0"/>
          <w:marTop w:val="0"/>
          <w:marBottom w:val="0"/>
          <w:divBdr>
            <w:top w:val="none" w:sz="0" w:space="0" w:color="auto"/>
            <w:left w:val="none" w:sz="0" w:space="0" w:color="auto"/>
            <w:bottom w:val="none" w:sz="0" w:space="0" w:color="auto"/>
            <w:right w:val="none" w:sz="0" w:space="0" w:color="auto"/>
          </w:divBdr>
        </w:div>
        <w:div w:id="1902868590">
          <w:marLeft w:val="640"/>
          <w:marRight w:val="0"/>
          <w:marTop w:val="0"/>
          <w:marBottom w:val="0"/>
          <w:divBdr>
            <w:top w:val="none" w:sz="0" w:space="0" w:color="auto"/>
            <w:left w:val="none" w:sz="0" w:space="0" w:color="auto"/>
            <w:bottom w:val="none" w:sz="0" w:space="0" w:color="auto"/>
            <w:right w:val="none" w:sz="0" w:space="0" w:color="auto"/>
          </w:divBdr>
        </w:div>
        <w:div w:id="1176114435">
          <w:marLeft w:val="640"/>
          <w:marRight w:val="0"/>
          <w:marTop w:val="0"/>
          <w:marBottom w:val="0"/>
          <w:divBdr>
            <w:top w:val="none" w:sz="0" w:space="0" w:color="auto"/>
            <w:left w:val="none" w:sz="0" w:space="0" w:color="auto"/>
            <w:bottom w:val="none" w:sz="0" w:space="0" w:color="auto"/>
            <w:right w:val="none" w:sz="0" w:space="0" w:color="auto"/>
          </w:divBdr>
        </w:div>
        <w:div w:id="483278291">
          <w:marLeft w:val="640"/>
          <w:marRight w:val="0"/>
          <w:marTop w:val="0"/>
          <w:marBottom w:val="0"/>
          <w:divBdr>
            <w:top w:val="none" w:sz="0" w:space="0" w:color="auto"/>
            <w:left w:val="none" w:sz="0" w:space="0" w:color="auto"/>
            <w:bottom w:val="none" w:sz="0" w:space="0" w:color="auto"/>
            <w:right w:val="none" w:sz="0" w:space="0" w:color="auto"/>
          </w:divBdr>
        </w:div>
        <w:div w:id="1323193992">
          <w:marLeft w:val="640"/>
          <w:marRight w:val="0"/>
          <w:marTop w:val="0"/>
          <w:marBottom w:val="0"/>
          <w:divBdr>
            <w:top w:val="none" w:sz="0" w:space="0" w:color="auto"/>
            <w:left w:val="none" w:sz="0" w:space="0" w:color="auto"/>
            <w:bottom w:val="none" w:sz="0" w:space="0" w:color="auto"/>
            <w:right w:val="none" w:sz="0" w:space="0" w:color="auto"/>
          </w:divBdr>
        </w:div>
        <w:div w:id="1376395410">
          <w:marLeft w:val="640"/>
          <w:marRight w:val="0"/>
          <w:marTop w:val="0"/>
          <w:marBottom w:val="0"/>
          <w:divBdr>
            <w:top w:val="none" w:sz="0" w:space="0" w:color="auto"/>
            <w:left w:val="none" w:sz="0" w:space="0" w:color="auto"/>
            <w:bottom w:val="none" w:sz="0" w:space="0" w:color="auto"/>
            <w:right w:val="none" w:sz="0" w:space="0" w:color="auto"/>
          </w:divBdr>
        </w:div>
        <w:div w:id="284506676">
          <w:marLeft w:val="640"/>
          <w:marRight w:val="0"/>
          <w:marTop w:val="0"/>
          <w:marBottom w:val="0"/>
          <w:divBdr>
            <w:top w:val="none" w:sz="0" w:space="0" w:color="auto"/>
            <w:left w:val="none" w:sz="0" w:space="0" w:color="auto"/>
            <w:bottom w:val="none" w:sz="0" w:space="0" w:color="auto"/>
            <w:right w:val="none" w:sz="0" w:space="0" w:color="auto"/>
          </w:divBdr>
        </w:div>
        <w:div w:id="2004577347">
          <w:marLeft w:val="640"/>
          <w:marRight w:val="0"/>
          <w:marTop w:val="0"/>
          <w:marBottom w:val="0"/>
          <w:divBdr>
            <w:top w:val="none" w:sz="0" w:space="0" w:color="auto"/>
            <w:left w:val="none" w:sz="0" w:space="0" w:color="auto"/>
            <w:bottom w:val="none" w:sz="0" w:space="0" w:color="auto"/>
            <w:right w:val="none" w:sz="0" w:space="0" w:color="auto"/>
          </w:divBdr>
        </w:div>
        <w:div w:id="2037344617">
          <w:marLeft w:val="640"/>
          <w:marRight w:val="0"/>
          <w:marTop w:val="0"/>
          <w:marBottom w:val="0"/>
          <w:divBdr>
            <w:top w:val="none" w:sz="0" w:space="0" w:color="auto"/>
            <w:left w:val="none" w:sz="0" w:space="0" w:color="auto"/>
            <w:bottom w:val="none" w:sz="0" w:space="0" w:color="auto"/>
            <w:right w:val="none" w:sz="0" w:space="0" w:color="auto"/>
          </w:divBdr>
        </w:div>
        <w:div w:id="184487064">
          <w:marLeft w:val="640"/>
          <w:marRight w:val="0"/>
          <w:marTop w:val="0"/>
          <w:marBottom w:val="0"/>
          <w:divBdr>
            <w:top w:val="none" w:sz="0" w:space="0" w:color="auto"/>
            <w:left w:val="none" w:sz="0" w:space="0" w:color="auto"/>
            <w:bottom w:val="none" w:sz="0" w:space="0" w:color="auto"/>
            <w:right w:val="none" w:sz="0" w:space="0" w:color="auto"/>
          </w:divBdr>
        </w:div>
        <w:div w:id="688219684">
          <w:marLeft w:val="640"/>
          <w:marRight w:val="0"/>
          <w:marTop w:val="0"/>
          <w:marBottom w:val="0"/>
          <w:divBdr>
            <w:top w:val="none" w:sz="0" w:space="0" w:color="auto"/>
            <w:left w:val="none" w:sz="0" w:space="0" w:color="auto"/>
            <w:bottom w:val="none" w:sz="0" w:space="0" w:color="auto"/>
            <w:right w:val="none" w:sz="0" w:space="0" w:color="auto"/>
          </w:divBdr>
        </w:div>
        <w:div w:id="111829096">
          <w:marLeft w:val="640"/>
          <w:marRight w:val="0"/>
          <w:marTop w:val="0"/>
          <w:marBottom w:val="0"/>
          <w:divBdr>
            <w:top w:val="none" w:sz="0" w:space="0" w:color="auto"/>
            <w:left w:val="none" w:sz="0" w:space="0" w:color="auto"/>
            <w:bottom w:val="none" w:sz="0" w:space="0" w:color="auto"/>
            <w:right w:val="none" w:sz="0" w:space="0" w:color="auto"/>
          </w:divBdr>
        </w:div>
        <w:div w:id="223375109">
          <w:marLeft w:val="640"/>
          <w:marRight w:val="0"/>
          <w:marTop w:val="0"/>
          <w:marBottom w:val="0"/>
          <w:divBdr>
            <w:top w:val="none" w:sz="0" w:space="0" w:color="auto"/>
            <w:left w:val="none" w:sz="0" w:space="0" w:color="auto"/>
            <w:bottom w:val="none" w:sz="0" w:space="0" w:color="auto"/>
            <w:right w:val="none" w:sz="0" w:space="0" w:color="auto"/>
          </w:divBdr>
        </w:div>
        <w:div w:id="1019895827">
          <w:marLeft w:val="640"/>
          <w:marRight w:val="0"/>
          <w:marTop w:val="0"/>
          <w:marBottom w:val="0"/>
          <w:divBdr>
            <w:top w:val="none" w:sz="0" w:space="0" w:color="auto"/>
            <w:left w:val="none" w:sz="0" w:space="0" w:color="auto"/>
            <w:bottom w:val="none" w:sz="0" w:space="0" w:color="auto"/>
            <w:right w:val="none" w:sz="0" w:space="0" w:color="auto"/>
          </w:divBdr>
        </w:div>
        <w:div w:id="1883201454">
          <w:marLeft w:val="640"/>
          <w:marRight w:val="0"/>
          <w:marTop w:val="0"/>
          <w:marBottom w:val="0"/>
          <w:divBdr>
            <w:top w:val="none" w:sz="0" w:space="0" w:color="auto"/>
            <w:left w:val="none" w:sz="0" w:space="0" w:color="auto"/>
            <w:bottom w:val="none" w:sz="0" w:space="0" w:color="auto"/>
            <w:right w:val="none" w:sz="0" w:space="0" w:color="auto"/>
          </w:divBdr>
        </w:div>
        <w:div w:id="1145466631">
          <w:marLeft w:val="640"/>
          <w:marRight w:val="0"/>
          <w:marTop w:val="0"/>
          <w:marBottom w:val="0"/>
          <w:divBdr>
            <w:top w:val="none" w:sz="0" w:space="0" w:color="auto"/>
            <w:left w:val="none" w:sz="0" w:space="0" w:color="auto"/>
            <w:bottom w:val="none" w:sz="0" w:space="0" w:color="auto"/>
            <w:right w:val="none" w:sz="0" w:space="0" w:color="auto"/>
          </w:divBdr>
        </w:div>
        <w:div w:id="2146390970">
          <w:marLeft w:val="640"/>
          <w:marRight w:val="0"/>
          <w:marTop w:val="0"/>
          <w:marBottom w:val="0"/>
          <w:divBdr>
            <w:top w:val="none" w:sz="0" w:space="0" w:color="auto"/>
            <w:left w:val="none" w:sz="0" w:space="0" w:color="auto"/>
            <w:bottom w:val="none" w:sz="0" w:space="0" w:color="auto"/>
            <w:right w:val="none" w:sz="0" w:space="0" w:color="auto"/>
          </w:divBdr>
        </w:div>
        <w:div w:id="776363479">
          <w:marLeft w:val="640"/>
          <w:marRight w:val="0"/>
          <w:marTop w:val="0"/>
          <w:marBottom w:val="0"/>
          <w:divBdr>
            <w:top w:val="none" w:sz="0" w:space="0" w:color="auto"/>
            <w:left w:val="none" w:sz="0" w:space="0" w:color="auto"/>
            <w:bottom w:val="none" w:sz="0" w:space="0" w:color="auto"/>
            <w:right w:val="none" w:sz="0" w:space="0" w:color="auto"/>
          </w:divBdr>
        </w:div>
        <w:div w:id="905453950">
          <w:marLeft w:val="640"/>
          <w:marRight w:val="0"/>
          <w:marTop w:val="0"/>
          <w:marBottom w:val="0"/>
          <w:divBdr>
            <w:top w:val="none" w:sz="0" w:space="0" w:color="auto"/>
            <w:left w:val="none" w:sz="0" w:space="0" w:color="auto"/>
            <w:bottom w:val="none" w:sz="0" w:space="0" w:color="auto"/>
            <w:right w:val="none" w:sz="0" w:space="0" w:color="auto"/>
          </w:divBdr>
        </w:div>
        <w:div w:id="2047292542">
          <w:marLeft w:val="640"/>
          <w:marRight w:val="0"/>
          <w:marTop w:val="0"/>
          <w:marBottom w:val="0"/>
          <w:divBdr>
            <w:top w:val="none" w:sz="0" w:space="0" w:color="auto"/>
            <w:left w:val="none" w:sz="0" w:space="0" w:color="auto"/>
            <w:bottom w:val="none" w:sz="0" w:space="0" w:color="auto"/>
            <w:right w:val="none" w:sz="0" w:space="0" w:color="auto"/>
          </w:divBdr>
        </w:div>
        <w:div w:id="1599411296">
          <w:marLeft w:val="640"/>
          <w:marRight w:val="0"/>
          <w:marTop w:val="0"/>
          <w:marBottom w:val="0"/>
          <w:divBdr>
            <w:top w:val="none" w:sz="0" w:space="0" w:color="auto"/>
            <w:left w:val="none" w:sz="0" w:space="0" w:color="auto"/>
            <w:bottom w:val="none" w:sz="0" w:space="0" w:color="auto"/>
            <w:right w:val="none" w:sz="0" w:space="0" w:color="auto"/>
          </w:divBdr>
        </w:div>
        <w:div w:id="1015031945">
          <w:marLeft w:val="640"/>
          <w:marRight w:val="0"/>
          <w:marTop w:val="0"/>
          <w:marBottom w:val="0"/>
          <w:divBdr>
            <w:top w:val="none" w:sz="0" w:space="0" w:color="auto"/>
            <w:left w:val="none" w:sz="0" w:space="0" w:color="auto"/>
            <w:bottom w:val="none" w:sz="0" w:space="0" w:color="auto"/>
            <w:right w:val="none" w:sz="0" w:space="0" w:color="auto"/>
          </w:divBdr>
        </w:div>
        <w:div w:id="342712594">
          <w:marLeft w:val="640"/>
          <w:marRight w:val="0"/>
          <w:marTop w:val="0"/>
          <w:marBottom w:val="0"/>
          <w:divBdr>
            <w:top w:val="none" w:sz="0" w:space="0" w:color="auto"/>
            <w:left w:val="none" w:sz="0" w:space="0" w:color="auto"/>
            <w:bottom w:val="none" w:sz="0" w:space="0" w:color="auto"/>
            <w:right w:val="none" w:sz="0" w:space="0" w:color="auto"/>
          </w:divBdr>
        </w:div>
        <w:div w:id="657346187">
          <w:marLeft w:val="640"/>
          <w:marRight w:val="0"/>
          <w:marTop w:val="0"/>
          <w:marBottom w:val="0"/>
          <w:divBdr>
            <w:top w:val="none" w:sz="0" w:space="0" w:color="auto"/>
            <w:left w:val="none" w:sz="0" w:space="0" w:color="auto"/>
            <w:bottom w:val="none" w:sz="0" w:space="0" w:color="auto"/>
            <w:right w:val="none" w:sz="0" w:space="0" w:color="auto"/>
          </w:divBdr>
        </w:div>
        <w:div w:id="1291135238">
          <w:marLeft w:val="640"/>
          <w:marRight w:val="0"/>
          <w:marTop w:val="0"/>
          <w:marBottom w:val="0"/>
          <w:divBdr>
            <w:top w:val="none" w:sz="0" w:space="0" w:color="auto"/>
            <w:left w:val="none" w:sz="0" w:space="0" w:color="auto"/>
            <w:bottom w:val="none" w:sz="0" w:space="0" w:color="auto"/>
            <w:right w:val="none" w:sz="0" w:space="0" w:color="auto"/>
          </w:divBdr>
        </w:div>
        <w:div w:id="1873809076">
          <w:marLeft w:val="640"/>
          <w:marRight w:val="0"/>
          <w:marTop w:val="0"/>
          <w:marBottom w:val="0"/>
          <w:divBdr>
            <w:top w:val="none" w:sz="0" w:space="0" w:color="auto"/>
            <w:left w:val="none" w:sz="0" w:space="0" w:color="auto"/>
            <w:bottom w:val="none" w:sz="0" w:space="0" w:color="auto"/>
            <w:right w:val="none" w:sz="0" w:space="0" w:color="auto"/>
          </w:divBdr>
        </w:div>
        <w:div w:id="272254573">
          <w:marLeft w:val="640"/>
          <w:marRight w:val="0"/>
          <w:marTop w:val="0"/>
          <w:marBottom w:val="0"/>
          <w:divBdr>
            <w:top w:val="none" w:sz="0" w:space="0" w:color="auto"/>
            <w:left w:val="none" w:sz="0" w:space="0" w:color="auto"/>
            <w:bottom w:val="none" w:sz="0" w:space="0" w:color="auto"/>
            <w:right w:val="none" w:sz="0" w:space="0" w:color="auto"/>
          </w:divBdr>
        </w:div>
        <w:div w:id="1500460686">
          <w:marLeft w:val="640"/>
          <w:marRight w:val="0"/>
          <w:marTop w:val="0"/>
          <w:marBottom w:val="0"/>
          <w:divBdr>
            <w:top w:val="none" w:sz="0" w:space="0" w:color="auto"/>
            <w:left w:val="none" w:sz="0" w:space="0" w:color="auto"/>
            <w:bottom w:val="none" w:sz="0" w:space="0" w:color="auto"/>
            <w:right w:val="none" w:sz="0" w:space="0" w:color="auto"/>
          </w:divBdr>
        </w:div>
        <w:div w:id="2118720361">
          <w:marLeft w:val="640"/>
          <w:marRight w:val="0"/>
          <w:marTop w:val="0"/>
          <w:marBottom w:val="0"/>
          <w:divBdr>
            <w:top w:val="none" w:sz="0" w:space="0" w:color="auto"/>
            <w:left w:val="none" w:sz="0" w:space="0" w:color="auto"/>
            <w:bottom w:val="none" w:sz="0" w:space="0" w:color="auto"/>
            <w:right w:val="none" w:sz="0" w:space="0" w:color="auto"/>
          </w:divBdr>
        </w:div>
        <w:div w:id="537815113">
          <w:marLeft w:val="640"/>
          <w:marRight w:val="0"/>
          <w:marTop w:val="0"/>
          <w:marBottom w:val="0"/>
          <w:divBdr>
            <w:top w:val="none" w:sz="0" w:space="0" w:color="auto"/>
            <w:left w:val="none" w:sz="0" w:space="0" w:color="auto"/>
            <w:bottom w:val="none" w:sz="0" w:space="0" w:color="auto"/>
            <w:right w:val="none" w:sz="0" w:space="0" w:color="auto"/>
          </w:divBdr>
        </w:div>
        <w:div w:id="1383335099">
          <w:marLeft w:val="640"/>
          <w:marRight w:val="0"/>
          <w:marTop w:val="0"/>
          <w:marBottom w:val="0"/>
          <w:divBdr>
            <w:top w:val="none" w:sz="0" w:space="0" w:color="auto"/>
            <w:left w:val="none" w:sz="0" w:space="0" w:color="auto"/>
            <w:bottom w:val="none" w:sz="0" w:space="0" w:color="auto"/>
            <w:right w:val="none" w:sz="0" w:space="0" w:color="auto"/>
          </w:divBdr>
        </w:div>
        <w:div w:id="2003266403">
          <w:marLeft w:val="640"/>
          <w:marRight w:val="0"/>
          <w:marTop w:val="0"/>
          <w:marBottom w:val="0"/>
          <w:divBdr>
            <w:top w:val="none" w:sz="0" w:space="0" w:color="auto"/>
            <w:left w:val="none" w:sz="0" w:space="0" w:color="auto"/>
            <w:bottom w:val="none" w:sz="0" w:space="0" w:color="auto"/>
            <w:right w:val="none" w:sz="0" w:space="0" w:color="auto"/>
          </w:divBdr>
        </w:div>
        <w:div w:id="1580166473">
          <w:marLeft w:val="640"/>
          <w:marRight w:val="0"/>
          <w:marTop w:val="0"/>
          <w:marBottom w:val="0"/>
          <w:divBdr>
            <w:top w:val="none" w:sz="0" w:space="0" w:color="auto"/>
            <w:left w:val="none" w:sz="0" w:space="0" w:color="auto"/>
            <w:bottom w:val="none" w:sz="0" w:space="0" w:color="auto"/>
            <w:right w:val="none" w:sz="0" w:space="0" w:color="auto"/>
          </w:divBdr>
        </w:div>
        <w:div w:id="572475959">
          <w:marLeft w:val="640"/>
          <w:marRight w:val="0"/>
          <w:marTop w:val="0"/>
          <w:marBottom w:val="0"/>
          <w:divBdr>
            <w:top w:val="none" w:sz="0" w:space="0" w:color="auto"/>
            <w:left w:val="none" w:sz="0" w:space="0" w:color="auto"/>
            <w:bottom w:val="none" w:sz="0" w:space="0" w:color="auto"/>
            <w:right w:val="none" w:sz="0" w:space="0" w:color="auto"/>
          </w:divBdr>
        </w:div>
        <w:div w:id="850264772">
          <w:marLeft w:val="640"/>
          <w:marRight w:val="0"/>
          <w:marTop w:val="0"/>
          <w:marBottom w:val="0"/>
          <w:divBdr>
            <w:top w:val="none" w:sz="0" w:space="0" w:color="auto"/>
            <w:left w:val="none" w:sz="0" w:space="0" w:color="auto"/>
            <w:bottom w:val="none" w:sz="0" w:space="0" w:color="auto"/>
            <w:right w:val="none" w:sz="0" w:space="0" w:color="auto"/>
          </w:divBdr>
        </w:div>
        <w:div w:id="557205801">
          <w:marLeft w:val="640"/>
          <w:marRight w:val="0"/>
          <w:marTop w:val="0"/>
          <w:marBottom w:val="0"/>
          <w:divBdr>
            <w:top w:val="none" w:sz="0" w:space="0" w:color="auto"/>
            <w:left w:val="none" w:sz="0" w:space="0" w:color="auto"/>
            <w:bottom w:val="none" w:sz="0" w:space="0" w:color="auto"/>
            <w:right w:val="none" w:sz="0" w:space="0" w:color="auto"/>
          </w:divBdr>
        </w:div>
        <w:div w:id="1200512306">
          <w:marLeft w:val="640"/>
          <w:marRight w:val="0"/>
          <w:marTop w:val="0"/>
          <w:marBottom w:val="0"/>
          <w:divBdr>
            <w:top w:val="none" w:sz="0" w:space="0" w:color="auto"/>
            <w:left w:val="none" w:sz="0" w:space="0" w:color="auto"/>
            <w:bottom w:val="none" w:sz="0" w:space="0" w:color="auto"/>
            <w:right w:val="none" w:sz="0" w:space="0" w:color="auto"/>
          </w:divBdr>
        </w:div>
        <w:div w:id="1813909857">
          <w:marLeft w:val="640"/>
          <w:marRight w:val="0"/>
          <w:marTop w:val="0"/>
          <w:marBottom w:val="0"/>
          <w:divBdr>
            <w:top w:val="none" w:sz="0" w:space="0" w:color="auto"/>
            <w:left w:val="none" w:sz="0" w:space="0" w:color="auto"/>
            <w:bottom w:val="none" w:sz="0" w:space="0" w:color="auto"/>
            <w:right w:val="none" w:sz="0" w:space="0" w:color="auto"/>
          </w:divBdr>
        </w:div>
        <w:div w:id="1390111580">
          <w:marLeft w:val="640"/>
          <w:marRight w:val="0"/>
          <w:marTop w:val="0"/>
          <w:marBottom w:val="0"/>
          <w:divBdr>
            <w:top w:val="none" w:sz="0" w:space="0" w:color="auto"/>
            <w:left w:val="none" w:sz="0" w:space="0" w:color="auto"/>
            <w:bottom w:val="none" w:sz="0" w:space="0" w:color="auto"/>
            <w:right w:val="none" w:sz="0" w:space="0" w:color="auto"/>
          </w:divBdr>
        </w:div>
        <w:div w:id="1206258575">
          <w:marLeft w:val="640"/>
          <w:marRight w:val="0"/>
          <w:marTop w:val="0"/>
          <w:marBottom w:val="0"/>
          <w:divBdr>
            <w:top w:val="none" w:sz="0" w:space="0" w:color="auto"/>
            <w:left w:val="none" w:sz="0" w:space="0" w:color="auto"/>
            <w:bottom w:val="none" w:sz="0" w:space="0" w:color="auto"/>
            <w:right w:val="none" w:sz="0" w:space="0" w:color="auto"/>
          </w:divBdr>
        </w:div>
        <w:div w:id="2116247778">
          <w:marLeft w:val="640"/>
          <w:marRight w:val="0"/>
          <w:marTop w:val="0"/>
          <w:marBottom w:val="0"/>
          <w:divBdr>
            <w:top w:val="none" w:sz="0" w:space="0" w:color="auto"/>
            <w:left w:val="none" w:sz="0" w:space="0" w:color="auto"/>
            <w:bottom w:val="none" w:sz="0" w:space="0" w:color="auto"/>
            <w:right w:val="none" w:sz="0" w:space="0" w:color="auto"/>
          </w:divBdr>
        </w:div>
        <w:div w:id="1943798529">
          <w:marLeft w:val="640"/>
          <w:marRight w:val="0"/>
          <w:marTop w:val="0"/>
          <w:marBottom w:val="0"/>
          <w:divBdr>
            <w:top w:val="none" w:sz="0" w:space="0" w:color="auto"/>
            <w:left w:val="none" w:sz="0" w:space="0" w:color="auto"/>
            <w:bottom w:val="none" w:sz="0" w:space="0" w:color="auto"/>
            <w:right w:val="none" w:sz="0" w:space="0" w:color="auto"/>
          </w:divBdr>
        </w:div>
        <w:div w:id="1249584557">
          <w:marLeft w:val="640"/>
          <w:marRight w:val="0"/>
          <w:marTop w:val="0"/>
          <w:marBottom w:val="0"/>
          <w:divBdr>
            <w:top w:val="none" w:sz="0" w:space="0" w:color="auto"/>
            <w:left w:val="none" w:sz="0" w:space="0" w:color="auto"/>
            <w:bottom w:val="none" w:sz="0" w:space="0" w:color="auto"/>
            <w:right w:val="none" w:sz="0" w:space="0" w:color="auto"/>
          </w:divBdr>
        </w:div>
        <w:div w:id="1791048216">
          <w:marLeft w:val="640"/>
          <w:marRight w:val="0"/>
          <w:marTop w:val="0"/>
          <w:marBottom w:val="0"/>
          <w:divBdr>
            <w:top w:val="none" w:sz="0" w:space="0" w:color="auto"/>
            <w:left w:val="none" w:sz="0" w:space="0" w:color="auto"/>
            <w:bottom w:val="none" w:sz="0" w:space="0" w:color="auto"/>
            <w:right w:val="none" w:sz="0" w:space="0" w:color="auto"/>
          </w:divBdr>
        </w:div>
        <w:div w:id="923105960">
          <w:marLeft w:val="640"/>
          <w:marRight w:val="0"/>
          <w:marTop w:val="0"/>
          <w:marBottom w:val="0"/>
          <w:divBdr>
            <w:top w:val="none" w:sz="0" w:space="0" w:color="auto"/>
            <w:left w:val="none" w:sz="0" w:space="0" w:color="auto"/>
            <w:bottom w:val="none" w:sz="0" w:space="0" w:color="auto"/>
            <w:right w:val="none" w:sz="0" w:space="0" w:color="auto"/>
          </w:divBdr>
        </w:div>
        <w:div w:id="721366450">
          <w:marLeft w:val="640"/>
          <w:marRight w:val="0"/>
          <w:marTop w:val="0"/>
          <w:marBottom w:val="0"/>
          <w:divBdr>
            <w:top w:val="none" w:sz="0" w:space="0" w:color="auto"/>
            <w:left w:val="none" w:sz="0" w:space="0" w:color="auto"/>
            <w:bottom w:val="none" w:sz="0" w:space="0" w:color="auto"/>
            <w:right w:val="none" w:sz="0" w:space="0" w:color="auto"/>
          </w:divBdr>
        </w:div>
        <w:div w:id="393160177">
          <w:marLeft w:val="640"/>
          <w:marRight w:val="0"/>
          <w:marTop w:val="0"/>
          <w:marBottom w:val="0"/>
          <w:divBdr>
            <w:top w:val="none" w:sz="0" w:space="0" w:color="auto"/>
            <w:left w:val="none" w:sz="0" w:space="0" w:color="auto"/>
            <w:bottom w:val="none" w:sz="0" w:space="0" w:color="auto"/>
            <w:right w:val="none" w:sz="0" w:space="0" w:color="auto"/>
          </w:divBdr>
        </w:div>
        <w:div w:id="435637771">
          <w:marLeft w:val="640"/>
          <w:marRight w:val="0"/>
          <w:marTop w:val="0"/>
          <w:marBottom w:val="0"/>
          <w:divBdr>
            <w:top w:val="none" w:sz="0" w:space="0" w:color="auto"/>
            <w:left w:val="none" w:sz="0" w:space="0" w:color="auto"/>
            <w:bottom w:val="none" w:sz="0" w:space="0" w:color="auto"/>
            <w:right w:val="none" w:sz="0" w:space="0" w:color="auto"/>
          </w:divBdr>
        </w:div>
        <w:div w:id="364521306">
          <w:marLeft w:val="640"/>
          <w:marRight w:val="0"/>
          <w:marTop w:val="0"/>
          <w:marBottom w:val="0"/>
          <w:divBdr>
            <w:top w:val="none" w:sz="0" w:space="0" w:color="auto"/>
            <w:left w:val="none" w:sz="0" w:space="0" w:color="auto"/>
            <w:bottom w:val="none" w:sz="0" w:space="0" w:color="auto"/>
            <w:right w:val="none" w:sz="0" w:space="0" w:color="auto"/>
          </w:divBdr>
        </w:div>
        <w:div w:id="860096584">
          <w:marLeft w:val="640"/>
          <w:marRight w:val="0"/>
          <w:marTop w:val="0"/>
          <w:marBottom w:val="0"/>
          <w:divBdr>
            <w:top w:val="none" w:sz="0" w:space="0" w:color="auto"/>
            <w:left w:val="none" w:sz="0" w:space="0" w:color="auto"/>
            <w:bottom w:val="none" w:sz="0" w:space="0" w:color="auto"/>
            <w:right w:val="none" w:sz="0" w:space="0" w:color="auto"/>
          </w:divBdr>
        </w:div>
        <w:div w:id="779878460">
          <w:marLeft w:val="640"/>
          <w:marRight w:val="0"/>
          <w:marTop w:val="0"/>
          <w:marBottom w:val="0"/>
          <w:divBdr>
            <w:top w:val="none" w:sz="0" w:space="0" w:color="auto"/>
            <w:left w:val="none" w:sz="0" w:space="0" w:color="auto"/>
            <w:bottom w:val="none" w:sz="0" w:space="0" w:color="auto"/>
            <w:right w:val="none" w:sz="0" w:space="0" w:color="auto"/>
          </w:divBdr>
        </w:div>
        <w:div w:id="1930503425">
          <w:marLeft w:val="640"/>
          <w:marRight w:val="0"/>
          <w:marTop w:val="0"/>
          <w:marBottom w:val="0"/>
          <w:divBdr>
            <w:top w:val="none" w:sz="0" w:space="0" w:color="auto"/>
            <w:left w:val="none" w:sz="0" w:space="0" w:color="auto"/>
            <w:bottom w:val="none" w:sz="0" w:space="0" w:color="auto"/>
            <w:right w:val="none" w:sz="0" w:space="0" w:color="auto"/>
          </w:divBdr>
        </w:div>
      </w:divsChild>
    </w:div>
    <w:div w:id="446580057">
      <w:bodyDiv w:val="1"/>
      <w:marLeft w:val="0"/>
      <w:marRight w:val="0"/>
      <w:marTop w:val="0"/>
      <w:marBottom w:val="0"/>
      <w:divBdr>
        <w:top w:val="none" w:sz="0" w:space="0" w:color="auto"/>
        <w:left w:val="none" w:sz="0" w:space="0" w:color="auto"/>
        <w:bottom w:val="none" w:sz="0" w:space="0" w:color="auto"/>
        <w:right w:val="none" w:sz="0" w:space="0" w:color="auto"/>
      </w:divBdr>
      <w:divsChild>
        <w:div w:id="1014841940">
          <w:marLeft w:val="640"/>
          <w:marRight w:val="0"/>
          <w:marTop w:val="0"/>
          <w:marBottom w:val="0"/>
          <w:divBdr>
            <w:top w:val="none" w:sz="0" w:space="0" w:color="auto"/>
            <w:left w:val="none" w:sz="0" w:space="0" w:color="auto"/>
            <w:bottom w:val="none" w:sz="0" w:space="0" w:color="auto"/>
            <w:right w:val="none" w:sz="0" w:space="0" w:color="auto"/>
          </w:divBdr>
        </w:div>
        <w:div w:id="702442446">
          <w:marLeft w:val="640"/>
          <w:marRight w:val="0"/>
          <w:marTop w:val="0"/>
          <w:marBottom w:val="0"/>
          <w:divBdr>
            <w:top w:val="none" w:sz="0" w:space="0" w:color="auto"/>
            <w:left w:val="none" w:sz="0" w:space="0" w:color="auto"/>
            <w:bottom w:val="none" w:sz="0" w:space="0" w:color="auto"/>
            <w:right w:val="none" w:sz="0" w:space="0" w:color="auto"/>
          </w:divBdr>
        </w:div>
        <w:div w:id="1675567288">
          <w:marLeft w:val="640"/>
          <w:marRight w:val="0"/>
          <w:marTop w:val="0"/>
          <w:marBottom w:val="0"/>
          <w:divBdr>
            <w:top w:val="none" w:sz="0" w:space="0" w:color="auto"/>
            <w:left w:val="none" w:sz="0" w:space="0" w:color="auto"/>
            <w:bottom w:val="none" w:sz="0" w:space="0" w:color="auto"/>
            <w:right w:val="none" w:sz="0" w:space="0" w:color="auto"/>
          </w:divBdr>
        </w:div>
        <w:div w:id="1232697530">
          <w:marLeft w:val="640"/>
          <w:marRight w:val="0"/>
          <w:marTop w:val="0"/>
          <w:marBottom w:val="0"/>
          <w:divBdr>
            <w:top w:val="none" w:sz="0" w:space="0" w:color="auto"/>
            <w:left w:val="none" w:sz="0" w:space="0" w:color="auto"/>
            <w:bottom w:val="none" w:sz="0" w:space="0" w:color="auto"/>
            <w:right w:val="none" w:sz="0" w:space="0" w:color="auto"/>
          </w:divBdr>
        </w:div>
        <w:div w:id="378481455">
          <w:marLeft w:val="640"/>
          <w:marRight w:val="0"/>
          <w:marTop w:val="0"/>
          <w:marBottom w:val="0"/>
          <w:divBdr>
            <w:top w:val="none" w:sz="0" w:space="0" w:color="auto"/>
            <w:left w:val="none" w:sz="0" w:space="0" w:color="auto"/>
            <w:bottom w:val="none" w:sz="0" w:space="0" w:color="auto"/>
            <w:right w:val="none" w:sz="0" w:space="0" w:color="auto"/>
          </w:divBdr>
        </w:div>
        <w:div w:id="1196188022">
          <w:marLeft w:val="640"/>
          <w:marRight w:val="0"/>
          <w:marTop w:val="0"/>
          <w:marBottom w:val="0"/>
          <w:divBdr>
            <w:top w:val="none" w:sz="0" w:space="0" w:color="auto"/>
            <w:left w:val="none" w:sz="0" w:space="0" w:color="auto"/>
            <w:bottom w:val="none" w:sz="0" w:space="0" w:color="auto"/>
            <w:right w:val="none" w:sz="0" w:space="0" w:color="auto"/>
          </w:divBdr>
        </w:div>
        <w:div w:id="446586960">
          <w:marLeft w:val="640"/>
          <w:marRight w:val="0"/>
          <w:marTop w:val="0"/>
          <w:marBottom w:val="0"/>
          <w:divBdr>
            <w:top w:val="none" w:sz="0" w:space="0" w:color="auto"/>
            <w:left w:val="none" w:sz="0" w:space="0" w:color="auto"/>
            <w:bottom w:val="none" w:sz="0" w:space="0" w:color="auto"/>
            <w:right w:val="none" w:sz="0" w:space="0" w:color="auto"/>
          </w:divBdr>
        </w:div>
        <w:div w:id="2072969297">
          <w:marLeft w:val="640"/>
          <w:marRight w:val="0"/>
          <w:marTop w:val="0"/>
          <w:marBottom w:val="0"/>
          <w:divBdr>
            <w:top w:val="none" w:sz="0" w:space="0" w:color="auto"/>
            <w:left w:val="none" w:sz="0" w:space="0" w:color="auto"/>
            <w:bottom w:val="none" w:sz="0" w:space="0" w:color="auto"/>
            <w:right w:val="none" w:sz="0" w:space="0" w:color="auto"/>
          </w:divBdr>
        </w:div>
        <w:div w:id="505292050">
          <w:marLeft w:val="640"/>
          <w:marRight w:val="0"/>
          <w:marTop w:val="0"/>
          <w:marBottom w:val="0"/>
          <w:divBdr>
            <w:top w:val="none" w:sz="0" w:space="0" w:color="auto"/>
            <w:left w:val="none" w:sz="0" w:space="0" w:color="auto"/>
            <w:bottom w:val="none" w:sz="0" w:space="0" w:color="auto"/>
            <w:right w:val="none" w:sz="0" w:space="0" w:color="auto"/>
          </w:divBdr>
        </w:div>
        <w:div w:id="945773881">
          <w:marLeft w:val="640"/>
          <w:marRight w:val="0"/>
          <w:marTop w:val="0"/>
          <w:marBottom w:val="0"/>
          <w:divBdr>
            <w:top w:val="none" w:sz="0" w:space="0" w:color="auto"/>
            <w:left w:val="none" w:sz="0" w:space="0" w:color="auto"/>
            <w:bottom w:val="none" w:sz="0" w:space="0" w:color="auto"/>
            <w:right w:val="none" w:sz="0" w:space="0" w:color="auto"/>
          </w:divBdr>
        </w:div>
        <w:div w:id="1757238859">
          <w:marLeft w:val="640"/>
          <w:marRight w:val="0"/>
          <w:marTop w:val="0"/>
          <w:marBottom w:val="0"/>
          <w:divBdr>
            <w:top w:val="none" w:sz="0" w:space="0" w:color="auto"/>
            <w:left w:val="none" w:sz="0" w:space="0" w:color="auto"/>
            <w:bottom w:val="none" w:sz="0" w:space="0" w:color="auto"/>
            <w:right w:val="none" w:sz="0" w:space="0" w:color="auto"/>
          </w:divBdr>
        </w:div>
        <w:div w:id="474298539">
          <w:marLeft w:val="640"/>
          <w:marRight w:val="0"/>
          <w:marTop w:val="0"/>
          <w:marBottom w:val="0"/>
          <w:divBdr>
            <w:top w:val="none" w:sz="0" w:space="0" w:color="auto"/>
            <w:left w:val="none" w:sz="0" w:space="0" w:color="auto"/>
            <w:bottom w:val="none" w:sz="0" w:space="0" w:color="auto"/>
            <w:right w:val="none" w:sz="0" w:space="0" w:color="auto"/>
          </w:divBdr>
        </w:div>
        <w:div w:id="560678794">
          <w:marLeft w:val="640"/>
          <w:marRight w:val="0"/>
          <w:marTop w:val="0"/>
          <w:marBottom w:val="0"/>
          <w:divBdr>
            <w:top w:val="none" w:sz="0" w:space="0" w:color="auto"/>
            <w:left w:val="none" w:sz="0" w:space="0" w:color="auto"/>
            <w:bottom w:val="none" w:sz="0" w:space="0" w:color="auto"/>
            <w:right w:val="none" w:sz="0" w:space="0" w:color="auto"/>
          </w:divBdr>
        </w:div>
        <w:div w:id="287441993">
          <w:marLeft w:val="640"/>
          <w:marRight w:val="0"/>
          <w:marTop w:val="0"/>
          <w:marBottom w:val="0"/>
          <w:divBdr>
            <w:top w:val="none" w:sz="0" w:space="0" w:color="auto"/>
            <w:left w:val="none" w:sz="0" w:space="0" w:color="auto"/>
            <w:bottom w:val="none" w:sz="0" w:space="0" w:color="auto"/>
            <w:right w:val="none" w:sz="0" w:space="0" w:color="auto"/>
          </w:divBdr>
        </w:div>
        <w:div w:id="1818959244">
          <w:marLeft w:val="640"/>
          <w:marRight w:val="0"/>
          <w:marTop w:val="0"/>
          <w:marBottom w:val="0"/>
          <w:divBdr>
            <w:top w:val="none" w:sz="0" w:space="0" w:color="auto"/>
            <w:left w:val="none" w:sz="0" w:space="0" w:color="auto"/>
            <w:bottom w:val="none" w:sz="0" w:space="0" w:color="auto"/>
            <w:right w:val="none" w:sz="0" w:space="0" w:color="auto"/>
          </w:divBdr>
        </w:div>
        <w:div w:id="290330366">
          <w:marLeft w:val="640"/>
          <w:marRight w:val="0"/>
          <w:marTop w:val="0"/>
          <w:marBottom w:val="0"/>
          <w:divBdr>
            <w:top w:val="none" w:sz="0" w:space="0" w:color="auto"/>
            <w:left w:val="none" w:sz="0" w:space="0" w:color="auto"/>
            <w:bottom w:val="none" w:sz="0" w:space="0" w:color="auto"/>
            <w:right w:val="none" w:sz="0" w:space="0" w:color="auto"/>
          </w:divBdr>
        </w:div>
        <w:div w:id="614488606">
          <w:marLeft w:val="640"/>
          <w:marRight w:val="0"/>
          <w:marTop w:val="0"/>
          <w:marBottom w:val="0"/>
          <w:divBdr>
            <w:top w:val="none" w:sz="0" w:space="0" w:color="auto"/>
            <w:left w:val="none" w:sz="0" w:space="0" w:color="auto"/>
            <w:bottom w:val="none" w:sz="0" w:space="0" w:color="auto"/>
            <w:right w:val="none" w:sz="0" w:space="0" w:color="auto"/>
          </w:divBdr>
        </w:div>
        <w:div w:id="1617367962">
          <w:marLeft w:val="640"/>
          <w:marRight w:val="0"/>
          <w:marTop w:val="0"/>
          <w:marBottom w:val="0"/>
          <w:divBdr>
            <w:top w:val="none" w:sz="0" w:space="0" w:color="auto"/>
            <w:left w:val="none" w:sz="0" w:space="0" w:color="auto"/>
            <w:bottom w:val="none" w:sz="0" w:space="0" w:color="auto"/>
            <w:right w:val="none" w:sz="0" w:space="0" w:color="auto"/>
          </w:divBdr>
        </w:div>
        <w:div w:id="337319106">
          <w:marLeft w:val="640"/>
          <w:marRight w:val="0"/>
          <w:marTop w:val="0"/>
          <w:marBottom w:val="0"/>
          <w:divBdr>
            <w:top w:val="none" w:sz="0" w:space="0" w:color="auto"/>
            <w:left w:val="none" w:sz="0" w:space="0" w:color="auto"/>
            <w:bottom w:val="none" w:sz="0" w:space="0" w:color="auto"/>
            <w:right w:val="none" w:sz="0" w:space="0" w:color="auto"/>
          </w:divBdr>
        </w:div>
        <w:div w:id="1492452911">
          <w:marLeft w:val="640"/>
          <w:marRight w:val="0"/>
          <w:marTop w:val="0"/>
          <w:marBottom w:val="0"/>
          <w:divBdr>
            <w:top w:val="none" w:sz="0" w:space="0" w:color="auto"/>
            <w:left w:val="none" w:sz="0" w:space="0" w:color="auto"/>
            <w:bottom w:val="none" w:sz="0" w:space="0" w:color="auto"/>
            <w:right w:val="none" w:sz="0" w:space="0" w:color="auto"/>
          </w:divBdr>
        </w:div>
        <w:div w:id="1036929305">
          <w:marLeft w:val="640"/>
          <w:marRight w:val="0"/>
          <w:marTop w:val="0"/>
          <w:marBottom w:val="0"/>
          <w:divBdr>
            <w:top w:val="none" w:sz="0" w:space="0" w:color="auto"/>
            <w:left w:val="none" w:sz="0" w:space="0" w:color="auto"/>
            <w:bottom w:val="none" w:sz="0" w:space="0" w:color="auto"/>
            <w:right w:val="none" w:sz="0" w:space="0" w:color="auto"/>
          </w:divBdr>
        </w:div>
        <w:div w:id="1583758669">
          <w:marLeft w:val="640"/>
          <w:marRight w:val="0"/>
          <w:marTop w:val="0"/>
          <w:marBottom w:val="0"/>
          <w:divBdr>
            <w:top w:val="none" w:sz="0" w:space="0" w:color="auto"/>
            <w:left w:val="none" w:sz="0" w:space="0" w:color="auto"/>
            <w:bottom w:val="none" w:sz="0" w:space="0" w:color="auto"/>
            <w:right w:val="none" w:sz="0" w:space="0" w:color="auto"/>
          </w:divBdr>
        </w:div>
        <w:div w:id="1499884589">
          <w:marLeft w:val="640"/>
          <w:marRight w:val="0"/>
          <w:marTop w:val="0"/>
          <w:marBottom w:val="0"/>
          <w:divBdr>
            <w:top w:val="none" w:sz="0" w:space="0" w:color="auto"/>
            <w:left w:val="none" w:sz="0" w:space="0" w:color="auto"/>
            <w:bottom w:val="none" w:sz="0" w:space="0" w:color="auto"/>
            <w:right w:val="none" w:sz="0" w:space="0" w:color="auto"/>
          </w:divBdr>
        </w:div>
        <w:div w:id="659388194">
          <w:marLeft w:val="640"/>
          <w:marRight w:val="0"/>
          <w:marTop w:val="0"/>
          <w:marBottom w:val="0"/>
          <w:divBdr>
            <w:top w:val="none" w:sz="0" w:space="0" w:color="auto"/>
            <w:left w:val="none" w:sz="0" w:space="0" w:color="auto"/>
            <w:bottom w:val="none" w:sz="0" w:space="0" w:color="auto"/>
            <w:right w:val="none" w:sz="0" w:space="0" w:color="auto"/>
          </w:divBdr>
        </w:div>
        <w:div w:id="101845576">
          <w:marLeft w:val="640"/>
          <w:marRight w:val="0"/>
          <w:marTop w:val="0"/>
          <w:marBottom w:val="0"/>
          <w:divBdr>
            <w:top w:val="none" w:sz="0" w:space="0" w:color="auto"/>
            <w:left w:val="none" w:sz="0" w:space="0" w:color="auto"/>
            <w:bottom w:val="none" w:sz="0" w:space="0" w:color="auto"/>
            <w:right w:val="none" w:sz="0" w:space="0" w:color="auto"/>
          </w:divBdr>
        </w:div>
        <w:div w:id="1799761211">
          <w:marLeft w:val="640"/>
          <w:marRight w:val="0"/>
          <w:marTop w:val="0"/>
          <w:marBottom w:val="0"/>
          <w:divBdr>
            <w:top w:val="none" w:sz="0" w:space="0" w:color="auto"/>
            <w:left w:val="none" w:sz="0" w:space="0" w:color="auto"/>
            <w:bottom w:val="none" w:sz="0" w:space="0" w:color="auto"/>
            <w:right w:val="none" w:sz="0" w:space="0" w:color="auto"/>
          </w:divBdr>
        </w:div>
        <w:div w:id="888105483">
          <w:marLeft w:val="640"/>
          <w:marRight w:val="0"/>
          <w:marTop w:val="0"/>
          <w:marBottom w:val="0"/>
          <w:divBdr>
            <w:top w:val="none" w:sz="0" w:space="0" w:color="auto"/>
            <w:left w:val="none" w:sz="0" w:space="0" w:color="auto"/>
            <w:bottom w:val="none" w:sz="0" w:space="0" w:color="auto"/>
            <w:right w:val="none" w:sz="0" w:space="0" w:color="auto"/>
          </w:divBdr>
        </w:div>
        <w:div w:id="1032463304">
          <w:marLeft w:val="640"/>
          <w:marRight w:val="0"/>
          <w:marTop w:val="0"/>
          <w:marBottom w:val="0"/>
          <w:divBdr>
            <w:top w:val="none" w:sz="0" w:space="0" w:color="auto"/>
            <w:left w:val="none" w:sz="0" w:space="0" w:color="auto"/>
            <w:bottom w:val="none" w:sz="0" w:space="0" w:color="auto"/>
            <w:right w:val="none" w:sz="0" w:space="0" w:color="auto"/>
          </w:divBdr>
        </w:div>
        <w:div w:id="1275749709">
          <w:marLeft w:val="640"/>
          <w:marRight w:val="0"/>
          <w:marTop w:val="0"/>
          <w:marBottom w:val="0"/>
          <w:divBdr>
            <w:top w:val="none" w:sz="0" w:space="0" w:color="auto"/>
            <w:left w:val="none" w:sz="0" w:space="0" w:color="auto"/>
            <w:bottom w:val="none" w:sz="0" w:space="0" w:color="auto"/>
            <w:right w:val="none" w:sz="0" w:space="0" w:color="auto"/>
          </w:divBdr>
        </w:div>
        <w:div w:id="1894349011">
          <w:marLeft w:val="640"/>
          <w:marRight w:val="0"/>
          <w:marTop w:val="0"/>
          <w:marBottom w:val="0"/>
          <w:divBdr>
            <w:top w:val="none" w:sz="0" w:space="0" w:color="auto"/>
            <w:left w:val="none" w:sz="0" w:space="0" w:color="auto"/>
            <w:bottom w:val="none" w:sz="0" w:space="0" w:color="auto"/>
            <w:right w:val="none" w:sz="0" w:space="0" w:color="auto"/>
          </w:divBdr>
        </w:div>
        <w:div w:id="1413743926">
          <w:marLeft w:val="640"/>
          <w:marRight w:val="0"/>
          <w:marTop w:val="0"/>
          <w:marBottom w:val="0"/>
          <w:divBdr>
            <w:top w:val="none" w:sz="0" w:space="0" w:color="auto"/>
            <w:left w:val="none" w:sz="0" w:space="0" w:color="auto"/>
            <w:bottom w:val="none" w:sz="0" w:space="0" w:color="auto"/>
            <w:right w:val="none" w:sz="0" w:space="0" w:color="auto"/>
          </w:divBdr>
        </w:div>
        <w:div w:id="32661553">
          <w:marLeft w:val="640"/>
          <w:marRight w:val="0"/>
          <w:marTop w:val="0"/>
          <w:marBottom w:val="0"/>
          <w:divBdr>
            <w:top w:val="none" w:sz="0" w:space="0" w:color="auto"/>
            <w:left w:val="none" w:sz="0" w:space="0" w:color="auto"/>
            <w:bottom w:val="none" w:sz="0" w:space="0" w:color="auto"/>
            <w:right w:val="none" w:sz="0" w:space="0" w:color="auto"/>
          </w:divBdr>
        </w:div>
        <w:div w:id="1564951011">
          <w:marLeft w:val="640"/>
          <w:marRight w:val="0"/>
          <w:marTop w:val="0"/>
          <w:marBottom w:val="0"/>
          <w:divBdr>
            <w:top w:val="none" w:sz="0" w:space="0" w:color="auto"/>
            <w:left w:val="none" w:sz="0" w:space="0" w:color="auto"/>
            <w:bottom w:val="none" w:sz="0" w:space="0" w:color="auto"/>
            <w:right w:val="none" w:sz="0" w:space="0" w:color="auto"/>
          </w:divBdr>
        </w:div>
        <w:div w:id="1198545940">
          <w:marLeft w:val="640"/>
          <w:marRight w:val="0"/>
          <w:marTop w:val="0"/>
          <w:marBottom w:val="0"/>
          <w:divBdr>
            <w:top w:val="none" w:sz="0" w:space="0" w:color="auto"/>
            <w:left w:val="none" w:sz="0" w:space="0" w:color="auto"/>
            <w:bottom w:val="none" w:sz="0" w:space="0" w:color="auto"/>
            <w:right w:val="none" w:sz="0" w:space="0" w:color="auto"/>
          </w:divBdr>
        </w:div>
        <w:div w:id="389155651">
          <w:marLeft w:val="640"/>
          <w:marRight w:val="0"/>
          <w:marTop w:val="0"/>
          <w:marBottom w:val="0"/>
          <w:divBdr>
            <w:top w:val="none" w:sz="0" w:space="0" w:color="auto"/>
            <w:left w:val="none" w:sz="0" w:space="0" w:color="auto"/>
            <w:bottom w:val="none" w:sz="0" w:space="0" w:color="auto"/>
            <w:right w:val="none" w:sz="0" w:space="0" w:color="auto"/>
          </w:divBdr>
        </w:div>
        <w:div w:id="642783021">
          <w:marLeft w:val="640"/>
          <w:marRight w:val="0"/>
          <w:marTop w:val="0"/>
          <w:marBottom w:val="0"/>
          <w:divBdr>
            <w:top w:val="none" w:sz="0" w:space="0" w:color="auto"/>
            <w:left w:val="none" w:sz="0" w:space="0" w:color="auto"/>
            <w:bottom w:val="none" w:sz="0" w:space="0" w:color="auto"/>
            <w:right w:val="none" w:sz="0" w:space="0" w:color="auto"/>
          </w:divBdr>
        </w:div>
        <w:div w:id="535315760">
          <w:marLeft w:val="640"/>
          <w:marRight w:val="0"/>
          <w:marTop w:val="0"/>
          <w:marBottom w:val="0"/>
          <w:divBdr>
            <w:top w:val="none" w:sz="0" w:space="0" w:color="auto"/>
            <w:left w:val="none" w:sz="0" w:space="0" w:color="auto"/>
            <w:bottom w:val="none" w:sz="0" w:space="0" w:color="auto"/>
            <w:right w:val="none" w:sz="0" w:space="0" w:color="auto"/>
          </w:divBdr>
        </w:div>
        <w:div w:id="1321421382">
          <w:marLeft w:val="640"/>
          <w:marRight w:val="0"/>
          <w:marTop w:val="0"/>
          <w:marBottom w:val="0"/>
          <w:divBdr>
            <w:top w:val="none" w:sz="0" w:space="0" w:color="auto"/>
            <w:left w:val="none" w:sz="0" w:space="0" w:color="auto"/>
            <w:bottom w:val="none" w:sz="0" w:space="0" w:color="auto"/>
            <w:right w:val="none" w:sz="0" w:space="0" w:color="auto"/>
          </w:divBdr>
        </w:div>
        <w:div w:id="1995796265">
          <w:marLeft w:val="640"/>
          <w:marRight w:val="0"/>
          <w:marTop w:val="0"/>
          <w:marBottom w:val="0"/>
          <w:divBdr>
            <w:top w:val="none" w:sz="0" w:space="0" w:color="auto"/>
            <w:left w:val="none" w:sz="0" w:space="0" w:color="auto"/>
            <w:bottom w:val="none" w:sz="0" w:space="0" w:color="auto"/>
            <w:right w:val="none" w:sz="0" w:space="0" w:color="auto"/>
          </w:divBdr>
        </w:div>
        <w:div w:id="395981623">
          <w:marLeft w:val="640"/>
          <w:marRight w:val="0"/>
          <w:marTop w:val="0"/>
          <w:marBottom w:val="0"/>
          <w:divBdr>
            <w:top w:val="none" w:sz="0" w:space="0" w:color="auto"/>
            <w:left w:val="none" w:sz="0" w:space="0" w:color="auto"/>
            <w:bottom w:val="none" w:sz="0" w:space="0" w:color="auto"/>
            <w:right w:val="none" w:sz="0" w:space="0" w:color="auto"/>
          </w:divBdr>
        </w:div>
        <w:div w:id="1850606901">
          <w:marLeft w:val="640"/>
          <w:marRight w:val="0"/>
          <w:marTop w:val="0"/>
          <w:marBottom w:val="0"/>
          <w:divBdr>
            <w:top w:val="none" w:sz="0" w:space="0" w:color="auto"/>
            <w:left w:val="none" w:sz="0" w:space="0" w:color="auto"/>
            <w:bottom w:val="none" w:sz="0" w:space="0" w:color="auto"/>
            <w:right w:val="none" w:sz="0" w:space="0" w:color="auto"/>
          </w:divBdr>
        </w:div>
        <w:div w:id="1500775495">
          <w:marLeft w:val="640"/>
          <w:marRight w:val="0"/>
          <w:marTop w:val="0"/>
          <w:marBottom w:val="0"/>
          <w:divBdr>
            <w:top w:val="none" w:sz="0" w:space="0" w:color="auto"/>
            <w:left w:val="none" w:sz="0" w:space="0" w:color="auto"/>
            <w:bottom w:val="none" w:sz="0" w:space="0" w:color="auto"/>
            <w:right w:val="none" w:sz="0" w:space="0" w:color="auto"/>
          </w:divBdr>
        </w:div>
        <w:div w:id="814883061">
          <w:marLeft w:val="640"/>
          <w:marRight w:val="0"/>
          <w:marTop w:val="0"/>
          <w:marBottom w:val="0"/>
          <w:divBdr>
            <w:top w:val="none" w:sz="0" w:space="0" w:color="auto"/>
            <w:left w:val="none" w:sz="0" w:space="0" w:color="auto"/>
            <w:bottom w:val="none" w:sz="0" w:space="0" w:color="auto"/>
            <w:right w:val="none" w:sz="0" w:space="0" w:color="auto"/>
          </w:divBdr>
        </w:div>
        <w:div w:id="1439567907">
          <w:marLeft w:val="640"/>
          <w:marRight w:val="0"/>
          <w:marTop w:val="0"/>
          <w:marBottom w:val="0"/>
          <w:divBdr>
            <w:top w:val="none" w:sz="0" w:space="0" w:color="auto"/>
            <w:left w:val="none" w:sz="0" w:space="0" w:color="auto"/>
            <w:bottom w:val="none" w:sz="0" w:space="0" w:color="auto"/>
            <w:right w:val="none" w:sz="0" w:space="0" w:color="auto"/>
          </w:divBdr>
        </w:div>
        <w:div w:id="613948109">
          <w:marLeft w:val="640"/>
          <w:marRight w:val="0"/>
          <w:marTop w:val="0"/>
          <w:marBottom w:val="0"/>
          <w:divBdr>
            <w:top w:val="none" w:sz="0" w:space="0" w:color="auto"/>
            <w:left w:val="none" w:sz="0" w:space="0" w:color="auto"/>
            <w:bottom w:val="none" w:sz="0" w:space="0" w:color="auto"/>
            <w:right w:val="none" w:sz="0" w:space="0" w:color="auto"/>
          </w:divBdr>
        </w:div>
        <w:div w:id="1286740399">
          <w:marLeft w:val="640"/>
          <w:marRight w:val="0"/>
          <w:marTop w:val="0"/>
          <w:marBottom w:val="0"/>
          <w:divBdr>
            <w:top w:val="none" w:sz="0" w:space="0" w:color="auto"/>
            <w:left w:val="none" w:sz="0" w:space="0" w:color="auto"/>
            <w:bottom w:val="none" w:sz="0" w:space="0" w:color="auto"/>
            <w:right w:val="none" w:sz="0" w:space="0" w:color="auto"/>
          </w:divBdr>
        </w:div>
        <w:div w:id="1776753732">
          <w:marLeft w:val="640"/>
          <w:marRight w:val="0"/>
          <w:marTop w:val="0"/>
          <w:marBottom w:val="0"/>
          <w:divBdr>
            <w:top w:val="none" w:sz="0" w:space="0" w:color="auto"/>
            <w:left w:val="none" w:sz="0" w:space="0" w:color="auto"/>
            <w:bottom w:val="none" w:sz="0" w:space="0" w:color="auto"/>
            <w:right w:val="none" w:sz="0" w:space="0" w:color="auto"/>
          </w:divBdr>
        </w:div>
        <w:div w:id="1857495753">
          <w:marLeft w:val="640"/>
          <w:marRight w:val="0"/>
          <w:marTop w:val="0"/>
          <w:marBottom w:val="0"/>
          <w:divBdr>
            <w:top w:val="none" w:sz="0" w:space="0" w:color="auto"/>
            <w:left w:val="none" w:sz="0" w:space="0" w:color="auto"/>
            <w:bottom w:val="none" w:sz="0" w:space="0" w:color="auto"/>
            <w:right w:val="none" w:sz="0" w:space="0" w:color="auto"/>
          </w:divBdr>
        </w:div>
        <w:div w:id="426772787">
          <w:marLeft w:val="640"/>
          <w:marRight w:val="0"/>
          <w:marTop w:val="0"/>
          <w:marBottom w:val="0"/>
          <w:divBdr>
            <w:top w:val="none" w:sz="0" w:space="0" w:color="auto"/>
            <w:left w:val="none" w:sz="0" w:space="0" w:color="auto"/>
            <w:bottom w:val="none" w:sz="0" w:space="0" w:color="auto"/>
            <w:right w:val="none" w:sz="0" w:space="0" w:color="auto"/>
          </w:divBdr>
        </w:div>
        <w:div w:id="1809006423">
          <w:marLeft w:val="640"/>
          <w:marRight w:val="0"/>
          <w:marTop w:val="0"/>
          <w:marBottom w:val="0"/>
          <w:divBdr>
            <w:top w:val="none" w:sz="0" w:space="0" w:color="auto"/>
            <w:left w:val="none" w:sz="0" w:space="0" w:color="auto"/>
            <w:bottom w:val="none" w:sz="0" w:space="0" w:color="auto"/>
            <w:right w:val="none" w:sz="0" w:space="0" w:color="auto"/>
          </w:divBdr>
        </w:div>
        <w:div w:id="293756694">
          <w:marLeft w:val="640"/>
          <w:marRight w:val="0"/>
          <w:marTop w:val="0"/>
          <w:marBottom w:val="0"/>
          <w:divBdr>
            <w:top w:val="none" w:sz="0" w:space="0" w:color="auto"/>
            <w:left w:val="none" w:sz="0" w:space="0" w:color="auto"/>
            <w:bottom w:val="none" w:sz="0" w:space="0" w:color="auto"/>
            <w:right w:val="none" w:sz="0" w:space="0" w:color="auto"/>
          </w:divBdr>
        </w:div>
        <w:div w:id="1715695294">
          <w:marLeft w:val="640"/>
          <w:marRight w:val="0"/>
          <w:marTop w:val="0"/>
          <w:marBottom w:val="0"/>
          <w:divBdr>
            <w:top w:val="none" w:sz="0" w:space="0" w:color="auto"/>
            <w:left w:val="none" w:sz="0" w:space="0" w:color="auto"/>
            <w:bottom w:val="none" w:sz="0" w:space="0" w:color="auto"/>
            <w:right w:val="none" w:sz="0" w:space="0" w:color="auto"/>
          </w:divBdr>
        </w:div>
        <w:div w:id="140736346">
          <w:marLeft w:val="640"/>
          <w:marRight w:val="0"/>
          <w:marTop w:val="0"/>
          <w:marBottom w:val="0"/>
          <w:divBdr>
            <w:top w:val="none" w:sz="0" w:space="0" w:color="auto"/>
            <w:left w:val="none" w:sz="0" w:space="0" w:color="auto"/>
            <w:bottom w:val="none" w:sz="0" w:space="0" w:color="auto"/>
            <w:right w:val="none" w:sz="0" w:space="0" w:color="auto"/>
          </w:divBdr>
        </w:div>
        <w:div w:id="1953396026">
          <w:marLeft w:val="640"/>
          <w:marRight w:val="0"/>
          <w:marTop w:val="0"/>
          <w:marBottom w:val="0"/>
          <w:divBdr>
            <w:top w:val="none" w:sz="0" w:space="0" w:color="auto"/>
            <w:left w:val="none" w:sz="0" w:space="0" w:color="auto"/>
            <w:bottom w:val="none" w:sz="0" w:space="0" w:color="auto"/>
            <w:right w:val="none" w:sz="0" w:space="0" w:color="auto"/>
          </w:divBdr>
        </w:div>
        <w:div w:id="1848328381">
          <w:marLeft w:val="640"/>
          <w:marRight w:val="0"/>
          <w:marTop w:val="0"/>
          <w:marBottom w:val="0"/>
          <w:divBdr>
            <w:top w:val="none" w:sz="0" w:space="0" w:color="auto"/>
            <w:left w:val="none" w:sz="0" w:space="0" w:color="auto"/>
            <w:bottom w:val="none" w:sz="0" w:space="0" w:color="auto"/>
            <w:right w:val="none" w:sz="0" w:space="0" w:color="auto"/>
          </w:divBdr>
        </w:div>
        <w:div w:id="1024550548">
          <w:marLeft w:val="640"/>
          <w:marRight w:val="0"/>
          <w:marTop w:val="0"/>
          <w:marBottom w:val="0"/>
          <w:divBdr>
            <w:top w:val="none" w:sz="0" w:space="0" w:color="auto"/>
            <w:left w:val="none" w:sz="0" w:space="0" w:color="auto"/>
            <w:bottom w:val="none" w:sz="0" w:space="0" w:color="auto"/>
            <w:right w:val="none" w:sz="0" w:space="0" w:color="auto"/>
          </w:divBdr>
        </w:div>
        <w:div w:id="1597862084">
          <w:marLeft w:val="640"/>
          <w:marRight w:val="0"/>
          <w:marTop w:val="0"/>
          <w:marBottom w:val="0"/>
          <w:divBdr>
            <w:top w:val="none" w:sz="0" w:space="0" w:color="auto"/>
            <w:left w:val="none" w:sz="0" w:space="0" w:color="auto"/>
            <w:bottom w:val="none" w:sz="0" w:space="0" w:color="auto"/>
            <w:right w:val="none" w:sz="0" w:space="0" w:color="auto"/>
          </w:divBdr>
        </w:div>
        <w:div w:id="1045062906">
          <w:marLeft w:val="640"/>
          <w:marRight w:val="0"/>
          <w:marTop w:val="0"/>
          <w:marBottom w:val="0"/>
          <w:divBdr>
            <w:top w:val="none" w:sz="0" w:space="0" w:color="auto"/>
            <w:left w:val="none" w:sz="0" w:space="0" w:color="auto"/>
            <w:bottom w:val="none" w:sz="0" w:space="0" w:color="auto"/>
            <w:right w:val="none" w:sz="0" w:space="0" w:color="auto"/>
          </w:divBdr>
        </w:div>
        <w:div w:id="1681161350">
          <w:marLeft w:val="640"/>
          <w:marRight w:val="0"/>
          <w:marTop w:val="0"/>
          <w:marBottom w:val="0"/>
          <w:divBdr>
            <w:top w:val="none" w:sz="0" w:space="0" w:color="auto"/>
            <w:left w:val="none" w:sz="0" w:space="0" w:color="auto"/>
            <w:bottom w:val="none" w:sz="0" w:space="0" w:color="auto"/>
            <w:right w:val="none" w:sz="0" w:space="0" w:color="auto"/>
          </w:divBdr>
        </w:div>
        <w:div w:id="1479761311">
          <w:marLeft w:val="640"/>
          <w:marRight w:val="0"/>
          <w:marTop w:val="0"/>
          <w:marBottom w:val="0"/>
          <w:divBdr>
            <w:top w:val="none" w:sz="0" w:space="0" w:color="auto"/>
            <w:left w:val="none" w:sz="0" w:space="0" w:color="auto"/>
            <w:bottom w:val="none" w:sz="0" w:space="0" w:color="auto"/>
            <w:right w:val="none" w:sz="0" w:space="0" w:color="auto"/>
          </w:divBdr>
        </w:div>
        <w:div w:id="1401246415">
          <w:marLeft w:val="640"/>
          <w:marRight w:val="0"/>
          <w:marTop w:val="0"/>
          <w:marBottom w:val="0"/>
          <w:divBdr>
            <w:top w:val="none" w:sz="0" w:space="0" w:color="auto"/>
            <w:left w:val="none" w:sz="0" w:space="0" w:color="auto"/>
            <w:bottom w:val="none" w:sz="0" w:space="0" w:color="auto"/>
            <w:right w:val="none" w:sz="0" w:space="0" w:color="auto"/>
          </w:divBdr>
        </w:div>
        <w:div w:id="1913536789">
          <w:marLeft w:val="640"/>
          <w:marRight w:val="0"/>
          <w:marTop w:val="0"/>
          <w:marBottom w:val="0"/>
          <w:divBdr>
            <w:top w:val="none" w:sz="0" w:space="0" w:color="auto"/>
            <w:left w:val="none" w:sz="0" w:space="0" w:color="auto"/>
            <w:bottom w:val="none" w:sz="0" w:space="0" w:color="auto"/>
            <w:right w:val="none" w:sz="0" w:space="0" w:color="auto"/>
          </w:divBdr>
        </w:div>
        <w:div w:id="1492452950">
          <w:marLeft w:val="640"/>
          <w:marRight w:val="0"/>
          <w:marTop w:val="0"/>
          <w:marBottom w:val="0"/>
          <w:divBdr>
            <w:top w:val="none" w:sz="0" w:space="0" w:color="auto"/>
            <w:left w:val="none" w:sz="0" w:space="0" w:color="auto"/>
            <w:bottom w:val="none" w:sz="0" w:space="0" w:color="auto"/>
            <w:right w:val="none" w:sz="0" w:space="0" w:color="auto"/>
          </w:divBdr>
        </w:div>
        <w:div w:id="504437103">
          <w:marLeft w:val="640"/>
          <w:marRight w:val="0"/>
          <w:marTop w:val="0"/>
          <w:marBottom w:val="0"/>
          <w:divBdr>
            <w:top w:val="none" w:sz="0" w:space="0" w:color="auto"/>
            <w:left w:val="none" w:sz="0" w:space="0" w:color="auto"/>
            <w:bottom w:val="none" w:sz="0" w:space="0" w:color="auto"/>
            <w:right w:val="none" w:sz="0" w:space="0" w:color="auto"/>
          </w:divBdr>
        </w:div>
        <w:div w:id="1310287758">
          <w:marLeft w:val="640"/>
          <w:marRight w:val="0"/>
          <w:marTop w:val="0"/>
          <w:marBottom w:val="0"/>
          <w:divBdr>
            <w:top w:val="none" w:sz="0" w:space="0" w:color="auto"/>
            <w:left w:val="none" w:sz="0" w:space="0" w:color="auto"/>
            <w:bottom w:val="none" w:sz="0" w:space="0" w:color="auto"/>
            <w:right w:val="none" w:sz="0" w:space="0" w:color="auto"/>
          </w:divBdr>
        </w:div>
        <w:div w:id="1678460730">
          <w:marLeft w:val="640"/>
          <w:marRight w:val="0"/>
          <w:marTop w:val="0"/>
          <w:marBottom w:val="0"/>
          <w:divBdr>
            <w:top w:val="none" w:sz="0" w:space="0" w:color="auto"/>
            <w:left w:val="none" w:sz="0" w:space="0" w:color="auto"/>
            <w:bottom w:val="none" w:sz="0" w:space="0" w:color="auto"/>
            <w:right w:val="none" w:sz="0" w:space="0" w:color="auto"/>
          </w:divBdr>
        </w:div>
        <w:div w:id="578444706">
          <w:marLeft w:val="640"/>
          <w:marRight w:val="0"/>
          <w:marTop w:val="0"/>
          <w:marBottom w:val="0"/>
          <w:divBdr>
            <w:top w:val="none" w:sz="0" w:space="0" w:color="auto"/>
            <w:left w:val="none" w:sz="0" w:space="0" w:color="auto"/>
            <w:bottom w:val="none" w:sz="0" w:space="0" w:color="auto"/>
            <w:right w:val="none" w:sz="0" w:space="0" w:color="auto"/>
          </w:divBdr>
        </w:div>
        <w:div w:id="1165705955">
          <w:marLeft w:val="640"/>
          <w:marRight w:val="0"/>
          <w:marTop w:val="0"/>
          <w:marBottom w:val="0"/>
          <w:divBdr>
            <w:top w:val="none" w:sz="0" w:space="0" w:color="auto"/>
            <w:left w:val="none" w:sz="0" w:space="0" w:color="auto"/>
            <w:bottom w:val="none" w:sz="0" w:space="0" w:color="auto"/>
            <w:right w:val="none" w:sz="0" w:space="0" w:color="auto"/>
          </w:divBdr>
        </w:div>
        <w:div w:id="353578780">
          <w:marLeft w:val="640"/>
          <w:marRight w:val="0"/>
          <w:marTop w:val="0"/>
          <w:marBottom w:val="0"/>
          <w:divBdr>
            <w:top w:val="none" w:sz="0" w:space="0" w:color="auto"/>
            <w:left w:val="none" w:sz="0" w:space="0" w:color="auto"/>
            <w:bottom w:val="none" w:sz="0" w:space="0" w:color="auto"/>
            <w:right w:val="none" w:sz="0" w:space="0" w:color="auto"/>
          </w:divBdr>
        </w:div>
        <w:div w:id="1223491970">
          <w:marLeft w:val="640"/>
          <w:marRight w:val="0"/>
          <w:marTop w:val="0"/>
          <w:marBottom w:val="0"/>
          <w:divBdr>
            <w:top w:val="none" w:sz="0" w:space="0" w:color="auto"/>
            <w:left w:val="none" w:sz="0" w:space="0" w:color="auto"/>
            <w:bottom w:val="none" w:sz="0" w:space="0" w:color="auto"/>
            <w:right w:val="none" w:sz="0" w:space="0" w:color="auto"/>
          </w:divBdr>
        </w:div>
        <w:div w:id="1337683838">
          <w:marLeft w:val="640"/>
          <w:marRight w:val="0"/>
          <w:marTop w:val="0"/>
          <w:marBottom w:val="0"/>
          <w:divBdr>
            <w:top w:val="none" w:sz="0" w:space="0" w:color="auto"/>
            <w:left w:val="none" w:sz="0" w:space="0" w:color="auto"/>
            <w:bottom w:val="none" w:sz="0" w:space="0" w:color="auto"/>
            <w:right w:val="none" w:sz="0" w:space="0" w:color="auto"/>
          </w:divBdr>
        </w:div>
        <w:div w:id="1295866948">
          <w:marLeft w:val="640"/>
          <w:marRight w:val="0"/>
          <w:marTop w:val="0"/>
          <w:marBottom w:val="0"/>
          <w:divBdr>
            <w:top w:val="none" w:sz="0" w:space="0" w:color="auto"/>
            <w:left w:val="none" w:sz="0" w:space="0" w:color="auto"/>
            <w:bottom w:val="none" w:sz="0" w:space="0" w:color="auto"/>
            <w:right w:val="none" w:sz="0" w:space="0" w:color="auto"/>
          </w:divBdr>
        </w:div>
        <w:div w:id="1080325526">
          <w:marLeft w:val="640"/>
          <w:marRight w:val="0"/>
          <w:marTop w:val="0"/>
          <w:marBottom w:val="0"/>
          <w:divBdr>
            <w:top w:val="none" w:sz="0" w:space="0" w:color="auto"/>
            <w:left w:val="none" w:sz="0" w:space="0" w:color="auto"/>
            <w:bottom w:val="none" w:sz="0" w:space="0" w:color="auto"/>
            <w:right w:val="none" w:sz="0" w:space="0" w:color="auto"/>
          </w:divBdr>
        </w:div>
        <w:div w:id="508982085">
          <w:marLeft w:val="640"/>
          <w:marRight w:val="0"/>
          <w:marTop w:val="0"/>
          <w:marBottom w:val="0"/>
          <w:divBdr>
            <w:top w:val="none" w:sz="0" w:space="0" w:color="auto"/>
            <w:left w:val="none" w:sz="0" w:space="0" w:color="auto"/>
            <w:bottom w:val="none" w:sz="0" w:space="0" w:color="auto"/>
            <w:right w:val="none" w:sz="0" w:space="0" w:color="auto"/>
          </w:divBdr>
        </w:div>
        <w:div w:id="1249969730">
          <w:marLeft w:val="640"/>
          <w:marRight w:val="0"/>
          <w:marTop w:val="0"/>
          <w:marBottom w:val="0"/>
          <w:divBdr>
            <w:top w:val="none" w:sz="0" w:space="0" w:color="auto"/>
            <w:left w:val="none" w:sz="0" w:space="0" w:color="auto"/>
            <w:bottom w:val="none" w:sz="0" w:space="0" w:color="auto"/>
            <w:right w:val="none" w:sz="0" w:space="0" w:color="auto"/>
          </w:divBdr>
        </w:div>
        <w:div w:id="419717999">
          <w:marLeft w:val="640"/>
          <w:marRight w:val="0"/>
          <w:marTop w:val="0"/>
          <w:marBottom w:val="0"/>
          <w:divBdr>
            <w:top w:val="none" w:sz="0" w:space="0" w:color="auto"/>
            <w:left w:val="none" w:sz="0" w:space="0" w:color="auto"/>
            <w:bottom w:val="none" w:sz="0" w:space="0" w:color="auto"/>
            <w:right w:val="none" w:sz="0" w:space="0" w:color="auto"/>
          </w:divBdr>
        </w:div>
        <w:div w:id="779108112">
          <w:marLeft w:val="640"/>
          <w:marRight w:val="0"/>
          <w:marTop w:val="0"/>
          <w:marBottom w:val="0"/>
          <w:divBdr>
            <w:top w:val="none" w:sz="0" w:space="0" w:color="auto"/>
            <w:left w:val="none" w:sz="0" w:space="0" w:color="auto"/>
            <w:bottom w:val="none" w:sz="0" w:space="0" w:color="auto"/>
            <w:right w:val="none" w:sz="0" w:space="0" w:color="auto"/>
          </w:divBdr>
        </w:div>
        <w:div w:id="1882279896">
          <w:marLeft w:val="640"/>
          <w:marRight w:val="0"/>
          <w:marTop w:val="0"/>
          <w:marBottom w:val="0"/>
          <w:divBdr>
            <w:top w:val="none" w:sz="0" w:space="0" w:color="auto"/>
            <w:left w:val="none" w:sz="0" w:space="0" w:color="auto"/>
            <w:bottom w:val="none" w:sz="0" w:space="0" w:color="auto"/>
            <w:right w:val="none" w:sz="0" w:space="0" w:color="auto"/>
          </w:divBdr>
        </w:div>
        <w:div w:id="729184290">
          <w:marLeft w:val="640"/>
          <w:marRight w:val="0"/>
          <w:marTop w:val="0"/>
          <w:marBottom w:val="0"/>
          <w:divBdr>
            <w:top w:val="none" w:sz="0" w:space="0" w:color="auto"/>
            <w:left w:val="none" w:sz="0" w:space="0" w:color="auto"/>
            <w:bottom w:val="none" w:sz="0" w:space="0" w:color="auto"/>
            <w:right w:val="none" w:sz="0" w:space="0" w:color="auto"/>
          </w:divBdr>
        </w:div>
        <w:div w:id="1859001278">
          <w:marLeft w:val="640"/>
          <w:marRight w:val="0"/>
          <w:marTop w:val="0"/>
          <w:marBottom w:val="0"/>
          <w:divBdr>
            <w:top w:val="none" w:sz="0" w:space="0" w:color="auto"/>
            <w:left w:val="none" w:sz="0" w:space="0" w:color="auto"/>
            <w:bottom w:val="none" w:sz="0" w:space="0" w:color="auto"/>
            <w:right w:val="none" w:sz="0" w:space="0" w:color="auto"/>
          </w:divBdr>
        </w:div>
        <w:div w:id="1626427543">
          <w:marLeft w:val="640"/>
          <w:marRight w:val="0"/>
          <w:marTop w:val="0"/>
          <w:marBottom w:val="0"/>
          <w:divBdr>
            <w:top w:val="none" w:sz="0" w:space="0" w:color="auto"/>
            <w:left w:val="none" w:sz="0" w:space="0" w:color="auto"/>
            <w:bottom w:val="none" w:sz="0" w:space="0" w:color="auto"/>
            <w:right w:val="none" w:sz="0" w:space="0" w:color="auto"/>
          </w:divBdr>
        </w:div>
        <w:div w:id="1587038647">
          <w:marLeft w:val="640"/>
          <w:marRight w:val="0"/>
          <w:marTop w:val="0"/>
          <w:marBottom w:val="0"/>
          <w:divBdr>
            <w:top w:val="none" w:sz="0" w:space="0" w:color="auto"/>
            <w:left w:val="none" w:sz="0" w:space="0" w:color="auto"/>
            <w:bottom w:val="none" w:sz="0" w:space="0" w:color="auto"/>
            <w:right w:val="none" w:sz="0" w:space="0" w:color="auto"/>
          </w:divBdr>
        </w:div>
        <w:div w:id="375542031">
          <w:marLeft w:val="640"/>
          <w:marRight w:val="0"/>
          <w:marTop w:val="0"/>
          <w:marBottom w:val="0"/>
          <w:divBdr>
            <w:top w:val="none" w:sz="0" w:space="0" w:color="auto"/>
            <w:left w:val="none" w:sz="0" w:space="0" w:color="auto"/>
            <w:bottom w:val="none" w:sz="0" w:space="0" w:color="auto"/>
            <w:right w:val="none" w:sz="0" w:space="0" w:color="auto"/>
          </w:divBdr>
        </w:div>
        <w:div w:id="1054426113">
          <w:marLeft w:val="640"/>
          <w:marRight w:val="0"/>
          <w:marTop w:val="0"/>
          <w:marBottom w:val="0"/>
          <w:divBdr>
            <w:top w:val="none" w:sz="0" w:space="0" w:color="auto"/>
            <w:left w:val="none" w:sz="0" w:space="0" w:color="auto"/>
            <w:bottom w:val="none" w:sz="0" w:space="0" w:color="auto"/>
            <w:right w:val="none" w:sz="0" w:space="0" w:color="auto"/>
          </w:divBdr>
        </w:div>
        <w:div w:id="1704282231">
          <w:marLeft w:val="640"/>
          <w:marRight w:val="0"/>
          <w:marTop w:val="0"/>
          <w:marBottom w:val="0"/>
          <w:divBdr>
            <w:top w:val="none" w:sz="0" w:space="0" w:color="auto"/>
            <w:left w:val="none" w:sz="0" w:space="0" w:color="auto"/>
            <w:bottom w:val="none" w:sz="0" w:space="0" w:color="auto"/>
            <w:right w:val="none" w:sz="0" w:space="0" w:color="auto"/>
          </w:divBdr>
        </w:div>
        <w:div w:id="574317445">
          <w:marLeft w:val="640"/>
          <w:marRight w:val="0"/>
          <w:marTop w:val="0"/>
          <w:marBottom w:val="0"/>
          <w:divBdr>
            <w:top w:val="none" w:sz="0" w:space="0" w:color="auto"/>
            <w:left w:val="none" w:sz="0" w:space="0" w:color="auto"/>
            <w:bottom w:val="none" w:sz="0" w:space="0" w:color="auto"/>
            <w:right w:val="none" w:sz="0" w:space="0" w:color="auto"/>
          </w:divBdr>
        </w:div>
        <w:div w:id="145437513">
          <w:marLeft w:val="640"/>
          <w:marRight w:val="0"/>
          <w:marTop w:val="0"/>
          <w:marBottom w:val="0"/>
          <w:divBdr>
            <w:top w:val="none" w:sz="0" w:space="0" w:color="auto"/>
            <w:left w:val="none" w:sz="0" w:space="0" w:color="auto"/>
            <w:bottom w:val="none" w:sz="0" w:space="0" w:color="auto"/>
            <w:right w:val="none" w:sz="0" w:space="0" w:color="auto"/>
          </w:divBdr>
        </w:div>
        <w:div w:id="84961651">
          <w:marLeft w:val="640"/>
          <w:marRight w:val="0"/>
          <w:marTop w:val="0"/>
          <w:marBottom w:val="0"/>
          <w:divBdr>
            <w:top w:val="none" w:sz="0" w:space="0" w:color="auto"/>
            <w:left w:val="none" w:sz="0" w:space="0" w:color="auto"/>
            <w:bottom w:val="none" w:sz="0" w:space="0" w:color="auto"/>
            <w:right w:val="none" w:sz="0" w:space="0" w:color="auto"/>
          </w:divBdr>
        </w:div>
        <w:div w:id="118882872">
          <w:marLeft w:val="640"/>
          <w:marRight w:val="0"/>
          <w:marTop w:val="0"/>
          <w:marBottom w:val="0"/>
          <w:divBdr>
            <w:top w:val="none" w:sz="0" w:space="0" w:color="auto"/>
            <w:left w:val="none" w:sz="0" w:space="0" w:color="auto"/>
            <w:bottom w:val="none" w:sz="0" w:space="0" w:color="auto"/>
            <w:right w:val="none" w:sz="0" w:space="0" w:color="auto"/>
          </w:divBdr>
        </w:div>
        <w:div w:id="684015907">
          <w:marLeft w:val="640"/>
          <w:marRight w:val="0"/>
          <w:marTop w:val="0"/>
          <w:marBottom w:val="0"/>
          <w:divBdr>
            <w:top w:val="none" w:sz="0" w:space="0" w:color="auto"/>
            <w:left w:val="none" w:sz="0" w:space="0" w:color="auto"/>
            <w:bottom w:val="none" w:sz="0" w:space="0" w:color="auto"/>
            <w:right w:val="none" w:sz="0" w:space="0" w:color="auto"/>
          </w:divBdr>
        </w:div>
        <w:div w:id="2054116853">
          <w:marLeft w:val="640"/>
          <w:marRight w:val="0"/>
          <w:marTop w:val="0"/>
          <w:marBottom w:val="0"/>
          <w:divBdr>
            <w:top w:val="none" w:sz="0" w:space="0" w:color="auto"/>
            <w:left w:val="none" w:sz="0" w:space="0" w:color="auto"/>
            <w:bottom w:val="none" w:sz="0" w:space="0" w:color="auto"/>
            <w:right w:val="none" w:sz="0" w:space="0" w:color="auto"/>
          </w:divBdr>
        </w:div>
        <w:div w:id="761728505">
          <w:marLeft w:val="640"/>
          <w:marRight w:val="0"/>
          <w:marTop w:val="0"/>
          <w:marBottom w:val="0"/>
          <w:divBdr>
            <w:top w:val="none" w:sz="0" w:space="0" w:color="auto"/>
            <w:left w:val="none" w:sz="0" w:space="0" w:color="auto"/>
            <w:bottom w:val="none" w:sz="0" w:space="0" w:color="auto"/>
            <w:right w:val="none" w:sz="0" w:space="0" w:color="auto"/>
          </w:divBdr>
        </w:div>
        <w:div w:id="590504725">
          <w:marLeft w:val="640"/>
          <w:marRight w:val="0"/>
          <w:marTop w:val="0"/>
          <w:marBottom w:val="0"/>
          <w:divBdr>
            <w:top w:val="none" w:sz="0" w:space="0" w:color="auto"/>
            <w:left w:val="none" w:sz="0" w:space="0" w:color="auto"/>
            <w:bottom w:val="none" w:sz="0" w:space="0" w:color="auto"/>
            <w:right w:val="none" w:sz="0" w:space="0" w:color="auto"/>
          </w:divBdr>
        </w:div>
        <w:div w:id="1061827861">
          <w:marLeft w:val="640"/>
          <w:marRight w:val="0"/>
          <w:marTop w:val="0"/>
          <w:marBottom w:val="0"/>
          <w:divBdr>
            <w:top w:val="none" w:sz="0" w:space="0" w:color="auto"/>
            <w:left w:val="none" w:sz="0" w:space="0" w:color="auto"/>
            <w:bottom w:val="none" w:sz="0" w:space="0" w:color="auto"/>
            <w:right w:val="none" w:sz="0" w:space="0" w:color="auto"/>
          </w:divBdr>
        </w:div>
        <w:div w:id="142503431">
          <w:marLeft w:val="640"/>
          <w:marRight w:val="0"/>
          <w:marTop w:val="0"/>
          <w:marBottom w:val="0"/>
          <w:divBdr>
            <w:top w:val="none" w:sz="0" w:space="0" w:color="auto"/>
            <w:left w:val="none" w:sz="0" w:space="0" w:color="auto"/>
            <w:bottom w:val="none" w:sz="0" w:space="0" w:color="auto"/>
            <w:right w:val="none" w:sz="0" w:space="0" w:color="auto"/>
          </w:divBdr>
        </w:div>
        <w:div w:id="537010695">
          <w:marLeft w:val="640"/>
          <w:marRight w:val="0"/>
          <w:marTop w:val="0"/>
          <w:marBottom w:val="0"/>
          <w:divBdr>
            <w:top w:val="none" w:sz="0" w:space="0" w:color="auto"/>
            <w:left w:val="none" w:sz="0" w:space="0" w:color="auto"/>
            <w:bottom w:val="none" w:sz="0" w:space="0" w:color="auto"/>
            <w:right w:val="none" w:sz="0" w:space="0" w:color="auto"/>
          </w:divBdr>
        </w:div>
        <w:div w:id="1863393507">
          <w:marLeft w:val="640"/>
          <w:marRight w:val="0"/>
          <w:marTop w:val="0"/>
          <w:marBottom w:val="0"/>
          <w:divBdr>
            <w:top w:val="none" w:sz="0" w:space="0" w:color="auto"/>
            <w:left w:val="none" w:sz="0" w:space="0" w:color="auto"/>
            <w:bottom w:val="none" w:sz="0" w:space="0" w:color="auto"/>
            <w:right w:val="none" w:sz="0" w:space="0" w:color="auto"/>
          </w:divBdr>
        </w:div>
        <w:div w:id="1158424065">
          <w:marLeft w:val="640"/>
          <w:marRight w:val="0"/>
          <w:marTop w:val="0"/>
          <w:marBottom w:val="0"/>
          <w:divBdr>
            <w:top w:val="none" w:sz="0" w:space="0" w:color="auto"/>
            <w:left w:val="none" w:sz="0" w:space="0" w:color="auto"/>
            <w:bottom w:val="none" w:sz="0" w:space="0" w:color="auto"/>
            <w:right w:val="none" w:sz="0" w:space="0" w:color="auto"/>
          </w:divBdr>
        </w:div>
        <w:div w:id="292178539">
          <w:marLeft w:val="640"/>
          <w:marRight w:val="0"/>
          <w:marTop w:val="0"/>
          <w:marBottom w:val="0"/>
          <w:divBdr>
            <w:top w:val="none" w:sz="0" w:space="0" w:color="auto"/>
            <w:left w:val="none" w:sz="0" w:space="0" w:color="auto"/>
            <w:bottom w:val="none" w:sz="0" w:space="0" w:color="auto"/>
            <w:right w:val="none" w:sz="0" w:space="0" w:color="auto"/>
          </w:divBdr>
        </w:div>
        <w:div w:id="2066490702">
          <w:marLeft w:val="640"/>
          <w:marRight w:val="0"/>
          <w:marTop w:val="0"/>
          <w:marBottom w:val="0"/>
          <w:divBdr>
            <w:top w:val="none" w:sz="0" w:space="0" w:color="auto"/>
            <w:left w:val="none" w:sz="0" w:space="0" w:color="auto"/>
            <w:bottom w:val="none" w:sz="0" w:space="0" w:color="auto"/>
            <w:right w:val="none" w:sz="0" w:space="0" w:color="auto"/>
          </w:divBdr>
        </w:div>
        <w:div w:id="707723949">
          <w:marLeft w:val="640"/>
          <w:marRight w:val="0"/>
          <w:marTop w:val="0"/>
          <w:marBottom w:val="0"/>
          <w:divBdr>
            <w:top w:val="none" w:sz="0" w:space="0" w:color="auto"/>
            <w:left w:val="none" w:sz="0" w:space="0" w:color="auto"/>
            <w:bottom w:val="none" w:sz="0" w:space="0" w:color="auto"/>
            <w:right w:val="none" w:sz="0" w:space="0" w:color="auto"/>
          </w:divBdr>
        </w:div>
        <w:div w:id="498426258">
          <w:marLeft w:val="640"/>
          <w:marRight w:val="0"/>
          <w:marTop w:val="0"/>
          <w:marBottom w:val="0"/>
          <w:divBdr>
            <w:top w:val="none" w:sz="0" w:space="0" w:color="auto"/>
            <w:left w:val="none" w:sz="0" w:space="0" w:color="auto"/>
            <w:bottom w:val="none" w:sz="0" w:space="0" w:color="auto"/>
            <w:right w:val="none" w:sz="0" w:space="0" w:color="auto"/>
          </w:divBdr>
        </w:div>
        <w:div w:id="874345242">
          <w:marLeft w:val="640"/>
          <w:marRight w:val="0"/>
          <w:marTop w:val="0"/>
          <w:marBottom w:val="0"/>
          <w:divBdr>
            <w:top w:val="none" w:sz="0" w:space="0" w:color="auto"/>
            <w:left w:val="none" w:sz="0" w:space="0" w:color="auto"/>
            <w:bottom w:val="none" w:sz="0" w:space="0" w:color="auto"/>
            <w:right w:val="none" w:sz="0" w:space="0" w:color="auto"/>
          </w:divBdr>
        </w:div>
        <w:div w:id="1146698790">
          <w:marLeft w:val="640"/>
          <w:marRight w:val="0"/>
          <w:marTop w:val="0"/>
          <w:marBottom w:val="0"/>
          <w:divBdr>
            <w:top w:val="none" w:sz="0" w:space="0" w:color="auto"/>
            <w:left w:val="none" w:sz="0" w:space="0" w:color="auto"/>
            <w:bottom w:val="none" w:sz="0" w:space="0" w:color="auto"/>
            <w:right w:val="none" w:sz="0" w:space="0" w:color="auto"/>
          </w:divBdr>
        </w:div>
        <w:div w:id="491529938">
          <w:marLeft w:val="640"/>
          <w:marRight w:val="0"/>
          <w:marTop w:val="0"/>
          <w:marBottom w:val="0"/>
          <w:divBdr>
            <w:top w:val="none" w:sz="0" w:space="0" w:color="auto"/>
            <w:left w:val="none" w:sz="0" w:space="0" w:color="auto"/>
            <w:bottom w:val="none" w:sz="0" w:space="0" w:color="auto"/>
            <w:right w:val="none" w:sz="0" w:space="0" w:color="auto"/>
          </w:divBdr>
        </w:div>
        <w:div w:id="1555383743">
          <w:marLeft w:val="640"/>
          <w:marRight w:val="0"/>
          <w:marTop w:val="0"/>
          <w:marBottom w:val="0"/>
          <w:divBdr>
            <w:top w:val="none" w:sz="0" w:space="0" w:color="auto"/>
            <w:left w:val="none" w:sz="0" w:space="0" w:color="auto"/>
            <w:bottom w:val="none" w:sz="0" w:space="0" w:color="auto"/>
            <w:right w:val="none" w:sz="0" w:space="0" w:color="auto"/>
          </w:divBdr>
        </w:div>
        <w:div w:id="1346858240">
          <w:marLeft w:val="640"/>
          <w:marRight w:val="0"/>
          <w:marTop w:val="0"/>
          <w:marBottom w:val="0"/>
          <w:divBdr>
            <w:top w:val="none" w:sz="0" w:space="0" w:color="auto"/>
            <w:left w:val="none" w:sz="0" w:space="0" w:color="auto"/>
            <w:bottom w:val="none" w:sz="0" w:space="0" w:color="auto"/>
            <w:right w:val="none" w:sz="0" w:space="0" w:color="auto"/>
          </w:divBdr>
        </w:div>
        <w:div w:id="1113209208">
          <w:marLeft w:val="640"/>
          <w:marRight w:val="0"/>
          <w:marTop w:val="0"/>
          <w:marBottom w:val="0"/>
          <w:divBdr>
            <w:top w:val="none" w:sz="0" w:space="0" w:color="auto"/>
            <w:left w:val="none" w:sz="0" w:space="0" w:color="auto"/>
            <w:bottom w:val="none" w:sz="0" w:space="0" w:color="auto"/>
            <w:right w:val="none" w:sz="0" w:space="0" w:color="auto"/>
          </w:divBdr>
        </w:div>
        <w:div w:id="1482650074">
          <w:marLeft w:val="640"/>
          <w:marRight w:val="0"/>
          <w:marTop w:val="0"/>
          <w:marBottom w:val="0"/>
          <w:divBdr>
            <w:top w:val="none" w:sz="0" w:space="0" w:color="auto"/>
            <w:left w:val="none" w:sz="0" w:space="0" w:color="auto"/>
            <w:bottom w:val="none" w:sz="0" w:space="0" w:color="auto"/>
            <w:right w:val="none" w:sz="0" w:space="0" w:color="auto"/>
          </w:divBdr>
        </w:div>
        <w:div w:id="1333800010">
          <w:marLeft w:val="640"/>
          <w:marRight w:val="0"/>
          <w:marTop w:val="0"/>
          <w:marBottom w:val="0"/>
          <w:divBdr>
            <w:top w:val="none" w:sz="0" w:space="0" w:color="auto"/>
            <w:left w:val="none" w:sz="0" w:space="0" w:color="auto"/>
            <w:bottom w:val="none" w:sz="0" w:space="0" w:color="auto"/>
            <w:right w:val="none" w:sz="0" w:space="0" w:color="auto"/>
          </w:divBdr>
        </w:div>
        <w:div w:id="493647968">
          <w:marLeft w:val="640"/>
          <w:marRight w:val="0"/>
          <w:marTop w:val="0"/>
          <w:marBottom w:val="0"/>
          <w:divBdr>
            <w:top w:val="none" w:sz="0" w:space="0" w:color="auto"/>
            <w:left w:val="none" w:sz="0" w:space="0" w:color="auto"/>
            <w:bottom w:val="none" w:sz="0" w:space="0" w:color="auto"/>
            <w:right w:val="none" w:sz="0" w:space="0" w:color="auto"/>
          </w:divBdr>
        </w:div>
        <w:div w:id="593973760">
          <w:marLeft w:val="640"/>
          <w:marRight w:val="0"/>
          <w:marTop w:val="0"/>
          <w:marBottom w:val="0"/>
          <w:divBdr>
            <w:top w:val="none" w:sz="0" w:space="0" w:color="auto"/>
            <w:left w:val="none" w:sz="0" w:space="0" w:color="auto"/>
            <w:bottom w:val="none" w:sz="0" w:space="0" w:color="auto"/>
            <w:right w:val="none" w:sz="0" w:space="0" w:color="auto"/>
          </w:divBdr>
        </w:div>
        <w:div w:id="2055812950">
          <w:marLeft w:val="640"/>
          <w:marRight w:val="0"/>
          <w:marTop w:val="0"/>
          <w:marBottom w:val="0"/>
          <w:divBdr>
            <w:top w:val="none" w:sz="0" w:space="0" w:color="auto"/>
            <w:left w:val="none" w:sz="0" w:space="0" w:color="auto"/>
            <w:bottom w:val="none" w:sz="0" w:space="0" w:color="auto"/>
            <w:right w:val="none" w:sz="0" w:space="0" w:color="auto"/>
          </w:divBdr>
        </w:div>
        <w:div w:id="1887595782">
          <w:marLeft w:val="640"/>
          <w:marRight w:val="0"/>
          <w:marTop w:val="0"/>
          <w:marBottom w:val="0"/>
          <w:divBdr>
            <w:top w:val="none" w:sz="0" w:space="0" w:color="auto"/>
            <w:left w:val="none" w:sz="0" w:space="0" w:color="auto"/>
            <w:bottom w:val="none" w:sz="0" w:space="0" w:color="auto"/>
            <w:right w:val="none" w:sz="0" w:space="0" w:color="auto"/>
          </w:divBdr>
        </w:div>
        <w:div w:id="686566918">
          <w:marLeft w:val="640"/>
          <w:marRight w:val="0"/>
          <w:marTop w:val="0"/>
          <w:marBottom w:val="0"/>
          <w:divBdr>
            <w:top w:val="none" w:sz="0" w:space="0" w:color="auto"/>
            <w:left w:val="none" w:sz="0" w:space="0" w:color="auto"/>
            <w:bottom w:val="none" w:sz="0" w:space="0" w:color="auto"/>
            <w:right w:val="none" w:sz="0" w:space="0" w:color="auto"/>
          </w:divBdr>
        </w:div>
        <w:div w:id="675303123">
          <w:marLeft w:val="640"/>
          <w:marRight w:val="0"/>
          <w:marTop w:val="0"/>
          <w:marBottom w:val="0"/>
          <w:divBdr>
            <w:top w:val="none" w:sz="0" w:space="0" w:color="auto"/>
            <w:left w:val="none" w:sz="0" w:space="0" w:color="auto"/>
            <w:bottom w:val="none" w:sz="0" w:space="0" w:color="auto"/>
            <w:right w:val="none" w:sz="0" w:space="0" w:color="auto"/>
          </w:divBdr>
        </w:div>
        <w:div w:id="589393560">
          <w:marLeft w:val="640"/>
          <w:marRight w:val="0"/>
          <w:marTop w:val="0"/>
          <w:marBottom w:val="0"/>
          <w:divBdr>
            <w:top w:val="none" w:sz="0" w:space="0" w:color="auto"/>
            <w:left w:val="none" w:sz="0" w:space="0" w:color="auto"/>
            <w:bottom w:val="none" w:sz="0" w:space="0" w:color="auto"/>
            <w:right w:val="none" w:sz="0" w:space="0" w:color="auto"/>
          </w:divBdr>
        </w:div>
        <w:div w:id="1930455792">
          <w:marLeft w:val="640"/>
          <w:marRight w:val="0"/>
          <w:marTop w:val="0"/>
          <w:marBottom w:val="0"/>
          <w:divBdr>
            <w:top w:val="none" w:sz="0" w:space="0" w:color="auto"/>
            <w:left w:val="none" w:sz="0" w:space="0" w:color="auto"/>
            <w:bottom w:val="none" w:sz="0" w:space="0" w:color="auto"/>
            <w:right w:val="none" w:sz="0" w:space="0" w:color="auto"/>
          </w:divBdr>
        </w:div>
        <w:div w:id="698972007">
          <w:marLeft w:val="640"/>
          <w:marRight w:val="0"/>
          <w:marTop w:val="0"/>
          <w:marBottom w:val="0"/>
          <w:divBdr>
            <w:top w:val="none" w:sz="0" w:space="0" w:color="auto"/>
            <w:left w:val="none" w:sz="0" w:space="0" w:color="auto"/>
            <w:bottom w:val="none" w:sz="0" w:space="0" w:color="auto"/>
            <w:right w:val="none" w:sz="0" w:space="0" w:color="auto"/>
          </w:divBdr>
        </w:div>
        <w:div w:id="1253733179">
          <w:marLeft w:val="640"/>
          <w:marRight w:val="0"/>
          <w:marTop w:val="0"/>
          <w:marBottom w:val="0"/>
          <w:divBdr>
            <w:top w:val="none" w:sz="0" w:space="0" w:color="auto"/>
            <w:left w:val="none" w:sz="0" w:space="0" w:color="auto"/>
            <w:bottom w:val="none" w:sz="0" w:space="0" w:color="auto"/>
            <w:right w:val="none" w:sz="0" w:space="0" w:color="auto"/>
          </w:divBdr>
        </w:div>
        <w:div w:id="984701342">
          <w:marLeft w:val="640"/>
          <w:marRight w:val="0"/>
          <w:marTop w:val="0"/>
          <w:marBottom w:val="0"/>
          <w:divBdr>
            <w:top w:val="none" w:sz="0" w:space="0" w:color="auto"/>
            <w:left w:val="none" w:sz="0" w:space="0" w:color="auto"/>
            <w:bottom w:val="none" w:sz="0" w:space="0" w:color="auto"/>
            <w:right w:val="none" w:sz="0" w:space="0" w:color="auto"/>
          </w:divBdr>
        </w:div>
        <w:div w:id="934435081">
          <w:marLeft w:val="640"/>
          <w:marRight w:val="0"/>
          <w:marTop w:val="0"/>
          <w:marBottom w:val="0"/>
          <w:divBdr>
            <w:top w:val="none" w:sz="0" w:space="0" w:color="auto"/>
            <w:left w:val="none" w:sz="0" w:space="0" w:color="auto"/>
            <w:bottom w:val="none" w:sz="0" w:space="0" w:color="auto"/>
            <w:right w:val="none" w:sz="0" w:space="0" w:color="auto"/>
          </w:divBdr>
        </w:div>
        <w:div w:id="1404529226">
          <w:marLeft w:val="640"/>
          <w:marRight w:val="0"/>
          <w:marTop w:val="0"/>
          <w:marBottom w:val="0"/>
          <w:divBdr>
            <w:top w:val="none" w:sz="0" w:space="0" w:color="auto"/>
            <w:left w:val="none" w:sz="0" w:space="0" w:color="auto"/>
            <w:bottom w:val="none" w:sz="0" w:space="0" w:color="auto"/>
            <w:right w:val="none" w:sz="0" w:space="0" w:color="auto"/>
          </w:divBdr>
        </w:div>
        <w:div w:id="1145242537">
          <w:marLeft w:val="640"/>
          <w:marRight w:val="0"/>
          <w:marTop w:val="0"/>
          <w:marBottom w:val="0"/>
          <w:divBdr>
            <w:top w:val="none" w:sz="0" w:space="0" w:color="auto"/>
            <w:left w:val="none" w:sz="0" w:space="0" w:color="auto"/>
            <w:bottom w:val="none" w:sz="0" w:space="0" w:color="auto"/>
            <w:right w:val="none" w:sz="0" w:space="0" w:color="auto"/>
          </w:divBdr>
        </w:div>
        <w:div w:id="1708334129">
          <w:marLeft w:val="640"/>
          <w:marRight w:val="0"/>
          <w:marTop w:val="0"/>
          <w:marBottom w:val="0"/>
          <w:divBdr>
            <w:top w:val="none" w:sz="0" w:space="0" w:color="auto"/>
            <w:left w:val="none" w:sz="0" w:space="0" w:color="auto"/>
            <w:bottom w:val="none" w:sz="0" w:space="0" w:color="auto"/>
            <w:right w:val="none" w:sz="0" w:space="0" w:color="auto"/>
          </w:divBdr>
        </w:div>
        <w:div w:id="642078934">
          <w:marLeft w:val="640"/>
          <w:marRight w:val="0"/>
          <w:marTop w:val="0"/>
          <w:marBottom w:val="0"/>
          <w:divBdr>
            <w:top w:val="none" w:sz="0" w:space="0" w:color="auto"/>
            <w:left w:val="none" w:sz="0" w:space="0" w:color="auto"/>
            <w:bottom w:val="none" w:sz="0" w:space="0" w:color="auto"/>
            <w:right w:val="none" w:sz="0" w:space="0" w:color="auto"/>
          </w:divBdr>
        </w:div>
        <w:div w:id="913734126">
          <w:marLeft w:val="640"/>
          <w:marRight w:val="0"/>
          <w:marTop w:val="0"/>
          <w:marBottom w:val="0"/>
          <w:divBdr>
            <w:top w:val="none" w:sz="0" w:space="0" w:color="auto"/>
            <w:left w:val="none" w:sz="0" w:space="0" w:color="auto"/>
            <w:bottom w:val="none" w:sz="0" w:space="0" w:color="auto"/>
            <w:right w:val="none" w:sz="0" w:space="0" w:color="auto"/>
          </w:divBdr>
        </w:div>
        <w:div w:id="1303845578">
          <w:marLeft w:val="640"/>
          <w:marRight w:val="0"/>
          <w:marTop w:val="0"/>
          <w:marBottom w:val="0"/>
          <w:divBdr>
            <w:top w:val="none" w:sz="0" w:space="0" w:color="auto"/>
            <w:left w:val="none" w:sz="0" w:space="0" w:color="auto"/>
            <w:bottom w:val="none" w:sz="0" w:space="0" w:color="auto"/>
            <w:right w:val="none" w:sz="0" w:space="0" w:color="auto"/>
          </w:divBdr>
        </w:div>
        <w:div w:id="1102458149">
          <w:marLeft w:val="640"/>
          <w:marRight w:val="0"/>
          <w:marTop w:val="0"/>
          <w:marBottom w:val="0"/>
          <w:divBdr>
            <w:top w:val="none" w:sz="0" w:space="0" w:color="auto"/>
            <w:left w:val="none" w:sz="0" w:space="0" w:color="auto"/>
            <w:bottom w:val="none" w:sz="0" w:space="0" w:color="auto"/>
            <w:right w:val="none" w:sz="0" w:space="0" w:color="auto"/>
          </w:divBdr>
        </w:div>
        <w:div w:id="62486731">
          <w:marLeft w:val="640"/>
          <w:marRight w:val="0"/>
          <w:marTop w:val="0"/>
          <w:marBottom w:val="0"/>
          <w:divBdr>
            <w:top w:val="none" w:sz="0" w:space="0" w:color="auto"/>
            <w:left w:val="none" w:sz="0" w:space="0" w:color="auto"/>
            <w:bottom w:val="none" w:sz="0" w:space="0" w:color="auto"/>
            <w:right w:val="none" w:sz="0" w:space="0" w:color="auto"/>
          </w:divBdr>
        </w:div>
        <w:div w:id="597786337">
          <w:marLeft w:val="640"/>
          <w:marRight w:val="0"/>
          <w:marTop w:val="0"/>
          <w:marBottom w:val="0"/>
          <w:divBdr>
            <w:top w:val="none" w:sz="0" w:space="0" w:color="auto"/>
            <w:left w:val="none" w:sz="0" w:space="0" w:color="auto"/>
            <w:bottom w:val="none" w:sz="0" w:space="0" w:color="auto"/>
            <w:right w:val="none" w:sz="0" w:space="0" w:color="auto"/>
          </w:divBdr>
        </w:div>
        <w:div w:id="497622228">
          <w:marLeft w:val="640"/>
          <w:marRight w:val="0"/>
          <w:marTop w:val="0"/>
          <w:marBottom w:val="0"/>
          <w:divBdr>
            <w:top w:val="none" w:sz="0" w:space="0" w:color="auto"/>
            <w:left w:val="none" w:sz="0" w:space="0" w:color="auto"/>
            <w:bottom w:val="none" w:sz="0" w:space="0" w:color="auto"/>
            <w:right w:val="none" w:sz="0" w:space="0" w:color="auto"/>
          </w:divBdr>
        </w:div>
        <w:div w:id="1861047396">
          <w:marLeft w:val="640"/>
          <w:marRight w:val="0"/>
          <w:marTop w:val="0"/>
          <w:marBottom w:val="0"/>
          <w:divBdr>
            <w:top w:val="none" w:sz="0" w:space="0" w:color="auto"/>
            <w:left w:val="none" w:sz="0" w:space="0" w:color="auto"/>
            <w:bottom w:val="none" w:sz="0" w:space="0" w:color="auto"/>
            <w:right w:val="none" w:sz="0" w:space="0" w:color="auto"/>
          </w:divBdr>
        </w:div>
        <w:div w:id="341973680">
          <w:marLeft w:val="640"/>
          <w:marRight w:val="0"/>
          <w:marTop w:val="0"/>
          <w:marBottom w:val="0"/>
          <w:divBdr>
            <w:top w:val="none" w:sz="0" w:space="0" w:color="auto"/>
            <w:left w:val="none" w:sz="0" w:space="0" w:color="auto"/>
            <w:bottom w:val="none" w:sz="0" w:space="0" w:color="auto"/>
            <w:right w:val="none" w:sz="0" w:space="0" w:color="auto"/>
          </w:divBdr>
        </w:div>
        <w:div w:id="1879313707">
          <w:marLeft w:val="640"/>
          <w:marRight w:val="0"/>
          <w:marTop w:val="0"/>
          <w:marBottom w:val="0"/>
          <w:divBdr>
            <w:top w:val="none" w:sz="0" w:space="0" w:color="auto"/>
            <w:left w:val="none" w:sz="0" w:space="0" w:color="auto"/>
            <w:bottom w:val="none" w:sz="0" w:space="0" w:color="auto"/>
            <w:right w:val="none" w:sz="0" w:space="0" w:color="auto"/>
          </w:divBdr>
        </w:div>
        <w:div w:id="935285337">
          <w:marLeft w:val="640"/>
          <w:marRight w:val="0"/>
          <w:marTop w:val="0"/>
          <w:marBottom w:val="0"/>
          <w:divBdr>
            <w:top w:val="none" w:sz="0" w:space="0" w:color="auto"/>
            <w:left w:val="none" w:sz="0" w:space="0" w:color="auto"/>
            <w:bottom w:val="none" w:sz="0" w:space="0" w:color="auto"/>
            <w:right w:val="none" w:sz="0" w:space="0" w:color="auto"/>
          </w:divBdr>
        </w:div>
        <w:div w:id="1308631874">
          <w:marLeft w:val="640"/>
          <w:marRight w:val="0"/>
          <w:marTop w:val="0"/>
          <w:marBottom w:val="0"/>
          <w:divBdr>
            <w:top w:val="none" w:sz="0" w:space="0" w:color="auto"/>
            <w:left w:val="none" w:sz="0" w:space="0" w:color="auto"/>
            <w:bottom w:val="none" w:sz="0" w:space="0" w:color="auto"/>
            <w:right w:val="none" w:sz="0" w:space="0" w:color="auto"/>
          </w:divBdr>
        </w:div>
        <w:div w:id="913048869">
          <w:marLeft w:val="640"/>
          <w:marRight w:val="0"/>
          <w:marTop w:val="0"/>
          <w:marBottom w:val="0"/>
          <w:divBdr>
            <w:top w:val="none" w:sz="0" w:space="0" w:color="auto"/>
            <w:left w:val="none" w:sz="0" w:space="0" w:color="auto"/>
            <w:bottom w:val="none" w:sz="0" w:space="0" w:color="auto"/>
            <w:right w:val="none" w:sz="0" w:space="0" w:color="auto"/>
          </w:divBdr>
        </w:div>
        <w:div w:id="1675836311">
          <w:marLeft w:val="640"/>
          <w:marRight w:val="0"/>
          <w:marTop w:val="0"/>
          <w:marBottom w:val="0"/>
          <w:divBdr>
            <w:top w:val="none" w:sz="0" w:space="0" w:color="auto"/>
            <w:left w:val="none" w:sz="0" w:space="0" w:color="auto"/>
            <w:bottom w:val="none" w:sz="0" w:space="0" w:color="auto"/>
            <w:right w:val="none" w:sz="0" w:space="0" w:color="auto"/>
          </w:divBdr>
        </w:div>
        <w:div w:id="697512615">
          <w:marLeft w:val="640"/>
          <w:marRight w:val="0"/>
          <w:marTop w:val="0"/>
          <w:marBottom w:val="0"/>
          <w:divBdr>
            <w:top w:val="none" w:sz="0" w:space="0" w:color="auto"/>
            <w:left w:val="none" w:sz="0" w:space="0" w:color="auto"/>
            <w:bottom w:val="none" w:sz="0" w:space="0" w:color="auto"/>
            <w:right w:val="none" w:sz="0" w:space="0" w:color="auto"/>
          </w:divBdr>
        </w:div>
        <w:div w:id="1420712610">
          <w:marLeft w:val="640"/>
          <w:marRight w:val="0"/>
          <w:marTop w:val="0"/>
          <w:marBottom w:val="0"/>
          <w:divBdr>
            <w:top w:val="none" w:sz="0" w:space="0" w:color="auto"/>
            <w:left w:val="none" w:sz="0" w:space="0" w:color="auto"/>
            <w:bottom w:val="none" w:sz="0" w:space="0" w:color="auto"/>
            <w:right w:val="none" w:sz="0" w:space="0" w:color="auto"/>
          </w:divBdr>
        </w:div>
        <w:div w:id="406805538">
          <w:marLeft w:val="640"/>
          <w:marRight w:val="0"/>
          <w:marTop w:val="0"/>
          <w:marBottom w:val="0"/>
          <w:divBdr>
            <w:top w:val="none" w:sz="0" w:space="0" w:color="auto"/>
            <w:left w:val="none" w:sz="0" w:space="0" w:color="auto"/>
            <w:bottom w:val="none" w:sz="0" w:space="0" w:color="auto"/>
            <w:right w:val="none" w:sz="0" w:space="0" w:color="auto"/>
          </w:divBdr>
        </w:div>
        <w:div w:id="988554509">
          <w:marLeft w:val="640"/>
          <w:marRight w:val="0"/>
          <w:marTop w:val="0"/>
          <w:marBottom w:val="0"/>
          <w:divBdr>
            <w:top w:val="none" w:sz="0" w:space="0" w:color="auto"/>
            <w:left w:val="none" w:sz="0" w:space="0" w:color="auto"/>
            <w:bottom w:val="none" w:sz="0" w:space="0" w:color="auto"/>
            <w:right w:val="none" w:sz="0" w:space="0" w:color="auto"/>
          </w:divBdr>
        </w:div>
        <w:div w:id="7802805">
          <w:marLeft w:val="640"/>
          <w:marRight w:val="0"/>
          <w:marTop w:val="0"/>
          <w:marBottom w:val="0"/>
          <w:divBdr>
            <w:top w:val="none" w:sz="0" w:space="0" w:color="auto"/>
            <w:left w:val="none" w:sz="0" w:space="0" w:color="auto"/>
            <w:bottom w:val="none" w:sz="0" w:space="0" w:color="auto"/>
            <w:right w:val="none" w:sz="0" w:space="0" w:color="auto"/>
          </w:divBdr>
        </w:div>
        <w:div w:id="667443284">
          <w:marLeft w:val="640"/>
          <w:marRight w:val="0"/>
          <w:marTop w:val="0"/>
          <w:marBottom w:val="0"/>
          <w:divBdr>
            <w:top w:val="none" w:sz="0" w:space="0" w:color="auto"/>
            <w:left w:val="none" w:sz="0" w:space="0" w:color="auto"/>
            <w:bottom w:val="none" w:sz="0" w:space="0" w:color="auto"/>
            <w:right w:val="none" w:sz="0" w:space="0" w:color="auto"/>
          </w:divBdr>
        </w:div>
        <w:div w:id="539172927">
          <w:marLeft w:val="640"/>
          <w:marRight w:val="0"/>
          <w:marTop w:val="0"/>
          <w:marBottom w:val="0"/>
          <w:divBdr>
            <w:top w:val="none" w:sz="0" w:space="0" w:color="auto"/>
            <w:left w:val="none" w:sz="0" w:space="0" w:color="auto"/>
            <w:bottom w:val="none" w:sz="0" w:space="0" w:color="auto"/>
            <w:right w:val="none" w:sz="0" w:space="0" w:color="auto"/>
          </w:divBdr>
        </w:div>
        <w:div w:id="403576430">
          <w:marLeft w:val="640"/>
          <w:marRight w:val="0"/>
          <w:marTop w:val="0"/>
          <w:marBottom w:val="0"/>
          <w:divBdr>
            <w:top w:val="none" w:sz="0" w:space="0" w:color="auto"/>
            <w:left w:val="none" w:sz="0" w:space="0" w:color="auto"/>
            <w:bottom w:val="none" w:sz="0" w:space="0" w:color="auto"/>
            <w:right w:val="none" w:sz="0" w:space="0" w:color="auto"/>
          </w:divBdr>
        </w:div>
        <w:div w:id="47650045">
          <w:marLeft w:val="640"/>
          <w:marRight w:val="0"/>
          <w:marTop w:val="0"/>
          <w:marBottom w:val="0"/>
          <w:divBdr>
            <w:top w:val="none" w:sz="0" w:space="0" w:color="auto"/>
            <w:left w:val="none" w:sz="0" w:space="0" w:color="auto"/>
            <w:bottom w:val="none" w:sz="0" w:space="0" w:color="auto"/>
            <w:right w:val="none" w:sz="0" w:space="0" w:color="auto"/>
          </w:divBdr>
        </w:div>
        <w:div w:id="1121535411">
          <w:marLeft w:val="640"/>
          <w:marRight w:val="0"/>
          <w:marTop w:val="0"/>
          <w:marBottom w:val="0"/>
          <w:divBdr>
            <w:top w:val="none" w:sz="0" w:space="0" w:color="auto"/>
            <w:left w:val="none" w:sz="0" w:space="0" w:color="auto"/>
            <w:bottom w:val="none" w:sz="0" w:space="0" w:color="auto"/>
            <w:right w:val="none" w:sz="0" w:space="0" w:color="auto"/>
          </w:divBdr>
        </w:div>
        <w:div w:id="2076661432">
          <w:marLeft w:val="640"/>
          <w:marRight w:val="0"/>
          <w:marTop w:val="0"/>
          <w:marBottom w:val="0"/>
          <w:divBdr>
            <w:top w:val="none" w:sz="0" w:space="0" w:color="auto"/>
            <w:left w:val="none" w:sz="0" w:space="0" w:color="auto"/>
            <w:bottom w:val="none" w:sz="0" w:space="0" w:color="auto"/>
            <w:right w:val="none" w:sz="0" w:space="0" w:color="auto"/>
          </w:divBdr>
        </w:div>
        <w:div w:id="2020890942">
          <w:marLeft w:val="640"/>
          <w:marRight w:val="0"/>
          <w:marTop w:val="0"/>
          <w:marBottom w:val="0"/>
          <w:divBdr>
            <w:top w:val="none" w:sz="0" w:space="0" w:color="auto"/>
            <w:left w:val="none" w:sz="0" w:space="0" w:color="auto"/>
            <w:bottom w:val="none" w:sz="0" w:space="0" w:color="auto"/>
            <w:right w:val="none" w:sz="0" w:space="0" w:color="auto"/>
          </w:divBdr>
        </w:div>
        <w:div w:id="967397902">
          <w:marLeft w:val="640"/>
          <w:marRight w:val="0"/>
          <w:marTop w:val="0"/>
          <w:marBottom w:val="0"/>
          <w:divBdr>
            <w:top w:val="none" w:sz="0" w:space="0" w:color="auto"/>
            <w:left w:val="none" w:sz="0" w:space="0" w:color="auto"/>
            <w:bottom w:val="none" w:sz="0" w:space="0" w:color="auto"/>
            <w:right w:val="none" w:sz="0" w:space="0" w:color="auto"/>
          </w:divBdr>
        </w:div>
        <w:div w:id="225342812">
          <w:marLeft w:val="640"/>
          <w:marRight w:val="0"/>
          <w:marTop w:val="0"/>
          <w:marBottom w:val="0"/>
          <w:divBdr>
            <w:top w:val="none" w:sz="0" w:space="0" w:color="auto"/>
            <w:left w:val="none" w:sz="0" w:space="0" w:color="auto"/>
            <w:bottom w:val="none" w:sz="0" w:space="0" w:color="auto"/>
            <w:right w:val="none" w:sz="0" w:space="0" w:color="auto"/>
          </w:divBdr>
        </w:div>
        <w:div w:id="1966807882">
          <w:marLeft w:val="640"/>
          <w:marRight w:val="0"/>
          <w:marTop w:val="0"/>
          <w:marBottom w:val="0"/>
          <w:divBdr>
            <w:top w:val="none" w:sz="0" w:space="0" w:color="auto"/>
            <w:left w:val="none" w:sz="0" w:space="0" w:color="auto"/>
            <w:bottom w:val="none" w:sz="0" w:space="0" w:color="auto"/>
            <w:right w:val="none" w:sz="0" w:space="0" w:color="auto"/>
          </w:divBdr>
        </w:div>
        <w:div w:id="1942490383">
          <w:marLeft w:val="640"/>
          <w:marRight w:val="0"/>
          <w:marTop w:val="0"/>
          <w:marBottom w:val="0"/>
          <w:divBdr>
            <w:top w:val="none" w:sz="0" w:space="0" w:color="auto"/>
            <w:left w:val="none" w:sz="0" w:space="0" w:color="auto"/>
            <w:bottom w:val="none" w:sz="0" w:space="0" w:color="auto"/>
            <w:right w:val="none" w:sz="0" w:space="0" w:color="auto"/>
          </w:divBdr>
        </w:div>
        <w:div w:id="2007174303">
          <w:marLeft w:val="640"/>
          <w:marRight w:val="0"/>
          <w:marTop w:val="0"/>
          <w:marBottom w:val="0"/>
          <w:divBdr>
            <w:top w:val="none" w:sz="0" w:space="0" w:color="auto"/>
            <w:left w:val="none" w:sz="0" w:space="0" w:color="auto"/>
            <w:bottom w:val="none" w:sz="0" w:space="0" w:color="auto"/>
            <w:right w:val="none" w:sz="0" w:space="0" w:color="auto"/>
          </w:divBdr>
        </w:div>
        <w:div w:id="1150290887">
          <w:marLeft w:val="640"/>
          <w:marRight w:val="0"/>
          <w:marTop w:val="0"/>
          <w:marBottom w:val="0"/>
          <w:divBdr>
            <w:top w:val="none" w:sz="0" w:space="0" w:color="auto"/>
            <w:left w:val="none" w:sz="0" w:space="0" w:color="auto"/>
            <w:bottom w:val="none" w:sz="0" w:space="0" w:color="auto"/>
            <w:right w:val="none" w:sz="0" w:space="0" w:color="auto"/>
          </w:divBdr>
        </w:div>
        <w:div w:id="1744991298">
          <w:marLeft w:val="640"/>
          <w:marRight w:val="0"/>
          <w:marTop w:val="0"/>
          <w:marBottom w:val="0"/>
          <w:divBdr>
            <w:top w:val="none" w:sz="0" w:space="0" w:color="auto"/>
            <w:left w:val="none" w:sz="0" w:space="0" w:color="auto"/>
            <w:bottom w:val="none" w:sz="0" w:space="0" w:color="auto"/>
            <w:right w:val="none" w:sz="0" w:space="0" w:color="auto"/>
          </w:divBdr>
        </w:div>
        <w:div w:id="997344383">
          <w:marLeft w:val="640"/>
          <w:marRight w:val="0"/>
          <w:marTop w:val="0"/>
          <w:marBottom w:val="0"/>
          <w:divBdr>
            <w:top w:val="none" w:sz="0" w:space="0" w:color="auto"/>
            <w:left w:val="none" w:sz="0" w:space="0" w:color="auto"/>
            <w:bottom w:val="none" w:sz="0" w:space="0" w:color="auto"/>
            <w:right w:val="none" w:sz="0" w:space="0" w:color="auto"/>
          </w:divBdr>
        </w:div>
        <w:div w:id="1302077243">
          <w:marLeft w:val="640"/>
          <w:marRight w:val="0"/>
          <w:marTop w:val="0"/>
          <w:marBottom w:val="0"/>
          <w:divBdr>
            <w:top w:val="none" w:sz="0" w:space="0" w:color="auto"/>
            <w:left w:val="none" w:sz="0" w:space="0" w:color="auto"/>
            <w:bottom w:val="none" w:sz="0" w:space="0" w:color="auto"/>
            <w:right w:val="none" w:sz="0" w:space="0" w:color="auto"/>
          </w:divBdr>
        </w:div>
        <w:div w:id="875386361">
          <w:marLeft w:val="640"/>
          <w:marRight w:val="0"/>
          <w:marTop w:val="0"/>
          <w:marBottom w:val="0"/>
          <w:divBdr>
            <w:top w:val="none" w:sz="0" w:space="0" w:color="auto"/>
            <w:left w:val="none" w:sz="0" w:space="0" w:color="auto"/>
            <w:bottom w:val="none" w:sz="0" w:space="0" w:color="auto"/>
            <w:right w:val="none" w:sz="0" w:space="0" w:color="auto"/>
          </w:divBdr>
        </w:div>
        <w:div w:id="166365875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59736666">
      <w:bodyDiv w:val="1"/>
      <w:marLeft w:val="0"/>
      <w:marRight w:val="0"/>
      <w:marTop w:val="0"/>
      <w:marBottom w:val="0"/>
      <w:divBdr>
        <w:top w:val="none" w:sz="0" w:space="0" w:color="auto"/>
        <w:left w:val="none" w:sz="0" w:space="0" w:color="auto"/>
        <w:bottom w:val="none" w:sz="0" w:space="0" w:color="auto"/>
        <w:right w:val="none" w:sz="0" w:space="0" w:color="auto"/>
      </w:divBdr>
      <w:divsChild>
        <w:div w:id="1425685641">
          <w:marLeft w:val="640"/>
          <w:marRight w:val="0"/>
          <w:marTop w:val="0"/>
          <w:marBottom w:val="0"/>
          <w:divBdr>
            <w:top w:val="none" w:sz="0" w:space="0" w:color="auto"/>
            <w:left w:val="none" w:sz="0" w:space="0" w:color="auto"/>
            <w:bottom w:val="none" w:sz="0" w:space="0" w:color="auto"/>
            <w:right w:val="none" w:sz="0" w:space="0" w:color="auto"/>
          </w:divBdr>
        </w:div>
        <w:div w:id="1797291854">
          <w:marLeft w:val="640"/>
          <w:marRight w:val="0"/>
          <w:marTop w:val="0"/>
          <w:marBottom w:val="0"/>
          <w:divBdr>
            <w:top w:val="none" w:sz="0" w:space="0" w:color="auto"/>
            <w:left w:val="none" w:sz="0" w:space="0" w:color="auto"/>
            <w:bottom w:val="none" w:sz="0" w:space="0" w:color="auto"/>
            <w:right w:val="none" w:sz="0" w:space="0" w:color="auto"/>
          </w:divBdr>
        </w:div>
        <w:div w:id="65956922">
          <w:marLeft w:val="640"/>
          <w:marRight w:val="0"/>
          <w:marTop w:val="0"/>
          <w:marBottom w:val="0"/>
          <w:divBdr>
            <w:top w:val="none" w:sz="0" w:space="0" w:color="auto"/>
            <w:left w:val="none" w:sz="0" w:space="0" w:color="auto"/>
            <w:bottom w:val="none" w:sz="0" w:space="0" w:color="auto"/>
            <w:right w:val="none" w:sz="0" w:space="0" w:color="auto"/>
          </w:divBdr>
        </w:div>
        <w:div w:id="484979107">
          <w:marLeft w:val="640"/>
          <w:marRight w:val="0"/>
          <w:marTop w:val="0"/>
          <w:marBottom w:val="0"/>
          <w:divBdr>
            <w:top w:val="none" w:sz="0" w:space="0" w:color="auto"/>
            <w:left w:val="none" w:sz="0" w:space="0" w:color="auto"/>
            <w:bottom w:val="none" w:sz="0" w:space="0" w:color="auto"/>
            <w:right w:val="none" w:sz="0" w:space="0" w:color="auto"/>
          </w:divBdr>
        </w:div>
        <w:div w:id="1104882487">
          <w:marLeft w:val="640"/>
          <w:marRight w:val="0"/>
          <w:marTop w:val="0"/>
          <w:marBottom w:val="0"/>
          <w:divBdr>
            <w:top w:val="none" w:sz="0" w:space="0" w:color="auto"/>
            <w:left w:val="none" w:sz="0" w:space="0" w:color="auto"/>
            <w:bottom w:val="none" w:sz="0" w:space="0" w:color="auto"/>
            <w:right w:val="none" w:sz="0" w:space="0" w:color="auto"/>
          </w:divBdr>
        </w:div>
        <w:div w:id="1818497696">
          <w:marLeft w:val="640"/>
          <w:marRight w:val="0"/>
          <w:marTop w:val="0"/>
          <w:marBottom w:val="0"/>
          <w:divBdr>
            <w:top w:val="none" w:sz="0" w:space="0" w:color="auto"/>
            <w:left w:val="none" w:sz="0" w:space="0" w:color="auto"/>
            <w:bottom w:val="none" w:sz="0" w:space="0" w:color="auto"/>
            <w:right w:val="none" w:sz="0" w:space="0" w:color="auto"/>
          </w:divBdr>
        </w:div>
        <w:div w:id="592785151">
          <w:marLeft w:val="640"/>
          <w:marRight w:val="0"/>
          <w:marTop w:val="0"/>
          <w:marBottom w:val="0"/>
          <w:divBdr>
            <w:top w:val="none" w:sz="0" w:space="0" w:color="auto"/>
            <w:left w:val="none" w:sz="0" w:space="0" w:color="auto"/>
            <w:bottom w:val="none" w:sz="0" w:space="0" w:color="auto"/>
            <w:right w:val="none" w:sz="0" w:space="0" w:color="auto"/>
          </w:divBdr>
        </w:div>
        <w:div w:id="264849172">
          <w:marLeft w:val="640"/>
          <w:marRight w:val="0"/>
          <w:marTop w:val="0"/>
          <w:marBottom w:val="0"/>
          <w:divBdr>
            <w:top w:val="none" w:sz="0" w:space="0" w:color="auto"/>
            <w:left w:val="none" w:sz="0" w:space="0" w:color="auto"/>
            <w:bottom w:val="none" w:sz="0" w:space="0" w:color="auto"/>
            <w:right w:val="none" w:sz="0" w:space="0" w:color="auto"/>
          </w:divBdr>
        </w:div>
        <w:div w:id="1509562765">
          <w:marLeft w:val="640"/>
          <w:marRight w:val="0"/>
          <w:marTop w:val="0"/>
          <w:marBottom w:val="0"/>
          <w:divBdr>
            <w:top w:val="none" w:sz="0" w:space="0" w:color="auto"/>
            <w:left w:val="none" w:sz="0" w:space="0" w:color="auto"/>
            <w:bottom w:val="none" w:sz="0" w:space="0" w:color="auto"/>
            <w:right w:val="none" w:sz="0" w:space="0" w:color="auto"/>
          </w:divBdr>
        </w:div>
        <w:div w:id="1297299475">
          <w:marLeft w:val="640"/>
          <w:marRight w:val="0"/>
          <w:marTop w:val="0"/>
          <w:marBottom w:val="0"/>
          <w:divBdr>
            <w:top w:val="none" w:sz="0" w:space="0" w:color="auto"/>
            <w:left w:val="none" w:sz="0" w:space="0" w:color="auto"/>
            <w:bottom w:val="none" w:sz="0" w:space="0" w:color="auto"/>
            <w:right w:val="none" w:sz="0" w:space="0" w:color="auto"/>
          </w:divBdr>
        </w:div>
        <w:div w:id="1280919062">
          <w:marLeft w:val="640"/>
          <w:marRight w:val="0"/>
          <w:marTop w:val="0"/>
          <w:marBottom w:val="0"/>
          <w:divBdr>
            <w:top w:val="none" w:sz="0" w:space="0" w:color="auto"/>
            <w:left w:val="none" w:sz="0" w:space="0" w:color="auto"/>
            <w:bottom w:val="none" w:sz="0" w:space="0" w:color="auto"/>
            <w:right w:val="none" w:sz="0" w:space="0" w:color="auto"/>
          </w:divBdr>
        </w:div>
        <w:div w:id="1578779777">
          <w:marLeft w:val="640"/>
          <w:marRight w:val="0"/>
          <w:marTop w:val="0"/>
          <w:marBottom w:val="0"/>
          <w:divBdr>
            <w:top w:val="none" w:sz="0" w:space="0" w:color="auto"/>
            <w:left w:val="none" w:sz="0" w:space="0" w:color="auto"/>
            <w:bottom w:val="none" w:sz="0" w:space="0" w:color="auto"/>
            <w:right w:val="none" w:sz="0" w:space="0" w:color="auto"/>
          </w:divBdr>
        </w:div>
        <w:div w:id="557279672">
          <w:marLeft w:val="640"/>
          <w:marRight w:val="0"/>
          <w:marTop w:val="0"/>
          <w:marBottom w:val="0"/>
          <w:divBdr>
            <w:top w:val="none" w:sz="0" w:space="0" w:color="auto"/>
            <w:left w:val="none" w:sz="0" w:space="0" w:color="auto"/>
            <w:bottom w:val="none" w:sz="0" w:space="0" w:color="auto"/>
            <w:right w:val="none" w:sz="0" w:space="0" w:color="auto"/>
          </w:divBdr>
        </w:div>
        <w:div w:id="1641574894">
          <w:marLeft w:val="640"/>
          <w:marRight w:val="0"/>
          <w:marTop w:val="0"/>
          <w:marBottom w:val="0"/>
          <w:divBdr>
            <w:top w:val="none" w:sz="0" w:space="0" w:color="auto"/>
            <w:left w:val="none" w:sz="0" w:space="0" w:color="auto"/>
            <w:bottom w:val="none" w:sz="0" w:space="0" w:color="auto"/>
            <w:right w:val="none" w:sz="0" w:space="0" w:color="auto"/>
          </w:divBdr>
        </w:div>
        <w:div w:id="1581132329">
          <w:marLeft w:val="640"/>
          <w:marRight w:val="0"/>
          <w:marTop w:val="0"/>
          <w:marBottom w:val="0"/>
          <w:divBdr>
            <w:top w:val="none" w:sz="0" w:space="0" w:color="auto"/>
            <w:left w:val="none" w:sz="0" w:space="0" w:color="auto"/>
            <w:bottom w:val="none" w:sz="0" w:space="0" w:color="auto"/>
            <w:right w:val="none" w:sz="0" w:space="0" w:color="auto"/>
          </w:divBdr>
        </w:div>
        <w:div w:id="1905338372">
          <w:marLeft w:val="640"/>
          <w:marRight w:val="0"/>
          <w:marTop w:val="0"/>
          <w:marBottom w:val="0"/>
          <w:divBdr>
            <w:top w:val="none" w:sz="0" w:space="0" w:color="auto"/>
            <w:left w:val="none" w:sz="0" w:space="0" w:color="auto"/>
            <w:bottom w:val="none" w:sz="0" w:space="0" w:color="auto"/>
            <w:right w:val="none" w:sz="0" w:space="0" w:color="auto"/>
          </w:divBdr>
        </w:div>
        <w:div w:id="1155879262">
          <w:marLeft w:val="640"/>
          <w:marRight w:val="0"/>
          <w:marTop w:val="0"/>
          <w:marBottom w:val="0"/>
          <w:divBdr>
            <w:top w:val="none" w:sz="0" w:space="0" w:color="auto"/>
            <w:left w:val="none" w:sz="0" w:space="0" w:color="auto"/>
            <w:bottom w:val="none" w:sz="0" w:space="0" w:color="auto"/>
            <w:right w:val="none" w:sz="0" w:space="0" w:color="auto"/>
          </w:divBdr>
        </w:div>
        <w:div w:id="644821439">
          <w:marLeft w:val="640"/>
          <w:marRight w:val="0"/>
          <w:marTop w:val="0"/>
          <w:marBottom w:val="0"/>
          <w:divBdr>
            <w:top w:val="none" w:sz="0" w:space="0" w:color="auto"/>
            <w:left w:val="none" w:sz="0" w:space="0" w:color="auto"/>
            <w:bottom w:val="none" w:sz="0" w:space="0" w:color="auto"/>
            <w:right w:val="none" w:sz="0" w:space="0" w:color="auto"/>
          </w:divBdr>
        </w:div>
        <w:div w:id="1942955845">
          <w:marLeft w:val="640"/>
          <w:marRight w:val="0"/>
          <w:marTop w:val="0"/>
          <w:marBottom w:val="0"/>
          <w:divBdr>
            <w:top w:val="none" w:sz="0" w:space="0" w:color="auto"/>
            <w:left w:val="none" w:sz="0" w:space="0" w:color="auto"/>
            <w:bottom w:val="none" w:sz="0" w:space="0" w:color="auto"/>
            <w:right w:val="none" w:sz="0" w:space="0" w:color="auto"/>
          </w:divBdr>
        </w:div>
        <w:div w:id="236937930">
          <w:marLeft w:val="640"/>
          <w:marRight w:val="0"/>
          <w:marTop w:val="0"/>
          <w:marBottom w:val="0"/>
          <w:divBdr>
            <w:top w:val="none" w:sz="0" w:space="0" w:color="auto"/>
            <w:left w:val="none" w:sz="0" w:space="0" w:color="auto"/>
            <w:bottom w:val="none" w:sz="0" w:space="0" w:color="auto"/>
            <w:right w:val="none" w:sz="0" w:space="0" w:color="auto"/>
          </w:divBdr>
        </w:div>
        <w:div w:id="323319673">
          <w:marLeft w:val="640"/>
          <w:marRight w:val="0"/>
          <w:marTop w:val="0"/>
          <w:marBottom w:val="0"/>
          <w:divBdr>
            <w:top w:val="none" w:sz="0" w:space="0" w:color="auto"/>
            <w:left w:val="none" w:sz="0" w:space="0" w:color="auto"/>
            <w:bottom w:val="none" w:sz="0" w:space="0" w:color="auto"/>
            <w:right w:val="none" w:sz="0" w:space="0" w:color="auto"/>
          </w:divBdr>
        </w:div>
        <w:div w:id="264194222">
          <w:marLeft w:val="640"/>
          <w:marRight w:val="0"/>
          <w:marTop w:val="0"/>
          <w:marBottom w:val="0"/>
          <w:divBdr>
            <w:top w:val="none" w:sz="0" w:space="0" w:color="auto"/>
            <w:left w:val="none" w:sz="0" w:space="0" w:color="auto"/>
            <w:bottom w:val="none" w:sz="0" w:space="0" w:color="auto"/>
            <w:right w:val="none" w:sz="0" w:space="0" w:color="auto"/>
          </w:divBdr>
        </w:div>
        <w:div w:id="1777941512">
          <w:marLeft w:val="640"/>
          <w:marRight w:val="0"/>
          <w:marTop w:val="0"/>
          <w:marBottom w:val="0"/>
          <w:divBdr>
            <w:top w:val="none" w:sz="0" w:space="0" w:color="auto"/>
            <w:left w:val="none" w:sz="0" w:space="0" w:color="auto"/>
            <w:bottom w:val="none" w:sz="0" w:space="0" w:color="auto"/>
            <w:right w:val="none" w:sz="0" w:space="0" w:color="auto"/>
          </w:divBdr>
        </w:div>
        <w:div w:id="697587913">
          <w:marLeft w:val="640"/>
          <w:marRight w:val="0"/>
          <w:marTop w:val="0"/>
          <w:marBottom w:val="0"/>
          <w:divBdr>
            <w:top w:val="none" w:sz="0" w:space="0" w:color="auto"/>
            <w:left w:val="none" w:sz="0" w:space="0" w:color="auto"/>
            <w:bottom w:val="none" w:sz="0" w:space="0" w:color="auto"/>
            <w:right w:val="none" w:sz="0" w:space="0" w:color="auto"/>
          </w:divBdr>
        </w:div>
        <w:div w:id="1032655182">
          <w:marLeft w:val="640"/>
          <w:marRight w:val="0"/>
          <w:marTop w:val="0"/>
          <w:marBottom w:val="0"/>
          <w:divBdr>
            <w:top w:val="none" w:sz="0" w:space="0" w:color="auto"/>
            <w:left w:val="none" w:sz="0" w:space="0" w:color="auto"/>
            <w:bottom w:val="none" w:sz="0" w:space="0" w:color="auto"/>
            <w:right w:val="none" w:sz="0" w:space="0" w:color="auto"/>
          </w:divBdr>
        </w:div>
        <w:div w:id="1734355579">
          <w:marLeft w:val="640"/>
          <w:marRight w:val="0"/>
          <w:marTop w:val="0"/>
          <w:marBottom w:val="0"/>
          <w:divBdr>
            <w:top w:val="none" w:sz="0" w:space="0" w:color="auto"/>
            <w:left w:val="none" w:sz="0" w:space="0" w:color="auto"/>
            <w:bottom w:val="none" w:sz="0" w:space="0" w:color="auto"/>
            <w:right w:val="none" w:sz="0" w:space="0" w:color="auto"/>
          </w:divBdr>
        </w:div>
        <w:div w:id="1108503012">
          <w:marLeft w:val="640"/>
          <w:marRight w:val="0"/>
          <w:marTop w:val="0"/>
          <w:marBottom w:val="0"/>
          <w:divBdr>
            <w:top w:val="none" w:sz="0" w:space="0" w:color="auto"/>
            <w:left w:val="none" w:sz="0" w:space="0" w:color="auto"/>
            <w:bottom w:val="none" w:sz="0" w:space="0" w:color="auto"/>
            <w:right w:val="none" w:sz="0" w:space="0" w:color="auto"/>
          </w:divBdr>
        </w:div>
        <w:div w:id="1990669364">
          <w:marLeft w:val="640"/>
          <w:marRight w:val="0"/>
          <w:marTop w:val="0"/>
          <w:marBottom w:val="0"/>
          <w:divBdr>
            <w:top w:val="none" w:sz="0" w:space="0" w:color="auto"/>
            <w:left w:val="none" w:sz="0" w:space="0" w:color="auto"/>
            <w:bottom w:val="none" w:sz="0" w:space="0" w:color="auto"/>
            <w:right w:val="none" w:sz="0" w:space="0" w:color="auto"/>
          </w:divBdr>
        </w:div>
        <w:div w:id="1225487188">
          <w:marLeft w:val="640"/>
          <w:marRight w:val="0"/>
          <w:marTop w:val="0"/>
          <w:marBottom w:val="0"/>
          <w:divBdr>
            <w:top w:val="none" w:sz="0" w:space="0" w:color="auto"/>
            <w:left w:val="none" w:sz="0" w:space="0" w:color="auto"/>
            <w:bottom w:val="none" w:sz="0" w:space="0" w:color="auto"/>
            <w:right w:val="none" w:sz="0" w:space="0" w:color="auto"/>
          </w:divBdr>
        </w:div>
        <w:div w:id="2057780439">
          <w:marLeft w:val="640"/>
          <w:marRight w:val="0"/>
          <w:marTop w:val="0"/>
          <w:marBottom w:val="0"/>
          <w:divBdr>
            <w:top w:val="none" w:sz="0" w:space="0" w:color="auto"/>
            <w:left w:val="none" w:sz="0" w:space="0" w:color="auto"/>
            <w:bottom w:val="none" w:sz="0" w:space="0" w:color="auto"/>
            <w:right w:val="none" w:sz="0" w:space="0" w:color="auto"/>
          </w:divBdr>
        </w:div>
        <w:div w:id="453136246">
          <w:marLeft w:val="640"/>
          <w:marRight w:val="0"/>
          <w:marTop w:val="0"/>
          <w:marBottom w:val="0"/>
          <w:divBdr>
            <w:top w:val="none" w:sz="0" w:space="0" w:color="auto"/>
            <w:left w:val="none" w:sz="0" w:space="0" w:color="auto"/>
            <w:bottom w:val="none" w:sz="0" w:space="0" w:color="auto"/>
            <w:right w:val="none" w:sz="0" w:space="0" w:color="auto"/>
          </w:divBdr>
        </w:div>
        <w:div w:id="1940868859">
          <w:marLeft w:val="640"/>
          <w:marRight w:val="0"/>
          <w:marTop w:val="0"/>
          <w:marBottom w:val="0"/>
          <w:divBdr>
            <w:top w:val="none" w:sz="0" w:space="0" w:color="auto"/>
            <w:left w:val="none" w:sz="0" w:space="0" w:color="auto"/>
            <w:bottom w:val="none" w:sz="0" w:space="0" w:color="auto"/>
            <w:right w:val="none" w:sz="0" w:space="0" w:color="auto"/>
          </w:divBdr>
        </w:div>
        <w:div w:id="596134716">
          <w:marLeft w:val="640"/>
          <w:marRight w:val="0"/>
          <w:marTop w:val="0"/>
          <w:marBottom w:val="0"/>
          <w:divBdr>
            <w:top w:val="none" w:sz="0" w:space="0" w:color="auto"/>
            <w:left w:val="none" w:sz="0" w:space="0" w:color="auto"/>
            <w:bottom w:val="none" w:sz="0" w:space="0" w:color="auto"/>
            <w:right w:val="none" w:sz="0" w:space="0" w:color="auto"/>
          </w:divBdr>
        </w:div>
        <w:div w:id="1420172303">
          <w:marLeft w:val="640"/>
          <w:marRight w:val="0"/>
          <w:marTop w:val="0"/>
          <w:marBottom w:val="0"/>
          <w:divBdr>
            <w:top w:val="none" w:sz="0" w:space="0" w:color="auto"/>
            <w:left w:val="none" w:sz="0" w:space="0" w:color="auto"/>
            <w:bottom w:val="none" w:sz="0" w:space="0" w:color="auto"/>
            <w:right w:val="none" w:sz="0" w:space="0" w:color="auto"/>
          </w:divBdr>
        </w:div>
        <w:div w:id="213082346">
          <w:marLeft w:val="640"/>
          <w:marRight w:val="0"/>
          <w:marTop w:val="0"/>
          <w:marBottom w:val="0"/>
          <w:divBdr>
            <w:top w:val="none" w:sz="0" w:space="0" w:color="auto"/>
            <w:left w:val="none" w:sz="0" w:space="0" w:color="auto"/>
            <w:bottom w:val="none" w:sz="0" w:space="0" w:color="auto"/>
            <w:right w:val="none" w:sz="0" w:space="0" w:color="auto"/>
          </w:divBdr>
        </w:div>
        <w:div w:id="479612425">
          <w:marLeft w:val="640"/>
          <w:marRight w:val="0"/>
          <w:marTop w:val="0"/>
          <w:marBottom w:val="0"/>
          <w:divBdr>
            <w:top w:val="none" w:sz="0" w:space="0" w:color="auto"/>
            <w:left w:val="none" w:sz="0" w:space="0" w:color="auto"/>
            <w:bottom w:val="none" w:sz="0" w:space="0" w:color="auto"/>
            <w:right w:val="none" w:sz="0" w:space="0" w:color="auto"/>
          </w:divBdr>
        </w:div>
        <w:div w:id="1320617493">
          <w:marLeft w:val="640"/>
          <w:marRight w:val="0"/>
          <w:marTop w:val="0"/>
          <w:marBottom w:val="0"/>
          <w:divBdr>
            <w:top w:val="none" w:sz="0" w:space="0" w:color="auto"/>
            <w:left w:val="none" w:sz="0" w:space="0" w:color="auto"/>
            <w:bottom w:val="none" w:sz="0" w:space="0" w:color="auto"/>
            <w:right w:val="none" w:sz="0" w:space="0" w:color="auto"/>
          </w:divBdr>
        </w:div>
        <w:div w:id="1563248519">
          <w:marLeft w:val="640"/>
          <w:marRight w:val="0"/>
          <w:marTop w:val="0"/>
          <w:marBottom w:val="0"/>
          <w:divBdr>
            <w:top w:val="none" w:sz="0" w:space="0" w:color="auto"/>
            <w:left w:val="none" w:sz="0" w:space="0" w:color="auto"/>
            <w:bottom w:val="none" w:sz="0" w:space="0" w:color="auto"/>
            <w:right w:val="none" w:sz="0" w:space="0" w:color="auto"/>
          </w:divBdr>
        </w:div>
        <w:div w:id="798038201">
          <w:marLeft w:val="640"/>
          <w:marRight w:val="0"/>
          <w:marTop w:val="0"/>
          <w:marBottom w:val="0"/>
          <w:divBdr>
            <w:top w:val="none" w:sz="0" w:space="0" w:color="auto"/>
            <w:left w:val="none" w:sz="0" w:space="0" w:color="auto"/>
            <w:bottom w:val="none" w:sz="0" w:space="0" w:color="auto"/>
            <w:right w:val="none" w:sz="0" w:space="0" w:color="auto"/>
          </w:divBdr>
        </w:div>
        <w:div w:id="2121950453">
          <w:marLeft w:val="640"/>
          <w:marRight w:val="0"/>
          <w:marTop w:val="0"/>
          <w:marBottom w:val="0"/>
          <w:divBdr>
            <w:top w:val="none" w:sz="0" w:space="0" w:color="auto"/>
            <w:left w:val="none" w:sz="0" w:space="0" w:color="auto"/>
            <w:bottom w:val="none" w:sz="0" w:space="0" w:color="auto"/>
            <w:right w:val="none" w:sz="0" w:space="0" w:color="auto"/>
          </w:divBdr>
        </w:div>
        <w:div w:id="634258549">
          <w:marLeft w:val="640"/>
          <w:marRight w:val="0"/>
          <w:marTop w:val="0"/>
          <w:marBottom w:val="0"/>
          <w:divBdr>
            <w:top w:val="none" w:sz="0" w:space="0" w:color="auto"/>
            <w:left w:val="none" w:sz="0" w:space="0" w:color="auto"/>
            <w:bottom w:val="none" w:sz="0" w:space="0" w:color="auto"/>
            <w:right w:val="none" w:sz="0" w:space="0" w:color="auto"/>
          </w:divBdr>
        </w:div>
        <w:div w:id="25909879">
          <w:marLeft w:val="640"/>
          <w:marRight w:val="0"/>
          <w:marTop w:val="0"/>
          <w:marBottom w:val="0"/>
          <w:divBdr>
            <w:top w:val="none" w:sz="0" w:space="0" w:color="auto"/>
            <w:left w:val="none" w:sz="0" w:space="0" w:color="auto"/>
            <w:bottom w:val="none" w:sz="0" w:space="0" w:color="auto"/>
            <w:right w:val="none" w:sz="0" w:space="0" w:color="auto"/>
          </w:divBdr>
        </w:div>
        <w:div w:id="716927438">
          <w:marLeft w:val="640"/>
          <w:marRight w:val="0"/>
          <w:marTop w:val="0"/>
          <w:marBottom w:val="0"/>
          <w:divBdr>
            <w:top w:val="none" w:sz="0" w:space="0" w:color="auto"/>
            <w:left w:val="none" w:sz="0" w:space="0" w:color="auto"/>
            <w:bottom w:val="none" w:sz="0" w:space="0" w:color="auto"/>
            <w:right w:val="none" w:sz="0" w:space="0" w:color="auto"/>
          </w:divBdr>
        </w:div>
        <w:div w:id="542208841">
          <w:marLeft w:val="640"/>
          <w:marRight w:val="0"/>
          <w:marTop w:val="0"/>
          <w:marBottom w:val="0"/>
          <w:divBdr>
            <w:top w:val="none" w:sz="0" w:space="0" w:color="auto"/>
            <w:left w:val="none" w:sz="0" w:space="0" w:color="auto"/>
            <w:bottom w:val="none" w:sz="0" w:space="0" w:color="auto"/>
            <w:right w:val="none" w:sz="0" w:space="0" w:color="auto"/>
          </w:divBdr>
        </w:div>
        <w:div w:id="1753815725">
          <w:marLeft w:val="640"/>
          <w:marRight w:val="0"/>
          <w:marTop w:val="0"/>
          <w:marBottom w:val="0"/>
          <w:divBdr>
            <w:top w:val="none" w:sz="0" w:space="0" w:color="auto"/>
            <w:left w:val="none" w:sz="0" w:space="0" w:color="auto"/>
            <w:bottom w:val="none" w:sz="0" w:space="0" w:color="auto"/>
            <w:right w:val="none" w:sz="0" w:space="0" w:color="auto"/>
          </w:divBdr>
        </w:div>
        <w:div w:id="1925217115">
          <w:marLeft w:val="640"/>
          <w:marRight w:val="0"/>
          <w:marTop w:val="0"/>
          <w:marBottom w:val="0"/>
          <w:divBdr>
            <w:top w:val="none" w:sz="0" w:space="0" w:color="auto"/>
            <w:left w:val="none" w:sz="0" w:space="0" w:color="auto"/>
            <w:bottom w:val="none" w:sz="0" w:space="0" w:color="auto"/>
            <w:right w:val="none" w:sz="0" w:space="0" w:color="auto"/>
          </w:divBdr>
        </w:div>
        <w:div w:id="1910771053">
          <w:marLeft w:val="640"/>
          <w:marRight w:val="0"/>
          <w:marTop w:val="0"/>
          <w:marBottom w:val="0"/>
          <w:divBdr>
            <w:top w:val="none" w:sz="0" w:space="0" w:color="auto"/>
            <w:left w:val="none" w:sz="0" w:space="0" w:color="auto"/>
            <w:bottom w:val="none" w:sz="0" w:space="0" w:color="auto"/>
            <w:right w:val="none" w:sz="0" w:space="0" w:color="auto"/>
          </w:divBdr>
        </w:div>
        <w:div w:id="126550386">
          <w:marLeft w:val="640"/>
          <w:marRight w:val="0"/>
          <w:marTop w:val="0"/>
          <w:marBottom w:val="0"/>
          <w:divBdr>
            <w:top w:val="none" w:sz="0" w:space="0" w:color="auto"/>
            <w:left w:val="none" w:sz="0" w:space="0" w:color="auto"/>
            <w:bottom w:val="none" w:sz="0" w:space="0" w:color="auto"/>
            <w:right w:val="none" w:sz="0" w:space="0" w:color="auto"/>
          </w:divBdr>
        </w:div>
        <w:div w:id="44182016">
          <w:marLeft w:val="640"/>
          <w:marRight w:val="0"/>
          <w:marTop w:val="0"/>
          <w:marBottom w:val="0"/>
          <w:divBdr>
            <w:top w:val="none" w:sz="0" w:space="0" w:color="auto"/>
            <w:left w:val="none" w:sz="0" w:space="0" w:color="auto"/>
            <w:bottom w:val="none" w:sz="0" w:space="0" w:color="auto"/>
            <w:right w:val="none" w:sz="0" w:space="0" w:color="auto"/>
          </w:divBdr>
        </w:div>
        <w:div w:id="1344628300">
          <w:marLeft w:val="640"/>
          <w:marRight w:val="0"/>
          <w:marTop w:val="0"/>
          <w:marBottom w:val="0"/>
          <w:divBdr>
            <w:top w:val="none" w:sz="0" w:space="0" w:color="auto"/>
            <w:left w:val="none" w:sz="0" w:space="0" w:color="auto"/>
            <w:bottom w:val="none" w:sz="0" w:space="0" w:color="auto"/>
            <w:right w:val="none" w:sz="0" w:space="0" w:color="auto"/>
          </w:divBdr>
        </w:div>
        <w:div w:id="613445197">
          <w:marLeft w:val="640"/>
          <w:marRight w:val="0"/>
          <w:marTop w:val="0"/>
          <w:marBottom w:val="0"/>
          <w:divBdr>
            <w:top w:val="none" w:sz="0" w:space="0" w:color="auto"/>
            <w:left w:val="none" w:sz="0" w:space="0" w:color="auto"/>
            <w:bottom w:val="none" w:sz="0" w:space="0" w:color="auto"/>
            <w:right w:val="none" w:sz="0" w:space="0" w:color="auto"/>
          </w:divBdr>
        </w:div>
        <w:div w:id="736977675">
          <w:marLeft w:val="640"/>
          <w:marRight w:val="0"/>
          <w:marTop w:val="0"/>
          <w:marBottom w:val="0"/>
          <w:divBdr>
            <w:top w:val="none" w:sz="0" w:space="0" w:color="auto"/>
            <w:left w:val="none" w:sz="0" w:space="0" w:color="auto"/>
            <w:bottom w:val="none" w:sz="0" w:space="0" w:color="auto"/>
            <w:right w:val="none" w:sz="0" w:space="0" w:color="auto"/>
          </w:divBdr>
        </w:div>
        <w:div w:id="1227449418">
          <w:marLeft w:val="640"/>
          <w:marRight w:val="0"/>
          <w:marTop w:val="0"/>
          <w:marBottom w:val="0"/>
          <w:divBdr>
            <w:top w:val="none" w:sz="0" w:space="0" w:color="auto"/>
            <w:left w:val="none" w:sz="0" w:space="0" w:color="auto"/>
            <w:bottom w:val="none" w:sz="0" w:space="0" w:color="auto"/>
            <w:right w:val="none" w:sz="0" w:space="0" w:color="auto"/>
          </w:divBdr>
        </w:div>
        <w:div w:id="255405615">
          <w:marLeft w:val="640"/>
          <w:marRight w:val="0"/>
          <w:marTop w:val="0"/>
          <w:marBottom w:val="0"/>
          <w:divBdr>
            <w:top w:val="none" w:sz="0" w:space="0" w:color="auto"/>
            <w:left w:val="none" w:sz="0" w:space="0" w:color="auto"/>
            <w:bottom w:val="none" w:sz="0" w:space="0" w:color="auto"/>
            <w:right w:val="none" w:sz="0" w:space="0" w:color="auto"/>
          </w:divBdr>
        </w:div>
        <w:div w:id="1292706274">
          <w:marLeft w:val="640"/>
          <w:marRight w:val="0"/>
          <w:marTop w:val="0"/>
          <w:marBottom w:val="0"/>
          <w:divBdr>
            <w:top w:val="none" w:sz="0" w:space="0" w:color="auto"/>
            <w:left w:val="none" w:sz="0" w:space="0" w:color="auto"/>
            <w:bottom w:val="none" w:sz="0" w:space="0" w:color="auto"/>
            <w:right w:val="none" w:sz="0" w:space="0" w:color="auto"/>
          </w:divBdr>
        </w:div>
        <w:div w:id="2068526656">
          <w:marLeft w:val="640"/>
          <w:marRight w:val="0"/>
          <w:marTop w:val="0"/>
          <w:marBottom w:val="0"/>
          <w:divBdr>
            <w:top w:val="none" w:sz="0" w:space="0" w:color="auto"/>
            <w:left w:val="none" w:sz="0" w:space="0" w:color="auto"/>
            <w:bottom w:val="none" w:sz="0" w:space="0" w:color="auto"/>
            <w:right w:val="none" w:sz="0" w:space="0" w:color="auto"/>
          </w:divBdr>
        </w:div>
        <w:div w:id="1325012543">
          <w:marLeft w:val="640"/>
          <w:marRight w:val="0"/>
          <w:marTop w:val="0"/>
          <w:marBottom w:val="0"/>
          <w:divBdr>
            <w:top w:val="none" w:sz="0" w:space="0" w:color="auto"/>
            <w:left w:val="none" w:sz="0" w:space="0" w:color="auto"/>
            <w:bottom w:val="none" w:sz="0" w:space="0" w:color="auto"/>
            <w:right w:val="none" w:sz="0" w:space="0" w:color="auto"/>
          </w:divBdr>
        </w:div>
        <w:div w:id="256060129">
          <w:marLeft w:val="640"/>
          <w:marRight w:val="0"/>
          <w:marTop w:val="0"/>
          <w:marBottom w:val="0"/>
          <w:divBdr>
            <w:top w:val="none" w:sz="0" w:space="0" w:color="auto"/>
            <w:left w:val="none" w:sz="0" w:space="0" w:color="auto"/>
            <w:bottom w:val="none" w:sz="0" w:space="0" w:color="auto"/>
            <w:right w:val="none" w:sz="0" w:space="0" w:color="auto"/>
          </w:divBdr>
        </w:div>
        <w:div w:id="26681648">
          <w:marLeft w:val="640"/>
          <w:marRight w:val="0"/>
          <w:marTop w:val="0"/>
          <w:marBottom w:val="0"/>
          <w:divBdr>
            <w:top w:val="none" w:sz="0" w:space="0" w:color="auto"/>
            <w:left w:val="none" w:sz="0" w:space="0" w:color="auto"/>
            <w:bottom w:val="none" w:sz="0" w:space="0" w:color="auto"/>
            <w:right w:val="none" w:sz="0" w:space="0" w:color="auto"/>
          </w:divBdr>
        </w:div>
        <w:div w:id="915822865">
          <w:marLeft w:val="640"/>
          <w:marRight w:val="0"/>
          <w:marTop w:val="0"/>
          <w:marBottom w:val="0"/>
          <w:divBdr>
            <w:top w:val="none" w:sz="0" w:space="0" w:color="auto"/>
            <w:left w:val="none" w:sz="0" w:space="0" w:color="auto"/>
            <w:bottom w:val="none" w:sz="0" w:space="0" w:color="auto"/>
            <w:right w:val="none" w:sz="0" w:space="0" w:color="auto"/>
          </w:divBdr>
        </w:div>
        <w:div w:id="1962420981">
          <w:marLeft w:val="640"/>
          <w:marRight w:val="0"/>
          <w:marTop w:val="0"/>
          <w:marBottom w:val="0"/>
          <w:divBdr>
            <w:top w:val="none" w:sz="0" w:space="0" w:color="auto"/>
            <w:left w:val="none" w:sz="0" w:space="0" w:color="auto"/>
            <w:bottom w:val="none" w:sz="0" w:space="0" w:color="auto"/>
            <w:right w:val="none" w:sz="0" w:space="0" w:color="auto"/>
          </w:divBdr>
        </w:div>
        <w:div w:id="128060831">
          <w:marLeft w:val="640"/>
          <w:marRight w:val="0"/>
          <w:marTop w:val="0"/>
          <w:marBottom w:val="0"/>
          <w:divBdr>
            <w:top w:val="none" w:sz="0" w:space="0" w:color="auto"/>
            <w:left w:val="none" w:sz="0" w:space="0" w:color="auto"/>
            <w:bottom w:val="none" w:sz="0" w:space="0" w:color="auto"/>
            <w:right w:val="none" w:sz="0" w:space="0" w:color="auto"/>
          </w:divBdr>
        </w:div>
        <w:div w:id="382143156">
          <w:marLeft w:val="640"/>
          <w:marRight w:val="0"/>
          <w:marTop w:val="0"/>
          <w:marBottom w:val="0"/>
          <w:divBdr>
            <w:top w:val="none" w:sz="0" w:space="0" w:color="auto"/>
            <w:left w:val="none" w:sz="0" w:space="0" w:color="auto"/>
            <w:bottom w:val="none" w:sz="0" w:space="0" w:color="auto"/>
            <w:right w:val="none" w:sz="0" w:space="0" w:color="auto"/>
          </w:divBdr>
        </w:div>
        <w:div w:id="763767113">
          <w:marLeft w:val="640"/>
          <w:marRight w:val="0"/>
          <w:marTop w:val="0"/>
          <w:marBottom w:val="0"/>
          <w:divBdr>
            <w:top w:val="none" w:sz="0" w:space="0" w:color="auto"/>
            <w:left w:val="none" w:sz="0" w:space="0" w:color="auto"/>
            <w:bottom w:val="none" w:sz="0" w:space="0" w:color="auto"/>
            <w:right w:val="none" w:sz="0" w:space="0" w:color="auto"/>
          </w:divBdr>
        </w:div>
        <w:div w:id="1789158109">
          <w:marLeft w:val="640"/>
          <w:marRight w:val="0"/>
          <w:marTop w:val="0"/>
          <w:marBottom w:val="0"/>
          <w:divBdr>
            <w:top w:val="none" w:sz="0" w:space="0" w:color="auto"/>
            <w:left w:val="none" w:sz="0" w:space="0" w:color="auto"/>
            <w:bottom w:val="none" w:sz="0" w:space="0" w:color="auto"/>
            <w:right w:val="none" w:sz="0" w:space="0" w:color="auto"/>
          </w:divBdr>
        </w:div>
        <w:div w:id="1664312715">
          <w:marLeft w:val="640"/>
          <w:marRight w:val="0"/>
          <w:marTop w:val="0"/>
          <w:marBottom w:val="0"/>
          <w:divBdr>
            <w:top w:val="none" w:sz="0" w:space="0" w:color="auto"/>
            <w:left w:val="none" w:sz="0" w:space="0" w:color="auto"/>
            <w:bottom w:val="none" w:sz="0" w:space="0" w:color="auto"/>
            <w:right w:val="none" w:sz="0" w:space="0" w:color="auto"/>
          </w:divBdr>
        </w:div>
        <w:div w:id="535041867">
          <w:marLeft w:val="640"/>
          <w:marRight w:val="0"/>
          <w:marTop w:val="0"/>
          <w:marBottom w:val="0"/>
          <w:divBdr>
            <w:top w:val="none" w:sz="0" w:space="0" w:color="auto"/>
            <w:left w:val="none" w:sz="0" w:space="0" w:color="auto"/>
            <w:bottom w:val="none" w:sz="0" w:space="0" w:color="auto"/>
            <w:right w:val="none" w:sz="0" w:space="0" w:color="auto"/>
          </w:divBdr>
        </w:div>
        <w:div w:id="494806109">
          <w:marLeft w:val="640"/>
          <w:marRight w:val="0"/>
          <w:marTop w:val="0"/>
          <w:marBottom w:val="0"/>
          <w:divBdr>
            <w:top w:val="none" w:sz="0" w:space="0" w:color="auto"/>
            <w:left w:val="none" w:sz="0" w:space="0" w:color="auto"/>
            <w:bottom w:val="none" w:sz="0" w:space="0" w:color="auto"/>
            <w:right w:val="none" w:sz="0" w:space="0" w:color="auto"/>
          </w:divBdr>
        </w:div>
        <w:div w:id="513958255">
          <w:marLeft w:val="640"/>
          <w:marRight w:val="0"/>
          <w:marTop w:val="0"/>
          <w:marBottom w:val="0"/>
          <w:divBdr>
            <w:top w:val="none" w:sz="0" w:space="0" w:color="auto"/>
            <w:left w:val="none" w:sz="0" w:space="0" w:color="auto"/>
            <w:bottom w:val="none" w:sz="0" w:space="0" w:color="auto"/>
            <w:right w:val="none" w:sz="0" w:space="0" w:color="auto"/>
          </w:divBdr>
        </w:div>
        <w:div w:id="44572475">
          <w:marLeft w:val="640"/>
          <w:marRight w:val="0"/>
          <w:marTop w:val="0"/>
          <w:marBottom w:val="0"/>
          <w:divBdr>
            <w:top w:val="none" w:sz="0" w:space="0" w:color="auto"/>
            <w:left w:val="none" w:sz="0" w:space="0" w:color="auto"/>
            <w:bottom w:val="none" w:sz="0" w:space="0" w:color="auto"/>
            <w:right w:val="none" w:sz="0" w:space="0" w:color="auto"/>
          </w:divBdr>
        </w:div>
        <w:div w:id="859585321">
          <w:marLeft w:val="640"/>
          <w:marRight w:val="0"/>
          <w:marTop w:val="0"/>
          <w:marBottom w:val="0"/>
          <w:divBdr>
            <w:top w:val="none" w:sz="0" w:space="0" w:color="auto"/>
            <w:left w:val="none" w:sz="0" w:space="0" w:color="auto"/>
            <w:bottom w:val="none" w:sz="0" w:space="0" w:color="auto"/>
            <w:right w:val="none" w:sz="0" w:space="0" w:color="auto"/>
          </w:divBdr>
        </w:div>
        <w:div w:id="882328661">
          <w:marLeft w:val="640"/>
          <w:marRight w:val="0"/>
          <w:marTop w:val="0"/>
          <w:marBottom w:val="0"/>
          <w:divBdr>
            <w:top w:val="none" w:sz="0" w:space="0" w:color="auto"/>
            <w:left w:val="none" w:sz="0" w:space="0" w:color="auto"/>
            <w:bottom w:val="none" w:sz="0" w:space="0" w:color="auto"/>
            <w:right w:val="none" w:sz="0" w:space="0" w:color="auto"/>
          </w:divBdr>
        </w:div>
        <w:div w:id="384065342">
          <w:marLeft w:val="640"/>
          <w:marRight w:val="0"/>
          <w:marTop w:val="0"/>
          <w:marBottom w:val="0"/>
          <w:divBdr>
            <w:top w:val="none" w:sz="0" w:space="0" w:color="auto"/>
            <w:left w:val="none" w:sz="0" w:space="0" w:color="auto"/>
            <w:bottom w:val="none" w:sz="0" w:space="0" w:color="auto"/>
            <w:right w:val="none" w:sz="0" w:space="0" w:color="auto"/>
          </w:divBdr>
        </w:div>
        <w:div w:id="1988588267">
          <w:marLeft w:val="640"/>
          <w:marRight w:val="0"/>
          <w:marTop w:val="0"/>
          <w:marBottom w:val="0"/>
          <w:divBdr>
            <w:top w:val="none" w:sz="0" w:space="0" w:color="auto"/>
            <w:left w:val="none" w:sz="0" w:space="0" w:color="auto"/>
            <w:bottom w:val="none" w:sz="0" w:space="0" w:color="auto"/>
            <w:right w:val="none" w:sz="0" w:space="0" w:color="auto"/>
          </w:divBdr>
        </w:div>
        <w:div w:id="1275014318">
          <w:marLeft w:val="640"/>
          <w:marRight w:val="0"/>
          <w:marTop w:val="0"/>
          <w:marBottom w:val="0"/>
          <w:divBdr>
            <w:top w:val="none" w:sz="0" w:space="0" w:color="auto"/>
            <w:left w:val="none" w:sz="0" w:space="0" w:color="auto"/>
            <w:bottom w:val="none" w:sz="0" w:space="0" w:color="auto"/>
            <w:right w:val="none" w:sz="0" w:space="0" w:color="auto"/>
          </w:divBdr>
        </w:div>
        <w:div w:id="908804476">
          <w:marLeft w:val="640"/>
          <w:marRight w:val="0"/>
          <w:marTop w:val="0"/>
          <w:marBottom w:val="0"/>
          <w:divBdr>
            <w:top w:val="none" w:sz="0" w:space="0" w:color="auto"/>
            <w:left w:val="none" w:sz="0" w:space="0" w:color="auto"/>
            <w:bottom w:val="none" w:sz="0" w:space="0" w:color="auto"/>
            <w:right w:val="none" w:sz="0" w:space="0" w:color="auto"/>
          </w:divBdr>
        </w:div>
        <w:div w:id="1536575233">
          <w:marLeft w:val="640"/>
          <w:marRight w:val="0"/>
          <w:marTop w:val="0"/>
          <w:marBottom w:val="0"/>
          <w:divBdr>
            <w:top w:val="none" w:sz="0" w:space="0" w:color="auto"/>
            <w:left w:val="none" w:sz="0" w:space="0" w:color="auto"/>
            <w:bottom w:val="none" w:sz="0" w:space="0" w:color="auto"/>
            <w:right w:val="none" w:sz="0" w:space="0" w:color="auto"/>
          </w:divBdr>
        </w:div>
        <w:div w:id="28578454">
          <w:marLeft w:val="640"/>
          <w:marRight w:val="0"/>
          <w:marTop w:val="0"/>
          <w:marBottom w:val="0"/>
          <w:divBdr>
            <w:top w:val="none" w:sz="0" w:space="0" w:color="auto"/>
            <w:left w:val="none" w:sz="0" w:space="0" w:color="auto"/>
            <w:bottom w:val="none" w:sz="0" w:space="0" w:color="auto"/>
            <w:right w:val="none" w:sz="0" w:space="0" w:color="auto"/>
          </w:divBdr>
        </w:div>
        <w:div w:id="481433353">
          <w:marLeft w:val="640"/>
          <w:marRight w:val="0"/>
          <w:marTop w:val="0"/>
          <w:marBottom w:val="0"/>
          <w:divBdr>
            <w:top w:val="none" w:sz="0" w:space="0" w:color="auto"/>
            <w:left w:val="none" w:sz="0" w:space="0" w:color="auto"/>
            <w:bottom w:val="none" w:sz="0" w:space="0" w:color="auto"/>
            <w:right w:val="none" w:sz="0" w:space="0" w:color="auto"/>
          </w:divBdr>
        </w:div>
        <w:div w:id="841166338">
          <w:marLeft w:val="640"/>
          <w:marRight w:val="0"/>
          <w:marTop w:val="0"/>
          <w:marBottom w:val="0"/>
          <w:divBdr>
            <w:top w:val="none" w:sz="0" w:space="0" w:color="auto"/>
            <w:left w:val="none" w:sz="0" w:space="0" w:color="auto"/>
            <w:bottom w:val="none" w:sz="0" w:space="0" w:color="auto"/>
            <w:right w:val="none" w:sz="0" w:space="0" w:color="auto"/>
          </w:divBdr>
        </w:div>
        <w:div w:id="96365326">
          <w:marLeft w:val="640"/>
          <w:marRight w:val="0"/>
          <w:marTop w:val="0"/>
          <w:marBottom w:val="0"/>
          <w:divBdr>
            <w:top w:val="none" w:sz="0" w:space="0" w:color="auto"/>
            <w:left w:val="none" w:sz="0" w:space="0" w:color="auto"/>
            <w:bottom w:val="none" w:sz="0" w:space="0" w:color="auto"/>
            <w:right w:val="none" w:sz="0" w:space="0" w:color="auto"/>
          </w:divBdr>
        </w:div>
        <w:div w:id="252203318">
          <w:marLeft w:val="640"/>
          <w:marRight w:val="0"/>
          <w:marTop w:val="0"/>
          <w:marBottom w:val="0"/>
          <w:divBdr>
            <w:top w:val="none" w:sz="0" w:space="0" w:color="auto"/>
            <w:left w:val="none" w:sz="0" w:space="0" w:color="auto"/>
            <w:bottom w:val="none" w:sz="0" w:space="0" w:color="auto"/>
            <w:right w:val="none" w:sz="0" w:space="0" w:color="auto"/>
          </w:divBdr>
        </w:div>
        <w:div w:id="629677244">
          <w:marLeft w:val="640"/>
          <w:marRight w:val="0"/>
          <w:marTop w:val="0"/>
          <w:marBottom w:val="0"/>
          <w:divBdr>
            <w:top w:val="none" w:sz="0" w:space="0" w:color="auto"/>
            <w:left w:val="none" w:sz="0" w:space="0" w:color="auto"/>
            <w:bottom w:val="none" w:sz="0" w:space="0" w:color="auto"/>
            <w:right w:val="none" w:sz="0" w:space="0" w:color="auto"/>
          </w:divBdr>
        </w:div>
        <w:div w:id="2026470928">
          <w:marLeft w:val="640"/>
          <w:marRight w:val="0"/>
          <w:marTop w:val="0"/>
          <w:marBottom w:val="0"/>
          <w:divBdr>
            <w:top w:val="none" w:sz="0" w:space="0" w:color="auto"/>
            <w:left w:val="none" w:sz="0" w:space="0" w:color="auto"/>
            <w:bottom w:val="none" w:sz="0" w:space="0" w:color="auto"/>
            <w:right w:val="none" w:sz="0" w:space="0" w:color="auto"/>
          </w:divBdr>
        </w:div>
        <w:div w:id="1300265076">
          <w:marLeft w:val="640"/>
          <w:marRight w:val="0"/>
          <w:marTop w:val="0"/>
          <w:marBottom w:val="0"/>
          <w:divBdr>
            <w:top w:val="none" w:sz="0" w:space="0" w:color="auto"/>
            <w:left w:val="none" w:sz="0" w:space="0" w:color="auto"/>
            <w:bottom w:val="none" w:sz="0" w:space="0" w:color="auto"/>
            <w:right w:val="none" w:sz="0" w:space="0" w:color="auto"/>
          </w:divBdr>
        </w:div>
        <w:div w:id="659237672">
          <w:marLeft w:val="640"/>
          <w:marRight w:val="0"/>
          <w:marTop w:val="0"/>
          <w:marBottom w:val="0"/>
          <w:divBdr>
            <w:top w:val="none" w:sz="0" w:space="0" w:color="auto"/>
            <w:left w:val="none" w:sz="0" w:space="0" w:color="auto"/>
            <w:bottom w:val="none" w:sz="0" w:space="0" w:color="auto"/>
            <w:right w:val="none" w:sz="0" w:space="0" w:color="auto"/>
          </w:divBdr>
        </w:div>
        <w:div w:id="583952502">
          <w:marLeft w:val="640"/>
          <w:marRight w:val="0"/>
          <w:marTop w:val="0"/>
          <w:marBottom w:val="0"/>
          <w:divBdr>
            <w:top w:val="none" w:sz="0" w:space="0" w:color="auto"/>
            <w:left w:val="none" w:sz="0" w:space="0" w:color="auto"/>
            <w:bottom w:val="none" w:sz="0" w:space="0" w:color="auto"/>
            <w:right w:val="none" w:sz="0" w:space="0" w:color="auto"/>
          </w:divBdr>
        </w:div>
        <w:div w:id="774255559">
          <w:marLeft w:val="640"/>
          <w:marRight w:val="0"/>
          <w:marTop w:val="0"/>
          <w:marBottom w:val="0"/>
          <w:divBdr>
            <w:top w:val="none" w:sz="0" w:space="0" w:color="auto"/>
            <w:left w:val="none" w:sz="0" w:space="0" w:color="auto"/>
            <w:bottom w:val="none" w:sz="0" w:space="0" w:color="auto"/>
            <w:right w:val="none" w:sz="0" w:space="0" w:color="auto"/>
          </w:divBdr>
        </w:div>
        <w:div w:id="1963882224">
          <w:marLeft w:val="640"/>
          <w:marRight w:val="0"/>
          <w:marTop w:val="0"/>
          <w:marBottom w:val="0"/>
          <w:divBdr>
            <w:top w:val="none" w:sz="0" w:space="0" w:color="auto"/>
            <w:left w:val="none" w:sz="0" w:space="0" w:color="auto"/>
            <w:bottom w:val="none" w:sz="0" w:space="0" w:color="auto"/>
            <w:right w:val="none" w:sz="0" w:space="0" w:color="auto"/>
          </w:divBdr>
        </w:div>
        <w:div w:id="151484999">
          <w:marLeft w:val="640"/>
          <w:marRight w:val="0"/>
          <w:marTop w:val="0"/>
          <w:marBottom w:val="0"/>
          <w:divBdr>
            <w:top w:val="none" w:sz="0" w:space="0" w:color="auto"/>
            <w:left w:val="none" w:sz="0" w:space="0" w:color="auto"/>
            <w:bottom w:val="none" w:sz="0" w:space="0" w:color="auto"/>
            <w:right w:val="none" w:sz="0" w:space="0" w:color="auto"/>
          </w:divBdr>
        </w:div>
        <w:div w:id="656613261">
          <w:marLeft w:val="640"/>
          <w:marRight w:val="0"/>
          <w:marTop w:val="0"/>
          <w:marBottom w:val="0"/>
          <w:divBdr>
            <w:top w:val="none" w:sz="0" w:space="0" w:color="auto"/>
            <w:left w:val="none" w:sz="0" w:space="0" w:color="auto"/>
            <w:bottom w:val="none" w:sz="0" w:space="0" w:color="auto"/>
            <w:right w:val="none" w:sz="0" w:space="0" w:color="auto"/>
          </w:divBdr>
        </w:div>
        <w:div w:id="5521793">
          <w:marLeft w:val="640"/>
          <w:marRight w:val="0"/>
          <w:marTop w:val="0"/>
          <w:marBottom w:val="0"/>
          <w:divBdr>
            <w:top w:val="none" w:sz="0" w:space="0" w:color="auto"/>
            <w:left w:val="none" w:sz="0" w:space="0" w:color="auto"/>
            <w:bottom w:val="none" w:sz="0" w:space="0" w:color="auto"/>
            <w:right w:val="none" w:sz="0" w:space="0" w:color="auto"/>
          </w:divBdr>
        </w:div>
        <w:div w:id="539780030">
          <w:marLeft w:val="640"/>
          <w:marRight w:val="0"/>
          <w:marTop w:val="0"/>
          <w:marBottom w:val="0"/>
          <w:divBdr>
            <w:top w:val="none" w:sz="0" w:space="0" w:color="auto"/>
            <w:left w:val="none" w:sz="0" w:space="0" w:color="auto"/>
            <w:bottom w:val="none" w:sz="0" w:space="0" w:color="auto"/>
            <w:right w:val="none" w:sz="0" w:space="0" w:color="auto"/>
          </w:divBdr>
        </w:div>
        <w:div w:id="272982194">
          <w:marLeft w:val="640"/>
          <w:marRight w:val="0"/>
          <w:marTop w:val="0"/>
          <w:marBottom w:val="0"/>
          <w:divBdr>
            <w:top w:val="none" w:sz="0" w:space="0" w:color="auto"/>
            <w:left w:val="none" w:sz="0" w:space="0" w:color="auto"/>
            <w:bottom w:val="none" w:sz="0" w:space="0" w:color="auto"/>
            <w:right w:val="none" w:sz="0" w:space="0" w:color="auto"/>
          </w:divBdr>
        </w:div>
        <w:div w:id="530075873">
          <w:marLeft w:val="640"/>
          <w:marRight w:val="0"/>
          <w:marTop w:val="0"/>
          <w:marBottom w:val="0"/>
          <w:divBdr>
            <w:top w:val="none" w:sz="0" w:space="0" w:color="auto"/>
            <w:left w:val="none" w:sz="0" w:space="0" w:color="auto"/>
            <w:bottom w:val="none" w:sz="0" w:space="0" w:color="auto"/>
            <w:right w:val="none" w:sz="0" w:space="0" w:color="auto"/>
          </w:divBdr>
        </w:div>
        <w:div w:id="1573806732">
          <w:marLeft w:val="640"/>
          <w:marRight w:val="0"/>
          <w:marTop w:val="0"/>
          <w:marBottom w:val="0"/>
          <w:divBdr>
            <w:top w:val="none" w:sz="0" w:space="0" w:color="auto"/>
            <w:left w:val="none" w:sz="0" w:space="0" w:color="auto"/>
            <w:bottom w:val="none" w:sz="0" w:space="0" w:color="auto"/>
            <w:right w:val="none" w:sz="0" w:space="0" w:color="auto"/>
          </w:divBdr>
        </w:div>
        <w:div w:id="921836988">
          <w:marLeft w:val="640"/>
          <w:marRight w:val="0"/>
          <w:marTop w:val="0"/>
          <w:marBottom w:val="0"/>
          <w:divBdr>
            <w:top w:val="none" w:sz="0" w:space="0" w:color="auto"/>
            <w:left w:val="none" w:sz="0" w:space="0" w:color="auto"/>
            <w:bottom w:val="none" w:sz="0" w:space="0" w:color="auto"/>
            <w:right w:val="none" w:sz="0" w:space="0" w:color="auto"/>
          </w:divBdr>
        </w:div>
        <w:div w:id="1345396592">
          <w:marLeft w:val="640"/>
          <w:marRight w:val="0"/>
          <w:marTop w:val="0"/>
          <w:marBottom w:val="0"/>
          <w:divBdr>
            <w:top w:val="none" w:sz="0" w:space="0" w:color="auto"/>
            <w:left w:val="none" w:sz="0" w:space="0" w:color="auto"/>
            <w:bottom w:val="none" w:sz="0" w:space="0" w:color="auto"/>
            <w:right w:val="none" w:sz="0" w:space="0" w:color="auto"/>
          </w:divBdr>
        </w:div>
        <w:div w:id="322708128">
          <w:marLeft w:val="640"/>
          <w:marRight w:val="0"/>
          <w:marTop w:val="0"/>
          <w:marBottom w:val="0"/>
          <w:divBdr>
            <w:top w:val="none" w:sz="0" w:space="0" w:color="auto"/>
            <w:left w:val="none" w:sz="0" w:space="0" w:color="auto"/>
            <w:bottom w:val="none" w:sz="0" w:space="0" w:color="auto"/>
            <w:right w:val="none" w:sz="0" w:space="0" w:color="auto"/>
          </w:divBdr>
        </w:div>
        <w:div w:id="1747919741">
          <w:marLeft w:val="640"/>
          <w:marRight w:val="0"/>
          <w:marTop w:val="0"/>
          <w:marBottom w:val="0"/>
          <w:divBdr>
            <w:top w:val="none" w:sz="0" w:space="0" w:color="auto"/>
            <w:left w:val="none" w:sz="0" w:space="0" w:color="auto"/>
            <w:bottom w:val="none" w:sz="0" w:space="0" w:color="auto"/>
            <w:right w:val="none" w:sz="0" w:space="0" w:color="auto"/>
          </w:divBdr>
        </w:div>
        <w:div w:id="1966964418">
          <w:marLeft w:val="640"/>
          <w:marRight w:val="0"/>
          <w:marTop w:val="0"/>
          <w:marBottom w:val="0"/>
          <w:divBdr>
            <w:top w:val="none" w:sz="0" w:space="0" w:color="auto"/>
            <w:left w:val="none" w:sz="0" w:space="0" w:color="auto"/>
            <w:bottom w:val="none" w:sz="0" w:space="0" w:color="auto"/>
            <w:right w:val="none" w:sz="0" w:space="0" w:color="auto"/>
          </w:divBdr>
        </w:div>
        <w:div w:id="1983729959">
          <w:marLeft w:val="640"/>
          <w:marRight w:val="0"/>
          <w:marTop w:val="0"/>
          <w:marBottom w:val="0"/>
          <w:divBdr>
            <w:top w:val="none" w:sz="0" w:space="0" w:color="auto"/>
            <w:left w:val="none" w:sz="0" w:space="0" w:color="auto"/>
            <w:bottom w:val="none" w:sz="0" w:space="0" w:color="auto"/>
            <w:right w:val="none" w:sz="0" w:space="0" w:color="auto"/>
          </w:divBdr>
        </w:div>
        <w:div w:id="1894467468">
          <w:marLeft w:val="640"/>
          <w:marRight w:val="0"/>
          <w:marTop w:val="0"/>
          <w:marBottom w:val="0"/>
          <w:divBdr>
            <w:top w:val="none" w:sz="0" w:space="0" w:color="auto"/>
            <w:left w:val="none" w:sz="0" w:space="0" w:color="auto"/>
            <w:bottom w:val="none" w:sz="0" w:space="0" w:color="auto"/>
            <w:right w:val="none" w:sz="0" w:space="0" w:color="auto"/>
          </w:divBdr>
        </w:div>
        <w:div w:id="1544055220">
          <w:marLeft w:val="640"/>
          <w:marRight w:val="0"/>
          <w:marTop w:val="0"/>
          <w:marBottom w:val="0"/>
          <w:divBdr>
            <w:top w:val="none" w:sz="0" w:space="0" w:color="auto"/>
            <w:left w:val="none" w:sz="0" w:space="0" w:color="auto"/>
            <w:bottom w:val="none" w:sz="0" w:space="0" w:color="auto"/>
            <w:right w:val="none" w:sz="0" w:space="0" w:color="auto"/>
          </w:divBdr>
        </w:div>
        <w:div w:id="1435252105">
          <w:marLeft w:val="640"/>
          <w:marRight w:val="0"/>
          <w:marTop w:val="0"/>
          <w:marBottom w:val="0"/>
          <w:divBdr>
            <w:top w:val="none" w:sz="0" w:space="0" w:color="auto"/>
            <w:left w:val="none" w:sz="0" w:space="0" w:color="auto"/>
            <w:bottom w:val="none" w:sz="0" w:space="0" w:color="auto"/>
            <w:right w:val="none" w:sz="0" w:space="0" w:color="auto"/>
          </w:divBdr>
        </w:div>
        <w:div w:id="1358699469">
          <w:marLeft w:val="640"/>
          <w:marRight w:val="0"/>
          <w:marTop w:val="0"/>
          <w:marBottom w:val="0"/>
          <w:divBdr>
            <w:top w:val="none" w:sz="0" w:space="0" w:color="auto"/>
            <w:left w:val="none" w:sz="0" w:space="0" w:color="auto"/>
            <w:bottom w:val="none" w:sz="0" w:space="0" w:color="auto"/>
            <w:right w:val="none" w:sz="0" w:space="0" w:color="auto"/>
          </w:divBdr>
        </w:div>
        <w:div w:id="147132282">
          <w:marLeft w:val="640"/>
          <w:marRight w:val="0"/>
          <w:marTop w:val="0"/>
          <w:marBottom w:val="0"/>
          <w:divBdr>
            <w:top w:val="none" w:sz="0" w:space="0" w:color="auto"/>
            <w:left w:val="none" w:sz="0" w:space="0" w:color="auto"/>
            <w:bottom w:val="none" w:sz="0" w:space="0" w:color="auto"/>
            <w:right w:val="none" w:sz="0" w:space="0" w:color="auto"/>
          </w:divBdr>
        </w:div>
        <w:div w:id="1153910036">
          <w:marLeft w:val="640"/>
          <w:marRight w:val="0"/>
          <w:marTop w:val="0"/>
          <w:marBottom w:val="0"/>
          <w:divBdr>
            <w:top w:val="none" w:sz="0" w:space="0" w:color="auto"/>
            <w:left w:val="none" w:sz="0" w:space="0" w:color="auto"/>
            <w:bottom w:val="none" w:sz="0" w:space="0" w:color="auto"/>
            <w:right w:val="none" w:sz="0" w:space="0" w:color="auto"/>
          </w:divBdr>
        </w:div>
        <w:div w:id="976448259">
          <w:marLeft w:val="640"/>
          <w:marRight w:val="0"/>
          <w:marTop w:val="0"/>
          <w:marBottom w:val="0"/>
          <w:divBdr>
            <w:top w:val="none" w:sz="0" w:space="0" w:color="auto"/>
            <w:left w:val="none" w:sz="0" w:space="0" w:color="auto"/>
            <w:bottom w:val="none" w:sz="0" w:space="0" w:color="auto"/>
            <w:right w:val="none" w:sz="0" w:space="0" w:color="auto"/>
          </w:divBdr>
        </w:div>
        <w:div w:id="118882316">
          <w:marLeft w:val="640"/>
          <w:marRight w:val="0"/>
          <w:marTop w:val="0"/>
          <w:marBottom w:val="0"/>
          <w:divBdr>
            <w:top w:val="none" w:sz="0" w:space="0" w:color="auto"/>
            <w:left w:val="none" w:sz="0" w:space="0" w:color="auto"/>
            <w:bottom w:val="none" w:sz="0" w:space="0" w:color="auto"/>
            <w:right w:val="none" w:sz="0" w:space="0" w:color="auto"/>
          </w:divBdr>
        </w:div>
        <w:div w:id="1684822501">
          <w:marLeft w:val="640"/>
          <w:marRight w:val="0"/>
          <w:marTop w:val="0"/>
          <w:marBottom w:val="0"/>
          <w:divBdr>
            <w:top w:val="none" w:sz="0" w:space="0" w:color="auto"/>
            <w:left w:val="none" w:sz="0" w:space="0" w:color="auto"/>
            <w:bottom w:val="none" w:sz="0" w:space="0" w:color="auto"/>
            <w:right w:val="none" w:sz="0" w:space="0" w:color="auto"/>
          </w:divBdr>
        </w:div>
        <w:div w:id="1379208826">
          <w:marLeft w:val="640"/>
          <w:marRight w:val="0"/>
          <w:marTop w:val="0"/>
          <w:marBottom w:val="0"/>
          <w:divBdr>
            <w:top w:val="none" w:sz="0" w:space="0" w:color="auto"/>
            <w:left w:val="none" w:sz="0" w:space="0" w:color="auto"/>
            <w:bottom w:val="none" w:sz="0" w:space="0" w:color="auto"/>
            <w:right w:val="none" w:sz="0" w:space="0" w:color="auto"/>
          </w:divBdr>
        </w:div>
        <w:div w:id="1529758922">
          <w:marLeft w:val="640"/>
          <w:marRight w:val="0"/>
          <w:marTop w:val="0"/>
          <w:marBottom w:val="0"/>
          <w:divBdr>
            <w:top w:val="none" w:sz="0" w:space="0" w:color="auto"/>
            <w:left w:val="none" w:sz="0" w:space="0" w:color="auto"/>
            <w:bottom w:val="none" w:sz="0" w:space="0" w:color="auto"/>
            <w:right w:val="none" w:sz="0" w:space="0" w:color="auto"/>
          </w:divBdr>
        </w:div>
        <w:div w:id="519707211">
          <w:marLeft w:val="640"/>
          <w:marRight w:val="0"/>
          <w:marTop w:val="0"/>
          <w:marBottom w:val="0"/>
          <w:divBdr>
            <w:top w:val="none" w:sz="0" w:space="0" w:color="auto"/>
            <w:left w:val="none" w:sz="0" w:space="0" w:color="auto"/>
            <w:bottom w:val="none" w:sz="0" w:space="0" w:color="auto"/>
            <w:right w:val="none" w:sz="0" w:space="0" w:color="auto"/>
          </w:divBdr>
        </w:div>
        <w:div w:id="749548257">
          <w:marLeft w:val="640"/>
          <w:marRight w:val="0"/>
          <w:marTop w:val="0"/>
          <w:marBottom w:val="0"/>
          <w:divBdr>
            <w:top w:val="none" w:sz="0" w:space="0" w:color="auto"/>
            <w:left w:val="none" w:sz="0" w:space="0" w:color="auto"/>
            <w:bottom w:val="none" w:sz="0" w:space="0" w:color="auto"/>
            <w:right w:val="none" w:sz="0" w:space="0" w:color="auto"/>
          </w:divBdr>
        </w:div>
        <w:div w:id="8336012">
          <w:marLeft w:val="640"/>
          <w:marRight w:val="0"/>
          <w:marTop w:val="0"/>
          <w:marBottom w:val="0"/>
          <w:divBdr>
            <w:top w:val="none" w:sz="0" w:space="0" w:color="auto"/>
            <w:left w:val="none" w:sz="0" w:space="0" w:color="auto"/>
            <w:bottom w:val="none" w:sz="0" w:space="0" w:color="auto"/>
            <w:right w:val="none" w:sz="0" w:space="0" w:color="auto"/>
          </w:divBdr>
        </w:div>
        <w:div w:id="1121921759">
          <w:marLeft w:val="640"/>
          <w:marRight w:val="0"/>
          <w:marTop w:val="0"/>
          <w:marBottom w:val="0"/>
          <w:divBdr>
            <w:top w:val="none" w:sz="0" w:space="0" w:color="auto"/>
            <w:left w:val="none" w:sz="0" w:space="0" w:color="auto"/>
            <w:bottom w:val="none" w:sz="0" w:space="0" w:color="auto"/>
            <w:right w:val="none" w:sz="0" w:space="0" w:color="auto"/>
          </w:divBdr>
        </w:div>
        <w:div w:id="1403526637">
          <w:marLeft w:val="640"/>
          <w:marRight w:val="0"/>
          <w:marTop w:val="0"/>
          <w:marBottom w:val="0"/>
          <w:divBdr>
            <w:top w:val="none" w:sz="0" w:space="0" w:color="auto"/>
            <w:left w:val="none" w:sz="0" w:space="0" w:color="auto"/>
            <w:bottom w:val="none" w:sz="0" w:space="0" w:color="auto"/>
            <w:right w:val="none" w:sz="0" w:space="0" w:color="auto"/>
          </w:divBdr>
        </w:div>
        <w:div w:id="593903409">
          <w:marLeft w:val="640"/>
          <w:marRight w:val="0"/>
          <w:marTop w:val="0"/>
          <w:marBottom w:val="0"/>
          <w:divBdr>
            <w:top w:val="none" w:sz="0" w:space="0" w:color="auto"/>
            <w:left w:val="none" w:sz="0" w:space="0" w:color="auto"/>
            <w:bottom w:val="none" w:sz="0" w:space="0" w:color="auto"/>
            <w:right w:val="none" w:sz="0" w:space="0" w:color="auto"/>
          </w:divBdr>
        </w:div>
        <w:div w:id="1230925067">
          <w:marLeft w:val="640"/>
          <w:marRight w:val="0"/>
          <w:marTop w:val="0"/>
          <w:marBottom w:val="0"/>
          <w:divBdr>
            <w:top w:val="none" w:sz="0" w:space="0" w:color="auto"/>
            <w:left w:val="none" w:sz="0" w:space="0" w:color="auto"/>
            <w:bottom w:val="none" w:sz="0" w:space="0" w:color="auto"/>
            <w:right w:val="none" w:sz="0" w:space="0" w:color="auto"/>
          </w:divBdr>
        </w:div>
        <w:div w:id="1543787103">
          <w:marLeft w:val="640"/>
          <w:marRight w:val="0"/>
          <w:marTop w:val="0"/>
          <w:marBottom w:val="0"/>
          <w:divBdr>
            <w:top w:val="none" w:sz="0" w:space="0" w:color="auto"/>
            <w:left w:val="none" w:sz="0" w:space="0" w:color="auto"/>
            <w:bottom w:val="none" w:sz="0" w:space="0" w:color="auto"/>
            <w:right w:val="none" w:sz="0" w:space="0" w:color="auto"/>
          </w:divBdr>
        </w:div>
        <w:div w:id="461844911">
          <w:marLeft w:val="640"/>
          <w:marRight w:val="0"/>
          <w:marTop w:val="0"/>
          <w:marBottom w:val="0"/>
          <w:divBdr>
            <w:top w:val="none" w:sz="0" w:space="0" w:color="auto"/>
            <w:left w:val="none" w:sz="0" w:space="0" w:color="auto"/>
            <w:bottom w:val="none" w:sz="0" w:space="0" w:color="auto"/>
            <w:right w:val="none" w:sz="0" w:space="0" w:color="auto"/>
          </w:divBdr>
        </w:div>
        <w:div w:id="457450742">
          <w:marLeft w:val="640"/>
          <w:marRight w:val="0"/>
          <w:marTop w:val="0"/>
          <w:marBottom w:val="0"/>
          <w:divBdr>
            <w:top w:val="none" w:sz="0" w:space="0" w:color="auto"/>
            <w:left w:val="none" w:sz="0" w:space="0" w:color="auto"/>
            <w:bottom w:val="none" w:sz="0" w:space="0" w:color="auto"/>
            <w:right w:val="none" w:sz="0" w:space="0" w:color="auto"/>
          </w:divBdr>
        </w:div>
        <w:div w:id="175506897">
          <w:marLeft w:val="640"/>
          <w:marRight w:val="0"/>
          <w:marTop w:val="0"/>
          <w:marBottom w:val="0"/>
          <w:divBdr>
            <w:top w:val="none" w:sz="0" w:space="0" w:color="auto"/>
            <w:left w:val="none" w:sz="0" w:space="0" w:color="auto"/>
            <w:bottom w:val="none" w:sz="0" w:space="0" w:color="auto"/>
            <w:right w:val="none" w:sz="0" w:space="0" w:color="auto"/>
          </w:divBdr>
        </w:div>
        <w:div w:id="908661332">
          <w:marLeft w:val="640"/>
          <w:marRight w:val="0"/>
          <w:marTop w:val="0"/>
          <w:marBottom w:val="0"/>
          <w:divBdr>
            <w:top w:val="none" w:sz="0" w:space="0" w:color="auto"/>
            <w:left w:val="none" w:sz="0" w:space="0" w:color="auto"/>
            <w:bottom w:val="none" w:sz="0" w:space="0" w:color="auto"/>
            <w:right w:val="none" w:sz="0" w:space="0" w:color="auto"/>
          </w:divBdr>
        </w:div>
        <w:div w:id="579602563">
          <w:marLeft w:val="640"/>
          <w:marRight w:val="0"/>
          <w:marTop w:val="0"/>
          <w:marBottom w:val="0"/>
          <w:divBdr>
            <w:top w:val="none" w:sz="0" w:space="0" w:color="auto"/>
            <w:left w:val="none" w:sz="0" w:space="0" w:color="auto"/>
            <w:bottom w:val="none" w:sz="0" w:space="0" w:color="auto"/>
            <w:right w:val="none" w:sz="0" w:space="0" w:color="auto"/>
          </w:divBdr>
        </w:div>
        <w:div w:id="377314152">
          <w:marLeft w:val="640"/>
          <w:marRight w:val="0"/>
          <w:marTop w:val="0"/>
          <w:marBottom w:val="0"/>
          <w:divBdr>
            <w:top w:val="none" w:sz="0" w:space="0" w:color="auto"/>
            <w:left w:val="none" w:sz="0" w:space="0" w:color="auto"/>
            <w:bottom w:val="none" w:sz="0" w:space="0" w:color="auto"/>
            <w:right w:val="none" w:sz="0" w:space="0" w:color="auto"/>
          </w:divBdr>
        </w:div>
        <w:div w:id="1364595167">
          <w:marLeft w:val="640"/>
          <w:marRight w:val="0"/>
          <w:marTop w:val="0"/>
          <w:marBottom w:val="0"/>
          <w:divBdr>
            <w:top w:val="none" w:sz="0" w:space="0" w:color="auto"/>
            <w:left w:val="none" w:sz="0" w:space="0" w:color="auto"/>
            <w:bottom w:val="none" w:sz="0" w:space="0" w:color="auto"/>
            <w:right w:val="none" w:sz="0" w:space="0" w:color="auto"/>
          </w:divBdr>
        </w:div>
        <w:div w:id="417289605">
          <w:marLeft w:val="640"/>
          <w:marRight w:val="0"/>
          <w:marTop w:val="0"/>
          <w:marBottom w:val="0"/>
          <w:divBdr>
            <w:top w:val="none" w:sz="0" w:space="0" w:color="auto"/>
            <w:left w:val="none" w:sz="0" w:space="0" w:color="auto"/>
            <w:bottom w:val="none" w:sz="0" w:space="0" w:color="auto"/>
            <w:right w:val="none" w:sz="0" w:space="0" w:color="auto"/>
          </w:divBdr>
        </w:div>
        <w:div w:id="1611469614">
          <w:marLeft w:val="640"/>
          <w:marRight w:val="0"/>
          <w:marTop w:val="0"/>
          <w:marBottom w:val="0"/>
          <w:divBdr>
            <w:top w:val="none" w:sz="0" w:space="0" w:color="auto"/>
            <w:left w:val="none" w:sz="0" w:space="0" w:color="auto"/>
            <w:bottom w:val="none" w:sz="0" w:space="0" w:color="auto"/>
            <w:right w:val="none" w:sz="0" w:space="0" w:color="auto"/>
          </w:divBdr>
        </w:div>
        <w:div w:id="1343430865">
          <w:marLeft w:val="640"/>
          <w:marRight w:val="0"/>
          <w:marTop w:val="0"/>
          <w:marBottom w:val="0"/>
          <w:divBdr>
            <w:top w:val="none" w:sz="0" w:space="0" w:color="auto"/>
            <w:left w:val="none" w:sz="0" w:space="0" w:color="auto"/>
            <w:bottom w:val="none" w:sz="0" w:space="0" w:color="auto"/>
            <w:right w:val="none" w:sz="0" w:space="0" w:color="auto"/>
          </w:divBdr>
        </w:div>
        <w:div w:id="69739971">
          <w:marLeft w:val="640"/>
          <w:marRight w:val="0"/>
          <w:marTop w:val="0"/>
          <w:marBottom w:val="0"/>
          <w:divBdr>
            <w:top w:val="none" w:sz="0" w:space="0" w:color="auto"/>
            <w:left w:val="none" w:sz="0" w:space="0" w:color="auto"/>
            <w:bottom w:val="none" w:sz="0" w:space="0" w:color="auto"/>
            <w:right w:val="none" w:sz="0" w:space="0" w:color="auto"/>
          </w:divBdr>
        </w:div>
        <w:div w:id="800221764">
          <w:marLeft w:val="640"/>
          <w:marRight w:val="0"/>
          <w:marTop w:val="0"/>
          <w:marBottom w:val="0"/>
          <w:divBdr>
            <w:top w:val="none" w:sz="0" w:space="0" w:color="auto"/>
            <w:left w:val="none" w:sz="0" w:space="0" w:color="auto"/>
            <w:bottom w:val="none" w:sz="0" w:space="0" w:color="auto"/>
            <w:right w:val="none" w:sz="0" w:space="0" w:color="auto"/>
          </w:divBdr>
        </w:div>
        <w:div w:id="1651205150">
          <w:marLeft w:val="640"/>
          <w:marRight w:val="0"/>
          <w:marTop w:val="0"/>
          <w:marBottom w:val="0"/>
          <w:divBdr>
            <w:top w:val="none" w:sz="0" w:space="0" w:color="auto"/>
            <w:left w:val="none" w:sz="0" w:space="0" w:color="auto"/>
            <w:bottom w:val="none" w:sz="0" w:space="0" w:color="auto"/>
            <w:right w:val="none" w:sz="0" w:space="0" w:color="auto"/>
          </w:divBdr>
        </w:div>
        <w:div w:id="21632771">
          <w:marLeft w:val="640"/>
          <w:marRight w:val="0"/>
          <w:marTop w:val="0"/>
          <w:marBottom w:val="0"/>
          <w:divBdr>
            <w:top w:val="none" w:sz="0" w:space="0" w:color="auto"/>
            <w:left w:val="none" w:sz="0" w:space="0" w:color="auto"/>
            <w:bottom w:val="none" w:sz="0" w:space="0" w:color="auto"/>
            <w:right w:val="none" w:sz="0" w:space="0" w:color="auto"/>
          </w:divBdr>
        </w:div>
        <w:div w:id="1584729117">
          <w:marLeft w:val="640"/>
          <w:marRight w:val="0"/>
          <w:marTop w:val="0"/>
          <w:marBottom w:val="0"/>
          <w:divBdr>
            <w:top w:val="none" w:sz="0" w:space="0" w:color="auto"/>
            <w:left w:val="none" w:sz="0" w:space="0" w:color="auto"/>
            <w:bottom w:val="none" w:sz="0" w:space="0" w:color="auto"/>
            <w:right w:val="none" w:sz="0" w:space="0" w:color="auto"/>
          </w:divBdr>
        </w:div>
        <w:div w:id="1261521501">
          <w:marLeft w:val="640"/>
          <w:marRight w:val="0"/>
          <w:marTop w:val="0"/>
          <w:marBottom w:val="0"/>
          <w:divBdr>
            <w:top w:val="none" w:sz="0" w:space="0" w:color="auto"/>
            <w:left w:val="none" w:sz="0" w:space="0" w:color="auto"/>
            <w:bottom w:val="none" w:sz="0" w:space="0" w:color="auto"/>
            <w:right w:val="none" w:sz="0" w:space="0" w:color="auto"/>
          </w:divBdr>
        </w:div>
        <w:div w:id="1909420310">
          <w:marLeft w:val="640"/>
          <w:marRight w:val="0"/>
          <w:marTop w:val="0"/>
          <w:marBottom w:val="0"/>
          <w:divBdr>
            <w:top w:val="none" w:sz="0" w:space="0" w:color="auto"/>
            <w:left w:val="none" w:sz="0" w:space="0" w:color="auto"/>
            <w:bottom w:val="none" w:sz="0" w:space="0" w:color="auto"/>
            <w:right w:val="none" w:sz="0" w:space="0" w:color="auto"/>
          </w:divBdr>
        </w:div>
        <w:div w:id="1942838590">
          <w:marLeft w:val="640"/>
          <w:marRight w:val="0"/>
          <w:marTop w:val="0"/>
          <w:marBottom w:val="0"/>
          <w:divBdr>
            <w:top w:val="none" w:sz="0" w:space="0" w:color="auto"/>
            <w:left w:val="none" w:sz="0" w:space="0" w:color="auto"/>
            <w:bottom w:val="none" w:sz="0" w:space="0" w:color="auto"/>
            <w:right w:val="none" w:sz="0" w:space="0" w:color="auto"/>
          </w:divBdr>
        </w:div>
        <w:div w:id="699741731">
          <w:marLeft w:val="640"/>
          <w:marRight w:val="0"/>
          <w:marTop w:val="0"/>
          <w:marBottom w:val="0"/>
          <w:divBdr>
            <w:top w:val="none" w:sz="0" w:space="0" w:color="auto"/>
            <w:left w:val="none" w:sz="0" w:space="0" w:color="auto"/>
            <w:bottom w:val="none" w:sz="0" w:space="0" w:color="auto"/>
            <w:right w:val="none" w:sz="0" w:space="0" w:color="auto"/>
          </w:divBdr>
        </w:div>
        <w:div w:id="1654287480">
          <w:marLeft w:val="640"/>
          <w:marRight w:val="0"/>
          <w:marTop w:val="0"/>
          <w:marBottom w:val="0"/>
          <w:divBdr>
            <w:top w:val="none" w:sz="0" w:space="0" w:color="auto"/>
            <w:left w:val="none" w:sz="0" w:space="0" w:color="auto"/>
            <w:bottom w:val="none" w:sz="0" w:space="0" w:color="auto"/>
            <w:right w:val="none" w:sz="0" w:space="0" w:color="auto"/>
          </w:divBdr>
        </w:div>
        <w:div w:id="1682202689">
          <w:marLeft w:val="640"/>
          <w:marRight w:val="0"/>
          <w:marTop w:val="0"/>
          <w:marBottom w:val="0"/>
          <w:divBdr>
            <w:top w:val="none" w:sz="0" w:space="0" w:color="auto"/>
            <w:left w:val="none" w:sz="0" w:space="0" w:color="auto"/>
            <w:bottom w:val="none" w:sz="0" w:space="0" w:color="auto"/>
            <w:right w:val="none" w:sz="0" w:space="0" w:color="auto"/>
          </w:divBdr>
        </w:div>
        <w:div w:id="1270047154">
          <w:marLeft w:val="640"/>
          <w:marRight w:val="0"/>
          <w:marTop w:val="0"/>
          <w:marBottom w:val="0"/>
          <w:divBdr>
            <w:top w:val="none" w:sz="0" w:space="0" w:color="auto"/>
            <w:left w:val="none" w:sz="0" w:space="0" w:color="auto"/>
            <w:bottom w:val="none" w:sz="0" w:space="0" w:color="auto"/>
            <w:right w:val="none" w:sz="0" w:space="0" w:color="auto"/>
          </w:divBdr>
        </w:div>
        <w:div w:id="301352552">
          <w:marLeft w:val="640"/>
          <w:marRight w:val="0"/>
          <w:marTop w:val="0"/>
          <w:marBottom w:val="0"/>
          <w:divBdr>
            <w:top w:val="none" w:sz="0" w:space="0" w:color="auto"/>
            <w:left w:val="none" w:sz="0" w:space="0" w:color="auto"/>
            <w:bottom w:val="none" w:sz="0" w:space="0" w:color="auto"/>
            <w:right w:val="none" w:sz="0" w:space="0" w:color="auto"/>
          </w:divBdr>
        </w:div>
        <w:div w:id="455218570">
          <w:marLeft w:val="640"/>
          <w:marRight w:val="0"/>
          <w:marTop w:val="0"/>
          <w:marBottom w:val="0"/>
          <w:divBdr>
            <w:top w:val="none" w:sz="0" w:space="0" w:color="auto"/>
            <w:left w:val="none" w:sz="0" w:space="0" w:color="auto"/>
            <w:bottom w:val="none" w:sz="0" w:space="0" w:color="auto"/>
            <w:right w:val="none" w:sz="0" w:space="0" w:color="auto"/>
          </w:divBdr>
        </w:div>
        <w:div w:id="1552614606">
          <w:marLeft w:val="640"/>
          <w:marRight w:val="0"/>
          <w:marTop w:val="0"/>
          <w:marBottom w:val="0"/>
          <w:divBdr>
            <w:top w:val="none" w:sz="0" w:space="0" w:color="auto"/>
            <w:left w:val="none" w:sz="0" w:space="0" w:color="auto"/>
            <w:bottom w:val="none" w:sz="0" w:space="0" w:color="auto"/>
            <w:right w:val="none" w:sz="0" w:space="0" w:color="auto"/>
          </w:divBdr>
        </w:div>
        <w:div w:id="1236866008">
          <w:marLeft w:val="640"/>
          <w:marRight w:val="0"/>
          <w:marTop w:val="0"/>
          <w:marBottom w:val="0"/>
          <w:divBdr>
            <w:top w:val="none" w:sz="0" w:space="0" w:color="auto"/>
            <w:left w:val="none" w:sz="0" w:space="0" w:color="auto"/>
            <w:bottom w:val="none" w:sz="0" w:space="0" w:color="auto"/>
            <w:right w:val="none" w:sz="0" w:space="0" w:color="auto"/>
          </w:divBdr>
        </w:div>
        <w:div w:id="1694376742">
          <w:marLeft w:val="640"/>
          <w:marRight w:val="0"/>
          <w:marTop w:val="0"/>
          <w:marBottom w:val="0"/>
          <w:divBdr>
            <w:top w:val="none" w:sz="0" w:space="0" w:color="auto"/>
            <w:left w:val="none" w:sz="0" w:space="0" w:color="auto"/>
            <w:bottom w:val="none" w:sz="0" w:space="0" w:color="auto"/>
            <w:right w:val="none" w:sz="0" w:space="0" w:color="auto"/>
          </w:divBdr>
        </w:div>
        <w:div w:id="1801222070">
          <w:marLeft w:val="640"/>
          <w:marRight w:val="0"/>
          <w:marTop w:val="0"/>
          <w:marBottom w:val="0"/>
          <w:divBdr>
            <w:top w:val="none" w:sz="0" w:space="0" w:color="auto"/>
            <w:left w:val="none" w:sz="0" w:space="0" w:color="auto"/>
            <w:bottom w:val="none" w:sz="0" w:space="0" w:color="auto"/>
            <w:right w:val="none" w:sz="0" w:space="0" w:color="auto"/>
          </w:divBdr>
        </w:div>
        <w:div w:id="700516754">
          <w:marLeft w:val="640"/>
          <w:marRight w:val="0"/>
          <w:marTop w:val="0"/>
          <w:marBottom w:val="0"/>
          <w:divBdr>
            <w:top w:val="none" w:sz="0" w:space="0" w:color="auto"/>
            <w:left w:val="none" w:sz="0" w:space="0" w:color="auto"/>
            <w:bottom w:val="none" w:sz="0" w:space="0" w:color="auto"/>
            <w:right w:val="none" w:sz="0" w:space="0" w:color="auto"/>
          </w:divBdr>
        </w:div>
        <w:div w:id="627667216">
          <w:marLeft w:val="640"/>
          <w:marRight w:val="0"/>
          <w:marTop w:val="0"/>
          <w:marBottom w:val="0"/>
          <w:divBdr>
            <w:top w:val="none" w:sz="0" w:space="0" w:color="auto"/>
            <w:left w:val="none" w:sz="0" w:space="0" w:color="auto"/>
            <w:bottom w:val="none" w:sz="0" w:space="0" w:color="auto"/>
            <w:right w:val="none" w:sz="0" w:space="0" w:color="auto"/>
          </w:divBdr>
        </w:div>
        <w:div w:id="426928898">
          <w:marLeft w:val="640"/>
          <w:marRight w:val="0"/>
          <w:marTop w:val="0"/>
          <w:marBottom w:val="0"/>
          <w:divBdr>
            <w:top w:val="none" w:sz="0" w:space="0" w:color="auto"/>
            <w:left w:val="none" w:sz="0" w:space="0" w:color="auto"/>
            <w:bottom w:val="none" w:sz="0" w:space="0" w:color="auto"/>
            <w:right w:val="none" w:sz="0" w:space="0" w:color="auto"/>
          </w:divBdr>
        </w:div>
        <w:div w:id="1330711515">
          <w:marLeft w:val="640"/>
          <w:marRight w:val="0"/>
          <w:marTop w:val="0"/>
          <w:marBottom w:val="0"/>
          <w:divBdr>
            <w:top w:val="none" w:sz="0" w:space="0" w:color="auto"/>
            <w:left w:val="none" w:sz="0" w:space="0" w:color="auto"/>
            <w:bottom w:val="none" w:sz="0" w:space="0" w:color="auto"/>
            <w:right w:val="none" w:sz="0" w:space="0" w:color="auto"/>
          </w:divBdr>
        </w:div>
        <w:div w:id="1821997869">
          <w:marLeft w:val="640"/>
          <w:marRight w:val="0"/>
          <w:marTop w:val="0"/>
          <w:marBottom w:val="0"/>
          <w:divBdr>
            <w:top w:val="none" w:sz="0" w:space="0" w:color="auto"/>
            <w:left w:val="none" w:sz="0" w:space="0" w:color="auto"/>
            <w:bottom w:val="none" w:sz="0" w:space="0" w:color="auto"/>
            <w:right w:val="none" w:sz="0" w:space="0" w:color="auto"/>
          </w:divBdr>
        </w:div>
        <w:div w:id="531575840">
          <w:marLeft w:val="640"/>
          <w:marRight w:val="0"/>
          <w:marTop w:val="0"/>
          <w:marBottom w:val="0"/>
          <w:divBdr>
            <w:top w:val="none" w:sz="0" w:space="0" w:color="auto"/>
            <w:left w:val="none" w:sz="0" w:space="0" w:color="auto"/>
            <w:bottom w:val="none" w:sz="0" w:space="0" w:color="auto"/>
            <w:right w:val="none" w:sz="0" w:space="0" w:color="auto"/>
          </w:divBdr>
        </w:div>
        <w:div w:id="88140520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6243952">
      <w:bodyDiv w:val="1"/>
      <w:marLeft w:val="0"/>
      <w:marRight w:val="0"/>
      <w:marTop w:val="0"/>
      <w:marBottom w:val="0"/>
      <w:divBdr>
        <w:top w:val="none" w:sz="0" w:space="0" w:color="auto"/>
        <w:left w:val="none" w:sz="0" w:space="0" w:color="auto"/>
        <w:bottom w:val="none" w:sz="0" w:space="0" w:color="auto"/>
        <w:right w:val="none" w:sz="0" w:space="0" w:color="auto"/>
      </w:divBdr>
      <w:divsChild>
        <w:div w:id="305086478">
          <w:marLeft w:val="640"/>
          <w:marRight w:val="0"/>
          <w:marTop w:val="0"/>
          <w:marBottom w:val="0"/>
          <w:divBdr>
            <w:top w:val="none" w:sz="0" w:space="0" w:color="auto"/>
            <w:left w:val="none" w:sz="0" w:space="0" w:color="auto"/>
            <w:bottom w:val="none" w:sz="0" w:space="0" w:color="auto"/>
            <w:right w:val="none" w:sz="0" w:space="0" w:color="auto"/>
          </w:divBdr>
        </w:div>
        <w:div w:id="1933583907">
          <w:marLeft w:val="640"/>
          <w:marRight w:val="0"/>
          <w:marTop w:val="0"/>
          <w:marBottom w:val="0"/>
          <w:divBdr>
            <w:top w:val="none" w:sz="0" w:space="0" w:color="auto"/>
            <w:left w:val="none" w:sz="0" w:space="0" w:color="auto"/>
            <w:bottom w:val="none" w:sz="0" w:space="0" w:color="auto"/>
            <w:right w:val="none" w:sz="0" w:space="0" w:color="auto"/>
          </w:divBdr>
        </w:div>
        <w:div w:id="439691624">
          <w:marLeft w:val="640"/>
          <w:marRight w:val="0"/>
          <w:marTop w:val="0"/>
          <w:marBottom w:val="0"/>
          <w:divBdr>
            <w:top w:val="none" w:sz="0" w:space="0" w:color="auto"/>
            <w:left w:val="none" w:sz="0" w:space="0" w:color="auto"/>
            <w:bottom w:val="none" w:sz="0" w:space="0" w:color="auto"/>
            <w:right w:val="none" w:sz="0" w:space="0" w:color="auto"/>
          </w:divBdr>
        </w:div>
        <w:div w:id="111093743">
          <w:marLeft w:val="640"/>
          <w:marRight w:val="0"/>
          <w:marTop w:val="0"/>
          <w:marBottom w:val="0"/>
          <w:divBdr>
            <w:top w:val="none" w:sz="0" w:space="0" w:color="auto"/>
            <w:left w:val="none" w:sz="0" w:space="0" w:color="auto"/>
            <w:bottom w:val="none" w:sz="0" w:space="0" w:color="auto"/>
            <w:right w:val="none" w:sz="0" w:space="0" w:color="auto"/>
          </w:divBdr>
        </w:div>
        <w:div w:id="311906391">
          <w:marLeft w:val="640"/>
          <w:marRight w:val="0"/>
          <w:marTop w:val="0"/>
          <w:marBottom w:val="0"/>
          <w:divBdr>
            <w:top w:val="none" w:sz="0" w:space="0" w:color="auto"/>
            <w:left w:val="none" w:sz="0" w:space="0" w:color="auto"/>
            <w:bottom w:val="none" w:sz="0" w:space="0" w:color="auto"/>
            <w:right w:val="none" w:sz="0" w:space="0" w:color="auto"/>
          </w:divBdr>
        </w:div>
        <w:div w:id="922252886">
          <w:marLeft w:val="640"/>
          <w:marRight w:val="0"/>
          <w:marTop w:val="0"/>
          <w:marBottom w:val="0"/>
          <w:divBdr>
            <w:top w:val="none" w:sz="0" w:space="0" w:color="auto"/>
            <w:left w:val="none" w:sz="0" w:space="0" w:color="auto"/>
            <w:bottom w:val="none" w:sz="0" w:space="0" w:color="auto"/>
            <w:right w:val="none" w:sz="0" w:space="0" w:color="auto"/>
          </w:divBdr>
        </w:div>
        <w:div w:id="1683627522">
          <w:marLeft w:val="640"/>
          <w:marRight w:val="0"/>
          <w:marTop w:val="0"/>
          <w:marBottom w:val="0"/>
          <w:divBdr>
            <w:top w:val="none" w:sz="0" w:space="0" w:color="auto"/>
            <w:left w:val="none" w:sz="0" w:space="0" w:color="auto"/>
            <w:bottom w:val="none" w:sz="0" w:space="0" w:color="auto"/>
            <w:right w:val="none" w:sz="0" w:space="0" w:color="auto"/>
          </w:divBdr>
        </w:div>
        <w:div w:id="1062563815">
          <w:marLeft w:val="640"/>
          <w:marRight w:val="0"/>
          <w:marTop w:val="0"/>
          <w:marBottom w:val="0"/>
          <w:divBdr>
            <w:top w:val="none" w:sz="0" w:space="0" w:color="auto"/>
            <w:left w:val="none" w:sz="0" w:space="0" w:color="auto"/>
            <w:bottom w:val="none" w:sz="0" w:space="0" w:color="auto"/>
            <w:right w:val="none" w:sz="0" w:space="0" w:color="auto"/>
          </w:divBdr>
        </w:div>
        <w:div w:id="255673634">
          <w:marLeft w:val="640"/>
          <w:marRight w:val="0"/>
          <w:marTop w:val="0"/>
          <w:marBottom w:val="0"/>
          <w:divBdr>
            <w:top w:val="none" w:sz="0" w:space="0" w:color="auto"/>
            <w:left w:val="none" w:sz="0" w:space="0" w:color="auto"/>
            <w:bottom w:val="none" w:sz="0" w:space="0" w:color="auto"/>
            <w:right w:val="none" w:sz="0" w:space="0" w:color="auto"/>
          </w:divBdr>
        </w:div>
        <w:div w:id="1133714709">
          <w:marLeft w:val="640"/>
          <w:marRight w:val="0"/>
          <w:marTop w:val="0"/>
          <w:marBottom w:val="0"/>
          <w:divBdr>
            <w:top w:val="none" w:sz="0" w:space="0" w:color="auto"/>
            <w:left w:val="none" w:sz="0" w:space="0" w:color="auto"/>
            <w:bottom w:val="none" w:sz="0" w:space="0" w:color="auto"/>
            <w:right w:val="none" w:sz="0" w:space="0" w:color="auto"/>
          </w:divBdr>
        </w:div>
        <w:div w:id="943852175">
          <w:marLeft w:val="640"/>
          <w:marRight w:val="0"/>
          <w:marTop w:val="0"/>
          <w:marBottom w:val="0"/>
          <w:divBdr>
            <w:top w:val="none" w:sz="0" w:space="0" w:color="auto"/>
            <w:left w:val="none" w:sz="0" w:space="0" w:color="auto"/>
            <w:bottom w:val="none" w:sz="0" w:space="0" w:color="auto"/>
            <w:right w:val="none" w:sz="0" w:space="0" w:color="auto"/>
          </w:divBdr>
        </w:div>
        <w:div w:id="469516077">
          <w:marLeft w:val="640"/>
          <w:marRight w:val="0"/>
          <w:marTop w:val="0"/>
          <w:marBottom w:val="0"/>
          <w:divBdr>
            <w:top w:val="none" w:sz="0" w:space="0" w:color="auto"/>
            <w:left w:val="none" w:sz="0" w:space="0" w:color="auto"/>
            <w:bottom w:val="none" w:sz="0" w:space="0" w:color="auto"/>
            <w:right w:val="none" w:sz="0" w:space="0" w:color="auto"/>
          </w:divBdr>
        </w:div>
        <w:div w:id="802885838">
          <w:marLeft w:val="640"/>
          <w:marRight w:val="0"/>
          <w:marTop w:val="0"/>
          <w:marBottom w:val="0"/>
          <w:divBdr>
            <w:top w:val="none" w:sz="0" w:space="0" w:color="auto"/>
            <w:left w:val="none" w:sz="0" w:space="0" w:color="auto"/>
            <w:bottom w:val="none" w:sz="0" w:space="0" w:color="auto"/>
            <w:right w:val="none" w:sz="0" w:space="0" w:color="auto"/>
          </w:divBdr>
        </w:div>
        <w:div w:id="1165705296">
          <w:marLeft w:val="640"/>
          <w:marRight w:val="0"/>
          <w:marTop w:val="0"/>
          <w:marBottom w:val="0"/>
          <w:divBdr>
            <w:top w:val="none" w:sz="0" w:space="0" w:color="auto"/>
            <w:left w:val="none" w:sz="0" w:space="0" w:color="auto"/>
            <w:bottom w:val="none" w:sz="0" w:space="0" w:color="auto"/>
            <w:right w:val="none" w:sz="0" w:space="0" w:color="auto"/>
          </w:divBdr>
        </w:div>
        <w:div w:id="1780641296">
          <w:marLeft w:val="640"/>
          <w:marRight w:val="0"/>
          <w:marTop w:val="0"/>
          <w:marBottom w:val="0"/>
          <w:divBdr>
            <w:top w:val="none" w:sz="0" w:space="0" w:color="auto"/>
            <w:left w:val="none" w:sz="0" w:space="0" w:color="auto"/>
            <w:bottom w:val="none" w:sz="0" w:space="0" w:color="auto"/>
            <w:right w:val="none" w:sz="0" w:space="0" w:color="auto"/>
          </w:divBdr>
        </w:div>
        <w:div w:id="118424842">
          <w:marLeft w:val="640"/>
          <w:marRight w:val="0"/>
          <w:marTop w:val="0"/>
          <w:marBottom w:val="0"/>
          <w:divBdr>
            <w:top w:val="none" w:sz="0" w:space="0" w:color="auto"/>
            <w:left w:val="none" w:sz="0" w:space="0" w:color="auto"/>
            <w:bottom w:val="none" w:sz="0" w:space="0" w:color="auto"/>
            <w:right w:val="none" w:sz="0" w:space="0" w:color="auto"/>
          </w:divBdr>
        </w:div>
        <w:div w:id="1383749135">
          <w:marLeft w:val="640"/>
          <w:marRight w:val="0"/>
          <w:marTop w:val="0"/>
          <w:marBottom w:val="0"/>
          <w:divBdr>
            <w:top w:val="none" w:sz="0" w:space="0" w:color="auto"/>
            <w:left w:val="none" w:sz="0" w:space="0" w:color="auto"/>
            <w:bottom w:val="none" w:sz="0" w:space="0" w:color="auto"/>
            <w:right w:val="none" w:sz="0" w:space="0" w:color="auto"/>
          </w:divBdr>
        </w:div>
        <w:div w:id="575169500">
          <w:marLeft w:val="640"/>
          <w:marRight w:val="0"/>
          <w:marTop w:val="0"/>
          <w:marBottom w:val="0"/>
          <w:divBdr>
            <w:top w:val="none" w:sz="0" w:space="0" w:color="auto"/>
            <w:left w:val="none" w:sz="0" w:space="0" w:color="auto"/>
            <w:bottom w:val="none" w:sz="0" w:space="0" w:color="auto"/>
            <w:right w:val="none" w:sz="0" w:space="0" w:color="auto"/>
          </w:divBdr>
        </w:div>
        <w:div w:id="454712341">
          <w:marLeft w:val="640"/>
          <w:marRight w:val="0"/>
          <w:marTop w:val="0"/>
          <w:marBottom w:val="0"/>
          <w:divBdr>
            <w:top w:val="none" w:sz="0" w:space="0" w:color="auto"/>
            <w:left w:val="none" w:sz="0" w:space="0" w:color="auto"/>
            <w:bottom w:val="none" w:sz="0" w:space="0" w:color="auto"/>
            <w:right w:val="none" w:sz="0" w:space="0" w:color="auto"/>
          </w:divBdr>
        </w:div>
        <w:div w:id="1188527053">
          <w:marLeft w:val="640"/>
          <w:marRight w:val="0"/>
          <w:marTop w:val="0"/>
          <w:marBottom w:val="0"/>
          <w:divBdr>
            <w:top w:val="none" w:sz="0" w:space="0" w:color="auto"/>
            <w:left w:val="none" w:sz="0" w:space="0" w:color="auto"/>
            <w:bottom w:val="none" w:sz="0" w:space="0" w:color="auto"/>
            <w:right w:val="none" w:sz="0" w:space="0" w:color="auto"/>
          </w:divBdr>
        </w:div>
        <w:div w:id="594943539">
          <w:marLeft w:val="640"/>
          <w:marRight w:val="0"/>
          <w:marTop w:val="0"/>
          <w:marBottom w:val="0"/>
          <w:divBdr>
            <w:top w:val="none" w:sz="0" w:space="0" w:color="auto"/>
            <w:left w:val="none" w:sz="0" w:space="0" w:color="auto"/>
            <w:bottom w:val="none" w:sz="0" w:space="0" w:color="auto"/>
            <w:right w:val="none" w:sz="0" w:space="0" w:color="auto"/>
          </w:divBdr>
        </w:div>
        <w:div w:id="198394057">
          <w:marLeft w:val="640"/>
          <w:marRight w:val="0"/>
          <w:marTop w:val="0"/>
          <w:marBottom w:val="0"/>
          <w:divBdr>
            <w:top w:val="none" w:sz="0" w:space="0" w:color="auto"/>
            <w:left w:val="none" w:sz="0" w:space="0" w:color="auto"/>
            <w:bottom w:val="none" w:sz="0" w:space="0" w:color="auto"/>
            <w:right w:val="none" w:sz="0" w:space="0" w:color="auto"/>
          </w:divBdr>
        </w:div>
        <w:div w:id="1958751193">
          <w:marLeft w:val="640"/>
          <w:marRight w:val="0"/>
          <w:marTop w:val="0"/>
          <w:marBottom w:val="0"/>
          <w:divBdr>
            <w:top w:val="none" w:sz="0" w:space="0" w:color="auto"/>
            <w:left w:val="none" w:sz="0" w:space="0" w:color="auto"/>
            <w:bottom w:val="none" w:sz="0" w:space="0" w:color="auto"/>
            <w:right w:val="none" w:sz="0" w:space="0" w:color="auto"/>
          </w:divBdr>
        </w:div>
        <w:div w:id="756898439">
          <w:marLeft w:val="640"/>
          <w:marRight w:val="0"/>
          <w:marTop w:val="0"/>
          <w:marBottom w:val="0"/>
          <w:divBdr>
            <w:top w:val="none" w:sz="0" w:space="0" w:color="auto"/>
            <w:left w:val="none" w:sz="0" w:space="0" w:color="auto"/>
            <w:bottom w:val="none" w:sz="0" w:space="0" w:color="auto"/>
            <w:right w:val="none" w:sz="0" w:space="0" w:color="auto"/>
          </w:divBdr>
        </w:div>
        <w:div w:id="160434987">
          <w:marLeft w:val="640"/>
          <w:marRight w:val="0"/>
          <w:marTop w:val="0"/>
          <w:marBottom w:val="0"/>
          <w:divBdr>
            <w:top w:val="none" w:sz="0" w:space="0" w:color="auto"/>
            <w:left w:val="none" w:sz="0" w:space="0" w:color="auto"/>
            <w:bottom w:val="none" w:sz="0" w:space="0" w:color="auto"/>
            <w:right w:val="none" w:sz="0" w:space="0" w:color="auto"/>
          </w:divBdr>
        </w:div>
        <w:div w:id="107431537">
          <w:marLeft w:val="640"/>
          <w:marRight w:val="0"/>
          <w:marTop w:val="0"/>
          <w:marBottom w:val="0"/>
          <w:divBdr>
            <w:top w:val="none" w:sz="0" w:space="0" w:color="auto"/>
            <w:left w:val="none" w:sz="0" w:space="0" w:color="auto"/>
            <w:bottom w:val="none" w:sz="0" w:space="0" w:color="auto"/>
            <w:right w:val="none" w:sz="0" w:space="0" w:color="auto"/>
          </w:divBdr>
        </w:div>
        <w:div w:id="93943353">
          <w:marLeft w:val="640"/>
          <w:marRight w:val="0"/>
          <w:marTop w:val="0"/>
          <w:marBottom w:val="0"/>
          <w:divBdr>
            <w:top w:val="none" w:sz="0" w:space="0" w:color="auto"/>
            <w:left w:val="none" w:sz="0" w:space="0" w:color="auto"/>
            <w:bottom w:val="none" w:sz="0" w:space="0" w:color="auto"/>
            <w:right w:val="none" w:sz="0" w:space="0" w:color="auto"/>
          </w:divBdr>
        </w:div>
        <w:div w:id="553858507">
          <w:marLeft w:val="640"/>
          <w:marRight w:val="0"/>
          <w:marTop w:val="0"/>
          <w:marBottom w:val="0"/>
          <w:divBdr>
            <w:top w:val="none" w:sz="0" w:space="0" w:color="auto"/>
            <w:left w:val="none" w:sz="0" w:space="0" w:color="auto"/>
            <w:bottom w:val="none" w:sz="0" w:space="0" w:color="auto"/>
            <w:right w:val="none" w:sz="0" w:space="0" w:color="auto"/>
          </w:divBdr>
        </w:div>
        <w:div w:id="1343047658">
          <w:marLeft w:val="640"/>
          <w:marRight w:val="0"/>
          <w:marTop w:val="0"/>
          <w:marBottom w:val="0"/>
          <w:divBdr>
            <w:top w:val="none" w:sz="0" w:space="0" w:color="auto"/>
            <w:left w:val="none" w:sz="0" w:space="0" w:color="auto"/>
            <w:bottom w:val="none" w:sz="0" w:space="0" w:color="auto"/>
            <w:right w:val="none" w:sz="0" w:space="0" w:color="auto"/>
          </w:divBdr>
        </w:div>
        <w:div w:id="51931351">
          <w:marLeft w:val="640"/>
          <w:marRight w:val="0"/>
          <w:marTop w:val="0"/>
          <w:marBottom w:val="0"/>
          <w:divBdr>
            <w:top w:val="none" w:sz="0" w:space="0" w:color="auto"/>
            <w:left w:val="none" w:sz="0" w:space="0" w:color="auto"/>
            <w:bottom w:val="none" w:sz="0" w:space="0" w:color="auto"/>
            <w:right w:val="none" w:sz="0" w:space="0" w:color="auto"/>
          </w:divBdr>
        </w:div>
        <w:div w:id="354813851">
          <w:marLeft w:val="640"/>
          <w:marRight w:val="0"/>
          <w:marTop w:val="0"/>
          <w:marBottom w:val="0"/>
          <w:divBdr>
            <w:top w:val="none" w:sz="0" w:space="0" w:color="auto"/>
            <w:left w:val="none" w:sz="0" w:space="0" w:color="auto"/>
            <w:bottom w:val="none" w:sz="0" w:space="0" w:color="auto"/>
            <w:right w:val="none" w:sz="0" w:space="0" w:color="auto"/>
          </w:divBdr>
        </w:div>
        <w:div w:id="1133984275">
          <w:marLeft w:val="640"/>
          <w:marRight w:val="0"/>
          <w:marTop w:val="0"/>
          <w:marBottom w:val="0"/>
          <w:divBdr>
            <w:top w:val="none" w:sz="0" w:space="0" w:color="auto"/>
            <w:left w:val="none" w:sz="0" w:space="0" w:color="auto"/>
            <w:bottom w:val="none" w:sz="0" w:space="0" w:color="auto"/>
            <w:right w:val="none" w:sz="0" w:space="0" w:color="auto"/>
          </w:divBdr>
        </w:div>
        <w:div w:id="2122600456">
          <w:marLeft w:val="640"/>
          <w:marRight w:val="0"/>
          <w:marTop w:val="0"/>
          <w:marBottom w:val="0"/>
          <w:divBdr>
            <w:top w:val="none" w:sz="0" w:space="0" w:color="auto"/>
            <w:left w:val="none" w:sz="0" w:space="0" w:color="auto"/>
            <w:bottom w:val="none" w:sz="0" w:space="0" w:color="auto"/>
            <w:right w:val="none" w:sz="0" w:space="0" w:color="auto"/>
          </w:divBdr>
        </w:div>
        <w:div w:id="1513295329">
          <w:marLeft w:val="640"/>
          <w:marRight w:val="0"/>
          <w:marTop w:val="0"/>
          <w:marBottom w:val="0"/>
          <w:divBdr>
            <w:top w:val="none" w:sz="0" w:space="0" w:color="auto"/>
            <w:left w:val="none" w:sz="0" w:space="0" w:color="auto"/>
            <w:bottom w:val="none" w:sz="0" w:space="0" w:color="auto"/>
            <w:right w:val="none" w:sz="0" w:space="0" w:color="auto"/>
          </w:divBdr>
        </w:div>
        <w:div w:id="1860698985">
          <w:marLeft w:val="640"/>
          <w:marRight w:val="0"/>
          <w:marTop w:val="0"/>
          <w:marBottom w:val="0"/>
          <w:divBdr>
            <w:top w:val="none" w:sz="0" w:space="0" w:color="auto"/>
            <w:left w:val="none" w:sz="0" w:space="0" w:color="auto"/>
            <w:bottom w:val="none" w:sz="0" w:space="0" w:color="auto"/>
            <w:right w:val="none" w:sz="0" w:space="0" w:color="auto"/>
          </w:divBdr>
        </w:div>
        <w:div w:id="1719470742">
          <w:marLeft w:val="640"/>
          <w:marRight w:val="0"/>
          <w:marTop w:val="0"/>
          <w:marBottom w:val="0"/>
          <w:divBdr>
            <w:top w:val="none" w:sz="0" w:space="0" w:color="auto"/>
            <w:left w:val="none" w:sz="0" w:space="0" w:color="auto"/>
            <w:bottom w:val="none" w:sz="0" w:space="0" w:color="auto"/>
            <w:right w:val="none" w:sz="0" w:space="0" w:color="auto"/>
          </w:divBdr>
        </w:div>
        <w:div w:id="472602020">
          <w:marLeft w:val="640"/>
          <w:marRight w:val="0"/>
          <w:marTop w:val="0"/>
          <w:marBottom w:val="0"/>
          <w:divBdr>
            <w:top w:val="none" w:sz="0" w:space="0" w:color="auto"/>
            <w:left w:val="none" w:sz="0" w:space="0" w:color="auto"/>
            <w:bottom w:val="none" w:sz="0" w:space="0" w:color="auto"/>
            <w:right w:val="none" w:sz="0" w:space="0" w:color="auto"/>
          </w:divBdr>
        </w:div>
        <w:div w:id="155845153">
          <w:marLeft w:val="640"/>
          <w:marRight w:val="0"/>
          <w:marTop w:val="0"/>
          <w:marBottom w:val="0"/>
          <w:divBdr>
            <w:top w:val="none" w:sz="0" w:space="0" w:color="auto"/>
            <w:left w:val="none" w:sz="0" w:space="0" w:color="auto"/>
            <w:bottom w:val="none" w:sz="0" w:space="0" w:color="auto"/>
            <w:right w:val="none" w:sz="0" w:space="0" w:color="auto"/>
          </w:divBdr>
        </w:div>
        <w:div w:id="1127164797">
          <w:marLeft w:val="640"/>
          <w:marRight w:val="0"/>
          <w:marTop w:val="0"/>
          <w:marBottom w:val="0"/>
          <w:divBdr>
            <w:top w:val="none" w:sz="0" w:space="0" w:color="auto"/>
            <w:left w:val="none" w:sz="0" w:space="0" w:color="auto"/>
            <w:bottom w:val="none" w:sz="0" w:space="0" w:color="auto"/>
            <w:right w:val="none" w:sz="0" w:space="0" w:color="auto"/>
          </w:divBdr>
        </w:div>
        <w:div w:id="38357964">
          <w:marLeft w:val="640"/>
          <w:marRight w:val="0"/>
          <w:marTop w:val="0"/>
          <w:marBottom w:val="0"/>
          <w:divBdr>
            <w:top w:val="none" w:sz="0" w:space="0" w:color="auto"/>
            <w:left w:val="none" w:sz="0" w:space="0" w:color="auto"/>
            <w:bottom w:val="none" w:sz="0" w:space="0" w:color="auto"/>
            <w:right w:val="none" w:sz="0" w:space="0" w:color="auto"/>
          </w:divBdr>
        </w:div>
        <w:div w:id="2146074247">
          <w:marLeft w:val="640"/>
          <w:marRight w:val="0"/>
          <w:marTop w:val="0"/>
          <w:marBottom w:val="0"/>
          <w:divBdr>
            <w:top w:val="none" w:sz="0" w:space="0" w:color="auto"/>
            <w:left w:val="none" w:sz="0" w:space="0" w:color="auto"/>
            <w:bottom w:val="none" w:sz="0" w:space="0" w:color="auto"/>
            <w:right w:val="none" w:sz="0" w:space="0" w:color="auto"/>
          </w:divBdr>
        </w:div>
        <w:div w:id="847014610">
          <w:marLeft w:val="640"/>
          <w:marRight w:val="0"/>
          <w:marTop w:val="0"/>
          <w:marBottom w:val="0"/>
          <w:divBdr>
            <w:top w:val="none" w:sz="0" w:space="0" w:color="auto"/>
            <w:left w:val="none" w:sz="0" w:space="0" w:color="auto"/>
            <w:bottom w:val="none" w:sz="0" w:space="0" w:color="auto"/>
            <w:right w:val="none" w:sz="0" w:space="0" w:color="auto"/>
          </w:divBdr>
        </w:div>
        <w:div w:id="651249675">
          <w:marLeft w:val="640"/>
          <w:marRight w:val="0"/>
          <w:marTop w:val="0"/>
          <w:marBottom w:val="0"/>
          <w:divBdr>
            <w:top w:val="none" w:sz="0" w:space="0" w:color="auto"/>
            <w:left w:val="none" w:sz="0" w:space="0" w:color="auto"/>
            <w:bottom w:val="none" w:sz="0" w:space="0" w:color="auto"/>
            <w:right w:val="none" w:sz="0" w:space="0" w:color="auto"/>
          </w:divBdr>
        </w:div>
        <w:div w:id="1792936703">
          <w:marLeft w:val="640"/>
          <w:marRight w:val="0"/>
          <w:marTop w:val="0"/>
          <w:marBottom w:val="0"/>
          <w:divBdr>
            <w:top w:val="none" w:sz="0" w:space="0" w:color="auto"/>
            <w:left w:val="none" w:sz="0" w:space="0" w:color="auto"/>
            <w:bottom w:val="none" w:sz="0" w:space="0" w:color="auto"/>
            <w:right w:val="none" w:sz="0" w:space="0" w:color="auto"/>
          </w:divBdr>
        </w:div>
        <w:div w:id="1983382728">
          <w:marLeft w:val="640"/>
          <w:marRight w:val="0"/>
          <w:marTop w:val="0"/>
          <w:marBottom w:val="0"/>
          <w:divBdr>
            <w:top w:val="none" w:sz="0" w:space="0" w:color="auto"/>
            <w:left w:val="none" w:sz="0" w:space="0" w:color="auto"/>
            <w:bottom w:val="none" w:sz="0" w:space="0" w:color="auto"/>
            <w:right w:val="none" w:sz="0" w:space="0" w:color="auto"/>
          </w:divBdr>
        </w:div>
        <w:div w:id="2048799843">
          <w:marLeft w:val="640"/>
          <w:marRight w:val="0"/>
          <w:marTop w:val="0"/>
          <w:marBottom w:val="0"/>
          <w:divBdr>
            <w:top w:val="none" w:sz="0" w:space="0" w:color="auto"/>
            <w:left w:val="none" w:sz="0" w:space="0" w:color="auto"/>
            <w:bottom w:val="none" w:sz="0" w:space="0" w:color="auto"/>
            <w:right w:val="none" w:sz="0" w:space="0" w:color="auto"/>
          </w:divBdr>
        </w:div>
        <w:div w:id="1485199017">
          <w:marLeft w:val="640"/>
          <w:marRight w:val="0"/>
          <w:marTop w:val="0"/>
          <w:marBottom w:val="0"/>
          <w:divBdr>
            <w:top w:val="none" w:sz="0" w:space="0" w:color="auto"/>
            <w:left w:val="none" w:sz="0" w:space="0" w:color="auto"/>
            <w:bottom w:val="none" w:sz="0" w:space="0" w:color="auto"/>
            <w:right w:val="none" w:sz="0" w:space="0" w:color="auto"/>
          </w:divBdr>
        </w:div>
        <w:div w:id="782766704">
          <w:marLeft w:val="640"/>
          <w:marRight w:val="0"/>
          <w:marTop w:val="0"/>
          <w:marBottom w:val="0"/>
          <w:divBdr>
            <w:top w:val="none" w:sz="0" w:space="0" w:color="auto"/>
            <w:left w:val="none" w:sz="0" w:space="0" w:color="auto"/>
            <w:bottom w:val="none" w:sz="0" w:space="0" w:color="auto"/>
            <w:right w:val="none" w:sz="0" w:space="0" w:color="auto"/>
          </w:divBdr>
        </w:div>
        <w:div w:id="1862740798">
          <w:marLeft w:val="640"/>
          <w:marRight w:val="0"/>
          <w:marTop w:val="0"/>
          <w:marBottom w:val="0"/>
          <w:divBdr>
            <w:top w:val="none" w:sz="0" w:space="0" w:color="auto"/>
            <w:left w:val="none" w:sz="0" w:space="0" w:color="auto"/>
            <w:bottom w:val="none" w:sz="0" w:space="0" w:color="auto"/>
            <w:right w:val="none" w:sz="0" w:space="0" w:color="auto"/>
          </w:divBdr>
        </w:div>
        <w:div w:id="2124811395">
          <w:marLeft w:val="640"/>
          <w:marRight w:val="0"/>
          <w:marTop w:val="0"/>
          <w:marBottom w:val="0"/>
          <w:divBdr>
            <w:top w:val="none" w:sz="0" w:space="0" w:color="auto"/>
            <w:left w:val="none" w:sz="0" w:space="0" w:color="auto"/>
            <w:bottom w:val="none" w:sz="0" w:space="0" w:color="auto"/>
            <w:right w:val="none" w:sz="0" w:space="0" w:color="auto"/>
          </w:divBdr>
        </w:div>
        <w:div w:id="456142252">
          <w:marLeft w:val="640"/>
          <w:marRight w:val="0"/>
          <w:marTop w:val="0"/>
          <w:marBottom w:val="0"/>
          <w:divBdr>
            <w:top w:val="none" w:sz="0" w:space="0" w:color="auto"/>
            <w:left w:val="none" w:sz="0" w:space="0" w:color="auto"/>
            <w:bottom w:val="none" w:sz="0" w:space="0" w:color="auto"/>
            <w:right w:val="none" w:sz="0" w:space="0" w:color="auto"/>
          </w:divBdr>
        </w:div>
        <w:div w:id="625429033">
          <w:marLeft w:val="640"/>
          <w:marRight w:val="0"/>
          <w:marTop w:val="0"/>
          <w:marBottom w:val="0"/>
          <w:divBdr>
            <w:top w:val="none" w:sz="0" w:space="0" w:color="auto"/>
            <w:left w:val="none" w:sz="0" w:space="0" w:color="auto"/>
            <w:bottom w:val="none" w:sz="0" w:space="0" w:color="auto"/>
            <w:right w:val="none" w:sz="0" w:space="0" w:color="auto"/>
          </w:divBdr>
        </w:div>
        <w:div w:id="598682970">
          <w:marLeft w:val="640"/>
          <w:marRight w:val="0"/>
          <w:marTop w:val="0"/>
          <w:marBottom w:val="0"/>
          <w:divBdr>
            <w:top w:val="none" w:sz="0" w:space="0" w:color="auto"/>
            <w:left w:val="none" w:sz="0" w:space="0" w:color="auto"/>
            <w:bottom w:val="none" w:sz="0" w:space="0" w:color="auto"/>
            <w:right w:val="none" w:sz="0" w:space="0" w:color="auto"/>
          </w:divBdr>
        </w:div>
        <w:div w:id="1587496717">
          <w:marLeft w:val="640"/>
          <w:marRight w:val="0"/>
          <w:marTop w:val="0"/>
          <w:marBottom w:val="0"/>
          <w:divBdr>
            <w:top w:val="none" w:sz="0" w:space="0" w:color="auto"/>
            <w:left w:val="none" w:sz="0" w:space="0" w:color="auto"/>
            <w:bottom w:val="none" w:sz="0" w:space="0" w:color="auto"/>
            <w:right w:val="none" w:sz="0" w:space="0" w:color="auto"/>
          </w:divBdr>
        </w:div>
        <w:div w:id="1631472651">
          <w:marLeft w:val="640"/>
          <w:marRight w:val="0"/>
          <w:marTop w:val="0"/>
          <w:marBottom w:val="0"/>
          <w:divBdr>
            <w:top w:val="none" w:sz="0" w:space="0" w:color="auto"/>
            <w:left w:val="none" w:sz="0" w:space="0" w:color="auto"/>
            <w:bottom w:val="none" w:sz="0" w:space="0" w:color="auto"/>
            <w:right w:val="none" w:sz="0" w:space="0" w:color="auto"/>
          </w:divBdr>
        </w:div>
        <w:div w:id="1425421178">
          <w:marLeft w:val="640"/>
          <w:marRight w:val="0"/>
          <w:marTop w:val="0"/>
          <w:marBottom w:val="0"/>
          <w:divBdr>
            <w:top w:val="none" w:sz="0" w:space="0" w:color="auto"/>
            <w:left w:val="none" w:sz="0" w:space="0" w:color="auto"/>
            <w:bottom w:val="none" w:sz="0" w:space="0" w:color="auto"/>
            <w:right w:val="none" w:sz="0" w:space="0" w:color="auto"/>
          </w:divBdr>
        </w:div>
        <w:div w:id="1588928130">
          <w:marLeft w:val="640"/>
          <w:marRight w:val="0"/>
          <w:marTop w:val="0"/>
          <w:marBottom w:val="0"/>
          <w:divBdr>
            <w:top w:val="none" w:sz="0" w:space="0" w:color="auto"/>
            <w:left w:val="none" w:sz="0" w:space="0" w:color="auto"/>
            <w:bottom w:val="none" w:sz="0" w:space="0" w:color="auto"/>
            <w:right w:val="none" w:sz="0" w:space="0" w:color="auto"/>
          </w:divBdr>
        </w:div>
        <w:div w:id="39715794">
          <w:marLeft w:val="640"/>
          <w:marRight w:val="0"/>
          <w:marTop w:val="0"/>
          <w:marBottom w:val="0"/>
          <w:divBdr>
            <w:top w:val="none" w:sz="0" w:space="0" w:color="auto"/>
            <w:left w:val="none" w:sz="0" w:space="0" w:color="auto"/>
            <w:bottom w:val="none" w:sz="0" w:space="0" w:color="auto"/>
            <w:right w:val="none" w:sz="0" w:space="0" w:color="auto"/>
          </w:divBdr>
        </w:div>
        <w:div w:id="664282803">
          <w:marLeft w:val="640"/>
          <w:marRight w:val="0"/>
          <w:marTop w:val="0"/>
          <w:marBottom w:val="0"/>
          <w:divBdr>
            <w:top w:val="none" w:sz="0" w:space="0" w:color="auto"/>
            <w:left w:val="none" w:sz="0" w:space="0" w:color="auto"/>
            <w:bottom w:val="none" w:sz="0" w:space="0" w:color="auto"/>
            <w:right w:val="none" w:sz="0" w:space="0" w:color="auto"/>
          </w:divBdr>
        </w:div>
        <w:div w:id="964971851">
          <w:marLeft w:val="640"/>
          <w:marRight w:val="0"/>
          <w:marTop w:val="0"/>
          <w:marBottom w:val="0"/>
          <w:divBdr>
            <w:top w:val="none" w:sz="0" w:space="0" w:color="auto"/>
            <w:left w:val="none" w:sz="0" w:space="0" w:color="auto"/>
            <w:bottom w:val="none" w:sz="0" w:space="0" w:color="auto"/>
            <w:right w:val="none" w:sz="0" w:space="0" w:color="auto"/>
          </w:divBdr>
        </w:div>
        <w:div w:id="1544560194">
          <w:marLeft w:val="640"/>
          <w:marRight w:val="0"/>
          <w:marTop w:val="0"/>
          <w:marBottom w:val="0"/>
          <w:divBdr>
            <w:top w:val="none" w:sz="0" w:space="0" w:color="auto"/>
            <w:left w:val="none" w:sz="0" w:space="0" w:color="auto"/>
            <w:bottom w:val="none" w:sz="0" w:space="0" w:color="auto"/>
            <w:right w:val="none" w:sz="0" w:space="0" w:color="auto"/>
          </w:divBdr>
        </w:div>
        <w:div w:id="1805921897">
          <w:marLeft w:val="640"/>
          <w:marRight w:val="0"/>
          <w:marTop w:val="0"/>
          <w:marBottom w:val="0"/>
          <w:divBdr>
            <w:top w:val="none" w:sz="0" w:space="0" w:color="auto"/>
            <w:left w:val="none" w:sz="0" w:space="0" w:color="auto"/>
            <w:bottom w:val="none" w:sz="0" w:space="0" w:color="auto"/>
            <w:right w:val="none" w:sz="0" w:space="0" w:color="auto"/>
          </w:divBdr>
        </w:div>
        <w:div w:id="1984580854">
          <w:marLeft w:val="640"/>
          <w:marRight w:val="0"/>
          <w:marTop w:val="0"/>
          <w:marBottom w:val="0"/>
          <w:divBdr>
            <w:top w:val="none" w:sz="0" w:space="0" w:color="auto"/>
            <w:left w:val="none" w:sz="0" w:space="0" w:color="auto"/>
            <w:bottom w:val="none" w:sz="0" w:space="0" w:color="auto"/>
            <w:right w:val="none" w:sz="0" w:space="0" w:color="auto"/>
          </w:divBdr>
        </w:div>
        <w:div w:id="409277891">
          <w:marLeft w:val="640"/>
          <w:marRight w:val="0"/>
          <w:marTop w:val="0"/>
          <w:marBottom w:val="0"/>
          <w:divBdr>
            <w:top w:val="none" w:sz="0" w:space="0" w:color="auto"/>
            <w:left w:val="none" w:sz="0" w:space="0" w:color="auto"/>
            <w:bottom w:val="none" w:sz="0" w:space="0" w:color="auto"/>
            <w:right w:val="none" w:sz="0" w:space="0" w:color="auto"/>
          </w:divBdr>
        </w:div>
        <w:div w:id="1709452722">
          <w:marLeft w:val="640"/>
          <w:marRight w:val="0"/>
          <w:marTop w:val="0"/>
          <w:marBottom w:val="0"/>
          <w:divBdr>
            <w:top w:val="none" w:sz="0" w:space="0" w:color="auto"/>
            <w:left w:val="none" w:sz="0" w:space="0" w:color="auto"/>
            <w:bottom w:val="none" w:sz="0" w:space="0" w:color="auto"/>
            <w:right w:val="none" w:sz="0" w:space="0" w:color="auto"/>
          </w:divBdr>
        </w:div>
        <w:div w:id="689532382">
          <w:marLeft w:val="640"/>
          <w:marRight w:val="0"/>
          <w:marTop w:val="0"/>
          <w:marBottom w:val="0"/>
          <w:divBdr>
            <w:top w:val="none" w:sz="0" w:space="0" w:color="auto"/>
            <w:left w:val="none" w:sz="0" w:space="0" w:color="auto"/>
            <w:bottom w:val="none" w:sz="0" w:space="0" w:color="auto"/>
            <w:right w:val="none" w:sz="0" w:space="0" w:color="auto"/>
          </w:divBdr>
        </w:div>
        <w:div w:id="214896741">
          <w:marLeft w:val="640"/>
          <w:marRight w:val="0"/>
          <w:marTop w:val="0"/>
          <w:marBottom w:val="0"/>
          <w:divBdr>
            <w:top w:val="none" w:sz="0" w:space="0" w:color="auto"/>
            <w:left w:val="none" w:sz="0" w:space="0" w:color="auto"/>
            <w:bottom w:val="none" w:sz="0" w:space="0" w:color="auto"/>
            <w:right w:val="none" w:sz="0" w:space="0" w:color="auto"/>
          </w:divBdr>
        </w:div>
        <w:div w:id="251745523">
          <w:marLeft w:val="640"/>
          <w:marRight w:val="0"/>
          <w:marTop w:val="0"/>
          <w:marBottom w:val="0"/>
          <w:divBdr>
            <w:top w:val="none" w:sz="0" w:space="0" w:color="auto"/>
            <w:left w:val="none" w:sz="0" w:space="0" w:color="auto"/>
            <w:bottom w:val="none" w:sz="0" w:space="0" w:color="auto"/>
            <w:right w:val="none" w:sz="0" w:space="0" w:color="auto"/>
          </w:divBdr>
        </w:div>
        <w:div w:id="495999592">
          <w:marLeft w:val="640"/>
          <w:marRight w:val="0"/>
          <w:marTop w:val="0"/>
          <w:marBottom w:val="0"/>
          <w:divBdr>
            <w:top w:val="none" w:sz="0" w:space="0" w:color="auto"/>
            <w:left w:val="none" w:sz="0" w:space="0" w:color="auto"/>
            <w:bottom w:val="none" w:sz="0" w:space="0" w:color="auto"/>
            <w:right w:val="none" w:sz="0" w:space="0" w:color="auto"/>
          </w:divBdr>
        </w:div>
        <w:div w:id="1690598734">
          <w:marLeft w:val="640"/>
          <w:marRight w:val="0"/>
          <w:marTop w:val="0"/>
          <w:marBottom w:val="0"/>
          <w:divBdr>
            <w:top w:val="none" w:sz="0" w:space="0" w:color="auto"/>
            <w:left w:val="none" w:sz="0" w:space="0" w:color="auto"/>
            <w:bottom w:val="none" w:sz="0" w:space="0" w:color="auto"/>
            <w:right w:val="none" w:sz="0" w:space="0" w:color="auto"/>
          </w:divBdr>
        </w:div>
        <w:div w:id="1202783372">
          <w:marLeft w:val="640"/>
          <w:marRight w:val="0"/>
          <w:marTop w:val="0"/>
          <w:marBottom w:val="0"/>
          <w:divBdr>
            <w:top w:val="none" w:sz="0" w:space="0" w:color="auto"/>
            <w:left w:val="none" w:sz="0" w:space="0" w:color="auto"/>
            <w:bottom w:val="none" w:sz="0" w:space="0" w:color="auto"/>
            <w:right w:val="none" w:sz="0" w:space="0" w:color="auto"/>
          </w:divBdr>
        </w:div>
        <w:div w:id="25370722">
          <w:marLeft w:val="640"/>
          <w:marRight w:val="0"/>
          <w:marTop w:val="0"/>
          <w:marBottom w:val="0"/>
          <w:divBdr>
            <w:top w:val="none" w:sz="0" w:space="0" w:color="auto"/>
            <w:left w:val="none" w:sz="0" w:space="0" w:color="auto"/>
            <w:bottom w:val="none" w:sz="0" w:space="0" w:color="auto"/>
            <w:right w:val="none" w:sz="0" w:space="0" w:color="auto"/>
          </w:divBdr>
        </w:div>
        <w:div w:id="1676304475">
          <w:marLeft w:val="640"/>
          <w:marRight w:val="0"/>
          <w:marTop w:val="0"/>
          <w:marBottom w:val="0"/>
          <w:divBdr>
            <w:top w:val="none" w:sz="0" w:space="0" w:color="auto"/>
            <w:left w:val="none" w:sz="0" w:space="0" w:color="auto"/>
            <w:bottom w:val="none" w:sz="0" w:space="0" w:color="auto"/>
            <w:right w:val="none" w:sz="0" w:space="0" w:color="auto"/>
          </w:divBdr>
        </w:div>
        <w:div w:id="902105500">
          <w:marLeft w:val="640"/>
          <w:marRight w:val="0"/>
          <w:marTop w:val="0"/>
          <w:marBottom w:val="0"/>
          <w:divBdr>
            <w:top w:val="none" w:sz="0" w:space="0" w:color="auto"/>
            <w:left w:val="none" w:sz="0" w:space="0" w:color="auto"/>
            <w:bottom w:val="none" w:sz="0" w:space="0" w:color="auto"/>
            <w:right w:val="none" w:sz="0" w:space="0" w:color="auto"/>
          </w:divBdr>
        </w:div>
        <w:div w:id="496969196">
          <w:marLeft w:val="640"/>
          <w:marRight w:val="0"/>
          <w:marTop w:val="0"/>
          <w:marBottom w:val="0"/>
          <w:divBdr>
            <w:top w:val="none" w:sz="0" w:space="0" w:color="auto"/>
            <w:left w:val="none" w:sz="0" w:space="0" w:color="auto"/>
            <w:bottom w:val="none" w:sz="0" w:space="0" w:color="auto"/>
            <w:right w:val="none" w:sz="0" w:space="0" w:color="auto"/>
          </w:divBdr>
        </w:div>
        <w:div w:id="1586376146">
          <w:marLeft w:val="640"/>
          <w:marRight w:val="0"/>
          <w:marTop w:val="0"/>
          <w:marBottom w:val="0"/>
          <w:divBdr>
            <w:top w:val="none" w:sz="0" w:space="0" w:color="auto"/>
            <w:left w:val="none" w:sz="0" w:space="0" w:color="auto"/>
            <w:bottom w:val="none" w:sz="0" w:space="0" w:color="auto"/>
            <w:right w:val="none" w:sz="0" w:space="0" w:color="auto"/>
          </w:divBdr>
        </w:div>
        <w:div w:id="2011564730">
          <w:marLeft w:val="640"/>
          <w:marRight w:val="0"/>
          <w:marTop w:val="0"/>
          <w:marBottom w:val="0"/>
          <w:divBdr>
            <w:top w:val="none" w:sz="0" w:space="0" w:color="auto"/>
            <w:left w:val="none" w:sz="0" w:space="0" w:color="auto"/>
            <w:bottom w:val="none" w:sz="0" w:space="0" w:color="auto"/>
            <w:right w:val="none" w:sz="0" w:space="0" w:color="auto"/>
          </w:divBdr>
        </w:div>
        <w:div w:id="169879356">
          <w:marLeft w:val="640"/>
          <w:marRight w:val="0"/>
          <w:marTop w:val="0"/>
          <w:marBottom w:val="0"/>
          <w:divBdr>
            <w:top w:val="none" w:sz="0" w:space="0" w:color="auto"/>
            <w:left w:val="none" w:sz="0" w:space="0" w:color="auto"/>
            <w:bottom w:val="none" w:sz="0" w:space="0" w:color="auto"/>
            <w:right w:val="none" w:sz="0" w:space="0" w:color="auto"/>
          </w:divBdr>
        </w:div>
        <w:div w:id="704477910">
          <w:marLeft w:val="640"/>
          <w:marRight w:val="0"/>
          <w:marTop w:val="0"/>
          <w:marBottom w:val="0"/>
          <w:divBdr>
            <w:top w:val="none" w:sz="0" w:space="0" w:color="auto"/>
            <w:left w:val="none" w:sz="0" w:space="0" w:color="auto"/>
            <w:bottom w:val="none" w:sz="0" w:space="0" w:color="auto"/>
            <w:right w:val="none" w:sz="0" w:space="0" w:color="auto"/>
          </w:divBdr>
        </w:div>
        <w:div w:id="103698070">
          <w:marLeft w:val="640"/>
          <w:marRight w:val="0"/>
          <w:marTop w:val="0"/>
          <w:marBottom w:val="0"/>
          <w:divBdr>
            <w:top w:val="none" w:sz="0" w:space="0" w:color="auto"/>
            <w:left w:val="none" w:sz="0" w:space="0" w:color="auto"/>
            <w:bottom w:val="none" w:sz="0" w:space="0" w:color="auto"/>
            <w:right w:val="none" w:sz="0" w:space="0" w:color="auto"/>
          </w:divBdr>
        </w:div>
        <w:div w:id="1983920693">
          <w:marLeft w:val="640"/>
          <w:marRight w:val="0"/>
          <w:marTop w:val="0"/>
          <w:marBottom w:val="0"/>
          <w:divBdr>
            <w:top w:val="none" w:sz="0" w:space="0" w:color="auto"/>
            <w:left w:val="none" w:sz="0" w:space="0" w:color="auto"/>
            <w:bottom w:val="none" w:sz="0" w:space="0" w:color="auto"/>
            <w:right w:val="none" w:sz="0" w:space="0" w:color="auto"/>
          </w:divBdr>
        </w:div>
        <w:div w:id="443617678">
          <w:marLeft w:val="640"/>
          <w:marRight w:val="0"/>
          <w:marTop w:val="0"/>
          <w:marBottom w:val="0"/>
          <w:divBdr>
            <w:top w:val="none" w:sz="0" w:space="0" w:color="auto"/>
            <w:left w:val="none" w:sz="0" w:space="0" w:color="auto"/>
            <w:bottom w:val="none" w:sz="0" w:space="0" w:color="auto"/>
            <w:right w:val="none" w:sz="0" w:space="0" w:color="auto"/>
          </w:divBdr>
        </w:div>
        <w:div w:id="2028174922">
          <w:marLeft w:val="640"/>
          <w:marRight w:val="0"/>
          <w:marTop w:val="0"/>
          <w:marBottom w:val="0"/>
          <w:divBdr>
            <w:top w:val="none" w:sz="0" w:space="0" w:color="auto"/>
            <w:left w:val="none" w:sz="0" w:space="0" w:color="auto"/>
            <w:bottom w:val="none" w:sz="0" w:space="0" w:color="auto"/>
            <w:right w:val="none" w:sz="0" w:space="0" w:color="auto"/>
          </w:divBdr>
        </w:div>
        <w:div w:id="2092778519">
          <w:marLeft w:val="640"/>
          <w:marRight w:val="0"/>
          <w:marTop w:val="0"/>
          <w:marBottom w:val="0"/>
          <w:divBdr>
            <w:top w:val="none" w:sz="0" w:space="0" w:color="auto"/>
            <w:left w:val="none" w:sz="0" w:space="0" w:color="auto"/>
            <w:bottom w:val="none" w:sz="0" w:space="0" w:color="auto"/>
            <w:right w:val="none" w:sz="0" w:space="0" w:color="auto"/>
          </w:divBdr>
        </w:div>
        <w:div w:id="1285575913">
          <w:marLeft w:val="640"/>
          <w:marRight w:val="0"/>
          <w:marTop w:val="0"/>
          <w:marBottom w:val="0"/>
          <w:divBdr>
            <w:top w:val="none" w:sz="0" w:space="0" w:color="auto"/>
            <w:left w:val="none" w:sz="0" w:space="0" w:color="auto"/>
            <w:bottom w:val="none" w:sz="0" w:space="0" w:color="auto"/>
            <w:right w:val="none" w:sz="0" w:space="0" w:color="auto"/>
          </w:divBdr>
        </w:div>
        <w:div w:id="128254841">
          <w:marLeft w:val="640"/>
          <w:marRight w:val="0"/>
          <w:marTop w:val="0"/>
          <w:marBottom w:val="0"/>
          <w:divBdr>
            <w:top w:val="none" w:sz="0" w:space="0" w:color="auto"/>
            <w:left w:val="none" w:sz="0" w:space="0" w:color="auto"/>
            <w:bottom w:val="none" w:sz="0" w:space="0" w:color="auto"/>
            <w:right w:val="none" w:sz="0" w:space="0" w:color="auto"/>
          </w:divBdr>
        </w:div>
        <w:div w:id="1354110077">
          <w:marLeft w:val="640"/>
          <w:marRight w:val="0"/>
          <w:marTop w:val="0"/>
          <w:marBottom w:val="0"/>
          <w:divBdr>
            <w:top w:val="none" w:sz="0" w:space="0" w:color="auto"/>
            <w:left w:val="none" w:sz="0" w:space="0" w:color="auto"/>
            <w:bottom w:val="none" w:sz="0" w:space="0" w:color="auto"/>
            <w:right w:val="none" w:sz="0" w:space="0" w:color="auto"/>
          </w:divBdr>
        </w:div>
        <w:div w:id="2117599537">
          <w:marLeft w:val="640"/>
          <w:marRight w:val="0"/>
          <w:marTop w:val="0"/>
          <w:marBottom w:val="0"/>
          <w:divBdr>
            <w:top w:val="none" w:sz="0" w:space="0" w:color="auto"/>
            <w:left w:val="none" w:sz="0" w:space="0" w:color="auto"/>
            <w:bottom w:val="none" w:sz="0" w:space="0" w:color="auto"/>
            <w:right w:val="none" w:sz="0" w:space="0" w:color="auto"/>
          </w:divBdr>
        </w:div>
        <w:div w:id="772550537">
          <w:marLeft w:val="640"/>
          <w:marRight w:val="0"/>
          <w:marTop w:val="0"/>
          <w:marBottom w:val="0"/>
          <w:divBdr>
            <w:top w:val="none" w:sz="0" w:space="0" w:color="auto"/>
            <w:left w:val="none" w:sz="0" w:space="0" w:color="auto"/>
            <w:bottom w:val="none" w:sz="0" w:space="0" w:color="auto"/>
            <w:right w:val="none" w:sz="0" w:space="0" w:color="auto"/>
          </w:divBdr>
        </w:div>
        <w:div w:id="620377619">
          <w:marLeft w:val="640"/>
          <w:marRight w:val="0"/>
          <w:marTop w:val="0"/>
          <w:marBottom w:val="0"/>
          <w:divBdr>
            <w:top w:val="none" w:sz="0" w:space="0" w:color="auto"/>
            <w:left w:val="none" w:sz="0" w:space="0" w:color="auto"/>
            <w:bottom w:val="none" w:sz="0" w:space="0" w:color="auto"/>
            <w:right w:val="none" w:sz="0" w:space="0" w:color="auto"/>
          </w:divBdr>
        </w:div>
        <w:div w:id="2087071015">
          <w:marLeft w:val="640"/>
          <w:marRight w:val="0"/>
          <w:marTop w:val="0"/>
          <w:marBottom w:val="0"/>
          <w:divBdr>
            <w:top w:val="none" w:sz="0" w:space="0" w:color="auto"/>
            <w:left w:val="none" w:sz="0" w:space="0" w:color="auto"/>
            <w:bottom w:val="none" w:sz="0" w:space="0" w:color="auto"/>
            <w:right w:val="none" w:sz="0" w:space="0" w:color="auto"/>
          </w:divBdr>
        </w:div>
        <w:div w:id="1420952919">
          <w:marLeft w:val="640"/>
          <w:marRight w:val="0"/>
          <w:marTop w:val="0"/>
          <w:marBottom w:val="0"/>
          <w:divBdr>
            <w:top w:val="none" w:sz="0" w:space="0" w:color="auto"/>
            <w:left w:val="none" w:sz="0" w:space="0" w:color="auto"/>
            <w:bottom w:val="none" w:sz="0" w:space="0" w:color="auto"/>
            <w:right w:val="none" w:sz="0" w:space="0" w:color="auto"/>
          </w:divBdr>
        </w:div>
        <w:div w:id="1723209364">
          <w:marLeft w:val="640"/>
          <w:marRight w:val="0"/>
          <w:marTop w:val="0"/>
          <w:marBottom w:val="0"/>
          <w:divBdr>
            <w:top w:val="none" w:sz="0" w:space="0" w:color="auto"/>
            <w:left w:val="none" w:sz="0" w:space="0" w:color="auto"/>
            <w:bottom w:val="none" w:sz="0" w:space="0" w:color="auto"/>
            <w:right w:val="none" w:sz="0" w:space="0" w:color="auto"/>
          </w:divBdr>
        </w:div>
        <w:div w:id="704061278">
          <w:marLeft w:val="640"/>
          <w:marRight w:val="0"/>
          <w:marTop w:val="0"/>
          <w:marBottom w:val="0"/>
          <w:divBdr>
            <w:top w:val="none" w:sz="0" w:space="0" w:color="auto"/>
            <w:left w:val="none" w:sz="0" w:space="0" w:color="auto"/>
            <w:bottom w:val="none" w:sz="0" w:space="0" w:color="auto"/>
            <w:right w:val="none" w:sz="0" w:space="0" w:color="auto"/>
          </w:divBdr>
        </w:div>
        <w:div w:id="1996494000">
          <w:marLeft w:val="640"/>
          <w:marRight w:val="0"/>
          <w:marTop w:val="0"/>
          <w:marBottom w:val="0"/>
          <w:divBdr>
            <w:top w:val="none" w:sz="0" w:space="0" w:color="auto"/>
            <w:left w:val="none" w:sz="0" w:space="0" w:color="auto"/>
            <w:bottom w:val="none" w:sz="0" w:space="0" w:color="auto"/>
            <w:right w:val="none" w:sz="0" w:space="0" w:color="auto"/>
          </w:divBdr>
        </w:div>
        <w:div w:id="738943900">
          <w:marLeft w:val="640"/>
          <w:marRight w:val="0"/>
          <w:marTop w:val="0"/>
          <w:marBottom w:val="0"/>
          <w:divBdr>
            <w:top w:val="none" w:sz="0" w:space="0" w:color="auto"/>
            <w:left w:val="none" w:sz="0" w:space="0" w:color="auto"/>
            <w:bottom w:val="none" w:sz="0" w:space="0" w:color="auto"/>
            <w:right w:val="none" w:sz="0" w:space="0" w:color="auto"/>
          </w:divBdr>
        </w:div>
        <w:div w:id="1895848324">
          <w:marLeft w:val="640"/>
          <w:marRight w:val="0"/>
          <w:marTop w:val="0"/>
          <w:marBottom w:val="0"/>
          <w:divBdr>
            <w:top w:val="none" w:sz="0" w:space="0" w:color="auto"/>
            <w:left w:val="none" w:sz="0" w:space="0" w:color="auto"/>
            <w:bottom w:val="none" w:sz="0" w:space="0" w:color="auto"/>
            <w:right w:val="none" w:sz="0" w:space="0" w:color="auto"/>
          </w:divBdr>
        </w:div>
        <w:div w:id="1133448607">
          <w:marLeft w:val="640"/>
          <w:marRight w:val="0"/>
          <w:marTop w:val="0"/>
          <w:marBottom w:val="0"/>
          <w:divBdr>
            <w:top w:val="none" w:sz="0" w:space="0" w:color="auto"/>
            <w:left w:val="none" w:sz="0" w:space="0" w:color="auto"/>
            <w:bottom w:val="none" w:sz="0" w:space="0" w:color="auto"/>
            <w:right w:val="none" w:sz="0" w:space="0" w:color="auto"/>
          </w:divBdr>
        </w:div>
        <w:div w:id="388768912">
          <w:marLeft w:val="640"/>
          <w:marRight w:val="0"/>
          <w:marTop w:val="0"/>
          <w:marBottom w:val="0"/>
          <w:divBdr>
            <w:top w:val="none" w:sz="0" w:space="0" w:color="auto"/>
            <w:left w:val="none" w:sz="0" w:space="0" w:color="auto"/>
            <w:bottom w:val="none" w:sz="0" w:space="0" w:color="auto"/>
            <w:right w:val="none" w:sz="0" w:space="0" w:color="auto"/>
          </w:divBdr>
        </w:div>
        <w:div w:id="865875896">
          <w:marLeft w:val="640"/>
          <w:marRight w:val="0"/>
          <w:marTop w:val="0"/>
          <w:marBottom w:val="0"/>
          <w:divBdr>
            <w:top w:val="none" w:sz="0" w:space="0" w:color="auto"/>
            <w:left w:val="none" w:sz="0" w:space="0" w:color="auto"/>
            <w:bottom w:val="none" w:sz="0" w:space="0" w:color="auto"/>
            <w:right w:val="none" w:sz="0" w:space="0" w:color="auto"/>
          </w:divBdr>
        </w:div>
        <w:div w:id="793980007">
          <w:marLeft w:val="640"/>
          <w:marRight w:val="0"/>
          <w:marTop w:val="0"/>
          <w:marBottom w:val="0"/>
          <w:divBdr>
            <w:top w:val="none" w:sz="0" w:space="0" w:color="auto"/>
            <w:left w:val="none" w:sz="0" w:space="0" w:color="auto"/>
            <w:bottom w:val="none" w:sz="0" w:space="0" w:color="auto"/>
            <w:right w:val="none" w:sz="0" w:space="0" w:color="auto"/>
          </w:divBdr>
        </w:div>
        <w:div w:id="2085909818">
          <w:marLeft w:val="640"/>
          <w:marRight w:val="0"/>
          <w:marTop w:val="0"/>
          <w:marBottom w:val="0"/>
          <w:divBdr>
            <w:top w:val="none" w:sz="0" w:space="0" w:color="auto"/>
            <w:left w:val="none" w:sz="0" w:space="0" w:color="auto"/>
            <w:bottom w:val="none" w:sz="0" w:space="0" w:color="auto"/>
            <w:right w:val="none" w:sz="0" w:space="0" w:color="auto"/>
          </w:divBdr>
        </w:div>
        <w:div w:id="1482043610">
          <w:marLeft w:val="640"/>
          <w:marRight w:val="0"/>
          <w:marTop w:val="0"/>
          <w:marBottom w:val="0"/>
          <w:divBdr>
            <w:top w:val="none" w:sz="0" w:space="0" w:color="auto"/>
            <w:left w:val="none" w:sz="0" w:space="0" w:color="auto"/>
            <w:bottom w:val="none" w:sz="0" w:space="0" w:color="auto"/>
            <w:right w:val="none" w:sz="0" w:space="0" w:color="auto"/>
          </w:divBdr>
        </w:div>
        <w:div w:id="682315713">
          <w:marLeft w:val="640"/>
          <w:marRight w:val="0"/>
          <w:marTop w:val="0"/>
          <w:marBottom w:val="0"/>
          <w:divBdr>
            <w:top w:val="none" w:sz="0" w:space="0" w:color="auto"/>
            <w:left w:val="none" w:sz="0" w:space="0" w:color="auto"/>
            <w:bottom w:val="none" w:sz="0" w:space="0" w:color="auto"/>
            <w:right w:val="none" w:sz="0" w:space="0" w:color="auto"/>
          </w:divBdr>
        </w:div>
        <w:div w:id="803040942">
          <w:marLeft w:val="640"/>
          <w:marRight w:val="0"/>
          <w:marTop w:val="0"/>
          <w:marBottom w:val="0"/>
          <w:divBdr>
            <w:top w:val="none" w:sz="0" w:space="0" w:color="auto"/>
            <w:left w:val="none" w:sz="0" w:space="0" w:color="auto"/>
            <w:bottom w:val="none" w:sz="0" w:space="0" w:color="auto"/>
            <w:right w:val="none" w:sz="0" w:space="0" w:color="auto"/>
          </w:divBdr>
        </w:div>
        <w:div w:id="860823177">
          <w:marLeft w:val="640"/>
          <w:marRight w:val="0"/>
          <w:marTop w:val="0"/>
          <w:marBottom w:val="0"/>
          <w:divBdr>
            <w:top w:val="none" w:sz="0" w:space="0" w:color="auto"/>
            <w:left w:val="none" w:sz="0" w:space="0" w:color="auto"/>
            <w:bottom w:val="none" w:sz="0" w:space="0" w:color="auto"/>
            <w:right w:val="none" w:sz="0" w:space="0" w:color="auto"/>
          </w:divBdr>
        </w:div>
        <w:div w:id="150874244">
          <w:marLeft w:val="640"/>
          <w:marRight w:val="0"/>
          <w:marTop w:val="0"/>
          <w:marBottom w:val="0"/>
          <w:divBdr>
            <w:top w:val="none" w:sz="0" w:space="0" w:color="auto"/>
            <w:left w:val="none" w:sz="0" w:space="0" w:color="auto"/>
            <w:bottom w:val="none" w:sz="0" w:space="0" w:color="auto"/>
            <w:right w:val="none" w:sz="0" w:space="0" w:color="auto"/>
          </w:divBdr>
        </w:div>
        <w:div w:id="1692610920">
          <w:marLeft w:val="640"/>
          <w:marRight w:val="0"/>
          <w:marTop w:val="0"/>
          <w:marBottom w:val="0"/>
          <w:divBdr>
            <w:top w:val="none" w:sz="0" w:space="0" w:color="auto"/>
            <w:left w:val="none" w:sz="0" w:space="0" w:color="auto"/>
            <w:bottom w:val="none" w:sz="0" w:space="0" w:color="auto"/>
            <w:right w:val="none" w:sz="0" w:space="0" w:color="auto"/>
          </w:divBdr>
        </w:div>
        <w:div w:id="1861358293">
          <w:marLeft w:val="640"/>
          <w:marRight w:val="0"/>
          <w:marTop w:val="0"/>
          <w:marBottom w:val="0"/>
          <w:divBdr>
            <w:top w:val="none" w:sz="0" w:space="0" w:color="auto"/>
            <w:left w:val="none" w:sz="0" w:space="0" w:color="auto"/>
            <w:bottom w:val="none" w:sz="0" w:space="0" w:color="auto"/>
            <w:right w:val="none" w:sz="0" w:space="0" w:color="auto"/>
          </w:divBdr>
        </w:div>
        <w:div w:id="1922790584">
          <w:marLeft w:val="640"/>
          <w:marRight w:val="0"/>
          <w:marTop w:val="0"/>
          <w:marBottom w:val="0"/>
          <w:divBdr>
            <w:top w:val="none" w:sz="0" w:space="0" w:color="auto"/>
            <w:left w:val="none" w:sz="0" w:space="0" w:color="auto"/>
            <w:bottom w:val="none" w:sz="0" w:space="0" w:color="auto"/>
            <w:right w:val="none" w:sz="0" w:space="0" w:color="auto"/>
          </w:divBdr>
        </w:div>
        <w:div w:id="1654723688">
          <w:marLeft w:val="640"/>
          <w:marRight w:val="0"/>
          <w:marTop w:val="0"/>
          <w:marBottom w:val="0"/>
          <w:divBdr>
            <w:top w:val="none" w:sz="0" w:space="0" w:color="auto"/>
            <w:left w:val="none" w:sz="0" w:space="0" w:color="auto"/>
            <w:bottom w:val="none" w:sz="0" w:space="0" w:color="auto"/>
            <w:right w:val="none" w:sz="0" w:space="0" w:color="auto"/>
          </w:divBdr>
        </w:div>
        <w:div w:id="1716007049">
          <w:marLeft w:val="640"/>
          <w:marRight w:val="0"/>
          <w:marTop w:val="0"/>
          <w:marBottom w:val="0"/>
          <w:divBdr>
            <w:top w:val="none" w:sz="0" w:space="0" w:color="auto"/>
            <w:left w:val="none" w:sz="0" w:space="0" w:color="auto"/>
            <w:bottom w:val="none" w:sz="0" w:space="0" w:color="auto"/>
            <w:right w:val="none" w:sz="0" w:space="0" w:color="auto"/>
          </w:divBdr>
        </w:div>
        <w:div w:id="515971885">
          <w:marLeft w:val="640"/>
          <w:marRight w:val="0"/>
          <w:marTop w:val="0"/>
          <w:marBottom w:val="0"/>
          <w:divBdr>
            <w:top w:val="none" w:sz="0" w:space="0" w:color="auto"/>
            <w:left w:val="none" w:sz="0" w:space="0" w:color="auto"/>
            <w:bottom w:val="none" w:sz="0" w:space="0" w:color="auto"/>
            <w:right w:val="none" w:sz="0" w:space="0" w:color="auto"/>
          </w:divBdr>
        </w:div>
        <w:div w:id="357319936">
          <w:marLeft w:val="640"/>
          <w:marRight w:val="0"/>
          <w:marTop w:val="0"/>
          <w:marBottom w:val="0"/>
          <w:divBdr>
            <w:top w:val="none" w:sz="0" w:space="0" w:color="auto"/>
            <w:left w:val="none" w:sz="0" w:space="0" w:color="auto"/>
            <w:bottom w:val="none" w:sz="0" w:space="0" w:color="auto"/>
            <w:right w:val="none" w:sz="0" w:space="0" w:color="auto"/>
          </w:divBdr>
        </w:div>
        <w:div w:id="529882547">
          <w:marLeft w:val="640"/>
          <w:marRight w:val="0"/>
          <w:marTop w:val="0"/>
          <w:marBottom w:val="0"/>
          <w:divBdr>
            <w:top w:val="none" w:sz="0" w:space="0" w:color="auto"/>
            <w:left w:val="none" w:sz="0" w:space="0" w:color="auto"/>
            <w:bottom w:val="none" w:sz="0" w:space="0" w:color="auto"/>
            <w:right w:val="none" w:sz="0" w:space="0" w:color="auto"/>
          </w:divBdr>
        </w:div>
        <w:div w:id="1185901747">
          <w:marLeft w:val="640"/>
          <w:marRight w:val="0"/>
          <w:marTop w:val="0"/>
          <w:marBottom w:val="0"/>
          <w:divBdr>
            <w:top w:val="none" w:sz="0" w:space="0" w:color="auto"/>
            <w:left w:val="none" w:sz="0" w:space="0" w:color="auto"/>
            <w:bottom w:val="none" w:sz="0" w:space="0" w:color="auto"/>
            <w:right w:val="none" w:sz="0" w:space="0" w:color="auto"/>
          </w:divBdr>
        </w:div>
        <w:div w:id="1023558462">
          <w:marLeft w:val="640"/>
          <w:marRight w:val="0"/>
          <w:marTop w:val="0"/>
          <w:marBottom w:val="0"/>
          <w:divBdr>
            <w:top w:val="none" w:sz="0" w:space="0" w:color="auto"/>
            <w:left w:val="none" w:sz="0" w:space="0" w:color="auto"/>
            <w:bottom w:val="none" w:sz="0" w:space="0" w:color="auto"/>
            <w:right w:val="none" w:sz="0" w:space="0" w:color="auto"/>
          </w:divBdr>
        </w:div>
        <w:div w:id="1044603193">
          <w:marLeft w:val="640"/>
          <w:marRight w:val="0"/>
          <w:marTop w:val="0"/>
          <w:marBottom w:val="0"/>
          <w:divBdr>
            <w:top w:val="none" w:sz="0" w:space="0" w:color="auto"/>
            <w:left w:val="none" w:sz="0" w:space="0" w:color="auto"/>
            <w:bottom w:val="none" w:sz="0" w:space="0" w:color="auto"/>
            <w:right w:val="none" w:sz="0" w:space="0" w:color="auto"/>
          </w:divBdr>
        </w:div>
        <w:div w:id="1776512700">
          <w:marLeft w:val="640"/>
          <w:marRight w:val="0"/>
          <w:marTop w:val="0"/>
          <w:marBottom w:val="0"/>
          <w:divBdr>
            <w:top w:val="none" w:sz="0" w:space="0" w:color="auto"/>
            <w:left w:val="none" w:sz="0" w:space="0" w:color="auto"/>
            <w:bottom w:val="none" w:sz="0" w:space="0" w:color="auto"/>
            <w:right w:val="none" w:sz="0" w:space="0" w:color="auto"/>
          </w:divBdr>
        </w:div>
        <w:div w:id="1123771437">
          <w:marLeft w:val="640"/>
          <w:marRight w:val="0"/>
          <w:marTop w:val="0"/>
          <w:marBottom w:val="0"/>
          <w:divBdr>
            <w:top w:val="none" w:sz="0" w:space="0" w:color="auto"/>
            <w:left w:val="none" w:sz="0" w:space="0" w:color="auto"/>
            <w:bottom w:val="none" w:sz="0" w:space="0" w:color="auto"/>
            <w:right w:val="none" w:sz="0" w:space="0" w:color="auto"/>
          </w:divBdr>
        </w:div>
        <w:div w:id="1151824180">
          <w:marLeft w:val="640"/>
          <w:marRight w:val="0"/>
          <w:marTop w:val="0"/>
          <w:marBottom w:val="0"/>
          <w:divBdr>
            <w:top w:val="none" w:sz="0" w:space="0" w:color="auto"/>
            <w:left w:val="none" w:sz="0" w:space="0" w:color="auto"/>
            <w:bottom w:val="none" w:sz="0" w:space="0" w:color="auto"/>
            <w:right w:val="none" w:sz="0" w:space="0" w:color="auto"/>
          </w:divBdr>
        </w:div>
        <w:div w:id="2025663496">
          <w:marLeft w:val="640"/>
          <w:marRight w:val="0"/>
          <w:marTop w:val="0"/>
          <w:marBottom w:val="0"/>
          <w:divBdr>
            <w:top w:val="none" w:sz="0" w:space="0" w:color="auto"/>
            <w:left w:val="none" w:sz="0" w:space="0" w:color="auto"/>
            <w:bottom w:val="none" w:sz="0" w:space="0" w:color="auto"/>
            <w:right w:val="none" w:sz="0" w:space="0" w:color="auto"/>
          </w:divBdr>
        </w:div>
        <w:div w:id="1167867490">
          <w:marLeft w:val="640"/>
          <w:marRight w:val="0"/>
          <w:marTop w:val="0"/>
          <w:marBottom w:val="0"/>
          <w:divBdr>
            <w:top w:val="none" w:sz="0" w:space="0" w:color="auto"/>
            <w:left w:val="none" w:sz="0" w:space="0" w:color="auto"/>
            <w:bottom w:val="none" w:sz="0" w:space="0" w:color="auto"/>
            <w:right w:val="none" w:sz="0" w:space="0" w:color="auto"/>
          </w:divBdr>
        </w:div>
        <w:div w:id="1617828720">
          <w:marLeft w:val="640"/>
          <w:marRight w:val="0"/>
          <w:marTop w:val="0"/>
          <w:marBottom w:val="0"/>
          <w:divBdr>
            <w:top w:val="none" w:sz="0" w:space="0" w:color="auto"/>
            <w:left w:val="none" w:sz="0" w:space="0" w:color="auto"/>
            <w:bottom w:val="none" w:sz="0" w:space="0" w:color="auto"/>
            <w:right w:val="none" w:sz="0" w:space="0" w:color="auto"/>
          </w:divBdr>
        </w:div>
        <w:div w:id="483744604">
          <w:marLeft w:val="640"/>
          <w:marRight w:val="0"/>
          <w:marTop w:val="0"/>
          <w:marBottom w:val="0"/>
          <w:divBdr>
            <w:top w:val="none" w:sz="0" w:space="0" w:color="auto"/>
            <w:left w:val="none" w:sz="0" w:space="0" w:color="auto"/>
            <w:bottom w:val="none" w:sz="0" w:space="0" w:color="auto"/>
            <w:right w:val="none" w:sz="0" w:space="0" w:color="auto"/>
          </w:divBdr>
        </w:div>
        <w:div w:id="210117624">
          <w:marLeft w:val="640"/>
          <w:marRight w:val="0"/>
          <w:marTop w:val="0"/>
          <w:marBottom w:val="0"/>
          <w:divBdr>
            <w:top w:val="none" w:sz="0" w:space="0" w:color="auto"/>
            <w:left w:val="none" w:sz="0" w:space="0" w:color="auto"/>
            <w:bottom w:val="none" w:sz="0" w:space="0" w:color="auto"/>
            <w:right w:val="none" w:sz="0" w:space="0" w:color="auto"/>
          </w:divBdr>
        </w:div>
        <w:div w:id="2059820045">
          <w:marLeft w:val="640"/>
          <w:marRight w:val="0"/>
          <w:marTop w:val="0"/>
          <w:marBottom w:val="0"/>
          <w:divBdr>
            <w:top w:val="none" w:sz="0" w:space="0" w:color="auto"/>
            <w:left w:val="none" w:sz="0" w:space="0" w:color="auto"/>
            <w:bottom w:val="none" w:sz="0" w:space="0" w:color="auto"/>
            <w:right w:val="none" w:sz="0" w:space="0" w:color="auto"/>
          </w:divBdr>
        </w:div>
        <w:div w:id="165630403">
          <w:marLeft w:val="640"/>
          <w:marRight w:val="0"/>
          <w:marTop w:val="0"/>
          <w:marBottom w:val="0"/>
          <w:divBdr>
            <w:top w:val="none" w:sz="0" w:space="0" w:color="auto"/>
            <w:left w:val="none" w:sz="0" w:space="0" w:color="auto"/>
            <w:bottom w:val="none" w:sz="0" w:space="0" w:color="auto"/>
            <w:right w:val="none" w:sz="0" w:space="0" w:color="auto"/>
          </w:divBdr>
        </w:div>
        <w:div w:id="1078863247">
          <w:marLeft w:val="640"/>
          <w:marRight w:val="0"/>
          <w:marTop w:val="0"/>
          <w:marBottom w:val="0"/>
          <w:divBdr>
            <w:top w:val="none" w:sz="0" w:space="0" w:color="auto"/>
            <w:left w:val="none" w:sz="0" w:space="0" w:color="auto"/>
            <w:bottom w:val="none" w:sz="0" w:space="0" w:color="auto"/>
            <w:right w:val="none" w:sz="0" w:space="0" w:color="auto"/>
          </w:divBdr>
        </w:div>
        <w:div w:id="1779519736">
          <w:marLeft w:val="640"/>
          <w:marRight w:val="0"/>
          <w:marTop w:val="0"/>
          <w:marBottom w:val="0"/>
          <w:divBdr>
            <w:top w:val="none" w:sz="0" w:space="0" w:color="auto"/>
            <w:left w:val="none" w:sz="0" w:space="0" w:color="auto"/>
            <w:bottom w:val="none" w:sz="0" w:space="0" w:color="auto"/>
            <w:right w:val="none" w:sz="0" w:space="0" w:color="auto"/>
          </w:divBdr>
        </w:div>
        <w:div w:id="1531190126">
          <w:marLeft w:val="640"/>
          <w:marRight w:val="0"/>
          <w:marTop w:val="0"/>
          <w:marBottom w:val="0"/>
          <w:divBdr>
            <w:top w:val="none" w:sz="0" w:space="0" w:color="auto"/>
            <w:left w:val="none" w:sz="0" w:space="0" w:color="auto"/>
            <w:bottom w:val="none" w:sz="0" w:space="0" w:color="auto"/>
            <w:right w:val="none" w:sz="0" w:space="0" w:color="auto"/>
          </w:divBdr>
        </w:div>
        <w:div w:id="1594583625">
          <w:marLeft w:val="640"/>
          <w:marRight w:val="0"/>
          <w:marTop w:val="0"/>
          <w:marBottom w:val="0"/>
          <w:divBdr>
            <w:top w:val="none" w:sz="0" w:space="0" w:color="auto"/>
            <w:left w:val="none" w:sz="0" w:space="0" w:color="auto"/>
            <w:bottom w:val="none" w:sz="0" w:space="0" w:color="auto"/>
            <w:right w:val="none" w:sz="0" w:space="0" w:color="auto"/>
          </w:divBdr>
        </w:div>
        <w:div w:id="593248621">
          <w:marLeft w:val="640"/>
          <w:marRight w:val="0"/>
          <w:marTop w:val="0"/>
          <w:marBottom w:val="0"/>
          <w:divBdr>
            <w:top w:val="none" w:sz="0" w:space="0" w:color="auto"/>
            <w:left w:val="none" w:sz="0" w:space="0" w:color="auto"/>
            <w:bottom w:val="none" w:sz="0" w:space="0" w:color="auto"/>
            <w:right w:val="none" w:sz="0" w:space="0" w:color="auto"/>
          </w:divBdr>
        </w:div>
        <w:div w:id="2089035798">
          <w:marLeft w:val="640"/>
          <w:marRight w:val="0"/>
          <w:marTop w:val="0"/>
          <w:marBottom w:val="0"/>
          <w:divBdr>
            <w:top w:val="none" w:sz="0" w:space="0" w:color="auto"/>
            <w:left w:val="none" w:sz="0" w:space="0" w:color="auto"/>
            <w:bottom w:val="none" w:sz="0" w:space="0" w:color="auto"/>
            <w:right w:val="none" w:sz="0" w:space="0" w:color="auto"/>
          </w:divBdr>
        </w:div>
        <w:div w:id="2030333778">
          <w:marLeft w:val="640"/>
          <w:marRight w:val="0"/>
          <w:marTop w:val="0"/>
          <w:marBottom w:val="0"/>
          <w:divBdr>
            <w:top w:val="none" w:sz="0" w:space="0" w:color="auto"/>
            <w:left w:val="none" w:sz="0" w:space="0" w:color="auto"/>
            <w:bottom w:val="none" w:sz="0" w:space="0" w:color="auto"/>
            <w:right w:val="none" w:sz="0" w:space="0" w:color="auto"/>
          </w:divBdr>
        </w:div>
        <w:div w:id="1262224390">
          <w:marLeft w:val="640"/>
          <w:marRight w:val="0"/>
          <w:marTop w:val="0"/>
          <w:marBottom w:val="0"/>
          <w:divBdr>
            <w:top w:val="none" w:sz="0" w:space="0" w:color="auto"/>
            <w:left w:val="none" w:sz="0" w:space="0" w:color="auto"/>
            <w:bottom w:val="none" w:sz="0" w:space="0" w:color="auto"/>
            <w:right w:val="none" w:sz="0" w:space="0" w:color="auto"/>
          </w:divBdr>
        </w:div>
        <w:div w:id="1361129956">
          <w:marLeft w:val="640"/>
          <w:marRight w:val="0"/>
          <w:marTop w:val="0"/>
          <w:marBottom w:val="0"/>
          <w:divBdr>
            <w:top w:val="none" w:sz="0" w:space="0" w:color="auto"/>
            <w:left w:val="none" w:sz="0" w:space="0" w:color="auto"/>
            <w:bottom w:val="none" w:sz="0" w:space="0" w:color="auto"/>
            <w:right w:val="none" w:sz="0" w:space="0" w:color="auto"/>
          </w:divBdr>
        </w:div>
        <w:div w:id="235481344">
          <w:marLeft w:val="640"/>
          <w:marRight w:val="0"/>
          <w:marTop w:val="0"/>
          <w:marBottom w:val="0"/>
          <w:divBdr>
            <w:top w:val="none" w:sz="0" w:space="0" w:color="auto"/>
            <w:left w:val="none" w:sz="0" w:space="0" w:color="auto"/>
            <w:bottom w:val="none" w:sz="0" w:space="0" w:color="auto"/>
            <w:right w:val="none" w:sz="0" w:space="0" w:color="auto"/>
          </w:divBdr>
        </w:div>
        <w:div w:id="1724678017">
          <w:marLeft w:val="640"/>
          <w:marRight w:val="0"/>
          <w:marTop w:val="0"/>
          <w:marBottom w:val="0"/>
          <w:divBdr>
            <w:top w:val="none" w:sz="0" w:space="0" w:color="auto"/>
            <w:left w:val="none" w:sz="0" w:space="0" w:color="auto"/>
            <w:bottom w:val="none" w:sz="0" w:space="0" w:color="auto"/>
            <w:right w:val="none" w:sz="0" w:space="0" w:color="auto"/>
          </w:divBdr>
        </w:div>
        <w:div w:id="782385705">
          <w:marLeft w:val="640"/>
          <w:marRight w:val="0"/>
          <w:marTop w:val="0"/>
          <w:marBottom w:val="0"/>
          <w:divBdr>
            <w:top w:val="none" w:sz="0" w:space="0" w:color="auto"/>
            <w:left w:val="none" w:sz="0" w:space="0" w:color="auto"/>
            <w:bottom w:val="none" w:sz="0" w:space="0" w:color="auto"/>
            <w:right w:val="none" w:sz="0" w:space="0" w:color="auto"/>
          </w:divBdr>
        </w:div>
        <w:div w:id="1244880276">
          <w:marLeft w:val="640"/>
          <w:marRight w:val="0"/>
          <w:marTop w:val="0"/>
          <w:marBottom w:val="0"/>
          <w:divBdr>
            <w:top w:val="none" w:sz="0" w:space="0" w:color="auto"/>
            <w:left w:val="none" w:sz="0" w:space="0" w:color="auto"/>
            <w:bottom w:val="none" w:sz="0" w:space="0" w:color="auto"/>
            <w:right w:val="none" w:sz="0" w:space="0" w:color="auto"/>
          </w:divBdr>
        </w:div>
        <w:div w:id="409541086">
          <w:marLeft w:val="640"/>
          <w:marRight w:val="0"/>
          <w:marTop w:val="0"/>
          <w:marBottom w:val="0"/>
          <w:divBdr>
            <w:top w:val="none" w:sz="0" w:space="0" w:color="auto"/>
            <w:left w:val="none" w:sz="0" w:space="0" w:color="auto"/>
            <w:bottom w:val="none" w:sz="0" w:space="0" w:color="auto"/>
            <w:right w:val="none" w:sz="0" w:space="0" w:color="auto"/>
          </w:divBdr>
        </w:div>
        <w:div w:id="1653868933">
          <w:marLeft w:val="640"/>
          <w:marRight w:val="0"/>
          <w:marTop w:val="0"/>
          <w:marBottom w:val="0"/>
          <w:divBdr>
            <w:top w:val="none" w:sz="0" w:space="0" w:color="auto"/>
            <w:left w:val="none" w:sz="0" w:space="0" w:color="auto"/>
            <w:bottom w:val="none" w:sz="0" w:space="0" w:color="auto"/>
            <w:right w:val="none" w:sz="0" w:space="0" w:color="auto"/>
          </w:divBdr>
        </w:div>
        <w:div w:id="921454327">
          <w:marLeft w:val="640"/>
          <w:marRight w:val="0"/>
          <w:marTop w:val="0"/>
          <w:marBottom w:val="0"/>
          <w:divBdr>
            <w:top w:val="none" w:sz="0" w:space="0" w:color="auto"/>
            <w:left w:val="none" w:sz="0" w:space="0" w:color="auto"/>
            <w:bottom w:val="none" w:sz="0" w:space="0" w:color="auto"/>
            <w:right w:val="none" w:sz="0" w:space="0" w:color="auto"/>
          </w:divBdr>
        </w:div>
        <w:div w:id="371535532">
          <w:marLeft w:val="640"/>
          <w:marRight w:val="0"/>
          <w:marTop w:val="0"/>
          <w:marBottom w:val="0"/>
          <w:divBdr>
            <w:top w:val="none" w:sz="0" w:space="0" w:color="auto"/>
            <w:left w:val="none" w:sz="0" w:space="0" w:color="auto"/>
            <w:bottom w:val="none" w:sz="0" w:space="0" w:color="auto"/>
            <w:right w:val="none" w:sz="0" w:space="0" w:color="auto"/>
          </w:divBdr>
        </w:div>
        <w:div w:id="439301839">
          <w:marLeft w:val="640"/>
          <w:marRight w:val="0"/>
          <w:marTop w:val="0"/>
          <w:marBottom w:val="0"/>
          <w:divBdr>
            <w:top w:val="none" w:sz="0" w:space="0" w:color="auto"/>
            <w:left w:val="none" w:sz="0" w:space="0" w:color="auto"/>
            <w:bottom w:val="none" w:sz="0" w:space="0" w:color="auto"/>
            <w:right w:val="none" w:sz="0" w:space="0" w:color="auto"/>
          </w:divBdr>
        </w:div>
        <w:div w:id="968782881">
          <w:marLeft w:val="640"/>
          <w:marRight w:val="0"/>
          <w:marTop w:val="0"/>
          <w:marBottom w:val="0"/>
          <w:divBdr>
            <w:top w:val="none" w:sz="0" w:space="0" w:color="auto"/>
            <w:left w:val="none" w:sz="0" w:space="0" w:color="auto"/>
            <w:bottom w:val="none" w:sz="0" w:space="0" w:color="auto"/>
            <w:right w:val="none" w:sz="0" w:space="0" w:color="auto"/>
          </w:divBdr>
        </w:div>
        <w:div w:id="886650020">
          <w:marLeft w:val="640"/>
          <w:marRight w:val="0"/>
          <w:marTop w:val="0"/>
          <w:marBottom w:val="0"/>
          <w:divBdr>
            <w:top w:val="none" w:sz="0" w:space="0" w:color="auto"/>
            <w:left w:val="none" w:sz="0" w:space="0" w:color="auto"/>
            <w:bottom w:val="none" w:sz="0" w:space="0" w:color="auto"/>
            <w:right w:val="none" w:sz="0" w:space="0" w:color="auto"/>
          </w:divBdr>
        </w:div>
        <w:div w:id="279605601">
          <w:marLeft w:val="640"/>
          <w:marRight w:val="0"/>
          <w:marTop w:val="0"/>
          <w:marBottom w:val="0"/>
          <w:divBdr>
            <w:top w:val="none" w:sz="0" w:space="0" w:color="auto"/>
            <w:left w:val="none" w:sz="0" w:space="0" w:color="auto"/>
            <w:bottom w:val="none" w:sz="0" w:space="0" w:color="auto"/>
            <w:right w:val="none" w:sz="0" w:space="0" w:color="auto"/>
          </w:divBdr>
        </w:div>
        <w:div w:id="1050807969">
          <w:marLeft w:val="640"/>
          <w:marRight w:val="0"/>
          <w:marTop w:val="0"/>
          <w:marBottom w:val="0"/>
          <w:divBdr>
            <w:top w:val="none" w:sz="0" w:space="0" w:color="auto"/>
            <w:left w:val="none" w:sz="0" w:space="0" w:color="auto"/>
            <w:bottom w:val="none" w:sz="0" w:space="0" w:color="auto"/>
            <w:right w:val="none" w:sz="0" w:space="0" w:color="auto"/>
          </w:divBdr>
        </w:div>
        <w:div w:id="1204178136">
          <w:marLeft w:val="640"/>
          <w:marRight w:val="0"/>
          <w:marTop w:val="0"/>
          <w:marBottom w:val="0"/>
          <w:divBdr>
            <w:top w:val="none" w:sz="0" w:space="0" w:color="auto"/>
            <w:left w:val="none" w:sz="0" w:space="0" w:color="auto"/>
            <w:bottom w:val="none" w:sz="0" w:space="0" w:color="auto"/>
            <w:right w:val="none" w:sz="0" w:space="0" w:color="auto"/>
          </w:divBdr>
        </w:div>
        <w:div w:id="732889282">
          <w:marLeft w:val="640"/>
          <w:marRight w:val="0"/>
          <w:marTop w:val="0"/>
          <w:marBottom w:val="0"/>
          <w:divBdr>
            <w:top w:val="none" w:sz="0" w:space="0" w:color="auto"/>
            <w:left w:val="none" w:sz="0" w:space="0" w:color="auto"/>
            <w:bottom w:val="none" w:sz="0" w:space="0" w:color="auto"/>
            <w:right w:val="none" w:sz="0" w:space="0" w:color="auto"/>
          </w:divBdr>
        </w:div>
        <w:div w:id="184371290">
          <w:marLeft w:val="640"/>
          <w:marRight w:val="0"/>
          <w:marTop w:val="0"/>
          <w:marBottom w:val="0"/>
          <w:divBdr>
            <w:top w:val="none" w:sz="0" w:space="0" w:color="auto"/>
            <w:left w:val="none" w:sz="0" w:space="0" w:color="auto"/>
            <w:bottom w:val="none" w:sz="0" w:space="0" w:color="auto"/>
            <w:right w:val="none" w:sz="0" w:space="0" w:color="auto"/>
          </w:divBdr>
        </w:div>
        <w:div w:id="1382289856">
          <w:marLeft w:val="640"/>
          <w:marRight w:val="0"/>
          <w:marTop w:val="0"/>
          <w:marBottom w:val="0"/>
          <w:divBdr>
            <w:top w:val="none" w:sz="0" w:space="0" w:color="auto"/>
            <w:left w:val="none" w:sz="0" w:space="0" w:color="auto"/>
            <w:bottom w:val="none" w:sz="0" w:space="0" w:color="auto"/>
            <w:right w:val="none" w:sz="0" w:space="0" w:color="auto"/>
          </w:divBdr>
        </w:div>
        <w:div w:id="2023968234">
          <w:marLeft w:val="640"/>
          <w:marRight w:val="0"/>
          <w:marTop w:val="0"/>
          <w:marBottom w:val="0"/>
          <w:divBdr>
            <w:top w:val="none" w:sz="0" w:space="0" w:color="auto"/>
            <w:left w:val="none" w:sz="0" w:space="0" w:color="auto"/>
            <w:bottom w:val="none" w:sz="0" w:space="0" w:color="auto"/>
            <w:right w:val="none" w:sz="0" w:space="0" w:color="auto"/>
          </w:divBdr>
        </w:div>
        <w:div w:id="461963907">
          <w:marLeft w:val="640"/>
          <w:marRight w:val="0"/>
          <w:marTop w:val="0"/>
          <w:marBottom w:val="0"/>
          <w:divBdr>
            <w:top w:val="none" w:sz="0" w:space="0" w:color="auto"/>
            <w:left w:val="none" w:sz="0" w:space="0" w:color="auto"/>
            <w:bottom w:val="none" w:sz="0" w:space="0" w:color="auto"/>
            <w:right w:val="none" w:sz="0" w:space="0" w:color="auto"/>
          </w:divBdr>
        </w:div>
        <w:div w:id="1564684202">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495070208">
      <w:bodyDiv w:val="1"/>
      <w:marLeft w:val="0"/>
      <w:marRight w:val="0"/>
      <w:marTop w:val="0"/>
      <w:marBottom w:val="0"/>
      <w:divBdr>
        <w:top w:val="none" w:sz="0" w:space="0" w:color="auto"/>
        <w:left w:val="none" w:sz="0" w:space="0" w:color="auto"/>
        <w:bottom w:val="none" w:sz="0" w:space="0" w:color="auto"/>
        <w:right w:val="none" w:sz="0" w:space="0" w:color="auto"/>
      </w:divBdr>
      <w:divsChild>
        <w:div w:id="442310644">
          <w:marLeft w:val="640"/>
          <w:marRight w:val="0"/>
          <w:marTop w:val="0"/>
          <w:marBottom w:val="0"/>
          <w:divBdr>
            <w:top w:val="none" w:sz="0" w:space="0" w:color="auto"/>
            <w:left w:val="none" w:sz="0" w:space="0" w:color="auto"/>
            <w:bottom w:val="none" w:sz="0" w:space="0" w:color="auto"/>
            <w:right w:val="none" w:sz="0" w:space="0" w:color="auto"/>
          </w:divBdr>
        </w:div>
        <w:div w:id="1752195895">
          <w:marLeft w:val="640"/>
          <w:marRight w:val="0"/>
          <w:marTop w:val="0"/>
          <w:marBottom w:val="0"/>
          <w:divBdr>
            <w:top w:val="none" w:sz="0" w:space="0" w:color="auto"/>
            <w:left w:val="none" w:sz="0" w:space="0" w:color="auto"/>
            <w:bottom w:val="none" w:sz="0" w:space="0" w:color="auto"/>
            <w:right w:val="none" w:sz="0" w:space="0" w:color="auto"/>
          </w:divBdr>
        </w:div>
        <w:div w:id="1542403098">
          <w:marLeft w:val="640"/>
          <w:marRight w:val="0"/>
          <w:marTop w:val="0"/>
          <w:marBottom w:val="0"/>
          <w:divBdr>
            <w:top w:val="none" w:sz="0" w:space="0" w:color="auto"/>
            <w:left w:val="none" w:sz="0" w:space="0" w:color="auto"/>
            <w:bottom w:val="none" w:sz="0" w:space="0" w:color="auto"/>
            <w:right w:val="none" w:sz="0" w:space="0" w:color="auto"/>
          </w:divBdr>
        </w:div>
        <w:div w:id="1399939819">
          <w:marLeft w:val="640"/>
          <w:marRight w:val="0"/>
          <w:marTop w:val="0"/>
          <w:marBottom w:val="0"/>
          <w:divBdr>
            <w:top w:val="none" w:sz="0" w:space="0" w:color="auto"/>
            <w:left w:val="none" w:sz="0" w:space="0" w:color="auto"/>
            <w:bottom w:val="none" w:sz="0" w:space="0" w:color="auto"/>
            <w:right w:val="none" w:sz="0" w:space="0" w:color="auto"/>
          </w:divBdr>
        </w:div>
        <w:div w:id="2103454043">
          <w:marLeft w:val="640"/>
          <w:marRight w:val="0"/>
          <w:marTop w:val="0"/>
          <w:marBottom w:val="0"/>
          <w:divBdr>
            <w:top w:val="none" w:sz="0" w:space="0" w:color="auto"/>
            <w:left w:val="none" w:sz="0" w:space="0" w:color="auto"/>
            <w:bottom w:val="none" w:sz="0" w:space="0" w:color="auto"/>
            <w:right w:val="none" w:sz="0" w:space="0" w:color="auto"/>
          </w:divBdr>
        </w:div>
        <w:div w:id="543638950">
          <w:marLeft w:val="640"/>
          <w:marRight w:val="0"/>
          <w:marTop w:val="0"/>
          <w:marBottom w:val="0"/>
          <w:divBdr>
            <w:top w:val="none" w:sz="0" w:space="0" w:color="auto"/>
            <w:left w:val="none" w:sz="0" w:space="0" w:color="auto"/>
            <w:bottom w:val="none" w:sz="0" w:space="0" w:color="auto"/>
            <w:right w:val="none" w:sz="0" w:space="0" w:color="auto"/>
          </w:divBdr>
        </w:div>
        <w:div w:id="371199445">
          <w:marLeft w:val="640"/>
          <w:marRight w:val="0"/>
          <w:marTop w:val="0"/>
          <w:marBottom w:val="0"/>
          <w:divBdr>
            <w:top w:val="none" w:sz="0" w:space="0" w:color="auto"/>
            <w:left w:val="none" w:sz="0" w:space="0" w:color="auto"/>
            <w:bottom w:val="none" w:sz="0" w:space="0" w:color="auto"/>
            <w:right w:val="none" w:sz="0" w:space="0" w:color="auto"/>
          </w:divBdr>
        </w:div>
        <w:div w:id="772625507">
          <w:marLeft w:val="640"/>
          <w:marRight w:val="0"/>
          <w:marTop w:val="0"/>
          <w:marBottom w:val="0"/>
          <w:divBdr>
            <w:top w:val="none" w:sz="0" w:space="0" w:color="auto"/>
            <w:left w:val="none" w:sz="0" w:space="0" w:color="auto"/>
            <w:bottom w:val="none" w:sz="0" w:space="0" w:color="auto"/>
            <w:right w:val="none" w:sz="0" w:space="0" w:color="auto"/>
          </w:divBdr>
        </w:div>
        <w:div w:id="2007247689">
          <w:marLeft w:val="640"/>
          <w:marRight w:val="0"/>
          <w:marTop w:val="0"/>
          <w:marBottom w:val="0"/>
          <w:divBdr>
            <w:top w:val="none" w:sz="0" w:space="0" w:color="auto"/>
            <w:left w:val="none" w:sz="0" w:space="0" w:color="auto"/>
            <w:bottom w:val="none" w:sz="0" w:space="0" w:color="auto"/>
            <w:right w:val="none" w:sz="0" w:space="0" w:color="auto"/>
          </w:divBdr>
        </w:div>
        <w:div w:id="579102235">
          <w:marLeft w:val="640"/>
          <w:marRight w:val="0"/>
          <w:marTop w:val="0"/>
          <w:marBottom w:val="0"/>
          <w:divBdr>
            <w:top w:val="none" w:sz="0" w:space="0" w:color="auto"/>
            <w:left w:val="none" w:sz="0" w:space="0" w:color="auto"/>
            <w:bottom w:val="none" w:sz="0" w:space="0" w:color="auto"/>
            <w:right w:val="none" w:sz="0" w:space="0" w:color="auto"/>
          </w:divBdr>
        </w:div>
        <w:div w:id="1057976710">
          <w:marLeft w:val="640"/>
          <w:marRight w:val="0"/>
          <w:marTop w:val="0"/>
          <w:marBottom w:val="0"/>
          <w:divBdr>
            <w:top w:val="none" w:sz="0" w:space="0" w:color="auto"/>
            <w:left w:val="none" w:sz="0" w:space="0" w:color="auto"/>
            <w:bottom w:val="none" w:sz="0" w:space="0" w:color="auto"/>
            <w:right w:val="none" w:sz="0" w:space="0" w:color="auto"/>
          </w:divBdr>
        </w:div>
        <w:div w:id="985740991">
          <w:marLeft w:val="640"/>
          <w:marRight w:val="0"/>
          <w:marTop w:val="0"/>
          <w:marBottom w:val="0"/>
          <w:divBdr>
            <w:top w:val="none" w:sz="0" w:space="0" w:color="auto"/>
            <w:left w:val="none" w:sz="0" w:space="0" w:color="auto"/>
            <w:bottom w:val="none" w:sz="0" w:space="0" w:color="auto"/>
            <w:right w:val="none" w:sz="0" w:space="0" w:color="auto"/>
          </w:divBdr>
        </w:div>
        <w:div w:id="1249384069">
          <w:marLeft w:val="640"/>
          <w:marRight w:val="0"/>
          <w:marTop w:val="0"/>
          <w:marBottom w:val="0"/>
          <w:divBdr>
            <w:top w:val="none" w:sz="0" w:space="0" w:color="auto"/>
            <w:left w:val="none" w:sz="0" w:space="0" w:color="auto"/>
            <w:bottom w:val="none" w:sz="0" w:space="0" w:color="auto"/>
            <w:right w:val="none" w:sz="0" w:space="0" w:color="auto"/>
          </w:divBdr>
        </w:div>
        <w:div w:id="1983384647">
          <w:marLeft w:val="640"/>
          <w:marRight w:val="0"/>
          <w:marTop w:val="0"/>
          <w:marBottom w:val="0"/>
          <w:divBdr>
            <w:top w:val="none" w:sz="0" w:space="0" w:color="auto"/>
            <w:left w:val="none" w:sz="0" w:space="0" w:color="auto"/>
            <w:bottom w:val="none" w:sz="0" w:space="0" w:color="auto"/>
            <w:right w:val="none" w:sz="0" w:space="0" w:color="auto"/>
          </w:divBdr>
        </w:div>
        <w:div w:id="127355421">
          <w:marLeft w:val="640"/>
          <w:marRight w:val="0"/>
          <w:marTop w:val="0"/>
          <w:marBottom w:val="0"/>
          <w:divBdr>
            <w:top w:val="none" w:sz="0" w:space="0" w:color="auto"/>
            <w:left w:val="none" w:sz="0" w:space="0" w:color="auto"/>
            <w:bottom w:val="none" w:sz="0" w:space="0" w:color="auto"/>
            <w:right w:val="none" w:sz="0" w:space="0" w:color="auto"/>
          </w:divBdr>
        </w:div>
        <w:div w:id="1692948976">
          <w:marLeft w:val="640"/>
          <w:marRight w:val="0"/>
          <w:marTop w:val="0"/>
          <w:marBottom w:val="0"/>
          <w:divBdr>
            <w:top w:val="none" w:sz="0" w:space="0" w:color="auto"/>
            <w:left w:val="none" w:sz="0" w:space="0" w:color="auto"/>
            <w:bottom w:val="none" w:sz="0" w:space="0" w:color="auto"/>
            <w:right w:val="none" w:sz="0" w:space="0" w:color="auto"/>
          </w:divBdr>
        </w:div>
        <w:div w:id="1585526593">
          <w:marLeft w:val="640"/>
          <w:marRight w:val="0"/>
          <w:marTop w:val="0"/>
          <w:marBottom w:val="0"/>
          <w:divBdr>
            <w:top w:val="none" w:sz="0" w:space="0" w:color="auto"/>
            <w:left w:val="none" w:sz="0" w:space="0" w:color="auto"/>
            <w:bottom w:val="none" w:sz="0" w:space="0" w:color="auto"/>
            <w:right w:val="none" w:sz="0" w:space="0" w:color="auto"/>
          </w:divBdr>
        </w:div>
        <w:div w:id="1042245227">
          <w:marLeft w:val="640"/>
          <w:marRight w:val="0"/>
          <w:marTop w:val="0"/>
          <w:marBottom w:val="0"/>
          <w:divBdr>
            <w:top w:val="none" w:sz="0" w:space="0" w:color="auto"/>
            <w:left w:val="none" w:sz="0" w:space="0" w:color="auto"/>
            <w:bottom w:val="none" w:sz="0" w:space="0" w:color="auto"/>
            <w:right w:val="none" w:sz="0" w:space="0" w:color="auto"/>
          </w:divBdr>
        </w:div>
        <w:div w:id="1341153125">
          <w:marLeft w:val="640"/>
          <w:marRight w:val="0"/>
          <w:marTop w:val="0"/>
          <w:marBottom w:val="0"/>
          <w:divBdr>
            <w:top w:val="none" w:sz="0" w:space="0" w:color="auto"/>
            <w:left w:val="none" w:sz="0" w:space="0" w:color="auto"/>
            <w:bottom w:val="none" w:sz="0" w:space="0" w:color="auto"/>
            <w:right w:val="none" w:sz="0" w:space="0" w:color="auto"/>
          </w:divBdr>
        </w:div>
        <w:div w:id="1335912192">
          <w:marLeft w:val="640"/>
          <w:marRight w:val="0"/>
          <w:marTop w:val="0"/>
          <w:marBottom w:val="0"/>
          <w:divBdr>
            <w:top w:val="none" w:sz="0" w:space="0" w:color="auto"/>
            <w:left w:val="none" w:sz="0" w:space="0" w:color="auto"/>
            <w:bottom w:val="none" w:sz="0" w:space="0" w:color="auto"/>
            <w:right w:val="none" w:sz="0" w:space="0" w:color="auto"/>
          </w:divBdr>
        </w:div>
        <w:div w:id="380715587">
          <w:marLeft w:val="640"/>
          <w:marRight w:val="0"/>
          <w:marTop w:val="0"/>
          <w:marBottom w:val="0"/>
          <w:divBdr>
            <w:top w:val="none" w:sz="0" w:space="0" w:color="auto"/>
            <w:left w:val="none" w:sz="0" w:space="0" w:color="auto"/>
            <w:bottom w:val="none" w:sz="0" w:space="0" w:color="auto"/>
            <w:right w:val="none" w:sz="0" w:space="0" w:color="auto"/>
          </w:divBdr>
        </w:div>
        <w:div w:id="721096006">
          <w:marLeft w:val="640"/>
          <w:marRight w:val="0"/>
          <w:marTop w:val="0"/>
          <w:marBottom w:val="0"/>
          <w:divBdr>
            <w:top w:val="none" w:sz="0" w:space="0" w:color="auto"/>
            <w:left w:val="none" w:sz="0" w:space="0" w:color="auto"/>
            <w:bottom w:val="none" w:sz="0" w:space="0" w:color="auto"/>
            <w:right w:val="none" w:sz="0" w:space="0" w:color="auto"/>
          </w:divBdr>
        </w:div>
        <w:div w:id="1031153699">
          <w:marLeft w:val="640"/>
          <w:marRight w:val="0"/>
          <w:marTop w:val="0"/>
          <w:marBottom w:val="0"/>
          <w:divBdr>
            <w:top w:val="none" w:sz="0" w:space="0" w:color="auto"/>
            <w:left w:val="none" w:sz="0" w:space="0" w:color="auto"/>
            <w:bottom w:val="none" w:sz="0" w:space="0" w:color="auto"/>
            <w:right w:val="none" w:sz="0" w:space="0" w:color="auto"/>
          </w:divBdr>
        </w:div>
        <w:div w:id="1282759629">
          <w:marLeft w:val="640"/>
          <w:marRight w:val="0"/>
          <w:marTop w:val="0"/>
          <w:marBottom w:val="0"/>
          <w:divBdr>
            <w:top w:val="none" w:sz="0" w:space="0" w:color="auto"/>
            <w:left w:val="none" w:sz="0" w:space="0" w:color="auto"/>
            <w:bottom w:val="none" w:sz="0" w:space="0" w:color="auto"/>
            <w:right w:val="none" w:sz="0" w:space="0" w:color="auto"/>
          </w:divBdr>
        </w:div>
        <w:div w:id="1586301036">
          <w:marLeft w:val="640"/>
          <w:marRight w:val="0"/>
          <w:marTop w:val="0"/>
          <w:marBottom w:val="0"/>
          <w:divBdr>
            <w:top w:val="none" w:sz="0" w:space="0" w:color="auto"/>
            <w:left w:val="none" w:sz="0" w:space="0" w:color="auto"/>
            <w:bottom w:val="none" w:sz="0" w:space="0" w:color="auto"/>
            <w:right w:val="none" w:sz="0" w:space="0" w:color="auto"/>
          </w:divBdr>
        </w:div>
        <w:div w:id="350569225">
          <w:marLeft w:val="640"/>
          <w:marRight w:val="0"/>
          <w:marTop w:val="0"/>
          <w:marBottom w:val="0"/>
          <w:divBdr>
            <w:top w:val="none" w:sz="0" w:space="0" w:color="auto"/>
            <w:left w:val="none" w:sz="0" w:space="0" w:color="auto"/>
            <w:bottom w:val="none" w:sz="0" w:space="0" w:color="auto"/>
            <w:right w:val="none" w:sz="0" w:space="0" w:color="auto"/>
          </w:divBdr>
        </w:div>
        <w:div w:id="1203177400">
          <w:marLeft w:val="640"/>
          <w:marRight w:val="0"/>
          <w:marTop w:val="0"/>
          <w:marBottom w:val="0"/>
          <w:divBdr>
            <w:top w:val="none" w:sz="0" w:space="0" w:color="auto"/>
            <w:left w:val="none" w:sz="0" w:space="0" w:color="auto"/>
            <w:bottom w:val="none" w:sz="0" w:space="0" w:color="auto"/>
            <w:right w:val="none" w:sz="0" w:space="0" w:color="auto"/>
          </w:divBdr>
        </w:div>
        <w:div w:id="834536418">
          <w:marLeft w:val="640"/>
          <w:marRight w:val="0"/>
          <w:marTop w:val="0"/>
          <w:marBottom w:val="0"/>
          <w:divBdr>
            <w:top w:val="none" w:sz="0" w:space="0" w:color="auto"/>
            <w:left w:val="none" w:sz="0" w:space="0" w:color="auto"/>
            <w:bottom w:val="none" w:sz="0" w:space="0" w:color="auto"/>
            <w:right w:val="none" w:sz="0" w:space="0" w:color="auto"/>
          </w:divBdr>
        </w:div>
        <w:div w:id="9844202">
          <w:marLeft w:val="640"/>
          <w:marRight w:val="0"/>
          <w:marTop w:val="0"/>
          <w:marBottom w:val="0"/>
          <w:divBdr>
            <w:top w:val="none" w:sz="0" w:space="0" w:color="auto"/>
            <w:left w:val="none" w:sz="0" w:space="0" w:color="auto"/>
            <w:bottom w:val="none" w:sz="0" w:space="0" w:color="auto"/>
            <w:right w:val="none" w:sz="0" w:space="0" w:color="auto"/>
          </w:divBdr>
        </w:div>
        <w:div w:id="1989091340">
          <w:marLeft w:val="640"/>
          <w:marRight w:val="0"/>
          <w:marTop w:val="0"/>
          <w:marBottom w:val="0"/>
          <w:divBdr>
            <w:top w:val="none" w:sz="0" w:space="0" w:color="auto"/>
            <w:left w:val="none" w:sz="0" w:space="0" w:color="auto"/>
            <w:bottom w:val="none" w:sz="0" w:space="0" w:color="auto"/>
            <w:right w:val="none" w:sz="0" w:space="0" w:color="auto"/>
          </w:divBdr>
        </w:div>
        <w:div w:id="266163329">
          <w:marLeft w:val="640"/>
          <w:marRight w:val="0"/>
          <w:marTop w:val="0"/>
          <w:marBottom w:val="0"/>
          <w:divBdr>
            <w:top w:val="none" w:sz="0" w:space="0" w:color="auto"/>
            <w:left w:val="none" w:sz="0" w:space="0" w:color="auto"/>
            <w:bottom w:val="none" w:sz="0" w:space="0" w:color="auto"/>
            <w:right w:val="none" w:sz="0" w:space="0" w:color="auto"/>
          </w:divBdr>
        </w:div>
        <w:div w:id="120153667">
          <w:marLeft w:val="640"/>
          <w:marRight w:val="0"/>
          <w:marTop w:val="0"/>
          <w:marBottom w:val="0"/>
          <w:divBdr>
            <w:top w:val="none" w:sz="0" w:space="0" w:color="auto"/>
            <w:left w:val="none" w:sz="0" w:space="0" w:color="auto"/>
            <w:bottom w:val="none" w:sz="0" w:space="0" w:color="auto"/>
            <w:right w:val="none" w:sz="0" w:space="0" w:color="auto"/>
          </w:divBdr>
        </w:div>
        <w:div w:id="801000979">
          <w:marLeft w:val="640"/>
          <w:marRight w:val="0"/>
          <w:marTop w:val="0"/>
          <w:marBottom w:val="0"/>
          <w:divBdr>
            <w:top w:val="none" w:sz="0" w:space="0" w:color="auto"/>
            <w:left w:val="none" w:sz="0" w:space="0" w:color="auto"/>
            <w:bottom w:val="none" w:sz="0" w:space="0" w:color="auto"/>
            <w:right w:val="none" w:sz="0" w:space="0" w:color="auto"/>
          </w:divBdr>
        </w:div>
        <w:div w:id="1361585738">
          <w:marLeft w:val="640"/>
          <w:marRight w:val="0"/>
          <w:marTop w:val="0"/>
          <w:marBottom w:val="0"/>
          <w:divBdr>
            <w:top w:val="none" w:sz="0" w:space="0" w:color="auto"/>
            <w:left w:val="none" w:sz="0" w:space="0" w:color="auto"/>
            <w:bottom w:val="none" w:sz="0" w:space="0" w:color="auto"/>
            <w:right w:val="none" w:sz="0" w:space="0" w:color="auto"/>
          </w:divBdr>
        </w:div>
        <w:div w:id="1793014072">
          <w:marLeft w:val="640"/>
          <w:marRight w:val="0"/>
          <w:marTop w:val="0"/>
          <w:marBottom w:val="0"/>
          <w:divBdr>
            <w:top w:val="none" w:sz="0" w:space="0" w:color="auto"/>
            <w:left w:val="none" w:sz="0" w:space="0" w:color="auto"/>
            <w:bottom w:val="none" w:sz="0" w:space="0" w:color="auto"/>
            <w:right w:val="none" w:sz="0" w:space="0" w:color="auto"/>
          </w:divBdr>
        </w:div>
        <w:div w:id="697582308">
          <w:marLeft w:val="640"/>
          <w:marRight w:val="0"/>
          <w:marTop w:val="0"/>
          <w:marBottom w:val="0"/>
          <w:divBdr>
            <w:top w:val="none" w:sz="0" w:space="0" w:color="auto"/>
            <w:left w:val="none" w:sz="0" w:space="0" w:color="auto"/>
            <w:bottom w:val="none" w:sz="0" w:space="0" w:color="auto"/>
            <w:right w:val="none" w:sz="0" w:space="0" w:color="auto"/>
          </w:divBdr>
        </w:div>
        <w:div w:id="1358506614">
          <w:marLeft w:val="640"/>
          <w:marRight w:val="0"/>
          <w:marTop w:val="0"/>
          <w:marBottom w:val="0"/>
          <w:divBdr>
            <w:top w:val="none" w:sz="0" w:space="0" w:color="auto"/>
            <w:left w:val="none" w:sz="0" w:space="0" w:color="auto"/>
            <w:bottom w:val="none" w:sz="0" w:space="0" w:color="auto"/>
            <w:right w:val="none" w:sz="0" w:space="0" w:color="auto"/>
          </w:divBdr>
        </w:div>
        <w:div w:id="67964999">
          <w:marLeft w:val="640"/>
          <w:marRight w:val="0"/>
          <w:marTop w:val="0"/>
          <w:marBottom w:val="0"/>
          <w:divBdr>
            <w:top w:val="none" w:sz="0" w:space="0" w:color="auto"/>
            <w:left w:val="none" w:sz="0" w:space="0" w:color="auto"/>
            <w:bottom w:val="none" w:sz="0" w:space="0" w:color="auto"/>
            <w:right w:val="none" w:sz="0" w:space="0" w:color="auto"/>
          </w:divBdr>
        </w:div>
        <w:div w:id="322972000">
          <w:marLeft w:val="640"/>
          <w:marRight w:val="0"/>
          <w:marTop w:val="0"/>
          <w:marBottom w:val="0"/>
          <w:divBdr>
            <w:top w:val="none" w:sz="0" w:space="0" w:color="auto"/>
            <w:left w:val="none" w:sz="0" w:space="0" w:color="auto"/>
            <w:bottom w:val="none" w:sz="0" w:space="0" w:color="auto"/>
            <w:right w:val="none" w:sz="0" w:space="0" w:color="auto"/>
          </w:divBdr>
        </w:div>
        <w:div w:id="1477526990">
          <w:marLeft w:val="640"/>
          <w:marRight w:val="0"/>
          <w:marTop w:val="0"/>
          <w:marBottom w:val="0"/>
          <w:divBdr>
            <w:top w:val="none" w:sz="0" w:space="0" w:color="auto"/>
            <w:left w:val="none" w:sz="0" w:space="0" w:color="auto"/>
            <w:bottom w:val="none" w:sz="0" w:space="0" w:color="auto"/>
            <w:right w:val="none" w:sz="0" w:space="0" w:color="auto"/>
          </w:divBdr>
        </w:div>
        <w:div w:id="2101098600">
          <w:marLeft w:val="640"/>
          <w:marRight w:val="0"/>
          <w:marTop w:val="0"/>
          <w:marBottom w:val="0"/>
          <w:divBdr>
            <w:top w:val="none" w:sz="0" w:space="0" w:color="auto"/>
            <w:left w:val="none" w:sz="0" w:space="0" w:color="auto"/>
            <w:bottom w:val="none" w:sz="0" w:space="0" w:color="auto"/>
            <w:right w:val="none" w:sz="0" w:space="0" w:color="auto"/>
          </w:divBdr>
        </w:div>
        <w:div w:id="2142309913">
          <w:marLeft w:val="640"/>
          <w:marRight w:val="0"/>
          <w:marTop w:val="0"/>
          <w:marBottom w:val="0"/>
          <w:divBdr>
            <w:top w:val="none" w:sz="0" w:space="0" w:color="auto"/>
            <w:left w:val="none" w:sz="0" w:space="0" w:color="auto"/>
            <w:bottom w:val="none" w:sz="0" w:space="0" w:color="auto"/>
            <w:right w:val="none" w:sz="0" w:space="0" w:color="auto"/>
          </w:divBdr>
        </w:div>
        <w:div w:id="1317563576">
          <w:marLeft w:val="640"/>
          <w:marRight w:val="0"/>
          <w:marTop w:val="0"/>
          <w:marBottom w:val="0"/>
          <w:divBdr>
            <w:top w:val="none" w:sz="0" w:space="0" w:color="auto"/>
            <w:left w:val="none" w:sz="0" w:space="0" w:color="auto"/>
            <w:bottom w:val="none" w:sz="0" w:space="0" w:color="auto"/>
            <w:right w:val="none" w:sz="0" w:space="0" w:color="auto"/>
          </w:divBdr>
        </w:div>
        <w:div w:id="1739934465">
          <w:marLeft w:val="640"/>
          <w:marRight w:val="0"/>
          <w:marTop w:val="0"/>
          <w:marBottom w:val="0"/>
          <w:divBdr>
            <w:top w:val="none" w:sz="0" w:space="0" w:color="auto"/>
            <w:left w:val="none" w:sz="0" w:space="0" w:color="auto"/>
            <w:bottom w:val="none" w:sz="0" w:space="0" w:color="auto"/>
            <w:right w:val="none" w:sz="0" w:space="0" w:color="auto"/>
          </w:divBdr>
        </w:div>
        <w:div w:id="1991515754">
          <w:marLeft w:val="640"/>
          <w:marRight w:val="0"/>
          <w:marTop w:val="0"/>
          <w:marBottom w:val="0"/>
          <w:divBdr>
            <w:top w:val="none" w:sz="0" w:space="0" w:color="auto"/>
            <w:left w:val="none" w:sz="0" w:space="0" w:color="auto"/>
            <w:bottom w:val="none" w:sz="0" w:space="0" w:color="auto"/>
            <w:right w:val="none" w:sz="0" w:space="0" w:color="auto"/>
          </w:divBdr>
        </w:div>
        <w:div w:id="1563365510">
          <w:marLeft w:val="640"/>
          <w:marRight w:val="0"/>
          <w:marTop w:val="0"/>
          <w:marBottom w:val="0"/>
          <w:divBdr>
            <w:top w:val="none" w:sz="0" w:space="0" w:color="auto"/>
            <w:left w:val="none" w:sz="0" w:space="0" w:color="auto"/>
            <w:bottom w:val="none" w:sz="0" w:space="0" w:color="auto"/>
            <w:right w:val="none" w:sz="0" w:space="0" w:color="auto"/>
          </w:divBdr>
        </w:div>
        <w:div w:id="2100826686">
          <w:marLeft w:val="640"/>
          <w:marRight w:val="0"/>
          <w:marTop w:val="0"/>
          <w:marBottom w:val="0"/>
          <w:divBdr>
            <w:top w:val="none" w:sz="0" w:space="0" w:color="auto"/>
            <w:left w:val="none" w:sz="0" w:space="0" w:color="auto"/>
            <w:bottom w:val="none" w:sz="0" w:space="0" w:color="auto"/>
            <w:right w:val="none" w:sz="0" w:space="0" w:color="auto"/>
          </w:divBdr>
        </w:div>
        <w:div w:id="1418215032">
          <w:marLeft w:val="640"/>
          <w:marRight w:val="0"/>
          <w:marTop w:val="0"/>
          <w:marBottom w:val="0"/>
          <w:divBdr>
            <w:top w:val="none" w:sz="0" w:space="0" w:color="auto"/>
            <w:left w:val="none" w:sz="0" w:space="0" w:color="auto"/>
            <w:bottom w:val="none" w:sz="0" w:space="0" w:color="auto"/>
            <w:right w:val="none" w:sz="0" w:space="0" w:color="auto"/>
          </w:divBdr>
        </w:div>
        <w:div w:id="730542274">
          <w:marLeft w:val="640"/>
          <w:marRight w:val="0"/>
          <w:marTop w:val="0"/>
          <w:marBottom w:val="0"/>
          <w:divBdr>
            <w:top w:val="none" w:sz="0" w:space="0" w:color="auto"/>
            <w:left w:val="none" w:sz="0" w:space="0" w:color="auto"/>
            <w:bottom w:val="none" w:sz="0" w:space="0" w:color="auto"/>
            <w:right w:val="none" w:sz="0" w:space="0" w:color="auto"/>
          </w:divBdr>
        </w:div>
        <w:div w:id="738359710">
          <w:marLeft w:val="640"/>
          <w:marRight w:val="0"/>
          <w:marTop w:val="0"/>
          <w:marBottom w:val="0"/>
          <w:divBdr>
            <w:top w:val="none" w:sz="0" w:space="0" w:color="auto"/>
            <w:left w:val="none" w:sz="0" w:space="0" w:color="auto"/>
            <w:bottom w:val="none" w:sz="0" w:space="0" w:color="auto"/>
            <w:right w:val="none" w:sz="0" w:space="0" w:color="auto"/>
          </w:divBdr>
        </w:div>
        <w:div w:id="1266160067">
          <w:marLeft w:val="640"/>
          <w:marRight w:val="0"/>
          <w:marTop w:val="0"/>
          <w:marBottom w:val="0"/>
          <w:divBdr>
            <w:top w:val="none" w:sz="0" w:space="0" w:color="auto"/>
            <w:left w:val="none" w:sz="0" w:space="0" w:color="auto"/>
            <w:bottom w:val="none" w:sz="0" w:space="0" w:color="auto"/>
            <w:right w:val="none" w:sz="0" w:space="0" w:color="auto"/>
          </w:divBdr>
        </w:div>
        <w:div w:id="54358183">
          <w:marLeft w:val="640"/>
          <w:marRight w:val="0"/>
          <w:marTop w:val="0"/>
          <w:marBottom w:val="0"/>
          <w:divBdr>
            <w:top w:val="none" w:sz="0" w:space="0" w:color="auto"/>
            <w:left w:val="none" w:sz="0" w:space="0" w:color="auto"/>
            <w:bottom w:val="none" w:sz="0" w:space="0" w:color="auto"/>
            <w:right w:val="none" w:sz="0" w:space="0" w:color="auto"/>
          </w:divBdr>
        </w:div>
        <w:div w:id="1354920701">
          <w:marLeft w:val="640"/>
          <w:marRight w:val="0"/>
          <w:marTop w:val="0"/>
          <w:marBottom w:val="0"/>
          <w:divBdr>
            <w:top w:val="none" w:sz="0" w:space="0" w:color="auto"/>
            <w:left w:val="none" w:sz="0" w:space="0" w:color="auto"/>
            <w:bottom w:val="none" w:sz="0" w:space="0" w:color="auto"/>
            <w:right w:val="none" w:sz="0" w:space="0" w:color="auto"/>
          </w:divBdr>
        </w:div>
        <w:div w:id="47195875">
          <w:marLeft w:val="640"/>
          <w:marRight w:val="0"/>
          <w:marTop w:val="0"/>
          <w:marBottom w:val="0"/>
          <w:divBdr>
            <w:top w:val="none" w:sz="0" w:space="0" w:color="auto"/>
            <w:left w:val="none" w:sz="0" w:space="0" w:color="auto"/>
            <w:bottom w:val="none" w:sz="0" w:space="0" w:color="auto"/>
            <w:right w:val="none" w:sz="0" w:space="0" w:color="auto"/>
          </w:divBdr>
        </w:div>
        <w:div w:id="2003124308">
          <w:marLeft w:val="640"/>
          <w:marRight w:val="0"/>
          <w:marTop w:val="0"/>
          <w:marBottom w:val="0"/>
          <w:divBdr>
            <w:top w:val="none" w:sz="0" w:space="0" w:color="auto"/>
            <w:left w:val="none" w:sz="0" w:space="0" w:color="auto"/>
            <w:bottom w:val="none" w:sz="0" w:space="0" w:color="auto"/>
            <w:right w:val="none" w:sz="0" w:space="0" w:color="auto"/>
          </w:divBdr>
        </w:div>
        <w:div w:id="1947034393">
          <w:marLeft w:val="640"/>
          <w:marRight w:val="0"/>
          <w:marTop w:val="0"/>
          <w:marBottom w:val="0"/>
          <w:divBdr>
            <w:top w:val="none" w:sz="0" w:space="0" w:color="auto"/>
            <w:left w:val="none" w:sz="0" w:space="0" w:color="auto"/>
            <w:bottom w:val="none" w:sz="0" w:space="0" w:color="auto"/>
            <w:right w:val="none" w:sz="0" w:space="0" w:color="auto"/>
          </w:divBdr>
        </w:div>
        <w:div w:id="1464542687">
          <w:marLeft w:val="640"/>
          <w:marRight w:val="0"/>
          <w:marTop w:val="0"/>
          <w:marBottom w:val="0"/>
          <w:divBdr>
            <w:top w:val="none" w:sz="0" w:space="0" w:color="auto"/>
            <w:left w:val="none" w:sz="0" w:space="0" w:color="auto"/>
            <w:bottom w:val="none" w:sz="0" w:space="0" w:color="auto"/>
            <w:right w:val="none" w:sz="0" w:space="0" w:color="auto"/>
          </w:divBdr>
        </w:div>
        <w:div w:id="1638955689">
          <w:marLeft w:val="640"/>
          <w:marRight w:val="0"/>
          <w:marTop w:val="0"/>
          <w:marBottom w:val="0"/>
          <w:divBdr>
            <w:top w:val="none" w:sz="0" w:space="0" w:color="auto"/>
            <w:left w:val="none" w:sz="0" w:space="0" w:color="auto"/>
            <w:bottom w:val="none" w:sz="0" w:space="0" w:color="auto"/>
            <w:right w:val="none" w:sz="0" w:space="0" w:color="auto"/>
          </w:divBdr>
        </w:div>
        <w:div w:id="1087381715">
          <w:marLeft w:val="640"/>
          <w:marRight w:val="0"/>
          <w:marTop w:val="0"/>
          <w:marBottom w:val="0"/>
          <w:divBdr>
            <w:top w:val="none" w:sz="0" w:space="0" w:color="auto"/>
            <w:left w:val="none" w:sz="0" w:space="0" w:color="auto"/>
            <w:bottom w:val="none" w:sz="0" w:space="0" w:color="auto"/>
            <w:right w:val="none" w:sz="0" w:space="0" w:color="auto"/>
          </w:divBdr>
        </w:div>
        <w:div w:id="1305693766">
          <w:marLeft w:val="640"/>
          <w:marRight w:val="0"/>
          <w:marTop w:val="0"/>
          <w:marBottom w:val="0"/>
          <w:divBdr>
            <w:top w:val="none" w:sz="0" w:space="0" w:color="auto"/>
            <w:left w:val="none" w:sz="0" w:space="0" w:color="auto"/>
            <w:bottom w:val="none" w:sz="0" w:space="0" w:color="auto"/>
            <w:right w:val="none" w:sz="0" w:space="0" w:color="auto"/>
          </w:divBdr>
        </w:div>
        <w:div w:id="1692074655">
          <w:marLeft w:val="640"/>
          <w:marRight w:val="0"/>
          <w:marTop w:val="0"/>
          <w:marBottom w:val="0"/>
          <w:divBdr>
            <w:top w:val="none" w:sz="0" w:space="0" w:color="auto"/>
            <w:left w:val="none" w:sz="0" w:space="0" w:color="auto"/>
            <w:bottom w:val="none" w:sz="0" w:space="0" w:color="auto"/>
            <w:right w:val="none" w:sz="0" w:space="0" w:color="auto"/>
          </w:divBdr>
        </w:div>
        <w:div w:id="601302684">
          <w:marLeft w:val="640"/>
          <w:marRight w:val="0"/>
          <w:marTop w:val="0"/>
          <w:marBottom w:val="0"/>
          <w:divBdr>
            <w:top w:val="none" w:sz="0" w:space="0" w:color="auto"/>
            <w:left w:val="none" w:sz="0" w:space="0" w:color="auto"/>
            <w:bottom w:val="none" w:sz="0" w:space="0" w:color="auto"/>
            <w:right w:val="none" w:sz="0" w:space="0" w:color="auto"/>
          </w:divBdr>
        </w:div>
        <w:div w:id="1011420559">
          <w:marLeft w:val="640"/>
          <w:marRight w:val="0"/>
          <w:marTop w:val="0"/>
          <w:marBottom w:val="0"/>
          <w:divBdr>
            <w:top w:val="none" w:sz="0" w:space="0" w:color="auto"/>
            <w:left w:val="none" w:sz="0" w:space="0" w:color="auto"/>
            <w:bottom w:val="none" w:sz="0" w:space="0" w:color="auto"/>
            <w:right w:val="none" w:sz="0" w:space="0" w:color="auto"/>
          </w:divBdr>
        </w:div>
        <w:div w:id="533150646">
          <w:marLeft w:val="640"/>
          <w:marRight w:val="0"/>
          <w:marTop w:val="0"/>
          <w:marBottom w:val="0"/>
          <w:divBdr>
            <w:top w:val="none" w:sz="0" w:space="0" w:color="auto"/>
            <w:left w:val="none" w:sz="0" w:space="0" w:color="auto"/>
            <w:bottom w:val="none" w:sz="0" w:space="0" w:color="auto"/>
            <w:right w:val="none" w:sz="0" w:space="0" w:color="auto"/>
          </w:divBdr>
        </w:div>
        <w:div w:id="1213928415">
          <w:marLeft w:val="640"/>
          <w:marRight w:val="0"/>
          <w:marTop w:val="0"/>
          <w:marBottom w:val="0"/>
          <w:divBdr>
            <w:top w:val="none" w:sz="0" w:space="0" w:color="auto"/>
            <w:left w:val="none" w:sz="0" w:space="0" w:color="auto"/>
            <w:bottom w:val="none" w:sz="0" w:space="0" w:color="auto"/>
            <w:right w:val="none" w:sz="0" w:space="0" w:color="auto"/>
          </w:divBdr>
        </w:div>
        <w:div w:id="1536694066">
          <w:marLeft w:val="640"/>
          <w:marRight w:val="0"/>
          <w:marTop w:val="0"/>
          <w:marBottom w:val="0"/>
          <w:divBdr>
            <w:top w:val="none" w:sz="0" w:space="0" w:color="auto"/>
            <w:left w:val="none" w:sz="0" w:space="0" w:color="auto"/>
            <w:bottom w:val="none" w:sz="0" w:space="0" w:color="auto"/>
            <w:right w:val="none" w:sz="0" w:space="0" w:color="auto"/>
          </w:divBdr>
        </w:div>
        <w:div w:id="1504129034">
          <w:marLeft w:val="640"/>
          <w:marRight w:val="0"/>
          <w:marTop w:val="0"/>
          <w:marBottom w:val="0"/>
          <w:divBdr>
            <w:top w:val="none" w:sz="0" w:space="0" w:color="auto"/>
            <w:left w:val="none" w:sz="0" w:space="0" w:color="auto"/>
            <w:bottom w:val="none" w:sz="0" w:space="0" w:color="auto"/>
            <w:right w:val="none" w:sz="0" w:space="0" w:color="auto"/>
          </w:divBdr>
        </w:div>
        <w:div w:id="373626110">
          <w:marLeft w:val="640"/>
          <w:marRight w:val="0"/>
          <w:marTop w:val="0"/>
          <w:marBottom w:val="0"/>
          <w:divBdr>
            <w:top w:val="none" w:sz="0" w:space="0" w:color="auto"/>
            <w:left w:val="none" w:sz="0" w:space="0" w:color="auto"/>
            <w:bottom w:val="none" w:sz="0" w:space="0" w:color="auto"/>
            <w:right w:val="none" w:sz="0" w:space="0" w:color="auto"/>
          </w:divBdr>
        </w:div>
        <w:div w:id="1804422061">
          <w:marLeft w:val="640"/>
          <w:marRight w:val="0"/>
          <w:marTop w:val="0"/>
          <w:marBottom w:val="0"/>
          <w:divBdr>
            <w:top w:val="none" w:sz="0" w:space="0" w:color="auto"/>
            <w:left w:val="none" w:sz="0" w:space="0" w:color="auto"/>
            <w:bottom w:val="none" w:sz="0" w:space="0" w:color="auto"/>
            <w:right w:val="none" w:sz="0" w:space="0" w:color="auto"/>
          </w:divBdr>
        </w:div>
        <w:div w:id="1026443788">
          <w:marLeft w:val="640"/>
          <w:marRight w:val="0"/>
          <w:marTop w:val="0"/>
          <w:marBottom w:val="0"/>
          <w:divBdr>
            <w:top w:val="none" w:sz="0" w:space="0" w:color="auto"/>
            <w:left w:val="none" w:sz="0" w:space="0" w:color="auto"/>
            <w:bottom w:val="none" w:sz="0" w:space="0" w:color="auto"/>
            <w:right w:val="none" w:sz="0" w:space="0" w:color="auto"/>
          </w:divBdr>
        </w:div>
        <w:div w:id="1161889085">
          <w:marLeft w:val="640"/>
          <w:marRight w:val="0"/>
          <w:marTop w:val="0"/>
          <w:marBottom w:val="0"/>
          <w:divBdr>
            <w:top w:val="none" w:sz="0" w:space="0" w:color="auto"/>
            <w:left w:val="none" w:sz="0" w:space="0" w:color="auto"/>
            <w:bottom w:val="none" w:sz="0" w:space="0" w:color="auto"/>
            <w:right w:val="none" w:sz="0" w:space="0" w:color="auto"/>
          </w:divBdr>
        </w:div>
        <w:div w:id="1828205044">
          <w:marLeft w:val="640"/>
          <w:marRight w:val="0"/>
          <w:marTop w:val="0"/>
          <w:marBottom w:val="0"/>
          <w:divBdr>
            <w:top w:val="none" w:sz="0" w:space="0" w:color="auto"/>
            <w:left w:val="none" w:sz="0" w:space="0" w:color="auto"/>
            <w:bottom w:val="none" w:sz="0" w:space="0" w:color="auto"/>
            <w:right w:val="none" w:sz="0" w:space="0" w:color="auto"/>
          </w:divBdr>
        </w:div>
        <w:div w:id="100491922">
          <w:marLeft w:val="640"/>
          <w:marRight w:val="0"/>
          <w:marTop w:val="0"/>
          <w:marBottom w:val="0"/>
          <w:divBdr>
            <w:top w:val="none" w:sz="0" w:space="0" w:color="auto"/>
            <w:left w:val="none" w:sz="0" w:space="0" w:color="auto"/>
            <w:bottom w:val="none" w:sz="0" w:space="0" w:color="auto"/>
            <w:right w:val="none" w:sz="0" w:space="0" w:color="auto"/>
          </w:divBdr>
        </w:div>
        <w:div w:id="536313786">
          <w:marLeft w:val="640"/>
          <w:marRight w:val="0"/>
          <w:marTop w:val="0"/>
          <w:marBottom w:val="0"/>
          <w:divBdr>
            <w:top w:val="none" w:sz="0" w:space="0" w:color="auto"/>
            <w:left w:val="none" w:sz="0" w:space="0" w:color="auto"/>
            <w:bottom w:val="none" w:sz="0" w:space="0" w:color="auto"/>
            <w:right w:val="none" w:sz="0" w:space="0" w:color="auto"/>
          </w:divBdr>
        </w:div>
        <w:div w:id="625310866">
          <w:marLeft w:val="640"/>
          <w:marRight w:val="0"/>
          <w:marTop w:val="0"/>
          <w:marBottom w:val="0"/>
          <w:divBdr>
            <w:top w:val="none" w:sz="0" w:space="0" w:color="auto"/>
            <w:left w:val="none" w:sz="0" w:space="0" w:color="auto"/>
            <w:bottom w:val="none" w:sz="0" w:space="0" w:color="auto"/>
            <w:right w:val="none" w:sz="0" w:space="0" w:color="auto"/>
          </w:divBdr>
        </w:div>
        <w:div w:id="759373616">
          <w:marLeft w:val="640"/>
          <w:marRight w:val="0"/>
          <w:marTop w:val="0"/>
          <w:marBottom w:val="0"/>
          <w:divBdr>
            <w:top w:val="none" w:sz="0" w:space="0" w:color="auto"/>
            <w:left w:val="none" w:sz="0" w:space="0" w:color="auto"/>
            <w:bottom w:val="none" w:sz="0" w:space="0" w:color="auto"/>
            <w:right w:val="none" w:sz="0" w:space="0" w:color="auto"/>
          </w:divBdr>
        </w:div>
        <w:div w:id="61297443">
          <w:marLeft w:val="640"/>
          <w:marRight w:val="0"/>
          <w:marTop w:val="0"/>
          <w:marBottom w:val="0"/>
          <w:divBdr>
            <w:top w:val="none" w:sz="0" w:space="0" w:color="auto"/>
            <w:left w:val="none" w:sz="0" w:space="0" w:color="auto"/>
            <w:bottom w:val="none" w:sz="0" w:space="0" w:color="auto"/>
            <w:right w:val="none" w:sz="0" w:space="0" w:color="auto"/>
          </w:divBdr>
        </w:div>
        <w:div w:id="2041279562">
          <w:marLeft w:val="640"/>
          <w:marRight w:val="0"/>
          <w:marTop w:val="0"/>
          <w:marBottom w:val="0"/>
          <w:divBdr>
            <w:top w:val="none" w:sz="0" w:space="0" w:color="auto"/>
            <w:left w:val="none" w:sz="0" w:space="0" w:color="auto"/>
            <w:bottom w:val="none" w:sz="0" w:space="0" w:color="auto"/>
            <w:right w:val="none" w:sz="0" w:space="0" w:color="auto"/>
          </w:divBdr>
        </w:div>
        <w:div w:id="1478183271">
          <w:marLeft w:val="640"/>
          <w:marRight w:val="0"/>
          <w:marTop w:val="0"/>
          <w:marBottom w:val="0"/>
          <w:divBdr>
            <w:top w:val="none" w:sz="0" w:space="0" w:color="auto"/>
            <w:left w:val="none" w:sz="0" w:space="0" w:color="auto"/>
            <w:bottom w:val="none" w:sz="0" w:space="0" w:color="auto"/>
            <w:right w:val="none" w:sz="0" w:space="0" w:color="auto"/>
          </w:divBdr>
        </w:div>
        <w:div w:id="288971560">
          <w:marLeft w:val="640"/>
          <w:marRight w:val="0"/>
          <w:marTop w:val="0"/>
          <w:marBottom w:val="0"/>
          <w:divBdr>
            <w:top w:val="none" w:sz="0" w:space="0" w:color="auto"/>
            <w:left w:val="none" w:sz="0" w:space="0" w:color="auto"/>
            <w:bottom w:val="none" w:sz="0" w:space="0" w:color="auto"/>
            <w:right w:val="none" w:sz="0" w:space="0" w:color="auto"/>
          </w:divBdr>
        </w:div>
        <w:div w:id="930553158">
          <w:marLeft w:val="640"/>
          <w:marRight w:val="0"/>
          <w:marTop w:val="0"/>
          <w:marBottom w:val="0"/>
          <w:divBdr>
            <w:top w:val="none" w:sz="0" w:space="0" w:color="auto"/>
            <w:left w:val="none" w:sz="0" w:space="0" w:color="auto"/>
            <w:bottom w:val="none" w:sz="0" w:space="0" w:color="auto"/>
            <w:right w:val="none" w:sz="0" w:space="0" w:color="auto"/>
          </w:divBdr>
        </w:div>
        <w:div w:id="688144209">
          <w:marLeft w:val="640"/>
          <w:marRight w:val="0"/>
          <w:marTop w:val="0"/>
          <w:marBottom w:val="0"/>
          <w:divBdr>
            <w:top w:val="none" w:sz="0" w:space="0" w:color="auto"/>
            <w:left w:val="none" w:sz="0" w:space="0" w:color="auto"/>
            <w:bottom w:val="none" w:sz="0" w:space="0" w:color="auto"/>
            <w:right w:val="none" w:sz="0" w:space="0" w:color="auto"/>
          </w:divBdr>
        </w:div>
        <w:div w:id="620647728">
          <w:marLeft w:val="640"/>
          <w:marRight w:val="0"/>
          <w:marTop w:val="0"/>
          <w:marBottom w:val="0"/>
          <w:divBdr>
            <w:top w:val="none" w:sz="0" w:space="0" w:color="auto"/>
            <w:left w:val="none" w:sz="0" w:space="0" w:color="auto"/>
            <w:bottom w:val="none" w:sz="0" w:space="0" w:color="auto"/>
            <w:right w:val="none" w:sz="0" w:space="0" w:color="auto"/>
          </w:divBdr>
        </w:div>
        <w:div w:id="1154680652">
          <w:marLeft w:val="640"/>
          <w:marRight w:val="0"/>
          <w:marTop w:val="0"/>
          <w:marBottom w:val="0"/>
          <w:divBdr>
            <w:top w:val="none" w:sz="0" w:space="0" w:color="auto"/>
            <w:left w:val="none" w:sz="0" w:space="0" w:color="auto"/>
            <w:bottom w:val="none" w:sz="0" w:space="0" w:color="auto"/>
            <w:right w:val="none" w:sz="0" w:space="0" w:color="auto"/>
          </w:divBdr>
        </w:div>
        <w:div w:id="1981567588">
          <w:marLeft w:val="640"/>
          <w:marRight w:val="0"/>
          <w:marTop w:val="0"/>
          <w:marBottom w:val="0"/>
          <w:divBdr>
            <w:top w:val="none" w:sz="0" w:space="0" w:color="auto"/>
            <w:left w:val="none" w:sz="0" w:space="0" w:color="auto"/>
            <w:bottom w:val="none" w:sz="0" w:space="0" w:color="auto"/>
            <w:right w:val="none" w:sz="0" w:space="0" w:color="auto"/>
          </w:divBdr>
        </w:div>
        <w:div w:id="1847478505">
          <w:marLeft w:val="640"/>
          <w:marRight w:val="0"/>
          <w:marTop w:val="0"/>
          <w:marBottom w:val="0"/>
          <w:divBdr>
            <w:top w:val="none" w:sz="0" w:space="0" w:color="auto"/>
            <w:left w:val="none" w:sz="0" w:space="0" w:color="auto"/>
            <w:bottom w:val="none" w:sz="0" w:space="0" w:color="auto"/>
            <w:right w:val="none" w:sz="0" w:space="0" w:color="auto"/>
          </w:divBdr>
        </w:div>
        <w:div w:id="817695068">
          <w:marLeft w:val="640"/>
          <w:marRight w:val="0"/>
          <w:marTop w:val="0"/>
          <w:marBottom w:val="0"/>
          <w:divBdr>
            <w:top w:val="none" w:sz="0" w:space="0" w:color="auto"/>
            <w:left w:val="none" w:sz="0" w:space="0" w:color="auto"/>
            <w:bottom w:val="none" w:sz="0" w:space="0" w:color="auto"/>
            <w:right w:val="none" w:sz="0" w:space="0" w:color="auto"/>
          </w:divBdr>
        </w:div>
        <w:div w:id="115833593">
          <w:marLeft w:val="640"/>
          <w:marRight w:val="0"/>
          <w:marTop w:val="0"/>
          <w:marBottom w:val="0"/>
          <w:divBdr>
            <w:top w:val="none" w:sz="0" w:space="0" w:color="auto"/>
            <w:left w:val="none" w:sz="0" w:space="0" w:color="auto"/>
            <w:bottom w:val="none" w:sz="0" w:space="0" w:color="auto"/>
            <w:right w:val="none" w:sz="0" w:space="0" w:color="auto"/>
          </w:divBdr>
        </w:div>
        <w:div w:id="1367412092">
          <w:marLeft w:val="640"/>
          <w:marRight w:val="0"/>
          <w:marTop w:val="0"/>
          <w:marBottom w:val="0"/>
          <w:divBdr>
            <w:top w:val="none" w:sz="0" w:space="0" w:color="auto"/>
            <w:left w:val="none" w:sz="0" w:space="0" w:color="auto"/>
            <w:bottom w:val="none" w:sz="0" w:space="0" w:color="auto"/>
            <w:right w:val="none" w:sz="0" w:space="0" w:color="auto"/>
          </w:divBdr>
        </w:div>
        <w:div w:id="1478690191">
          <w:marLeft w:val="640"/>
          <w:marRight w:val="0"/>
          <w:marTop w:val="0"/>
          <w:marBottom w:val="0"/>
          <w:divBdr>
            <w:top w:val="none" w:sz="0" w:space="0" w:color="auto"/>
            <w:left w:val="none" w:sz="0" w:space="0" w:color="auto"/>
            <w:bottom w:val="none" w:sz="0" w:space="0" w:color="auto"/>
            <w:right w:val="none" w:sz="0" w:space="0" w:color="auto"/>
          </w:divBdr>
        </w:div>
        <w:div w:id="981809749">
          <w:marLeft w:val="640"/>
          <w:marRight w:val="0"/>
          <w:marTop w:val="0"/>
          <w:marBottom w:val="0"/>
          <w:divBdr>
            <w:top w:val="none" w:sz="0" w:space="0" w:color="auto"/>
            <w:left w:val="none" w:sz="0" w:space="0" w:color="auto"/>
            <w:bottom w:val="none" w:sz="0" w:space="0" w:color="auto"/>
            <w:right w:val="none" w:sz="0" w:space="0" w:color="auto"/>
          </w:divBdr>
        </w:div>
        <w:div w:id="2028751182">
          <w:marLeft w:val="640"/>
          <w:marRight w:val="0"/>
          <w:marTop w:val="0"/>
          <w:marBottom w:val="0"/>
          <w:divBdr>
            <w:top w:val="none" w:sz="0" w:space="0" w:color="auto"/>
            <w:left w:val="none" w:sz="0" w:space="0" w:color="auto"/>
            <w:bottom w:val="none" w:sz="0" w:space="0" w:color="auto"/>
            <w:right w:val="none" w:sz="0" w:space="0" w:color="auto"/>
          </w:divBdr>
        </w:div>
        <w:div w:id="1236009699">
          <w:marLeft w:val="640"/>
          <w:marRight w:val="0"/>
          <w:marTop w:val="0"/>
          <w:marBottom w:val="0"/>
          <w:divBdr>
            <w:top w:val="none" w:sz="0" w:space="0" w:color="auto"/>
            <w:left w:val="none" w:sz="0" w:space="0" w:color="auto"/>
            <w:bottom w:val="none" w:sz="0" w:space="0" w:color="auto"/>
            <w:right w:val="none" w:sz="0" w:space="0" w:color="auto"/>
          </w:divBdr>
        </w:div>
        <w:div w:id="905384488">
          <w:marLeft w:val="640"/>
          <w:marRight w:val="0"/>
          <w:marTop w:val="0"/>
          <w:marBottom w:val="0"/>
          <w:divBdr>
            <w:top w:val="none" w:sz="0" w:space="0" w:color="auto"/>
            <w:left w:val="none" w:sz="0" w:space="0" w:color="auto"/>
            <w:bottom w:val="none" w:sz="0" w:space="0" w:color="auto"/>
            <w:right w:val="none" w:sz="0" w:space="0" w:color="auto"/>
          </w:divBdr>
        </w:div>
        <w:div w:id="680476112">
          <w:marLeft w:val="640"/>
          <w:marRight w:val="0"/>
          <w:marTop w:val="0"/>
          <w:marBottom w:val="0"/>
          <w:divBdr>
            <w:top w:val="none" w:sz="0" w:space="0" w:color="auto"/>
            <w:left w:val="none" w:sz="0" w:space="0" w:color="auto"/>
            <w:bottom w:val="none" w:sz="0" w:space="0" w:color="auto"/>
            <w:right w:val="none" w:sz="0" w:space="0" w:color="auto"/>
          </w:divBdr>
        </w:div>
        <w:div w:id="1585332266">
          <w:marLeft w:val="640"/>
          <w:marRight w:val="0"/>
          <w:marTop w:val="0"/>
          <w:marBottom w:val="0"/>
          <w:divBdr>
            <w:top w:val="none" w:sz="0" w:space="0" w:color="auto"/>
            <w:left w:val="none" w:sz="0" w:space="0" w:color="auto"/>
            <w:bottom w:val="none" w:sz="0" w:space="0" w:color="auto"/>
            <w:right w:val="none" w:sz="0" w:space="0" w:color="auto"/>
          </w:divBdr>
        </w:div>
        <w:div w:id="613943561">
          <w:marLeft w:val="640"/>
          <w:marRight w:val="0"/>
          <w:marTop w:val="0"/>
          <w:marBottom w:val="0"/>
          <w:divBdr>
            <w:top w:val="none" w:sz="0" w:space="0" w:color="auto"/>
            <w:left w:val="none" w:sz="0" w:space="0" w:color="auto"/>
            <w:bottom w:val="none" w:sz="0" w:space="0" w:color="auto"/>
            <w:right w:val="none" w:sz="0" w:space="0" w:color="auto"/>
          </w:divBdr>
        </w:div>
        <w:div w:id="868683381">
          <w:marLeft w:val="640"/>
          <w:marRight w:val="0"/>
          <w:marTop w:val="0"/>
          <w:marBottom w:val="0"/>
          <w:divBdr>
            <w:top w:val="none" w:sz="0" w:space="0" w:color="auto"/>
            <w:left w:val="none" w:sz="0" w:space="0" w:color="auto"/>
            <w:bottom w:val="none" w:sz="0" w:space="0" w:color="auto"/>
            <w:right w:val="none" w:sz="0" w:space="0" w:color="auto"/>
          </w:divBdr>
        </w:div>
        <w:div w:id="804932559">
          <w:marLeft w:val="640"/>
          <w:marRight w:val="0"/>
          <w:marTop w:val="0"/>
          <w:marBottom w:val="0"/>
          <w:divBdr>
            <w:top w:val="none" w:sz="0" w:space="0" w:color="auto"/>
            <w:left w:val="none" w:sz="0" w:space="0" w:color="auto"/>
            <w:bottom w:val="none" w:sz="0" w:space="0" w:color="auto"/>
            <w:right w:val="none" w:sz="0" w:space="0" w:color="auto"/>
          </w:divBdr>
        </w:div>
        <w:div w:id="1518541060">
          <w:marLeft w:val="640"/>
          <w:marRight w:val="0"/>
          <w:marTop w:val="0"/>
          <w:marBottom w:val="0"/>
          <w:divBdr>
            <w:top w:val="none" w:sz="0" w:space="0" w:color="auto"/>
            <w:left w:val="none" w:sz="0" w:space="0" w:color="auto"/>
            <w:bottom w:val="none" w:sz="0" w:space="0" w:color="auto"/>
            <w:right w:val="none" w:sz="0" w:space="0" w:color="auto"/>
          </w:divBdr>
        </w:div>
        <w:div w:id="1209799936">
          <w:marLeft w:val="640"/>
          <w:marRight w:val="0"/>
          <w:marTop w:val="0"/>
          <w:marBottom w:val="0"/>
          <w:divBdr>
            <w:top w:val="none" w:sz="0" w:space="0" w:color="auto"/>
            <w:left w:val="none" w:sz="0" w:space="0" w:color="auto"/>
            <w:bottom w:val="none" w:sz="0" w:space="0" w:color="auto"/>
            <w:right w:val="none" w:sz="0" w:space="0" w:color="auto"/>
          </w:divBdr>
        </w:div>
        <w:div w:id="839195542">
          <w:marLeft w:val="640"/>
          <w:marRight w:val="0"/>
          <w:marTop w:val="0"/>
          <w:marBottom w:val="0"/>
          <w:divBdr>
            <w:top w:val="none" w:sz="0" w:space="0" w:color="auto"/>
            <w:left w:val="none" w:sz="0" w:space="0" w:color="auto"/>
            <w:bottom w:val="none" w:sz="0" w:space="0" w:color="auto"/>
            <w:right w:val="none" w:sz="0" w:space="0" w:color="auto"/>
          </w:divBdr>
        </w:div>
        <w:div w:id="1732923581">
          <w:marLeft w:val="640"/>
          <w:marRight w:val="0"/>
          <w:marTop w:val="0"/>
          <w:marBottom w:val="0"/>
          <w:divBdr>
            <w:top w:val="none" w:sz="0" w:space="0" w:color="auto"/>
            <w:left w:val="none" w:sz="0" w:space="0" w:color="auto"/>
            <w:bottom w:val="none" w:sz="0" w:space="0" w:color="auto"/>
            <w:right w:val="none" w:sz="0" w:space="0" w:color="auto"/>
          </w:divBdr>
        </w:div>
        <w:div w:id="1968974848">
          <w:marLeft w:val="640"/>
          <w:marRight w:val="0"/>
          <w:marTop w:val="0"/>
          <w:marBottom w:val="0"/>
          <w:divBdr>
            <w:top w:val="none" w:sz="0" w:space="0" w:color="auto"/>
            <w:left w:val="none" w:sz="0" w:space="0" w:color="auto"/>
            <w:bottom w:val="none" w:sz="0" w:space="0" w:color="auto"/>
            <w:right w:val="none" w:sz="0" w:space="0" w:color="auto"/>
          </w:divBdr>
        </w:div>
        <w:div w:id="542912160">
          <w:marLeft w:val="640"/>
          <w:marRight w:val="0"/>
          <w:marTop w:val="0"/>
          <w:marBottom w:val="0"/>
          <w:divBdr>
            <w:top w:val="none" w:sz="0" w:space="0" w:color="auto"/>
            <w:left w:val="none" w:sz="0" w:space="0" w:color="auto"/>
            <w:bottom w:val="none" w:sz="0" w:space="0" w:color="auto"/>
            <w:right w:val="none" w:sz="0" w:space="0" w:color="auto"/>
          </w:divBdr>
        </w:div>
        <w:div w:id="1209419054">
          <w:marLeft w:val="640"/>
          <w:marRight w:val="0"/>
          <w:marTop w:val="0"/>
          <w:marBottom w:val="0"/>
          <w:divBdr>
            <w:top w:val="none" w:sz="0" w:space="0" w:color="auto"/>
            <w:left w:val="none" w:sz="0" w:space="0" w:color="auto"/>
            <w:bottom w:val="none" w:sz="0" w:space="0" w:color="auto"/>
            <w:right w:val="none" w:sz="0" w:space="0" w:color="auto"/>
          </w:divBdr>
        </w:div>
        <w:div w:id="564029535">
          <w:marLeft w:val="640"/>
          <w:marRight w:val="0"/>
          <w:marTop w:val="0"/>
          <w:marBottom w:val="0"/>
          <w:divBdr>
            <w:top w:val="none" w:sz="0" w:space="0" w:color="auto"/>
            <w:left w:val="none" w:sz="0" w:space="0" w:color="auto"/>
            <w:bottom w:val="none" w:sz="0" w:space="0" w:color="auto"/>
            <w:right w:val="none" w:sz="0" w:space="0" w:color="auto"/>
          </w:divBdr>
        </w:div>
        <w:div w:id="608002499">
          <w:marLeft w:val="640"/>
          <w:marRight w:val="0"/>
          <w:marTop w:val="0"/>
          <w:marBottom w:val="0"/>
          <w:divBdr>
            <w:top w:val="none" w:sz="0" w:space="0" w:color="auto"/>
            <w:left w:val="none" w:sz="0" w:space="0" w:color="auto"/>
            <w:bottom w:val="none" w:sz="0" w:space="0" w:color="auto"/>
            <w:right w:val="none" w:sz="0" w:space="0" w:color="auto"/>
          </w:divBdr>
        </w:div>
        <w:div w:id="567689844">
          <w:marLeft w:val="640"/>
          <w:marRight w:val="0"/>
          <w:marTop w:val="0"/>
          <w:marBottom w:val="0"/>
          <w:divBdr>
            <w:top w:val="none" w:sz="0" w:space="0" w:color="auto"/>
            <w:left w:val="none" w:sz="0" w:space="0" w:color="auto"/>
            <w:bottom w:val="none" w:sz="0" w:space="0" w:color="auto"/>
            <w:right w:val="none" w:sz="0" w:space="0" w:color="auto"/>
          </w:divBdr>
        </w:div>
        <w:div w:id="100419365">
          <w:marLeft w:val="640"/>
          <w:marRight w:val="0"/>
          <w:marTop w:val="0"/>
          <w:marBottom w:val="0"/>
          <w:divBdr>
            <w:top w:val="none" w:sz="0" w:space="0" w:color="auto"/>
            <w:left w:val="none" w:sz="0" w:space="0" w:color="auto"/>
            <w:bottom w:val="none" w:sz="0" w:space="0" w:color="auto"/>
            <w:right w:val="none" w:sz="0" w:space="0" w:color="auto"/>
          </w:divBdr>
        </w:div>
        <w:div w:id="2038656548">
          <w:marLeft w:val="640"/>
          <w:marRight w:val="0"/>
          <w:marTop w:val="0"/>
          <w:marBottom w:val="0"/>
          <w:divBdr>
            <w:top w:val="none" w:sz="0" w:space="0" w:color="auto"/>
            <w:left w:val="none" w:sz="0" w:space="0" w:color="auto"/>
            <w:bottom w:val="none" w:sz="0" w:space="0" w:color="auto"/>
            <w:right w:val="none" w:sz="0" w:space="0" w:color="auto"/>
          </w:divBdr>
        </w:div>
        <w:div w:id="2092849317">
          <w:marLeft w:val="640"/>
          <w:marRight w:val="0"/>
          <w:marTop w:val="0"/>
          <w:marBottom w:val="0"/>
          <w:divBdr>
            <w:top w:val="none" w:sz="0" w:space="0" w:color="auto"/>
            <w:left w:val="none" w:sz="0" w:space="0" w:color="auto"/>
            <w:bottom w:val="none" w:sz="0" w:space="0" w:color="auto"/>
            <w:right w:val="none" w:sz="0" w:space="0" w:color="auto"/>
          </w:divBdr>
        </w:div>
        <w:div w:id="1586376043">
          <w:marLeft w:val="640"/>
          <w:marRight w:val="0"/>
          <w:marTop w:val="0"/>
          <w:marBottom w:val="0"/>
          <w:divBdr>
            <w:top w:val="none" w:sz="0" w:space="0" w:color="auto"/>
            <w:left w:val="none" w:sz="0" w:space="0" w:color="auto"/>
            <w:bottom w:val="none" w:sz="0" w:space="0" w:color="auto"/>
            <w:right w:val="none" w:sz="0" w:space="0" w:color="auto"/>
          </w:divBdr>
        </w:div>
        <w:div w:id="1698844643">
          <w:marLeft w:val="640"/>
          <w:marRight w:val="0"/>
          <w:marTop w:val="0"/>
          <w:marBottom w:val="0"/>
          <w:divBdr>
            <w:top w:val="none" w:sz="0" w:space="0" w:color="auto"/>
            <w:left w:val="none" w:sz="0" w:space="0" w:color="auto"/>
            <w:bottom w:val="none" w:sz="0" w:space="0" w:color="auto"/>
            <w:right w:val="none" w:sz="0" w:space="0" w:color="auto"/>
          </w:divBdr>
        </w:div>
        <w:div w:id="1711955472">
          <w:marLeft w:val="640"/>
          <w:marRight w:val="0"/>
          <w:marTop w:val="0"/>
          <w:marBottom w:val="0"/>
          <w:divBdr>
            <w:top w:val="none" w:sz="0" w:space="0" w:color="auto"/>
            <w:left w:val="none" w:sz="0" w:space="0" w:color="auto"/>
            <w:bottom w:val="none" w:sz="0" w:space="0" w:color="auto"/>
            <w:right w:val="none" w:sz="0" w:space="0" w:color="auto"/>
          </w:divBdr>
        </w:div>
        <w:div w:id="1093865339">
          <w:marLeft w:val="640"/>
          <w:marRight w:val="0"/>
          <w:marTop w:val="0"/>
          <w:marBottom w:val="0"/>
          <w:divBdr>
            <w:top w:val="none" w:sz="0" w:space="0" w:color="auto"/>
            <w:left w:val="none" w:sz="0" w:space="0" w:color="auto"/>
            <w:bottom w:val="none" w:sz="0" w:space="0" w:color="auto"/>
            <w:right w:val="none" w:sz="0" w:space="0" w:color="auto"/>
          </w:divBdr>
        </w:div>
        <w:div w:id="1714427449">
          <w:marLeft w:val="640"/>
          <w:marRight w:val="0"/>
          <w:marTop w:val="0"/>
          <w:marBottom w:val="0"/>
          <w:divBdr>
            <w:top w:val="none" w:sz="0" w:space="0" w:color="auto"/>
            <w:left w:val="none" w:sz="0" w:space="0" w:color="auto"/>
            <w:bottom w:val="none" w:sz="0" w:space="0" w:color="auto"/>
            <w:right w:val="none" w:sz="0" w:space="0" w:color="auto"/>
          </w:divBdr>
        </w:div>
        <w:div w:id="516432295">
          <w:marLeft w:val="640"/>
          <w:marRight w:val="0"/>
          <w:marTop w:val="0"/>
          <w:marBottom w:val="0"/>
          <w:divBdr>
            <w:top w:val="none" w:sz="0" w:space="0" w:color="auto"/>
            <w:left w:val="none" w:sz="0" w:space="0" w:color="auto"/>
            <w:bottom w:val="none" w:sz="0" w:space="0" w:color="auto"/>
            <w:right w:val="none" w:sz="0" w:space="0" w:color="auto"/>
          </w:divBdr>
        </w:div>
        <w:div w:id="504900732">
          <w:marLeft w:val="640"/>
          <w:marRight w:val="0"/>
          <w:marTop w:val="0"/>
          <w:marBottom w:val="0"/>
          <w:divBdr>
            <w:top w:val="none" w:sz="0" w:space="0" w:color="auto"/>
            <w:left w:val="none" w:sz="0" w:space="0" w:color="auto"/>
            <w:bottom w:val="none" w:sz="0" w:space="0" w:color="auto"/>
            <w:right w:val="none" w:sz="0" w:space="0" w:color="auto"/>
          </w:divBdr>
        </w:div>
        <w:div w:id="694816085">
          <w:marLeft w:val="640"/>
          <w:marRight w:val="0"/>
          <w:marTop w:val="0"/>
          <w:marBottom w:val="0"/>
          <w:divBdr>
            <w:top w:val="none" w:sz="0" w:space="0" w:color="auto"/>
            <w:left w:val="none" w:sz="0" w:space="0" w:color="auto"/>
            <w:bottom w:val="none" w:sz="0" w:space="0" w:color="auto"/>
            <w:right w:val="none" w:sz="0" w:space="0" w:color="auto"/>
          </w:divBdr>
        </w:div>
        <w:div w:id="1914855311">
          <w:marLeft w:val="640"/>
          <w:marRight w:val="0"/>
          <w:marTop w:val="0"/>
          <w:marBottom w:val="0"/>
          <w:divBdr>
            <w:top w:val="none" w:sz="0" w:space="0" w:color="auto"/>
            <w:left w:val="none" w:sz="0" w:space="0" w:color="auto"/>
            <w:bottom w:val="none" w:sz="0" w:space="0" w:color="auto"/>
            <w:right w:val="none" w:sz="0" w:space="0" w:color="auto"/>
          </w:divBdr>
        </w:div>
        <w:div w:id="126360059">
          <w:marLeft w:val="640"/>
          <w:marRight w:val="0"/>
          <w:marTop w:val="0"/>
          <w:marBottom w:val="0"/>
          <w:divBdr>
            <w:top w:val="none" w:sz="0" w:space="0" w:color="auto"/>
            <w:left w:val="none" w:sz="0" w:space="0" w:color="auto"/>
            <w:bottom w:val="none" w:sz="0" w:space="0" w:color="auto"/>
            <w:right w:val="none" w:sz="0" w:space="0" w:color="auto"/>
          </w:divBdr>
        </w:div>
        <w:div w:id="856964579">
          <w:marLeft w:val="640"/>
          <w:marRight w:val="0"/>
          <w:marTop w:val="0"/>
          <w:marBottom w:val="0"/>
          <w:divBdr>
            <w:top w:val="none" w:sz="0" w:space="0" w:color="auto"/>
            <w:left w:val="none" w:sz="0" w:space="0" w:color="auto"/>
            <w:bottom w:val="none" w:sz="0" w:space="0" w:color="auto"/>
            <w:right w:val="none" w:sz="0" w:space="0" w:color="auto"/>
          </w:divBdr>
        </w:div>
        <w:div w:id="1436711733">
          <w:marLeft w:val="640"/>
          <w:marRight w:val="0"/>
          <w:marTop w:val="0"/>
          <w:marBottom w:val="0"/>
          <w:divBdr>
            <w:top w:val="none" w:sz="0" w:space="0" w:color="auto"/>
            <w:left w:val="none" w:sz="0" w:space="0" w:color="auto"/>
            <w:bottom w:val="none" w:sz="0" w:space="0" w:color="auto"/>
            <w:right w:val="none" w:sz="0" w:space="0" w:color="auto"/>
          </w:divBdr>
        </w:div>
        <w:div w:id="1437287590">
          <w:marLeft w:val="640"/>
          <w:marRight w:val="0"/>
          <w:marTop w:val="0"/>
          <w:marBottom w:val="0"/>
          <w:divBdr>
            <w:top w:val="none" w:sz="0" w:space="0" w:color="auto"/>
            <w:left w:val="none" w:sz="0" w:space="0" w:color="auto"/>
            <w:bottom w:val="none" w:sz="0" w:space="0" w:color="auto"/>
            <w:right w:val="none" w:sz="0" w:space="0" w:color="auto"/>
          </w:divBdr>
        </w:div>
        <w:div w:id="987323238">
          <w:marLeft w:val="640"/>
          <w:marRight w:val="0"/>
          <w:marTop w:val="0"/>
          <w:marBottom w:val="0"/>
          <w:divBdr>
            <w:top w:val="none" w:sz="0" w:space="0" w:color="auto"/>
            <w:left w:val="none" w:sz="0" w:space="0" w:color="auto"/>
            <w:bottom w:val="none" w:sz="0" w:space="0" w:color="auto"/>
            <w:right w:val="none" w:sz="0" w:space="0" w:color="auto"/>
          </w:divBdr>
        </w:div>
        <w:div w:id="2086686629">
          <w:marLeft w:val="640"/>
          <w:marRight w:val="0"/>
          <w:marTop w:val="0"/>
          <w:marBottom w:val="0"/>
          <w:divBdr>
            <w:top w:val="none" w:sz="0" w:space="0" w:color="auto"/>
            <w:left w:val="none" w:sz="0" w:space="0" w:color="auto"/>
            <w:bottom w:val="none" w:sz="0" w:space="0" w:color="auto"/>
            <w:right w:val="none" w:sz="0" w:space="0" w:color="auto"/>
          </w:divBdr>
        </w:div>
        <w:div w:id="14579572">
          <w:marLeft w:val="640"/>
          <w:marRight w:val="0"/>
          <w:marTop w:val="0"/>
          <w:marBottom w:val="0"/>
          <w:divBdr>
            <w:top w:val="none" w:sz="0" w:space="0" w:color="auto"/>
            <w:left w:val="none" w:sz="0" w:space="0" w:color="auto"/>
            <w:bottom w:val="none" w:sz="0" w:space="0" w:color="auto"/>
            <w:right w:val="none" w:sz="0" w:space="0" w:color="auto"/>
          </w:divBdr>
        </w:div>
        <w:div w:id="1270626664">
          <w:marLeft w:val="640"/>
          <w:marRight w:val="0"/>
          <w:marTop w:val="0"/>
          <w:marBottom w:val="0"/>
          <w:divBdr>
            <w:top w:val="none" w:sz="0" w:space="0" w:color="auto"/>
            <w:left w:val="none" w:sz="0" w:space="0" w:color="auto"/>
            <w:bottom w:val="none" w:sz="0" w:space="0" w:color="auto"/>
            <w:right w:val="none" w:sz="0" w:space="0" w:color="auto"/>
          </w:divBdr>
        </w:div>
        <w:div w:id="1519543092">
          <w:marLeft w:val="640"/>
          <w:marRight w:val="0"/>
          <w:marTop w:val="0"/>
          <w:marBottom w:val="0"/>
          <w:divBdr>
            <w:top w:val="none" w:sz="0" w:space="0" w:color="auto"/>
            <w:left w:val="none" w:sz="0" w:space="0" w:color="auto"/>
            <w:bottom w:val="none" w:sz="0" w:space="0" w:color="auto"/>
            <w:right w:val="none" w:sz="0" w:space="0" w:color="auto"/>
          </w:divBdr>
        </w:div>
        <w:div w:id="1972861958">
          <w:marLeft w:val="640"/>
          <w:marRight w:val="0"/>
          <w:marTop w:val="0"/>
          <w:marBottom w:val="0"/>
          <w:divBdr>
            <w:top w:val="none" w:sz="0" w:space="0" w:color="auto"/>
            <w:left w:val="none" w:sz="0" w:space="0" w:color="auto"/>
            <w:bottom w:val="none" w:sz="0" w:space="0" w:color="auto"/>
            <w:right w:val="none" w:sz="0" w:space="0" w:color="auto"/>
          </w:divBdr>
        </w:div>
        <w:div w:id="780340935">
          <w:marLeft w:val="640"/>
          <w:marRight w:val="0"/>
          <w:marTop w:val="0"/>
          <w:marBottom w:val="0"/>
          <w:divBdr>
            <w:top w:val="none" w:sz="0" w:space="0" w:color="auto"/>
            <w:left w:val="none" w:sz="0" w:space="0" w:color="auto"/>
            <w:bottom w:val="none" w:sz="0" w:space="0" w:color="auto"/>
            <w:right w:val="none" w:sz="0" w:space="0" w:color="auto"/>
          </w:divBdr>
        </w:div>
        <w:div w:id="1957173586">
          <w:marLeft w:val="640"/>
          <w:marRight w:val="0"/>
          <w:marTop w:val="0"/>
          <w:marBottom w:val="0"/>
          <w:divBdr>
            <w:top w:val="none" w:sz="0" w:space="0" w:color="auto"/>
            <w:left w:val="none" w:sz="0" w:space="0" w:color="auto"/>
            <w:bottom w:val="none" w:sz="0" w:space="0" w:color="auto"/>
            <w:right w:val="none" w:sz="0" w:space="0" w:color="auto"/>
          </w:divBdr>
        </w:div>
        <w:div w:id="22097822">
          <w:marLeft w:val="640"/>
          <w:marRight w:val="0"/>
          <w:marTop w:val="0"/>
          <w:marBottom w:val="0"/>
          <w:divBdr>
            <w:top w:val="none" w:sz="0" w:space="0" w:color="auto"/>
            <w:left w:val="none" w:sz="0" w:space="0" w:color="auto"/>
            <w:bottom w:val="none" w:sz="0" w:space="0" w:color="auto"/>
            <w:right w:val="none" w:sz="0" w:space="0" w:color="auto"/>
          </w:divBdr>
        </w:div>
        <w:div w:id="1310091139">
          <w:marLeft w:val="640"/>
          <w:marRight w:val="0"/>
          <w:marTop w:val="0"/>
          <w:marBottom w:val="0"/>
          <w:divBdr>
            <w:top w:val="none" w:sz="0" w:space="0" w:color="auto"/>
            <w:left w:val="none" w:sz="0" w:space="0" w:color="auto"/>
            <w:bottom w:val="none" w:sz="0" w:space="0" w:color="auto"/>
            <w:right w:val="none" w:sz="0" w:space="0" w:color="auto"/>
          </w:divBdr>
        </w:div>
        <w:div w:id="1068572439">
          <w:marLeft w:val="640"/>
          <w:marRight w:val="0"/>
          <w:marTop w:val="0"/>
          <w:marBottom w:val="0"/>
          <w:divBdr>
            <w:top w:val="none" w:sz="0" w:space="0" w:color="auto"/>
            <w:left w:val="none" w:sz="0" w:space="0" w:color="auto"/>
            <w:bottom w:val="none" w:sz="0" w:space="0" w:color="auto"/>
            <w:right w:val="none" w:sz="0" w:space="0" w:color="auto"/>
          </w:divBdr>
        </w:div>
        <w:div w:id="1401556546">
          <w:marLeft w:val="640"/>
          <w:marRight w:val="0"/>
          <w:marTop w:val="0"/>
          <w:marBottom w:val="0"/>
          <w:divBdr>
            <w:top w:val="none" w:sz="0" w:space="0" w:color="auto"/>
            <w:left w:val="none" w:sz="0" w:space="0" w:color="auto"/>
            <w:bottom w:val="none" w:sz="0" w:space="0" w:color="auto"/>
            <w:right w:val="none" w:sz="0" w:space="0" w:color="auto"/>
          </w:divBdr>
        </w:div>
        <w:div w:id="2105419860">
          <w:marLeft w:val="640"/>
          <w:marRight w:val="0"/>
          <w:marTop w:val="0"/>
          <w:marBottom w:val="0"/>
          <w:divBdr>
            <w:top w:val="none" w:sz="0" w:space="0" w:color="auto"/>
            <w:left w:val="none" w:sz="0" w:space="0" w:color="auto"/>
            <w:bottom w:val="none" w:sz="0" w:space="0" w:color="auto"/>
            <w:right w:val="none" w:sz="0" w:space="0" w:color="auto"/>
          </w:divBdr>
        </w:div>
        <w:div w:id="880556872">
          <w:marLeft w:val="640"/>
          <w:marRight w:val="0"/>
          <w:marTop w:val="0"/>
          <w:marBottom w:val="0"/>
          <w:divBdr>
            <w:top w:val="none" w:sz="0" w:space="0" w:color="auto"/>
            <w:left w:val="none" w:sz="0" w:space="0" w:color="auto"/>
            <w:bottom w:val="none" w:sz="0" w:space="0" w:color="auto"/>
            <w:right w:val="none" w:sz="0" w:space="0" w:color="auto"/>
          </w:divBdr>
        </w:div>
        <w:div w:id="1489862205">
          <w:marLeft w:val="640"/>
          <w:marRight w:val="0"/>
          <w:marTop w:val="0"/>
          <w:marBottom w:val="0"/>
          <w:divBdr>
            <w:top w:val="none" w:sz="0" w:space="0" w:color="auto"/>
            <w:left w:val="none" w:sz="0" w:space="0" w:color="auto"/>
            <w:bottom w:val="none" w:sz="0" w:space="0" w:color="auto"/>
            <w:right w:val="none" w:sz="0" w:space="0" w:color="auto"/>
          </w:divBdr>
        </w:div>
        <w:div w:id="126440848">
          <w:marLeft w:val="640"/>
          <w:marRight w:val="0"/>
          <w:marTop w:val="0"/>
          <w:marBottom w:val="0"/>
          <w:divBdr>
            <w:top w:val="none" w:sz="0" w:space="0" w:color="auto"/>
            <w:left w:val="none" w:sz="0" w:space="0" w:color="auto"/>
            <w:bottom w:val="none" w:sz="0" w:space="0" w:color="auto"/>
            <w:right w:val="none" w:sz="0" w:space="0" w:color="auto"/>
          </w:divBdr>
        </w:div>
        <w:div w:id="343945239">
          <w:marLeft w:val="640"/>
          <w:marRight w:val="0"/>
          <w:marTop w:val="0"/>
          <w:marBottom w:val="0"/>
          <w:divBdr>
            <w:top w:val="none" w:sz="0" w:space="0" w:color="auto"/>
            <w:left w:val="none" w:sz="0" w:space="0" w:color="auto"/>
            <w:bottom w:val="none" w:sz="0" w:space="0" w:color="auto"/>
            <w:right w:val="none" w:sz="0" w:space="0" w:color="auto"/>
          </w:divBdr>
        </w:div>
        <w:div w:id="1849638189">
          <w:marLeft w:val="640"/>
          <w:marRight w:val="0"/>
          <w:marTop w:val="0"/>
          <w:marBottom w:val="0"/>
          <w:divBdr>
            <w:top w:val="none" w:sz="0" w:space="0" w:color="auto"/>
            <w:left w:val="none" w:sz="0" w:space="0" w:color="auto"/>
            <w:bottom w:val="none" w:sz="0" w:space="0" w:color="auto"/>
            <w:right w:val="none" w:sz="0" w:space="0" w:color="auto"/>
          </w:divBdr>
        </w:div>
        <w:div w:id="1969167087">
          <w:marLeft w:val="640"/>
          <w:marRight w:val="0"/>
          <w:marTop w:val="0"/>
          <w:marBottom w:val="0"/>
          <w:divBdr>
            <w:top w:val="none" w:sz="0" w:space="0" w:color="auto"/>
            <w:left w:val="none" w:sz="0" w:space="0" w:color="auto"/>
            <w:bottom w:val="none" w:sz="0" w:space="0" w:color="auto"/>
            <w:right w:val="none" w:sz="0" w:space="0" w:color="auto"/>
          </w:divBdr>
        </w:div>
        <w:div w:id="1298953919">
          <w:marLeft w:val="640"/>
          <w:marRight w:val="0"/>
          <w:marTop w:val="0"/>
          <w:marBottom w:val="0"/>
          <w:divBdr>
            <w:top w:val="none" w:sz="0" w:space="0" w:color="auto"/>
            <w:left w:val="none" w:sz="0" w:space="0" w:color="auto"/>
            <w:bottom w:val="none" w:sz="0" w:space="0" w:color="auto"/>
            <w:right w:val="none" w:sz="0" w:space="0" w:color="auto"/>
          </w:divBdr>
        </w:div>
        <w:div w:id="853886858">
          <w:marLeft w:val="640"/>
          <w:marRight w:val="0"/>
          <w:marTop w:val="0"/>
          <w:marBottom w:val="0"/>
          <w:divBdr>
            <w:top w:val="none" w:sz="0" w:space="0" w:color="auto"/>
            <w:left w:val="none" w:sz="0" w:space="0" w:color="auto"/>
            <w:bottom w:val="none" w:sz="0" w:space="0" w:color="auto"/>
            <w:right w:val="none" w:sz="0" w:space="0" w:color="auto"/>
          </w:divBdr>
        </w:div>
        <w:div w:id="646857440">
          <w:marLeft w:val="640"/>
          <w:marRight w:val="0"/>
          <w:marTop w:val="0"/>
          <w:marBottom w:val="0"/>
          <w:divBdr>
            <w:top w:val="none" w:sz="0" w:space="0" w:color="auto"/>
            <w:left w:val="none" w:sz="0" w:space="0" w:color="auto"/>
            <w:bottom w:val="none" w:sz="0" w:space="0" w:color="auto"/>
            <w:right w:val="none" w:sz="0" w:space="0" w:color="auto"/>
          </w:divBdr>
        </w:div>
        <w:div w:id="523250915">
          <w:marLeft w:val="640"/>
          <w:marRight w:val="0"/>
          <w:marTop w:val="0"/>
          <w:marBottom w:val="0"/>
          <w:divBdr>
            <w:top w:val="none" w:sz="0" w:space="0" w:color="auto"/>
            <w:left w:val="none" w:sz="0" w:space="0" w:color="auto"/>
            <w:bottom w:val="none" w:sz="0" w:space="0" w:color="auto"/>
            <w:right w:val="none" w:sz="0" w:space="0" w:color="auto"/>
          </w:divBdr>
        </w:div>
        <w:div w:id="258606667">
          <w:marLeft w:val="640"/>
          <w:marRight w:val="0"/>
          <w:marTop w:val="0"/>
          <w:marBottom w:val="0"/>
          <w:divBdr>
            <w:top w:val="none" w:sz="0" w:space="0" w:color="auto"/>
            <w:left w:val="none" w:sz="0" w:space="0" w:color="auto"/>
            <w:bottom w:val="none" w:sz="0" w:space="0" w:color="auto"/>
            <w:right w:val="none" w:sz="0" w:space="0" w:color="auto"/>
          </w:divBdr>
        </w:div>
        <w:div w:id="2023630112">
          <w:marLeft w:val="640"/>
          <w:marRight w:val="0"/>
          <w:marTop w:val="0"/>
          <w:marBottom w:val="0"/>
          <w:divBdr>
            <w:top w:val="none" w:sz="0" w:space="0" w:color="auto"/>
            <w:left w:val="none" w:sz="0" w:space="0" w:color="auto"/>
            <w:bottom w:val="none" w:sz="0" w:space="0" w:color="auto"/>
            <w:right w:val="none" w:sz="0" w:space="0" w:color="auto"/>
          </w:divBdr>
        </w:div>
        <w:div w:id="1202983817">
          <w:marLeft w:val="640"/>
          <w:marRight w:val="0"/>
          <w:marTop w:val="0"/>
          <w:marBottom w:val="0"/>
          <w:divBdr>
            <w:top w:val="none" w:sz="0" w:space="0" w:color="auto"/>
            <w:left w:val="none" w:sz="0" w:space="0" w:color="auto"/>
            <w:bottom w:val="none" w:sz="0" w:space="0" w:color="auto"/>
            <w:right w:val="none" w:sz="0" w:space="0" w:color="auto"/>
          </w:divBdr>
        </w:div>
        <w:div w:id="238098656">
          <w:marLeft w:val="640"/>
          <w:marRight w:val="0"/>
          <w:marTop w:val="0"/>
          <w:marBottom w:val="0"/>
          <w:divBdr>
            <w:top w:val="none" w:sz="0" w:space="0" w:color="auto"/>
            <w:left w:val="none" w:sz="0" w:space="0" w:color="auto"/>
            <w:bottom w:val="none" w:sz="0" w:space="0" w:color="auto"/>
            <w:right w:val="none" w:sz="0" w:space="0" w:color="auto"/>
          </w:divBdr>
        </w:div>
        <w:div w:id="1365133045">
          <w:marLeft w:val="640"/>
          <w:marRight w:val="0"/>
          <w:marTop w:val="0"/>
          <w:marBottom w:val="0"/>
          <w:divBdr>
            <w:top w:val="none" w:sz="0" w:space="0" w:color="auto"/>
            <w:left w:val="none" w:sz="0" w:space="0" w:color="auto"/>
            <w:bottom w:val="none" w:sz="0" w:space="0" w:color="auto"/>
            <w:right w:val="none" w:sz="0" w:space="0" w:color="auto"/>
          </w:divBdr>
        </w:div>
        <w:div w:id="856038632">
          <w:marLeft w:val="640"/>
          <w:marRight w:val="0"/>
          <w:marTop w:val="0"/>
          <w:marBottom w:val="0"/>
          <w:divBdr>
            <w:top w:val="none" w:sz="0" w:space="0" w:color="auto"/>
            <w:left w:val="none" w:sz="0" w:space="0" w:color="auto"/>
            <w:bottom w:val="none" w:sz="0" w:space="0" w:color="auto"/>
            <w:right w:val="none" w:sz="0" w:space="0" w:color="auto"/>
          </w:divBdr>
        </w:div>
        <w:div w:id="256407926">
          <w:marLeft w:val="640"/>
          <w:marRight w:val="0"/>
          <w:marTop w:val="0"/>
          <w:marBottom w:val="0"/>
          <w:divBdr>
            <w:top w:val="none" w:sz="0" w:space="0" w:color="auto"/>
            <w:left w:val="none" w:sz="0" w:space="0" w:color="auto"/>
            <w:bottom w:val="none" w:sz="0" w:space="0" w:color="auto"/>
            <w:right w:val="none" w:sz="0" w:space="0" w:color="auto"/>
          </w:divBdr>
        </w:div>
        <w:div w:id="1303584186">
          <w:marLeft w:val="640"/>
          <w:marRight w:val="0"/>
          <w:marTop w:val="0"/>
          <w:marBottom w:val="0"/>
          <w:divBdr>
            <w:top w:val="none" w:sz="0" w:space="0" w:color="auto"/>
            <w:left w:val="none" w:sz="0" w:space="0" w:color="auto"/>
            <w:bottom w:val="none" w:sz="0" w:space="0" w:color="auto"/>
            <w:right w:val="none" w:sz="0" w:space="0" w:color="auto"/>
          </w:divBdr>
        </w:div>
        <w:div w:id="53163333">
          <w:marLeft w:val="640"/>
          <w:marRight w:val="0"/>
          <w:marTop w:val="0"/>
          <w:marBottom w:val="0"/>
          <w:divBdr>
            <w:top w:val="none" w:sz="0" w:space="0" w:color="auto"/>
            <w:left w:val="none" w:sz="0" w:space="0" w:color="auto"/>
            <w:bottom w:val="none" w:sz="0" w:space="0" w:color="auto"/>
            <w:right w:val="none" w:sz="0" w:space="0" w:color="auto"/>
          </w:divBdr>
        </w:div>
        <w:div w:id="961573509">
          <w:marLeft w:val="640"/>
          <w:marRight w:val="0"/>
          <w:marTop w:val="0"/>
          <w:marBottom w:val="0"/>
          <w:divBdr>
            <w:top w:val="none" w:sz="0" w:space="0" w:color="auto"/>
            <w:left w:val="none" w:sz="0" w:space="0" w:color="auto"/>
            <w:bottom w:val="none" w:sz="0" w:space="0" w:color="auto"/>
            <w:right w:val="none" w:sz="0" w:space="0" w:color="auto"/>
          </w:divBdr>
        </w:div>
        <w:div w:id="88084197">
          <w:marLeft w:val="640"/>
          <w:marRight w:val="0"/>
          <w:marTop w:val="0"/>
          <w:marBottom w:val="0"/>
          <w:divBdr>
            <w:top w:val="none" w:sz="0" w:space="0" w:color="auto"/>
            <w:left w:val="none" w:sz="0" w:space="0" w:color="auto"/>
            <w:bottom w:val="none" w:sz="0" w:space="0" w:color="auto"/>
            <w:right w:val="none" w:sz="0" w:space="0" w:color="auto"/>
          </w:divBdr>
        </w:div>
        <w:div w:id="1692759823">
          <w:marLeft w:val="640"/>
          <w:marRight w:val="0"/>
          <w:marTop w:val="0"/>
          <w:marBottom w:val="0"/>
          <w:divBdr>
            <w:top w:val="none" w:sz="0" w:space="0" w:color="auto"/>
            <w:left w:val="none" w:sz="0" w:space="0" w:color="auto"/>
            <w:bottom w:val="none" w:sz="0" w:space="0" w:color="auto"/>
            <w:right w:val="none" w:sz="0" w:space="0" w:color="auto"/>
          </w:divBdr>
        </w:div>
        <w:div w:id="633799745">
          <w:marLeft w:val="640"/>
          <w:marRight w:val="0"/>
          <w:marTop w:val="0"/>
          <w:marBottom w:val="0"/>
          <w:divBdr>
            <w:top w:val="none" w:sz="0" w:space="0" w:color="auto"/>
            <w:left w:val="none" w:sz="0" w:space="0" w:color="auto"/>
            <w:bottom w:val="none" w:sz="0" w:space="0" w:color="auto"/>
            <w:right w:val="none" w:sz="0" w:space="0" w:color="auto"/>
          </w:divBdr>
        </w:div>
        <w:div w:id="842428558">
          <w:marLeft w:val="640"/>
          <w:marRight w:val="0"/>
          <w:marTop w:val="0"/>
          <w:marBottom w:val="0"/>
          <w:divBdr>
            <w:top w:val="none" w:sz="0" w:space="0" w:color="auto"/>
            <w:left w:val="none" w:sz="0" w:space="0" w:color="auto"/>
            <w:bottom w:val="none" w:sz="0" w:space="0" w:color="auto"/>
            <w:right w:val="none" w:sz="0" w:space="0" w:color="auto"/>
          </w:divBdr>
        </w:div>
      </w:divsChild>
    </w:div>
    <w:div w:id="504562396">
      <w:bodyDiv w:val="1"/>
      <w:marLeft w:val="0"/>
      <w:marRight w:val="0"/>
      <w:marTop w:val="0"/>
      <w:marBottom w:val="0"/>
      <w:divBdr>
        <w:top w:val="none" w:sz="0" w:space="0" w:color="auto"/>
        <w:left w:val="none" w:sz="0" w:space="0" w:color="auto"/>
        <w:bottom w:val="none" w:sz="0" w:space="0" w:color="auto"/>
        <w:right w:val="none" w:sz="0" w:space="0" w:color="auto"/>
      </w:divBdr>
      <w:divsChild>
        <w:div w:id="534468388">
          <w:marLeft w:val="640"/>
          <w:marRight w:val="0"/>
          <w:marTop w:val="0"/>
          <w:marBottom w:val="0"/>
          <w:divBdr>
            <w:top w:val="none" w:sz="0" w:space="0" w:color="auto"/>
            <w:left w:val="none" w:sz="0" w:space="0" w:color="auto"/>
            <w:bottom w:val="none" w:sz="0" w:space="0" w:color="auto"/>
            <w:right w:val="none" w:sz="0" w:space="0" w:color="auto"/>
          </w:divBdr>
        </w:div>
        <w:div w:id="565532966">
          <w:marLeft w:val="640"/>
          <w:marRight w:val="0"/>
          <w:marTop w:val="0"/>
          <w:marBottom w:val="0"/>
          <w:divBdr>
            <w:top w:val="none" w:sz="0" w:space="0" w:color="auto"/>
            <w:left w:val="none" w:sz="0" w:space="0" w:color="auto"/>
            <w:bottom w:val="none" w:sz="0" w:space="0" w:color="auto"/>
            <w:right w:val="none" w:sz="0" w:space="0" w:color="auto"/>
          </w:divBdr>
        </w:div>
        <w:div w:id="752429856">
          <w:marLeft w:val="640"/>
          <w:marRight w:val="0"/>
          <w:marTop w:val="0"/>
          <w:marBottom w:val="0"/>
          <w:divBdr>
            <w:top w:val="none" w:sz="0" w:space="0" w:color="auto"/>
            <w:left w:val="none" w:sz="0" w:space="0" w:color="auto"/>
            <w:bottom w:val="none" w:sz="0" w:space="0" w:color="auto"/>
            <w:right w:val="none" w:sz="0" w:space="0" w:color="auto"/>
          </w:divBdr>
        </w:div>
        <w:div w:id="1905607049">
          <w:marLeft w:val="640"/>
          <w:marRight w:val="0"/>
          <w:marTop w:val="0"/>
          <w:marBottom w:val="0"/>
          <w:divBdr>
            <w:top w:val="none" w:sz="0" w:space="0" w:color="auto"/>
            <w:left w:val="none" w:sz="0" w:space="0" w:color="auto"/>
            <w:bottom w:val="none" w:sz="0" w:space="0" w:color="auto"/>
            <w:right w:val="none" w:sz="0" w:space="0" w:color="auto"/>
          </w:divBdr>
        </w:div>
        <w:div w:id="1239557136">
          <w:marLeft w:val="640"/>
          <w:marRight w:val="0"/>
          <w:marTop w:val="0"/>
          <w:marBottom w:val="0"/>
          <w:divBdr>
            <w:top w:val="none" w:sz="0" w:space="0" w:color="auto"/>
            <w:left w:val="none" w:sz="0" w:space="0" w:color="auto"/>
            <w:bottom w:val="none" w:sz="0" w:space="0" w:color="auto"/>
            <w:right w:val="none" w:sz="0" w:space="0" w:color="auto"/>
          </w:divBdr>
        </w:div>
        <w:div w:id="184833507">
          <w:marLeft w:val="640"/>
          <w:marRight w:val="0"/>
          <w:marTop w:val="0"/>
          <w:marBottom w:val="0"/>
          <w:divBdr>
            <w:top w:val="none" w:sz="0" w:space="0" w:color="auto"/>
            <w:left w:val="none" w:sz="0" w:space="0" w:color="auto"/>
            <w:bottom w:val="none" w:sz="0" w:space="0" w:color="auto"/>
            <w:right w:val="none" w:sz="0" w:space="0" w:color="auto"/>
          </w:divBdr>
        </w:div>
        <w:div w:id="40908859">
          <w:marLeft w:val="640"/>
          <w:marRight w:val="0"/>
          <w:marTop w:val="0"/>
          <w:marBottom w:val="0"/>
          <w:divBdr>
            <w:top w:val="none" w:sz="0" w:space="0" w:color="auto"/>
            <w:left w:val="none" w:sz="0" w:space="0" w:color="auto"/>
            <w:bottom w:val="none" w:sz="0" w:space="0" w:color="auto"/>
            <w:right w:val="none" w:sz="0" w:space="0" w:color="auto"/>
          </w:divBdr>
        </w:div>
        <w:div w:id="1076702370">
          <w:marLeft w:val="640"/>
          <w:marRight w:val="0"/>
          <w:marTop w:val="0"/>
          <w:marBottom w:val="0"/>
          <w:divBdr>
            <w:top w:val="none" w:sz="0" w:space="0" w:color="auto"/>
            <w:left w:val="none" w:sz="0" w:space="0" w:color="auto"/>
            <w:bottom w:val="none" w:sz="0" w:space="0" w:color="auto"/>
            <w:right w:val="none" w:sz="0" w:space="0" w:color="auto"/>
          </w:divBdr>
        </w:div>
        <w:div w:id="1568300909">
          <w:marLeft w:val="640"/>
          <w:marRight w:val="0"/>
          <w:marTop w:val="0"/>
          <w:marBottom w:val="0"/>
          <w:divBdr>
            <w:top w:val="none" w:sz="0" w:space="0" w:color="auto"/>
            <w:left w:val="none" w:sz="0" w:space="0" w:color="auto"/>
            <w:bottom w:val="none" w:sz="0" w:space="0" w:color="auto"/>
            <w:right w:val="none" w:sz="0" w:space="0" w:color="auto"/>
          </w:divBdr>
        </w:div>
        <w:div w:id="162428823">
          <w:marLeft w:val="640"/>
          <w:marRight w:val="0"/>
          <w:marTop w:val="0"/>
          <w:marBottom w:val="0"/>
          <w:divBdr>
            <w:top w:val="none" w:sz="0" w:space="0" w:color="auto"/>
            <w:left w:val="none" w:sz="0" w:space="0" w:color="auto"/>
            <w:bottom w:val="none" w:sz="0" w:space="0" w:color="auto"/>
            <w:right w:val="none" w:sz="0" w:space="0" w:color="auto"/>
          </w:divBdr>
        </w:div>
        <w:div w:id="284703985">
          <w:marLeft w:val="640"/>
          <w:marRight w:val="0"/>
          <w:marTop w:val="0"/>
          <w:marBottom w:val="0"/>
          <w:divBdr>
            <w:top w:val="none" w:sz="0" w:space="0" w:color="auto"/>
            <w:left w:val="none" w:sz="0" w:space="0" w:color="auto"/>
            <w:bottom w:val="none" w:sz="0" w:space="0" w:color="auto"/>
            <w:right w:val="none" w:sz="0" w:space="0" w:color="auto"/>
          </w:divBdr>
        </w:div>
        <w:div w:id="1971859779">
          <w:marLeft w:val="640"/>
          <w:marRight w:val="0"/>
          <w:marTop w:val="0"/>
          <w:marBottom w:val="0"/>
          <w:divBdr>
            <w:top w:val="none" w:sz="0" w:space="0" w:color="auto"/>
            <w:left w:val="none" w:sz="0" w:space="0" w:color="auto"/>
            <w:bottom w:val="none" w:sz="0" w:space="0" w:color="auto"/>
            <w:right w:val="none" w:sz="0" w:space="0" w:color="auto"/>
          </w:divBdr>
        </w:div>
        <w:div w:id="2110270148">
          <w:marLeft w:val="640"/>
          <w:marRight w:val="0"/>
          <w:marTop w:val="0"/>
          <w:marBottom w:val="0"/>
          <w:divBdr>
            <w:top w:val="none" w:sz="0" w:space="0" w:color="auto"/>
            <w:left w:val="none" w:sz="0" w:space="0" w:color="auto"/>
            <w:bottom w:val="none" w:sz="0" w:space="0" w:color="auto"/>
            <w:right w:val="none" w:sz="0" w:space="0" w:color="auto"/>
          </w:divBdr>
        </w:div>
        <w:div w:id="1196387798">
          <w:marLeft w:val="640"/>
          <w:marRight w:val="0"/>
          <w:marTop w:val="0"/>
          <w:marBottom w:val="0"/>
          <w:divBdr>
            <w:top w:val="none" w:sz="0" w:space="0" w:color="auto"/>
            <w:left w:val="none" w:sz="0" w:space="0" w:color="auto"/>
            <w:bottom w:val="none" w:sz="0" w:space="0" w:color="auto"/>
            <w:right w:val="none" w:sz="0" w:space="0" w:color="auto"/>
          </w:divBdr>
        </w:div>
        <w:div w:id="1388187614">
          <w:marLeft w:val="640"/>
          <w:marRight w:val="0"/>
          <w:marTop w:val="0"/>
          <w:marBottom w:val="0"/>
          <w:divBdr>
            <w:top w:val="none" w:sz="0" w:space="0" w:color="auto"/>
            <w:left w:val="none" w:sz="0" w:space="0" w:color="auto"/>
            <w:bottom w:val="none" w:sz="0" w:space="0" w:color="auto"/>
            <w:right w:val="none" w:sz="0" w:space="0" w:color="auto"/>
          </w:divBdr>
        </w:div>
        <w:div w:id="1354263431">
          <w:marLeft w:val="640"/>
          <w:marRight w:val="0"/>
          <w:marTop w:val="0"/>
          <w:marBottom w:val="0"/>
          <w:divBdr>
            <w:top w:val="none" w:sz="0" w:space="0" w:color="auto"/>
            <w:left w:val="none" w:sz="0" w:space="0" w:color="auto"/>
            <w:bottom w:val="none" w:sz="0" w:space="0" w:color="auto"/>
            <w:right w:val="none" w:sz="0" w:space="0" w:color="auto"/>
          </w:divBdr>
        </w:div>
        <w:div w:id="900021444">
          <w:marLeft w:val="640"/>
          <w:marRight w:val="0"/>
          <w:marTop w:val="0"/>
          <w:marBottom w:val="0"/>
          <w:divBdr>
            <w:top w:val="none" w:sz="0" w:space="0" w:color="auto"/>
            <w:left w:val="none" w:sz="0" w:space="0" w:color="auto"/>
            <w:bottom w:val="none" w:sz="0" w:space="0" w:color="auto"/>
            <w:right w:val="none" w:sz="0" w:space="0" w:color="auto"/>
          </w:divBdr>
        </w:div>
        <w:div w:id="939681553">
          <w:marLeft w:val="640"/>
          <w:marRight w:val="0"/>
          <w:marTop w:val="0"/>
          <w:marBottom w:val="0"/>
          <w:divBdr>
            <w:top w:val="none" w:sz="0" w:space="0" w:color="auto"/>
            <w:left w:val="none" w:sz="0" w:space="0" w:color="auto"/>
            <w:bottom w:val="none" w:sz="0" w:space="0" w:color="auto"/>
            <w:right w:val="none" w:sz="0" w:space="0" w:color="auto"/>
          </w:divBdr>
        </w:div>
        <w:div w:id="418453237">
          <w:marLeft w:val="640"/>
          <w:marRight w:val="0"/>
          <w:marTop w:val="0"/>
          <w:marBottom w:val="0"/>
          <w:divBdr>
            <w:top w:val="none" w:sz="0" w:space="0" w:color="auto"/>
            <w:left w:val="none" w:sz="0" w:space="0" w:color="auto"/>
            <w:bottom w:val="none" w:sz="0" w:space="0" w:color="auto"/>
            <w:right w:val="none" w:sz="0" w:space="0" w:color="auto"/>
          </w:divBdr>
        </w:div>
        <w:div w:id="877353860">
          <w:marLeft w:val="640"/>
          <w:marRight w:val="0"/>
          <w:marTop w:val="0"/>
          <w:marBottom w:val="0"/>
          <w:divBdr>
            <w:top w:val="none" w:sz="0" w:space="0" w:color="auto"/>
            <w:left w:val="none" w:sz="0" w:space="0" w:color="auto"/>
            <w:bottom w:val="none" w:sz="0" w:space="0" w:color="auto"/>
            <w:right w:val="none" w:sz="0" w:space="0" w:color="auto"/>
          </w:divBdr>
        </w:div>
        <w:div w:id="1901019514">
          <w:marLeft w:val="640"/>
          <w:marRight w:val="0"/>
          <w:marTop w:val="0"/>
          <w:marBottom w:val="0"/>
          <w:divBdr>
            <w:top w:val="none" w:sz="0" w:space="0" w:color="auto"/>
            <w:left w:val="none" w:sz="0" w:space="0" w:color="auto"/>
            <w:bottom w:val="none" w:sz="0" w:space="0" w:color="auto"/>
            <w:right w:val="none" w:sz="0" w:space="0" w:color="auto"/>
          </w:divBdr>
        </w:div>
        <w:div w:id="1968930472">
          <w:marLeft w:val="640"/>
          <w:marRight w:val="0"/>
          <w:marTop w:val="0"/>
          <w:marBottom w:val="0"/>
          <w:divBdr>
            <w:top w:val="none" w:sz="0" w:space="0" w:color="auto"/>
            <w:left w:val="none" w:sz="0" w:space="0" w:color="auto"/>
            <w:bottom w:val="none" w:sz="0" w:space="0" w:color="auto"/>
            <w:right w:val="none" w:sz="0" w:space="0" w:color="auto"/>
          </w:divBdr>
        </w:div>
        <w:div w:id="597055296">
          <w:marLeft w:val="640"/>
          <w:marRight w:val="0"/>
          <w:marTop w:val="0"/>
          <w:marBottom w:val="0"/>
          <w:divBdr>
            <w:top w:val="none" w:sz="0" w:space="0" w:color="auto"/>
            <w:left w:val="none" w:sz="0" w:space="0" w:color="auto"/>
            <w:bottom w:val="none" w:sz="0" w:space="0" w:color="auto"/>
            <w:right w:val="none" w:sz="0" w:space="0" w:color="auto"/>
          </w:divBdr>
        </w:div>
        <w:div w:id="1636136528">
          <w:marLeft w:val="640"/>
          <w:marRight w:val="0"/>
          <w:marTop w:val="0"/>
          <w:marBottom w:val="0"/>
          <w:divBdr>
            <w:top w:val="none" w:sz="0" w:space="0" w:color="auto"/>
            <w:left w:val="none" w:sz="0" w:space="0" w:color="auto"/>
            <w:bottom w:val="none" w:sz="0" w:space="0" w:color="auto"/>
            <w:right w:val="none" w:sz="0" w:space="0" w:color="auto"/>
          </w:divBdr>
        </w:div>
        <w:div w:id="367606886">
          <w:marLeft w:val="640"/>
          <w:marRight w:val="0"/>
          <w:marTop w:val="0"/>
          <w:marBottom w:val="0"/>
          <w:divBdr>
            <w:top w:val="none" w:sz="0" w:space="0" w:color="auto"/>
            <w:left w:val="none" w:sz="0" w:space="0" w:color="auto"/>
            <w:bottom w:val="none" w:sz="0" w:space="0" w:color="auto"/>
            <w:right w:val="none" w:sz="0" w:space="0" w:color="auto"/>
          </w:divBdr>
        </w:div>
        <w:div w:id="748816793">
          <w:marLeft w:val="640"/>
          <w:marRight w:val="0"/>
          <w:marTop w:val="0"/>
          <w:marBottom w:val="0"/>
          <w:divBdr>
            <w:top w:val="none" w:sz="0" w:space="0" w:color="auto"/>
            <w:left w:val="none" w:sz="0" w:space="0" w:color="auto"/>
            <w:bottom w:val="none" w:sz="0" w:space="0" w:color="auto"/>
            <w:right w:val="none" w:sz="0" w:space="0" w:color="auto"/>
          </w:divBdr>
        </w:div>
        <w:div w:id="1097675075">
          <w:marLeft w:val="640"/>
          <w:marRight w:val="0"/>
          <w:marTop w:val="0"/>
          <w:marBottom w:val="0"/>
          <w:divBdr>
            <w:top w:val="none" w:sz="0" w:space="0" w:color="auto"/>
            <w:left w:val="none" w:sz="0" w:space="0" w:color="auto"/>
            <w:bottom w:val="none" w:sz="0" w:space="0" w:color="auto"/>
            <w:right w:val="none" w:sz="0" w:space="0" w:color="auto"/>
          </w:divBdr>
        </w:div>
        <w:div w:id="1996949797">
          <w:marLeft w:val="640"/>
          <w:marRight w:val="0"/>
          <w:marTop w:val="0"/>
          <w:marBottom w:val="0"/>
          <w:divBdr>
            <w:top w:val="none" w:sz="0" w:space="0" w:color="auto"/>
            <w:left w:val="none" w:sz="0" w:space="0" w:color="auto"/>
            <w:bottom w:val="none" w:sz="0" w:space="0" w:color="auto"/>
            <w:right w:val="none" w:sz="0" w:space="0" w:color="auto"/>
          </w:divBdr>
        </w:div>
        <w:div w:id="1318804941">
          <w:marLeft w:val="640"/>
          <w:marRight w:val="0"/>
          <w:marTop w:val="0"/>
          <w:marBottom w:val="0"/>
          <w:divBdr>
            <w:top w:val="none" w:sz="0" w:space="0" w:color="auto"/>
            <w:left w:val="none" w:sz="0" w:space="0" w:color="auto"/>
            <w:bottom w:val="none" w:sz="0" w:space="0" w:color="auto"/>
            <w:right w:val="none" w:sz="0" w:space="0" w:color="auto"/>
          </w:divBdr>
        </w:div>
        <w:div w:id="368379509">
          <w:marLeft w:val="640"/>
          <w:marRight w:val="0"/>
          <w:marTop w:val="0"/>
          <w:marBottom w:val="0"/>
          <w:divBdr>
            <w:top w:val="none" w:sz="0" w:space="0" w:color="auto"/>
            <w:left w:val="none" w:sz="0" w:space="0" w:color="auto"/>
            <w:bottom w:val="none" w:sz="0" w:space="0" w:color="auto"/>
            <w:right w:val="none" w:sz="0" w:space="0" w:color="auto"/>
          </w:divBdr>
        </w:div>
        <w:div w:id="1135297976">
          <w:marLeft w:val="640"/>
          <w:marRight w:val="0"/>
          <w:marTop w:val="0"/>
          <w:marBottom w:val="0"/>
          <w:divBdr>
            <w:top w:val="none" w:sz="0" w:space="0" w:color="auto"/>
            <w:left w:val="none" w:sz="0" w:space="0" w:color="auto"/>
            <w:bottom w:val="none" w:sz="0" w:space="0" w:color="auto"/>
            <w:right w:val="none" w:sz="0" w:space="0" w:color="auto"/>
          </w:divBdr>
        </w:div>
        <w:div w:id="1349259900">
          <w:marLeft w:val="640"/>
          <w:marRight w:val="0"/>
          <w:marTop w:val="0"/>
          <w:marBottom w:val="0"/>
          <w:divBdr>
            <w:top w:val="none" w:sz="0" w:space="0" w:color="auto"/>
            <w:left w:val="none" w:sz="0" w:space="0" w:color="auto"/>
            <w:bottom w:val="none" w:sz="0" w:space="0" w:color="auto"/>
            <w:right w:val="none" w:sz="0" w:space="0" w:color="auto"/>
          </w:divBdr>
        </w:div>
        <w:div w:id="680862355">
          <w:marLeft w:val="640"/>
          <w:marRight w:val="0"/>
          <w:marTop w:val="0"/>
          <w:marBottom w:val="0"/>
          <w:divBdr>
            <w:top w:val="none" w:sz="0" w:space="0" w:color="auto"/>
            <w:left w:val="none" w:sz="0" w:space="0" w:color="auto"/>
            <w:bottom w:val="none" w:sz="0" w:space="0" w:color="auto"/>
            <w:right w:val="none" w:sz="0" w:space="0" w:color="auto"/>
          </w:divBdr>
        </w:div>
        <w:div w:id="1942178979">
          <w:marLeft w:val="640"/>
          <w:marRight w:val="0"/>
          <w:marTop w:val="0"/>
          <w:marBottom w:val="0"/>
          <w:divBdr>
            <w:top w:val="none" w:sz="0" w:space="0" w:color="auto"/>
            <w:left w:val="none" w:sz="0" w:space="0" w:color="auto"/>
            <w:bottom w:val="none" w:sz="0" w:space="0" w:color="auto"/>
            <w:right w:val="none" w:sz="0" w:space="0" w:color="auto"/>
          </w:divBdr>
        </w:div>
        <w:div w:id="746343293">
          <w:marLeft w:val="640"/>
          <w:marRight w:val="0"/>
          <w:marTop w:val="0"/>
          <w:marBottom w:val="0"/>
          <w:divBdr>
            <w:top w:val="none" w:sz="0" w:space="0" w:color="auto"/>
            <w:left w:val="none" w:sz="0" w:space="0" w:color="auto"/>
            <w:bottom w:val="none" w:sz="0" w:space="0" w:color="auto"/>
            <w:right w:val="none" w:sz="0" w:space="0" w:color="auto"/>
          </w:divBdr>
        </w:div>
        <w:div w:id="171145821">
          <w:marLeft w:val="640"/>
          <w:marRight w:val="0"/>
          <w:marTop w:val="0"/>
          <w:marBottom w:val="0"/>
          <w:divBdr>
            <w:top w:val="none" w:sz="0" w:space="0" w:color="auto"/>
            <w:left w:val="none" w:sz="0" w:space="0" w:color="auto"/>
            <w:bottom w:val="none" w:sz="0" w:space="0" w:color="auto"/>
            <w:right w:val="none" w:sz="0" w:space="0" w:color="auto"/>
          </w:divBdr>
        </w:div>
        <w:div w:id="1745563922">
          <w:marLeft w:val="640"/>
          <w:marRight w:val="0"/>
          <w:marTop w:val="0"/>
          <w:marBottom w:val="0"/>
          <w:divBdr>
            <w:top w:val="none" w:sz="0" w:space="0" w:color="auto"/>
            <w:left w:val="none" w:sz="0" w:space="0" w:color="auto"/>
            <w:bottom w:val="none" w:sz="0" w:space="0" w:color="auto"/>
            <w:right w:val="none" w:sz="0" w:space="0" w:color="auto"/>
          </w:divBdr>
        </w:div>
        <w:div w:id="80562498">
          <w:marLeft w:val="640"/>
          <w:marRight w:val="0"/>
          <w:marTop w:val="0"/>
          <w:marBottom w:val="0"/>
          <w:divBdr>
            <w:top w:val="none" w:sz="0" w:space="0" w:color="auto"/>
            <w:left w:val="none" w:sz="0" w:space="0" w:color="auto"/>
            <w:bottom w:val="none" w:sz="0" w:space="0" w:color="auto"/>
            <w:right w:val="none" w:sz="0" w:space="0" w:color="auto"/>
          </w:divBdr>
        </w:div>
        <w:div w:id="2061632025">
          <w:marLeft w:val="640"/>
          <w:marRight w:val="0"/>
          <w:marTop w:val="0"/>
          <w:marBottom w:val="0"/>
          <w:divBdr>
            <w:top w:val="none" w:sz="0" w:space="0" w:color="auto"/>
            <w:left w:val="none" w:sz="0" w:space="0" w:color="auto"/>
            <w:bottom w:val="none" w:sz="0" w:space="0" w:color="auto"/>
            <w:right w:val="none" w:sz="0" w:space="0" w:color="auto"/>
          </w:divBdr>
        </w:div>
        <w:div w:id="1887260176">
          <w:marLeft w:val="640"/>
          <w:marRight w:val="0"/>
          <w:marTop w:val="0"/>
          <w:marBottom w:val="0"/>
          <w:divBdr>
            <w:top w:val="none" w:sz="0" w:space="0" w:color="auto"/>
            <w:left w:val="none" w:sz="0" w:space="0" w:color="auto"/>
            <w:bottom w:val="none" w:sz="0" w:space="0" w:color="auto"/>
            <w:right w:val="none" w:sz="0" w:space="0" w:color="auto"/>
          </w:divBdr>
        </w:div>
        <w:div w:id="1520781007">
          <w:marLeft w:val="640"/>
          <w:marRight w:val="0"/>
          <w:marTop w:val="0"/>
          <w:marBottom w:val="0"/>
          <w:divBdr>
            <w:top w:val="none" w:sz="0" w:space="0" w:color="auto"/>
            <w:left w:val="none" w:sz="0" w:space="0" w:color="auto"/>
            <w:bottom w:val="none" w:sz="0" w:space="0" w:color="auto"/>
            <w:right w:val="none" w:sz="0" w:space="0" w:color="auto"/>
          </w:divBdr>
        </w:div>
        <w:div w:id="385953772">
          <w:marLeft w:val="640"/>
          <w:marRight w:val="0"/>
          <w:marTop w:val="0"/>
          <w:marBottom w:val="0"/>
          <w:divBdr>
            <w:top w:val="none" w:sz="0" w:space="0" w:color="auto"/>
            <w:left w:val="none" w:sz="0" w:space="0" w:color="auto"/>
            <w:bottom w:val="none" w:sz="0" w:space="0" w:color="auto"/>
            <w:right w:val="none" w:sz="0" w:space="0" w:color="auto"/>
          </w:divBdr>
        </w:div>
        <w:div w:id="55907634">
          <w:marLeft w:val="640"/>
          <w:marRight w:val="0"/>
          <w:marTop w:val="0"/>
          <w:marBottom w:val="0"/>
          <w:divBdr>
            <w:top w:val="none" w:sz="0" w:space="0" w:color="auto"/>
            <w:left w:val="none" w:sz="0" w:space="0" w:color="auto"/>
            <w:bottom w:val="none" w:sz="0" w:space="0" w:color="auto"/>
            <w:right w:val="none" w:sz="0" w:space="0" w:color="auto"/>
          </w:divBdr>
        </w:div>
        <w:div w:id="780490965">
          <w:marLeft w:val="640"/>
          <w:marRight w:val="0"/>
          <w:marTop w:val="0"/>
          <w:marBottom w:val="0"/>
          <w:divBdr>
            <w:top w:val="none" w:sz="0" w:space="0" w:color="auto"/>
            <w:left w:val="none" w:sz="0" w:space="0" w:color="auto"/>
            <w:bottom w:val="none" w:sz="0" w:space="0" w:color="auto"/>
            <w:right w:val="none" w:sz="0" w:space="0" w:color="auto"/>
          </w:divBdr>
        </w:div>
        <w:div w:id="357899556">
          <w:marLeft w:val="640"/>
          <w:marRight w:val="0"/>
          <w:marTop w:val="0"/>
          <w:marBottom w:val="0"/>
          <w:divBdr>
            <w:top w:val="none" w:sz="0" w:space="0" w:color="auto"/>
            <w:left w:val="none" w:sz="0" w:space="0" w:color="auto"/>
            <w:bottom w:val="none" w:sz="0" w:space="0" w:color="auto"/>
            <w:right w:val="none" w:sz="0" w:space="0" w:color="auto"/>
          </w:divBdr>
        </w:div>
        <w:div w:id="2122449464">
          <w:marLeft w:val="640"/>
          <w:marRight w:val="0"/>
          <w:marTop w:val="0"/>
          <w:marBottom w:val="0"/>
          <w:divBdr>
            <w:top w:val="none" w:sz="0" w:space="0" w:color="auto"/>
            <w:left w:val="none" w:sz="0" w:space="0" w:color="auto"/>
            <w:bottom w:val="none" w:sz="0" w:space="0" w:color="auto"/>
            <w:right w:val="none" w:sz="0" w:space="0" w:color="auto"/>
          </w:divBdr>
        </w:div>
        <w:div w:id="890266142">
          <w:marLeft w:val="640"/>
          <w:marRight w:val="0"/>
          <w:marTop w:val="0"/>
          <w:marBottom w:val="0"/>
          <w:divBdr>
            <w:top w:val="none" w:sz="0" w:space="0" w:color="auto"/>
            <w:left w:val="none" w:sz="0" w:space="0" w:color="auto"/>
            <w:bottom w:val="none" w:sz="0" w:space="0" w:color="auto"/>
            <w:right w:val="none" w:sz="0" w:space="0" w:color="auto"/>
          </w:divBdr>
        </w:div>
        <w:div w:id="736781269">
          <w:marLeft w:val="640"/>
          <w:marRight w:val="0"/>
          <w:marTop w:val="0"/>
          <w:marBottom w:val="0"/>
          <w:divBdr>
            <w:top w:val="none" w:sz="0" w:space="0" w:color="auto"/>
            <w:left w:val="none" w:sz="0" w:space="0" w:color="auto"/>
            <w:bottom w:val="none" w:sz="0" w:space="0" w:color="auto"/>
            <w:right w:val="none" w:sz="0" w:space="0" w:color="auto"/>
          </w:divBdr>
        </w:div>
        <w:div w:id="436683367">
          <w:marLeft w:val="640"/>
          <w:marRight w:val="0"/>
          <w:marTop w:val="0"/>
          <w:marBottom w:val="0"/>
          <w:divBdr>
            <w:top w:val="none" w:sz="0" w:space="0" w:color="auto"/>
            <w:left w:val="none" w:sz="0" w:space="0" w:color="auto"/>
            <w:bottom w:val="none" w:sz="0" w:space="0" w:color="auto"/>
            <w:right w:val="none" w:sz="0" w:space="0" w:color="auto"/>
          </w:divBdr>
        </w:div>
        <w:div w:id="326053038">
          <w:marLeft w:val="640"/>
          <w:marRight w:val="0"/>
          <w:marTop w:val="0"/>
          <w:marBottom w:val="0"/>
          <w:divBdr>
            <w:top w:val="none" w:sz="0" w:space="0" w:color="auto"/>
            <w:left w:val="none" w:sz="0" w:space="0" w:color="auto"/>
            <w:bottom w:val="none" w:sz="0" w:space="0" w:color="auto"/>
            <w:right w:val="none" w:sz="0" w:space="0" w:color="auto"/>
          </w:divBdr>
        </w:div>
        <w:div w:id="918906931">
          <w:marLeft w:val="640"/>
          <w:marRight w:val="0"/>
          <w:marTop w:val="0"/>
          <w:marBottom w:val="0"/>
          <w:divBdr>
            <w:top w:val="none" w:sz="0" w:space="0" w:color="auto"/>
            <w:left w:val="none" w:sz="0" w:space="0" w:color="auto"/>
            <w:bottom w:val="none" w:sz="0" w:space="0" w:color="auto"/>
            <w:right w:val="none" w:sz="0" w:space="0" w:color="auto"/>
          </w:divBdr>
        </w:div>
        <w:div w:id="275211237">
          <w:marLeft w:val="640"/>
          <w:marRight w:val="0"/>
          <w:marTop w:val="0"/>
          <w:marBottom w:val="0"/>
          <w:divBdr>
            <w:top w:val="none" w:sz="0" w:space="0" w:color="auto"/>
            <w:left w:val="none" w:sz="0" w:space="0" w:color="auto"/>
            <w:bottom w:val="none" w:sz="0" w:space="0" w:color="auto"/>
            <w:right w:val="none" w:sz="0" w:space="0" w:color="auto"/>
          </w:divBdr>
        </w:div>
        <w:div w:id="1690914795">
          <w:marLeft w:val="640"/>
          <w:marRight w:val="0"/>
          <w:marTop w:val="0"/>
          <w:marBottom w:val="0"/>
          <w:divBdr>
            <w:top w:val="none" w:sz="0" w:space="0" w:color="auto"/>
            <w:left w:val="none" w:sz="0" w:space="0" w:color="auto"/>
            <w:bottom w:val="none" w:sz="0" w:space="0" w:color="auto"/>
            <w:right w:val="none" w:sz="0" w:space="0" w:color="auto"/>
          </w:divBdr>
        </w:div>
        <w:div w:id="417362733">
          <w:marLeft w:val="640"/>
          <w:marRight w:val="0"/>
          <w:marTop w:val="0"/>
          <w:marBottom w:val="0"/>
          <w:divBdr>
            <w:top w:val="none" w:sz="0" w:space="0" w:color="auto"/>
            <w:left w:val="none" w:sz="0" w:space="0" w:color="auto"/>
            <w:bottom w:val="none" w:sz="0" w:space="0" w:color="auto"/>
            <w:right w:val="none" w:sz="0" w:space="0" w:color="auto"/>
          </w:divBdr>
        </w:div>
        <w:div w:id="1101803206">
          <w:marLeft w:val="640"/>
          <w:marRight w:val="0"/>
          <w:marTop w:val="0"/>
          <w:marBottom w:val="0"/>
          <w:divBdr>
            <w:top w:val="none" w:sz="0" w:space="0" w:color="auto"/>
            <w:left w:val="none" w:sz="0" w:space="0" w:color="auto"/>
            <w:bottom w:val="none" w:sz="0" w:space="0" w:color="auto"/>
            <w:right w:val="none" w:sz="0" w:space="0" w:color="auto"/>
          </w:divBdr>
        </w:div>
        <w:div w:id="1800800032">
          <w:marLeft w:val="640"/>
          <w:marRight w:val="0"/>
          <w:marTop w:val="0"/>
          <w:marBottom w:val="0"/>
          <w:divBdr>
            <w:top w:val="none" w:sz="0" w:space="0" w:color="auto"/>
            <w:left w:val="none" w:sz="0" w:space="0" w:color="auto"/>
            <w:bottom w:val="none" w:sz="0" w:space="0" w:color="auto"/>
            <w:right w:val="none" w:sz="0" w:space="0" w:color="auto"/>
          </w:divBdr>
        </w:div>
        <w:div w:id="1699041941">
          <w:marLeft w:val="640"/>
          <w:marRight w:val="0"/>
          <w:marTop w:val="0"/>
          <w:marBottom w:val="0"/>
          <w:divBdr>
            <w:top w:val="none" w:sz="0" w:space="0" w:color="auto"/>
            <w:left w:val="none" w:sz="0" w:space="0" w:color="auto"/>
            <w:bottom w:val="none" w:sz="0" w:space="0" w:color="auto"/>
            <w:right w:val="none" w:sz="0" w:space="0" w:color="auto"/>
          </w:divBdr>
        </w:div>
        <w:div w:id="1273631828">
          <w:marLeft w:val="640"/>
          <w:marRight w:val="0"/>
          <w:marTop w:val="0"/>
          <w:marBottom w:val="0"/>
          <w:divBdr>
            <w:top w:val="none" w:sz="0" w:space="0" w:color="auto"/>
            <w:left w:val="none" w:sz="0" w:space="0" w:color="auto"/>
            <w:bottom w:val="none" w:sz="0" w:space="0" w:color="auto"/>
            <w:right w:val="none" w:sz="0" w:space="0" w:color="auto"/>
          </w:divBdr>
        </w:div>
        <w:div w:id="1896814943">
          <w:marLeft w:val="640"/>
          <w:marRight w:val="0"/>
          <w:marTop w:val="0"/>
          <w:marBottom w:val="0"/>
          <w:divBdr>
            <w:top w:val="none" w:sz="0" w:space="0" w:color="auto"/>
            <w:left w:val="none" w:sz="0" w:space="0" w:color="auto"/>
            <w:bottom w:val="none" w:sz="0" w:space="0" w:color="auto"/>
            <w:right w:val="none" w:sz="0" w:space="0" w:color="auto"/>
          </w:divBdr>
        </w:div>
        <w:div w:id="1768383275">
          <w:marLeft w:val="640"/>
          <w:marRight w:val="0"/>
          <w:marTop w:val="0"/>
          <w:marBottom w:val="0"/>
          <w:divBdr>
            <w:top w:val="none" w:sz="0" w:space="0" w:color="auto"/>
            <w:left w:val="none" w:sz="0" w:space="0" w:color="auto"/>
            <w:bottom w:val="none" w:sz="0" w:space="0" w:color="auto"/>
            <w:right w:val="none" w:sz="0" w:space="0" w:color="auto"/>
          </w:divBdr>
        </w:div>
        <w:div w:id="136924631">
          <w:marLeft w:val="640"/>
          <w:marRight w:val="0"/>
          <w:marTop w:val="0"/>
          <w:marBottom w:val="0"/>
          <w:divBdr>
            <w:top w:val="none" w:sz="0" w:space="0" w:color="auto"/>
            <w:left w:val="none" w:sz="0" w:space="0" w:color="auto"/>
            <w:bottom w:val="none" w:sz="0" w:space="0" w:color="auto"/>
            <w:right w:val="none" w:sz="0" w:space="0" w:color="auto"/>
          </w:divBdr>
        </w:div>
        <w:div w:id="1270813041">
          <w:marLeft w:val="640"/>
          <w:marRight w:val="0"/>
          <w:marTop w:val="0"/>
          <w:marBottom w:val="0"/>
          <w:divBdr>
            <w:top w:val="none" w:sz="0" w:space="0" w:color="auto"/>
            <w:left w:val="none" w:sz="0" w:space="0" w:color="auto"/>
            <w:bottom w:val="none" w:sz="0" w:space="0" w:color="auto"/>
            <w:right w:val="none" w:sz="0" w:space="0" w:color="auto"/>
          </w:divBdr>
        </w:div>
        <w:div w:id="771583375">
          <w:marLeft w:val="640"/>
          <w:marRight w:val="0"/>
          <w:marTop w:val="0"/>
          <w:marBottom w:val="0"/>
          <w:divBdr>
            <w:top w:val="none" w:sz="0" w:space="0" w:color="auto"/>
            <w:left w:val="none" w:sz="0" w:space="0" w:color="auto"/>
            <w:bottom w:val="none" w:sz="0" w:space="0" w:color="auto"/>
            <w:right w:val="none" w:sz="0" w:space="0" w:color="auto"/>
          </w:divBdr>
        </w:div>
        <w:div w:id="833037266">
          <w:marLeft w:val="640"/>
          <w:marRight w:val="0"/>
          <w:marTop w:val="0"/>
          <w:marBottom w:val="0"/>
          <w:divBdr>
            <w:top w:val="none" w:sz="0" w:space="0" w:color="auto"/>
            <w:left w:val="none" w:sz="0" w:space="0" w:color="auto"/>
            <w:bottom w:val="none" w:sz="0" w:space="0" w:color="auto"/>
            <w:right w:val="none" w:sz="0" w:space="0" w:color="auto"/>
          </w:divBdr>
        </w:div>
        <w:div w:id="1028915613">
          <w:marLeft w:val="640"/>
          <w:marRight w:val="0"/>
          <w:marTop w:val="0"/>
          <w:marBottom w:val="0"/>
          <w:divBdr>
            <w:top w:val="none" w:sz="0" w:space="0" w:color="auto"/>
            <w:left w:val="none" w:sz="0" w:space="0" w:color="auto"/>
            <w:bottom w:val="none" w:sz="0" w:space="0" w:color="auto"/>
            <w:right w:val="none" w:sz="0" w:space="0" w:color="auto"/>
          </w:divBdr>
        </w:div>
        <w:div w:id="1985043968">
          <w:marLeft w:val="640"/>
          <w:marRight w:val="0"/>
          <w:marTop w:val="0"/>
          <w:marBottom w:val="0"/>
          <w:divBdr>
            <w:top w:val="none" w:sz="0" w:space="0" w:color="auto"/>
            <w:left w:val="none" w:sz="0" w:space="0" w:color="auto"/>
            <w:bottom w:val="none" w:sz="0" w:space="0" w:color="auto"/>
            <w:right w:val="none" w:sz="0" w:space="0" w:color="auto"/>
          </w:divBdr>
        </w:div>
        <w:div w:id="1026633347">
          <w:marLeft w:val="640"/>
          <w:marRight w:val="0"/>
          <w:marTop w:val="0"/>
          <w:marBottom w:val="0"/>
          <w:divBdr>
            <w:top w:val="none" w:sz="0" w:space="0" w:color="auto"/>
            <w:left w:val="none" w:sz="0" w:space="0" w:color="auto"/>
            <w:bottom w:val="none" w:sz="0" w:space="0" w:color="auto"/>
            <w:right w:val="none" w:sz="0" w:space="0" w:color="auto"/>
          </w:divBdr>
        </w:div>
        <w:div w:id="1798911078">
          <w:marLeft w:val="640"/>
          <w:marRight w:val="0"/>
          <w:marTop w:val="0"/>
          <w:marBottom w:val="0"/>
          <w:divBdr>
            <w:top w:val="none" w:sz="0" w:space="0" w:color="auto"/>
            <w:left w:val="none" w:sz="0" w:space="0" w:color="auto"/>
            <w:bottom w:val="none" w:sz="0" w:space="0" w:color="auto"/>
            <w:right w:val="none" w:sz="0" w:space="0" w:color="auto"/>
          </w:divBdr>
        </w:div>
        <w:div w:id="974529638">
          <w:marLeft w:val="640"/>
          <w:marRight w:val="0"/>
          <w:marTop w:val="0"/>
          <w:marBottom w:val="0"/>
          <w:divBdr>
            <w:top w:val="none" w:sz="0" w:space="0" w:color="auto"/>
            <w:left w:val="none" w:sz="0" w:space="0" w:color="auto"/>
            <w:bottom w:val="none" w:sz="0" w:space="0" w:color="auto"/>
            <w:right w:val="none" w:sz="0" w:space="0" w:color="auto"/>
          </w:divBdr>
        </w:div>
        <w:div w:id="34476871">
          <w:marLeft w:val="640"/>
          <w:marRight w:val="0"/>
          <w:marTop w:val="0"/>
          <w:marBottom w:val="0"/>
          <w:divBdr>
            <w:top w:val="none" w:sz="0" w:space="0" w:color="auto"/>
            <w:left w:val="none" w:sz="0" w:space="0" w:color="auto"/>
            <w:bottom w:val="none" w:sz="0" w:space="0" w:color="auto"/>
            <w:right w:val="none" w:sz="0" w:space="0" w:color="auto"/>
          </w:divBdr>
        </w:div>
        <w:div w:id="365762770">
          <w:marLeft w:val="640"/>
          <w:marRight w:val="0"/>
          <w:marTop w:val="0"/>
          <w:marBottom w:val="0"/>
          <w:divBdr>
            <w:top w:val="none" w:sz="0" w:space="0" w:color="auto"/>
            <w:left w:val="none" w:sz="0" w:space="0" w:color="auto"/>
            <w:bottom w:val="none" w:sz="0" w:space="0" w:color="auto"/>
            <w:right w:val="none" w:sz="0" w:space="0" w:color="auto"/>
          </w:divBdr>
        </w:div>
        <w:div w:id="770050036">
          <w:marLeft w:val="640"/>
          <w:marRight w:val="0"/>
          <w:marTop w:val="0"/>
          <w:marBottom w:val="0"/>
          <w:divBdr>
            <w:top w:val="none" w:sz="0" w:space="0" w:color="auto"/>
            <w:left w:val="none" w:sz="0" w:space="0" w:color="auto"/>
            <w:bottom w:val="none" w:sz="0" w:space="0" w:color="auto"/>
            <w:right w:val="none" w:sz="0" w:space="0" w:color="auto"/>
          </w:divBdr>
        </w:div>
        <w:div w:id="621032273">
          <w:marLeft w:val="640"/>
          <w:marRight w:val="0"/>
          <w:marTop w:val="0"/>
          <w:marBottom w:val="0"/>
          <w:divBdr>
            <w:top w:val="none" w:sz="0" w:space="0" w:color="auto"/>
            <w:left w:val="none" w:sz="0" w:space="0" w:color="auto"/>
            <w:bottom w:val="none" w:sz="0" w:space="0" w:color="auto"/>
            <w:right w:val="none" w:sz="0" w:space="0" w:color="auto"/>
          </w:divBdr>
        </w:div>
        <w:div w:id="1323391856">
          <w:marLeft w:val="640"/>
          <w:marRight w:val="0"/>
          <w:marTop w:val="0"/>
          <w:marBottom w:val="0"/>
          <w:divBdr>
            <w:top w:val="none" w:sz="0" w:space="0" w:color="auto"/>
            <w:left w:val="none" w:sz="0" w:space="0" w:color="auto"/>
            <w:bottom w:val="none" w:sz="0" w:space="0" w:color="auto"/>
            <w:right w:val="none" w:sz="0" w:space="0" w:color="auto"/>
          </w:divBdr>
        </w:div>
        <w:div w:id="1756593017">
          <w:marLeft w:val="640"/>
          <w:marRight w:val="0"/>
          <w:marTop w:val="0"/>
          <w:marBottom w:val="0"/>
          <w:divBdr>
            <w:top w:val="none" w:sz="0" w:space="0" w:color="auto"/>
            <w:left w:val="none" w:sz="0" w:space="0" w:color="auto"/>
            <w:bottom w:val="none" w:sz="0" w:space="0" w:color="auto"/>
            <w:right w:val="none" w:sz="0" w:space="0" w:color="auto"/>
          </w:divBdr>
        </w:div>
        <w:div w:id="259025014">
          <w:marLeft w:val="640"/>
          <w:marRight w:val="0"/>
          <w:marTop w:val="0"/>
          <w:marBottom w:val="0"/>
          <w:divBdr>
            <w:top w:val="none" w:sz="0" w:space="0" w:color="auto"/>
            <w:left w:val="none" w:sz="0" w:space="0" w:color="auto"/>
            <w:bottom w:val="none" w:sz="0" w:space="0" w:color="auto"/>
            <w:right w:val="none" w:sz="0" w:space="0" w:color="auto"/>
          </w:divBdr>
        </w:div>
        <w:div w:id="566378493">
          <w:marLeft w:val="640"/>
          <w:marRight w:val="0"/>
          <w:marTop w:val="0"/>
          <w:marBottom w:val="0"/>
          <w:divBdr>
            <w:top w:val="none" w:sz="0" w:space="0" w:color="auto"/>
            <w:left w:val="none" w:sz="0" w:space="0" w:color="auto"/>
            <w:bottom w:val="none" w:sz="0" w:space="0" w:color="auto"/>
            <w:right w:val="none" w:sz="0" w:space="0" w:color="auto"/>
          </w:divBdr>
        </w:div>
        <w:div w:id="1654872881">
          <w:marLeft w:val="640"/>
          <w:marRight w:val="0"/>
          <w:marTop w:val="0"/>
          <w:marBottom w:val="0"/>
          <w:divBdr>
            <w:top w:val="none" w:sz="0" w:space="0" w:color="auto"/>
            <w:left w:val="none" w:sz="0" w:space="0" w:color="auto"/>
            <w:bottom w:val="none" w:sz="0" w:space="0" w:color="auto"/>
            <w:right w:val="none" w:sz="0" w:space="0" w:color="auto"/>
          </w:divBdr>
        </w:div>
        <w:div w:id="325984317">
          <w:marLeft w:val="640"/>
          <w:marRight w:val="0"/>
          <w:marTop w:val="0"/>
          <w:marBottom w:val="0"/>
          <w:divBdr>
            <w:top w:val="none" w:sz="0" w:space="0" w:color="auto"/>
            <w:left w:val="none" w:sz="0" w:space="0" w:color="auto"/>
            <w:bottom w:val="none" w:sz="0" w:space="0" w:color="auto"/>
            <w:right w:val="none" w:sz="0" w:space="0" w:color="auto"/>
          </w:divBdr>
        </w:div>
        <w:div w:id="1416584022">
          <w:marLeft w:val="640"/>
          <w:marRight w:val="0"/>
          <w:marTop w:val="0"/>
          <w:marBottom w:val="0"/>
          <w:divBdr>
            <w:top w:val="none" w:sz="0" w:space="0" w:color="auto"/>
            <w:left w:val="none" w:sz="0" w:space="0" w:color="auto"/>
            <w:bottom w:val="none" w:sz="0" w:space="0" w:color="auto"/>
            <w:right w:val="none" w:sz="0" w:space="0" w:color="auto"/>
          </w:divBdr>
        </w:div>
        <w:div w:id="120655375">
          <w:marLeft w:val="640"/>
          <w:marRight w:val="0"/>
          <w:marTop w:val="0"/>
          <w:marBottom w:val="0"/>
          <w:divBdr>
            <w:top w:val="none" w:sz="0" w:space="0" w:color="auto"/>
            <w:left w:val="none" w:sz="0" w:space="0" w:color="auto"/>
            <w:bottom w:val="none" w:sz="0" w:space="0" w:color="auto"/>
            <w:right w:val="none" w:sz="0" w:space="0" w:color="auto"/>
          </w:divBdr>
        </w:div>
        <w:div w:id="1895970157">
          <w:marLeft w:val="640"/>
          <w:marRight w:val="0"/>
          <w:marTop w:val="0"/>
          <w:marBottom w:val="0"/>
          <w:divBdr>
            <w:top w:val="none" w:sz="0" w:space="0" w:color="auto"/>
            <w:left w:val="none" w:sz="0" w:space="0" w:color="auto"/>
            <w:bottom w:val="none" w:sz="0" w:space="0" w:color="auto"/>
            <w:right w:val="none" w:sz="0" w:space="0" w:color="auto"/>
          </w:divBdr>
        </w:div>
        <w:div w:id="961574202">
          <w:marLeft w:val="640"/>
          <w:marRight w:val="0"/>
          <w:marTop w:val="0"/>
          <w:marBottom w:val="0"/>
          <w:divBdr>
            <w:top w:val="none" w:sz="0" w:space="0" w:color="auto"/>
            <w:left w:val="none" w:sz="0" w:space="0" w:color="auto"/>
            <w:bottom w:val="none" w:sz="0" w:space="0" w:color="auto"/>
            <w:right w:val="none" w:sz="0" w:space="0" w:color="auto"/>
          </w:divBdr>
        </w:div>
        <w:div w:id="1876455471">
          <w:marLeft w:val="640"/>
          <w:marRight w:val="0"/>
          <w:marTop w:val="0"/>
          <w:marBottom w:val="0"/>
          <w:divBdr>
            <w:top w:val="none" w:sz="0" w:space="0" w:color="auto"/>
            <w:left w:val="none" w:sz="0" w:space="0" w:color="auto"/>
            <w:bottom w:val="none" w:sz="0" w:space="0" w:color="auto"/>
            <w:right w:val="none" w:sz="0" w:space="0" w:color="auto"/>
          </w:divBdr>
        </w:div>
        <w:div w:id="1371687274">
          <w:marLeft w:val="640"/>
          <w:marRight w:val="0"/>
          <w:marTop w:val="0"/>
          <w:marBottom w:val="0"/>
          <w:divBdr>
            <w:top w:val="none" w:sz="0" w:space="0" w:color="auto"/>
            <w:left w:val="none" w:sz="0" w:space="0" w:color="auto"/>
            <w:bottom w:val="none" w:sz="0" w:space="0" w:color="auto"/>
            <w:right w:val="none" w:sz="0" w:space="0" w:color="auto"/>
          </w:divBdr>
        </w:div>
        <w:div w:id="310909568">
          <w:marLeft w:val="640"/>
          <w:marRight w:val="0"/>
          <w:marTop w:val="0"/>
          <w:marBottom w:val="0"/>
          <w:divBdr>
            <w:top w:val="none" w:sz="0" w:space="0" w:color="auto"/>
            <w:left w:val="none" w:sz="0" w:space="0" w:color="auto"/>
            <w:bottom w:val="none" w:sz="0" w:space="0" w:color="auto"/>
            <w:right w:val="none" w:sz="0" w:space="0" w:color="auto"/>
          </w:divBdr>
        </w:div>
        <w:div w:id="671686447">
          <w:marLeft w:val="640"/>
          <w:marRight w:val="0"/>
          <w:marTop w:val="0"/>
          <w:marBottom w:val="0"/>
          <w:divBdr>
            <w:top w:val="none" w:sz="0" w:space="0" w:color="auto"/>
            <w:left w:val="none" w:sz="0" w:space="0" w:color="auto"/>
            <w:bottom w:val="none" w:sz="0" w:space="0" w:color="auto"/>
            <w:right w:val="none" w:sz="0" w:space="0" w:color="auto"/>
          </w:divBdr>
        </w:div>
        <w:div w:id="1919359084">
          <w:marLeft w:val="640"/>
          <w:marRight w:val="0"/>
          <w:marTop w:val="0"/>
          <w:marBottom w:val="0"/>
          <w:divBdr>
            <w:top w:val="none" w:sz="0" w:space="0" w:color="auto"/>
            <w:left w:val="none" w:sz="0" w:space="0" w:color="auto"/>
            <w:bottom w:val="none" w:sz="0" w:space="0" w:color="auto"/>
            <w:right w:val="none" w:sz="0" w:space="0" w:color="auto"/>
          </w:divBdr>
        </w:div>
        <w:div w:id="1948612628">
          <w:marLeft w:val="640"/>
          <w:marRight w:val="0"/>
          <w:marTop w:val="0"/>
          <w:marBottom w:val="0"/>
          <w:divBdr>
            <w:top w:val="none" w:sz="0" w:space="0" w:color="auto"/>
            <w:left w:val="none" w:sz="0" w:space="0" w:color="auto"/>
            <w:bottom w:val="none" w:sz="0" w:space="0" w:color="auto"/>
            <w:right w:val="none" w:sz="0" w:space="0" w:color="auto"/>
          </w:divBdr>
        </w:div>
        <w:div w:id="950284386">
          <w:marLeft w:val="640"/>
          <w:marRight w:val="0"/>
          <w:marTop w:val="0"/>
          <w:marBottom w:val="0"/>
          <w:divBdr>
            <w:top w:val="none" w:sz="0" w:space="0" w:color="auto"/>
            <w:left w:val="none" w:sz="0" w:space="0" w:color="auto"/>
            <w:bottom w:val="none" w:sz="0" w:space="0" w:color="auto"/>
            <w:right w:val="none" w:sz="0" w:space="0" w:color="auto"/>
          </w:divBdr>
        </w:div>
        <w:div w:id="1208032545">
          <w:marLeft w:val="640"/>
          <w:marRight w:val="0"/>
          <w:marTop w:val="0"/>
          <w:marBottom w:val="0"/>
          <w:divBdr>
            <w:top w:val="none" w:sz="0" w:space="0" w:color="auto"/>
            <w:left w:val="none" w:sz="0" w:space="0" w:color="auto"/>
            <w:bottom w:val="none" w:sz="0" w:space="0" w:color="auto"/>
            <w:right w:val="none" w:sz="0" w:space="0" w:color="auto"/>
          </w:divBdr>
        </w:div>
        <w:div w:id="343479161">
          <w:marLeft w:val="640"/>
          <w:marRight w:val="0"/>
          <w:marTop w:val="0"/>
          <w:marBottom w:val="0"/>
          <w:divBdr>
            <w:top w:val="none" w:sz="0" w:space="0" w:color="auto"/>
            <w:left w:val="none" w:sz="0" w:space="0" w:color="auto"/>
            <w:bottom w:val="none" w:sz="0" w:space="0" w:color="auto"/>
            <w:right w:val="none" w:sz="0" w:space="0" w:color="auto"/>
          </w:divBdr>
        </w:div>
        <w:div w:id="463282055">
          <w:marLeft w:val="640"/>
          <w:marRight w:val="0"/>
          <w:marTop w:val="0"/>
          <w:marBottom w:val="0"/>
          <w:divBdr>
            <w:top w:val="none" w:sz="0" w:space="0" w:color="auto"/>
            <w:left w:val="none" w:sz="0" w:space="0" w:color="auto"/>
            <w:bottom w:val="none" w:sz="0" w:space="0" w:color="auto"/>
            <w:right w:val="none" w:sz="0" w:space="0" w:color="auto"/>
          </w:divBdr>
        </w:div>
        <w:div w:id="2125953850">
          <w:marLeft w:val="640"/>
          <w:marRight w:val="0"/>
          <w:marTop w:val="0"/>
          <w:marBottom w:val="0"/>
          <w:divBdr>
            <w:top w:val="none" w:sz="0" w:space="0" w:color="auto"/>
            <w:left w:val="none" w:sz="0" w:space="0" w:color="auto"/>
            <w:bottom w:val="none" w:sz="0" w:space="0" w:color="auto"/>
            <w:right w:val="none" w:sz="0" w:space="0" w:color="auto"/>
          </w:divBdr>
        </w:div>
        <w:div w:id="290326674">
          <w:marLeft w:val="640"/>
          <w:marRight w:val="0"/>
          <w:marTop w:val="0"/>
          <w:marBottom w:val="0"/>
          <w:divBdr>
            <w:top w:val="none" w:sz="0" w:space="0" w:color="auto"/>
            <w:left w:val="none" w:sz="0" w:space="0" w:color="auto"/>
            <w:bottom w:val="none" w:sz="0" w:space="0" w:color="auto"/>
            <w:right w:val="none" w:sz="0" w:space="0" w:color="auto"/>
          </w:divBdr>
        </w:div>
        <w:div w:id="1651906852">
          <w:marLeft w:val="640"/>
          <w:marRight w:val="0"/>
          <w:marTop w:val="0"/>
          <w:marBottom w:val="0"/>
          <w:divBdr>
            <w:top w:val="none" w:sz="0" w:space="0" w:color="auto"/>
            <w:left w:val="none" w:sz="0" w:space="0" w:color="auto"/>
            <w:bottom w:val="none" w:sz="0" w:space="0" w:color="auto"/>
            <w:right w:val="none" w:sz="0" w:space="0" w:color="auto"/>
          </w:divBdr>
        </w:div>
        <w:div w:id="408120019">
          <w:marLeft w:val="640"/>
          <w:marRight w:val="0"/>
          <w:marTop w:val="0"/>
          <w:marBottom w:val="0"/>
          <w:divBdr>
            <w:top w:val="none" w:sz="0" w:space="0" w:color="auto"/>
            <w:left w:val="none" w:sz="0" w:space="0" w:color="auto"/>
            <w:bottom w:val="none" w:sz="0" w:space="0" w:color="auto"/>
            <w:right w:val="none" w:sz="0" w:space="0" w:color="auto"/>
          </w:divBdr>
        </w:div>
        <w:div w:id="899367218">
          <w:marLeft w:val="640"/>
          <w:marRight w:val="0"/>
          <w:marTop w:val="0"/>
          <w:marBottom w:val="0"/>
          <w:divBdr>
            <w:top w:val="none" w:sz="0" w:space="0" w:color="auto"/>
            <w:left w:val="none" w:sz="0" w:space="0" w:color="auto"/>
            <w:bottom w:val="none" w:sz="0" w:space="0" w:color="auto"/>
            <w:right w:val="none" w:sz="0" w:space="0" w:color="auto"/>
          </w:divBdr>
        </w:div>
        <w:div w:id="645665645">
          <w:marLeft w:val="640"/>
          <w:marRight w:val="0"/>
          <w:marTop w:val="0"/>
          <w:marBottom w:val="0"/>
          <w:divBdr>
            <w:top w:val="none" w:sz="0" w:space="0" w:color="auto"/>
            <w:left w:val="none" w:sz="0" w:space="0" w:color="auto"/>
            <w:bottom w:val="none" w:sz="0" w:space="0" w:color="auto"/>
            <w:right w:val="none" w:sz="0" w:space="0" w:color="auto"/>
          </w:divBdr>
        </w:div>
        <w:div w:id="1059552703">
          <w:marLeft w:val="640"/>
          <w:marRight w:val="0"/>
          <w:marTop w:val="0"/>
          <w:marBottom w:val="0"/>
          <w:divBdr>
            <w:top w:val="none" w:sz="0" w:space="0" w:color="auto"/>
            <w:left w:val="none" w:sz="0" w:space="0" w:color="auto"/>
            <w:bottom w:val="none" w:sz="0" w:space="0" w:color="auto"/>
            <w:right w:val="none" w:sz="0" w:space="0" w:color="auto"/>
          </w:divBdr>
        </w:div>
        <w:div w:id="868757267">
          <w:marLeft w:val="640"/>
          <w:marRight w:val="0"/>
          <w:marTop w:val="0"/>
          <w:marBottom w:val="0"/>
          <w:divBdr>
            <w:top w:val="none" w:sz="0" w:space="0" w:color="auto"/>
            <w:left w:val="none" w:sz="0" w:space="0" w:color="auto"/>
            <w:bottom w:val="none" w:sz="0" w:space="0" w:color="auto"/>
            <w:right w:val="none" w:sz="0" w:space="0" w:color="auto"/>
          </w:divBdr>
        </w:div>
        <w:div w:id="2108186313">
          <w:marLeft w:val="640"/>
          <w:marRight w:val="0"/>
          <w:marTop w:val="0"/>
          <w:marBottom w:val="0"/>
          <w:divBdr>
            <w:top w:val="none" w:sz="0" w:space="0" w:color="auto"/>
            <w:left w:val="none" w:sz="0" w:space="0" w:color="auto"/>
            <w:bottom w:val="none" w:sz="0" w:space="0" w:color="auto"/>
            <w:right w:val="none" w:sz="0" w:space="0" w:color="auto"/>
          </w:divBdr>
        </w:div>
        <w:div w:id="1965966486">
          <w:marLeft w:val="640"/>
          <w:marRight w:val="0"/>
          <w:marTop w:val="0"/>
          <w:marBottom w:val="0"/>
          <w:divBdr>
            <w:top w:val="none" w:sz="0" w:space="0" w:color="auto"/>
            <w:left w:val="none" w:sz="0" w:space="0" w:color="auto"/>
            <w:bottom w:val="none" w:sz="0" w:space="0" w:color="auto"/>
            <w:right w:val="none" w:sz="0" w:space="0" w:color="auto"/>
          </w:divBdr>
        </w:div>
        <w:div w:id="1254826335">
          <w:marLeft w:val="640"/>
          <w:marRight w:val="0"/>
          <w:marTop w:val="0"/>
          <w:marBottom w:val="0"/>
          <w:divBdr>
            <w:top w:val="none" w:sz="0" w:space="0" w:color="auto"/>
            <w:left w:val="none" w:sz="0" w:space="0" w:color="auto"/>
            <w:bottom w:val="none" w:sz="0" w:space="0" w:color="auto"/>
            <w:right w:val="none" w:sz="0" w:space="0" w:color="auto"/>
          </w:divBdr>
        </w:div>
        <w:div w:id="1578906913">
          <w:marLeft w:val="640"/>
          <w:marRight w:val="0"/>
          <w:marTop w:val="0"/>
          <w:marBottom w:val="0"/>
          <w:divBdr>
            <w:top w:val="none" w:sz="0" w:space="0" w:color="auto"/>
            <w:left w:val="none" w:sz="0" w:space="0" w:color="auto"/>
            <w:bottom w:val="none" w:sz="0" w:space="0" w:color="auto"/>
            <w:right w:val="none" w:sz="0" w:space="0" w:color="auto"/>
          </w:divBdr>
        </w:div>
        <w:div w:id="1029379811">
          <w:marLeft w:val="640"/>
          <w:marRight w:val="0"/>
          <w:marTop w:val="0"/>
          <w:marBottom w:val="0"/>
          <w:divBdr>
            <w:top w:val="none" w:sz="0" w:space="0" w:color="auto"/>
            <w:left w:val="none" w:sz="0" w:space="0" w:color="auto"/>
            <w:bottom w:val="none" w:sz="0" w:space="0" w:color="auto"/>
            <w:right w:val="none" w:sz="0" w:space="0" w:color="auto"/>
          </w:divBdr>
        </w:div>
        <w:div w:id="2120945621">
          <w:marLeft w:val="640"/>
          <w:marRight w:val="0"/>
          <w:marTop w:val="0"/>
          <w:marBottom w:val="0"/>
          <w:divBdr>
            <w:top w:val="none" w:sz="0" w:space="0" w:color="auto"/>
            <w:left w:val="none" w:sz="0" w:space="0" w:color="auto"/>
            <w:bottom w:val="none" w:sz="0" w:space="0" w:color="auto"/>
            <w:right w:val="none" w:sz="0" w:space="0" w:color="auto"/>
          </w:divBdr>
        </w:div>
        <w:div w:id="1590580642">
          <w:marLeft w:val="640"/>
          <w:marRight w:val="0"/>
          <w:marTop w:val="0"/>
          <w:marBottom w:val="0"/>
          <w:divBdr>
            <w:top w:val="none" w:sz="0" w:space="0" w:color="auto"/>
            <w:left w:val="none" w:sz="0" w:space="0" w:color="auto"/>
            <w:bottom w:val="none" w:sz="0" w:space="0" w:color="auto"/>
            <w:right w:val="none" w:sz="0" w:space="0" w:color="auto"/>
          </w:divBdr>
        </w:div>
        <w:div w:id="1173178471">
          <w:marLeft w:val="640"/>
          <w:marRight w:val="0"/>
          <w:marTop w:val="0"/>
          <w:marBottom w:val="0"/>
          <w:divBdr>
            <w:top w:val="none" w:sz="0" w:space="0" w:color="auto"/>
            <w:left w:val="none" w:sz="0" w:space="0" w:color="auto"/>
            <w:bottom w:val="none" w:sz="0" w:space="0" w:color="auto"/>
            <w:right w:val="none" w:sz="0" w:space="0" w:color="auto"/>
          </w:divBdr>
        </w:div>
        <w:div w:id="751007685">
          <w:marLeft w:val="640"/>
          <w:marRight w:val="0"/>
          <w:marTop w:val="0"/>
          <w:marBottom w:val="0"/>
          <w:divBdr>
            <w:top w:val="none" w:sz="0" w:space="0" w:color="auto"/>
            <w:left w:val="none" w:sz="0" w:space="0" w:color="auto"/>
            <w:bottom w:val="none" w:sz="0" w:space="0" w:color="auto"/>
            <w:right w:val="none" w:sz="0" w:space="0" w:color="auto"/>
          </w:divBdr>
        </w:div>
        <w:div w:id="1857384892">
          <w:marLeft w:val="640"/>
          <w:marRight w:val="0"/>
          <w:marTop w:val="0"/>
          <w:marBottom w:val="0"/>
          <w:divBdr>
            <w:top w:val="none" w:sz="0" w:space="0" w:color="auto"/>
            <w:left w:val="none" w:sz="0" w:space="0" w:color="auto"/>
            <w:bottom w:val="none" w:sz="0" w:space="0" w:color="auto"/>
            <w:right w:val="none" w:sz="0" w:space="0" w:color="auto"/>
          </w:divBdr>
        </w:div>
        <w:div w:id="1738629154">
          <w:marLeft w:val="640"/>
          <w:marRight w:val="0"/>
          <w:marTop w:val="0"/>
          <w:marBottom w:val="0"/>
          <w:divBdr>
            <w:top w:val="none" w:sz="0" w:space="0" w:color="auto"/>
            <w:left w:val="none" w:sz="0" w:space="0" w:color="auto"/>
            <w:bottom w:val="none" w:sz="0" w:space="0" w:color="auto"/>
            <w:right w:val="none" w:sz="0" w:space="0" w:color="auto"/>
          </w:divBdr>
        </w:div>
        <w:div w:id="492255931">
          <w:marLeft w:val="640"/>
          <w:marRight w:val="0"/>
          <w:marTop w:val="0"/>
          <w:marBottom w:val="0"/>
          <w:divBdr>
            <w:top w:val="none" w:sz="0" w:space="0" w:color="auto"/>
            <w:left w:val="none" w:sz="0" w:space="0" w:color="auto"/>
            <w:bottom w:val="none" w:sz="0" w:space="0" w:color="auto"/>
            <w:right w:val="none" w:sz="0" w:space="0" w:color="auto"/>
          </w:divBdr>
        </w:div>
        <w:div w:id="834492406">
          <w:marLeft w:val="640"/>
          <w:marRight w:val="0"/>
          <w:marTop w:val="0"/>
          <w:marBottom w:val="0"/>
          <w:divBdr>
            <w:top w:val="none" w:sz="0" w:space="0" w:color="auto"/>
            <w:left w:val="none" w:sz="0" w:space="0" w:color="auto"/>
            <w:bottom w:val="none" w:sz="0" w:space="0" w:color="auto"/>
            <w:right w:val="none" w:sz="0" w:space="0" w:color="auto"/>
          </w:divBdr>
        </w:div>
        <w:div w:id="656736354">
          <w:marLeft w:val="640"/>
          <w:marRight w:val="0"/>
          <w:marTop w:val="0"/>
          <w:marBottom w:val="0"/>
          <w:divBdr>
            <w:top w:val="none" w:sz="0" w:space="0" w:color="auto"/>
            <w:left w:val="none" w:sz="0" w:space="0" w:color="auto"/>
            <w:bottom w:val="none" w:sz="0" w:space="0" w:color="auto"/>
            <w:right w:val="none" w:sz="0" w:space="0" w:color="auto"/>
          </w:divBdr>
        </w:div>
        <w:div w:id="996227025">
          <w:marLeft w:val="640"/>
          <w:marRight w:val="0"/>
          <w:marTop w:val="0"/>
          <w:marBottom w:val="0"/>
          <w:divBdr>
            <w:top w:val="none" w:sz="0" w:space="0" w:color="auto"/>
            <w:left w:val="none" w:sz="0" w:space="0" w:color="auto"/>
            <w:bottom w:val="none" w:sz="0" w:space="0" w:color="auto"/>
            <w:right w:val="none" w:sz="0" w:space="0" w:color="auto"/>
          </w:divBdr>
        </w:div>
        <w:div w:id="1574587475">
          <w:marLeft w:val="640"/>
          <w:marRight w:val="0"/>
          <w:marTop w:val="0"/>
          <w:marBottom w:val="0"/>
          <w:divBdr>
            <w:top w:val="none" w:sz="0" w:space="0" w:color="auto"/>
            <w:left w:val="none" w:sz="0" w:space="0" w:color="auto"/>
            <w:bottom w:val="none" w:sz="0" w:space="0" w:color="auto"/>
            <w:right w:val="none" w:sz="0" w:space="0" w:color="auto"/>
          </w:divBdr>
        </w:div>
        <w:div w:id="992178474">
          <w:marLeft w:val="640"/>
          <w:marRight w:val="0"/>
          <w:marTop w:val="0"/>
          <w:marBottom w:val="0"/>
          <w:divBdr>
            <w:top w:val="none" w:sz="0" w:space="0" w:color="auto"/>
            <w:left w:val="none" w:sz="0" w:space="0" w:color="auto"/>
            <w:bottom w:val="none" w:sz="0" w:space="0" w:color="auto"/>
            <w:right w:val="none" w:sz="0" w:space="0" w:color="auto"/>
          </w:divBdr>
        </w:div>
        <w:div w:id="215749676">
          <w:marLeft w:val="640"/>
          <w:marRight w:val="0"/>
          <w:marTop w:val="0"/>
          <w:marBottom w:val="0"/>
          <w:divBdr>
            <w:top w:val="none" w:sz="0" w:space="0" w:color="auto"/>
            <w:left w:val="none" w:sz="0" w:space="0" w:color="auto"/>
            <w:bottom w:val="none" w:sz="0" w:space="0" w:color="auto"/>
            <w:right w:val="none" w:sz="0" w:space="0" w:color="auto"/>
          </w:divBdr>
        </w:div>
        <w:div w:id="1726025292">
          <w:marLeft w:val="640"/>
          <w:marRight w:val="0"/>
          <w:marTop w:val="0"/>
          <w:marBottom w:val="0"/>
          <w:divBdr>
            <w:top w:val="none" w:sz="0" w:space="0" w:color="auto"/>
            <w:left w:val="none" w:sz="0" w:space="0" w:color="auto"/>
            <w:bottom w:val="none" w:sz="0" w:space="0" w:color="auto"/>
            <w:right w:val="none" w:sz="0" w:space="0" w:color="auto"/>
          </w:divBdr>
        </w:div>
        <w:div w:id="2112503035">
          <w:marLeft w:val="640"/>
          <w:marRight w:val="0"/>
          <w:marTop w:val="0"/>
          <w:marBottom w:val="0"/>
          <w:divBdr>
            <w:top w:val="none" w:sz="0" w:space="0" w:color="auto"/>
            <w:left w:val="none" w:sz="0" w:space="0" w:color="auto"/>
            <w:bottom w:val="none" w:sz="0" w:space="0" w:color="auto"/>
            <w:right w:val="none" w:sz="0" w:space="0" w:color="auto"/>
          </w:divBdr>
        </w:div>
        <w:div w:id="175582112">
          <w:marLeft w:val="640"/>
          <w:marRight w:val="0"/>
          <w:marTop w:val="0"/>
          <w:marBottom w:val="0"/>
          <w:divBdr>
            <w:top w:val="none" w:sz="0" w:space="0" w:color="auto"/>
            <w:left w:val="none" w:sz="0" w:space="0" w:color="auto"/>
            <w:bottom w:val="none" w:sz="0" w:space="0" w:color="auto"/>
            <w:right w:val="none" w:sz="0" w:space="0" w:color="auto"/>
          </w:divBdr>
        </w:div>
        <w:div w:id="881861918">
          <w:marLeft w:val="640"/>
          <w:marRight w:val="0"/>
          <w:marTop w:val="0"/>
          <w:marBottom w:val="0"/>
          <w:divBdr>
            <w:top w:val="none" w:sz="0" w:space="0" w:color="auto"/>
            <w:left w:val="none" w:sz="0" w:space="0" w:color="auto"/>
            <w:bottom w:val="none" w:sz="0" w:space="0" w:color="auto"/>
            <w:right w:val="none" w:sz="0" w:space="0" w:color="auto"/>
          </w:divBdr>
        </w:div>
        <w:div w:id="306322587">
          <w:marLeft w:val="640"/>
          <w:marRight w:val="0"/>
          <w:marTop w:val="0"/>
          <w:marBottom w:val="0"/>
          <w:divBdr>
            <w:top w:val="none" w:sz="0" w:space="0" w:color="auto"/>
            <w:left w:val="none" w:sz="0" w:space="0" w:color="auto"/>
            <w:bottom w:val="none" w:sz="0" w:space="0" w:color="auto"/>
            <w:right w:val="none" w:sz="0" w:space="0" w:color="auto"/>
          </w:divBdr>
        </w:div>
        <w:div w:id="1780760389">
          <w:marLeft w:val="640"/>
          <w:marRight w:val="0"/>
          <w:marTop w:val="0"/>
          <w:marBottom w:val="0"/>
          <w:divBdr>
            <w:top w:val="none" w:sz="0" w:space="0" w:color="auto"/>
            <w:left w:val="none" w:sz="0" w:space="0" w:color="auto"/>
            <w:bottom w:val="none" w:sz="0" w:space="0" w:color="auto"/>
            <w:right w:val="none" w:sz="0" w:space="0" w:color="auto"/>
          </w:divBdr>
        </w:div>
        <w:div w:id="1381856458">
          <w:marLeft w:val="640"/>
          <w:marRight w:val="0"/>
          <w:marTop w:val="0"/>
          <w:marBottom w:val="0"/>
          <w:divBdr>
            <w:top w:val="none" w:sz="0" w:space="0" w:color="auto"/>
            <w:left w:val="none" w:sz="0" w:space="0" w:color="auto"/>
            <w:bottom w:val="none" w:sz="0" w:space="0" w:color="auto"/>
            <w:right w:val="none" w:sz="0" w:space="0" w:color="auto"/>
          </w:divBdr>
        </w:div>
        <w:div w:id="397434575">
          <w:marLeft w:val="640"/>
          <w:marRight w:val="0"/>
          <w:marTop w:val="0"/>
          <w:marBottom w:val="0"/>
          <w:divBdr>
            <w:top w:val="none" w:sz="0" w:space="0" w:color="auto"/>
            <w:left w:val="none" w:sz="0" w:space="0" w:color="auto"/>
            <w:bottom w:val="none" w:sz="0" w:space="0" w:color="auto"/>
            <w:right w:val="none" w:sz="0" w:space="0" w:color="auto"/>
          </w:divBdr>
        </w:div>
        <w:div w:id="1201358563">
          <w:marLeft w:val="640"/>
          <w:marRight w:val="0"/>
          <w:marTop w:val="0"/>
          <w:marBottom w:val="0"/>
          <w:divBdr>
            <w:top w:val="none" w:sz="0" w:space="0" w:color="auto"/>
            <w:left w:val="none" w:sz="0" w:space="0" w:color="auto"/>
            <w:bottom w:val="none" w:sz="0" w:space="0" w:color="auto"/>
            <w:right w:val="none" w:sz="0" w:space="0" w:color="auto"/>
          </w:divBdr>
        </w:div>
        <w:div w:id="441732003">
          <w:marLeft w:val="640"/>
          <w:marRight w:val="0"/>
          <w:marTop w:val="0"/>
          <w:marBottom w:val="0"/>
          <w:divBdr>
            <w:top w:val="none" w:sz="0" w:space="0" w:color="auto"/>
            <w:left w:val="none" w:sz="0" w:space="0" w:color="auto"/>
            <w:bottom w:val="none" w:sz="0" w:space="0" w:color="auto"/>
            <w:right w:val="none" w:sz="0" w:space="0" w:color="auto"/>
          </w:divBdr>
        </w:div>
        <w:div w:id="983510467">
          <w:marLeft w:val="640"/>
          <w:marRight w:val="0"/>
          <w:marTop w:val="0"/>
          <w:marBottom w:val="0"/>
          <w:divBdr>
            <w:top w:val="none" w:sz="0" w:space="0" w:color="auto"/>
            <w:left w:val="none" w:sz="0" w:space="0" w:color="auto"/>
            <w:bottom w:val="none" w:sz="0" w:space="0" w:color="auto"/>
            <w:right w:val="none" w:sz="0" w:space="0" w:color="auto"/>
          </w:divBdr>
        </w:div>
        <w:div w:id="439373526">
          <w:marLeft w:val="640"/>
          <w:marRight w:val="0"/>
          <w:marTop w:val="0"/>
          <w:marBottom w:val="0"/>
          <w:divBdr>
            <w:top w:val="none" w:sz="0" w:space="0" w:color="auto"/>
            <w:left w:val="none" w:sz="0" w:space="0" w:color="auto"/>
            <w:bottom w:val="none" w:sz="0" w:space="0" w:color="auto"/>
            <w:right w:val="none" w:sz="0" w:space="0" w:color="auto"/>
          </w:divBdr>
        </w:div>
        <w:div w:id="412288092">
          <w:marLeft w:val="640"/>
          <w:marRight w:val="0"/>
          <w:marTop w:val="0"/>
          <w:marBottom w:val="0"/>
          <w:divBdr>
            <w:top w:val="none" w:sz="0" w:space="0" w:color="auto"/>
            <w:left w:val="none" w:sz="0" w:space="0" w:color="auto"/>
            <w:bottom w:val="none" w:sz="0" w:space="0" w:color="auto"/>
            <w:right w:val="none" w:sz="0" w:space="0" w:color="auto"/>
          </w:divBdr>
        </w:div>
        <w:div w:id="1453816632">
          <w:marLeft w:val="640"/>
          <w:marRight w:val="0"/>
          <w:marTop w:val="0"/>
          <w:marBottom w:val="0"/>
          <w:divBdr>
            <w:top w:val="none" w:sz="0" w:space="0" w:color="auto"/>
            <w:left w:val="none" w:sz="0" w:space="0" w:color="auto"/>
            <w:bottom w:val="none" w:sz="0" w:space="0" w:color="auto"/>
            <w:right w:val="none" w:sz="0" w:space="0" w:color="auto"/>
          </w:divBdr>
        </w:div>
        <w:div w:id="1302424622">
          <w:marLeft w:val="640"/>
          <w:marRight w:val="0"/>
          <w:marTop w:val="0"/>
          <w:marBottom w:val="0"/>
          <w:divBdr>
            <w:top w:val="none" w:sz="0" w:space="0" w:color="auto"/>
            <w:left w:val="none" w:sz="0" w:space="0" w:color="auto"/>
            <w:bottom w:val="none" w:sz="0" w:space="0" w:color="auto"/>
            <w:right w:val="none" w:sz="0" w:space="0" w:color="auto"/>
          </w:divBdr>
        </w:div>
        <w:div w:id="955017787">
          <w:marLeft w:val="640"/>
          <w:marRight w:val="0"/>
          <w:marTop w:val="0"/>
          <w:marBottom w:val="0"/>
          <w:divBdr>
            <w:top w:val="none" w:sz="0" w:space="0" w:color="auto"/>
            <w:left w:val="none" w:sz="0" w:space="0" w:color="auto"/>
            <w:bottom w:val="none" w:sz="0" w:space="0" w:color="auto"/>
            <w:right w:val="none" w:sz="0" w:space="0" w:color="auto"/>
          </w:divBdr>
        </w:div>
        <w:div w:id="1884900886">
          <w:marLeft w:val="640"/>
          <w:marRight w:val="0"/>
          <w:marTop w:val="0"/>
          <w:marBottom w:val="0"/>
          <w:divBdr>
            <w:top w:val="none" w:sz="0" w:space="0" w:color="auto"/>
            <w:left w:val="none" w:sz="0" w:space="0" w:color="auto"/>
            <w:bottom w:val="none" w:sz="0" w:space="0" w:color="auto"/>
            <w:right w:val="none" w:sz="0" w:space="0" w:color="auto"/>
          </w:divBdr>
        </w:div>
        <w:div w:id="1381638057">
          <w:marLeft w:val="640"/>
          <w:marRight w:val="0"/>
          <w:marTop w:val="0"/>
          <w:marBottom w:val="0"/>
          <w:divBdr>
            <w:top w:val="none" w:sz="0" w:space="0" w:color="auto"/>
            <w:left w:val="none" w:sz="0" w:space="0" w:color="auto"/>
            <w:bottom w:val="none" w:sz="0" w:space="0" w:color="auto"/>
            <w:right w:val="none" w:sz="0" w:space="0" w:color="auto"/>
          </w:divBdr>
        </w:div>
        <w:div w:id="361630710">
          <w:marLeft w:val="640"/>
          <w:marRight w:val="0"/>
          <w:marTop w:val="0"/>
          <w:marBottom w:val="0"/>
          <w:divBdr>
            <w:top w:val="none" w:sz="0" w:space="0" w:color="auto"/>
            <w:left w:val="none" w:sz="0" w:space="0" w:color="auto"/>
            <w:bottom w:val="none" w:sz="0" w:space="0" w:color="auto"/>
            <w:right w:val="none" w:sz="0" w:space="0" w:color="auto"/>
          </w:divBdr>
        </w:div>
        <w:div w:id="1581938063">
          <w:marLeft w:val="640"/>
          <w:marRight w:val="0"/>
          <w:marTop w:val="0"/>
          <w:marBottom w:val="0"/>
          <w:divBdr>
            <w:top w:val="none" w:sz="0" w:space="0" w:color="auto"/>
            <w:left w:val="none" w:sz="0" w:space="0" w:color="auto"/>
            <w:bottom w:val="none" w:sz="0" w:space="0" w:color="auto"/>
            <w:right w:val="none" w:sz="0" w:space="0" w:color="auto"/>
          </w:divBdr>
        </w:div>
        <w:div w:id="719791000">
          <w:marLeft w:val="640"/>
          <w:marRight w:val="0"/>
          <w:marTop w:val="0"/>
          <w:marBottom w:val="0"/>
          <w:divBdr>
            <w:top w:val="none" w:sz="0" w:space="0" w:color="auto"/>
            <w:left w:val="none" w:sz="0" w:space="0" w:color="auto"/>
            <w:bottom w:val="none" w:sz="0" w:space="0" w:color="auto"/>
            <w:right w:val="none" w:sz="0" w:space="0" w:color="auto"/>
          </w:divBdr>
        </w:div>
        <w:div w:id="248194492">
          <w:marLeft w:val="640"/>
          <w:marRight w:val="0"/>
          <w:marTop w:val="0"/>
          <w:marBottom w:val="0"/>
          <w:divBdr>
            <w:top w:val="none" w:sz="0" w:space="0" w:color="auto"/>
            <w:left w:val="none" w:sz="0" w:space="0" w:color="auto"/>
            <w:bottom w:val="none" w:sz="0" w:space="0" w:color="auto"/>
            <w:right w:val="none" w:sz="0" w:space="0" w:color="auto"/>
          </w:divBdr>
        </w:div>
        <w:div w:id="594749867">
          <w:marLeft w:val="640"/>
          <w:marRight w:val="0"/>
          <w:marTop w:val="0"/>
          <w:marBottom w:val="0"/>
          <w:divBdr>
            <w:top w:val="none" w:sz="0" w:space="0" w:color="auto"/>
            <w:left w:val="none" w:sz="0" w:space="0" w:color="auto"/>
            <w:bottom w:val="none" w:sz="0" w:space="0" w:color="auto"/>
            <w:right w:val="none" w:sz="0" w:space="0" w:color="auto"/>
          </w:divBdr>
        </w:div>
        <w:div w:id="739404916">
          <w:marLeft w:val="640"/>
          <w:marRight w:val="0"/>
          <w:marTop w:val="0"/>
          <w:marBottom w:val="0"/>
          <w:divBdr>
            <w:top w:val="none" w:sz="0" w:space="0" w:color="auto"/>
            <w:left w:val="none" w:sz="0" w:space="0" w:color="auto"/>
            <w:bottom w:val="none" w:sz="0" w:space="0" w:color="auto"/>
            <w:right w:val="none" w:sz="0" w:space="0" w:color="auto"/>
          </w:divBdr>
        </w:div>
        <w:div w:id="1144547201">
          <w:marLeft w:val="640"/>
          <w:marRight w:val="0"/>
          <w:marTop w:val="0"/>
          <w:marBottom w:val="0"/>
          <w:divBdr>
            <w:top w:val="none" w:sz="0" w:space="0" w:color="auto"/>
            <w:left w:val="none" w:sz="0" w:space="0" w:color="auto"/>
            <w:bottom w:val="none" w:sz="0" w:space="0" w:color="auto"/>
            <w:right w:val="none" w:sz="0" w:space="0" w:color="auto"/>
          </w:divBdr>
        </w:div>
        <w:div w:id="1627347561">
          <w:marLeft w:val="640"/>
          <w:marRight w:val="0"/>
          <w:marTop w:val="0"/>
          <w:marBottom w:val="0"/>
          <w:divBdr>
            <w:top w:val="none" w:sz="0" w:space="0" w:color="auto"/>
            <w:left w:val="none" w:sz="0" w:space="0" w:color="auto"/>
            <w:bottom w:val="none" w:sz="0" w:space="0" w:color="auto"/>
            <w:right w:val="none" w:sz="0" w:space="0" w:color="auto"/>
          </w:divBdr>
        </w:div>
        <w:div w:id="495995250">
          <w:marLeft w:val="640"/>
          <w:marRight w:val="0"/>
          <w:marTop w:val="0"/>
          <w:marBottom w:val="0"/>
          <w:divBdr>
            <w:top w:val="none" w:sz="0" w:space="0" w:color="auto"/>
            <w:left w:val="none" w:sz="0" w:space="0" w:color="auto"/>
            <w:bottom w:val="none" w:sz="0" w:space="0" w:color="auto"/>
            <w:right w:val="none" w:sz="0" w:space="0" w:color="auto"/>
          </w:divBdr>
        </w:div>
        <w:div w:id="1141311709">
          <w:marLeft w:val="640"/>
          <w:marRight w:val="0"/>
          <w:marTop w:val="0"/>
          <w:marBottom w:val="0"/>
          <w:divBdr>
            <w:top w:val="none" w:sz="0" w:space="0" w:color="auto"/>
            <w:left w:val="none" w:sz="0" w:space="0" w:color="auto"/>
            <w:bottom w:val="none" w:sz="0" w:space="0" w:color="auto"/>
            <w:right w:val="none" w:sz="0" w:space="0" w:color="auto"/>
          </w:divBdr>
        </w:div>
        <w:div w:id="360203411">
          <w:marLeft w:val="640"/>
          <w:marRight w:val="0"/>
          <w:marTop w:val="0"/>
          <w:marBottom w:val="0"/>
          <w:divBdr>
            <w:top w:val="none" w:sz="0" w:space="0" w:color="auto"/>
            <w:left w:val="none" w:sz="0" w:space="0" w:color="auto"/>
            <w:bottom w:val="none" w:sz="0" w:space="0" w:color="auto"/>
            <w:right w:val="none" w:sz="0" w:space="0" w:color="auto"/>
          </w:divBdr>
        </w:div>
        <w:div w:id="1437481364">
          <w:marLeft w:val="640"/>
          <w:marRight w:val="0"/>
          <w:marTop w:val="0"/>
          <w:marBottom w:val="0"/>
          <w:divBdr>
            <w:top w:val="none" w:sz="0" w:space="0" w:color="auto"/>
            <w:left w:val="none" w:sz="0" w:space="0" w:color="auto"/>
            <w:bottom w:val="none" w:sz="0" w:space="0" w:color="auto"/>
            <w:right w:val="none" w:sz="0" w:space="0" w:color="auto"/>
          </w:divBdr>
        </w:div>
        <w:div w:id="1841263907">
          <w:marLeft w:val="640"/>
          <w:marRight w:val="0"/>
          <w:marTop w:val="0"/>
          <w:marBottom w:val="0"/>
          <w:divBdr>
            <w:top w:val="none" w:sz="0" w:space="0" w:color="auto"/>
            <w:left w:val="none" w:sz="0" w:space="0" w:color="auto"/>
            <w:bottom w:val="none" w:sz="0" w:space="0" w:color="auto"/>
            <w:right w:val="none" w:sz="0" w:space="0" w:color="auto"/>
          </w:divBdr>
        </w:div>
        <w:div w:id="1983803953">
          <w:marLeft w:val="640"/>
          <w:marRight w:val="0"/>
          <w:marTop w:val="0"/>
          <w:marBottom w:val="0"/>
          <w:divBdr>
            <w:top w:val="none" w:sz="0" w:space="0" w:color="auto"/>
            <w:left w:val="none" w:sz="0" w:space="0" w:color="auto"/>
            <w:bottom w:val="none" w:sz="0" w:space="0" w:color="auto"/>
            <w:right w:val="none" w:sz="0" w:space="0" w:color="auto"/>
          </w:divBdr>
        </w:div>
        <w:div w:id="1792506320">
          <w:marLeft w:val="640"/>
          <w:marRight w:val="0"/>
          <w:marTop w:val="0"/>
          <w:marBottom w:val="0"/>
          <w:divBdr>
            <w:top w:val="none" w:sz="0" w:space="0" w:color="auto"/>
            <w:left w:val="none" w:sz="0" w:space="0" w:color="auto"/>
            <w:bottom w:val="none" w:sz="0" w:space="0" w:color="auto"/>
            <w:right w:val="none" w:sz="0" w:space="0" w:color="auto"/>
          </w:divBdr>
        </w:div>
        <w:div w:id="1434351875">
          <w:marLeft w:val="640"/>
          <w:marRight w:val="0"/>
          <w:marTop w:val="0"/>
          <w:marBottom w:val="0"/>
          <w:divBdr>
            <w:top w:val="none" w:sz="0" w:space="0" w:color="auto"/>
            <w:left w:val="none" w:sz="0" w:space="0" w:color="auto"/>
            <w:bottom w:val="none" w:sz="0" w:space="0" w:color="auto"/>
            <w:right w:val="none" w:sz="0" w:space="0" w:color="auto"/>
          </w:divBdr>
        </w:div>
        <w:div w:id="162742798">
          <w:marLeft w:val="640"/>
          <w:marRight w:val="0"/>
          <w:marTop w:val="0"/>
          <w:marBottom w:val="0"/>
          <w:divBdr>
            <w:top w:val="none" w:sz="0" w:space="0" w:color="auto"/>
            <w:left w:val="none" w:sz="0" w:space="0" w:color="auto"/>
            <w:bottom w:val="none" w:sz="0" w:space="0" w:color="auto"/>
            <w:right w:val="none" w:sz="0" w:space="0" w:color="auto"/>
          </w:divBdr>
        </w:div>
        <w:div w:id="528563871">
          <w:marLeft w:val="640"/>
          <w:marRight w:val="0"/>
          <w:marTop w:val="0"/>
          <w:marBottom w:val="0"/>
          <w:divBdr>
            <w:top w:val="none" w:sz="0" w:space="0" w:color="auto"/>
            <w:left w:val="none" w:sz="0" w:space="0" w:color="auto"/>
            <w:bottom w:val="none" w:sz="0" w:space="0" w:color="auto"/>
            <w:right w:val="none" w:sz="0" w:space="0" w:color="auto"/>
          </w:divBdr>
        </w:div>
        <w:div w:id="1824350235">
          <w:marLeft w:val="640"/>
          <w:marRight w:val="0"/>
          <w:marTop w:val="0"/>
          <w:marBottom w:val="0"/>
          <w:divBdr>
            <w:top w:val="none" w:sz="0" w:space="0" w:color="auto"/>
            <w:left w:val="none" w:sz="0" w:space="0" w:color="auto"/>
            <w:bottom w:val="none" w:sz="0" w:space="0" w:color="auto"/>
            <w:right w:val="none" w:sz="0" w:space="0" w:color="auto"/>
          </w:divBdr>
        </w:div>
        <w:div w:id="548077638">
          <w:marLeft w:val="640"/>
          <w:marRight w:val="0"/>
          <w:marTop w:val="0"/>
          <w:marBottom w:val="0"/>
          <w:divBdr>
            <w:top w:val="none" w:sz="0" w:space="0" w:color="auto"/>
            <w:left w:val="none" w:sz="0" w:space="0" w:color="auto"/>
            <w:bottom w:val="none" w:sz="0" w:space="0" w:color="auto"/>
            <w:right w:val="none" w:sz="0" w:space="0" w:color="auto"/>
          </w:divBdr>
        </w:div>
        <w:div w:id="277223028">
          <w:marLeft w:val="640"/>
          <w:marRight w:val="0"/>
          <w:marTop w:val="0"/>
          <w:marBottom w:val="0"/>
          <w:divBdr>
            <w:top w:val="none" w:sz="0" w:space="0" w:color="auto"/>
            <w:left w:val="none" w:sz="0" w:space="0" w:color="auto"/>
            <w:bottom w:val="none" w:sz="0" w:space="0" w:color="auto"/>
            <w:right w:val="none" w:sz="0" w:space="0" w:color="auto"/>
          </w:divBdr>
        </w:div>
        <w:div w:id="1869247833">
          <w:marLeft w:val="640"/>
          <w:marRight w:val="0"/>
          <w:marTop w:val="0"/>
          <w:marBottom w:val="0"/>
          <w:divBdr>
            <w:top w:val="none" w:sz="0" w:space="0" w:color="auto"/>
            <w:left w:val="none" w:sz="0" w:space="0" w:color="auto"/>
            <w:bottom w:val="none" w:sz="0" w:space="0" w:color="auto"/>
            <w:right w:val="none" w:sz="0" w:space="0" w:color="auto"/>
          </w:divBdr>
        </w:div>
        <w:div w:id="1992832433">
          <w:marLeft w:val="640"/>
          <w:marRight w:val="0"/>
          <w:marTop w:val="0"/>
          <w:marBottom w:val="0"/>
          <w:divBdr>
            <w:top w:val="none" w:sz="0" w:space="0" w:color="auto"/>
            <w:left w:val="none" w:sz="0" w:space="0" w:color="auto"/>
            <w:bottom w:val="none" w:sz="0" w:space="0" w:color="auto"/>
            <w:right w:val="none" w:sz="0" w:space="0" w:color="auto"/>
          </w:divBdr>
        </w:div>
        <w:div w:id="1703902460">
          <w:marLeft w:val="640"/>
          <w:marRight w:val="0"/>
          <w:marTop w:val="0"/>
          <w:marBottom w:val="0"/>
          <w:divBdr>
            <w:top w:val="none" w:sz="0" w:space="0" w:color="auto"/>
            <w:left w:val="none" w:sz="0" w:space="0" w:color="auto"/>
            <w:bottom w:val="none" w:sz="0" w:space="0" w:color="auto"/>
            <w:right w:val="none" w:sz="0" w:space="0" w:color="auto"/>
          </w:divBdr>
        </w:div>
        <w:div w:id="2146778697">
          <w:marLeft w:val="640"/>
          <w:marRight w:val="0"/>
          <w:marTop w:val="0"/>
          <w:marBottom w:val="0"/>
          <w:divBdr>
            <w:top w:val="none" w:sz="0" w:space="0" w:color="auto"/>
            <w:left w:val="none" w:sz="0" w:space="0" w:color="auto"/>
            <w:bottom w:val="none" w:sz="0" w:space="0" w:color="auto"/>
            <w:right w:val="none" w:sz="0" w:space="0" w:color="auto"/>
          </w:divBdr>
        </w:div>
      </w:divsChild>
    </w:div>
    <w:div w:id="510994220">
      <w:bodyDiv w:val="1"/>
      <w:marLeft w:val="0"/>
      <w:marRight w:val="0"/>
      <w:marTop w:val="0"/>
      <w:marBottom w:val="0"/>
      <w:divBdr>
        <w:top w:val="none" w:sz="0" w:space="0" w:color="auto"/>
        <w:left w:val="none" w:sz="0" w:space="0" w:color="auto"/>
        <w:bottom w:val="none" w:sz="0" w:space="0" w:color="auto"/>
        <w:right w:val="none" w:sz="0" w:space="0" w:color="auto"/>
      </w:divBdr>
      <w:divsChild>
        <w:div w:id="2075152273">
          <w:marLeft w:val="640"/>
          <w:marRight w:val="0"/>
          <w:marTop w:val="0"/>
          <w:marBottom w:val="0"/>
          <w:divBdr>
            <w:top w:val="none" w:sz="0" w:space="0" w:color="auto"/>
            <w:left w:val="none" w:sz="0" w:space="0" w:color="auto"/>
            <w:bottom w:val="none" w:sz="0" w:space="0" w:color="auto"/>
            <w:right w:val="none" w:sz="0" w:space="0" w:color="auto"/>
          </w:divBdr>
        </w:div>
        <w:div w:id="341082055">
          <w:marLeft w:val="640"/>
          <w:marRight w:val="0"/>
          <w:marTop w:val="0"/>
          <w:marBottom w:val="0"/>
          <w:divBdr>
            <w:top w:val="none" w:sz="0" w:space="0" w:color="auto"/>
            <w:left w:val="none" w:sz="0" w:space="0" w:color="auto"/>
            <w:bottom w:val="none" w:sz="0" w:space="0" w:color="auto"/>
            <w:right w:val="none" w:sz="0" w:space="0" w:color="auto"/>
          </w:divBdr>
        </w:div>
        <w:div w:id="722949125">
          <w:marLeft w:val="640"/>
          <w:marRight w:val="0"/>
          <w:marTop w:val="0"/>
          <w:marBottom w:val="0"/>
          <w:divBdr>
            <w:top w:val="none" w:sz="0" w:space="0" w:color="auto"/>
            <w:left w:val="none" w:sz="0" w:space="0" w:color="auto"/>
            <w:bottom w:val="none" w:sz="0" w:space="0" w:color="auto"/>
            <w:right w:val="none" w:sz="0" w:space="0" w:color="auto"/>
          </w:divBdr>
        </w:div>
        <w:div w:id="1875344170">
          <w:marLeft w:val="640"/>
          <w:marRight w:val="0"/>
          <w:marTop w:val="0"/>
          <w:marBottom w:val="0"/>
          <w:divBdr>
            <w:top w:val="none" w:sz="0" w:space="0" w:color="auto"/>
            <w:left w:val="none" w:sz="0" w:space="0" w:color="auto"/>
            <w:bottom w:val="none" w:sz="0" w:space="0" w:color="auto"/>
            <w:right w:val="none" w:sz="0" w:space="0" w:color="auto"/>
          </w:divBdr>
        </w:div>
        <w:div w:id="845097118">
          <w:marLeft w:val="640"/>
          <w:marRight w:val="0"/>
          <w:marTop w:val="0"/>
          <w:marBottom w:val="0"/>
          <w:divBdr>
            <w:top w:val="none" w:sz="0" w:space="0" w:color="auto"/>
            <w:left w:val="none" w:sz="0" w:space="0" w:color="auto"/>
            <w:bottom w:val="none" w:sz="0" w:space="0" w:color="auto"/>
            <w:right w:val="none" w:sz="0" w:space="0" w:color="auto"/>
          </w:divBdr>
        </w:div>
        <w:div w:id="1157190749">
          <w:marLeft w:val="640"/>
          <w:marRight w:val="0"/>
          <w:marTop w:val="0"/>
          <w:marBottom w:val="0"/>
          <w:divBdr>
            <w:top w:val="none" w:sz="0" w:space="0" w:color="auto"/>
            <w:left w:val="none" w:sz="0" w:space="0" w:color="auto"/>
            <w:bottom w:val="none" w:sz="0" w:space="0" w:color="auto"/>
            <w:right w:val="none" w:sz="0" w:space="0" w:color="auto"/>
          </w:divBdr>
        </w:div>
        <w:div w:id="624773534">
          <w:marLeft w:val="640"/>
          <w:marRight w:val="0"/>
          <w:marTop w:val="0"/>
          <w:marBottom w:val="0"/>
          <w:divBdr>
            <w:top w:val="none" w:sz="0" w:space="0" w:color="auto"/>
            <w:left w:val="none" w:sz="0" w:space="0" w:color="auto"/>
            <w:bottom w:val="none" w:sz="0" w:space="0" w:color="auto"/>
            <w:right w:val="none" w:sz="0" w:space="0" w:color="auto"/>
          </w:divBdr>
        </w:div>
        <w:div w:id="1306856044">
          <w:marLeft w:val="640"/>
          <w:marRight w:val="0"/>
          <w:marTop w:val="0"/>
          <w:marBottom w:val="0"/>
          <w:divBdr>
            <w:top w:val="none" w:sz="0" w:space="0" w:color="auto"/>
            <w:left w:val="none" w:sz="0" w:space="0" w:color="auto"/>
            <w:bottom w:val="none" w:sz="0" w:space="0" w:color="auto"/>
            <w:right w:val="none" w:sz="0" w:space="0" w:color="auto"/>
          </w:divBdr>
        </w:div>
        <w:div w:id="1849906418">
          <w:marLeft w:val="640"/>
          <w:marRight w:val="0"/>
          <w:marTop w:val="0"/>
          <w:marBottom w:val="0"/>
          <w:divBdr>
            <w:top w:val="none" w:sz="0" w:space="0" w:color="auto"/>
            <w:left w:val="none" w:sz="0" w:space="0" w:color="auto"/>
            <w:bottom w:val="none" w:sz="0" w:space="0" w:color="auto"/>
            <w:right w:val="none" w:sz="0" w:space="0" w:color="auto"/>
          </w:divBdr>
        </w:div>
        <w:div w:id="1850019838">
          <w:marLeft w:val="640"/>
          <w:marRight w:val="0"/>
          <w:marTop w:val="0"/>
          <w:marBottom w:val="0"/>
          <w:divBdr>
            <w:top w:val="none" w:sz="0" w:space="0" w:color="auto"/>
            <w:left w:val="none" w:sz="0" w:space="0" w:color="auto"/>
            <w:bottom w:val="none" w:sz="0" w:space="0" w:color="auto"/>
            <w:right w:val="none" w:sz="0" w:space="0" w:color="auto"/>
          </w:divBdr>
        </w:div>
        <w:div w:id="533463517">
          <w:marLeft w:val="640"/>
          <w:marRight w:val="0"/>
          <w:marTop w:val="0"/>
          <w:marBottom w:val="0"/>
          <w:divBdr>
            <w:top w:val="none" w:sz="0" w:space="0" w:color="auto"/>
            <w:left w:val="none" w:sz="0" w:space="0" w:color="auto"/>
            <w:bottom w:val="none" w:sz="0" w:space="0" w:color="auto"/>
            <w:right w:val="none" w:sz="0" w:space="0" w:color="auto"/>
          </w:divBdr>
        </w:div>
        <w:div w:id="1953396368">
          <w:marLeft w:val="640"/>
          <w:marRight w:val="0"/>
          <w:marTop w:val="0"/>
          <w:marBottom w:val="0"/>
          <w:divBdr>
            <w:top w:val="none" w:sz="0" w:space="0" w:color="auto"/>
            <w:left w:val="none" w:sz="0" w:space="0" w:color="auto"/>
            <w:bottom w:val="none" w:sz="0" w:space="0" w:color="auto"/>
            <w:right w:val="none" w:sz="0" w:space="0" w:color="auto"/>
          </w:divBdr>
        </w:div>
        <w:div w:id="432017793">
          <w:marLeft w:val="640"/>
          <w:marRight w:val="0"/>
          <w:marTop w:val="0"/>
          <w:marBottom w:val="0"/>
          <w:divBdr>
            <w:top w:val="none" w:sz="0" w:space="0" w:color="auto"/>
            <w:left w:val="none" w:sz="0" w:space="0" w:color="auto"/>
            <w:bottom w:val="none" w:sz="0" w:space="0" w:color="auto"/>
            <w:right w:val="none" w:sz="0" w:space="0" w:color="auto"/>
          </w:divBdr>
        </w:div>
        <w:div w:id="2140610328">
          <w:marLeft w:val="640"/>
          <w:marRight w:val="0"/>
          <w:marTop w:val="0"/>
          <w:marBottom w:val="0"/>
          <w:divBdr>
            <w:top w:val="none" w:sz="0" w:space="0" w:color="auto"/>
            <w:left w:val="none" w:sz="0" w:space="0" w:color="auto"/>
            <w:bottom w:val="none" w:sz="0" w:space="0" w:color="auto"/>
            <w:right w:val="none" w:sz="0" w:space="0" w:color="auto"/>
          </w:divBdr>
        </w:div>
        <w:div w:id="1926185795">
          <w:marLeft w:val="640"/>
          <w:marRight w:val="0"/>
          <w:marTop w:val="0"/>
          <w:marBottom w:val="0"/>
          <w:divBdr>
            <w:top w:val="none" w:sz="0" w:space="0" w:color="auto"/>
            <w:left w:val="none" w:sz="0" w:space="0" w:color="auto"/>
            <w:bottom w:val="none" w:sz="0" w:space="0" w:color="auto"/>
            <w:right w:val="none" w:sz="0" w:space="0" w:color="auto"/>
          </w:divBdr>
        </w:div>
        <w:div w:id="2059276950">
          <w:marLeft w:val="640"/>
          <w:marRight w:val="0"/>
          <w:marTop w:val="0"/>
          <w:marBottom w:val="0"/>
          <w:divBdr>
            <w:top w:val="none" w:sz="0" w:space="0" w:color="auto"/>
            <w:left w:val="none" w:sz="0" w:space="0" w:color="auto"/>
            <w:bottom w:val="none" w:sz="0" w:space="0" w:color="auto"/>
            <w:right w:val="none" w:sz="0" w:space="0" w:color="auto"/>
          </w:divBdr>
        </w:div>
        <w:div w:id="194738074">
          <w:marLeft w:val="640"/>
          <w:marRight w:val="0"/>
          <w:marTop w:val="0"/>
          <w:marBottom w:val="0"/>
          <w:divBdr>
            <w:top w:val="none" w:sz="0" w:space="0" w:color="auto"/>
            <w:left w:val="none" w:sz="0" w:space="0" w:color="auto"/>
            <w:bottom w:val="none" w:sz="0" w:space="0" w:color="auto"/>
            <w:right w:val="none" w:sz="0" w:space="0" w:color="auto"/>
          </w:divBdr>
        </w:div>
        <w:div w:id="2104761638">
          <w:marLeft w:val="640"/>
          <w:marRight w:val="0"/>
          <w:marTop w:val="0"/>
          <w:marBottom w:val="0"/>
          <w:divBdr>
            <w:top w:val="none" w:sz="0" w:space="0" w:color="auto"/>
            <w:left w:val="none" w:sz="0" w:space="0" w:color="auto"/>
            <w:bottom w:val="none" w:sz="0" w:space="0" w:color="auto"/>
            <w:right w:val="none" w:sz="0" w:space="0" w:color="auto"/>
          </w:divBdr>
        </w:div>
        <w:div w:id="1252397242">
          <w:marLeft w:val="640"/>
          <w:marRight w:val="0"/>
          <w:marTop w:val="0"/>
          <w:marBottom w:val="0"/>
          <w:divBdr>
            <w:top w:val="none" w:sz="0" w:space="0" w:color="auto"/>
            <w:left w:val="none" w:sz="0" w:space="0" w:color="auto"/>
            <w:bottom w:val="none" w:sz="0" w:space="0" w:color="auto"/>
            <w:right w:val="none" w:sz="0" w:space="0" w:color="auto"/>
          </w:divBdr>
        </w:div>
        <w:div w:id="1208227738">
          <w:marLeft w:val="640"/>
          <w:marRight w:val="0"/>
          <w:marTop w:val="0"/>
          <w:marBottom w:val="0"/>
          <w:divBdr>
            <w:top w:val="none" w:sz="0" w:space="0" w:color="auto"/>
            <w:left w:val="none" w:sz="0" w:space="0" w:color="auto"/>
            <w:bottom w:val="none" w:sz="0" w:space="0" w:color="auto"/>
            <w:right w:val="none" w:sz="0" w:space="0" w:color="auto"/>
          </w:divBdr>
        </w:div>
        <w:div w:id="2117482828">
          <w:marLeft w:val="640"/>
          <w:marRight w:val="0"/>
          <w:marTop w:val="0"/>
          <w:marBottom w:val="0"/>
          <w:divBdr>
            <w:top w:val="none" w:sz="0" w:space="0" w:color="auto"/>
            <w:left w:val="none" w:sz="0" w:space="0" w:color="auto"/>
            <w:bottom w:val="none" w:sz="0" w:space="0" w:color="auto"/>
            <w:right w:val="none" w:sz="0" w:space="0" w:color="auto"/>
          </w:divBdr>
        </w:div>
        <w:div w:id="1048803485">
          <w:marLeft w:val="640"/>
          <w:marRight w:val="0"/>
          <w:marTop w:val="0"/>
          <w:marBottom w:val="0"/>
          <w:divBdr>
            <w:top w:val="none" w:sz="0" w:space="0" w:color="auto"/>
            <w:left w:val="none" w:sz="0" w:space="0" w:color="auto"/>
            <w:bottom w:val="none" w:sz="0" w:space="0" w:color="auto"/>
            <w:right w:val="none" w:sz="0" w:space="0" w:color="auto"/>
          </w:divBdr>
        </w:div>
        <w:div w:id="1212309874">
          <w:marLeft w:val="640"/>
          <w:marRight w:val="0"/>
          <w:marTop w:val="0"/>
          <w:marBottom w:val="0"/>
          <w:divBdr>
            <w:top w:val="none" w:sz="0" w:space="0" w:color="auto"/>
            <w:left w:val="none" w:sz="0" w:space="0" w:color="auto"/>
            <w:bottom w:val="none" w:sz="0" w:space="0" w:color="auto"/>
            <w:right w:val="none" w:sz="0" w:space="0" w:color="auto"/>
          </w:divBdr>
        </w:div>
        <w:div w:id="1723165592">
          <w:marLeft w:val="640"/>
          <w:marRight w:val="0"/>
          <w:marTop w:val="0"/>
          <w:marBottom w:val="0"/>
          <w:divBdr>
            <w:top w:val="none" w:sz="0" w:space="0" w:color="auto"/>
            <w:left w:val="none" w:sz="0" w:space="0" w:color="auto"/>
            <w:bottom w:val="none" w:sz="0" w:space="0" w:color="auto"/>
            <w:right w:val="none" w:sz="0" w:space="0" w:color="auto"/>
          </w:divBdr>
        </w:div>
        <w:div w:id="1027176501">
          <w:marLeft w:val="640"/>
          <w:marRight w:val="0"/>
          <w:marTop w:val="0"/>
          <w:marBottom w:val="0"/>
          <w:divBdr>
            <w:top w:val="none" w:sz="0" w:space="0" w:color="auto"/>
            <w:left w:val="none" w:sz="0" w:space="0" w:color="auto"/>
            <w:bottom w:val="none" w:sz="0" w:space="0" w:color="auto"/>
            <w:right w:val="none" w:sz="0" w:space="0" w:color="auto"/>
          </w:divBdr>
        </w:div>
        <w:div w:id="933898976">
          <w:marLeft w:val="640"/>
          <w:marRight w:val="0"/>
          <w:marTop w:val="0"/>
          <w:marBottom w:val="0"/>
          <w:divBdr>
            <w:top w:val="none" w:sz="0" w:space="0" w:color="auto"/>
            <w:left w:val="none" w:sz="0" w:space="0" w:color="auto"/>
            <w:bottom w:val="none" w:sz="0" w:space="0" w:color="auto"/>
            <w:right w:val="none" w:sz="0" w:space="0" w:color="auto"/>
          </w:divBdr>
        </w:div>
        <w:div w:id="1523085042">
          <w:marLeft w:val="640"/>
          <w:marRight w:val="0"/>
          <w:marTop w:val="0"/>
          <w:marBottom w:val="0"/>
          <w:divBdr>
            <w:top w:val="none" w:sz="0" w:space="0" w:color="auto"/>
            <w:left w:val="none" w:sz="0" w:space="0" w:color="auto"/>
            <w:bottom w:val="none" w:sz="0" w:space="0" w:color="auto"/>
            <w:right w:val="none" w:sz="0" w:space="0" w:color="auto"/>
          </w:divBdr>
        </w:div>
        <w:div w:id="1691179538">
          <w:marLeft w:val="640"/>
          <w:marRight w:val="0"/>
          <w:marTop w:val="0"/>
          <w:marBottom w:val="0"/>
          <w:divBdr>
            <w:top w:val="none" w:sz="0" w:space="0" w:color="auto"/>
            <w:left w:val="none" w:sz="0" w:space="0" w:color="auto"/>
            <w:bottom w:val="none" w:sz="0" w:space="0" w:color="auto"/>
            <w:right w:val="none" w:sz="0" w:space="0" w:color="auto"/>
          </w:divBdr>
        </w:div>
        <w:div w:id="333342258">
          <w:marLeft w:val="640"/>
          <w:marRight w:val="0"/>
          <w:marTop w:val="0"/>
          <w:marBottom w:val="0"/>
          <w:divBdr>
            <w:top w:val="none" w:sz="0" w:space="0" w:color="auto"/>
            <w:left w:val="none" w:sz="0" w:space="0" w:color="auto"/>
            <w:bottom w:val="none" w:sz="0" w:space="0" w:color="auto"/>
            <w:right w:val="none" w:sz="0" w:space="0" w:color="auto"/>
          </w:divBdr>
        </w:div>
        <w:div w:id="1094936677">
          <w:marLeft w:val="640"/>
          <w:marRight w:val="0"/>
          <w:marTop w:val="0"/>
          <w:marBottom w:val="0"/>
          <w:divBdr>
            <w:top w:val="none" w:sz="0" w:space="0" w:color="auto"/>
            <w:left w:val="none" w:sz="0" w:space="0" w:color="auto"/>
            <w:bottom w:val="none" w:sz="0" w:space="0" w:color="auto"/>
            <w:right w:val="none" w:sz="0" w:space="0" w:color="auto"/>
          </w:divBdr>
        </w:div>
        <w:div w:id="2141609662">
          <w:marLeft w:val="640"/>
          <w:marRight w:val="0"/>
          <w:marTop w:val="0"/>
          <w:marBottom w:val="0"/>
          <w:divBdr>
            <w:top w:val="none" w:sz="0" w:space="0" w:color="auto"/>
            <w:left w:val="none" w:sz="0" w:space="0" w:color="auto"/>
            <w:bottom w:val="none" w:sz="0" w:space="0" w:color="auto"/>
            <w:right w:val="none" w:sz="0" w:space="0" w:color="auto"/>
          </w:divBdr>
        </w:div>
        <w:div w:id="905918396">
          <w:marLeft w:val="640"/>
          <w:marRight w:val="0"/>
          <w:marTop w:val="0"/>
          <w:marBottom w:val="0"/>
          <w:divBdr>
            <w:top w:val="none" w:sz="0" w:space="0" w:color="auto"/>
            <w:left w:val="none" w:sz="0" w:space="0" w:color="auto"/>
            <w:bottom w:val="none" w:sz="0" w:space="0" w:color="auto"/>
            <w:right w:val="none" w:sz="0" w:space="0" w:color="auto"/>
          </w:divBdr>
        </w:div>
        <w:div w:id="1200122510">
          <w:marLeft w:val="640"/>
          <w:marRight w:val="0"/>
          <w:marTop w:val="0"/>
          <w:marBottom w:val="0"/>
          <w:divBdr>
            <w:top w:val="none" w:sz="0" w:space="0" w:color="auto"/>
            <w:left w:val="none" w:sz="0" w:space="0" w:color="auto"/>
            <w:bottom w:val="none" w:sz="0" w:space="0" w:color="auto"/>
            <w:right w:val="none" w:sz="0" w:space="0" w:color="auto"/>
          </w:divBdr>
        </w:div>
        <w:div w:id="2098936030">
          <w:marLeft w:val="640"/>
          <w:marRight w:val="0"/>
          <w:marTop w:val="0"/>
          <w:marBottom w:val="0"/>
          <w:divBdr>
            <w:top w:val="none" w:sz="0" w:space="0" w:color="auto"/>
            <w:left w:val="none" w:sz="0" w:space="0" w:color="auto"/>
            <w:bottom w:val="none" w:sz="0" w:space="0" w:color="auto"/>
            <w:right w:val="none" w:sz="0" w:space="0" w:color="auto"/>
          </w:divBdr>
        </w:div>
        <w:div w:id="859316451">
          <w:marLeft w:val="640"/>
          <w:marRight w:val="0"/>
          <w:marTop w:val="0"/>
          <w:marBottom w:val="0"/>
          <w:divBdr>
            <w:top w:val="none" w:sz="0" w:space="0" w:color="auto"/>
            <w:left w:val="none" w:sz="0" w:space="0" w:color="auto"/>
            <w:bottom w:val="none" w:sz="0" w:space="0" w:color="auto"/>
            <w:right w:val="none" w:sz="0" w:space="0" w:color="auto"/>
          </w:divBdr>
        </w:div>
        <w:div w:id="832374918">
          <w:marLeft w:val="640"/>
          <w:marRight w:val="0"/>
          <w:marTop w:val="0"/>
          <w:marBottom w:val="0"/>
          <w:divBdr>
            <w:top w:val="none" w:sz="0" w:space="0" w:color="auto"/>
            <w:left w:val="none" w:sz="0" w:space="0" w:color="auto"/>
            <w:bottom w:val="none" w:sz="0" w:space="0" w:color="auto"/>
            <w:right w:val="none" w:sz="0" w:space="0" w:color="auto"/>
          </w:divBdr>
        </w:div>
        <w:div w:id="99377431">
          <w:marLeft w:val="640"/>
          <w:marRight w:val="0"/>
          <w:marTop w:val="0"/>
          <w:marBottom w:val="0"/>
          <w:divBdr>
            <w:top w:val="none" w:sz="0" w:space="0" w:color="auto"/>
            <w:left w:val="none" w:sz="0" w:space="0" w:color="auto"/>
            <w:bottom w:val="none" w:sz="0" w:space="0" w:color="auto"/>
            <w:right w:val="none" w:sz="0" w:space="0" w:color="auto"/>
          </w:divBdr>
        </w:div>
        <w:div w:id="1490903853">
          <w:marLeft w:val="640"/>
          <w:marRight w:val="0"/>
          <w:marTop w:val="0"/>
          <w:marBottom w:val="0"/>
          <w:divBdr>
            <w:top w:val="none" w:sz="0" w:space="0" w:color="auto"/>
            <w:left w:val="none" w:sz="0" w:space="0" w:color="auto"/>
            <w:bottom w:val="none" w:sz="0" w:space="0" w:color="auto"/>
            <w:right w:val="none" w:sz="0" w:space="0" w:color="auto"/>
          </w:divBdr>
        </w:div>
        <w:div w:id="1485127831">
          <w:marLeft w:val="640"/>
          <w:marRight w:val="0"/>
          <w:marTop w:val="0"/>
          <w:marBottom w:val="0"/>
          <w:divBdr>
            <w:top w:val="none" w:sz="0" w:space="0" w:color="auto"/>
            <w:left w:val="none" w:sz="0" w:space="0" w:color="auto"/>
            <w:bottom w:val="none" w:sz="0" w:space="0" w:color="auto"/>
            <w:right w:val="none" w:sz="0" w:space="0" w:color="auto"/>
          </w:divBdr>
        </w:div>
        <w:div w:id="2029912584">
          <w:marLeft w:val="640"/>
          <w:marRight w:val="0"/>
          <w:marTop w:val="0"/>
          <w:marBottom w:val="0"/>
          <w:divBdr>
            <w:top w:val="none" w:sz="0" w:space="0" w:color="auto"/>
            <w:left w:val="none" w:sz="0" w:space="0" w:color="auto"/>
            <w:bottom w:val="none" w:sz="0" w:space="0" w:color="auto"/>
            <w:right w:val="none" w:sz="0" w:space="0" w:color="auto"/>
          </w:divBdr>
        </w:div>
        <w:div w:id="2045446469">
          <w:marLeft w:val="640"/>
          <w:marRight w:val="0"/>
          <w:marTop w:val="0"/>
          <w:marBottom w:val="0"/>
          <w:divBdr>
            <w:top w:val="none" w:sz="0" w:space="0" w:color="auto"/>
            <w:left w:val="none" w:sz="0" w:space="0" w:color="auto"/>
            <w:bottom w:val="none" w:sz="0" w:space="0" w:color="auto"/>
            <w:right w:val="none" w:sz="0" w:space="0" w:color="auto"/>
          </w:divBdr>
        </w:div>
        <w:div w:id="845897385">
          <w:marLeft w:val="640"/>
          <w:marRight w:val="0"/>
          <w:marTop w:val="0"/>
          <w:marBottom w:val="0"/>
          <w:divBdr>
            <w:top w:val="none" w:sz="0" w:space="0" w:color="auto"/>
            <w:left w:val="none" w:sz="0" w:space="0" w:color="auto"/>
            <w:bottom w:val="none" w:sz="0" w:space="0" w:color="auto"/>
            <w:right w:val="none" w:sz="0" w:space="0" w:color="auto"/>
          </w:divBdr>
        </w:div>
        <w:div w:id="653295006">
          <w:marLeft w:val="640"/>
          <w:marRight w:val="0"/>
          <w:marTop w:val="0"/>
          <w:marBottom w:val="0"/>
          <w:divBdr>
            <w:top w:val="none" w:sz="0" w:space="0" w:color="auto"/>
            <w:left w:val="none" w:sz="0" w:space="0" w:color="auto"/>
            <w:bottom w:val="none" w:sz="0" w:space="0" w:color="auto"/>
            <w:right w:val="none" w:sz="0" w:space="0" w:color="auto"/>
          </w:divBdr>
        </w:div>
        <w:div w:id="1105810443">
          <w:marLeft w:val="640"/>
          <w:marRight w:val="0"/>
          <w:marTop w:val="0"/>
          <w:marBottom w:val="0"/>
          <w:divBdr>
            <w:top w:val="none" w:sz="0" w:space="0" w:color="auto"/>
            <w:left w:val="none" w:sz="0" w:space="0" w:color="auto"/>
            <w:bottom w:val="none" w:sz="0" w:space="0" w:color="auto"/>
            <w:right w:val="none" w:sz="0" w:space="0" w:color="auto"/>
          </w:divBdr>
        </w:div>
        <w:div w:id="1028870014">
          <w:marLeft w:val="640"/>
          <w:marRight w:val="0"/>
          <w:marTop w:val="0"/>
          <w:marBottom w:val="0"/>
          <w:divBdr>
            <w:top w:val="none" w:sz="0" w:space="0" w:color="auto"/>
            <w:left w:val="none" w:sz="0" w:space="0" w:color="auto"/>
            <w:bottom w:val="none" w:sz="0" w:space="0" w:color="auto"/>
            <w:right w:val="none" w:sz="0" w:space="0" w:color="auto"/>
          </w:divBdr>
        </w:div>
        <w:div w:id="1158109546">
          <w:marLeft w:val="640"/>
          <w:marRight w:val="0"/>
          <w:marTop w:val="0"/>
          <w:marBottom w:val="0"/>
          <w:divBdr>
            <w:top w:val="none" w:sz="0" w:space="0" w:color="auto"/>
            <w:left w:val="none" w:sz="0" w:space="0" w:color="auto"/>
            <w:bottom w:val="none" w:sz="0" w:space="0" w:color="auto"/>
            <w:right w:val="none" w:sz="0" w:space="0" w:color="auto"/>
          </w:divBdr>
        </w:div>
        <w:div w:id="1422800249">
          <w:marLeft w:val="640"/>
          <w:marRight w:val="0"/>
          <w:marTop w:val="0"/>
          <w:marBottom w:val="0"/>
          <w:divBdr>
            <w:top w:val="none" w:sz="0" w:space="0" w:color="auto"/>
            <w:left w:val="none" w:sz="0" w:space="0" w:color="auto"/>
            <w:bottom w:val="none" w:sz="0" w:space="0" w:color="auto"/>
            <w:right w:val="none" w:sz="0" w:space="0" w:color="auto"/>
          </w:divBdr>
        </w:div>
        <w:div w:id="2139563132">
          <w:marLeft w:val="640"/>
          <w:marRight w:val="0"/>
          <w:marTop w:val="0"/>
          <w:marBottom w:val="0"/>
          <w:divBdr>
            <w:top w:val="none" w:sz="0" w:space="0" w:color="auto"/>
            <w:left w:val="none" w:sz="0" w:space="0" w:color="auto"/>
            <w:bottom w:val="none" w:sz="0" w:space="0" w:color="auto"/>
            <w:right w:val="none" w:sz="0" w:space="0" w:color="auto"/>
          </w:divBdr>
        </w:div>
        <w:div w:id="739326412">
          <w:marLeft w:val="640"/>
          <w:marRight w:val="0"/>
          <w:marTop w:val="0"/>
          <w:marBottom w:val="0"/>
          <w:divBdr>
            <w:top w:val="none" w:sz="0" w:space="0" w:color="auto"/>
            <w:left w:val="none" w:sz="0" w:space="0" w:color="auto"/>
            <w:bottom w:val="none" w:sz="0" w:space="0" w:color="auto"/>
            <w:right w:val="none" w:sz="0" w:space="0" w:color="auto"/>
          </w:divBdr>
        </w:div>
        <w:div w:id="1434856886">
          <w:marLeft w:val="640"/>
          <w:marRight w:val="0"/>
          <w:marTop w:val="0"/>
          <w:marBottom w:val="0"/>
          <w:divBdr>
            <w:top w:val="none" w:sz="0" w:space="0" w:color="auto"/>
            <w:left w:val="none" w:sz="0" w:space="0" w:color="auto"/>
            <w:bottom w:val="none" w:sz="0" w:space="0" w:color="auto"/>
            <w:right w:val="none" w:sz="0" w:space="0" w:color="auto"/>
          </w:divBdr>
        </w:div>
        <w:div w:id="592278354">
          <w:marLeft w:val="640"/>
          <w:marRight w:val="0"/>
          <w:marTop w:val="0"/>
          <w:marBottom w:val="0"/>
          <w:divBdr>
            <w:top w:val="none" w:sz="0" w:space="0" w:color="auto"/>
            <w:left w:val="none" w:sz="0" w:space="0" w:color="auto"/>
            <w:bottom w:val="none" w:sz="0" w:space="0" w:color="auto"/>
            <w:right w:val="none" w:sz="0" w:space="0" w:color="auto"/>
          </w:divBdr>
        </w:div>
        <w:div w:id="1244684245">
          <w:marLeft w:val="640"/>
          <w:marRight w:val="0"/>
          <w:marTop w:val="0"/>
          <w:marBottom w:val="0"/>
          <w:divBdr>
            <w:top w:val="none" w:sz="0" w:space="0" w:color="auto"/>
            <w:left w:val="none" w:sz="0" w:space="0" w:color="auto"/>
            <w:bottom w:val="none" w:sz="0" w:space="0" w:color="auto"/>
            <w:right w:val="none" w:sz="0" w:space="0" w:color="auto"/>
          </w:divBdr>
        </w:div>
        <w:div w:id="245388700">
          <w:marLeft w:val="640"/>
          <w:marRight w:val="0"/>
          <w:marTop w:val="0"/>
          <w:marBottom w:val="0"/>
          <w:divBdr>
            <w:top w:val="none" w:sz="0" w:space="0" w:color="auto"/>
            <w:left w:val="none" w:sz="0" w:space="0" w:color="auto"/>
            <w:bottom w:val="none" w:sz="0" w:space="0" w:color="auto"/>
            <w:right w:val="none" w:sz="0" w:space="0" w:color="auto"/>
          </w:divBdr>
        </w:div>
        <w:div w:id="1719696242">
          <w:marLeft w:val="640"/>
          <w:marRight w:val="0"/>
          <w:marTop w:val="0"/>
          <w:marBottom w:val="0"/>
          <w:divBdr>
            <w:top w:val="none" w:sz="0" w:space="0" w:color="auto"/>
            <w:left w:val="none" w:sz="0" w:space="0" w:color="auto"/>
            <w:bottom w:val="none" w:sz="0" w:space="0" w:color="auto"/>
            <w:right w:val="none" w:sz="0" w:space="0" w:color="auto"/>
          </w:divBdr>
        </w:div>
        <w:div w:id="2056345247">
          <w:marLeft w:val="640"/>
          <w:marRight w:val="0"/>
          <w:marTop w:val="0"/>
          <w:marBottom w:val="0"/>
          <w:divBdr>
            <w:top w:val="none" w:sz="0" w:space="0" w:color="auto"/>
            <w:left w:val="none" w:sz="0" w:space="0" w:color="auto"/>
            <w:bottom w:val="none" w:sz="0" w:space="0" w:color="auto"/>
            <w:right w:val="none" w:sz="0" w:space="0" w:color="auto"/>
          </w:divBdr>
        </w:div>
        <w:div w:id="863178092">
          <w:marLeft w:val="640"/>
          <w:marRight w:val="0"/>
          <w:marTop w:val="0"/>
          <w:marBottom w:val="0"/>
          <w:divBdr>
            <w:top w:val="none" w:sz="0" w:space="0" w:color="auto"/>
            <w:left w:val="none" w:sz="0" w:space="0" w:color="auto"/>
            <w:bottom w:val="none" w:sz="0" w:space="0" w:color="auto"/>
            <w:right w:val="none" w:sz="0" w:space="0" w:color="auto"/>
          </w:divBdr>
        </w:div>
        <w:div w:id="58676504">
          <w:marLeft w:val="640"/>
          <w:marRight w:val="0"/>
          <w:marTop w:val="0"/>
          <w:marBottom w:val="0"/>
          <w:divBdr>
            <w:top w:val="none" w:sz="0" w:space="0" w:color="auto"/>
            <w:left w:val="none" w:sz="0" w:space="0" w:color="auto"/>
            <w:bottom w:val="none" w:sz="0" w:space="0" w:color="auto"/>
            <w:right w:val="none" w:sz="0" w:space="0" w:color="auto"/>
          </w:divBdr>
        </w:div>
        <w:div w:id="315377486">
          <w:marLeft w:val="640"/>
          <w:marRight w:val="0"/>
          <w:marTop w:val="0"/>
          <w:marBottom w:val="0"/>
          <w:divBdr>
            <w:top w:val="none" w:sz="0" w:space="0" w:color="auto"/>
            <w:left w:val="none" w:sz="0" w:space="0" w:color="auto"/>
            <w:bottom w:val="none" w:sz="0" w:space="0" w:color="auto"/>
            <w:right w:val="none" w:sz="0" w:space="0" w:color="auto"/>
          </w:divBdr>
        </w:div>
        <w:div w:id="384649784">
          <w:marLeft w:val="640"/>
          <w:marRight w:val="0"/>
          <w:marTop w:val="0"/>
          <w:marBottom w:val="0"/>
          <w:divBdr>
            <w:top w:val="none" w:sz="0" w:space="0" w:color="auto"/>
            <w:left w:val="none" w:sz="0" w:space="0" w:color="auto"/>
            <w:bottom w:val="none" w:sz="0" w:space="0" w:color="auto"/>
            <w:right w:val="none" w:sz="0" w:space="0" w:color="auto"/>
          </w:divBdr>
        </w:div>
        <w:div w:id="1407268276">
          <w:marLeft w:val="640"/>
          <w:marRight w:val="0"/>
          <w:marTop w:val="0"/>
          <w:marBottom w:val="0"/>
          <w:divBdr>
            <w:top w:val="none" w:sz="0" w:space="0" w:color="auto"/>
            <w:left w:val="none" w:sz="0" w:space="0" w:color="auto"/>
            <w:bottom w:val="none" w:sz="0" w:space="0" w:color="auto"/>
            <w:right w:val="none" w:sz="0" w:space="0" w:color="auto"/>
          </w:divBdr>
        </w:div>
        <w:div w:id="1344014792">
          <w:marLeft w:val="640"/>
          <w:marRight w:val="0"/>
          <w:marTop w:val="0"/>
          <w:marBottom w:val="0"/>
          <w:divBdr>
            <w:top w:val="none" w:sz="0" w:space="0" w:color="auto"/>
            <w:left w:val="none" w:sz="0" w:space="0" w:color="auto"/>
            <w:bottom w:val="none" w:sz="0" w:space="0" w:color="auto"/>
            <w:right w:val="none" w:sz="0" w:space="0" w:color="auto"/>
          </w:divBdr>
        </w:div>
        <w:div w:id="1064640826">
          <w:marLeft w:val="640"/>
          <w:marRight w:val="0"/>
          <w:marTop w:val="0"/>
          <w:marBottom w:val="0"/>
          <w:divBdr>
            <w:top w:val="none" w:sz="0" w:space="0" w:color="auto"/>
            <w:left w:val="none" w:sz="0" w:space="0" w:color="auto"/>
            <w:bottom w:val="none" w:sz="0" w:space="0" w:color="auto"/>
            <w:right w:val="none" w:sz="0" w:space="0" w:color="auto"/>
          </w:divBdr>
        </w:div>
        <w:div w:id="1063678081">
          <w:marLeft w:val="640"/>
          <w:marRight w:val="0"/>
          <w:marTop w:val="0"/>
          <w:marBottom w:val="0"/>
          <w:divBdr>
            <w:top w:val="none" w:sz="0" w:space="0" w:color="auto"/>
            <w:left w:val="none" w:sz="0" w:space="0" w:color="auto"/>
            <w:bottom w:val="none" w:sz="0" w:space="0" w:color="auto"/>
            <w:right w:val="none" w:sz="0" w:space="0" w:color="auto"/>
          </w:divBdr>
        </w:div>
        <w:div w:id="537158469">
          <w:marLeft w:val="640"/>
          <w:marRight w:val="0"/>
          <w:marTop w:val="0"/>
          <w:marBottom w:val="0"/>
          <w:divBdr>
            <w:top w:val="none" w:sz="0" w:space="0" w:color="auto"/>
            <w:left w:val="none" w:sz="0" w:space="0" w:color="auto"/>
            <w:bottom w:val="none" w:sz="0" w:space="0" w:color="auto"/>
            <w:right w:val="none" w:sz="0" w:space="0" w:color="auto"/>
          </w:divBdr>
        </w:div>
        <w:div w:id="1810441948">
          <w:marLeft w:val="640"/>
          <w:marRight w:val="0"/>
          <w:marTop w:val="0"/>
          <w:marBottom w:val="0"/>
          <w:divBdr>
            <w:top w:val="none" w:sz="0" w:space="0" w:color="auto"/>
            <w:left w:val="none" w:sz="0" w:space="0" w:color="auto"/>
            <w:bottom w:val="none" w:sz="0" w:space="0" w:color="auto"/>
            <w:right w:val="none" w:sz="0" w:space="0" w:color="auto"/>
          </w:divBdr>
        </w:div>
        <w:div w:id="1417365479">
          <w:marLeft w:val="640"/>
          <w:marRight w:val="0"/>
          <w:marTop w:val="0"/>
          <w:marBottom w:val="0"/>
          <w:divBdr>
            <w:top w:val="none" w:sz="0" w:space="0" w:color="auto"/>
            <w:left w:val="none" w:sz="0" w:space="0" w:color="auto"/>
            <w:bottom w:val="none" w:sz="0" w:space="0" w:color="auto"/>
            <w:right w:val="none" w:sz="0" w:space="0" w:color="auto"/>
          </w:divBdr>
        </w:div>
        <w:div w:id="374737486">
          <w:marLeft w:val="640"/>
          <w:marRight w:val="0"/>
          <w:marTop w:val="0"/>
          <w:marBottom w:val="0"/>
          <w:divBdr>
            <w:top w:val="none" w:sz="0" w:space="0" w:color="auto"/>
            <w:left w:val="none" w:sz="0" w:space="0" w:color="auto"/>
            <w:bottom w:val="none" w:sz="0" w:space="0" w:color="auto"/>
            <w:right w:val="none" w:sz="0" w:space="0" w:color="auto"/>
          </w:divBdr>
        </w:div>
        <w:div w:id="1740244512">
          <w:marLeft w:val="640"/>
          <w:marRight w:val="0"/>
          <w:marTop w:val="0"/>
          <w:marBottom w:val="0"/>
          <w:divBdr>
            <w:top w:val="none" w:sz="0" w:space="0" w:color="auto"/>
            <w:left w:val="none" w:sz="0" w:space="0" w:color="auto"/>
            <w:bottom w:val="none" w:sz="0" w:space="0" w:color="auto"/>
            <w:right w:val="none" w:sz="0" w:space="0" w:color="auto"/>
          </w:divBdr>
        </w:div>
        <w:div w:id="2087414842">
          <w:marLeft w:val="640"/>
          <w:marRight w:val="0"/>
          <w:marTop w:val="0"/>
          <w:marBottom w:val="0"/>
          <w:divBdr>
            <w:top w:val="none" w:sz="0" w:space="0" w:color="auto"/>
            <w:left w:val="none" w:sz="0" w:space="0" w:color="auto"/>
            <w:bottom w:val="none" w:sz="0" w:space="0" w:color="auto"/>
            <w:right w:val="none" w:sz="0" w:space="0" w:color="auto"/>
          </w:divBdr>
        </w:div>
        <w:div w:id="348992609">
          <w:marLeft w:val="640"/>
          <w:marRight w:val="0"/>
          <w:marTop w:val="0"/>
          <w:marBottom w:val="0"/>
          <w:divBdr>
            <w:top w:val="none" w:sz="0" w:space="0" w:color="auto"/>
            <w:left w:val="none" w:sz="0" w:space="0" w:color="auto"/>
            <w:bottom w:val="none" w:sz="0" w:space="0" w:color="auto"/>
            <w:right w:val="none" w:sz="0" w:space="0" w:color="auto"/>
          </w:divBdr>
        </w:div>
        <w:div w:id="289745386">
          <w:marLeft w:val="640"/>
          <w:marRight w:val="0"/>
          <w:marTop w:val="0"/>
          <w:marBottom w:val="0"/>
          <w:divBdr>
            <w:top w:val="none" w:sz="0" w:space="0" w:color="auto"/>
            <w:left w:val="none" w:sz="0" w:space="0" w:color="auto"/>
            <w:bottom w:val="none" w:sz="0" w:space="0" w:color="auto"/>
            <w:right w:val="none" w:sz="0" w:space="0" w:color="auto"/>
          </w:divBdr>
        </w:div>
        <w:div w:id="85999927">
          <w:marLeft w:val="640"/>
          <w:marRight w:val="0"/>
          <w:marTop w:val="0"/>
          <w:marBottom w:val="0"/>
          <w:divBdr>
            <w:top w:val="none" w:sz="0" w:space="0" w:color="auto"/>
            <w:left w:val="none" w:sz="0" w:space="0" w:color="auto"/>
            <w:bottom w:val="none" w:sz="0" w:space="0" w:color="auto"/>
            <w:right w:val="none" w:sz="0" w:space="0" w:color="auto"/>
          </w:divBdr>
        </w:div>
        <w:div w:id="138036221">
          <w:marLeft w:val="640"/>
          <w:marRight w:val="0"/>
          <w:marTop w:val="0"/>
          <w:marBottom w:val="0"/>
          <w:divBdr>
            <w:top w:val="none" w:sz="0" w:space="0" w:color="auto"/>
            <w:left w:val="none" w:sz="0" w:space="0" w:color="auto"/>
            <w:bottom w:val="none" w:sz="0" w:space="0" w:color="auto"/>
            <w:right w:val="none" w:sz="0" w:space="0" w:color="auto"/>
          </w:divBdr>
        </w:div>
        <w:div w:id="1760175470">
          <w:marLeft w:val="640"/>
          <w:marRight w:val="0"/>
          <w:marTop w:val="0"/>
          <w:marBottom w:val="0"/>
          <w:divBdr>
            <w:top w:val="none" w:sz="0" w:space="0" w:color="auto"/>
            <w:left w:val="none" w:sz="0" w:space="0" w:color="auto"/>
            <w:bottom w:val="none" w:sz="0" w:space="0" w:color="auto"/>
            <w:right w:val="none" w:sz="0" w:space="0" w:color="auto"/>
          </w:divBdr>
        </w:div>
        <w:div w:id="48237663">
          <w:marLeft w:val="640"/>
          <w:marRight w:val="0"/>
          <w:marTop w:val="0"/>
          <w:marBottom w:val="0"/>
          <w:divBdr>
            <w:top w:val="none" w:sz="0" w:space="0" w:color="auto"/>
            <w:left w:val="none" w:sz="0" w:space="0" w:color="auto"/>
            <w:bottom w:val="none" w:sz="0" w:space="0" w:color="auto"/>
            <w:right w:val="none" w:sz="0" w:space="0" w:color="auto"/>
          </w:divBdr>
        </w:div>
        <w:div w:id="359624119">
          <w:marLeft w:val="640"/>
          <w:marRight w:val="0"/>
          <w:marTop w:val="0"/>
          <w:marBottom w:val="0"/>
          <w:divBdr>
            <w:top w:val="none" w:sz="0" w:space="0" w:color="auto"/>
            <w:left w:val="none" w:sz="0" w:space="0" w:color="auto"/>
            <w:bottom w:val="none" w:sz="0" w:space="0" w:color="auto"/>
            <w:right w:val="none" w:sz="0" w:space="0" w:color="auto"/>
          </w:divBdr>
        </w:div>
        <w:div w:id="538973831">
          <w:marLeft w:val="640"/>
          <w:marRight w:val="0"/>
          <w:marTop w:val="0"/>
          <w:marBottom w:val="0"/>
          <w:divBdr>
            <w:top w:val="none" w:sz="0" w:space="0" w:color="auto"/>
            <w:left w:val="none" w:sz="0" w:space="0" w:color="auto"/>
            <w:bottom w:val="none" w:sz="0" w:space="0" w:color="auto"/>
            <w:right w:val="none" w:sz="0" w:space="0" w:color="auto"/>
          </w:divBdr>
        </w:div>
        <w:div w:id="1147548700">
          <w:marLeft w:val="640"/>
          <w:marRight w:val="0"/>
          <w:marTop w:val="0"/>
          <w:marBottom w:val="0"/>
          <w:divBdr>
            <w:top w:val="none" w:sz="0" w:space="0" w:color="auto"/>
            <w:left w:val="none" w:sz="0" w:space="0" w:color="auto"/>
            <w:bottom w:val="none" w:sz="0" w:space="0" w:color="auto"/>
            <w:right w:val="none" w:sz="0" w:space="0" w:color="auto"/>
          </w:divBdr>
        </w:div>
        <w:div w:id="521480896">
          <w:marLeft w:val="640"/>
          <w:marRight w:val="0"/>
          <w:marTop w:val="0"/>
          <w:marBottom w:val="0"/>
          <w:divBdr>
            <w:top w:val="none" w:sz="0" w:space="0" w:color="auto"/>
            <w:left w:val="none" w:sz="0" w:space="0" w:color="auto"/>
            <w:bottom w:val="none" w:sz="0" w:space="0" w:color="auto"/>
            <w:right w:val="none" w:sz="0" w:space="0" w:color="auto"/>
          </w:divBdr>
        </w:div>
        <w:div w:id="746224895">
          <w:marLeft w:val="640"/>
          <w:marRight w:val="0"/>
          <w:marTop w:val="0"/>
          <w:marBottom w:val="0"/>
          <w:divBdr>
            <w:top w:val="none" w:sz="0" w:space="0" w:color="auto"/>
            <w:left w:val="none" w:sz="0" w:space="0" w:color="auto"/>
            <w:bottom w:val="none" w:sz="0" w:space="0" w:color="auto"/>
            <w:right w:val="none" w:sz="0" w:space="0" w:color="auto"/>
          </w:divBdr>
        </w:div>
        <w:div w:id="1967272950">
          <w:marLeft w:val="640"/>
          <w:marRight w:val="0"/>
          <w:marTop w:val="0"/>
          <w:marBottom w:val="0"/>
          <w:divBdr>
            <w:top w:val="none" w:sz="0" w:space="0" w:color="auto"/>
            <w:left w:val="none" w:sz="0" w:space="0" w:color="auto"/>
            <w:bottom w:val="none" w:sz="0" w:space="0" w:color="auto"/>
            <w:right w:val="none" w:sz="0" w:space="0" w:color="auto"/>
          </w:divBdr>
        </w:div>
        <w:div w:id="2134857165">
          <w:marLeft w:val="640"/>
          <w:marRight w:val="0"/>
          <w:marTop w:val="0"/>
          <w:marBottom w:val="0"/>
          <w:divBdr>
            <w:top w:val="none" w:sz="0" w:space="0" w:color="auto"/>
            <w:left w:val="none" w:sz="0" w:space="0" w:color="auto"/>
            <w:bottom w:val="none" w:sz="0" w:space="0" w:color="auto"/>
            <w:right w:val="none" w:sz="0" w:space="0" w:color="auto"/>
          </w:divBdr>
        </w:div>
        <w:div w:id="757749745">
          <w:marLeft w:val="640"/>
          <w:marRight w:val="0"/>
          <w:marTop w:val="0"/>
          <w:marBottom w:val="0"/>
          <w:divBdr>
            <w:top w:val="none" w:sz="0" w:space="0" w:color="auto"/>
            <w:left w:val="none" w:sz="0" w:space="0" w:color="auto"/>
            <w:bottom w:val="none" w:sz="0" w:space="0" w:color="auto"/>
            <w:right w:val="none" w:sz="0" w:space="0" w:color="auto"/>
          </w:divBdr>
        </w:div>
        <w:div w:id="1260869696">
          <w:marLeft w:val="640"/>
          <w:marRight w:val="0"/>
          <w:marTop w:val="0"/>
          <w:marBottom w:val="0"/>
          <w:divBdr>
            <w:top w:val="none" w:sz="0" w:space="0" w:color="auto"/>
            <w:left w:val="none" w:sz="0" w:space="0" w:color="auto"/>
            <w:bottom w:val="none" w:sz="0" w:space="0" w:color="auto"/>
            <w:right w:val="none" w:sz="0" w:space="0" w:color="auto"/>
          </w:divBdr>
        </w:div>
        <w:div w:id="1018316866">
          <w:marLeft w:val="640"/>
          <w:marRight w:val="0"/>
          <w:marTop w:val="0"/>
          <w:marBottom w:val="0"/>
          <w:divBdr>
            <w:top w:val="none" w:sz="0" w:space="0" w:color="auto"/>
            <w:left w:val="none" w:sz="0" w:space="0" w:color="auto"/>
            <w:bottom w:val="none" w:sz="0" w:space="0" w:color="auto"/>
            <w:right w:val="none" w:sz="0" w:space="0" w:color="auto"/>
          </w:divBdr>
        </w:div>
        <w:div w:id="1000276529">
          <w:marLeft w:val="640"/>
          <w:marRight w:val="0"/>
          <w:marTop w:val="0"/>
          <w:marBottom w:val="0"/>
          <w:divBdr>
            <w:top w:val="none" w:sz="0" w:space="0" w:color="auto"/>
            <w:left w:val="none" w:sz="0" w:space="0" w:color="auto"/>
            <w:bottom w:val="none" w:sz="0" w:space="0" w:color="auto"/>
            <w:right w:val="none" w:sz="0" w:space="0" w:color="auto"/>
          </w:divBdr>
        </w:div>
        <w:div w:id="288366927">
          <w:marLeft w:val="640"/>
          <w:marRight w:val="0"/>
          <w:marTop w:val="0"/>
          <w:marBottom w:val="0"/>
          <w:divBdr>
            <w:top w:val="none" w:sz="0" w:space="0" w:color="auto"/>
            <w:left w:val="none" w:sz="0" w:space="0" w:color="auto"/>
            <w:bottom w:val="none" w:sz="0" w:space="0" w:color="auto"/>
            <w:right w:val="none" w:sz="0" w:space="0" w:color="auto"/>
          </w:divBdr>
        </w:div>
        <w:div w:id="1742290524">
          <w:marLeft w:val="640"/>
          <w:marRight w:val="0"/>
          <w:marTop w:val="0"/>
          <w:marBottom w:val="0"/>
          <w:divBdr>
            <w:top w:val="none" w:sz="0" w:space="0" w:color="auto"/>
            <w:left w:val="none" w:sz="0" w:space="0" w:color="auto"/>
            <w:bottom w:val="none" w:sz="0" w:space="0" w:color="auto"/>
            <w:right w:val="none" w:sz="0" w:space="0" w:color="auto"/>
          </w:divBdr>
        </w:div>
        <w:div w:id="1789857216">
          <w:marLeft w:val="640"/>
          <w:marRight w:val="0"/>
          <w:marTop w:val="0"/>
          <w:marBottom w:val="0"/>
          <w:divBdr>
            <w:top w:val="none" w:sz="0" w:space="0" w:color="auto"/>
            <w:left w:val="none" w:sz="0" w:space="0" w:color="auto"/>
            <w:bottom w:val="none" w:sz="0" w:space="0" w:color="auto"/>
            <w:right w:val="none" w:sz="0" w:space="0" w:color="auto"/>
          </w:divBdr>
        </w:div>
        <w:div w:id="145828701">
          <w:marLeft w:val="640"/>
          <w:marRight w:val="0"/>
          <w:marTop w:val="0"/>
          <w:marBottom w:val="0"/>
          <w:divBdr>
            <w:top w:val="none" w:sz="0" w:space="0" w:color="auto"/>
            <w:left w:val="none" w:sz="0" w:space="0" w:color="auto"/>
            <w:bottom w:val="none" w:sz="0" w:space="0" w:color="auto"/>
            <w:right w:val="none" w:sz="0" w:space="0" w:color="auto"/>
          </w:divBdr>
        </w:div>
        <w:div w:id="905921918">
          <w:marLeft w:val="640"/>
          <w:marRight w:val="0"/>
          <w:marTop w:val="0"/>
          <w:marBottom w:val="0"/>
          <w:divBdr>
            <w:top w:val="none" w:sz="0" w:space="0" w:color="auto"/>
            <w:left w:val="none" w:sz="0" w:space="0" w:color="auto"/>
            <w:bottom w:val="none" w:sz="0" w:space="0" w:color="auto"/>
            <w:right w:val="none" w:sz="0" w:space="0" w:color="auto"/>
          </w:divBdr>
        </w:div>
        <w:div w:id="507793796">
          <w:marLeft w:val="640"/>
          <w:marRight w:val="0"/>
          <w:marTop w:val="0"/>
          <w:marBottom w:val="0"/>
          <w:divBdr>
            <w:top w:val="none" w:sz="0" w:space="0" w:color="auto"/>
            <w:left w:val="none" w:sz="0" w:space="0" w:color="auto"/>
            <w:bottom w:val="none" w:sz="0" w:space="0" w:color="auto"/>
            <w:right w:val="none" w:sz="0" w:space="0" w:color="auto"/>
          </w:divBdr>
        </w:div>
        <w:div w:id="1563978969">
          <w:marLeft w:val="640"/>
          <w:marRight w:val="0"/>
          <w:marTop w:val="0"/>
          <w:marBottom w:val="0"/>
          <w:divBdr>
            <w:top w:val="none" w:sz="0" w:space="0" w:color="auto"/>
            <w:left w:val="none" w:sz="0" w:space="0" w:color="auto"/>
            <w:bottom w:val="none" w:sz="0" w:space="0" w:color="auto"/>
            <w:right w:val="none" w:sz="0" w:space="0" w:color="auto"/>
          </w:divBdr>
        </w:div>
        <w:div w:id="1899050537">
          <w:marLeft w:val="640"/>
          <w:marRight w:val="0"/>
          <w:marTop w:val="0"/>
          <w:marBottom w:val="0"/>
          <w:divBdr>
            <w:top w:val="none" w:sz="0" w:space="0" w:color="auto"/>
            <w:left w:val="none" w:sz="0" w:space="0" w:color="auto"/>
            <w:bottom w:val="none" w:sz="0" w:space="0" w:color="auto"/>
            <w:right w:val="none" w:sz="0" w:space="0" w:color="auto"/>
          </w:divBdr>
        </w:div>
        <w:div w:id="1730569563">
          <w:marLeft w:val="640"/>
          <w:marRight w:val="0"/>
          <w:marTop w:val="0"/>
          <w:marBottom w:val="0"/>
          <w:divBdr>
            <w:top w:val="none" w:sz="0" w:space="0" w:color="auto"/>
            <w:left w:val="none" w:sz="0" w:space="0" w:color="auto"/>
            <w:bottom w:val="none" w:sz="0" w:space="0" w:color="auto"/>
            <w:right w:val="none" w:sz="0" w:space="0" w:color="auto"/>
          </w:divBdr>
        </w:div>
        <w:div w:id="1941795704">
          <w:marLeft w:val="640"/>
          <w:marRight w:val="0"/>
          <w:marTop w:val="0"/>
          <w:marBottom w:val="0"/>
          <w:divBdr>
            <w:top w:val="none" w:sz="0" w:space="0" w:color="auto"/>
            <w:left w:val="none" w:sz="0" w:space="0" w:color="auto"/>
            <w:bottom w:val="none" w:sz="0" w:space="0" w:color="auto"/>
            <w:right w:val="none" w:sz="0" w:space="0" w:color="auto"/>
          </w:divBdr>
        </w:div>
        <w:div w:id="1722174509">
          <w:marLeft w:val="640"/>
          <w:marRight w:val="0"/>
          <w:marTop w:val="0"/>
          <w:marBottom w:val="0"/>
          <w:divBdr>
            <w:top w:val="none" w:sz="0" w:space="0" w:color="auto"/>
            <w:left w:val="none" w:sz="0" w:space="0" w:color="auto"/>
            <w:bottom w:val="none" w:sz="0" w:space="0" w:color="auto"/>
            <w:right w:val="none" w:sz="0" w:space="0" w:color="auto"/>
          </w:divBdr>
        </w:div>
        <w:div w:id="1768575874">
          <w:marLeft w:val="640"/>
          <w:marRight w:val="0"/>
          <w:marTop w:val="0"/>
          <w:marBottom w:val="0"/>
          <w:divBdr>
            <w:top w:val="none" w:sz="0" w:space="0" w:color="auto"/>
            <w:left w:val="none" w:sz="0" w:space="0" w:color="auto"/>
            <w:bottom w:val="none" w:sz="0" w:space="0" w:color="auto"/>
            <w:right w:val="none" w:sz="0" w:space="0" w:color="auto"/>
          </w:divBdr>
        </w:div>
        <w:div w:id="1278489001">
          <w:marLeft w:val="640"/>
          <w:marRight w:val="0"/>
          <w:marTop w:val="0"/>
          <w:marBottom w:val="0"/>
          <w:divBdr>
            <w:top w:val="none" w:sz="0" w:space="0" w:color="auto"/>
            <w:left w:val="none" w:sz="0" w:space="0" w:color="auto"/>
            <w:bottom w:val="none" w:sz="0" w:space="0" w:color="auto"/>
            <w:right w:val="none" w:sz="0" w:space="0" w:color="auto"/>
          </w:divBdr>
        </w:div>
        <w:div w:id="876890554">
          <w:marLeft w:val="640"/>
          <w:marRight w:val="0"/>
          <w:marTop w:val="0"/>
          <w:marBottom w:val="0"/>
          <w:divBdr>
            <w:top w:val="none" w:sz="0" w:space="0" w:color="auto"/>
            <w:left w:val="none" w:sz="0" w:space="0" w:color="auto"/>
            <w:bottom w:val="none" w:sz="0" w:space="0" w:color="auto"/>
            <w:right w:val="none" w:sz="0" w:space="0" w:color="auto"/>
          </w:divBdr>
        </w:div>
        <w:div w:id="2108041660">
          <w:marLeft w:val="640"/>
          <w:marRight w:val="0"/>
          <w:marTop w:val="0"/>
          <w:marBottom w:val="0"/>
          <w:divBdr>
            <w:top w:val="none" w:sz="0" w:space="0" w:color="auto"/>
            <w:left w:val="none" w:sz="0" w:space="0" w:color="auto"/>
            <w:bottom w:val="none" w:sz="0" w:space="0" w:color="auto"/>
            <w:right w:val="none" w:sz="0" w:space="0" w:color="auto"/>
          </w:divBdr>
        </w:div>
        <w:div w:id="740181190">
          <w:marLeft w:val="640"/>
          <w:marRight w:val="0"/>
          <w:marTop w:val="0"/>
          <w:marBottom w:val="0"/>
          <w:divBdr>
            <w:top w:val="none" w:sz="0" w:space="0" w:color="auto"/>
            <w:left w:val="none" w:sz="0" w:space="0" w:color="auto"/>
            <w:bottom w:val="none" w:sz="0" w:space="0" w:color="auto"/>
            <w:right w:val="none" w:sz="0" w:space="0" w:color="auto"/>
          </w:divBdr>
        </w:div>
        <w:div w:id="1960184488">
          <w:marLeft w:val="640"/>
          <w:marRight w:val="0"/>
          <w:marTop w:val="0"/>
          <w:marBottom w:val="0"/>
          <w:divBdr>
            <w:top w:val="none" w:sz="0" w:space="0" w:color="auto"/>
            <w:left w:val="none" w:sz="0" w:space="0" w:color="auto"/>
            <w:bottom w:val="none" w:sz="0" w:space="0" w:color="auto"/>
            <w:right w:val="none" w:sz="0" w:space="0" w:color="auto"/>
          </w:divBdr>
        </w:div>
        <w:div w:id="1297249629">
          <w:marLeft w:val="640"/>
          <w:marRight w:val="0"/>
          <w:marTop w:val="0"/>
          <w:marBottom w:val="0"/>
          <w:divBdr>
            <w:top w:val="none" w:sz="0" w:space="0" w:color="auto"/>
            <w:left w:val="none" w:sz="0" w:space="0" w:color="auto"/>
            <w:bottom w:val="none" w:sz="0" w:space="0" w:color="auto"/>
            <w:right w:val="none" w:sz="0" w:space="0" w:color="auto"/>
          </w:divBdr>
        </w:div>
        <w:div w:id="235937357">
          <w:marLeft w:val="640"/>
          <w:marRight w:val="0"/>
          <w:marTop w:val="0"/>
          <w:marBottom w:val="0"/>
          <w:divBdr>
            <w:top w:val="none" w:sz="0" w:space="0" w:color="auto"/>
            <w:left w:val="none" w:sz="0" w:space="0" w:color="auto"/>
            <w:bottom w:val="none" w:sz="0" w:space="0" w:color="auto"/>
            <w:right w:val="none" w:sz="0" w:space="0" w:color="auto"/>
          </w:divBdr>
        </w:div>
        <w:div w:id="320886137">
          <w:marLeft w:val="640"/>
          <w:marRight w:val="0"/>
          <w:marTop w:val="0"/>
          <w:marBottom w:val="0"/>
          <w:divBdr>
            <w:top w:val="none" w:sz="0" w:space="0" w:color="auto"/>
            <w:left w:val="none" w:sz="0" w:space="0" w:color="auto"/>
            <w:bottom w:val="none" w:sz="0" w:space="0" w:color="auto"/>
            <w:right w:val="none" w:sz="0" w:space="0" w:color="auto"/>
          </w:divBdr>
        </w:div>
        <w:div w:id="775518801">
          <w:marLeft w:val="640"/>
          <w:marRight w:val="0"/>
          <w:marTop w:val="0"/>
          <w:marBottom w:val="0"/>
          <w:divBdr>
            <w:top w:val="none" w:sz="0" w:space="0" w:color="auto"/>
            <w:left w:val="none" w:sz="0" w:space="0" w:color="auto"/>
            <w:bottom w:val="none" w:sz="0" w:space="0" w:color="auto"/>
            <w:right w:val="none" w:sz="0" w:space="0" w:color="auto"/>
          </w:divBdr>
        </w:div>
        <w:div w:id="441457592">
          <w:marLeft w:val="640"/>
          <w:marRight w:val="0"/>
          <w:marTop w:val="0"/>
          <w:marBottom w:val="0"/>
          <w:divBdr>
            <w:top w:val="none" w:sz="0" w:space="0" w:color="auto"/>
            <w:left w:val="none" w:sz="0" w:space="0" w:color="auto"/>
            <w:bottom w:val="none" w:sz="0" w:space="0" w:color="auto"/>
            <w:right w:val="none" w:sz="0" w:space="0" w:color="auto"/>
          </w:divBdr>
        </w:div>
        <w:div w:id="37709069">
          <w:marLeft w:val="640"/>
          <w:marRight w:val="0"/>
          <w:marTop w:val="0"/>
          <w:marBottom w:val="0"/>
          <w:divBdr>
            <w:top w:val="none" w:sz="0" w:space="0" w:color="auto"/>
            <w:left w:val="none" w:sz="0" w:space="0" w:color="auto"/>
            <w:bottom w:val="none" w:sz="0" w:space="0" w:color="auto"/>
            <w:right w:val="none" w:sz="0" w:space="0" w:color="auto"/>
          </w:divBdr>
        </w:div>
        <w:div w:id="1519346601">
          <w:marLeft w:val="640"/>
          <w:marRight w:val="0"/>
          <w:marTop w:val="0"/>
          <w:marBottom w:val="0"/>
          <w:divBdr>
            <w:top w:val="none" w:sz="0" w:space="0" w:color="auto"/>
            <w:left w:val="none" w:sz="0" w:space="0" w:color="auto"/>
            <w:bottom w:val="none" w:sz="0" w:space="0" w:color="auto"/>
            <w:right w:val="none" w:sz="0" w:space="0" w:color="auto"/>
          </w:divBdr>
        </w:div>
        <w:div w:id="33114921">
          <w:marLeft w:val="640"/>
          <w:marRight w:val="0"/>
          <w:marTop w:val="0"/>
          <w:marBottom w:val="0"/>
          <w:divBdr>
            <w:top w:val="none" w:sz="0" w:space="0" w:color="auto"/>
            <w:left w:val="none" w:sz="0" w:space="0" w:color="auto"/>
            <w:bottom w:val="none" w:sz="0" w:space="0" w:color="auto"/>
            <w:right w:val="none" w:sz="0" w:space="0" w:color="auto"/>
          </w:divBdr>
        </w:div>
        <w:div w:id="175194123">
          <w:marLeft w:val="640"/>
          <w:marRight w:val="0"/>
          <w:marTop w:val="0"/>
          <w:marBottom w:val="0"/>
          <w:divBdr>
            <w:top w:val="none" w:sz="0" w:space="0" w:color="auto"/>
            <w:left w:val="none" w:sz="0" w:space="0" w:color="auto"/>
            <w:bottom w:val="none" w:sz="0" w:space="0" w:color="auto"/>
            <w:right w:val="none" w:sz="0" w:space="0" w:color="auto"/>
          </w:divBdr>
        </w:div>
        <w:div w:id="1972786865">
          <w:marLeft w:val="640"/>
          <w:marRight w:val="0"/>
          <w:marTop w:val="0"/>
          <w:marBottom w:val="0"/>
          <w:divBdr>
            <w:top w:val="none" w:sz="0" w:space="0" w:color="auto"/>
            <w:left w:val="none" w:sz="0" w:space="0" w:color="auto"/>
            <w:bottom w:val="none" w:sz="0" w:space="0" w:color="auto"/>
            <w:right w:val="none" w:sz="0" w:space="0" w:color="auto"/>
          </w:divBdr>
        </w:div>
        <w:div w:id="1710377554">
          <w:marLeft w:val="640"/>
          <w:marRight w:val="0"/>
          <w:marTop w:val="0"/>
          <w:marBottom w:val="0"/>
          <w:divBdr>
            <w:top w:val="none" w:sz="0" w:space="0" w:color="auto"/>
            <w:left w:val="none" w:sz="0" w:space="0" w:color="auto"/>
            <w:bottom w:val="none" w:sz="0" w:space="0" w:color="auto"/>
            <w:right w:val="none" w:sz="0" w:space="0" w:color="auto"/>
          </w:divBdr>
        </w:div>
        <w:div w:id="1514949688">
          <w:marLeft w:val="640"/>
          <w:marRight w:val="0"/>
          <w:marTop w:val="0"/>
          <w:marBottom w:val="0"/>
          <w:divBdr>
            <w:top w:val="none" w:sz="0" w:space="0" w:color="auto"/>
            <w:left w:val="none" w:sz="0" w:space="0" w:color="auto"/>
            <w:bottom w:val="none" w:sz="0" w:space="0" w:color="auto"/>
            <w:right w:val="none" w:sz="0" w:space="0" w:color="auto"/>
          </w:divBdr>
        </w:div>
        <w:div w:id="421151564">
          <w:marLeft w:val="640"/>
          <w:marRight w:val="0"/>
          <w:marTop w:val="0"/>
          <w:marBottom w:val="0"/>
          <w:divBdr>
            <w:top w:val="none" w:sz="0" w:space="0" w:color="auto"/>
            <w:left w:val="none" w:sz="0" w:space="0" w:color="auto"/>
            <w:bottom w:val="none" w:sz="0" w:space="0" w:color="auto"/>
            <w:right w:val="none" w:sz="0" w:space="0" w:color="auto"/>
          </w:divBdr>
        </w:div>
        <w:div w:id="1573196535">
          <w:marLeft w:val="640"/>
          <w:marRight w:val="0"/>
          <w:marTop w:val="0"/>
          <w:marBottom w:val="0"/>
          <w:divBdr>
            <w:top w:val="none" w:sz="0" w:space="0" w:color="auto"/>
            <w:left w:val="none" w:sz="0" w:space="0" w:color="auto"/>
            <w:bottom w:val="none" w:sz="0" w:space="0" w:color="auto"/>
            <w:right w:val="none" w:sz="0" w:space="0" w:color="auto"/>
          </w:divBdr>
        </w:div>
        <w:div w:id="578833953">
          <w:marLeft w:val="640"/>
          <w:marRight w:val="0"/>
          <w:marTop w:val="0"/>
          <w:marBottom w:val="0"/>
          <w:divBdr>
            <w:top w:val="none" w:sz="0" w:space="0" w:color="auto"/>
            <w:left w:val="none" w:sz="0" w:space="0" w:color="auto"/>
            <w:bottom w:val="none" w:sz="0" w:space="0" w:color="auto"/>
            <w:right w:val="none" w:sz="0" w:space="0" w:color="auto"/>
          </w:divBdr>
        </w:div>
        <w:div w:id="1724408756">
          <w:marLeft w:val="640"/>
          <w:marRight w:val="0"/>
          <w:marTop w:val="0"/>
          <w:marBottom w:val="0"/>
          <w:divBdr>
            <w:top w:val="none" w:sz="0" w:space="0" w:color="auto"/>
            <w:left w:val="none" w:sz="0" w:space="0" w:color="auto"/>
            <w:bottom w:val="none" w:sz="0" w:space="0" w:color="auto"/>
            <w:right w:val="none" w:sz="0" w:space="0" w:color="auto"/>
          </w:divBdr>
        </w:div>
        <w:div w:id="121268681">
          <w:marLeft w:val="640"/>
          <w:marRight w:val="0"/>
          <w:marTop w:val="0"/>
          <w:marBottom w:val="0"/>
          <w:divBdr>
            <w:top w:val="none" w:sz="0" w:space="0" w:color="auto"/>
            <w:left w:val="none" w:sz="0" w:space="0" w:color="auto"/>
            <w:bottom w:val="none" w:sz="0" w:space="0" w:color="auto"/>
            <w:right w:val="none" w:sz="0" w:space="0" w:color="auto"/>
          </w:divBdr>
        </w:div>
        <w:div w:id="1995261044">
          <w:marLeft w:val="640"/>
          <w:marRight w:val="0"/>
          <w:marTop w:val="0"/>
          <w:marBottom w:val="0"/>
          <w:divBdr>
            <w:top w:val="none" w:sz="0" w:space="0" w:color="auto"/>
            <w:left w:val="none" w:sz="0" w:space="0" w:color="auto"/>
            <w:bottom w:val="none" w:sz="0" w:space="0" w:color="auto"/>
            <w:right w:val="none" w:sz="0" w:space="0" w:color="auto"/>
          </w:divBdr>
        </w:div>
        <w:div w:id="826171223">
          <w:marLeft w:val="640"/>
          <w:marRight w:val="0"/>
          <w:marTop w:val="0"/>
          <w:marBottom w:val="0"/>
          <w:divBdr>
            <w:top w:val="none" w:sz="0" w:space="0" w:color="auto"/>
            <w:left w:val="none" w:sz="0" w:space="0" w:color="auto"/>
            <w:bottom w:val="none" w:sz="0" w:space="0" w:color="auto"/>
            <w:right w:val="none" w:sz="0" w:space="0" w:color="auto"/>
          </w:divBdr>
        </w:div>
        <w:div w:id="768817954">
          <w:marLeft w:val="640"/>
          <w:marRight w:val="0"/>
          <w:marTop w:val="0"/>
          <w:marBottom w:val="0"/>
          <w:divBdr>
            <w:top w:val="none" w:sz="0" w:space="0" w:color="auto"/>
            <w:left w:val="none" w:sz="0" w:space="0" w:color="auto"/>
            <w:bottom w:val="none" w:sz="0" w:space="0" w:color="auto"/>
            <w:right w:val="none" w:sz="0" w:space="0" w:color="auto"/>
          </w:divBdr>
        </w:div>
        <w:div w:id="704135425">
          <w:marLeft w:val="640"/>
          <w:marRight w:val="0"/>
          <w:marTop w:val="0"/>
          <w:marBottom w:val="0"/>
          <w:divBdr>
            <w:top w:val="none" w:sz="0" w:space="0" w:color="auto"/>
            <w:left w:val="none" w:sz="0" w:space="0" w:color="auto"/>
            <w:bottom w:val="none" w:sz="0" w:space="0" w:color="auto"/>
            <w:right w:val="none" w:sz="0" w:space="0" w:color="auto"/>
          </w:divBdr>
        </w:div>
        <w:div w:id="1475490731">
          <w:marLeft w:val="640"/>
          <w:marRight w:val="0"/>
          <w:marTop w:val="0"/>
          <w:marBottom w:val="0"/>
          <w:divBdr>
            <w:top w:val="none" w:sz="0" w:space="0" w:color="auto"/>
            <w:left w:val="none" w:sz="0" w:space="0" w:color="auto"/>
            <w:bottom w:val="none" w:sz="0" w:space="0" w:color="auto"/>
            <w:right w:val="none" w:sz="0" w:space="0" w:color="auto"/>
          </w:divBdr>
        </w:div>
        <w:div w:id="798034969">
          <w:marLeft w:val="640"/>
          <w:marRight w:val="0"/>
          <w:marTop w:val="0"/>
          <w:marBottom w:val="0"/>
          <w:divBdr>
            <w:top w:val="none" w:sz="0" w:space="0" w:color="auto"/>
            <w:left w:val="none" w:sz="0" w:space="0" w:color="auto"/>
            <w:bottom w:val="none" w:sz="0" w:space="0" w:color="auto"/>
            <w:right w:val="none" w:sz="0" w:space="0" w:color="auto"/>
          </w:divBdr>
        </w:div>
        <w:div w:id="867790042">
          <w:marLeft w:val="640"/>
          <w:marRight w:val="0"/>
          <w:marTop w:val="0"/>
          <w:marBottom w:val="0"/>
          <w:divBdr>
            <w:top w:val="none" w:sz="0" w:space="0" w:color="auto"/>
            <w:left w:val="none" w:sz="0" w:space="0" w:color="auto"/>
            <w:bottom w:val="none" w:sz="0" w:space="0" w:color="auto"/>
            <w:right w:val="none" w:sz="0" w:space="0" w:color="auto"/>
          </w:divBdr>
        </w:div>
        <w:div w:id="366175053">
          <w:marLeft w:val="640"/>
          <w:marRight w:val="0"/>
          <w:marTop w:val="0"/>
          <w:marBottom w:val="0"/>
          <w:divBdr>
            <w:top w:val="none" w:sz="0" w:space="0" w:color="auto"/>
            <w:left w:val="none" w:sz="0" w:space="0" w:color="auto"/>
            <w:bottom w:val="none" w:sz="0" w:space="0" w:color="auto"/>
            <w:right w:val="none" w:sz="0" w:space="0" w:color="auto"/>
          </w:divBdr>
        </w:div>
        <w:div w:id="494493248">
          <w:marLeft w:val="640"/>
          <w:marRight w:val="0"/>
          <w:marTop w:val="0"/>
          <w:marBottom w:val="0"/>
          <w:divBdr>
            <w:top w:val="none" w:sz="0" w:space="0" w:color="auto"/>
            <w:left w:val="none" w:sz="0" w:space="0" w:color="auto"/>
            <w:bottom w:val="none" w:sz="0" w:space="0" w:color="auto"/>
            <w:right w:val="none" w:sz="0" w:space="0" w:color="auto"/>
          </w:divBdr>
        </w:div>
        <w:div w:id="1354574548">
          <w:marLeft w:val="640"/>
          <w:marRight w:val="0"/>
          <w:marTop w:val="0"/>
          <w:marBottom w:val="0"/>
          <w:divBdr>
            <w:top w:val="none" w:sz="0" w:space="0" w:color="auto"/>
            <w:left w:val="none" w:sz="0" w:space="0" w:color="auto"/>
            <w:bottom w:val="none" w:sz="0" w:space="0" w:color="auto"/>
            <w:right w:val="none" w:sz="0" w:space="0" w:color="auto"/>
          </w:divBdr>
        </w:div>
        <w:div w:id="240067775">
          <w:marLeft w:val="640"/>
          <w:marRight w:val="0"/>
          <w:marTop w:val="0"/>
          <w:marBottom w:val="0"/>
          <w:divBdr>
            <w:top w:val="none" w:sz="0" w:space="0" w:color="auto"/>
            <w:left w:val="none" w:sz="0" w:space="0" w:color="auto"/>
            <w:bottom w:val="none" w:sz="0" w:space="0" w:color="auto"/>
            <w:right w:val="none" w:sz="0" w:space="0" w:color="auto"/>
          </w:divBdr>
        </w:div>
        <w:div w:id="1005548319">
          <w:marLeft w:val="640"/>
          <w:marRight w:val="0"/>
          <w:marTop w:val="0"/>
          <w:marBottom w:val="0"/>
          <w:divBdr>
            <w:top w:val="none" w:sz="0" w:space="0" w:color="auto"/>
            <w:left w:val="none" w:sz="0" w:space="0" w:color="auto"/>
            <w:bottom w:val="none" w:sz="0" w:space="0" w:color="auto"/>
            <w:right w:val="none" w:sz="0" w:space="0" w:color="auto"/>
          </w:divBdr>
        </w:div>
        <w:div w:id="403797626">
          <w:marLeft w:val="640"/>
          <w:marRight w:val="0"/>
          <w:marTop w:val="0"/>
          <w:marBottom w:val="0"/>
          <w:divBdr>
            <w:top w:val="none" w:sz="0" w:space="0" w:color="auto"/>
            <w:left w:val="none" w:sz="0" w:space="0" w:color="auto"/>
            <w:bottom w:val="none" w:sz="0" w:space="0" w:color="auto"/>
            <w:right w:val="none" w:sz="0" w:space="0" w:color="auto"/>
          </w:divBdr>
        </w:div>
        <w:div w:id="1353147297">
          <w:marLeft w:val="640"/>
          <w:marRight w:val="0"/>
          <w:marTop w:val="0"/>
          <w:marBottom w:val="0"/>
          <w:divBdr>
            <w:top w:val="none" w:sz="0" w:space="0" w:color="auto"/>
            <w:left w:val="none" w:sz="0" w:space="0" w:color="auto"/>
            <w:bottom w:val="none" w:sz="0" w:space="0" w:color="auto"/>
            <w:right w:val="none" w:sz="0" w:space="0" w:color="auto"/>
          </w:divBdr>
        </w:div>
        <w:div w:id="1104807186">
          <w:marLeft w:val="640"/>
          <w:marRight w:val="0"/>
          <w:marTop w:val="0"/>
          <w:marBottom w:val="0"/>
          <w:divBdr>
            <w:top w:val="none" w:sz="0" w:space="0" w:color="auto"/>
            <w:left w:val="none" w:sz="0" w:space="0" w:color="auto"/>
            <w:bottom w:val="none" w:sz="0" w:space="0" w:color="auto"/>
            <w:right w:val="none" w:sz="0" w:space="0" w:color="auto"/>
          </w:divBdr>
        </w:div>
        <w:div w:id="393814814">
          <w:marLeft w:val="640"/>
          <w:marRight w:val="0"/>
          <w:marTop w:val="0"/>
          <w:marBottom w:val="0"/>
          <w:divBdr>
            <w:top w:val="none" w:sz="0" w:space="0" w:color="auto"/>
            <w:left w:val="none" w:sz="0" w:space="0" w:color="auto"/>
            <w:bottom w:val="none" w:sz="0" w:space="0" w:color="auto"/>
            <w:right w:val="none" w:sz="0" w:space="0" w:color="auto"/>
          </w:divBdr>
        </w:div>
        <w:div w:id="1519925413">
          <w:marLeft w:val="640"/>
          <w:marRight w:val="0"/>
          <w:marTop w:val="0"/>
          <w:marBottom w:val="0"/>
          <w:divBdr>
            <w:top w:val="none" w:sz="0" w:space="0" w:color="auto"/>
            <w:left w:val="none" w:sz="0" w:space="0" w:color="auto"/>
            <w:bottom w:val="none" w:sz="0" w:space="0" w:color="auto"/>
            <w:right w:val="none" w:sz="0" w:space="0" w:color="auto"/>
          </w:divBdr>
        </w:div>
        <w:div w:id="509568493">
          <w:marLeft w:val="640"/>
          <w:marRight w:val="0"/>
          <w:marTop w:val="0"/>
          <w:marBottom w:val="0"/>
          <w:divBdr>
            <w:top w:val="none" w:sz="0" w:space="0" w:color="auto"/>
            <w:left w:val="none" w:sz="0" w:space="0" w:color="auto"/>
            <w:bottom w:val="none" w:sz="0" w:space="0" w:color="auto"/>
            <w:right w:val="none" w:sz="0" w:space="0" w:color="auto"/>
          </w:divBdr>
        </w:div>
        <w:div w:id="1391222949">
          <w:marLeft w:val="640"/>
          <w:marRight w:val="0"/>
          <w:marTop w:val="0"/>
          <w:marBottom w:val="0"/>
          <w:divBdr>
            <w:top w:val="none" w:sz="0" w:space="0" w:color="auto"/>
            <w:left w:val="none" w:sz="0" w:space="0" w:color="auto"/>
            <w:bottom w:val="none" w:sz="0" w:space="0" w:color="auto"/>
            <w:right w:val="none" w:sz="0" w:space="0" w:color="auto"/>
          </w:divBdr>
        </w:div>
        <w:div w:id="1170755296">
          <w:marLeft w:val="640"/>
          <w:marRight w:val="0"/>
          <w:marTop w:val="0"/>
          <w:marBottom w:val="0"/>
          <w:divBdr>
            <w:top w:val="none" w:sz="0" w:space="0" w:color="auto"/>
            <w:left w:val="none" w:sz="0" w:space="0" w:color="auto"/>
            <w:bottom w:val="none" w:sz="0" w:space="0" w:color="auto"/>
            <w:right w:val="none" w:sz="0" w:space="0" w:color="auto"/>
          </w:divBdr>
        </w:div>
        <w:div w:id="2035496452">
          <w:marLeft w:val="640"/>
          <w:marRight w:val="0"/>
          <w:marTop w:val="0"/>
          <w:marBottom w:val="0"/>
          <w:divBdr>
            <w:top w:val="none" w:sz="0" w:space="0" w:color="auto"/>
            <w:left w:val="none" w:sz="0" w:space="0" w:color="auto"/>
            <w:bottom w:val="none" w:sz="0" w:space="0" w:color="auto"/>
            <w:right w:val="none" w:sz="0" w:space="0" w:color="auto"/>
          </w:divBdr>
        </w:div>
        <w:div w:id="1310742885">
          <w:marLeft w:val="640"/>
          <w:marRight w:val="0"/>
          <w:marTop w:val="0"/>
          <w:marBottom w:val="0"/>
          <w:divBdr>
            <w:top w:val="none" w:sz="0" w:space="0" w:color="auto"/>
            <w:left w:val="none" w:sz="0" w:space="0" w:color="auto"/>
            <w:bottom w:val="none" w:sz="0" w:space="0" w:color="auto"/>
            <w:right w:val="none" w:sz="0" w:space="0" w:color="auto"/>
          </w:divBdr>
        </w:div>
        <w:div w:id="257522759">
          <w:marLeft w:val="640"/>
          <w:marRight w:val="0"/>
          <w:marTop w:val="0"/>
          <w:marBottom w:val="0"/>
          <w:divBdr>
            <w:top w:val="none" w:sz="0" w:space="0" w:color="auto"/>
            <w:left w:val="none" w:sz="0" w:space="0" w:color="auto"/>
            <w:bottom w:val="none" w:sz="0" w:space="0" w:color="auto"/>
            <w:right w:val="none" w:sz="0" w:space="0" w:color="auto"/>
          </w:divBdr>
        </w:div>
        <w:div w:id="1852642710">
          <w:marLeft w:val="640"/>
          <w:marRight w:val="0"/>
          <w:marTop w:val="0"/>
          <w:marBottom w:val="0"/>
          <w:divBdr>
            <w:top w:val="none" w:sz="0" w:space="0" w:color="auto"/>
            <w:left w:val="none" w:sz="0" w:space="0" w:color="auto"/>
            <w:bottom w:val="none" w:sz="0" w:space="0" w:color="auto"/>
            <w:right w:val="none" w:sz="0" w:space="0" w:color="auto"/>
          </w:divBdr>
        </w:div>
        <w:div w:id="696345568">
          <w:marLeft w:val="640"/>
          <w:marRight w:val="0"/>
          <w:marTop w:val="0"/>
          <w:marBottom w:val="0"/>
          <w:divBdr>
            <w:top w:val="none" w:sz="0" w:space="0" w:color="auto"/>
            <w:left w:val="none" w:sz="0" w:space="0" w:color="auto"/>
            <w:bottom w:val="none" w:sz="0" w:space="0" w:color="auto"/>
            <w:right w:val="none" w:sz="0" w:space="0" w:color="auto"/>
          </w:divBdr>
        </w:div>
        <w:div w:id="956062531">
          <w:marLeft w:val="640"/>
          <w:marRight w:val="0"/>
          <w:marTop w:val="0"/>
          <w:marBottom w:val="0"/>
          <w:divBdr>
            <w:top w:val="none" w:sz="0" w:space="0" w:color="auto"/>
            <w:left w:val="none" w:sz="0" w:space="0" w:color="auto"/>
            <w:bottom w:val="none" w:sz="0" w:space="0" w:color="auto"/>
            <w:right w:val="none" w:sz="0" w:space="0" w:color="auto"/>
          </w:divBdr>
        </w:div>
        <w:div w:id="1004549792">
          <w:marLeft w:val="640"/>
          <w:marRight w:val="0"/>
          <w:marTop w:val="0"/>
          <w:marBottom w:val="0"/>
          <w:divBdr>
            <w:top w:val="none" w:sz="0" w:space="0" w:color="auto"/>
            <w:left w:val="none" w:sz="0" w:space="0" w:color="auto"/>
            <w:bottom w:val="none" w:sz="0" w:space="0" w:color="auto"/>
            <w:right w:val="none" w:sz="0" w:space="0" w:color="auto"/>
          </w:divBdr>
        </w:div>
        <w:div w:id="943609518">
          <w:marLeft w:val="640"/>
          <w:marRight w:val="0"/>
          <w:marTop w:val="0"/>
          <w:marBottom w:val="0"/>
          <w:divBdr>
            <w:top w:val="none" w:sz="0" w:space="0" w:color="auto"/>
            <w:left w:val="none" w:sz="0" w:space="0" w:color="auto"/>
            <w:bottom w:val="none" w:sz="0" w:space="0" w:color="auto"/>
            <w:right w:val="none" w:sz="0" w:space="0" w:color="auto"/>
          </w:divBdr>
        </w:div>
        <w:div w:id="2052724012">
          <w:marLeft w:val="640"/>
          <w:marRight w:val="0"/>
          <w:marTop w:val="0"/>
          <w:marBottom w:val="0"/>
          <w:divBdr>
            <w:top w:val="none" w:sz="0" w:space="0" w:color="auto"/>
            <w:left w:val="none" w:sz="0" w:space="0" w:color="auto"/>
            <w:bottom w:val="none" w:sz="0" w:space="0" w:color="auto"/>
            <w:right w:val="none" w:sz="0" w:space="0" w:color="auto"/>
          </w:divBdr>
        </w:div>
        <w:div w:id="923341298">
          <w:marLeft w:val="640"/>
          <w:marRight w:val="0"/>
          <w:marTop w:val="0"/>
          <w:marBottom w:val="0"/>
          <w:divBdr>
            <w:top w:val="none" w:sz="0" w:space="0" w:color="auto"/>
            <w:left w:val="none" w:sz="0" w:space="0" w:color="auto"/>
            <w:bottom w:val="none" w:sz="0" w:space="0" w:color="auto"/>
            <w:right w:val="none" w:sz="0" w:space="0" w:color="auto"/>
          </w:divBdr>
        </w:div>
        <w:div w:id="100534073">
          <w:marLeft w:val="640"/>
          <w:marRight w:val="0"/>
          <w:marTop w:val="0"/>
          <w:marBottom w:val="0"/>
          <w:divBdr>
            <w:top w:val="none" w:sz="0" w:space="0" w:color="auto"/>
            <w:left w:val="none" w:sz="0" w:space="0" w:color="auto"/>
            <w:bottom w:val="none" w:sz="0" w:space="0" w:color="auto"/>
            <w:right w:val="none" w:sz="0" w:space="0" w:color="auto"/>
          </w:divBdr>
        </w:div>
        <w:div w:id="766117077">
          <w:marLeft w:val="640"/>
          <w:marRight w:val="0"/>
          <w:marTop w:val="0"/>
          <w:marBottom w:val="0"/>
          <w:divBdr>
            <w:top w:val="none" w:sz="0" w:space="0" w:color="auto"/>
            <w:left w:val="none" w:sz="0" w:space="0" w:color="auto"/>
            <w:bottom w:val="none" w:sz="0" w:space="0" w:color="auto"/>
            <w:right w:val="none" w:sz="0" w:space="0" w:color="auto"/>
          </w:divBdr>
        </w:div>
        <w:div w:id="1452479398">
          <w:marLeft w:val="640"/>
          <w:marRight w:val="0"/>
          <w:marTop w:val="0"/>
          <w:marBottom w:val="0"/>
          <w:divBdr>
            <w:top w:val="none" w:sz="0" w:space="0" w:color="auto"/>
            <w:left w:val="none" w:sz="0" w:space="0" w:color="auto"/>
            <w:bottom w:val="none" w:sz="0" w:space="0" w:color="auto"/>
            <w:right w:val="none" w:sz="0" w:space="0" w:color="auto"/>
          </w:divBdr>
        </w:div>
        <w:div w:id="1309364443">
          <w:marLeft w:val="640"/>
          <w:marRight w:val="0"/>
          <w:marTop w:val="0"/>
          <w:marBottom w:val="0"/>
          <w:divBdr>
            <w:top w:val="none" w:sz="0" w:space="0" w:color="auto"/>
            <w:left w:val="none" w:sz="0" w:space="0" w:color="auto"/>
            <w:bottom w:val="none" w:sz="0" w:space="0" w:color="auto"/>
            <w:right w:val="none" w:sz="0" w:space="0" w:color="auto"/>
          </w:divBdr>
        </w:div>
        <w:div w:id="63845318">
          <w:marLeft w:val="640"/>
          <w:marRight w:val="0"/>
          <w:marTop w:val="0"/>
          <w:marBottom w:val="0"/>
          <w:divBdr>
            <w:top w:val="none" w:sz="0" w:space="0" w:color="auto"/>
            <w:left w:val="none" w:sz="0" w:space="0" w:color="auto"/>
            <w:bottom w:val="none" w:sz="0" w:space="0" w:color="auto"/>
            <w:right w:val="none" w:sz="0" w:space="0" w:color="auto"/>
          </w:divBdr>
        </w:div>
        <w:div w:id="992875508">
          <w:marLeft w:val="640"/>
          <w:marRight w:val="0"/>
          <w:marTop w:val="0"/>
          <w:marBottom w:val="0"/>
          <w:divBdr>
            <w:top w:val="none" w:sz="0" w:space="0" w:color="auto"/>
            <w:left w:val="none" w:sz="0" w:space="0" w:color="auto"/>
            <w:bottom w:val="none" w:sz="0" w:space="0" w:color="auto"/>
            <w:right w:val="none" w:sz="0" w:space="0" w:color="auto"/>
          </w:divBdr>
        </w:div>
        <w:div w:id="91627513">
          <w:marLeft w:val="640"/>
          <w:marRight w:val="0"/>
          <w:marTop w:val="0"/>
          <w:marBottom w:val="0"/>
          <w:divBdr>
            <w:top w:val="none" w:sz="0" w:space="0" w:color="auto"/>
            <w:left w:val="none" w:sz="0" w:space="0" w:color="auto"/>
            <w:bottom w:val="none" w:sz="0" w:space="0" w:color="auto"/>
            <w:right w:val="none" w:sz="0" w:space="0" w:color="auto"/>
          </w:divBdr>
        </w:div>
      </w:divsChild>
    </w:div>
    <w:div w:id="519591197">
      <w:bodyDiv w:val="1"/>
      <w:marLeft w:val="0"/>
      <w:marRight w:val="0"/>
      <w:marTop w:val="0"/>
      <w:marBottom w:val="0"/>
      <w:divBdr>
        <w:top w:val="none" w:sz="0" w:space="0" w:color="auto"/>
        <w:left w:val="none" w:sz="0" w:space="0" w:color="auto"/>
        <w:bottom w:val="none" w:sz="0" w:space="0" w:color="auto"/>
        <w:right w:val="none" w:sz="0" w:space="0" w:color="auto"/>
      </w:divBdr>
      <w:divsChild>
        <w:div w:id="227501446">
          <w:marLeft w:val="640"/>
          <w:marRight w:val="0"/>
          <w:marTop w:val="0"/>
          <w:marBottom w:val="0"/>
          <w:divBdr>
            <w:top w:val="none" w:sz="0" w:space="0" w:color="auto"/>
            <w:left w:val="none" w:sz="0" w:space="0" w:color="auto"/>
            <w:bottom w:val="none" w:sz="0" w:space="0" w:color="auto"/>
            <w:right w:val="none" w:sz="0" w:space="0" w:color="auto"/>
          </w:divBdr>
        </w:div>
        <w:div w:id="2039089112">
          <w:marLeft w:val="640"/>
          <w:marRight w:val="0"/>
          <w:marTop w:val="0"/>
          <w:marBottom w:val="0"/>
          <w:divBdr>
            <w:top w:val="none" w:sz="0" w:space="0" w:color="auto"/>
            <w:left w:val="none" w:sz="0" w:space="0" w:color="auto"/>
            <w:bottom w:val="none" w:sz="0" w:space="0" w:color="auto"/>
            <w:right w:val="none" w:sz="0" w:space="0" w:color="auto"/>
          </w:divBdr>
        </w:div>
        <w:div w:id="1742288974">
          <w:marLeft w:val="640"/>
          <w:marRight w:val="0"/>
          <w:marTop w:val="0"/>
          <w:marBottom w:val="0"/>
          <w:divBdr>
            <w:top w:val="none" w:sz="0" w:space="0" w:color="auto"/>
            <w:left w:val="none" w:sz="0" w:space="0" w:color="auto"/>
            <w:bottom w:val="none" w:sz="0" w:space="0" w:color="auto"/>
            <w:right w:val="none" w:sz="0" w:space="0" w:color="auto"/>
          </w:divBdr>
        </w:div>
        <w:div w:id="513156347">
          <w:marLeft w:val="640"/>
          <w:marRight w:val="0"/>
          <w:marTop w:val="0"/>
          <w:marBottom w:val="0"/>
          <w:divBdr>
            <w:top w:val="none" w:sz="0" w:space="0" w:color="auto"/>
            <w:left w:val="none" w:sz="0" w:space="0" w:color="auto"/>
            <w:bottom w:val="none" w:sz="0" w:space="0" w:color="auto"/>
            <w:right w:val="none" w:sz="0" w:space="0" w:color="auto"/>
          </w:divBdr>
        </w:div>
        <w:div w:id="1437821458">
          <w:marLeft w:val="640"/>
          <w:marRight w:val="0"/>
          <w:marTop w:val="0"/>
          <w:marBottom w:val="0"/>
          <w:divBdr>
            <w:top w:val="none" w:sz="0" w:space="0" w:color="auto"/>
            <w:left w:val="none" w:sz="0" w:space="0" w:color="auto"/>
            <w:bottom w:val="none" w:sz="0" w:space="0" w:color="auto"/>
            <w:right w:val="none" w:sz="0" w:space="0" w:color="auto"/>
          </w:divBdr>
        </w:div>
        <w:div w:id="1535921674">
          <w:marLeft w:val="640"/>
          <w:marRight w:val="0"/>
          <w:marTop w:val="0"/>
          <w:marBottom w:val="0"/>
          <w:divBdr>
            <w:top w:val="none" w:sz="0" w:space="0" w:color="auto"/>
            <w:left w:val="none" w:sz="0" w:space="0" w:color="auto"/>
            <w:bottom w:val="none" w:sz="0" w:space="0" w:color="auto"/>
            <w:right w:val="none" w:sz="0" w:space="0" w:color="auto"/>
          </w:divBdr>
        </w:div>
        <w:div w:id="2045402419">
          <w:marLeft w:val="640"/>
          <w:marRight w:val="0"/>
          <w:marTop w:val="0"/>
          <w:marBottom w:val="0"/>
          <w:divBdr>
            <w:top w:val="none" w:sz="0" w:space="0" w:color="auto"/>
            <w:left w:val="none" w:sz="0" w:space="0" w:color="auto"/>
            <w:bottom w:val="none" w:sz="0" w:space="0" w:color="auto"/>
            <w:right w:val="none" w:sz="0" w:space="0" w:color="auto"/>
          </w:divBdr>
        </w:div>
        <w:div w:id="66806588">
          <w:marLeft w:val="640"/>
          <w:marRight w:val="0"/>
          <w:marTop w:val="0"/>
          <w:marBottom w:val="0"/>
          <w:divBdr>
            <w:top w:val="none" w:sz="0" w:space="0" w:color="auto"/>
            <w:left w:val="none" w:sz="0" w:space="0" w:color="auto"/>
            <w:bottom w:val="none" w:sz="0" w:space="0" w:color="auto"/>
            <w:right w:val="none" w:sz="0" w:space="0" w:color="auto"/>
          </w:divBdr>
        </w:div>
        <w:div w:id="400716309">
          <w:marLeft w:val="640"/>
          <w:marRight w:val="0"/>
          <w:marTop w:val="0"/>
          <w:marBottom w:val="0"/>
          <w:divBdr>
            <w:top w:val="none" w:sz="0" w:space="0" w:color="auto"/>
            <w:left w:val="none" w:sz="0" w:space="0" w:color="auto"/>
            <w:bottom w:val="none" w:sz="0" w:space="0" w:color="auto"/>
            <w:right w:val="none" w:sz="0" w:space="0" w:color="auto"/>
          </w:divBdr>
        </w:div>
        <w:div w:id="1130366674">
          <w:marLeft w:val="640"/>
          <w:marRight w:val="0"/>
          <w:marTop w:val="0"/>
          <w:marBottom w:val="0"/>
          <w:divBdr>
            <w:top w:val="none" w:sz="0" w:space="0" w:color="auto"/>
            <w:left w:val="none" w:sz="0" w:space="0" w:color="auto"/>
            <w:bottom w:val="none" w:sz="0" w:space="0" w:color="auto"/>
            <w:right w:val="none" w:sz="0" w:space="0" w:color="auto"/>
          </w:divBdr>
        </w:div>
        <w:div w:id="533737299">
          <w:marLeft w:val="640"/>
          <w:marRight w:val="0"/>
          <w:marTop w:val="0"/>
          <w:marBottom w:val="0"/>
          <w:divBdr>
            <w:top w:val="none" w:sz="0" w:space="0" w:color="auto"/>
            <w:left w:val="none" w:sz="0" w:space="0" w:color="auto"/>
            <w:bottom w:val="none" w:sz="0" w:space="0" w:color="auto"/>
            <w:right w:val="none" w:sz="0" w:space="0" w:color="auto"/>
          </w:divBdr>
        </w:div>
        <w:div w:id="351616303">
          <w:marLeft w:val="640"/>
          <w:marRight w:val="0"/>
          <w:marTop w:val="0"/>
          <w:marBottom w:val="0"/>
          <w:divBdr>
            <w:top w:val="none" w:sz="0" w:space="0" w:color="auto"/>
            <w:left w:val="none" w:sz="0" w:space="0" w:color="auto"/>
            <w:bottom w:val="none" w:sz="0" w:space="0" w:color="auto"/>
            <w:right w:val="none" w:sz="0" w:space="0" w:color="auto"/>
          </w:divBdr>
        </w:div>
        <w:div w:id="1107584126">
          <w:marLeft w:val="640"/>
          <w:marRight w:val="0"/>
          <w:marTop w:val="0"/>
          <w:marBottom w:val="0"/>
          <w:divBdr>
            <w:top w:val="none" w:sz="0" w:space="0" w:color="auto"/>
            <w:left w:val="none" w:sz="0" w:space="0" w:color="auto"/>
            <w:bottom w:val="none" w:sz="0" w:space="0" w:color="auto"/>
            <w:right w:val="none" w:sz="0" w:space="0" w:color="auto"/>
          </w:divBdr>
        </w:div>
        <w:div w:id="1838037142">
          <w:marLeft w:val="640"/>
          <w:marRight w:val="0"/>
          <w:marTop w:val="0"/>
          <w:marBottom w:val="0"/>
          <w:divBdr>
            <w:top w:val="none" w:sz="0" w:space="0" w:color="auto"/>
            <w:left w:val="none" w:sz="0" w:space="0" w:color="auto"/>
            <w:bottom w:val="none" w:sz="0" w:space="0" w:color="auto"/>
            <w:right w:val="none" w:sz="0" w:space="0" w:color="auto"/>
          </w:divBdr>
        </w:div>
        <w:div w:id="1870029517">
          <w:marLeft w:val="640"/>
          <w:marRight w:val="0"/>
          <w:marTop w:val="0"/>
          <w:marBottom w:val="0"/>
          <w:divBdr>
            <w:top w:val="none" w:sz="0" w:space="0" w:color="auto"/>
            <w:left w:val="none" w:sz="0" w:space="0" w:color="auto"/>
            <w:bottom w:val="none" w:sz="0" w:space="0" w:color="auto"/>
            <w:right w:val="none" w:sz="0" w:space="0" w:color="auto"/>
          </w:divBdr>
        </w:div>
        <w:div w:id="15010647">
          <w:marLeft w:val="640"/>
          <w:marRight w:val="0"/>
          <w:marTop w:val="0"/>
          <w:marBottom w:val="0"/>
          <w:divBdr>
            <w:top w:val="none" w:sz="0" w:space="0" w:color="auto"/>
            <w:left w:val="none" w:sz="0" w:space="0" w:color="auto"/>
            <w:bottom w:val="none" w:sz="0" w:space="0" w:color="auto"/>
            <w:right w:val="none" w:sz="0" w:space="0" w:color="auto"/>
          </w:divBdr>
        </w:div>
        <w:div w:id="600141317">
          <w:marLeft w:val="640"/>
          <w:marRight w:val="0"/>
          <w:marTop w:val="0"/>
          <w:marBottom w:val="0"/>
          <w:divBdr>
            <w:top w:val="none" w:sz="0" w:space="0" w:color="auto"/>
            <w:left w:val="none" w:sz="0" w:space="0" w:color="auto"/>
            <w:bottom w:val="none" w:sz="0" w:space="0" w:color="auto"/>
            <w:right w:val="none" w:sz="0" w:space="0" w:color="auto"/>
          </w:divBdr>
        </w:div>
        <w:div w:id="1579363004">
          <w:marLeft w:val="640"/>
          <w:marRight w:val="0"/>
          <w:marTop w:val="0"/>
          <w:marBottom w:val="0"/>
          <w:divBdr>
            <w:top w:val="none" w:sz="0" w:space="0" w:color="auto"/>
            <w:left w:val="none" w:sz="0" w:space="0" w:color="auto"/>
            <w:bottom w:val="none" w:sz="0" w:space="0" w:color="auto"/>
            <w:right w:val="none" w:sz="0" w:space="0" w:color="auto"/>
          </w:divBdr>
        </w:div>
        <w:div w:id="180321561">
          <w:marLeft w:val="640"/>
          <w:marRight w:val="0"/>
          <w:marTop w:val="0"/>
          <w:marBottom w:val="0"/>
          <w:divBdr>
            <w:top w:val="none" w:sz="0" w:space="0" w:color="auto"/>
            <w:left w:val="none" w:sz="0" w:space="0" w:color="auto"/>
            <w:bottom w:val="none" w:sz="0" w:space="0" w:color="auto"/>
            <w:right w:val="none" w:sz="0" w:space="0" w:color="auto"/>
          </w:divBdr>
        </w:div>
        <w:div w:id="1198397099">
          <w:marLeft w:val="640"/>
          <w:marRight w:val="0"/>
          <w:marTop w:val="0"/>
          <w:marBottom w:val="0"/>
          <w:divBdr>
            <w:top w:val="none" w:sz="0" w:space="0" w:color="auto"/>
            <w:left w:val="none" w:sz="0" w:space="0" w:color="auto"/>
            <w:bottom w:val="none" w:sz="0" w:space="0" w:color="auto"/>
            <w:right w:val="none" w:sz="0" w:space="0" w:color="auto"/>
          </w:divBdr>
        </w:div>
        <w:div w:id="492337250">
          <w:marLeft w:val="640"/>
          <w:marRight w:val="0"/>
          <w:marTop w:val="0"/>
          <w:marBottom w:val="0"/>
          <w:divBdr>
            <w:top w:val="none" w:sz="0" w:space="0" w:color="auto"/>
            <w:left w:val="none" w:sz="0" w:space="0" w:color="auto"/>
            <w:bottom w:val="none" w:sz="0" w:space="0" w:color="auto"/>
            <w:right w:val="none" w:sz="0" w:space="0" w:color="auto"/>
          </w:divBdr>
        </w:div>
        <w:div w:id="1714576746">
          <w:marLeft w:val="640"/>
          <w:marRight w:val="0"/>
          <w:marTop w:val="0"/>
          <w:marBottom w:val="0"/>
          <w:divBdr>
            <w:top w:val="none" w:sz="0" w:space="0" w:color="auto"/>
            <w:left w:val="none" w:sz="0" w:space="0" w:color="auto"/>
            <w:bottom w:val="none" w:sz="0" w:space="0" w:color="auto"/>
            <w:right w:val="none" w:sz="0" w:space="0" w:color="auto"/>
          </w:divBdr>
        </w:div>
        <w:div w:id="1551576328">
          <w:marLeft w:val="640"/>
          <w:marRight w:val="0"/>
          <w:marTop w:val="0"/>
          <w:marBottom w:val="0"/>
          <w:divBdr>
            <w:top w:val="none" w:sz="0" w:space="0" w:color="auto"/>
            <w:left w:val="none" w:sz="0" w:space="0" w:color="auto"/>
            <w:bottom w:val="none" w:sz="0" w:space="0" w:color="auto"/>
            <w:right w:val="none" w:sz="0" w:space="0" w:color="auto"/>
          </w:divBdr>
        </w:div>
        <w:div w:id="308831472">
          <w:marLeft w:val="640"/>
          <w:marRight w:val="0"/>
          <w:marTop w:val="0"/>
          <w:marBottom w:val="0"/>
          <w:divBdr>
            <w:top w:val="none" w:sz="0" w:space="0" w:color="auto"/>
            <w:left w:val="none" w:sz="0" w:space="0" w:color="auto"/>
            <w:bottom w:val="none" w:sz="0" w:space="0" w:color="auto"/>
            <w:right w:val="none" w:sz="0" w:space="0" w:color="auto"/>
          </w:divBdr>
        </w:div>
        <w:div w:id="2072269151">
          <w:marLeft w:val="640"/>
          <w:marRight w:val="0"/>
          <w:marTop w:val="0"/>
          <w:marBottom w:val="0"/>
          <w:divBdr>
            <w:top w:val="none" w:sz="0" w:space="0" w:color="auto"/>
            <w:left w:val="none" w:sz="0" w:space="0" w:color="auto"/>
            <w:bottom w:val="none" w:sz="0" w:space="0" w:color="auto"/>
            <w:right w:val="none" w:sz="0" w:space="0" w:color="auto"/>
          </w:divBdr>
        </w:div>
        <w:div w:id="1401516995">
          <w:marLeft w:val="640"/>
          <w:marRight w:val="0"/>
          <w:marTop w:val="0"/>
          <w:marBottom w:val="0"/>
          <w:divBdr>
            <w:top w:val="none" w:sz="0" w:space="0" w:color="auto"/>
            <w:left w:val="none" w:sz="0" w:space="0" w:color="auto"/>
            <w:bottom w:val="none" w:sz="0" w:space="0" w:color="auto"/>
            <w:right w:val="none" w:sz="0" w:space="0" w:color="auto"/>
          </w:divBdr>
        </w:div>
        <w:div w:id="924649903">
          <w:marLeft w:val="640"/>
          <w:marRight w:val="0"/>
          <w:marTop w:val="0"/>
          <w:marBottom w:val="0"/>
          <w:divBdr>
            <w:top w:val="none" w:sz="0" w:space="0" w:color="auto"/>
            <w:left w:val="none" w:sz="0" w:space="0" w:color="auto"/>
            <w:bottom w:val="none" w:sz="0" w:space="0" w:color="auto"/>
            <w:right w:val="none" w:sz="0" w:space="0" w:color="auto"/>
          </w:divBdr>
        </w:div>
        <w:div w:id="158271147">
          <w:marLeft w:val="640"/>
          <w:marRight w:val="0"/>
          <w:marTop w:val="0"/>
          <w:marBottom w:val="0"/>
          <w:divBdr>
            <w:top w:val="none" w:sz="0" w:space="0" w:color="auto"/>
            <w:left w:val="none" w:sz="0" w:space="0" w:color="auto"/>
            <w:bottom w:val="none" w:sz="0" w:space="0" w:color="auto"/>
            <w:right w:val="none" w:sz="0" w:space="0" w:color="auto"/>
          </w:divBdr>
        </w:div>
        <w:div w:id="1311011166">
          <w:marLeft w:val="640"/>
          <w:marRight w:val="0"/>
          <w:marTop w:val="0"/>
          <w:marBottom w:val="0"/>
          <w:divBdr>
            <w:top w:val="none" w:sz="0" w:space="0" w:color="auto"/>
            <w:left w:val="none" w:sz="0" w:space="0" w:color="auto"/>
            <w:bottom w:val="none" w:sz="0" w:space="0" w:color="auto"/>
            <w:right w:val="none" w:sz="0" w:space="0" w:color="auto"/>
          </w:divBdr>
        </w:div>
        <w:div w:id="1461731340">
          <w:marLeft w:val="640"/>
          <w:marRight w:val="0"/>
          <w:marTop w:val="0"/>
          <w:marBottom w:val="0"/>
          <w:divBdr>
            <w:top w:val="none" w:sz="0" w:space="0" w:color="auto"/>
            <w:left w:val="none" w:sz="0" w:space="0" w:color="auto"/>
            <w:bottom w:val="none" w:sz="0" w:space="0" w:color="auto"/>
            <w:right w:val="none" w:sz="0" w:space="0" w:color="auto"/>
          </w:divBdr>
        </w:div>
        <w:div w:id="890385956">
          <w:marLeft w:val="640"/>
          <w:marRight w:val="0"/>
          <w:marTop w:val="0"/>
          <w:marBottom w:val="0"/>
          <w:divBdr>
            <w:top w:val="none" w:sz="0" w:space="0" w:color="auto"/>
            <w:left w:val="none" w:sz="0" w:space="0" w:color="auto"/>
            <w:bottom w:val="none" w:sz="0" w:space="0" w:color="auto"/>
            <w:right w:val="none" w:sz="0" w:space="0" w:color="auto"/>
          </w:divBdr>
        </w:div>
        <w:div w:id="282075281">
          <w:marLeft w:val="640"/>
          <w:marRight w:val="0"/>
          <w:marTop w:val="0"/>
          <w:marBottom w:val="0"/>
          <w:divBdr>
            <w:top w:val="none" w:sz="0" w:space="0" w:color="auto"/>
            <w:left w:val="none" w:sz="0" w:space="0" w:color="auto"/>
            <w:bottom w:val="none" w:sz="0" w:space="0" w:color="auto"/>
            <w:right w:val="none" w:sz="0" w:space="0" w:color="auto"/>
          </w:divBdr>
        </w:div>
        <w:div w:id="1626349756">
          <w:marLeft w:val="640"/>
          <w:marRight w:val="0"/>
          <w:marTop w:val="0"/>
          <w:marBottom w:val="0"/>
          <w:divBdr>
            <w:top w:val="none" w:sz="0" w:space="0" w:color="auto"/>
            <w:left w:val="none" w:sz="0" w:space="0" w:color="auto"/>
            <w:bottom w:val="none" w:sz="0" w:space="0" w:color="auto"/>
            <w:right w:val="none" w:sz="0" w:space="0" w:color="auto"/>
          </w:divBdr>
        </w:div>
        <w:div w:id="1343243805">
          <w:marLeft w:val="640"/>
          <w:marRight w:val="0"/>
          <w:marTop w:val="0"/>
          <w:marBottom w:val="0"/>
          <w:divBdr>
            <w:top w:val="none" w:sz="0" w:space="0" w:color="auto"/>
            <w:left w:val="none" w:sz="0" w:space="0" w:color="auto"/>
            <w:bottom w:val="none" w:sz="0" w:space="0" w:color="auto"/>
            <w:right w:val="none" w:sz="0" w:space="0" w:color="auto"/>
          </w:divBdr>
        </w:div>
        <w:div w:id="1476412415">
          <w:marLeft w:val="640"/>
          <w:marRight w:val="0"/>
          <w:marTop w:val="0"/>
          <w:marBottom w:val="0"/>
          <w:divBdr>
            <w:top w:val="none" w:sz="0" w:space="0" w:color="auto"/>
            <w:left w:val="none" w:sz="0" w:space="0" w:color="auto"/>
            <w:bottom w:val="none" w:sz="0" w:space="0" w:color="auto"/>
            <w:right w:val="none" w:sz="0" w:space="0" w:color="auto"/>
          </w:divBdr>
        </w:div>
        <w:div w:id="443421663">
          <w:marLeft w:val="640"/>
          <w:marRight w:val="0"/>
          <w:marTop w:val="0"/>
          <w:marBottom w:val="0"/>
          <w:divBdr>
            <w:top w:val="none" w:sz="0" w:space="0" w:color="auto"/>
            <w:left w:val="none" w:sz="0" w:space="0" w:color="auto"/>
            <w:bottom w:val="none" w:sz="0" w:space="0" w:color="auto"/>
            <w:right w:val="none" w:sz="0" w:space="0" w:color="auto"/>
          </w:divBdr>
        </w:div>
        <w:div w:id="1432162003">
          <w:marLeft w:val="640"/>
          <w:marRight w:val="0"/>
          <w:marTop w:val="0"/>
          <w:marBottom w:val="0"/>
          <w:divBdr>
            <w:top w:val="none" w:sz="0" w:space="0" w:color="auto"/>
            <w:left w:val="none" w:sz="0" w:space="0" w:color="auto"/>
            <w:bottom w:val="none" w:sz="0" w:space="0" w:color="auto"/>
            <w:right w:val="none" w:sz="0" w:space="0" w:color="auto"/>
          </w:divBdr>
        </w:div>
        <w:div w:id="1193811559">
          <w:marLeft w:val="640"/>
          <w:marRight w:val="0"/>
          <w:marTop w:val="0"/>
          <w:marBottom w:val="0"/>
          <w:divBdr>
            <w:top w:val="none" w:sz="0" w:space="0" w:color="auto"/>
            <w:left w:val="none" w:sz="0" w:space="0" w:color="auto"/>
            <w:bottom w:val="none" w:sz="0" w:space="0" w:color="auto"/>
            <w:right w:val="none" w:sz="0" w:space="0" w:color="auto"/>
          </w:divBdr>
        </w:div>
        <w:div w:id="1477725417">
          <w:marLeft w:val="640"/>
          <w:marRight w:val="0"/>
          <w:marTop w:val="0"/>
          <w:marBottom w:val="0"/>
          <w:divBdr>
            <w:top w:val="none" w:sz="0" w:space="0" w:color="auto"/>
            <w:left w:val="none" w:sz="0" w:space="0" w:color="auto"/>
            <w:bottom w:val="none" w:sz="0" w:space="0" w:color="auto"/>
            <w:right w:val="none" w:sz="0" w:space="0" w:color="auto"/>
          </w:divBdr>
        </w:div>
        <w:div w:id="382799454">
          <w:marLeft w:val="640"/>
          <w:marRight w:val="0"/>
          <w:marTop w:val="0"/>
          <w:marBottom w:val="0"/>
          <w:divBdr>
            <w:top w:val="none" w:sz="0" w:space="0" w:color="auto"/>
            <w:left w:val="none" w:sz="0" w:space="0" w:color="auto"/>
            <w:bottom w:val="none" w:sz="0" w:space="0" w:color="auto"/>
            <w:right w:val="none" w:sz="0" w:space="0" w:color="auto"/>
          </w:divBdr>
        </w:div>
        <w:div w:id="739253292">
          <w:marLeft w:val="640"/>
          <w:marRight w:val="0"/>
          <w:marTop w:val="0"/>
          <w:marBottom w:val="0"/>
          <w:divBdr>
            <w:top w:val="none" w:sz="0" w:space="0" w:color="auto"/>
            <w:left w:val="none" w:sz="0" w:space="0" w:color="auto"/>
            <w:bottom w:val="none" w:sz="0" w:space="0" w:color="auto"/>
            <w:right w:val="none" w:sz="0" w:space="0" w:color="auto"/>
          </w:divBdr>
        </w:div>
        <w:div w:id="1477723412">
          <w:marLeft w:val="640"/>
          <w:marRight w:val="0"/>
          <w:marTop w:val="0"/>
          <w:marBottom w:val="0"/>
          <w:divBdr>
            <w:top w:val="none" w:sz="0" w:space="0" w:color="auto"/>
            <w:left w:val="none" w:sz="0" w:space="0" w:color="auto"/>
            <w:bottom w:val="none" w:sz="0" w:space="0" w:color="auto"/>
            <w:right w:val="none" w:sz="0" w:space="0" w:color="auto"/>
          </w:divBdr>
        </w:div>
        <w:div w:id="856504687">
          <w:marLeft w:val="640"/>
          <w:marRight w:val="0"/>
          <w:marTop w:val="0"/>
          <w:marBottom w:val="0"/>
          <w:divBdr>
            <w:top w:val="none" w:sz="0" w:space="0" w:color="auto"/>
            <w:left w:val="none" w:sz="0" w:space="0" w:color="auto"/>
            <w:bottom w:val="none" w:sz="0" w:space="0" w:color="auto"/>
            <w:right w:val="none" w:sz="0" w:space="0" w:color="auto"/>
          </w:divBdr>
        </w:div>
        <w:div w:id="1994604157">
          <w:marLeft w:val="640"/>
          <w:marRight w:val="0"/>
          <w:marTop w:val="0"/>
          <w:marBottom w:val="0"/>
          <w:divBdr>
            <w:top w:val="none" w:sz="0" w:space="0" w:color="auto"/>
            <w:left w:val="none" w:sz="0" w:space="0" w:color="auto"/>
            <w:bottom w:val="none" w:sz="0" w:space="0" w:color="auto"/>
            <w:right w:val="none" w:sz="0" w:space="0" w:color="auto"/>
          </w:divBdr>
        </w:div>
        <w:div w:id="1255212470">
          <w:marLeft w:val="640"/>
          <w:marRight w:val="0"/>
          <w:marTop w:val="0"/>
          <w:marBottom w:val="0"/>
          <w:divBdr>
            <w:top w:val="none" w:sz="0" w:space="0" w:color="auto"/>
            <w:left w:val="none" w:sz="0" w:space="0" w:color="auto"/>
            <w:bottom w:val="none" w:sz="0" w:space="0" w:color="auto"/>
            <w:right w:val="none" w:sz="0" w:space="0" w:color="auto"/>
          </w:divBdr>
        </w:div>
        <w:div w:id="501355902">
          <w:marLeft w:val="640"/>
          <w:marRight w:val="0"/>
          <w:marTop w:val="0"/>
          <w:marBottom w:val="0"/>
          <w:divBdr>
            <w:top w:val="none" w:sz="0" w:space="0" w:color="auto"/>
            <w:left w:val="none" w:sz="0" w:space="0" w:color="auto"/>
            <w:bottom w:val="none" w:sz="0" w:space="0" w:color="auto"/>
            <w:right w:val="none" w:sz="0" w:space="0" w:color="auto"/>
          </w:divBdr>
        </w:div>
        <w:div w:id="234241249">
          <w:marLeft w:val="640"/>
          <w:marRight w:val="0"/>
          <w:marTop w:val="0"/>
          <w:marBottom w:val="0"/>
          <w:divBdr>
            <w:top w:val="none" w:sz="0" w:space="0" w:color="auto"/>
            <w:left w:val="none" w:sz="0" w:space="0" w:color="auto"/>
            <w:bottom w:val="none" w:sz="0" w:space="0" w:color="auto"/>
            <w:right w:val="none" w:sz="0" w:space="0" w:color="auto"/>
          </w:divBdr>
        </w:div>
        <w:div w:id="429129835">
          <w:marLeft w:val="640"/>
          <w:marRight w:val="0"/>
          <w:marTop w:val="0"/>
          <w:marBottom w:val="0"/>
          <w:divBdr>
            <w:top w:val="none" w:sz="0" w:space="0" w:color="auto"/>
            <w:left w:val="none" w:sz="0" w:space="0" w:color="auto"/>
            <w:bottom w:val="none" w:sz="0" w:space="0" w:color="auto"/>
            <w:right w:val="none" w:sz="0" w:space="0" w:color="auto"/>
          </w:divBdr>
        </w:div>
        <w:div w:id="463548591">
          <w:marLeft w:val="640"/>
          <w:marRight w:val="0"/>
          <w:marTop w:val="0"/>
          <w:marBottom w:val="0"/>
          <w:divBdr>
            <w:top w:val="none" w:sz="0" w:space="0" w:color="auto"/>
            <w:left w:val="none" w:sz="0" w:space="0" w:color="auto"/>
            <w:bottom w:val="none" w:sz="0" w:space="0" w:color="auto"/>
            <w:right w:val="none" w:sz="0" w:space="0" w:color="auto"/>
          </w:divBdr>
        </w:div>
        <w:div w:id="1270233073">
          <w:marLeft w:val="640"/>
          <w:marRight w:val="0"/>
          <w:marTop w:val="0"/>
          <w:marBottom w:val="0"/>
          <w:divBdr>
            <w:top w:val="none" w:sz="0" w:space="0" w:color="auto"/>
            <w:left w:val="none" w:sz="0" w:space="0" w:color="auto"/>
            <w:bottom w:val="none" w:sz="0" w:space="0" w:color="auto"/>
            <w:right w:val="none" w:sz="0" w:space="0" w:color="auto"/>
          </w:divBdr>
        </w:div>
        <w:div w:id="640623599">
          <w:marLeft w:val="640"/>
          <w:marRight w:val="0"/>
          <w:marTop w:val="0"/>
          <w:marBottom w:val="0"/>
          <w:divBdr>
            <w:top w:val="none" w:sz="0" w:space="0" w:color="auto"/>
            <w:left w:val="none" w:sz="0" w:space="0" w:color="auto"/>
            <w:bottom w:val="none" w:sz="0" w:space="0" w:color="auto"/>
            <w:right w:val="none" w:sz="0" w:space="0" w:color="auto"/>
          </w:divBdr>
        </w:div>
        <w:div w:id="669258899">
          <w:marLeft w:val="640"/>
          <w:marRight w:val="0"/>
          <w:marTop w:val="0"/>
          <w:marBottom w:val="0"/>
          <w:divBdr>
            <w:top w:val="none" w:sz="0" w:space="0" w:color="auto"/>
            <w:left w:val="none" w:sz="0" w:space="0" w:color="auto"/>
            <w:bottom w:val="none" w:sz="0" w:space="0" w:color="auto"/>
            <w:right w:val="none" w:sz="0" w:space="0" w:color="auto"/>
          </w:divBdr>
        </w:div>
        <w:div w:id="1367411051">
          <w:marLeft w:val="640"/>
          <w:marRight w:val="0"/>
          <w:marTop w:val="0"/>
          <w:marBottom w:val="0"/>
          <w:divBdr>
            <w:top w:val="none" w:sz="0" w:space="0" w:color="auto"/>
            <w:left w:val="none" w:sz="0" w:space="0" w:color="auto"/>
            <w:bottom w:val="none" w:sz="0" w:space="0" w:color="auto"/>
            <w:right w:val="none" w:sz="0" w:space="0" w:color="auto"/>
          </w:divBdr>
        </w:div>
        <w:div w:id="1437552897">
          <w:marLeft w:val="640"/>
          <w:marRight w:val="0"/>
          <w:marTop w:val="0"/>
          <w:marBottom w:val="0"/>
          <w:divBdr>
            <w:top w:val="none" w:sz="0" w:space="0" w:color="auto"/>
            <w:left w:val="none" w:sz="0" w:space="0" w:color="auto"/>
            <w:bottom w:val="none" w:sz="0" w:space="0" w:color="auto"/>
            <w:right w:val="none" w:sz="0" w:space="0" w:color="auto"/>
          </w:divBdr>
        </w:div>
        <w:div w:id="799886580">
          <w:marLeft w:val="640"/>
          <w:marRight w:val="0"/>
          <w:marTop w:val="0"/>
          <w:marBottom w:val="0"/>
          <w:divBdr>
            <w:top w:val="none" w:sz="0" w:space="0" w:color="auto"/>
            <w:left w:val="none" w:sz="0" w:space="0" w:color="auto"/>
            <w:bottom w:val="none" w:sz="0" w:space="0" w:color="auto"/>
            <w:right w:val="none" w:sz="0" w:space="0" w:color="auto"/>
          </w:divBdr>
        </w:div>
        <w:div w:id="1035040460">
          <w:marLeft w:val="640"/>
          <w:marRight w:val="0"/>
          <w:marTop w:val="0"/>
          <w:marBottom w:val="0"/>
          <w:divBdr>
            <w:top w:val="none" w:sz="0" w:space="0" w:color="auto"/>
            <w:left w:val="none" w:sz="0" w:space="0" w:color="auto"/>
            <w:bottom w:val="none" w:sz="0" w:space="0" w:color="auto"/>
            <w:right w:val="none" w:sz="0" w:space="0" w:color="auto"/>
          </w:divBdr>
        </w:div>
        <w:div w:id="693189554">
          <w:marLeft w:val="640"/>
          <w:marRight w:val="0"/>
          <w:marTop w:val="0"/>
          <w:marBottom w:val="0"/>
          <w:divBdr>
            <w:top w:val="none" w:sz="0" w:space="0" w:color="auto"/>
            <w:left w:val="none" w:sz="0" w:space="0" w:color="auto"/>
            <w:bottom w:val="none" w:sz="0" w:space="0" w:color="auto"/>
            <w:right w:val="none" w:sz="0" w:space="0" w:color="auto"/>
          </w:divBdr>
        </w:div>
        <w:div w:id="1055927854">
          <w:marLeft w:val="640"/>
          <w:marRight w:val="0"/>
          <w:marTop w:val="0"/>
          <w:marBottom w:val="0"/>
          <w:divBdr>
            <w:top w:val="none" w:sz="0" w:space="0" w:color="auto"/>
            <w:left w:val="none" w:sz="0" w:space="0" w:color="auto"/>
            <w:bottom w:val="none" w:sz="0" w:space="0" w:color="auto"/>
            <w:right w:val="none" w:sz="0" w:space="0" w:color="auto"/>
          </w:divBdr>
        </w:div>
        <w:div w:id="599874359">
          <w:marLeft w:val="640"/>
          <w:marRight w:val="0"/>
          <w:marTop w:val="0"/>
          <w:marBottom w:val="0"/>
          <w:divBdr>
            <w:top w:val="none" w:sz="0" w:space="0" w:color="auto"/>
            <w:left w:val="none" w:sz="0" w:space="0" w:color="auto"/>
            <w:bottom w:val="none" w:sz="0" w:space="0" w:color="auto"/>
            <w:right w:val="none" w:sz="0" w:space="0" w:color="auto"/>
          </w:divBdr>
        </w:div>
        <w:div w:id="1757705763">
          <w:marLeft w:val="640"/>
          <w:marRight w:val="0"/>
          <w:marTop w:val="0"/>
          <w:marBottom w:val="0"/>
          <w:divBdr>
            <w:top w:val="none" w:sz="0" w:space="0" w:color="auto"/>
            <w:left w:val="none" w:sz="0" w:space="0" w:color="auto"/>
            <w:bottom w:val="none" w:sz="0" w:space="0" w:color="auto"/>
            <w:right w:val="none" w:sz="0" w:space="0" w:color="auto"/>
          </w:divBdr>
        </w:div>
        <w:div w:id="1203592726">
          <w:marLeft w:val="640"/>
          <w:marRight w:val="0"/>
          <w:marTop w:val="0"/>
          <w:marBottom w:val="0"/>
          <w:divBdr>
            <w:top w:val="none" w:sz="0" w:space="0" w:color="auto"/>
            <w:left w:val="none" w:sz="0" w:space="0" w:color="auto"/>
            <w:bottom w:val="none" w:sz="0" w:space="0" w:color="auto"/>
            <w:right w:val="none" w:sz="0" w:space="0" w:color="auto"/>
          </w:divBdr>
        </w:div>
        <w:div w:id="676689276">
          <w:marLeft w:val="640"/>
          <w:marRight w:val="0"/>
          <w:marTop w:val="0"/>
          <w:marBottom w:val="0"/>
          <w:divBdr>
            <w:top w:val="none" w:sz="0" w:space="0" w:color="auto"/>
            <w:left w:val="none" w:sz="0" w:space="0" w:color="auto"/>
            <w:bottom w:val="none" w:sz="0" w:space="0" w:color="auto"/>
            <w:right w:val="none" w:sz="0" w:space="0" w:color="auto"/>
          </w:divBdr>
        </w:div>
        <w:div w:id="801075008">
          <w:marLeft w:val="640"/>
          <w:marRight w:val="0"/>
          <w:marTop w:val="0"/>
          <w:marBottom w:val="0"/>
          <w:divBdr>
            <w:top w:val="none" w:sz="0" w:space="0" w:color="auto"/>
            <w:left w:val="none" w:sz="0" w:space="0" w:color="auto"/>
            <w:bottom w:val="none" w:sz="0" w:space="0" w:color="auto"/>
            <w:right w:val="none" w:sz="0" w:space="0" w:color="auto"/>
          </w:divBdr>
        </w:div>
        <w:div w:id="192571125">
          <w:marLeft w:val="640"/>
          <w:marRight w:val="0"/>
          <w:marTop w:val="0"/>
          <w:marBottom w:val="0"/>
          <w:divBdr>
            <w:top w:val="none" w:sz="0" w:space="0" w:color="auto"/>
            <w:left w:val="none" w:sz="0" w:space="0" w:color="auto"/>
            <w:bottom w:val="none" w:sz="0" w:space="0" w:color="auto"/>
            <w:right w:val="none" w:sz="0" w:space="0" w:color="auto"/>
          </w:divBdr>
        </w:div>
        <w:div w:id="1761755687">
          <w:marLeft w:val="640"/>
          <w:marRight w:val="0"/>
          <w:marTop w:val="0"/>
          <w:marBottom w:val="0"/>
          <w:divBdr>
            <w:top w:val="none" w:sz="0" w:space="0" w:color="auto"/>
            <w:left w:val="none" w:sz="0" w:space="0" w:color="auto"/>
            <w:bottom w:val="none" w:sz="0" w:space="0" w:color="auto"/>
            <w:right w:val="none" w:sz="0" w:space="0" w:color="auto"/>
          </w:divBdr>
        </w:div>
        <w:div w:id="2060932379">
          <w:marLeft w:val="640"/>
          <w:marRight w:val="0"/>
          <w:marTop w:val="0"/>
          <w:marBottom w:val="0"/>
          <w:divBdr>
            <w:top w:val="none" w:sz="0" w:space="0" w:color="auto"/>
            <w:left w:val="none" w:sz="0" w:space="0" w:color="auto"/>
            <w:bottom w:val="none" w:sz="0" w:space="0" w:color="auto"/>
            <w:right w:val="none" w:sz="0" w:space="0" w:color="auto"/>
          </w:divBdr>
        </w:div>
        <w:div w:id="2140876225">
          <w:marLeft w:val="640"/>
          <w:marRight w:val="0"/>
          <w:marTop w:val="0"/>
          <w:marBottom w:val="0"/>
          <w:divBdr>
            <w:top w:val="none" w:sz="0" w:space="0" w:color="auto"/>
            <w:left w:val="none" w:sz="0" w:space="0" w:color="auto"/>
            <w:bottom w:val="none" w:sz="0" w:space="0" w:color="auto"/>
            <w:right w:val="none" w:sz="0" w:space="0" w:color="auto"/>
          </w:divBdr>
        </w:div>
        <w:div w:id="1445155734">
          <w:marLeft w:val="640"/>
          <w:marRight w:val="0"/>
          <w:marTop w:val="0"/>
          <w:marBottom w:val="0"/>
          <w:divBdr>
            <w:top w:val="none" w:sz="0" w:space="0" w:color="auto"/>
            <w:left w:val="none" w:sz="0" w:space="0" w:color="auto"/>
            <w:bottom w:val="none" w:sz="0" w:space="0" w:color="auto"/>
            <w:right w:val="none" w:sz="0" w:space="0" w:color="auto"/>
          </w:divBdr>
        </w:div>
        <w:div w:id="1370571731">
          <w:marLeft w:val="640"/>
          <w:marRight w:val="0"/>
          <w:marTop w:val="0"/>
          <w:marBottom w:val="0"/>
          <w:divBdr>
            <w:top w:val="none" w:sz="0" w:space="0" w:color="auto"/>
            <w:left w:val="none" w:sz="0" w:space="0" w:color="auto"/>
            <w:bottom w:val="none" w:sz="0" w:space="0" w:color="auto"/>
            <w:right w:val="none" w:sz="0" w:space="0" w:color="auto"/>
          </w:divBdr>
        </w:div>
        <w:div w:id="549464988">
          <w:marLeft w:val="640"/>
          <w:marRight w:val="0"/>
          <w:marTop w:val="0"/>
          <w:marBottom w:val="0"/>
          <w:divBdr>
            <w:top w:val="none" w:sz="0" w:space="0" w:color="auto"/>
            <w:left w:val="none" w:sz="0" w:space="0" w:color="auto"/>
            <w:bottom w:val="none" w:sz="0" w:space="0" w:color="auto"/>
            <w:right w:val="none" w:sz="0" w:space="0" w:color="auto"/>
          </w:divBdr>
        </w:div>
        <w:div w:id="318389897">
          <w:marLeft w:val="640"/>
          <w:marRight w:val="0"/>
          <w:marTop w:val="0"/>
          <w:marBottom w:val="0"/>
          <w:divBdr>
            <w:top w:val="none" w:sz="0" w:space="0" w:color="auto"/>
            <w:left w:val="none" w:sz="0" w:space="0" w:color="auto"/>
            <w:bottom w:val="none" w:sz="0" w:space="0" w:color="auto"/>
            <w:right w:val="none" w:sz="0" w:space="0" w:color="auto"/>
          </w:divBdr>
        </w:div>
        <w:div w:id="653920671">
          <w:marLeft w:val="640"/>
          <w:marRight w:val="0"/>
          <w:marTop w:val="0"/>
          <w:marBottom w:val="0"/>
          <w:divBdr>
            <w:top w:val="none" w:sz="0" w:space="0" w:color="auto"/>
            <w:left w:val="none" w:sz="0" w:space="0" w:color="auto"/>
            <w:bottom w:val="none" w:sz="0" w:space="0" w:color="auto"/>
            <w:right w:val="none" w:sz="0" w:space="0" w:color="auto"/>
          </w:divBdr>
        </w:div>
        <w:div w:id="485901358">
          <w:marLeft w:val="640"/>
          <w:marRight w:val="0"/>
          <w:marTop w:val="0"/>
          <w:marBottom w:val="0"/>
          <w:divBdr>
            <w:top w:val="none" w:sz="0" w:space="0" w:color="auto"/>
            <w:left w:val="none" w:sz="0" w:space="0" w:color="auto"/>
            <w:bottom w:val="none" w:sz="0" w:space="0" w:color="auto"/>
            <w:right w:val="none" w:sz="0" w:space="0" w:color="auto"/>
          </w:divBdr>
        </w:div>
        <w:div w:id="872574627">
          <w:marLeft w:val="640"/>
          <w:marRight w:val="0"/>
          <w:marTop w:val="0"/>
          <w:marBottom w:val="0"/>
          <w:divBdr>
            <w:top w:val="none" w:sz="0" w:space="0" w:color="auto"/>
            <w:left w:val="none" w:sz="0" w:space="0" w:color="auto"/>
            <w:bottom w:val="none" w:sz="0" w:space="0" w:color="auto"/>
            <w:right w:val="none" w:sz="0" w:space="0" w:color="auto"/>
          </w:divBdr>
        </w:div>
        <w:div w:id="490099015">
          <w:marLeft w:val="640"/>
          <w:marRight w:val="0"/>
          <w:marTop w:val="0"/>
          <w:marBottom w:val="0"/>
          <w:divBdr>
            <w:top w:val="none" w:sz="0" w:space="0" w:color="auto"/>
            <w:left w:val="none" w:sz="0" w:space="0" w:color="auto"/>
            <w:bottom w:val="none" w:sz="0" w:space="0" w:color="auto"/>
            <w:right w:val="none" w:sz="0" w:space="0" w:color="auto"/>
          </w:divBdr>
        </w:div>
        <w:div w:id="1093359514">
          <w:marLeft w:val="640"/>
          <w:marRight w:val="0"/>
          <w:marTop w:val="0"/>
          <w:marBottom w:val="0"/>
          <w:divBdr>
            <w:top w:val="none" w:sz="0" w:space="0" w:color="auto"/>
            <w:left w:val="none" w:sz="0" w:space="0" w:color="auto"/>
            <w:bottom w:val="none" w:sz="0" w:space="0" w:color="auto"/>
            <w:right w:val="none" w:sz="0" w:space="0" w:color="auto"/>
          </w:divBdr>
        </w:div>
        <w:div w:id="1056708758">
          <w:marLeft w:val="640"/>
          <w:marRight w:val="0"/>
          <w:marTop w:val="0"/>
          <w:marBottom w:val="0"/>
          <w:divBdr>
            <w:top w:val="none" w:sz="0" w:space="0" w:color="auto"/>
            <w:left w:val="none" w:sz="0" w:space="0" w:color="auto"/>
            <w:bottom w:val="none" w:sz="0" w:space="0" w:color="auto"/>
            <w:right w:val="none" w:sz="0" w:space="0" w:color="auto"/>
          </w:divBdr>
        </w:div>
        <w:div w:id="1287849963">
          <w:marLeft w:val="640"/>
          <w:marRight w:val="0"/>
          <w:marTop w:val="0"/>
          <w:marBottom w:val="0"/>
          <w:divBdr>
            <w:top w:val="none" w:sz="0" w:space="0" w:color="auto"/>
            <w:left w:val="none" w:sz="0" w:space="0" w:color="auto"/>
            <w:bottom w:val="none" w:sz="0" w:space="0" w:color="auto"/>
            <w:right w:val="none" w:sz="0" w:space="0" w:color="auto"/>
          </w:divBdr>
        </w:div>
        <w:div w:id="1313750036">
          <w:marLeft w:val="640"/>
          <w:marRight w:val="0"/>
          <w:marTop w:val="0"/>
          <w:marBottom w:val="0"/>
          <w:divBdr>
            <w:top w:val="none" w:sz="0" w:space="0" w:color="auto"/>
            <w:left w:val="none" w:sz="0" w:space="0" w:color="auto"/>
            <w:bottom w:val="none" w:sz="0" w:space="0" w:color="auto"/>
            <w:right w:val="none" w:sz="0" w:space="0" w:color="auto"/>
          </w:divBdr>
        </w:div>
        <w:div w:id="1484157506">
          <w:marLeft w:val="640"/>
          <w:marRight w:val="0"/>
          <w:marTop w:val="0"/>
          <w:marBottom w:val="0"/>
          <w:divBdr>
            <w:top w:val="none" w:sz="0" w:space="0" w:color="auto"/>
            <w:left w:val="none" w:sz="0" w:space="0" w:color="auto"/>
            <w:bottom w:val="none" w:sz="0" w:space="0" w:color="auto"/>
            <w:right w:val="none" w:sz="0" w:space="0" w:color="auto"/>
          </w:divBdr>
        </w:div>
        <w:div w:id="1709524472">
          <w:marLeft w:val="640"/>
          <w:marRight w:val="0"/>
          <w:marTop w:val="0"/>
          <w:marBottom w:val="0"/>
          <w:divBdr>
            <w:top w:val="none" w:sz="0" w:space="0" w:color="auto"/>
            <w:left w:val="none" w:sz="0" w:space="0" w:color="auto"/>
            <w:bottom w:val="none" w:sz="0" w:space="0" w:color="auto"/>
            <w:right w:val="none" w:sz="0" w:space="0" w:color="auto"/>
          </w:divBdr>
        </w:div>
        <w:div w:id="1544558542">
          <w:marLeft w:val="640"/>
          <w:marRight w:val="0"/>
          <w:marTop w:val="0"/>
          <w:marBottom w:val="0"/>
          <w:divBdr>
            <w:top w:val="none" w:sz="0" w:space="0" w:color="auto"/>
            <w:left w:val="none" w:sz="0" w:space="0" w:color="auto"/>
            <w:bottom w:val="none" w:sz="0" w:space="0" w:color="auto"/>
            <w:right w:val="none" w:sz="0" w:space="0" w:color="auto"/>
          </w:divBdr>
        </w:div>
        <w:div w:id="1052844043">
          <w:marLeft w:val="640"/>
          <w:marRight w:val="0"/>
          <w:marTop w:val="0"/>
          <w:marBottom w:val="0"/>
          <w:divBdr>
            <w:top w:val="none" w:sz="0" w:space="0" w:color="auto"/>
            <w:left w:val="none" w:sz="0" w:space="0" w:color="auto"/>
            <w:bottom w:val="none" w:sz="0" w:space="0" w:color="auto"/>
            <w:right w:val="none" w:sz="0" w:space="0" w:color="auto"/>
          </w:divBdr>
        </w:div>
        <w:div w:id="1388722200">
          <w:marLeft w:val="640"/>
          <w:marRight w:val="0"/>
          <w:marTop w:val="0"/>
          <w:marBottom w:val="0"/>
          <w:divBdr>
            <w:top w:val="none" w:sz="0" w:space="0" w:color="auto"/>
            <w:left w:val="none" w:sz="0" w:space="0" w:color="auto"/>
            <w:bottom w:val="none" w:sz="0" w:space="0" w:color="auto"/>
            <w:right w:val="none" w:sz="0" w:space="0" w:color="auto"/>
          </w:divBdr>
        </w:div>
        <w:div w:id="46228177">
          <w:marLeft w:val="640"/>
          <w:marRight w:val="0"/>
          <w:marTop w:val="0"/>
          <w:marBottom w:val="0"/>
          <w:divBdr>
            <w:top w:val="none" w:sz="0" w:space="0" w:color="auto"/>
            <w:left w:val="none" w:sz="0" w:space="0" w:color="auto"/>
            <w:bottom w:val="none" w:sz="0" w:space="0" w:color="auto"/>
            <w:right w:val="none" w:sz="0" w:space="0" w:color="auto"/>
          </w:divBdr>
        </w:div>
        <w:div w:id="484443549">
          <w:marLeft w:val="640"/>
          <w:marRight w:val="0"/>
          <w:marTop w:val="0"/>
          <w:marBottom w:val="0"/>
          <w:divBdr>
            <w:top w:val="none" w:sz="0" w:space="0" w:color="auto"/>
            <w:left w:val="none" w:sz="0" w:space="0" w:color="auto"/>
            <w:bottom w:val="none" w:sz="0" w:space="0" w:color="auto"/>
            <w:right w:val="none" w:sz="0" w:space="0" w:color="auto"/>
          </w:divBdr>
        </w:div>
        <w:div w:id="1522158120">
          <w:marLeft w:val="640"/>
          <w:marRight w:val="0"/>
          <w:marTop w:val="0"/>
          <w:marBottom w:val="0"/>
          <w:divBdr>
            <w:top w:val="none" w:sz="0" w:space="0" w:color="auto"/>
            <w:left w:val="none" w:sz="0" w:space="0" w:color="auto"/>
            <w:bottom w:val="none" w:sz="0" w:space="0" w:color="auto"/>
            <w:right w:val="none" w:sz="0" w:space="0" w:color="auto"/>
          </w:divBdr>
        </w:div>
        <w:div w:id="2131777256">
          <w:marLeft w:val="640"/>
          <w:marRight w:val="0"/>
          <w:marTop w:val="0"/>
          <w:marBottom w:val="0"/>
          <w:divBdr>
            <w:top w:val="none" w:sz="0" w:space="0" w:color="auto"/>
            <w:left w:val="none" w:sz="0" w:space="0" w:color="auto"/>
            <w:bottom w:val="none" w:sz="0" w:space="0" w:color="auto"/>
            <w:right w:val="none" w:sz="0" w:space="0" w:color="auto"/>
          </w:divBdr>
        </w:div>
        <w:div w:id="302003467">
          <w:marLeft w:val="640"/>
          <w:marRight w:val="0"/>
          <w:marTop w:val="0"/>
          <w:marBottom w:val="0"/>
          <w:divBdr>
            <w:top w:val="none" w:sz="0" w:space="0" w:color="auto"/>
            <w:left w:val="none" w:sz="0" w:space="0" w:color="auto"/>
            <w:bottom w:val="none" w:sz="0" w:space="0" w:color="auto"/>
            <w:right w:val="none" w:sz="0" w:space="0" w:color="auto"/>
          </w:divBdr>
        </w:div>
        <w:div w:id="38022204">
          <w:marLeft w:val="640"/>
          <w:marRight w:val="0"/>
          <w:marTop w:val="0"/>
          <w:marBottom w:val="0"/>
          <w:divBdr>
            <w:top w:val="none" w:sz="0" w:space="0" w:color="auto"/>
            <w:left w:val="none" w:sz="0" w:space="0" w:color="auto"/>
            <w:bottom w:val="none" w:sz="0" w:space="0" w:color="auto"/>
            <w:right w:val="none" w:sz="0" w:space="0" w:color="auto"/>
          </w:divBdr>
        </w:div>
        <w:div w:id="334260573">
          <w:marLeft w:val="640"/>
          <w:marRight w:val="0"/>
          <w:marTop w:val="0"/>
          <w:marBottom w:val="0"/>
          <w:divBdr>
            <w:top w:val="none" w:sz="0" w:space="0" w:color="auto"/>
            <w:left w:val="none" w:sz="0" w:space="0" w:color="auto"/>
            <w:bottom w:val="none" w:sz="0" w:space="0" w:color="auto"/>
            <w:right w:val="none" w:sz="0" w:space="0" w:color="auto"/>
          </w:divBdr>
        </w:div>
        <w:div w:id="694885511">
          <w:marLeft w:val="640"/>
          <w:marRight w:val="0"/>
          <w:marTop w:val="0"/>
          <w:marBottom w:val="0"/>
          <w:divBdr>
            <w:top w:val="none" w:sz="0" w:space="0" w:color="auto"/>
            <w:left w:val="none" w:sz="0" w:space="0" w:color="auto"/>
            <w:bottom w:val="none" w:sz="0" w:space="0" w:color="auto"/>
            <w:right w:val="none" w:sz="0" w:space="0" w:color="auto"/>
          </w:divBdr>
        </w:div>
        <w:div w:id="2128545054">
          <w:marLeft w:val="640"/>
          <w:marRight w:val="0"/>
          <w:marTop w:val="0"/>
          <w:marBottom w:val="0"/>
          <w:divBdr>
            <w:top w:val="none" w:sz="0" w:space="0" w:color="auto"/>
            <w:left w:val="none" w:sz="0" w:space="0" w:color="auto"/>
            <w:bottom w:val="none" w:sz="0" w:space="0" w:color="auto"/>
            <w:right w:val="none" w:sz="0" w:space="0" w:color="auto"/>
          </w:divBdr>
        </w:div>
        <w:div w:id="1226070229">
          <w:marLeft w:val="640"/>
          <w:marRight w:val="0"/>
          <w:marTop w:val="0"/>
          <w:marBottom w:val="0"/>
          <w:divBdr>
            <w:top w:val="none" w:sz="0" w:space="0" w:color="auto"/>
            <w:left w:val="none" w:sz="0" w:space="0" w:color="auto"/>
            <w:bottom w:val="none" w:sz="0" w:space="0" w:color="auto"/>
            <w:right w:val="none" w:sz="0" w:space="0" w:color="auto"/>
          </w:divBdr>
        </w:div>
        <w:div w:id="2044210533">
          <w:marLeft w:val="640"/>
          <w:marRight w:val="0"/>
          <w:marTop w:val="0"/>
          <w:marBottom w:val="0"/>
          <w:divBdr>
            <w:top w:val="none" w:sz="0" w:space="0" w:color="auto"/>
            <w:left w:val="none" w:sz="0" w:space="0" w:color="auto"/>
            <w:bottom w:val="none" w:sz="0" w:space="0" w:color="auto"/>
            <w:right w:val="none" w:sz="0" w:space="0" w:color="auto"/>
          </w:divBdr>
        </w:div>
        <w:div w:id="125783301">
          <w:marLeft w:val="640"/>
          <w:marRight w:val="0"/>
          <w:marTop w:val="0"/>
          <w:marBottom w:val="0"/>
          <w:divBdr>
            <w:top w:val="none" w:sz="0" w:space="0" w:color="auto"/>
            <w:left w:val="none" w:sz="0" w:space="0" w:color="auto"/>
            <w:bottom w:val="none" w:sz="0" w:space="0" w:color="auto"/>
            <w:right w:val="none" w:sz="0" w:space="0" w:color="auto"/>
          </w:divBdr>
        </w:div>
        <w:div w:id="1268929488">
          <w:marLeft w:val="640"/>
          <w:marRight w:val="0"/>
          <w:marTop w:val="0"/>
          <w:marBottom w:val="0"/>
          <w:divBdr>
            <w:top w:val="none" w:sz="0" w:space="0" w:color="auto"/>
            <w:left w:val="none" w:sz="0" w:space="0" w:color="auto"/>
            <w:bottom w:val="none" w:sz="0" w:space="0" w:color="auto"/>
            <w:right w:val="none" w:sz="0" w:space="0" w:color="auto"/>
          </w:divBdr>
        </w:div>
        <w:div w:id="2141723686">
          <w:marLeft w:val="640"/>
          <w:marRight w:val="0"/>
          <w:marTop w:val="0"/>
          <w:marBottom w:val="0"/>
          <w:divBdr>
            <w:top w:val="none" w:sz="0" w:space="0" w:color="auto"/>
            <w:left w:val="none" w:sz="0" w:space="0" w:color="auto"/>
            <w:bottom w:val="none" w:sz="0" w:space="0" w:color="auto"/>
            <w:right w:val="none" w:sz="0" w:space="0" w:color="auto"/>
          </w:divBdr>
        </w:div>
        <w:div w:id="1727025861">
          <w:marLeft w:val="640"/>
          <w:marRight w:val="0"/>
          <w:marTop w:val="0"/>
          <w:marBottom w:val="0"/>
          <w:divBdr>
            <w:top w:val="none" w:sz="0" w:space="0" w:color="auto"/>
            <w:left w:val="none" w:sz="0" w:space="0" w:color="auto"/>
            <w:bottom w:val="none" w:sz="0" w:space="0" w:color="auto"/>
            <w:right w:val="none" w:sz="0" w:space="0" w:color="auto"/>
          </w:divBdr>
        </w:div>
        <w:div w:id="2097483282">
          <w:marLeft w:val="640"/>
          <w:marRight w:val="0"/>
          <w:marTop w:val="0"/>
          <w:marBottom w:val="0"/>
          <w:divBdr>
            <w:top w:val="none" w:sz="0" w:space="0" w:color="auto"/>
            <w:left w:val="none" w:sz="0" w:space="0" w:color="auto"/>
            <w:bottom w:val="none" w:sz="0" w:space="0" w:color="auto"/>
            <w:right w:val="none" w:sz="0" w:space="0" w:color="auto"/>
          </w:divBdr>
        </w:div>
        <w:div w:id="1581018550">
          <w:marLeft w:val="640"/>
          <w:marRight w:val="0"/>
          <w:marTop w:val="0"/>
          <w:marBottom w:val="0"/>
          <w:divBdr>
            <w:top w:val="none" w:sz="0" w:space="0" w:color="auto"/>
            <w:left w:val="none" w:sz="0" w:space="0" w:color="auto"/>
            <w:bottom w:val="none" w:sz="0" w:space="0" w:color="auto"/>
            <w:right w:val="none" w:sz="0" w:space="0" w:color="auto"/>
          </w:divBdr>
        </w:div>
        <w:div w:id="123544666">
          <w:marLeft w:val="640"/>
          <w:marRight w:val="0"/>
          <w:marTop w:val="0"/>
          <w:marBottom w:val="0"/>
          <w:divBdr>
            <w:top w:val="none" w:sz="0" w:space="0" w:color="auto"/>
            <w:left w:val="none" w:sz="0" w:space="0" w:color="auto"/>
            <w:bottom w:val="none" w:sz="0" w:space="0" w:color="auto"/>
            <w:right w:val="none" w:sz="0" w:space="0" w:color="auto"/>
          </w:divBdr>
        </w:div>
        <w:div w:id="603850074">
          <w:marLeft w:val="640"/>
          <w:marRight w:val="0"/>
          <w:marTop w:val="0"/>
          <w:marBottom w:val="0"/>
          <w:divBdr>
            <w:top w:val="none" w:sz="0" w:space="0" w:color="auto"/>
            <w:left w:val="none" w:sz="0" w:space="0" w:color="auto"/>
            <w:bottom w:val="none" w:sz="0" w:space="0" w:color="auto"/>
            <w:right w:val="none" w:sz="0" w:space="0" w:color="auto"/>
          </w:divBdr>
        </w:div>
        <w:div w:id="1443721309">
          <w:marLeft w:val="640"/>
          <w:marRight w:val="0"/>
          <w:marTop w:val="0"/>
          <w:marBottom w:val="0"/>
          <w:divBdr>
            <w:top w:val="none" w:sz="0" w:space="0" w:color="auto"/>
            <w:left w:val="none" w:sz="0" w:space="0" w:color="auto"/>
            <w:bottom w:val="none" w:sz="0" w:space="0" w:color="auto"/>
            <w:right w:val="none" w:sz="0" w:space="0" w:color="auto"/>
          </w:divBdr>
        </w:div>
        <w:div w:id="1440877061">
          <w:marLeft w:val="640"/>
          <w:marRight w:val="0"/>
          <w:marTop w:val="0"/>
          <w:marBottom w:val="0"/>
          <w:divBdr>
            <w:top w:val="none" w:sz="0" w:space="0" w:color="auto"/>
            <w:left w:val="none" w:sz="0" w:space="0" w:color="auto"/>
            <w:bottom w:val="none" w:sz="0" w:space="0" w:color="auto"/>
            <w:right w:val="none" w:sz="0" w:space="0" w:color="auto"/>
          </w:divBdr>
        </w:div>
        <w:div w:id="1800606385">
          <w:marLeft w:val="640"/>
          <w:marRight w:val="0"/>
          <w:marTop w:val="0"/>
          <w:marBottom w:val="0"/>
          <w:divBdr>
            <w:top w:val="none" w:sz="0" w:space="0" w:color="auto"/>
            <w:left w:val="none" w:sz="0" w:space="0" w:color="auto"/>
            <w:bottom w:val="none" w:sz="0" w:space="0" w:color="auto"/>
            <w:right w:val="none" w:sz="0" w:space="0" w:color="auto"/>
          </w:divBdr>
        </w:div>
        <w:div w:id="637996790">
          <w:marLeft w:val="640"/>
          <w:marRight w:val="0"/>
          <w:marTop w:val="0"/>
          <w:marBottom w:val="0"/>
          <w:divBdr>
            <w:top w:val="none" w:sz="0" w:space="0" w:color="auto"/>
            <w:left w:val="none" w:sz="0" w:space="0" w:color="auto"/>
            <w:bottom w:val="none" w:sz="0" w:space="0" w:color="auto"/>
            <w:right w:val="none" w:sz="0" w:space="0" w:color="auto"/>
          </w:divBdr>
        </w:div>
        <w:div w:id="1908759100">
          <w:marLeft w:val="640"/>
          <w:marRight w:val="0"/>
          <w:marTop w:val="0"/>
          <w:marBottom w:val="0"/>
          <w:divBdr>
            <w:top w:val="none" w:sz="0" w:space="0" w:color="auto"/>
            <w:left w:val="none" w:sz="0" w:space="0" w:color="auto"/>
            <w:bottom w:val="none" w:sz="0" w:space="0" w:color="auto"/>
            <w:right w:val="none" w:sz="0" w:space="0" w:color="auto"/>
          </w:divBdr>
        </w:div>
        <w:div w:id="1291203599">
          <w:marLeft w:val="640"/>
          <w:marRight w:val="0"/>
          <w:marTop w:val="0"/>
          <w:marBottom w:val="0"/>
          <w:divBdr>
            <w:top w:val="none" w:sz="0" w:space="0" w:color="auto"/>
            <w:left w:val="none" w:sz="0" w:space="0" w:color="auto"/>
            <w:bottom w:val="none" w:sz="0" w:space="0" w:color="auto"/>
            <w:right w:val="none" w:sz="0" w:space="0" w:color="auto"/>
          </w:divBdr>
        </w:div>
        <w:div w:id="1000817340">
          <w:marLeft w:val="640"/>
          <w:marRight w:val="0"/>
          <w:marTop w:val="0"/>
          <w:marBottom w:val="0"/>
          <w:divBdr>
            <w:top w:val="none" w:sz="0" w:space="0" w:color="auto"/>
            <w:left w:val="none" w:sz="0" w:space="0" w:color="auto"/>
            <w:bottom w:val="none" w:sz="0" w:space="0" w:color="auto"/>
            <w:right w:val="none" w:sz="0" w:space="0" w:color="auto"/>
          </w:divBdr>
        </w:div>
        <w:div w:id="1008291727">
          <w:marLeft w:val="640"/>
          <w:marRight w:val="0"/>
          <w:marTop w:val="0"/>
          <w:marBottom w:val="0"/>
          <w:divBdr>
            <w:top w:val="none" w:sz="0" w:space="0" w:color="auto"/>
            <w:left w:val="none" w:sz="0" w:space="0" w:color="auto"/>
            <w:bottom w:val="none" w:sz="0" w:space="0" w:color="auto"/>
            <w:right w:val="none" w:sz="0" w:space="0" w:color="auto"/>
          </w:divBdr>
        </w:div>
        <w:div w:id="1319845857">
          <w:marLeft w:val="640"/>
          <w:marRight w:val="0"/>
          <w:marTop w:val="0"/>
          <w:marBottom w:val="0"/>
          <w:divBdr>
            <w:top w:val="none" w:sz="0" w:space="0" w:color="auto"/>
            <w:left w:val="none" w:sz="0" w:space="0" w:color="auto"/>
            <w:bottom w:val="none" w:sz="0" w:space="0" w:color="auto"/>
            <w:right w:val="none" w:sz="0" w:space="0" w:color="auto"/>
          </w:divBdr>
        </w:div>
        <w:div w:id="728574868">
          <w:marLeft w:val="640"/>
          <w:marRight w:val="0"/>
          <w:marTop w:val="0"/>
          <w:marBottom w:val="0"/>
          <w:divBdr>
            <w:top w:val="none" w:sz="0" w:space="0" w:color="auto"/>
            <w:left w:val="none" w:sz="0" w:space="0" w:color="auto"/>
            <w:bottom w:val="none" w:sz="0" w:space="0" w:color="auto"/>
            <w:right w:val="none" w:sz="0" w:space="0" w:color="auto"/>
          </w:divBdr>
        </w:div>
        <w:div w:id="1691445139">
          <w:marLeft w:val="640"/>
          <w:marRight w:val="0"/>
          <w:marTop w:val="0"/>
          <w:marBottom w:val="0"/>
          <w:divBdr>
            <w:top w:val="none" w:sz="0" w:space="0" w:color="auto"/>
            <w:left w:val="none" w:sz="0" w:space="0" w:color="auto"/>
            <w:bottom w:val="none" w:sz="0" w:space="0" w:color="auto"/>
            <w:right w:val="none" w:sz="0" w:space="0" w:color="auto"/>
          </w:divBdr>
        </w:div>
        <w:div w:id="670180917">
          <w:marLeft w:val="640"/>
          <w:marRight w:val="0"/>
          <w:marTop w:val="0"/>
          <w:marBottom w:val="0"/>
          <w:divBdr>
            <w:top w:val="none" w:sz="0" w:space="0" w:color="auto"/>
            <w:left w:val="none" w:sz="0" w:space="0" w:color="auto"/>
            <w:bottom w:val="none" w:sz="0" w:space="0" w:color="auto"/>
            <w:right w:val="none" w:sz="0" w:space="0" w:color="auto"/>
          </w:divBdr>
        </w:div>
        <w:div w:id="1284651771">
          <w:marLeft w:val="640"/>
          <w:marRight w:val="0"/>
          <w:marTop w:val="0"/>
          <w:marBottom w:val="0"/>
          <w:divBdr>
            <w:top w:val="none" w:sz="0" w:space="0" w:color="auto"/>
            <w:left w:val="none" w:sz="0" w:space="0" w:color="auto"/>
            <w:bottom w:val="none" w:sz="0" w:space="0" w:color="auto"/>
            <w:right w:val="none" w:sz="0" w:space="0" w:color="auto"/>
          </w:divBdr>
        </w:div>
        <w:div w:id="1498106092">
          <w:marLeft w:val="640"/>
          <w:marRight w:val="0"/>
          <w:marTop w:val="0"/>
          <w:marBottom w:val="0"/>
          <w:divBdr>
            <w:top w:val="none" w:sz="0" w:space="0" w:color="auto"/>
            <w:left w:val="none" w:sz="0" w:space="0" w:color="auto"/>
            <w:bottom w:val="none" w:sz="0" w:space="0" w:color="auto"/>
            <w:right w:val="none" w:sz="0" w:space="0" w:color="auto"/>
          </w:divBdr>
        </w:div>
        <w:div w:id="651720335">
          <w:marLeft w:val="640"/>
          <w:marRight w:val="0"/>
          <w:marTop w:val="0"/>
          <w:marBottom w:val="0"/>
          <w:divBdr>
            <w:top w:val="none" w:sz="0" w:space="0" w:color="auto"/>
            <w:left w:val="none" w:sz="0" w:space="0" w:color="auto"/>
            <w:bottom w:val="none" w:sz="0" w:space="0" w:color="auto"/>
            <w:right w:val="none" w:sz="0" w:space="0" w:color="auto"/>
          </w:divBdr>
        </w:div>
        <w:div w:id="48891036">
          <w:marLeft w:val="640"/>
          <w:marRight w:val="0"/>
          <w:marTop w:val="0"/>
          <w:marBottom w:val="0"/>
          <w:divBdr>
            <w:top w:val="none" w:sz="0" w:space="0" w:color="auto"/>
            <w:left w:val="none" w:sz="0" w:space="0" w:color="auto"/>
            <w:bottom w:val="none" w:sz="0" w:space="0" w:color="auto"/>
            <w:right w:val="none" w:sz="0" w:space="0" w:color="auto"/>
          </w:divBdr>
        </w:div>
        <w:div w:id="1408501398">
          <w:marLeft w:val="640"/>
          <w:marRight w:val="0"/>
          <w:marTop w:val="0"/>
          <w:marBottom w:val="0"/>
          <w:divBdr>
            <w:top w:val="none" w:sz="0" w:space="0" w:color="auto"/>
            <w:left w:val="none" w:sz="0" w:space="0" w:color="auto"/>
            <w:bottom w:val="none" w:sz="0" w:space="0" w:color="auto"/>
            <w:right w:val="none" w:sz="0" w:space="0" w:color="auto"/>
          </w:divBdr>
        </w:div>
        <w:div w:id="871651420">
          <w:marLeft w:val="640"/>
          <w:marRight w:val="0"/>
          <w:marTop w:val="0"/>
          <w:marBottom w:val="0"/>
          <w:divBdr>
            <w:top w:val="none" w:sz="0" w:space="0" w:color="auto"/>
            <w:left w:val="none" w:sz="0" w:space="0" w:color="auto"/>
            <w:bottom w:val="none" w:sz="0" w:space="0" w:color="auto"/>
            <w:right w:val="none" w:sz="0" w:space="0" w:color="auto"/>
          </w:divBdr>
        </w:div>
        <w:div w:id="1464810158">
          <w:marLeft w:val="640"/>
          <w:marRight w:val="0"/>
          <w:marTop w:val="0"/>
          <w:marBottom w:val="0"/>
          <w:divBdr>
            <w:top w:val="none" w:sz="0" w:space="0" w:color="auto"/>
            <w:left w:val="none" w:sz="0" w:space="0" w:color="auto"/>
            <w:bottom w:val="none" w:sz="0" w:space="0" w:color="auto"/>
            <w:right w:val="none" w:sz="0" w:space="0" w:color="auto"/>
          </w:divBdr>
        </w:div>
        <w:div w:id="796413859">
          <w:marLeft w:val="640"/>
          <w:marRight w:val="0"/>
          <w:marTop w:val="0"/>
          <w:marBottom w:val="0"/>
          <w:divBdr>
            <w:top w:val="none" w:sz="0" w:space="0" w:color="auto"/>
            <w:left w:val="none" w:sz="0" w:space="0" w:color="auto"/>
            <w:bottom w:val="none" w:sz="0" w:space="0" w:color="auto"/>
            <w:right w:val="none" w:sz="0" w:space="0" w:color="auto"/>
          </w:divBdr>
        </w:div>
        <w:div w:id="966861230">
          <w:marLeft w:val="640"/>
          <w:marRight w:val="0"/>
          <w:marTop w:val="0"/>
          <w:marBottom w:val="0"/>
          <w:divBdr>
            <w:top w:val="none" w:sz="0" w:space="0" w:color="auto"/>
            <w:left w:val="none" w:sz="0" w:space="0" w:color="auto"/>
            <w:bottom w:val="none" w:sz="0" w:space="0" w:color="auto"/>
            <w:right w:val="none" w:sz="0" w:space="0" w:color="auto"/>
          </w:divBdr>
        </w:div>
        <w:div w:id="303631945">
          <w:marLeft w:val="640"/>
          <w:marRight w:val="0"/>
          <w:marTop w:val="0"/>
          <w:marBottom w:val="0"/>
          <w:divBdr>
            <w:top w:val="none" w:sz="0" w:space="0" w:color="auto"/>
            <w:left w:val="none" w:sz="0" w:space="0" w:color="auto"/>
            <w:bottom w:val="none" w:sz="0" w:space="0" w:color="auto"/>
            <w:right w:val="none" w:sz="0" w:space="0" w:color="auto"/>
          </w:divBdr>
        </w:div>
        <w:div w:id="613555956">
          <w:marLeft w:val="640"/>
          <w:marRight w:val="0"/>
          <w:marTop w:val="0"/>
          <w:marBottom w:val="0"/>
          <w:divBdr>
            <w:top w:val="none" w:sz="0" w:space="0" w:color="auto"/>
            <w:left w:val="none" w:sz="0" w:space="0" w:color="auto"/>
            <w:bottom w:val="none" w:sz="0" w:space="0" w:color="auto"/>
            <w:right w:val="none" w:sz="0" w:space="0" w:color="auto"/>
          </w:divBdr>
        </w:div>
        <w:div w:id="58525921">
          <w:marLeft w:val="640"/>
          <w:marRight w:val="0"/>
          <w:marTop w:val="0"/>
          <w:marBottom w:val="0"/>
          <w:divBdr>
            <w:top w:val="none" w:sz="0" w:space="0" w:color="auto"/>
            <w:left w:val="none" w:sz="0" w:space="0" w:color="auto"/>
            <w:bottom w:val="none" w:sz="0" w:space="0" w:color="auto"/>
            <w:right w:val="none" w:sz="0" w:space="0" w:color="auto"/>
          </w:divBdr>
        </w:div>
        <w:div w:id="406003508">
          <w:marLeft w:val="640"/>
          <w:marRight w:val="0"/>
          <w:marTop w:val="0"/>
          <w:marBottom w:val="0"/>
          <w:divBdr>
            <w:top w:val="none" w:sz="0" w:space="0" w:color="auto"/>
            <w:left w:val="none" w:sz="0" w:space="0" w:color="auto"/>
            <w:bottom w:val="none" w:sz="0" w:space="0" w:color="auto"/>
            <w:right w:val="none" w:sz="0" w:space="0" w:color="auto"/>
          </w:divBdr>
        </w:div>
        <w:div w:id="216209516">
          <w:marLeft w:val="640"/>
          <w:marRight w:val="0"/>
          <w:marTop w:val="0"/>
          <w:marBottom w:val="0"/>
          <w:divBdr>
            <w:top w:val="none" w:sz="0" w:space="0" w:color="auto"/>
            <w:left w:val="none" w:sz="0" w:space="0" w:color="auto"/>
            <w:bottom w:val="none" w:sz="0" w:space="0" w:color="auto"/>
            <w:right w:val="none" w:sz="0" w:space="0" w:color="auto"/>
          </w:divBdr>
        </w:div>
        <w:div w:id="2128309548">
          <w:marLeft w:val="640"/>
          <w:marRight w:val="0"/>
          <w:marTop w:val="0"/>
          <w:marBottom w:val="0"/>
          <w:divBdr>
            <w:top w:val="none" w:sz="0" w:space="0" w:color="auto"/>
            <w:left w:val="none" w:sz="0" w:space="0" w:color="auto"/>
            <w:bottom w:val="none" w:sz="0" w:space="0" w:color="auto"/>
            <w:right w:val="none" w:sz="0" w:space="0" w:color="auto"/>
          </w:divBdr>
        </w:div>
        <w:div w:id="1695185738">
          <w:marLeft w:val="640"/>
          <w:marRight w:val="0"/>
          <w:marTop w:val="0"/>
          <w:marBottom w:val="0"/>
          <w:divBdr>
            <w:top w:val="none" w:sz="0" w:space="0" w:color="auto"/>
            <w:left w:val="none" w:sz="0" w:space="0" w:color="auto"/>
            <w:bottom w:val="none" w:sz="0" w:space="0" w:color="auto"/>
            <w:right w:val="none" w:sz="0" w:space="0" w:color="auto"/>
          </w:divBdr>
        </w:div>
        <w:div w:id="1867719099">
          <w:marLeft w:val="640"/>
          <w:marRight w:val="0"/>
          <w:marTop w:val="0"/>
          <w:marBottom w:val="0"/>
          <w:divBdr>
            <w:top w:val="none" w:sz="0" w:space="0" w:color="auto"/>
            <w:left w:val="none" w:sz="0" w:space="0" w:color="auto"/>
            <w:bottom w:val="none" w:sz="0" w:space="0" w:color="auto"/>
            <w:right w:val="none" w:sz="0" w:space="0" w:color="auto"/>
          </w:divBdr>
        </w:div>
        <w:div w:id="588974111">
          <w:marLeft w:val="640"/>
          <w:marRight w:val="0"/>
          <w:marTop w:val="0"/>
          <w:marBottom w:val="0"/>
          <w:divBdr>
            <w:top w:val="none" w:sz="0" w:space="0" w:color="auto"/>
            <w:left w:val="none" w:sz="0" w:space="0" w:color="auto"/>
            <w:bottom w:val="none" w:sz="0" w:space="0" w:color="auto"/>
            <w:right w:val="none" w:sz="0" w:space="0" w:color="auto"/>
          </w:divBdr>
        </w:div>
        <w:div w:id="310594910">
          <w:marLeft w:val="640"/>
          <w:marRight w:val="0"/>
          <w:marTop w:val="0"/>
          <w:marBottom w:val="0"/>
          <w:divBdr>
            <w:top w:val="none" w:sz="0" w:space="0" w:color="auto"/>
            <w:left w:val="none" w:sz="0" w:space="0" w:color="auto"/>
            <w:bottom w:val="none" w:sz="0" w:space="0" w:color="auto"/>
            <w:right w:val="none" w:sz="0" w:space="0" w:color="auto"/>
          </w:divBdr>
        </w:div>
        <w:div w:id="926842073">
          <w:marLeft w:val="640"/>
          <w:marRight w:val="0"/>
          <w:marTop w:val="0"/>
          <w:marBottom w:val="0"/>
          <w:divBdr>
            <w:top w:val="none" w:sz="0" w:space="0" w:color="auto"/>
            <w:left w:val="none" w:sz="0" w:space="0" w:color="auto"/>
            <w:bottom w:val="none" w:sz="0" w:space="0" w:color="auto"/>
            <w:right w:val="none" w:sz="0" w:space="0" w:color="auto"/>
          </w:divBdr>
        </w:div>
        <w:div w:id="892234145">
          <w:marLeft w:val="640"/>
          <w:marRight w:val="0"/>
          <w:marTop w:val="0"/>
          <w:marBottom w:val="0"/>
          <w:divBdr>
            <w:top w:val="none" w:sz="0" w:space="0" w:color="auto"/>
            <w:left w:val="none" w:sz="0" w:space="0" w:color="auto"/>
            <w:bottom w:val="none" w:sz="0" w:space="0" w:color="auto"/>
            <w:right w:val="none" w:sz="0" w:space="0" w:color="auto"/>
          </w:divBdr>
        </w:div>
        <w:div w:id="2041544222">
          <w:marLeft w:val="640"/>
          <w:marRight w:val="0"/>
          <w:marTop w:val="0"/>
          <w:marBottom w:val="0"/>
          <w:divBdr>
            <w:top w:val="none" w:sz="0" w:space="0" w:color="auto"/>
            <w:left w:val="none" w:sz="0" w:space="0" w:color="auto"/>
            <w:bottom w:val="none" w:sz="0" w:space="0" w:color="auto"/>
            <w:right w:val="none" w:sz="0" w:space="0" w:color="auto"/>
          </w:divBdr>
        </w:div>
        <w:div w:id="37820471">
          <w:marLeft w:val="640"/>
          <w:marRight w:val="0"/>
          <w:marTop w:val="0"/>
          <w:marBottom w:val="0"/>
          <w:divBdr>
            <w:top w:val="none" w:sz="0" w:space="0" w:color="auto"/>
            <w:left w:val="none" w:sz="0" w:space="0" w:color="auto"/>
            <w:bottom w:val="none" w:sz="0" w:space="0" w:color="auto"/>
            <w:right w:val="none" w:sz="0" w:space="0" w:color="auto"/>
          </w:divBdr>
        </w:div>
        <w:div w:id="396783687">
          <w:marLeft w:val="640"/>
          <w:marRight w:val="0"/>
          <w:marTop w:val="0"/>
          <w:marBottom w:val="0"/>
          <w:divBdr>
            <w:top w:val="none" w:sz="0" w:space="0" w:color="auto"/>
            <w:left w:val="none" w:sz="0" w:space="0" w:color="auto"/>
            <w:bottom w:val="none" w:sz="0" w:space="0" w:color="auto"/>
            <w:right w:val="none" w:sz="0" w:space="0" w:color="auto"/>
          </w:divBdr>
        </w:div>
        <w:div w:id="2068993504">
          <w:marLeft w:val="640"/>
          <w:marRight w:val="0"/>
          <w:marTop w:val="0"/>
          <w:marBottom w:val="0"/>
          <w:divBdr>
            <w:top w:val="none" w:sz="0" w:space="0" w:color="auto"/>
            <w:left w:val="none" w:sz="0" w:space="0" w:color="auto"/>
            <w:bottom w:val="none" w:sz="0" w:space="0" w:color="auto"/>
            <w:right w:val="none" w:sz="0" w:space="0" w:color="auto"/>
          </w:divBdr>
        </w:div>
        <w:div w:id="426737002">
          <w:marLeft w:val="640"/>
          <w:marRight w:val="0"/>
          <w:marTop w:val="0"/>
          <w:marBottom w:val="0"/>
          <w:divBdr>
            <w:top w:val="none" w:sz="0" w:space="0" w:color="auto"/>
            <w:left w:val="none" w:sz="0" w:space="0" w:color="auto"/>
            <w:bottom w:val="none" w:sz="0" w:space="0" w:color="auto"/>
            <w:right w:val="none" w:sz="0" w:space="0" w:color="auto"/>
          </w:divBdr>
        </w:div>
        <w:div w:id="2021010281">
          <w:marLeft w:val="640"/>
          <w:marRight w:val="0"/>
          <w:marTop w:val="0"/>
          <w:marBottom w:val="0"/>
          <w:divBdr>
            <w:top w:val="none" w:sz="0" w:space="0" w:color="auto"/>
            <w:left w:val="none" w:sz="0" w:space="0" w:color="auto"/>
            <w:bottom w:val="none" w:sz="0" w:space="0" w:color="auto"/>
            <w:right w:val="none" w:sz="0" w:space="0" w:color="auto"/>
          </w:divBdr>
        </w:div>
        <w:div w:id="41491167">
          <w:marLeft w:val="640"/>
          <w:marRight w:val="0"/>
          <w:marTop w:val="0"/>
          <w:marBottom w:val="0"/>
          <w:divBdr>
            <w:top w:val="none" w:sz="0" w:space="0" w:color="auto"/>
            <w:left w:val="none" w:sz="0" w:space="0" w:color="auto"/>
            <w:bottom w:val="none" w:sz="0" w:space="0" w:color="auto"/>
            <w:right w:val="none" w:sz="0" w:space="0" w:color="auto"/>
          </w:divBdr>
        </w:div>
        <w:div w:id="1657801236">
          <w:marLeft w:val="640"/>
          <w:marRight w:val="0"/>
          <w:marTop w:val="0"/>
          <w:marBottom w:val="0"/>
          <w:divBdr>
            <w:top w:val="none" w:sz="0" w:space="0" w:color="auto"/>
            <w:left w:val="none" w:sz="0" w:space="0" w:color="auto"/>
            <w:bottom w:val="none" w:sz="0" w:space="0" w:color="auto"/>
            <w:right w:val="none" w:sz="0" w:space="0" w:color="auto"/>
          </w:divBdr>
        </w:div>
        <w:div w:id="530382969">
          <w:marLeft w:val="640"/>
          <w:marRight w:val="0"/>
          <w:marTop w:val="0"/>
          <w:marBottom w:val="0"/>
          <w:divBdr>
            <w:top w:val="none" w:sz="0" w:space="0" w:color="auto"/>
            <w:left w:val="none" w:sz="0" w:space="0" w:color="auto"/>
            <w:bottom w:val="none" w:sz="0" w:space="0" w:color="auto"/>
            <w:right w:val="none" w:sz="0" w:space="0" w:color="auto"/>
          </w:divBdr>
        </w:div>
        <w:div w:id="939411529">
          <w:marLeft w:val="640"/>
          <w:marRight w:val="0"/>
          <w:marTop w:val="0"/>
          <w:marBottom w:val="0"/>
          <w:divBdr>
            <w:top w:val="none" w:sz="0" w:space="0" w:color="auto"/>
            <w:left w:val="none" w:sz="0" w:space="0" w:color="auto"/>
            <w:bottom w:val="none" w:sz="0" w:space="0" w:color="auto"/>
            <w:right w:val="none" w:sz="0" w:space="0" w:color="auto"/>
          </w:divBdr>
        </w:div>
        <w:div w:id="793060281">
          <w:marLeft w:val="640"/>
          <w:marRight w:val="0"/>
          <w:marTop w:val="0"/>
          <w:marBottom w:val="0"/>
          <w:divBdr>
            <w:top w:val="none" w:sz="0" w:space="0" w:color="auto"/>
            <w:left w:val="none" w:sz="0" w:space="0" w:color="auto"/>
            <w:bottom w:val="none" w:sz="0" w:space="0" w:color="auto"/>
            <w:right w:val="none" w:sz="0" w:space="0" w:color="auto"/>
          </w:divBdr>
        </w:div>
        <w:div w:id="64498018">
          <w:marLeft w:val="640"/>
          <w:marRight w:val="0"/>
          <w:marTop w:val="0"/>
          <w:marBottom w:val="0"/>
          <w:divBdr>
            <w:top w:val="none" w:sz="0" w:space="0" w:color="auto"/>
            <w:left w:val="none" w:sz="0" w:space="0" w:color="auto"/>
            <w:bottom w:val="none" w:sz="0" w:space="0" w:color="auto"/>
            <w:right w:val="none" w:sz="0" w:space="0" w:color="auto"/>
          </w:divBdr>
        </w:div>
        <w:div w:id="434860345">
          <w:marLeft w:val="640"/>
          <w:marRight w:val="0"/>
          <w:marTop w:val="0"/>
          <w:marBottom w:val="0"/>
          <w:divBdr>
            <w:top w:val="none" w:sz="0" w:space="0" w:color="auto"/>
            <w:left w:val="none" w:sz="0" w:space="0" w:color="auto"/>
            <w:bottom w:val="none" w:sz="0" w:space="0" w:color="auto"/>
            <w:right w:val="none" w:sz="0" w:space="0" w:color="auto"/>
          </w:divBdr>
        </w:div>
        <w:div w:id="1083140454">
          <w:marLeft w:val="640"/>
          <w:marRight w:val="0"/>
          <w:marTop w:val="0"/>
          <w:marBottom w:val="0"/>
          <w:divBdr>
            <w:top w:val="none" w:sz="0" w:space="0" w:color="auto"/>
            <w:left w:val="none" w:sz="0" w:space="0" w:color="auto"/>
            <w:bottom w:val="none" w:sz="0" w:space="0" w:color="auto"/>
            <w:right w:val="none" w:sz="0" w:space="0" w:color="auto"/>
          </w:divBdr>
        </w:div>
        <w:div w:id="612251199">
          <w:marLeft w:val="640"/>
          <w:marRight w:val="0"/>
          <w:marTop w:val="0"/>
          <w:marBottom w:val="0"/>
          <w:divBdr>
            <w:top w:val="none" w:sz="0" w:space="0" w:color="auto"/>
            <w:left w:val="none" w:sz="0" w:space="0" w:color="auto"/>
            <w:bottom w:val="none" w:sz="0" w:space="0" w:color="auto"/>
            <w:right w:val="none" w:sz="0" w:space="0" w:color="auto"/>
          </w:divBdr>
        </w:div>
        <w:div w:id="446855906">
          <w:marLeft w:val="640"/>
          <w:marRight w:val="0"/>
          <w:marTop w:val="0"/>
          <w:marBottom w:val="0"/>
          <w:divBdr>
            <w:top w:val="none" w:sz="0" w:space="0" w:color="auto"/>
            <w:left w:val="none" w:sz="0" w:space="0" w:color="auto"/>
            <w:bottom w:val="none" w:sz="0" w:space="0" w:color="auto"/>
            <w:right w:val="none" w:sz="0" w:space="0" w:color="auto"/>
          </w:divBdr>
        </w:div>
        <w:div w:id="1700814322">
          <w:marLeft w:val="640"/>
          <w:marRight w:val="0"/>
          <w:marTop w:val="0"/>
          <w:marBottom w:val="0"/>
          <w:divBdr>
            <w:top w:val="none" w:sz="0" w:space="0" w:color="auto"/>
            <w:left w:val="none" w:sz="0" w:space="0" w:color="auto"/>
            <w:bottom w:val="none" w:sz="0" w:space="0" w:color="auto"/>
            <w:right w:val="none" w:sz="0" w:space="0" w:color="auto"/>
          </w:divBdr>
        </w:div>
        <w:div w:id="681052198">
          <w:marLeft w:val="640"/>
          <w:marRight w:val="0"/>
          <w:marTop w:val="0"/>
          <w:marBottom w:val="0"/>
          <w:divBdr>
            <w:top w:val="none" w:sz="0" w:space="0" w:color="auto"/>
            <w:left w:val="none" w:sz="0" w:space="0" w:color="auto"/>
            <w:bottom w:val="none" w:sz="0" w:space="0" w:color="auto"/>
            <w:right w:val="none" w:sz="0" w:space="0" w:color="auto"/>
          </w:divBdr>
        </w:div>
        <w:div w:id="892084855">
          <w:marLeft w:val="640"/>
          <w:marRight w:val="0"/>
          <w:marTop w:val="0"/>
          <w:marBottom w:val="0"/>
          <w:divBdr>
            <w:top w:val="none" w:sz="0" w:space="0" w:color="auto"/>
            <w:left w:val="none" w:sz="0" w:space="0" w:color="auto"/>
            <w:bottom w:val="none" w:sz="0" w:space="0" w:color="auto"/>
            <w:right w:val="none" w:sz="0" w:space="0" w:color="auto"/>
          </w:divBdr>
        </w:div>
        <w:div w:id="1306274194">
          <w:marLeft w:val="640"/>
          <w:marRight w:val="0"/>
          <w:marTop w:val="0"/>
          <w:marBottom w:val="0"/>
          <w:divBdr>
            <w:top w:val="none" w:sz="0" w:space="0" w:color="auto"/>
            <w:left w:val="none" w:sz="0" w:space="0" w:color="auto"/>
            <w:bottom w:val="none" w:sz="0" w:space="0" w:color="auto"/>
            <w:right w:val="none" w:sz="0" w:space="0" w:color="auto"/>
          </w:divBdr>
        </w:div>
        <w:div w:id="1239246407">
          <w:marLeft w:val="640"/>
          <w:marRight w:val="0"/>
          <w:marTop w:val="0"/>
          <w:marBottom w:val="0"/>
          <w:divBdr>
            <w:top w:val="none" w:sz="0" w:space="0" w:color="auto"/>
            <w:left w:val="none" w:sz="0" w:space="0" w:color="auto"/>
            <w:bottom w:val="none" w:sz="0" w:space="0" w:color="auto"/>
            <w:right w:val="none" w:sz="0" w:space="0" w:color="auto"/>
          </w:divBdr>
        </w:div>
        <w:div w:id="1584533690">
          <w:marLeft w:val="640"/>
          <w:marRight w:val="0"/>
          <w:marTop w:val="0"/>
          <w:marBottom w:val="0"/>
          <w:divBdr>
            <w:top w:val="none" w:sz="0" w:space="0" w:color="auto"/>
            <w:left w:val="none" w:sz="0" w:space="0" w:color="auto"/>
            <w:bottom w:val="none" w:sz="0" w:space="0" w:color="auto"/>
            <w:right w:val="none" w:sz="0" w:space="0" w:color="auto"/>
          </w:divBdr>
        </w:div>
        <w:div w:id="789737280">
          <w:marLeft w:val="640"/>
          <w:marRight w:val="0"/>
          <w:marTop w:val="0"/>
          <w:marBottom w:val="0"/>
          <w:divBdr>
            <w:top w:val="none" w:sz="0" w:space="0" w:color="auto"/>
            <w:left w:val="none" w:sz="0" w:space="0" w:color="auto"/>
            <w:bottom w:val="none" w:sz="0" w:space="0" w:color="auto"/>
            <w:right w:val="none" w:sz="0" w:space="0" w:color="auto"/>
          </w:divBdr>
        </w:div>
        <w:div w:id="586503922">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5821289">
      <w:bodyDiv w:val="1"/>
      <w:marLeft w:val="0"/>
      <w:marRight w:val="0"/>
      <w:marTop w:val="0"/>
      <w:marBottom w:val="0"/>
      <w:divBdr>
        <w:top w:val="none" w:sz="0" w:space="0" w:color="auto"/>
        <w:left w:val="none" w:sz="0" w:space="0" w:color="auto"/>
        <w:bottom w:val="none" w:sz="0" w:space="0" w:color="auto"/>
        <w:right w:val="none" w:sz="0" w:space="0" w:color="auto"/>
      </w:divBdr>
      <w:divsChild>
        <w:div w:id="254941059">
          <w:marLeft w:val="640"/>
          <w:marRight w:val="0"/>
          <w:marTop w:val="0"/>
          <w:marBottom w:val="0"/>
          <w:divBdr>
            <w:top w:val="none" w:sz="0" w:space="0" w:color="auto"/>
            <w:left w:val="none" w:sz="0" w:space="0" w:color="auto"/>
            <w:bottom w:val="none" w:sz="0" w:space="0" w:color="auto"/>
            <w:right w:val="none" w:sz="0" w:space="0" w:color="auto"/>
          </w:divBdr>
        </w:div>
        <w:div w:id="261452136">
          <w:marLeft w:val="640"/>
          <w:marRight w:val="0"/>
          <w:marTop w:val="0"/>
          <w:marBottom w:val="0"/>
          <w:divBdr>
            <w:top w:val="none" w:sz="0" w:space="0" w:color="auto"/>
            <w:left w:val="none" w:sz="0" w:space="0" w:color="auto"/>
            <w:bottom w:val="none" w:sz="0" w:space="0" w:color="auto"/>
            <w:right w:val="none" w:sz="0" w:space="0" w:color="auto"/>
          </w:divBdr>
        </w:div>
        <w:div w:id="1218276979">
          <w:marLeft w:val="640"/>
          <w:marRight w:val="0"/>
          <w:marTop w:val="0"/>
          <w:marBottom w:val="0"/>
          <w:divBdr>
            <w:top w:val="none" w:sz="0" w:space="0" w:color="auto"/>
            <w:left w:val="none" w:sz="0" w:space="0" w:color="auto"/>
            <w:bottom w:val="none" w:sz="0" w:space="0" w:color="auto"/>
            <w:right w:val="none" w:sz="0" w:space="0" w:color="auto"/>
          </w:divBdr>
        </w:div>
        <w:div w:id="1678078747">
          <w:marLeft w:val="640"/>
          <w:marRight w:val="0"/>
          <w:marTop w:val="0"/>
          <w:marBottom w:val="0"/>
          <w:divBdr>
            <w:top w:val="none" w:sz="0" w:space="0" w:color="auto"/>
            <w:left w:val="none" w:sz="0" w:space="0" w:color="auto"/>
            <w:bottom w:val="none" w:sz="0" w:space="0" w:color="auto"/>
            <w:right w:val="none" w:sz="0" w:space="0" w:color="auto"/>
          </w:divBdr>
        </w:div>
        <w:div w:id="2122454006">
          <w:marLeft w:val="640"/>
          <w:marRight w:val="0"/>
          <w:marTop w:val="0"/>
          <w:marBottom w:val="0"/>
          <w:divBdr>
            <w:top w:val="none" w:sz="0" w:space="0" w:color="auto"/>
            <w:left w:val="none" w:sz="0" w:space="0" w:color="auto"/>
            <w:bottom w:val="none" w:sz="0" w:space="0" w:color="auto"/>
            <w:right w:val="none" w:sz="0" w:space="0" w:color="auto"/>
          </w:divBdr>
        </w:div>
        <w:div w:id="1305544261">
          <w:marLeft w:val="640"/>
          <w:marRight w:val="0"/>
          <w:marTop w:val="0"/>
          <w:marBottom w:val="0"/>
          <w:divBdr>
            <w:top w:val="none" w:sz="0" w:space="0" w:color="auto"/>
            <w:left w:val="none" w:sz="0" w:space="0" w:color="auto"/>
            <w:bottom w:val="none" w:sz="0" w:space="0" w:color="auto"/>
            <w:right w:val="none" w:sz="0" w:space="0" w:color="auto"/>
          </w:divBdr>
        </w:div>
        <w:div w:id="213810130">
          <w:marLeft w:val="640"/>
          <w:marRight w:val="0"/>
          <w:marTop w:val="0"/>
          <w:marBottom w:val="0"/>
          <w:divBdr>
            <w:top w:val="none" w:sz="0" w:space="0" w:color="auto"/>
            <w:left w:val="none" w:sz="0" w:space="0" w:color="auto"/>
            <w:bottom w:val="none" w:sz="0" w:space="0" w:color="auto"/>
            <w:right w:val="none" w:sz="0" w:space="0" w:color="auto"/>
          </w:divBdr>
        </w:div>
        <w:div w:id="1609198598">
          <w:marLeft w:val="640"/>
          <w:marRight w:val="0"/>
          <w:marTop w:val="0"/>
          <w:marBottom w:val="0"/>
          <w:divBdr>
            <w:top w:val="none" w:sz="0" w:space="0" w:color="auto"/>
            <w:left w:val="none" w:sz="0" w:space="0" w:color="auto"/>
            <w:bottom w:val="none" w:sz="0" w:space="0" w:color="auto"/>
            <w:right w:val="none" w:sz="0" w:space="0" w:color="auto"/>
          </w:divBdr>
        </w:div>
        <w:div w:id="936987310">
          <w:marLeft w:val="640"/>
          <w:marRight w:val="0"/>
          <w:marTop w:val="0"/>
          <w:marBottom w:val="0"/>
          <w:divBdr>
            <w:top w:val="none" w:sz="0" w:space="0" w:color="auto"/>
            <w:left w:val="none" w:sz="0" w:space="0" w:color="auto"/>
            <w:bottom w:val="none" w:sz="0" w:space="0" w:color="auto"/>
            <w:right w:val="none" w:sz="0" w:space="0" w:color="auto"/>
          </w:divBdr>
        </w:div>
        <w:div w:id="600724868">
          <w:marLeft w:val="640"/>
          <w:marRight w:val="0"/>
          <w:marTop w:val="0"/>
          <w:marBottom w:val="0"/>
          <w:divBdr>
            <w:top w:val="none" w:sz="0" w:space="0" w:color="auto"/>
            <w:left w:val="none" w:sz="0" w:space="0" w:color="auto"/>
            <w:bottom w:val="none" w:sz="0" w:space="0" w:color="auto"/>
            <w:right w:val="none" w:sz="0" w:space="0" w:color="auto"/>
          </w:divBdr>
        </w:div>
        <w:div w:id="1099258078">
          <w:marLeft w:val="640"/>
          <w:marRight w:val="0"/>
          <w:marTop w:val="0"/>
          <w:marBottom w:val="0"/>
          <w:divBdr>
            <w:top w:val="none" w:sz="0" w:space="0" w:color="auto"/>
            <w:left w:val="none" w:sz="0" w:space="0" w:color="auto"/>
            <w:bottom w:val="none" w:sz="0" w:space="0" w:color="auto"/>
            <w:right w:val="none" w:sz="0" w:space="0" w:color="auto"/>
          </w:divBdr>
        </w:div>
        <w:div w:id="1438404609">
          <w:marLeft w:val="640"/>
          <w:marRight w:val="0"/>
          <w:marTop w:val="0"/>
          <w:marBottom w:val="0"/>
          <w:divBdr>
            <w:top w:val="none" w:sz="0" w:space="0" w:color="auto"/>
            <w:left w:val="none" w:sz="0" w:space="0" w:color="auto"/>
            <w:bottom w:val="none" w:sz="0" w:space="0" w:color="auto"/>
            <w:right w:val="none" w:sz="0" w:space="0" w:color="auto"/>
          </w:divBdr>
        </w:div>
        <w:div w:id="1127353087">
          <w:marLeft w:val="640"/>
          <w:marRight w:val="0"/>
          <w:marTop w:val="0"/>
          <w:marBottom w:val="0"/>
          <w:divBdr>
            <w:top w:val="none" w:sz="0" w:space="0" w:color="auto"/>
            <w:left w:val="none" w:sz="0" w:space="0" w:color="auto"/>
            <w:bottom w:val="none" w:sz="0" w:space="0" w:color="auto"/>
            <w:right w:val="none" w:sz="0" w:space="0" w:color="auto"/>
          </w:divBdr>
        </w:div>
        <w:div w:id="1558518273">
          <w:marLeft w:val="640"/>
          <w:marRight w:val="0"/>
          <w:marTop w:val="0"/>
          <w:marBottom w:val="0"/>
          <w:divBdr>
            <w:top w:val="none" w:sz="0" w:space="0" w:color="auto"/>
            <w:left w:val="none" w:sz="0" w:space="0" w:color="auto"/>
            <w:bottom w:val="none" w:sz="0" w:space="0" w:color="auto"/>
            <w:right w:val="none" w:sz="0" w:space="0" w:color="auto"/>
          </w:divBdr>
        </w:div>
        <w:div w:id="838037740">
          <w:marLeft w:val="640"/>
          <w:marRight w:val="0"/>
          <w:marTop w:val="0"/>
          <w:marBottom w:val="0"/>
          <w:divBdr>
            <w:top w:val="none" w:sz="0" w:space="0" w:color="auto"/>
            <w:left w:val="none" w:sz="0" w:space="0" w:color="auto"/>
            <w:bottom w:val="none" w:sz="0" w:space="0" w:color="auto"/>
            <w:right w:val="none" w:sz="0" w:space="0" w:color="auto"/>
          </w:divBdr>
        </w:div>
        <w:div w:id="915672335">
          <w:marLeft w:val="640"/>
          <w:marRight w:val="0"/>
          <w:marTop w:val="0"/>
          <w:marBottom w:val="0"/>
          <w:divBdr>
            <w:top w:val="none" w:sz="0" w:space="0" w:color="auto"/>
            <w:left w:val="none" w:sz="0" w:space="0" w:color="auto"/>
            <w:bottom w:val="none" w:sz="0" w:space="0" w:color="auto"/>
            <w:right w:val="none" w:sz="0" w:space="0" w:color="auto"/>
          </w:divBdr>
        </w:div>
        <w:div w:id="345445827">
          <w:marLeft w:val="640"/>
          <w:marRight w:val="0"/>
          <w:marTop w:val="0"/>
          <w:marBottom w:val="0"/>
          <w:divBdr>
            <w:top w:val="none" w:sz="0" w:space="0" w:color="auto"/>
            <w:left w:val="none" w:sz="0" w:space="0" w:color="auto"/>
            <w:bottom w:val="none" w:sz="0" w:space="0" w:color="auto"/>
            <w:right w:val="none" w:sz="0" w:space="0" w:color="auto"/>
          </w:divBdr>
        </w:div>
        <w:div w:id="1447430199">
          <w:marLeft w:val="640"/>
          <w:marRight w:val="0"/>
          <w:marTop w:val="0"/>
          <w:marBottom w:val="0"/>
          <w:divBdr>
            <w:top w:val="none" w:sz="0" w:space="0" w:color="auto"/>
            <w:left w:val="none" w:sz="0" w:space="0" w:color="auto"/>
            <w:bottom w:val="none" w:sz="0" w:space="0" w:color="auto"/>
            <w:right w:val="none" w:sz="0" w:space="0" w:color="auto"/>
          </w:divBdr>
        </w:div>
        <w:div w:id="834611979">
          <w:marLeft w:val="640"/>
          <w:marRight w:val="0"/>
          <w:marTop w:val="0"/>
          <w:marBottom w:val="0"/>
          <w:divBdr>
            <w:top w:val="none" w:sz="0" w:space="0" w:color="auto"/>
            <w:left w:val="none" w:sz="0" w:space="0" w:color="auto"/>
            <w:bottom w:val="none" w:sz="0" w:space="0" w:color="auto"/>
            <w:right w:val="none" w:sz="0" w:space="0" w:color="auto"/>
          </w:divBdr>
        </w:div>
        <w:div w:id="1261061660">
          <w:marLeft w:val="640"/>
          <w:marRight w:val="0"/>
          <w:marTop w:val="0"/>
          <w:marBottom w:val="0"/>
          <w:divBdr>
            <w:top w:val="none" w:sz="0" w:space="0" w:color="auto"/>
            <w:left w:val="none" w:sz="0" w:space="0" w:color="auto"/>
            <w:bottom w:val="none" w:sz="0" w:space="0" w:color="auto"/>
            <w:right w:val="none" w:sz="0" w:space="0" w:color="auto"/>
          </w:divBdr>
        </w:div>
        <w:div w:id="789662855">
          <w:marLeft w:val="640"/>
          <w:marRight w:val="0"/>
          <w:marTop w:val="0"/>
          <w:marBottom w:val="0"/>
          <w:divBdr>
            <w:top w:val="none" w:sz="0" w:space="0" w:color="auto"/>
            <w:left w:val="none" w:sz="0" w:space="0" w:color="auto"/>
            <w:bottom w:val="none" w:sz="0" w:space="0" w:color="auto"/>
            <w:right w:val="none" w:sz="0" w:space="0" w:color="auto"/>
          </w:divBdr>
        </w:div>
        <w:div w:id="2050523079">
          <w:marLeft w:val="640"/>
          <w:marRight w:val="0"/>
          <w:marTop w:val="0"/>
          <w:marBottom w:val="0"/>
          <w:divBdr>
            <w:top w:val="none" w:sz="0" w:space="0" w:color="auto"/>
            <w:left w:val="none" w:sz="0" w:space="0" w:color="auto"/>
            <w:bottom w:val="none" w:sz="0" w:space="0" w:color="auto"/>
            <w:right w:val="none" w:sz="0" w:space="0" w:color="auto"/>
          </w:divBdr>
        </w:div>
        <w:div w:id="487091449">
          <w:marLeft w:val="640"/>
          <w:marRight w:val="0"/>
          <w:marTop w:val="0"/>
          <w:marBottom w:val="0"/>
          <w:divBdr>
            <w:top w:val="none" w:sz="0" w:space="0" w:color="auto"/>
            <w:left w:val="none" w:sz="0" w:space="0" w:color="auto"/>
            <w:bottom w:val="none" w:sz="0" w:space="0" w:color="auto"/>
            <w:right w:val="none" w:sz="0" w:space="0" w:color="auto"/>
          </w:divBdr>
        </w:div>
        <w:div w:id="720636517">
          <w:marLeft w:val="640"/>
          <w:marRight w:val="0"/>
          <w:marTop w:val="0"/>
          <w:marBottom w:val="0"/>
          <w:divBdr>
            <w:top w:val="none" w:sz="0" w:space="0" w:color="auto"/>
            <w:left w:val="none" w:sz="0" w:space="0" w:color="auto"/>
            <w:bottom w:val="none" w:sz="0" w:space="0" w:color="auto"/>
            <w:right w:val="none" w:sz="0" w:space="0" w:color="auto"/>
          </w:divBdr>
        </w:div>
        <w:div w:id="1361202372">
          <w:marLeft w:val="640"/>
          <w:marRight w:val="0"/>
          <w:marTop w:val="0"/>
          <w:marBottom w:val="0"/>
          <w:divBdr>
            <w:top w:val="none" w:sz="0" w:space="0" w:color="auto"/>
            <w:left w:val="none" w:sz="0" w:space="0" w:color="auto"/>
            <w:bottom w:val="none" w:sz="0" w:space="0" w:color="auto"/>
            <w:right w:val="none" w:sz="0" w:space="0" w:color="auto"/>
          </w:divBdr>
        </w:div>
        <w:div w:id="350421513">
          <w:marLeft w:val="640"/>
          <w:marRight w:val="0"/>
          <w:marTop w:val="0"/>
          <w:marBottom w:val="0"/>
          <w:divBdr>
            <w:top w:val="none" w:sz="0" w:space="0" w:color="auto"/>
            <w:left w:val="none" w:sz="0" w:space="0" w:color="auto"/>
            <w:bottom w:val="none" w:sz="0" w:space="0" w:color="auto"/>
            <w:right w:val="none" w:sz="0" w:space="0" w:color="auto"/>
          </w:divBdr>
        </w:div>
        <w:div w:id="270747464">
          <w:marLeft w:val="640"/>
          <w:marRight w:val="0"/>
          <w:marTop w:val="0"/>
          <w:marBottom w:val="0"/>
          <w:divBdr>
            <w:top w:val="none" w:sz="0" w:space="0" w:color="auto"/>
            <w:left w:val="none" w:sz="0" w:space="0" w:color="auto"/>
            <w:bottom w:val="none" w:sz="0" w:space="0" w:color="auto"/>
            <w:right w:val="none" w:sz="0" w:space="0" w:color="auto"/>
          </w:divBdr>
        </w:div>
        <w:div w:id="600139428">
          <w:marLeft w:val="640"/>
          <w:marRight w:val="0"/>
          <w:marTop w:val="0"/>
          <w:marBottom w:val="0"/>
          <w:divBdr>
            <w:top w:val="none" w:sz="0" w:space="0" w:color="auto"/>
            <w:left w:val="none" w:sz="0" w:space="0" w:color="auto"/>
            <w:bottom w:val="none" w:sz="0" w:space="0" w:color="auto"/>
            <w:right w:val="none" w:sz="0" w:space="0" w:color="auto"/>
          </w:divBdr>
        </w:div>
        <w:div w:id="1342779864">
          <w:marLeft w:val="640"/>
          <w:marRight w:val="0"/>
          <w:marTop w:val="0"/>
          <w:marBottom w:val="0"/>
          <w:divBdr>
            <w:top w:val="none" w:sz="0" w:space="0" w:color="auto"/>
            <w:left w:val="none" w:sz="0" w:space="0" w:color="auto"/>
            <w:bottom w:val="none" w:sz="0" w:space="0" w:color="auto"/>
            <w:right w:val="none" w:sz="0" w:space="0" w:color="auto"/>
          </w:divBdr>
        </w:div>
        <w:div w:id="906380504">
          <w:marLeft w:val="640"/>
          <w:marRight w:val="0"/>
          <w:marTop w:val="0"/>
          <w:marBottom w:val="0"/>
          <w:divBdr>
            <w:top w:val="none" w:sz="0" w:space="0" w:color="auto"/>
            <w:left w:val="none" w:sz="0" w:space="0" w:color="auto"/>
            <w:bottom w:val="none" w:sz="0" w:space="0" w:color="auto"/>
            <w:right w:val="none" w:sz="0" w:space="0" w:color="auto"/>
          </w:divBdr>
        </w:div>
        <w:div w:id="955983811">
          <w:marLeft w:val="640"/>
          <w:marRight w:val="0"/>
          <w:marTop w:val="0"/>
          <w:marBottom w:val="0"/>
          <w:divBdr>
            <w:top w:val="none" w:sz="0" w:space="0" w:color="auto"/>
            <w:left w:val="none" w:sz="0" w:space="0" w:color="auto"/>
            <w:bottom w:val="none" w:sz="0" w:space="0" w:color="auto"/>
            <w:right w:val="none" w:sz="0" w:space="0" w:color="auto"/>
          </w:divBdr>
        </w:div>
        <w:div w:id="1957711866">
          <w:marLeft w:val="640"/>
          <w:marRight w:val="0"/>
          <w:marTop w:val="0"/>
          <w:marBottom w:val="0"/>
          <w:divBdr>
            <w:top w:val="none" w:sz="0" w:space="0" w:color="auto"/>
            <w:left w:val="none" w:sz="0" w:space="0" w:color="auto"/>
            <w:bottom w:val="none" w:sz="0" w:space="0" w:color="auto"/>
            <w:right w:val="none" w:sz="0" w:space="0" w:color="auto"/>
          </w:divBdr>
        </w:div>
        <w:div w:id="967933445">
          <w:marLeft w:val="640"/>
          <w:marRight w:val="0"/>
          <w:marTop w:val="0"/>
          <w:marBottom w:val="0"/>
          <w:divBdr>
            <w:top w:val="none" w:sz="0" w:space="0" w:color="auto"/>
            <w:left w:val="none" w:sz="0" w:space="0" w:color="auto"/>
            <w:bottom w:val="none" w:sz="0" w:space="0" w:color="auto"/>
            <w:right w:val="none" w:sz="0" w:space="0" w:color="auto"/>
          </w:divBdr>
        </w:div>
        <w:div w:id="632951652">
          <w:marLeft w:val="640"/>
          <w:marRight w:val="0"/>
          <w:marTop w:val="0"/>
          <w:marBottom w:val="0"/>
          <w:divBdr>
            <w:top w:val="none" w:sz="0" w:space="0" w:color="auto"/>
            <w:left w:val="none" w:sz="0" w:space="0" w:color="auto"/>
            <w:bottom w:val="none" w:sz="0" w:space="0" w:color="auto"/>
            <w:right w:val="none" w:sz="0" w:space="0" w:color="auto"/>
          </w:divBdr>
        </w:div>
        <w:div w:id="2078891901">
          <w:marLeft w:val="640"/>
          <w:marRight w:val="0"/>
          <w:marTop w:val="0"/>
          <w:marBottom w:val="0"/>
          <w:divBdr>
            <w:top w:val="none" w:sz="0" w:space="0" w:color="auto"/>
            <w:left w:val="none" w:sz="0" w:space="0" w:color="auto"/>
            <w:bottom w:val="none" w:sz="0" w:space="0" w:color="auto"/>
            <w:right w:val="none" w:sz="0" w:space="0" w:color="auto"/>
          </w:divBdr>
        </w:div>
        <w:div w:id="1431121206">
          <w:marLeft w:val="640"/>
          <w:marRight w:val="0"/>
          <w:marTop w:val="0"/>
          <w:marBottom w:val="0"/>
          <w:divBdr>
            <w:top w:val="none" w:sz="0" w:space="0" w:color="auto"/>
            <w:left w:val="none" w:sz="0" w:space="0" w:color="auto"/>
            <w:bottom w:val="none" w:sz="0" w:space="0" w:color="auto"/>
            <w:right w:val="none" w:sz="0" w:space="0" w:color="auto"/>
          </w:divBdr>
        </w:div>
        <w:div w:id="218135075">
          <w:marLeft w:val="640"/>
          <w:marRight w:val="0"/>
          <w:marTop w:val="0"/>
          <w:marBottom w:val="0"/>
          <w:divBdr>
            <w:top w:val="none" w:sz="0" w:space="0" w:color="auto"/>
            <w:left w:val="none" w:sz="0" w:space="0" w:color="auto"/>
            <w:bottom w:val="none" w:sz="0" w:space="0" w:color="auto"/>
            <w:right w:val="none" w:sz="0" w:space="0" w:color="auto"/>
          </w:divBdr>
        </w:div>
        <w:div w:id="788931347">
          <w:marLeft w:val="640"/>
          <w:marRight w:val="0"/>
          <w:marTop w:val="0"/>
          <w:marBottom w:val="0"/>
          <w:divBdr>
            <w:top w:val="none" w:sz="0" w:space="0" w:color="auto"/>
            <w:left w:val="none" w:sz="0" w:space="0" w:color="auto"/>
            <w:bottom w:val="none" w:sz="0" w:space="0" w:color="auto"/>
            <w:right w:val="none" w:sz="0" w:space="0" w:color="auto"/>
          </w:divBdr>
        </w:div>
        <w:div w:id="698240926">
          <w:marLeft w:val="640"/>
          <w:marRight w:val="0"/>
          <w:marTop w:val="0"/>
          <w:marBottom w:val="0"/>
          <w:divBdr>
            <w:top w:val="none" w:sz="0" w:space="0" w:color="auto"/>
            <w:left w:val="none" w:sz="0" w:space="0" w:color="auto"/>
            <w:bottom w:val="none" w:sz="0" w:space="0" w:color="auto"/>
            <w:right w:val="none" w:sz="0" w:space="0" w:color="auto"/>
          </w:divBdr>
        </w:div>
        <w:div w:id="2065324440">
          <w:marLeft w:val="640"/>
          <w:marRight w:val="0"/>
          <w:marTop w:val="0"/>
          <w:marBottom w:val="0"/>
          <w:divBdr>
            <w:top w:val="none" w:sz="0" w:space="0" w:color="auto"/>
            <w:left w:val="none" w:sz="0" w:space="0" w:color="auto"/>
            <w:bottom w:val="none" w:sz="0" w:space="0" w:color="auto"/>
            <w:right w:val="none" w:sz="0" w:space="0" w:color="auto"/>
          </w:divBdr>
        </w:div>
        <w:div w:id="739014948">
          <w:marLeft w:val="640"/>
          <w:marRight w:val="0"/>
          <w:marTop w:val="0"/>
          <w:marBottom w:val="0"/>
          <w:divBdr>
            <w:top w:val="none" w:sz="0" w:space="0" w:color="auto"/>
            <w:left w:val="none" w:sz="0" w:space="0" w:color="auto"/>
            <w:bottom w:val="none" w:sz="0" w:space="0" w:color="auto"/>
            <w:right w:val="none" w:sz="0" w:space="0" w:color="auto"/>
          </w:divBdr>
        </w:div>
        <w:div w:id="87702495">
          <w:marLeft w:val="640"/>
          <w:marRight w:val="0"/>
          <w:marTop w:val="0"/>
          <w:marBottom w:val="0"/>
          <w:divBdr>
            <w:top w:val="none" w:sz="0" w:space="0" w:color="auto"/>
            <w:left w:val="none" w:sz="0" w:space="0" w:color="auto"/>
            <w:bottom w:val="none" w:sz="0" w:space="0" w:color="auto"/>
            <w:right w:val="none" w:sz="0" w:space="0" w:color="auto"/>
          </w:divBdr>
        </w:div>
        <w:div w:id="2062363939">
          <w:marLeft w:val="640"/>
          <w:marRight w:val="0"/>
          <w:marTop w:val="0"/>
          <w:marBottom w:val="0"/>
          <w:divBdr>
            <w:top w:val="none" w:sz="0" w:space="0" w:color="auto"/>
            <w:left w:val="none" w:sz="0" w:space="0" w:color="auto"/>
            <w:bottom w:val="none" w:sz="0" w:space="0" w:color="auto"/>
            <w:right w:val="none" w:sz="0" w:space="0" w:color="auto"/>
          </w:divBdr>
        </w:div>
        <w:div w:id="896673407">
          <w:marLeft w:val="640"/>
          <w:marRight w:val="0"/>
          <w:marTop w:val="0"/>
          <w:marBottom w:val="0"/>
          <w:divBdr>
            <w:top w:val="none" w:sz="0" w:space="0" w:color="auto"/>
            <w:left w:val="none" w:sz="0" w:space="0" w:color="auto"/>
            <w:bottom w:val="none" w:sz="0" w:space="0" w:color="auto"/>
            <w:right w:val="none" w:sz="0" w:space="0" w:color="auto"/>
          </w:divBdr>
        </w:div>
        <w:div w:id="1702124143">
          <w:marLeft w:val="640"/>
          <w:marRight w:val="0"/>
          <w:marTop w:val="0"/>
          <w:marBottom w:val="0"/>
          <w:divBdr>
            <w:top w:val="none" w:sz="0" w:space="0" w:color="auto"/>
            <w:left w:val="none" w:sz="0" w:space="0" w:color="auto"/>
            <w:bottom w:val="none" w:sz="0" w:space="0" w:color="auto"/>
            <w:right w:val="none" w:sz="0" w:space="0" w:color="auto"/>
          </w:divBdr>
        </w:div>
        <w:div w:id="1715541909">
          <w:marLeft w:val="640"/>
          <w:marRight w:val="0"/>
          <w:marTop w:val="0"/>
          <w:marBottom w:val="0"/>
          <w:divBdr>
            <w:top w:val="none" w:sz="0" w:space="0" w:color="auto"/>
            <w:left w:val="none" w:sz="0" w:space="0" w:color="auto"/>
            <w:bottom w:val="none" w:sz="0" w:space="0" w:color="auto"/>
            <w:right w:val="none" w:sz="0" w:space="0" w:color="auto"/>
          </w:divBdr>
        </w:div>
        <w:div w:id="994188989">
          <w:marLeft w:val="640"/>
          <w:marRight w:val="0"/>
          <w:marTop w:val="0"/>
          <w:marBottom w:val="0"/>
          <w:divBdr>
            <w:top w:val="none" w:sz="0" w:space="0" w:color="auto"/>
            <w:left w:val="none" w:sz="0" w:space="0" w:color="auto"/>
            <w:bottom w:val="none" w:sz="0" w:space="0" w:color="auto"/>
            <w:right w:val="none" w:sz="0" w:space="0" w:color="auto"/>
          </w:divBdr>
        </w:div>
        <w:div w:id="1065565142">
          <w:marLeft w:val="640"/>
          <w:marRight w:val="0"/>
          <w:marTop w:val="0"/>
          <w:marBottom w:val="0"/>
          <w:divBdr>
            <w:top w:val="none" w:sz="0" w:space="0" w:color="auto"/>
            <w:left w:val="none" w:sz="0" w:space="0" w:color="auto"/>
            <w:bottom w:val="none" w:sz="0" w:space="0" w:color="auto"/>
            <w:right w:val="none" w:sz="0" w:space="0" w:color="auto"/>
          </w:divBdr>
        </w:div>
        <w:div w:id="444466276">
          <w:marLeft w:val="640"/>
          <w:marRight w:val="0"/>
          <w:marTop w:val="0"/>
          <w:marBottom w:val="0"/>
          <w:divBdr>
            <w:top w:val="none" w:sz="0" w:space="0" w:color="auto"/>
            <w:left w:val="none" w:sz="0" w:space="0" w:color="auto"/>
            <w:bottom w:val="none" w:sz="0" w:space="0" w:color="auto"/>
            <w:right w:val="none" w:sz="0" w:space="0" w:color="auto"/>
          </w:divBdr>
        </w:div>
        <w:div w:id="2112435857">
          <w:marLeft w:val="640"/>
          <w:marRight w:val="0"/>
          <w:marTop w:val="0"/>
          <w:marBottom w:val="0"/>
          <w:divBdr>
            <w:top w:val="none" w:sz="0" w:space="0" w:color="auto"/>
            <w:left w:val="none" w:sz="0" w:space="0" w:color="auto"/>
            <w:bottom w:val="none" w:sz="0" w:space="0" w:color="auto"/>
            <w:right w:val="none" w:sz="0" w:space="0" w:color="auto"/>
          </w:divBdr>
        </w:div>
        <w:div w:id="1691297524">
          <w:marLeft w:val="640"/>
          <w:marRight w:val="0"/>
          <w:marTop w:val="0"/>
          <w:marBottom w:val="0"/>
          <w:divBdr>
            <w:top w:val="none" w:sz="0" w:space="0" w:color="auto"/>
            <w:left w:val="none" w:sz="0" w:space="0" w:color="auto"/>
            <w:bottom w:val="none" w:sz="0" w:space="0" w:color="auto"/>
            <w:right w:val="none" w:sz="0" w:space="0" w:color="auto"/>
          </w:divBdr>
        </w:div>
        <w:div w:id="1660500208">
          <w:marLeft w:val="640"/>
          <w:marRight w:val="0"/>
          <w:marTop w:val="0"/>
          <w:marBottom w:val="0"/>
          <w:divBdr>
            <w:top w:val="none" w:sz="0" w:space="0" w:color="auto"/>
            <w:left w:val="none" w:sz="0" w:space="0" w:color="auto"/>
            <w:bottom w:val="none" w:sz="0" w:space="0" w:color="auto"/>
            <w:right w:val="none" w:sz="0" w:space="0" w:color="auto"/>
          </w:divBdr>
        </w:div>
        <w:div w:id="1742288551">
          <w:marLeft w:val="640"/>
          <w:marRight w:val="0"/>
          <w:marTop w:val="0"/>
          <w:marBottom w:val="0"/>
          <w:divBdr>
            <w:top w:val="none" w:sz="0" w:space="0" w:color="auto"/>
            <w:left w:val="none" w:sz="0" w:space="0" w:color="auto"/>
            <w:bottom w:val="none" w:sz="0" w:space="0" w:color="auto"/>
            <w:right w:val="none" w:sz="0" w:space="0" w:color="auto"/>
          </w:divBdr>
        </w:div>
        <w:div w:id="1038621983">
          <w:marLeft w:val="640"/>
          <w:marRight w:val="0"/>
          <w:marTop w:val="0"/>
          <w:marBottom w:val="0"/>
          <w:divBdr>
            <w:top w:val="none" w:sz="0" w:space="0" w:color="auto"/>
            <w:left w:val="none" w:sz="0" w:space="0" w:color="auto"/>
            <w:bottom w:val="none" w:sz="0" w:space="0" w:color="auto"/>
            <w:right w:val="none" w:sz="0" w:space="0" w:color="auto"/>
          </w:divBdr>
        </w:div>
        <w:div w:id="772701198">
          <w:marLeft w:val="640"/>
          <w:marRight w:val="0"/>
          <w:marTop w:val="0"/>
          <w:marBottom w:val="0"/>
          <w:divBdr>
            <w:top w:val="none" w:sz="0" w:space="0" w:color="auto"/>
            <w:left w:val="none" w:sz="0" w:space="0" w:color="auto"/>
            <w:bottom w:val="none" w:sz="0" w:space="0" w:color="auto"/>
            <w:right w:val="none" w:sz="0" w:space="0" w:color="auto"/>
          </w:divBdr>
        </w:div>
        <w:div w:id="1270355502">
          <w:marLeft w:val="640"/>
          <w:marRight w:val="0"/>
          <w:marTop w:val="0"/>
          <w:marBottom w:val="0"/>
          <w:divBdr>
            <w:top w:val="none" w:sz="0" w:space="0" w:color="auto"/>
            <w:left w:val="none" w:sz="0" w:space="0" w:color="auto"/>
            <w:bottom w:val="none" w:sz="0" w:space="0" w:color="auto"/>
            <w:right w:val="none" w:sz="0" w:space="0" w:color="auto"/>
          </w:divBdr>
        </w:div>
        <w:div w:id="1742827459">
          <w:marLeft w:val="640"/>
          <w:marRight w:val="0"/>
          <w:marTop w:val="0"/>
          <w:marBottom w:val="0"/>
          <w:divBdr>
            <w:top w:val="none" w:sz="0" w:space="0" w:color="auto"/>
            <w:left w:val="none" w:sz="0" w:space="0" w:color="auto"/>
            <w:bottom w:val="none" w:sz="0" w:space="0" w:color="auto"/>
            <w:right w:val="none" w:sz="0" w:space="0" w:color="auto"/>
          </w:divBdr>
        </w:div>
        <w:div w:id="1144931605">
          <w:marLeft w:val="640"/>
          <w:marRight w:val="0"/>
          <w:marTop w:val="0"/>
          <w:marBottom w:val="0"/>
          <w:divBdr>
            <w:top w:val="none" w:sz="0" w:space="0" w:color="auto"/>
            <w:left w:val="none" w:sz="0" w:space="0" w:color="auto"/>
            <w:bottom w:val="none" w:sz="0" w:space="0" w:color="auto"/>
            <w:right w:val="none" w:sz="0" w:space="0" w:color="auto"/>
          </w:divBdr>
        </w:div>
        <w:div w:id="1146510238">
          <w:marLeft w:val="640"/>
          <w:marRight w:val="0"/>
          <w:marTop w:val="0"/>
          <w:marBottom w:val="0"/>
          <w:divBdr>
            <w:top w:val="none" w:sz="0" w:space="0" w:color="auto"/>
            <w:left w:val="none" w:sz="0" w:space="0" w:color="auto"/>
            <w:bottom w:val="none" w:sz="0" w:space="0" w:color="auto"/>
            <w:right w:val="none" w:sz="0" w:space="0" w:color="auto"/>
          </w:divBdr>
        </w:div>
        <w:div w:id="1710763019">
          <w:marLeft w:val="640"/>
          <w:marRight w:val="0"/>
          <w:marTop w:val="0"/>
          <w:marBottom w:val="0"/>
          <w:divBdr>
            <w:top w:val="none" w:sz="0" w:space="0" w:color="auto"/>
            <w:left w:val="none" w:sz="0" w:space="0" w:color="auto"/>
            <w:bottom w:val="none" w:sz="0" w:space="0" w:color="auto"/>
            <w:right w:val="none" w:sz="0" w:space="0" w:color="auto"/>
          </w:divBdr>
        </w:div>
        <w:div w:id="1048839754">
          <w:marLeft w:val="640"/>
          <w:marRight w:val="0"/>
          <w:marTop w:val="0"/>
          <w:marBottom w:val="0"/>
          <w:divBdr>
            <w:top w:val="none" w:sz="0" w:space="0" w:color="auto"/>
            <w:left w:val="none" w:sz="0" w:space="0" w:color="auto"/>
            <w:bottom w:val="none" w:sz="0" w:space="0" w:color="auto"/>
            <w:right w:val="none" w:sz="0" w:space="0" w:color="auto"/>
          </w:divBdr>
        </w:div>
        <w:div w:id="1253006902">
          <w:marLeft w:val="640"/>
          <w:marRight w:val="0"/>
          <w:marTop w:val="0"/>
          <w:marBottom w:val="0"/>
          <w:divBdr>
            <w:top w:val="none" w:sz="0" w:space="0" w:color="auto"/>
            <w:left w:val="none" w:sz="0" w:space="0" w:color="auto"/>
            <w:bottom w:val="none" w:sz="0" w:space="0" w:color="auto"/>
            <w:right w:val="none" w:sz="0" w:space="0" w:color="auto"/>
          </w:divBdr>
        </w:div>
        <w:div w:id="1565678234">
          <w:marLeft w:val="640"/>
          <w:marRight w:val="0"/>
          <w:marTop w:val="0"/>
          <w:marBottom w:val="0"/>
          <w:divBdr>
            <w:top w:val="none" w:sz="0" w:space="0" w:color="auto"/>
            <w:left w:val="none" w:sz="0" w:space="0" w:color="auto"/>
            <w:bottom w:val="none" w:sz="0" w:space="0" w:color="auto"/>
            <w:right w:val="none" w:sz="0" w:space="0" w:color="auto"/>
          </w:divBdr>
        </w:div>
        <w:div w:id="1989937188">
          <w:marLeft w:val="640"/>
          <w:marRight w:val="0"/>
          <w:marTop w:val="0"/>
          <w:marBottom w:val="0"/>
          <w:divBdr>
            <w:top w:val="none" w:sz="0" w:space="0" w:color="auto"/>
            <w:left w:val="none" w:sz="0" w:space="0" w:color="auto"/>
            <w:bottom w:val="none" w:sz="0" w:space="0" w:color="auto"/>
            <w:right w:val="none" w:sz="0" w:space="0" w:color="auto"/>
          </w:divBdr>
        </w:div>
        <w:div w:id="1725982514">
          <w:marLeft w:val="640"/>
          <w:marRight w:val="0"/>
          <w:marTop w:val="0"/>
          <w:marBottom w:val="0"/>
          <w:divBdr>
            <w:top w:val="none" w:sz="0" w:space="0" w:color="auto"/>
            <w:left w:val="none" w:sz="0" w:space="0" w:color="auto"/>
            <w:bottom w:val="none" w:sz="0" w:space="0" w:color="auto"/>
            <w:right w:val="none" w:sz="0" w:space="0" w:color="auto"/>
          </w:divBdr>
        </w:div>
        <w:div w:id="484587563">
          <w:marLeft w:val="640"/>
          <w:marRight w:val="0"/>
          <w:marTop w:val="0"/>
          <w:marBottom w:val="0"/>
          <w:divBdr>
            <w:top w:val="none" w:sz="0" w:space="0" w:color="auto"/>
            <w:left w:val="none" w:sz="0" w:space="0" w:color="auto"/>
            <w:bottom w:val="none" w:sz="0" w:space="0" w:color="auto"/>
            <w:right w:val="none" w:sz="0" w:space="0" w:color="auto"/>
          </w:divBdr>
        </w:div>
        <w:div w:id="1590459807">
          <w:marLeft w:val="640"/>
          <w:marRight w:val="0"/>
          <w:marTop w:val="0"/>
          <w:marBottom w:val="0"/>
          <w:divBdr>
            <w:top w:val="none" w:sz="0" w:space="0" w:color="auto"/>
            <w:left w:val="none" w:sz="0" w:space="0" w:color="auto"/>
            <w:bottom w:val="none" w:sz="0" w:space="0" w:color="auto"/>
            <w:right w:val="none" w:sz="0" w:space="0" w:color="auto"/>
          </w:divBdr>
        </w:div>
        <w:div w:id="1537231469">
          <w:marLeft w:val="640"/>
          <w:marRight w:val="0"/>
          <w:marTop w:val="0"/>
          <w:marBottom w:val="0"/>
          <w:divBdr>
            <w:top w:val="none" w:sz="0" w:space="0" w:color="auto"/>
            <w:left w:val="none" w:sz="0" w:space="0" w:color="auto"/>
            <w:bottom w:val="none" w:sz="0" w:space="0" w:color="auto"/>
            <w:right w:val="none" w:sz="0" w:space="0" w:color="auto"/>
          </w:divBdr>
        </w:div>
        <w:div w:id="1753892891">
          <w:marLeft w:val="640"/>
          <w:marRight w:val="0"/>
          <w:marTop w:val="0"/>
          <w:marBottom w:val="0"/>
          <w:divBdr>
            <w:top w:val="none" w:sz="0" w:space="0" w:color="auto"/>
            <w:left w:val="none" w:sz="0" w:space="0" w:color="auto"/>
            <w:bottom w:val="none" w:sz="0" w:space="0" w:color="auto"/>
            <w:right w:val="none" w:sz="0" w:space="0" w:color="auto"/>
          </w:divBdr>
        </w:div>
        <w:div w:id="1348143518">
          <w:marLeft w:val="640"/>
          <w:marRight w:val="0"/>
          <w:marTop w:val="0"/>
          <w:marBottom w:val="0"/>
          <w:divBdr>
            <w:top w:val="none" w:sz="0" w:space="0" w:color="auto"/>
            <w:left w:val="none" w:sz="0" w:space="0" w:color="auto"/>
            <w:bottom w:val="none" w:sz="0" w:space="0" w:color="auto"/>
            <w:right w:val="none" w:sz="0" w:space="0" w:color="auto"/>
          </w:divBdr>
        </w:div>
        <w:div w:id="228393751">
          <w:marLeft w:val="640"/>
          <w:marRight w:val="0"/>
          <w:marTop w:val="0"/>
          <w:marBottom w:val="0"/>
          <w:divBdr>
            <w:top w:val="none" w:sz="0" w:space="0" w:color="auto"/>
            <w:left w:val="none" w:sz="0" w:space="0" w:color="auto"/>
            <w:bottom w:val="none" w:sz="0" w:space="0" w:color="auto"/>
            <w:right w:val="none" w:sz="0" w:space="0" w:color="auto"/>
          </w:divBdr>
        </w:div>
        <w:div w:id="93592821">
          <w:marLeft w:val="640"/>
          <w:marRight w:val="0"/>
          <w:marTop w:val="0"/>
          <w:marBottom w:val="0"/>
          <w:divBdr>
            <w:top w:val="none" w:sz="0" w:space="0" w:color="auto"/>
            <w:left w:val="none" w:sz="0" w:space="0" w:color="auto"/>
            <w:bottom w:val="none" w:sz="0" w:space="0" w:color="auto"/>
            <w:right w:val="none" w:sz="0" w:space="0" w:color="auto"/>
          </w:divBdr>
        </w:div>
        <w:div w:id="1890606827">
          <w:marLeft w:val="640"/>
          <w:marRight w:val="0"/>
          <w:marTop w:val="0"/>
          <w:marBottom w:val="0"/>
          <w:divBdr>
            <w:top w:val="none" w:sz="0" w:space="0" w:color="auto"/>
            <w:left w:val="none" w:sz="0" w:space="0" w:color="auto"/>
            <w:bottom w:val="none" w:sz="0" w:space="0" w:color="auto"/>
            <w:right w:val="none" w:sz="0" w:space="0" w:color="auto"/>
          </w:divBdr>
        </w:div>
        <w:div w:id="48650492">
          <w:marLeft w:val="640"/>
          <w:marRight w:val="0"/>
          <w:marTop w:val="0"/>
          <w:marBottom w:val="0"/>
          <w:divBdr>
            <w:top w:val="none" w:sz="0" w:space="0" w:color="auto"/>
            <w:left w:val="none" w:sz="0" w:space="0" w:color="auto"/>
            <w:bottom w:val="none" w:sz="0" w:space="0" w:color="auto"/>
            <w:right w:val="none" w:sz="0" w:space="0" w:color="auto"/>
          </w:divBdr>
        </w:div>
        <w:div w:id="1572813947">
          <w:marLeft w:val="640"/>
          <w:marRight w:val="0"/>
          <w:marTop w:val="0"/>
          <w:marBottom w:val="0"/>
          <w:divBdr>
            <w:top w:val="none" w:sz="0" w:space="0" w:color="auto"/>
            <w:left w:val="none" w:sz="0" w:space="0" w:color="auto"/>
            <w:bottom w:val="none" w:sz="0" w:space="0" w:color="auto"/>
            <w:right w:val="none" w:sz="0" w:space="0" w:color="auto"/>
          </w:divBdr>
        </w:div>
        <w:div w:id="1158378683">
          <w:marLeft w:val="640"/>
          <w:marRight w:val="0"/>
          <w:marTop w:val="0"/>
          <w:marBottom w:val="0"/>
          <w:divBdr>
            <w:top w:val="none" w:sz="0" w:space="0" w:color="auto"/>
            <w:left w:val="none" w:sz="0" w:space="0" w:color="auto"/>
            <w:bottom w:val="none" w:sz="0" w:space="0" w:color="auto"/>
            <w:right w:val="none" w:sz="0" w:space="0" w:color="auto"/>
          </w:divBdr>
        </w:div>
        <w:div w:id="1225144528">
          <w:marLeft w:val="640"/>
          <w:marRight w:val="0"/>
          <w:marTop w:val="0"/>
          <w:marBottom w:val="0"/>
          <w:divBdr>
            <w:top w:val="none" w:sz="0" w:space="0" w:color="auto"/>
            <w:left w:val="none" w:sz="0" w:space="0" w:color="auto"/>
            <w:bottom w:val="none" w:sz="0" w:space="0" w:color="auto"/>
            <w:right w:val="none" w:sz="0" w:space="0" w:color="auto"/>
          </w:divBdr>
        </w:div>
        <w:div w:id="696080052">
          <w:marLeft w:val="640"/>
          <w:marRight w:val="0"/>
          <w:marTop w:val="0"/>
          <w:marBottom w:val="0"/>
          <w:divBdr>
            <w:top w:val="none" w:sz="0" w:space="0" w:color="auto"/>
            <w:left w:val="none" w:sz="0" w:space="0" w:color="auto"/>
            <w:bottom w:val="none" w:sz="0" w:space="0" w:color="auto"/>
            <w:right w:val="none" w:sz="0" w:space="0" w:color="auto"/>
          </w:divBdr>
        </w:div>
        <w:div w:id="1602684535">
          <w:marLeft w:val="640"/>
          <w:marRight w:val="0"/>
          <w:marTop w:val="0"/>
          <w:marBottom w:val="0"/>
          <w:divBdr>
            <w:top w:val="none" w:sz="0" w:space="0" w:color="auto"/>
            <w:left w:val="none" w:sz="0" w:space="0" w:color="auto"/>
            <w:bottom w:val="none" w:sz="0" w:space="0" w:color="auto"/>
            <w:right w:val="none" w:sz="0" w:space="0" w:color="auto"/>
          </w:divBdr>
        </w:div>
        <w:div w:id="97677055">
          <w:marLeft w:val="640"/>
          <w:marRight w:val="0"/>
          <w:marTop w:val="0"/>
          <w:marBottom w:val="0"/>
          <w:divBdr>
            <w:top w:val="none" w:sz="0" w:space="0" w:color="auto"/>
            <w:left w:val="none" w:sz="0" w:space="0" w:color="auto"/>
            <w:bottom w:val="none" w:sz="0" w:space="0" w:color="auto"/>
            <w:right w:val="none" w:sz="0" w:space="0" w:color="auto"/>
          </w:divBdr>
        </w:div>
        <w:div w:id="1164781073">
          <w:marLeft w:val="640"/>
          <w:marRight w:val="0"/>
          <w:marTop w:val="0"/>
          <w:marBottom w:val="0"/>
          <w:divBdr>
            <w:top w:val="none" w:sz="0" w:space="0" w:color="auto"/>
            <w:left w:val="none" w:sz="0" w:space="0" w:color="auto"/>
            <w:bottom w:val="none" w:sz="0" w:space="0" w:color="auto"/>
            <w:right w:val="none" w:sz="0" w:space="0" w:color="auto"/>
          </w:divBdr>
        </w:div>
        <w:div w:id="1774085671">
          <w:marLeft w:val="640"/>
          <w:marRight w:val="0"/>
          <w:marTop w:val="0"/>
          <w:marBottom w:val="0"/>
          <w:divBdr>
            <w:top w:val="none" w:sz="0" w:space="0" w:color="auto"/>
            <w:left w:val="none" w:sz="0" w:space="0" w:color="auto"/>
            <w:bottom w:val="none" w:sz="0" w:space="0" w:color="auto"/>
            <w:right w:val="none" w:sz="0" w:space="0" w:color="auto"/>
          </w:divBdr>
        </w:div>
        <w:div w:id="107938820">
          <w:marLeft w:val="640"/>
          <w:marRight w:val="0"/>
          <w:marTop w:val="0"/>
          <w:marBottom w:val="0"/>
          <w:divBdr>
            <w:top w:val="none" w:sz="0" w:space="0" w:color="auto"/>
            <w:left w:val="none" w:sz="0" w:space="0" w:color="auto"/>
            <w:bottom w:val="none" w:sz="0" w:space="0" w:color="auto"/>
            <w:right w:val="none" w:sz="0" w:space="0" w:color="auto"/>
          </w:divBdr>
        </w:div>
        <w:div w:id="148982868">
          <w:marLeft w:val="640"/>
          <w:marRight w:val="0"/>
          <w:marTop w:val="0"/>
          <w:marBottom w:val="0"/>
          <w:divBdr>
            <w:top w:val="none" w:sz="0" w:space="0" w:color="auto"/>
            <w:left w:val="none" w:sz="0" w:space="0" w:color="auto"/>
            <w:bottom w:val="none" w:sz="0" w:space="0" w:color="auto"/>
            <w:right w:val="none" w:sz="0" w:space="0" w:color="auto"/>
          </w:divBdr>
        </w:div>
        <w:div w:id="1370035056">
          <w:marLeft w:val="640"/>
          <w:marRight w:val="0"/>
          <w:marTop w:val="0"/>
          <w:marBottom w:val="0"/>
          <w:divBdr>
            <w:top w:val="none" w:sz="0" w:space="0" w:color="auto"/>
            <w:left w:val="none" w:sz="0" w:space="0" w:color="auto"/>
            <w:bottom w:val="none" w:sz="0" w:space="0" w:color="auto"/>
            <w:right w:val="none" w:sz="0" w:space="0" w:color="auto"/>
          </w:divBdr>
        </w:div>
        <w:div w:id="1012956520">
          <w:marLeft w:val="640"/>
          <w:marRight w:val="0"/>
          <w:marTop w:val="0"/>
          <w:marBottom w:val="0"/>
          <w:divBdr>
            <w:top w:val="none" w:sz="0" w:space="0" w:color="auto"/>
            <w:left w:val="none" w:sz="0" w:space="0" w:color="auto"/>
            <w:bottom w:val="none" w:sz="0" w:space="0" w:color="auto"/>
            <w:right w:val="none" w:sz="0" w:space="0" w:color="auto"/>
          </w:divBdr>
        </w:div>
        <w:div w:id="1016662677">
          <w:marLeft w:val="640"/>
          <w:marRight w:val="0"/>
          <w:marTop w:val="0"/>
          <w:marBottom w:val="0"/>
          <w:divBdr>
            <w:top w:val="none" w:sz="0" w:space="0" w:color="auto"/>
            <w:left w:val="none" w:sz="0" w:space="0" w:color="auto"/>
            <w:bottom w:val="none" w:sz="0" w:space="0" w:color="auto"/>
            <w:right w:val="none" w:sz="0" w:space="0" w:color="auto"/>
          </w:divBdr>
        </w:div>
        <w:div w:id="96679024">
          <w:marLeft w:val="640"/>
          <w:marRight w:val="0"/>
          <w:marTop w:val="0"/>
          <w:marBottom w:val="0"/>
          <w:divBdr>
            <w:top w:val="none" w:sz="0" w:space="0" w:color="auto"/>
            <w:left w:val="none" w:sz="0" w:space="0" w:color="auto"/>
            <w:bottom w:val="none" w:sz="0" w:space="0" w:color="auto"/>
            <w:right w:val="none" w:sz="0" w:space="0" w:color="auto"/>
          </w:divBdr>
        </w:div>
        <w:div w:id="960763380">
          <w:marLeft w:val="640"/>
          <w:marRight w:val="0"/>
          <w:marTop w:val="0"/>
          <w:marBottom w:val="0"/>
          <w:divBdr>
            <w:top w:val="none" w:sz="0" w:space="0" w:color="auto"/>
            <w:left w:val="none" w:sz="0" w:space="0" w:color="auto"/>
            <w:bottom w:val="none" w:sz="0" w:space="0" w:color="auto"/>
            <w:right w:val="none" w:sz="0" w:space="0" w:color="auto"/>
          </w:divBdr>
        </w:div>
        <w:div w:id="1187988477">
          <w:marLeft w:val="640"/>
          <w:marRight w:val="0"/>
          <w:marTop w:val="0"/>
          <w:marBottom w:val="0"/>
          <w:divBdr>
            <w:top w:val="none" w:sz="0" w:space="0" w:color="auto"/>
            <w:left w:val="none" w:sz="0" w:space="0" w:color="auto"/>
            <w:bottom w:val="none" w:sz="0" w:space="0" w:color="auto"/>
            <w:right w:val="none" w:sz="0" w:space="0" w:color="auto"/>
          </w:divBdr>
        </w:div>
        <w:div w:id="1329865193">
          <w:marLeft w:val="640"/>
          <w:marRight w:val="0"/>
          <w:marTop w:val="0"/>
          <w:marBottom w:val="0"/>
          <w:divBdr>
            <w:top w:val="none" w:sz="0" w:space="0" w:color="auto"/>
            <w:left w:val="none" w:sz="0" w:space="0" w:color="auto"/>
            <w:bottom w:val="none" w:sz="0" w:space="0" w:color="auto"/>
            <w:right w:val="none" w:sz="0" w:space="0" w:color="auto"/>
          </w:divBdr>
        </w:div>
        <w:div w:id="1800688132">
          <w:marLeft w:val="640"/>
          <w:marRight w:val="0"/>
          <w:marTop w:val="0"/>
          <w:marBottom w:val="0"/>
          <w:divBdr>
            <w:top w:val="none" w:sz="0" w:space="0" w:color="auto"/>
            <w:left w:val="none" w:sz="0" w:space="0" w:color="auto"/>
            <w:bottom w:val="none" w:sz="0" w:space="0" w:color="auto"/>
            <w:right w:val="none" w:sz="0" w:space="0" w:color="auto"/>
          </w:divBdr>
        </w:div>
        <w:div w:id="101808764">
          <w:marLeft w:val="640"/>
          <w:marRight w:val="0"/>
          <w:marTop w:val="0"/>
          <w:marBottom w:val="0"/>
          <w:divBdr>
            <w:top w:val="none" w:sz="0" w:space="0" w:color="auto"/>
            <w:left w:val="none" w:sz="0" w:space="0" w:color="auto"/>
            <w:bottom w:val="none" w:sz="0" w:space="0" w:color="auto"/>
            <w:right w:val="none" w:sz="0" w:space="0" w:color="auto"/>
          </w:divBdr>
        </w:div>
        <w:div w:id="459690504">
          <w:marLeft w:val="640"/>
          <w:marRight w:val="0"/>
          <w:marTop w:val="0"/>
          <w:marBottom w:val="0"/>
          <w:divBdr>
            <w:top w:val="none" w:sz="0" w:space="0" w:color="auto"/>
            <w:left w:val="none" w:sz="0" w:space="0" w:color="auto"/>
            <w:bottom w:val="none" w:sz="0" w:space="0" w:color="auto"/>
            <w:right w:val="none" w:sz="0" w:space="0" w:color="auto"/>
          </w:divBdr>
        </w:div>
        <w:div w:id="369840639">
          <w:marLeft w:val="640"/>
          <w:marRight w:val="0"/>
          <w:marTop w:val="0"/>
          <w:marBottom w:val="0"/>
          <w:divBdr>
            <w:top w:val="none" w:sz="0" w:space="0" w:color="auto"/>
            <w:left w:val="none" w:sz="0" w:space="0" w:color="auto"/>
            <w:bottom w:val="none" w:sz="0" w:space="0" w:color="auto"/>
            <w:right w:val="none" w:sz="0" w:space="0" w:color="auto"/>
          </w:divBdr>
        </w:div>
        <w:div w:id="1452626674">
          <w:marLeft w:val="640"/>
          <w:marRight w:val="0"/>
          <w:marTop w:val="0"/>
          <w:marBottom w:val="0"/>
          <w:divBdr>
            <w:top w:val="none" w:sz="0" w:space="0" w:color="auto"/>
            <w:left w:val="none" w:sz="0" w:space="0" w:color="auto"/>
            <w:bottom w:val="none" w:sz="0" w:space="0" w:color="auto"/>
            <w:right w:val="none" w:sz="0" w:space="0" w:color="auto"/>
          </w:divBdr>
        </w:div>
        <w:div w:id="607083737">
          <w:marLeft w:val="640"/>
          <w:marRight w:val="0"/>
          <w:marTop w:val="0"/>
          <w:marBottom w:val="0"/>
          <w:divBdr>
            <w:top w:val="none" w:sz="0" w:space="0" w:color="auto"/>
            <w:left w:val="none" w:sz="0" w:space="0" w:color="auto"/>
            <w:bottom w:val="none" w:sz="0" w:space="0" w:color="auto"/>
            <w:right w:val="none" w:sz="0" w:space="0" w:color="auto"/>
          </w:divBdr>
        </w:div>
        <w:div w:id="388499231">
          <w:marLeft w:val="640"/>
          <w:marRight w:val="0"/>
          <w:marTop w:val="0"/>
          <w:marBottom w:val="0"/>
          <w:divBdr>
            <w:top w:val="none" w:sz="0" w:space="0" w:color="auto"/>
            <w:left w:val="none" w:sz="0" w:space="0" w:color="auto"/>
            <w:bottom w:val="none" w:sz="0" w:space="0" w:color="auto"/>
            <w:right w:val="none" w:sz="0" w:space="0" w:color="auto"/>
          </w:divBdr>
        </w:div>
        <w:div w:id="1219316001">
          <w:marLeft w:val="640"/>
          <w:marRight w:val="0"/>
          <w:marTop w:val="0"/>
          <w:marBottom w:val="0"/>
          <w:divBdr>
            <w:top w:val="none" w:sz="0" w:space="0" w:color="auto"/>
            <w:left w:val="none" w:sz="0" w:space="0" w:color="auto"/>
            <w:bottom w:val="none" w:sz="0" w:space="0" w:color="auto"/>
            <w:right w:val="none" w:sz="0" w:space="0" w:color="auto"/>
          </w:divBdr>
        </w:div>
        <w:div w:id="77137602">
          <w:marLeft w:val="640"/>
          <w:marRight w:val="0"/>
          <w:marTop w:val="0"/>
          <w:marBottom w:val="0"/>
          <w:divBdr>
            <w:top w:val="none" w:sz="0" w:space="0" w:color="auto"/>
            <w:left w:val="none" w:sz="0" w:space="0" w:color="auto"/>
            <w:bottom w:val="none" w:sz="0" w:space="0" w:color="auto"/>
            <w:right w:val="none" w:sz="0" w:space="0" w:color="auto"/>
          </w:divBdr>
        </w:div>
        <w:div w:id="1009259857">
          <w:marLeft w:val="640"/>
          <w:marRight w:val="0"/>
          <w:marTop w:val="0"/>
          <w:marBottom w:val="0"/>
          <w:divBdr>
            <w:top w:val="none" w:sz="0" w:space="0" w:color="auto"/>
            <w:left w:val="none" w:sz="0" w:space="0" w:color="auto"/>
            <w:bottom w:val="none" w:sz="0" w:space="0" w:color="auto"/>
            <w:right w:val="none" w:sz="0" w:space="0" w:color="auto"/>
          </w:divBdr>
        </w:div>
        <w:div w:id="1317764511">
          <w:marLeft w:val="640"/>
          <w:marRight w:val="0"/>
          <w:marTop w:val="0"/>
          <w:marBottom w:val="0"/>
          <w:divBdr>
            <w:top w:val="none" w:sz="0" w:space="0" w:color="auto"/>
            <w:left w:val="none" w:sz="0" w:space="0" w:color="auto"/>
            <w:bottom w:val="none" w:sz="0" w:space="0" w:color="auto"/>
            <w:right w:val="none" w:sz="0" w:space="0" w:color="auto"/>
          </w:divBdr>
        </w:div>
        <w:div w:id="1894538095">
          <w:marLeft w:val="640"/>
          <w:marRight w:val="0"/>
          <w:marTop w:val="0"/>
          <w:marBottom w:val="0"/>
          <w:divBdr>
            <w:top w:val="none" w:sz="0" w:space="0" w:color="auto"/>
            <w:left w:val="none" w:sz="0" w:space="0" w:color="auto"/>
            <w:bottom w:val="none" w:sz="0" w:space="0" w:color="auto"/>
            <w:right w:val="none" w:sz="0" w:space="0" w:color="auto"/>
          </w:divBdr>
        </w:div>
        <w:div w:id="1128084405">
          <w:marLeft w:val="640"/>
          <w:marRight w:val="0"/>
          <w:marTop w:val="0"/>
          <w:marBottom w:val="0"/>
          <w:divBdr>
            <w:top w:val="none" w:sz="0" w:space="0" w:color="auto"/>
            <w:left w:val="none" w:sz="0" w:space="0" w:color="auto"/>
            <w:bottom w:val="none" w:sz="0" w:space="0" w:color="auto"/>
            <w:right w:val="none" w:sz="0" w:space="0" w:color="auto"/>
          </w:divBdr>
        </w:div>
        <w:div w:id="1032459829">
          <w:marLeft w:val="640"/>
          <w:marRight w:val="0"/>
          <w:marTop w:val="0"/>
          <w:marBottom w:val="0"/>
          <w:divBdr>
            <w:top w:val="none" w:sz="0" w:space="0" w:color="auto"/>
            <w:left w:val="none" w:sz="0" w:space="0" w:color="auto"/>
            <w:bottom w:val="none" w:sz="0" w:space="0" w:color="auto"/>
            <w:right w:val="none" w:sz="0" w:space="0" w:color="auto"/>
          </w:divBdr>
        </w:div>
        <w:div w:id="191573702">
          <w:marLeft w:val="640"/>
          <w:marRight w:val="0"/>
          <w:marTop w:val="0"/>
          <w:marBottom w:val="0"/>
          <w:divBdr>
            <w:top w:val="none" w:sz="0" w:space="0" w:color="auto"/>
            <w:left w:val="none" w:sz="0" w:space="0" w:color="auto"/>
            <w:bottom w:val="none" w:sz="0" w:space="0" w:color="auto"/>
            <w:right w:val="none" w:sz="0" w:space="0" w:color="auto"/>
          </w:divBdr>
        </w:div>
        <w:div w:id="59402920">
          <w:marLeft w:val="640"/>
          <w:marRight w:val="0"/>
          <w:marTop w:val="0"/>
          <w:marBottom w:val="0"/>
          <w:divBdr>
            <w:top w:val="none" w:sz="0" w:space="0" w:color="auto"/>
            <w:left w:val="none" w:sz="0" w:space="0" w:color="auto"/>
            <w:bottom w:val="none" w:sz="0" w:space="0" w:color="auto"/>
            <w:right w:val="none" w:sz="0" w:space="0" w:color="auto"/>
          </w:divBdr>
        </w:div>
        <w:div w:id="1207832764">
          <w:marLeft w:val="640"/>
          <w:marRight w:val="0"/>
          <w:marTop w:val="0"/>
          <w:marBottom w:val="0"/>
          <w:divBdr>
            <w:top w:val="none" w:sz="0" w:space="0" w:color="auto"/>
            <w:left w:val="none" w:sz="0" w:space="0" w:color="auto"/>
            <w:bottom w:val="none" w:sz="0" w:space="0" w:color="auto"/>
            <w:right w:val="none" w:sz="0" w:space="0" w:color="auto"/>
          </w:divBdr>
        </w:div>
        <w:div w:id="2109348534">
          <w:marLeft w:val="640"/>
          <w:marRight w:val="0"/>
          <w:marTop w:val="0"/>
          <w:marBottom w:val="0"/>
          <w:divBdr>
            <w:top w:val="none" w:sz="0" w:space="0" w:color="auto"/>
            <w:left w:val="none" w:sz="0" w:space="0" w:color="auto"/>
            <w:bottom w:val="none" w:sz="0" w:space="0" w:color="auto"/>
            <w:right w:val="none" w:sz="0" w:space="0" w:color="auto"/>
          </w:divBdr>
        </w:div>
        <w:div w:id="1515998766">
          <w:marLeft w:val="640"/>
          <w:marRight w:val="0"/>
          <w:marTop w:val="0"/>
          <w:marBottom w:val="0"/>
          <w:divBdr>
            <w:top w:val="none" w:sz="0" w:space="0" w:color="auto"/>
            <w:left w:val="none" w:sz="0" w:space="0" w:color="auto"/>
            <w:bottom w:val="none" w:sz="0" w:space="0" w:color="auto"/>
            <w:right w:val="none" w:sz="0" w:space="0" w:color="auto"/>
          </w:divBdr>
        </w:div>
        <w:div w:id="1792236829">
          <w:marLeft w:val="640"/>
          <w:marRight w:val="0"/>
          <w:marTop w:val="0"/>
          <w:marBottom w:val="0"/>
          <w:divBdr>
            <w:top w:val="none" w:sz="0" w:space="0" w:color="auto"/>
            <w:left w:val="none" w:sz="0" w:space="0" w:color="auto"/>
            <w:bottom w:val="none" w:sz="0" w:space="0" w:color="auto"/>
            <w:right w:val="none" w:sz="0" w:space="0" w:color="auto"/>
          </w:divBdr>
        </w:div>
        <w:div w:id="1204946536">
          <w:marLeft w:val="640"/>
          <w:marRight w:val="0"/>
          <w:marTop w:val="0"/>
          <w:marBottom w:val="0"/>
          <w:divBdr>
            <w:top w:val="none" w:sz="0" w:space="0" w:color="auto"/>
            <w:left w:val="none" w:sz="0" w:space="0" w:color="auto"/>
            <w:bottom w:val="none" w:sz="0" w:space="0" w:color="auto"/>
            <w:right w:val="none" w:sz="0" w:space="0" w:color="auto"/>
          </w:divBdr>
        </w:div>
        <w:div w:id="1171219521">
          <w:marLeft w:val="640"/>
          <w:marRight w:val="0"/>
          <w:marTop w:val="0"/>
          <w:marBottom w:val="0"/>
          <w:divBdr>
            <w:top w:val="none" w:sz="0" w:space="0" w:color="auto"/>
            <w:left w:val="none" w:sz="0" w:space="0" w:color="auto"/>
            <w:bottom w:val="none" w:sz="0" w:space="0" w:color="auto"/>
            <w:right w:val="none" w:sz="0" w:space="0" w:color="auto"/>
          </w:divBdr>
        </w:div>
        <w:div w:id="938636098">
          <w:marLeft w:val="640"/>
          <w:marRight w:val="0"/>
          <w:marTop w:val="0"/>
          <w:marBottom w:val="0"/>
          <w:divBdr>
            <w:top w:val="none" w:sz="0" w:space="0" w:color="auto"/>
            <w:left w:val="none" w:sz="0" w:space="0" w:color="auto"/>
            <w:bottom w:val="none" w:sz="0" w:space="0" w:color="auto"/>
            <w:right w:val="none" w:sz="0" w:space="0" w:color="auto"/>
          </w:divBdr>
        </w:div>
        <w:div w:id="1689941606">
          <w:marLeft w:val="640"/>
          <w:marRight w:val="0"/>
          <w:marTop w:val="0"/>
          <w:marBottom w:val="0"/>
          <w:divBdr>
            <w:top w:val="none" w:sz="0" w:space="0" w:color="auto"/>
            <w:left w:val="none" w:sz="0" w:space="0" w:color="auto"/>
            <w:bottom w:val="none" w:sz="0" w:space="0" w:color="auto"/>
            <w:right w:val="none" w:sz="0" w:space="0" w:color="auto"/>
          </w:divBdr>
        </w:div>
        <w:div w:id="1093820457">
          <w:marLeft w:val="640"/>
          <w:marRight w:val="0"/>
          <w:marTop w:val="0"/>
          <w:marBottom w:val="0"/>
          <w:divBdr>
            <w:top w:val="none" w:sz="0" w:space="0" w:color="auto"/>
            <w:left w:val="none" w:sz="0" w:space="0" w:color="auto"/>
            <w:bottom w:val="none" w:sz="0" w:space="0" w:color="auto"/>
            <w:right w:val="none" w:sz="0" w:space="0" w:color="auto"/>
          </w:divBdr>
        </w:div>
        <w:div w:id="379978909">
          <w:marLeft w:val="640"/>
          <w:marRight w:val="0"/>
          <w:marTop w:val="0"/>
          <w:marBottom w:val="0"/>
          <w:divBdr>
            <w:top w:val="none" w:sz="0" w:space="0" w:color="auto"/>
            <w:left w:val="none" w:sz="0" w:space="0" w:color="auto"/>
            <w:bottom w:val="none" w:sz="0" w:space="0" w:color="auto"/>
            <w:right w:val="none" w:sz="0" w:space="0" w:color="auto"/>
          </w:divBdr>
        </w:div>
        <w:div w:id="113257208">
          <w:marLeft w:val="640"/>
          <w:marRight w:val="0"/>
          <w:marTop w:val="0"/>
          <w:marBottom w:val="0"/>
          <w:divBdr>
            <w:top w:val="none" w:sz="0" w:space="0" w:color="auto"/>
            <w:left w:val="none" w:sz="0" w:space="0" w:color="auto"/>
            <w:bottom w:val="none" w:sz="0" w:space="0" w:color="auto"/>
            <w:right w:val="none" w:sz="0" w:space="0" w:color="auto"/>
          </w:divBdr>
        </w:div>
        <w:div w:id="105783215">
          <w:marLeft w:val="640"/>
          <w:marRight w:val="0"/>
          <w:marTop w:val="0"/>
          <w:marBottom w:val="0"/>
          <w:divBdr>
            <w:top w:val="none" w:sz="0" w:space="0" w:color="auto"/>
            <w:left w:val="none" w:sz="0" w:space="0" w:color="auto"/>
            <w:bottom w:val="none" w:sz="0" w:space="0" w:color="auto"/>
            <w:right w:val="none" w:sz="0" w:space="0" w:color="auto"/>
          </w:divBdr>
        </w:div>
        <w:div w:id="463162292">
          <w:marLeft w:val="640"/>
          <w:marRight w:val="0"/>
          <w:marTop w:val="0"/>
          <w:marBottom w:val="0"/>
          <w:divBdr>
            <w:top w:val="none" w:sz="0" w:space="0" w:color="auto"/>
            <w:left w:val="none" w:sz="0" w:space="0" w:color="auto"/>
            <w:bottom w:val="none" w:sz="0" w:space="0" w:color="auto"/>
            <w:right w:val="none" w:sz="0" w:space="0" w:color="auto"/>
          </w:divBdr>
        </w:div>
        <w:div w:id="1353847218">
          <w:marLeft w:val="640"/>
          <w:marRight w:val="0"/>
          <w:marTop w:val="0"/>
          <w:marBottom w:val="0"/>
          <w:divBdr>
            <w:top w:val="none" w:sz="0" w:space="0" w:color="auto"/>
            <w:left w:val="none" w:sz="0" w:space="0" w:color="auto"/>
            <w:bottom w:val="none" w:sz="0" w:space="0" w:color="auto"/>
            <w:right w:val="none" w:sz="0" w:space="0" w:color="auto"/>
          </w:divBdr>
        </w:div>
        <w:div w:id="1960645461">
          <w:marLeft w:val="640"/>
          <w:marRight w:val="0"/>
          <w:marTop w:val="0"/>
          <w:marBottom w:val="0"/>
          <w:divBdr>
            <w:top w:val="none" w:sz="0" w:space="0" w:color="auto"/>
            <w:left w:val="none" w:sz="0" w:space="0" w:color="auto"/>
            <w:bottom w:val="none" w:sz="0" w:space="0" w:color="auto"/>
            <w:right w:val="none" w:sz="0" w:space="0" w:color="auto"/>
          </w:divBdr>
        </w:div>
        <w:div w:id="1036926696">
          <w:marLeft w:val="640"/>
          <w:marRight w:val="0"/>
          <w:marTop w:val="0"/>
          <w:marBottom w:val="0"/>
          <w:divBdr>
            <w:top w:val="none" w:sz="0" w:space="0" w:color="auto"/>
            <w:left w:val="none" w:sz="0" w:space="0" w:color="auto"/>
            <w:bottom w:val="none" w:sz="0" w:space="0" w:color="auto"/>
            <w:right w:val="none" w:sz="0" w:space="0" w:color="auto"/>
          </w:divBdr>
        </w:div>
        <w:div w:id="1982424947">
          <w:marLeft w:val="640"/>
          <w:marRight w:val="0"/>
          <w:marTop w:val="0"/>
          <w:marBottom w:val="0"/>
          <w:divBdr>
            <w:top w:val="none" w:sz="0" w:space="0" w:color="auto"/>
            <w:left w:val="none" w:sz="0" w:space="0" w:color="auto"/>
            <w:bottom w:val="none" w:sz="0" w:space="0" w:color="auto"/>
            <w:right w:val="none" w:sz="0" w:space="0" w:color="auto"/>
          </w:divBdr>
        </w:div>
        <w:div w:id="1405566861">
          <w:marLeft w:val="640"/>
          <w:marRight w:val="0"/>
          <w:marTop w:val="0"/>
          <w:marBottom w:val="0"/>
          <w:divBdr>
            <w:top w:val="none" w:sz="0" w:space="0" w:color="auto"/>
            <w:left w:val="none" w:sz="0" w:space="0" w:color="auto"/>
            <w:bottom w:val="none" w:sz="0" w:space="0" w:color="auto"/>
            <w:right w:val="none" w:sz="0" w:space="0" w:color="auto"/>
          </w:divBdr>
        </w:div>
        <w:div w:id="666521782">
          <w:marLeft w:val="640"/>
          <w:marRight w:val="0"/>
          <w:marTop w:val="0"/>
          <w:marBottom w:val="0"/>
          <w:divBdr>
            <w:top w:val="none" w:sz="0" w:space="0" w:color="auto"/>
            <w:left w:val="none" w:sz="0" w:space="0" w:color="auto"/>
            <w:bottom w:val="none" w:sz="0" w:space="0" w:color="auto"/>
            <w:right w:val="none" w:sz="0" w:space="0" w:color="auto"/>
          </w:divBdr>
        </w:div>
        <w:div w:id="1815174933">
          <w:marLeft w:val="640"/>
          <w:marRight w:val="0"/>
          <w:marTop w:val="0"/>
          <w:marBottom w:val="0"/>
          <w:divBdr>
            <w:top w:val="none" w:sz="0" w:space="0" w:color="auto"/>
            <w:left w:val="none" w:sz="0" w:space="0" w:color="auto"/>
            <w:bottom w:val="none" w:sz="0" w:space="0" w:color="auto"/>
            <w:right w:val="none" w:sz="0" w:space="0" w:color="auto"/>
          </w:divBdr>
        </w:div>
        <w:div w:id="1367751054">
          <w:marLeft w:val="640"/>
          <w:marRight w:val="0"/>
          <w:marTop w:val="0"/>
          <w:marBottom w:val="0"/>
          <w:divBdr>
            <w:top w:val="none" w:sz="0" w:space="0" w:color="auto"/>
            <w:left w:val="none" w:sz="0" w:space="0" w:color="auto"/>
            <w:bottom w:val="none" w:sz="0" w:space="0" w:color="auto"/>
            <w:right w:val="none" w:sz="0" w:space="0" w:color="auto"/>
          </w:divBdr>
        </w:div>
        <w:div w:id="324866287">
          <w:marLeft w:val="640"/>
          <w:marRight w:val="0"/>
          <w:marTop w:val="0"/>
          <w:marBottom w:val="0"/>
          <w:divBdr>
            <w:top w:val="none" w:sz="0" w:space="0" w:color="auto"/>
            <w:left w:val="none" w:sz="0" w:space="0" w:color="auto"/>
            <w:bottom w:val="none" w:sz="0" w:space="0" w:color="auto"/>
            <w:right w:val="none" w:sz="0" w:space="0" w:color="auto"/>
          </w:divBdr>
        </w:div>
        <w:div w:id="813110313">
          <w:marLeft w:val="640"/>
          <w:marRight w:val="0"/>
          <w:marTop w:val="0"/>
          <w:marBottom w:val="0"/>
          <w:divBdr>
            <w:top w:val="none" w:sz="0" w:space="0" w:color="auto"/>
            <w:left w:val="none" w:sz="0" w:space="0" w:color="auto"/>
            <w:bottom w:val="none" w:sz="0" w:space="0" w:color="auto"/>
            <w:right w:val="none" w:sz="0" w:space="0" w:color="auto"/>
          </w:divBdr>
        </w:div>
        <w:div w:id="8991740">
          <w:marLeft w:val="640"/>
          <w:marRight w:val="0"/>
          <w:marTop w:val="0"/>
          <w:marBottom w:val="0"/>
          <w:divBdr>
            <w:top w:val="none" w:sz="0" w:space="0" w:color="auto"/>
            <w:left w:val="none" w:sz="0" w:space="0" w:color="auto"/>
            <w:bottom w:val="none" w:sz="0" w:space="0" w:color="auto"/>
            <w:right w:val="none" w:sz="0" w:space="0" w:color="auto"/>
          </w:divBdr>
        </w:div>
        <w:div w:id="1951932653">
          <w:marLeft w:val="640"/>
          <w:marRight w:val="0"/>
          <w:marTop w:val="0"/>
          <w:marBottom w:val="0"/>
          <w:divBdr>
            <w:top w:val="none" w:sz="0" w:space="0" w:color="auto"/>
            <w:left w:val="none" w:sz="0" w:space="0" w:color="auto"/>
            <w:bottom w:val="none" w:sz="0" w:space="0" w:color="auto"/>
            <w:right w:val="none" w:sz="0" w:space="0" w:color="auto"/>
          </w:divBdr>
        </w:div>
        <w:div w:id="596213576">
          <w:marLeft w:val="640"/>
          <w:marRight w:val="0"/>
          <w:marTop w:val="0"/>
          <w:marBottom w:val="0"/>
          <w:divBdr>
            <w:top w:val="none" w:sz="0" w:space="0" w:color="auto"/>
            <w:left w:val="none" w:sz="0" w:space="0" w:color="auto"/>
            <w:bottom w:val="none" w:sz="0" w:space="0" w:color="auto"/>
            <w:right w:val="none" w:sz="0" w:space="0" w:color="auto"/>
          </w:divBdr>
        </w:div>
        <w:div w:id="612858406">
          <w:marLeft w:val="640"/>
          <w:marRight w:val="0"/>
          <w:marTop w:val="0"/>
          <w:marBottom w:val="0"/>
          <w:divBdr>
            <w:top w:val="none" w:sz="0" w:space="0" w:color="auto"/>
            <w:left w:val="none" w:sz="0" w:space="0" w:color="auto"/>
            <w:bottom w:val="none" w:sz="0" w:space="0" w:color="auto"/>
            <w:right w:val="none" w:sz="0" w:space="0" w:color="auto"/>
          </w:divBdr>
        </w:div>
        <w:div w:id="1112748627">
          <w:marLeft w:val="640"/>
          <w:marRight w:val="0"/>
          <w:marTop w:val="0"/>
          <w:marBottom w:val="0"/>
          <w:divBdr>
            <w:top w:val="none" w:sz="0" w:space="0" w:color="auto"/>
            <w:left w:val="none" w:sz="0" w:space="0" w:color="auto"/>
            <w:bottom w:val="none" w:sz="0" w:space="0" w:color="auto"/>
            <w:right w:val="none" w:sz="0" w:space="0" w:color="auto"/>
          </w:divBdr>
        </w:div>
        <w:div w:id="1002585339">
          <w:marLeft w:val="640"/>
          <w:marRight w:val="0"/>
          <w:marTop w:val="0"/>
          <w:marBottom w:val="0"/>
          <w:divBdr>
            <w:top w:val="none" w:sz="0" w:space="0" w:color="auto"/>
            <w:left w:val="none" w:sz="0" w:space="0" w:color="auto"/>
            <w:bottom w:val="none" w:sz="0" w:space="0" w:color="auto"/>
            <w:right w:val="none" w:sz="0" w:space="0" w:color="auto"/>
          </w:divBdr>
        </w:div>
        <w:div w:id="108160491">
          <w:marLeft w:val="640"/>
          <w:marRight w:val="0"/>
          <w:marTop w:val="0"/>
          <w:marBottom w:val="0"/>
          <w:divBdr>
            <w:top w:val="none" w:sz="0" w:space="0" w:color="auto"/>
            <w:left w:val="none" w:sz="0" w:space="0" w:color="auto"/>
            <w:bottom w:val="none" w:sz="0" w:space="0" w:color="auto"/>
            <w:right w:val="none" w:sz="0" w:space="0" w:color="auto"/>
          </w:divBdr>
        </w:div>
        <w:div w:id="211313836">
          <w:marLeft w:val="640"/>
          <w:marRight w:val="0"/>
          <w:marTop w:val="0"/>
          <w:marBottom w:val="0"/>
          <w:divBdr>
            <w:top w:val="none" w:sz="0" w:space="0" w:color="auto"/>
            <w:left w:val="none" w:sz="0" w:space="0" w:color="auto"/>
            <w:bottom w:val="none" w:sz="0" w:space="0" w:color="auto"/>
            <w:right w:val="none" w:sz="0" w:space="0" w:color="auto"/>
          </w:divBdr>
        </w:div>
        <w:div w:id="816461701">
          <w:marLeft w:val="640"/>
          <w:marRight w:val="0"/>
          <w:marTop w:val="0"/>
          <w:marBottom w:val="0"/>
          <w:divBdr>
            <w:top w:val="none" w:sz="0" w:space="0" w:color="auto"/>
            <w:left w:val="none" w:sz="0" w:space="0" w:color="auto"/>
            <w:bottom w:val="none" w:sz="0" w:space="0" w:color="auto"/>
            <w:right w:val="none" w:sz="0" w:space="0" w:color="auto"/>
          </w:divBdr>
        </w:div>
        <w:div w:id="87771972">
          <w:marLeft w:val="640"/>
          <w:marRight w:val="0"/>
          <w:marTop w:val="0"/>
          <w:marBottom w:val="0"/>
          <w:divBdr>
            <w:top w:val="none" w:sz="0" w:space="0" w:color="auto"/>
            <w:left w:val="none" w:sz="0" w:space="0" w:color="auto"/>
            <w:bottom w:val="none" w:sz="0" w:space="0" w:color="auto"/>
            <w:right w:val="none" w:sz="0" w:space="0" w:color="auto"/>
          </w:divBdr>
        </w:div>
        <w:div w:id="143593186">
          <w:marLeft w:val="640"/>
          <w:marRight w:val="0"/>
          <w:marTop w:val="0"/>
          <w:marBottom w:val="0"/>
          <w:divBdr>
            <w:top w:val="none" w:sz="0" w:space="0" w:color="auto"/>
            <w:left w:val="none" w:sz="0" w:space="0" w:color="auto"/>
            <w:bottom w:val="none" w:sz="0" w:space="0" w:color="auto"/>
            <w:right w:val="none" w:sz="0" w:space="0" w:color="auto"/>
          </w:divBdr>
        </w:div>
        <w:div w:id="1856456234">
          <w:marLeft w:val="640"/>
          <w:marRight w:val="0"/>
          <w:marTop w:val="0"/>
          <w:marBottom w:val="0"/>
          <w:divBdr>
            <w:top w:val="none" w:sz="0" w:space="0" w:color="auto"/>
            <w:left w:val="none" w:sz="0" w:space="0" w:color="auto"/>
            <w:bottom w:val="none" w:sz="0" w:space="0" w:color="auto"/>
            <w:right w:val="none" w:sz="0" w:space="0" w:color="auto"/>
          </w:divBdr>
        </w:div>
        <w:div w:id="1690644383">
          <w:marLeft w:val="640"/>
          <w:marRight w:val="0"/>
          <w:marTop w:val="0"/>
          <w:marBottom w:val="0"/>
          <w:divBdr>
            <w:top w:val="none" w:sz="0" w:space="0" w:color="auto"/>
            <w:left w:val="none" w:sz="0" w:space="0" w:color="auto"/>
            <w:bottom w:val="none" w:sz="0" w:space="0" w:color="auto"/>
            <w:right w:val="none" w:sz="0" w:space="0" w:color="auto"/>
          </w:divBdr>
        </w:div>
        <w:div w:id="2090271714">
          <w:marLeft w:val="640"/>
          <w:marRight w:val="0"/>
          <w:marTop w:val="0"/>
          <w:marBottom w:val="0"/>
          <w:divBdr>
            <w:top w:val="none" w:sz="0" w:space="0" w:color="auto"/>
            <w:left w:val="none" w:sz="0" w:space="0" w:color="auto"/>
            <w:bottom w:val="none" w:sz="0" w:space="0" w:color="auto"/>
            <w:right w:val="none" w:sz="0" w:space="0" w:color="auto"/>
          </w:divBdr>
        </w:div>
        <w:div w:id="2141872131">
          <w:marLeft w:val="640"/>
          <w:marRight w:val="0"/>
          <w:marTop w:val="0"/>
          <w:marBottom w:val="0"/>
          <w:divBdr>
            <w:top w:val="none" w:sz="0" w:space="0" w:color="auto"/>
            <w:left w:val="none" w:sz="0" w:space="0" w:color="auto"/>
            <w:bottom w:val="none" w:sz="0" w:space="0" w:color="auto"/>
            <w:right w:val="none" w:sz="0" w:space="0" w:color="auto"/>
          </w:divBdr>
        </w:div>
        <w:div w:id="170338744">
          <w:marLeft w:val="640"/>
          <w:marRight w:val="0"/>
          <w:marTop w:val="0"/>
          <w:marBottom w:val="0"/>
          <w:divBdr>
            <w:top w:val="none" w:sz="0" w:space="0" w:color="auto"/>
            <w:left w:val="none" w:sz="0" w:space="0" w:color="auto"/>
            <w:bottom w:val="none" w:sz="0" w:space="0" w:color="auto"/>
            <w:right w:val="none" w:sz="0" w:space="0" w:color="auto"/>
          </w:divBdr>
        </w:div>
        <w:div w:id="45498195">
          <w:marLeft w:val="640"/>
          <w:marRight w:val="0"/>
          <w:marTop w:val="0"/>
          <w:marBottom w:val="0"/>
          <w:divBdr>
            <w:top w:val="none" w:sz="0" w:space="0" w:color="auto"/>
            <w:left w:val="none" w:sz="0" w:space="0" w:color="auto"/>
            <w:bottom w:val="none" w:sz="0" w:space="0" w:color="auto"/>
            <w:right w:val="none" w:sz="0" w:space="0" w:color="auto"/>
          </w:divBdr>
        </w:div>
        <w:div w:id="1549488033">
          <w:marLeft w:val="640"/>
          <w:marRight w:val="0"/>
          <w:marTop w:val="0"/>
          <w:marBottom w:val="0"/>
          <w:divBdr>
            <w:top w:val="none" w:sz="0" w:space="0" w:color="auto"/>
            <w:left w:val="none" w:sz="0" w:space="0" w:color="auto"/>
            <w:bottom w:val="none" w:sz="0" w:space="0" w:color="auto"/>
            <w:right w:val="none" w:sz="0" w:space="0" w:color="auto"/>
          </w:divBdr>
        </w:div>
        <w:div w:id="85032583">
          <w:marLeft w:val="640"/>
          <w:marRight w:val="0"/>
          <w:marTop w:val="0"/>
          <w:marBottom w:val="0"/>
          <w:divBdr>
            <w:top w:val="none" w:sz="0" w:space="0" w:color="auto"/>
            <w:left w:val="none" w:sz="0" w:space="0" w:color="auto"/>
            <w:bottom w:val="none" w:sz="0" w:space="0" w:color="auto"/>
            <w:right w:val="none" w:sz="0" w:space="0" w:color="auto"/>
          </w:divBdr>
        </w:div>
        <w:div w:id="1043670864">
          <w:marLeft w:val="640"/>
          <w:marRight w:val="0"/>
          <w:marTop w:val="0"/>
          <w:marBottom w:val="0"/>
          <w:divBdr>
            <w:top w:val="none" w:sz="0" w:space="0" w:color="auto"/>
            <w:left w:val="none" w:sz="0" w:space="0" w:color="auto"/>
            <w:bottom w:val="none" w:sz="0" w:space="0" w:color="auto"/>
            <w:right w:val="none" w:sz="0" w:space="0" w:color="auto"/>
          </w:divBdr>
        </w:div>
        <w:div w:id="917593304">
          <w:marLeft w:val="640"/>
          <w:marRight w:val="0"/>
          <w:marTop w:val="0"/>
          <w:marBottom w:val="0"/>
          <w:divBdr>
            <w:top w:val="none" w:sz="0" w:space="0" w:color="auto"/>
            <w:left w:val="none" w:sz="0" w:space="0" w:color="auto"/>
            <w:bottom w:val="none" w:sz="0" w:space="0" w:color="auto"/>
            <w:right w:val="none" w:sz="0" w:space="0" w:color="auto"/>
          </w:divBdr>
        </w:div>
        <w:div w:id="2073918320">
          <w:marLeft w:val="640"/>
          <w:marRight w:val="0"/>
          <w:marTop w:val="0"/>
          <w:marBottom w:val="0"/>
          <w:divBdr>
            <w:top w:val="none" w:sz="0" w:space="0" w:color="auto"/>
            <w:left w:val="none" w:sz="0" w:space="0" w:color="auto"/>
            <w:bottom w:val="none" w:sz="0" w:space="0" w:color="auto"/>
            <w:right w:val="none" w:sz="0" w:space="0" w:color="auto"/>
          </w:divBdr>
        </w:div>
        <w:div w:id="863179658">
          <w:marLeft w:val="640"/>
          <w:marRight w:val="0"/>
          <w:marTop w:val="0"/>
          <w:marBottom w:val="0"/>
          <w:divBdr>
            <w:top w:val="none" w:sz="0" w:space="0" w:color="auto"/>
            <w:left w:val="none" w:sz="0" w:space="0" w:color="auto"/>
            <w:bottom w:val="none" w:sz="0" w:space="0" w:color="auto"/>
            <w:right w:val="none" w:sz="0" w:space="0" w:color="auto"/>
          </w:divBdr>
        </w:div>
        <w:div w:id="622930712">
          <w:marLeft w:val="640"/>
          <w:marRight w:val="0"/>
          <w:marTop w:val="0"/>
          <w:marBottom w:val="0"/>
          <w:divBdr>
            <w:top w:val="none" w:sz="0" w:space="0" w:color="auto"/>
            <w:left w:val="none" w:sz="0" w:space="0" w:color="auto"/>
            <w:bottom w:val="none" w:sz="0" w:space="0" w:color="auto"/>
            <w:right w:val="none" w:sz="0" w:space="0" w:color="auto"/>
          </w:divBdr>
        </w:div>
        <w:div w:id="1567253371">
          <w:marLeft w:val="640"/>
          <w:marRight w:val="0"/>
          <w:marTop w:val="0"/>
          <w:marBottom w:val="0"/>
          <w:divBdr>
            <w:top w:val="none" w:sz="0" w:space="0" w:color="auto"/>
            <w:left w:val="none" w:sz="0" w:space="0" w:color="auto"/>
            <w:bottom w:val="none" w:sz="0" w:space="0" w:color="auto"/>
            <w:right w:val="none" w:sz="0" w:space="0" w:color="auto"/>
          </w:divBdr>
        </w:div>
        <w:div w:id="2062826292">
          <w:marLeft w:val="640"/>
          <w:marRight w:val="0"/>
          <w:marTop w:val="0"/>
          <w:marBottom w:val="0"/>
          <w:divBdr>
            <w:top w:val="none" w:sz="0" w:space="0" w:color="auto"/>
            <w:left w:val="none" w:sz="0" w:space="0" w:color="auto"/>
            <w:bottom w:val="none" w:sz="0" w:space="0" w:color="auto"/>
            <w:right w:val="none" w:sz="0" w:space="0" w:color="auto"/>
          </w:divBdr>
        </w:div>
        <w:div w:id="1388648738">
          <w:marLeft w:val="640"/>
          <w:marRight w:val="0"/>
          <w:marTop w:val="0"/>
          <w:marBottom w:val="0"/>
          <w:divBdr>
            <w:top w:val="none" w:sz="0" w:space="0" w:color="auto"/>
            <w:left w:val="none" w:sz="0" w:space="0" w:color="auto"/>
            <w:bottom w:val="none" w:sz="0" w:space="0" w:color="auto"/>
            <w:right w:val="none" w:sz="0" w:space="0" w:color="auto"/>
          </w:divBdr>
        </w:div>
        <w:div w:id="843671709">
          <w:marLeft w:val="640"/>
          <w:marRight w:val="0"/>
          <w:marTop w:val="0"/>
          <w:marBottom w:val="0"/>
          <w:divBdr>
            <w:top w:val="none" w:sz="0" w:space="0" w:color="auto"/>
            <w:left w:val="none" w:sz="0" w:space="0" w:color="auto"/>
            <w:bottom w:val="none" w:sz="0" w:space="0" w:color="auto"/>
            <w:right w:val="none" w:sz="0" w:space="0" w:color="auto"/>
          </w:divBdr>
        </w:div>
        <w:div w:id="1716654731">
          <w:marLeft w:val="640"/>
          <w:marRight w:val="0"/>
          <w:marTop w:val="0"/>
          <w:marBottom w:val="0"/>
          <w:divBdr>
            <w:top w:val="none" w:sz="0" w:space="0" w:color="auto"/>
            <w:left w:val="none" w:sz="0" w:space="0" w:color="auto"/>
            <w:bottom w:val="none" w:sz="0" w:space="0" w:color="auto"/>
            <w:right w:val="none" w:sz="0" w:space="0" w:color="auto"/>
          </w:divBdr>
        </w:div>
        <w:div w:id="1907910520">
          <w:marLeft w:val="640"/>
          <w:marRight w:val="0"/>
          <w:marTop w:val="0"/>
          <w:marBottom w:val="0"/>
          <w:divBdr>
            <w:top w:val="none" w:sz="0" w:space="0" w:color="auto"/>
            <w:left w:val="none" w:sz="0" w:space="0" w:color="auto"/>
            <w:bottom w:val="none" w:sz="0" w:space="0" w:color="auto"/>
            <w:right w:val="none" w:sz="0" w:space="0" w:color="auto"/>
          </w:divBdr>
        </w:div>
        <w:div w:id="28917937">
          <w:marLeft w:val="640"/>
          <w:marRight w:val="0"/>
          <w:marTop w:val="0"/>
          <w:marBottom w:val="0"/>
          <w:divBdr>
            <w:top w:val="none" w:sz="0" w:space="0" w:color="auto"/>
            <w:left w:val="none" w:sz="0" w:space="0" w:color="auto"/>
            <w:bottom w:val="none" w:sz="0" w:space="0" w:color="auto"/>
            <w:right w:val="none" w:sz="0" w:space="0" w:color="auto"/>
          </w:divBdr>
        </w:div>
        <w:div w:id="1889756184">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592710152">
      <w:bodyDiv w:val="1"/>
      <w:marLeft w:val="0"/>
      <w:marRight w:val="0"/>
      <w:marTop w:val="0"/>
      <w:marBottom w:val="0"/>
      <w:divBdr>
        <w:top w:val="none" w:sz="0" w:space="0" w:color="auto"/>
        <w:left w:val="none" w:sz="0" w:space="0" w:color="auto"/>
        <w:bottom w:val="none" w:sz="0" w:space="0" w:color="auto"/>
        <w:right w:val="none" w:sz="0" w:space="0" w:color="auto"/>
      </w:divBdr>
      <w:divsChild>
        <w:div w:id="1107844781">
          <w:marLeft w:val="640"/>
          <w:marRight w:val="0"/>
          <w:marTop w:val="0"/>
          <w:marBottom w:val="0"/>
          <w:divBdr>
            <w:top w:val="none" w:sz="0" w:space="0" w:color="auto"/>
            <w:left w:val="none" w:sz="0" w:space="0" w:color="auto"/>
            <w:bottom w:val="none" w:sz="0" w:space="0" w:color="auto"/>
            <w:right w:val="none" w:sz="0" w:space="0" w:color="auto"/>
          </w:divBdr>
        </w:div>
        <w:div w:id="708575678">
          <w:marLeft w:val="640"/>
          <w:marRight w:val="0"/>
          <w:marTop w:val="0"/>
          <w:marBottom w:val="0"/>
          <w:divBdr>
            <w:top w:val="none" w:sz="0" w:space="0" w:color="auto"/>
            <w:left w:val="none" w:sz="0" w:space="0" w:color="auto"/>
            <w:bottom w:val="none" w:sz="0" w:space="0" w:color="auto"/>
            <w:right w:val="none" w:sz="0" w:space="0" w:color="auto"/>
          </w:divBdr>
        </w:div>
        <w:div w:id="1637444103">
          <w:marLeft w:val="640"/>
          <w:marRight w:val="0"/>
          <w:marTop w:val="0"/>
          <w:marBottom w:val="0"/>
          <w:divBdr>
            <w:top w:val="none" w:sz="0" w:space="0" w:color="auto"/>
            <w:left w:val="none" w:sz="0" w:space="0" w:color="auto"/>
            <w:bottom w:val="none" w:sz="0" w:space="0" w:color="auto"/>
            <w:right w:val="none" w:sz="0" w:space="0" w:color="auto"/>
          </w:divBdr>
        </w:div>
        <w:div w:id="613443590">
          <w:marLeft w:val="640"/>
          <w:marRight w:val="0"/>
          <w:marTop w:val="0"/>
          <w:marBottom w:val="0"/>
          <w:divBdr>
            <w:top w:val="none" w:sz="0" w:space="0" w:color="auto"/>
            <w:left w:val="none" w:sz="0" w:space="0" w:color="auto"/>
            <w:bottom w:val="none" w:sz="0" w:space="0" w:color="auto"/>
            <w:right w:val="none" w:sz="0" w:space="0" w:color="auto"/>
          </w:divBdr>
        </w:div>
        <w:div w:id="1177385128">
          <w:marLeft w:val="640"/>
          <w:marRight w:val="0"/>
          <w:marTop w:val="0"/>
          <w:marBottom w:val="0"/>
          <w:divBdr>
            <w:top w:val="none" w:sz="0" w:space="0" w:color="auto"/>
            <w:left w:val="none" w:sz="0" w:space="0" w:color="auto"/>
            <w:bottom w:val="none" w:sz="0" w:space="0" w:color="auto"/>
            <w:right w:val="none" w:sz="0" w:space="0" w:color="auto"/>
          </w:divBdr>
        </w:div>
        <w:div w:id="2094619778">
          <w:marLeft w:val="640"/>
          <w:marRight w:val="0"/>
          <w:marTop w:val="0"/>
          <w:marBottom w:val="0"/>
          <w:divBdr>
            <w:top w:val="none" w:sz="0" w:space="0" w:color="auto"/>
            <w:left w:val="none" w:sz="0" w:space="0" w:color="auto"/>
            <w:bottom w:val="none" w:sz="0" w:space="0" w:color="auto"/>
            <w:right w:val="none" w:sz="0" w:space="0" w:color="auto"/>
          </w:divBdr>
        </w:div>
        <w:div w:id="405422673">
          <w:marLeft w:val="640"/>
          <w:marRight w:val="0"/>
          <w:marTop w:val="0"/>
          <w:marBottom w:val="0"/>
          <w:divBdr>
            <w:top w:val="none" w:sz="0" w:space="0" w:color="auto"/>
            <w:left w:val="none" w:sz="0" w:space="0" w:color="auto"/>
            <w:bottom w:val="none" w:sz="0" w:space="0" w:color="auto"/>
            <w:right w:val="none" w:sz="0" w:space="0" w:color="auto"/>
          </w:divBdr>
        </w:div>
        <w:div w:id="1102645289">
          <w:marLeft w:val="640"/>
          <w:marRight w:val="0"/>
          <w:marTop w:val="0"/>
          <w:marBottom w:val="0"/>
          <w:divBdr>
            <w:top w:val="none" w:sz="0" w:space="0" w:color="auto"/>
            <w:left w:val="none" w:sz="0" w:space="0" w:color="auto"/>
            <w:bottom w:val="none" w:sz="0" w:space="0" w:color="auto"/>
            <w:right w:val="none" w:sz="0" w:space="0" w:color="auto"/>
          </w:divBdr>
        </w:div>
        <w:div w:id="606812544">
          <w:marLeft w:val="640"/>
          <w:marRight w:val="0"/>
          <w:marTop w:val="0"/>
          <w:marBottom w:val="0"/>
          <w:divBdr>
            <w:top w:val="none" w:sz="0" w:space="0" w:color="auto"/>
            <w:left w:val="none" w:sz="0" w:space="0" w:color="auto"/>
            <w:bottom w:val="none" w:sz="0" w:space="0" w:color="auto"/>
            <w:right w:val="none" w:sz="0" w:space="0" w:color="auto"/>
          </w:divBdr>
        </w:div>
        <w:div w:id="2144537809">
          <w:marLeft w:val="640"/>
          <w:marRight w:val="0"/>
          <w:marTop w:val="0"/>
          <w:marBottom w:val="0"/>
          <w:divBdr>
            <w:top w:val="none" w:sz="0" w:space="0" w:color="auto"/>
            <w:left w:val="none" w:sz="0" w:space="0" w:color="auto"/>
            <w:bottom w:val="none" w:sz="0" w:space="0" w:color="auto"/>
            <w:right w:val="none" w:sz="0" w:space="0" w:color="auto"/>
          </w:divBdr>
        </w:div>
        <w:div w:id="1239560813">
          <w:marLeft w:val="640"/>
          <w:marRight w:val="0"/>
          <w:marTop w:val="0"/>
          <w:marBottom w:val="0"/>
          <w:divBdr>
            <w:top w:val="none" w:sz="0" w:space="0" w:color="auto"/>
            <w:left w:val="none" w:sz="0" w:space="0" w:color="auto"/>
            <w:bottom w:val="none" w:sz="0" w:space="0" w:color="auto"/>
            <w:right w:val="none" w:sz="0" w:space="0" w:color="auto"/>
          </w:divBdr>
        </w:div>
        <w:div w:id="337772913">
          <w:marLeft w:val="640"/>
          <w:marRight w:val="0"/>
          <w:marTop w:val="0"/>
          <w:marBottom w:val="0"/>
          <w:divBdr>
            <w:top w:val="none" w:sz="0" w:space="0" w:color="auto"/>
            <w:left w:val="none" w:sz="0" w:space="0" w:color="auto"/>
            <w:bottom w:val="none" w:sz="0" w:space="0" w:color="auto"/>
            <w:right w:val="none" w:sz="0" w:space="0" w:color="auto"/>
          </w:divBdr>
        </w:div>
        <w:div w:id="1646933526">
          <w:marLeft w:val="640"/>
          <w:marRight w:val="0"/>
          <w:marTop w:val="0"/>
          <w:marBottom w:val="0"/>
          <w:divBdr>
            <w:top w:val="none" w:sz="0" w:space="0" w:color="auto"/>
            <w:left w:val="none" w:sz="0" w:space="0" w:color="auto"/>
            <w:bottom w:val="none" w:sz="0" w:space="0" w:color="auto"/>
            <w:right w:val="none" w:sz="0" w:space="0" w:color="auto"/>
          </w:divBdr>
        </w:div>
        <w:div w:id="310790406">
          <w:marLeft w:val="640"/>
          <w:marRight w:val="0"/>
          <w:marTop w:val="0"/>
          <w:marBottom w:val="0"/>
          <w:divBdr>
            <w:top w:val="none" w:sz="0" w:space="0" w:color="auto"/>
            <w:left w:val="none" w:sz="0" w:space="0" w:color="auto"/>
            <w:bottom w:val="none" w:sz="0" w:space="0" w:color="auto"/>
            <w:right w:val="none" w:sz="0" w:space="0" w:color="auto"/>
          </w:divBdr>
        </w:div>
        <w:div w:id="2020305519">
          <w:marLeft w:val="640"/>
          <w:marRight w:val="0"/>
          <w:marTop w:val="0"/>
          <w:marBottom w:val="0"/>
          <w:divBdr>
            <w:top w:val="none" w:sz="0" w:space="0" w:color="auto"/>
            <w:left w:val="none" w:sz="0" w:space="0" w:color="auto"/>
            <w:bottom w:val="none" w:sz="0" w:space="0" w:color="auto"/>
            <w:right w:val="none" w:sz="0" w:space="0" w:color="auto"/>
          </w:divBdr>
        </w:div>
        <w:div w:id="1394429032">
          <w:marLeft w:val="640"/>
          <w:marRight w:val="0"/>
          <w:marTop w:val="0"/>
          <w:marBottom w:val="0"/>
          <w:divBdr>
            <w:top w:val="none" w:sz="0" w:space="0" w:color="auto"/>
            <w:left w:val="none" w:sz="0" w:space="0" w:color="auto"/>
            <w:bottom w:val="none" w:sz="0" w:space="0" w:color="auto"/>
            <w:right w:val="none" w:sz="0" w:space="0" w:color="auto"/>
          </w:divBdr>
        </w:div>
        <w:div w:id="1557358058">
          <w:marLeft w:val="640"/>
          <w:marRight w:val="0"/>
          <w:marTop w:val="0"/>
          <w:marBottom w:val="0"/>
          <w:divBdr>
            <w:top w:val="none" w:sz="0" w:space="0" w:color="auto"/>
            <w:left w:val="none" w:sz="0" w:space="0" w:color="auto"/>
            <w:bottom w:val="none" w:sz="0" w:space="0" w:color="auto"/>
            <w:right w:val="none" w:sz="0" w:space="0" w:color="auto"/>
          </w:divBdr>
        </w:div>
        <w:div w:id="2043283122">
          <w:marLeft w:val="640"/>
          <w:marRight w:val="0"/>
          <w:marTop w:val="0"/>
          <w:marBottom w:val="0"/>
          <w:divBdr>
            <w:top w:val="none" w:sz="0" w:space="0" w:color="auto"/>
            <w:left w:val="none" w:sz="0" w:space="0" w:color="auto"/>
            <w:bottom w:val="none" w:sz="0" w:space="0" w:color="auto"/>
            <w:right w:val="none" w:sz="0" w:space="0" w:color="auto"/>
          </w:divBdr>
        </w:div>
        <w:div w:id="1782453931">
          <w:marLeft w:val="640"/>
          <w:marRight w:val="0"/>
          <w:marTop w:val="0"/>
          <w:marBottom w:val="0"/>
          <w:divBdr>
            <w:top w:val="none" w:sz="0" w:space="0" w:color="auto"/>
            <w:left w:val="none" w:sz="0" w:space="0" w:color="auto"/>
            <w:bottom w:val="none" w:sz="0" w:space="0" w:color="auto"/>
            <w:right w:val="none" w:sz="0" w:space="0" w:color="auto"/>
          </w:divBdr>
        </w:div>
        <w:div w:id="471599700">
          <w:marLeft w:val="640"/>
          <w:marRight w:val="0"/>
          <w:marTop w:val="0"/>
          <w:marBottom w:val="0"/>
          <w:divBdr>
            <w:top w:val="none" w:sz="0" w:space="0" w:color="auto"/>
            <w:left w:val="none" w:sz="0" w:space="0" w:color="auto"/>
            <w:bottom w:val="none" w:sz="0" w:space="0" w:color="auto"/>
            <w:right w:val="none" w:sz="0" w:space="0" w:color="auto"/>
          </w:divBdr>
        </w:div>
        <w:div w:id="1079212544">
          <w:marLeft w:val="640"/>
          <w:marRight w:val="0"/>
          <w:marTop w:val="0"/>
          <w:marBottom w:val="0"/>
          <w:divBdr>
            <w:top w:val="none" w:sz="0" w:space="0" w:color="auto"/>
            <w:left w:val="none" w:sz="0" w:space="0" w:color="auto"/>
            <w:bottom w:val="none" w:sz="0" w:space="0" w:color="auto"/>
            <w:right w:val="none" w:sz="0" w:space="0" w:color="auto"/>
          </w:divBdr>
        </w:div>
        <w:div w:id="171380297">
          <w:marLeft w:val="640"/>
          <w:marRight w:val="0"/>
          <w:marTop w:val="0"/>
          <w:marBottom w:val="0"/>
          <w:divBdr>
            <w:top w:val="none" w:sz="0" w:space="0" w:color="auto"/>
            <w:left w:val="none" w:sz="0" w:space="0" w:color="auto"/>
            <w:bottom w:val="none" w:sz="0" w:space="0" w:color="auto"/>
            <w:right w:val="none" w:sz="0" w:space="0" w:color="auto"/>
          </w:divBdr>
        </w:div>
        <w:div w:id="58601969">
          <w:marLeft w:val="640"/>
          <w:marRight w:val="0"/>
          <w:marTop w:val="0"/>
          <w:marBottom w:val="0"/>
          <w:divBdr>
            <w:top w:val="none" w:sz="0" w:space="0" w:color="auto"/>
            <w:left w:val="none" w:sz="0" w:space="0" w:color="auto"/>
            <w:bottom w:val="none" w:sz="0" w:space="0" w:color="auto"/>
            <w:right w:val="none" w:sz="0" w:space="0" w:color="auto"/>
          </w:divBdr>
        </w:div>
        <w:div w:id="284969103">
          <w:marLeft w:val="640"/>
          <w:marRight w:val="0"/>
          <w:marTop w:val="0"/>
          <w:marBottom w:val="0"/>
          <w:divBdr>
            <w:top w:val="none" w:sz="0" w:space="0" w:color="auto"/>
            <w:left w:val="none" w:sz="0" w:space="0" w:color="auto"/>
            <w:bottom w:val="none" w:sz="0" w:space="0" w:color="auto"/>
            <w:right w:val="none" w:sz="0" w:space="0" w:color="auto"/>
          </w:divBdr>
        </w:div>
        <w:div w:id="1156343395">
          <w:marLeft w:val="640"/>
          <w:marRight w:val="0"/>
          <w:marTop w:val="0"/>
          <w:marBottom w:val="0"/>
          <w:divBdr>
            <w:top w:val="none" w:sz="0" w:space="0" w:color="auto"/>
            <w:left w:val="none" w:sz="0" w:space="0" w:color="auto"/>
            <w:bottom w:val="none" w:sz="0" w:space="0" w:color="auto"/>
            <w:right w:val="none" w:sz="0" w:space="0" w:color="auto"/>
          </w:divBdr>
        </w:div>
        <w:div w:id="2015188052">
          <w:marLeft w:val="640"/>
          <w:marRight w:val="0"/>
          <w:marTop w:val="0"/>
          <w:marBottom w:val="0"/>
          <w:divBdr>
            <w:top w:val="none" w:sz="0" w:space="0" w:color="auto"/>
            <w:left w:val="none" w:sz="0" w:space="0" w:color="auto"/>
            <w:bottom w:val="none" w:sz="0" w:space="0" w:color="auto"/>
            <w:right w:val="none" w:sz="0" w:space="0" w:color="auto"/>
          </w:divBdr>
        </w:div>
        <w:div w:id="1091003824">
          <w:marLeft w:val="640"/>
          <w:marRight w:val="0"/>
          <w:marTop w:val="0"/>
          <w:marBottom w:val="0"/>
          <w:divBdr>
            <w:top w:val="none" w:sz="0" w:space="0" w:color="auto"/>
            <w:left w:val="none" w:sz="0" w:space="0" w:color="auto"/>
            <w:bottom w:val="none" w:sz="0" w:space="0" w:color="auto"/>
            <w:right w:val="none" w:sz="0" w:space="0" w:color="auto"/>
          </w:divBdr>
        </w:div>
        <w:div w:id="611668528">
          <w:marLeft w:val="640"/>
          <w:marRight w:val="0"/>
          <w:marTop w:val="0"/>
          <w:marBottom w:val="0"/>
          <w:divBdr>
            <w:top w:val="none" w:sz="0" w:space="0" w:color="auto"/>
            <w:left w:val="none" w:sz="0" w:space="0" w:color="auto"/>
            <w:bottom w:val="none" w:sz="0" w:space="0" w:color="auto"/>
            <w:right w:val="none" w:sz="0" w:space="0" w:color="auto"/>
          </w:divBdr>
        </w:div>
        <w:div w:id="785003890">
          <w:marLeft w:val="640"/>
          <w:marRight w:val="0"/>
          <w:marTop w:val="0"/>
          <w:marBottom w:val="0"/>
          <w:divBdr>
            <w:top w:val="none" w:sz="0" w:space="0" w:color="auto"/>
            <w:left w:val="none" w:sz="0" w:space="0" w:color="auto"/>
            <w:bottom w:val="none" w:sz="0" w:space="0" w:color="auto"/>
            <w:right w:val="none" w:sz="0" w:space="0" w:color="auto"/>
          </w:divBdr>
        </w:div>
        <w:div w:id="1936210419">
          <w:marLeft w:val="640"/>
          <w:marRight w:val="0"/>
          <w:marTop w:val="0"/>
          <w:marBottom w:val="0"/>
          <w:divBdr>
            <w:top w:val="none" w:sz="0" w:space="0" w:color="auto"/>
            <w:left w:val="none" w:sz="0" w:space="0" w:color="auto"/>
            <w:bottom w:val="none" w:sz="0" w:space="0" w:color="auto"/>
            <w:right w:val="none" w:sz="0" w:space="0" w:color="auto"/>
          </w:divBdr>
        </w:div>
        <w:div w:id="861750736">
          <w:marLeft w:val="640"/>
          <w:marRight w:val="0"/>
          <w:marTop w:val="0"/>
          <w:marBottom w:val="0"/>
          <w:divBdr>
            <w:top w:val="none" w:sz="0" w:space="0" w:color="auto"/>
            <w:left w:val="none" w:sz="0" w:space="0" w:color="auto"/>
            <w:bottom w:val="none" w:sz="0" w:space="0" w:color="auto"/>
            <w:right w:val="none" w:sz="0" w:space="0" w:color="auto"/>
          </w:divBdr>
        </w:div>
        <w:div w:id="1614050863">
          <w:marLeft w:val="640"/>
          <w:marRight w:val="0"/>
          <w:marTop w:val="0"/>
          <w:marBottom w:val="0"/>
          <w:divBdr>
            <w:top w:val="none" w:sz="0" w:space="0" w:color="auto"/>
            <w:left w:val="none" w:sz="0" w:space="0" w:color="auto"/>
            <w:bottom w:val="none" w:sz="0" w:space="0" w:color="auto"/>
            <w:right w:val="none" w:sz="0" w:space="0" w:color="auto"/>
          </w:divBdr>
        </w:div>
        <w:div w:id="216363152">
          <w:marLeft w:val="640"/>
          <w:marRight w:val="0"/>
          <w:marTop w:val="0"/>
          <w:marBottom w:val="0"/>
          <w:divBdr>
            <w:top w:val="none" w:sz="0" w:space="0" w:color="auto"/>
            <w:left w:val="none" w:sz="0" w:space="0" w:color="auto"/>
            <w:bottom w:val="none" w:sz="0" w:space="0" w:color="auto"/>
            <w:right w:val="none" w:sz="0" w:space="0" w:color="auto"/>
          </w:divBdr>
        </w:div>
        <w:div w:id="1561019222">
          <w:marLeft w:val="640"/>
          <w:marRight w:val="0"/>
          <w:marTop w:val="0"/>
          <w:marBottom w:val="0"/>
          <w:divBdr>
            <w:top w:val="none" w:sz="0" w:space="0" w:color="auto"/>
            <w:left w:val="none" w:sz="0" w:space="0" w:color="auto"/>
            <w:bottom w:val="none" w:sz="0" w:space="0" w:color="auto"/>
            <w:right w:val="none" w:sz="0" w:space="0" w:color="auto"/>
          </w:divBdr>
        </w:div>
        <w:div w:id="1689719804">
          <w:marLeft w:val="640"/>
          <w:marRight w:val="0"/>
          <w:marTop w:val="0"/>
          <w:marBottom w:val="0"/>
          <w:divBdr>
            <w:top w:val="none" w:sz="0" w:space="0" w:color="auto"/>
            <w:left w:val="none" w:sz="0" w:space="0" w:color="auto"/>
            <w:bottom w:val="none" w:sz="0" w:space="0" w:color="auto"/>
            <w:right w:val="none" w:sz="0" w:space="0" w:color="auto"/>
          </w:divBdr>
        </w:div>
        <w:div w:id="825558830">
          <w:marLeft w:val="640"/>
          <w:marRight w:val="0"/>
          <w:marTop w:val="0"/>
          <w:marBottom w:val="0"/>
          <w:divBdr>
            <w:top w:val="none" w:sz="0" w:space="0" w:color="auto"/>
            <w:left w:val="none" w:sz="0" w:space="0" w:color="auto"/>
            <w:bottom w:val="none" w:sz="0" w:space="0" w:color="auto"/>
            <w:right w:val="none" w:sz="0" w:space="0" w:color="auto"/>
          </w:divBdr>
        </w:div>
        <w:div w:id="2083064939">
          <w:marLeft w:val="640"/>
          <w:marRight w:val="0"/>
          <w:marTop w:val="0"/>
          <w:marBottom w:val="0"/>
          <w:divBdr>
            <w:top w:val="none" w:sz="0" w:space="0" w:color="auto"/>
            <w:left w:val="none" w:sz="0" w:space="0" w:color="auto"/>
            <w:bottom w:val="none" w:sz="0" w:space="0" w:color="auto"/>
            <w:right w:val="none" w:sz="0" w:space="0" w:color="auto"/>
          </w:divBdr>
        </w:div>
        <w:div w:id="1893686258">
          <w:marLeft w:val="640"/>
          <w:marRight w:val="0"/>
          <w:marTop w:val="0"/>
          <w:marBottom w:val="0"/>
          <w:divBdr>
            <w:top w:val="none" w:sz="0" w:space="0" w:color="auto"/>
            <w:left w:val="none" w:sz="0" w:space="0" w:color="auto"/>
            <w:bottom w:val="none" w:sz="0" w:space="0" w:color="auto"/>
            <w:right w:val="none" w:sz="0" w:space="0" w:color="auto"/>
          </w:divBdr>
        </w:div>
        <w:div w:id="1792360227">
          <w:marLeft w:val="640"/>
          <w:marRight w:val="0"/>
          <w:marTop w:val="0"/>
          <w:marBottom w:val="0"/>
          <w:divBdr>
            <w:top w:val="none" w:sz="0" w:space="0" w:color="auto"/>
            <w:left w:val="none" w:sz="0" w:space="0" w:color="auto"/>
            <w:bottom w:val="none" w:sz="0" w:space="0" w:color="auto"/>
            <w:right w:val="none" w:sz="0" w:space="0" w:color="auto"/>
          </w:divBdr>
        </w:div>
        <w:div w:id="954949144">
          <w:marLeft w:val="640"/>
          <w:marRight w:val="0"/>
          <w:marTop w:val="0"/>
          <w:marBottom w:val="0"/>
          <w:divBdr>
            <w:top w:val="none" w:sz="0" w:space="0" w:color="auto"/>
            <w:left w:val="none" w:sz="0" w:space="0" w:color="auto"/>
            <w:bottom w:val="none" w:sz="0" w:space="0" w:color="auto"/>
            <w:right w:val="none" w:sz="0" w:space="0" w:color="auto"/>
          </w:divBdr>
        </w:div>
        <w:div w:id="1759249637">
          <w:marLeft w:val="640"/>
          <w:marRight w:val="0"/>
          <w:marTop w:val="0"/>
          <w:marBottom w:val="0"/>
          <w:divBdr>
            <w:top w:val="none" w:sz="0" w:space="0" w:color="auto"/>
            <w:left w:val="none" w:sz="0" w:space="0" w:color="auto"/>
            <w:bottom w:val="none" w:sz="0" w:space="0" w:color="auto"/>
            <w:right w:val="none" w:sz="0" w:space="0" w:color="auto"/>
          </w:divBdr>
        </w:div>
        <w:div w:id="1586845095">
          <w:marLeft w:val="640"/>
          <w:marRight w:val="0"/>
          <w:marTop w:val="0"/>
          <w:marBottom w:val="0"/>
          <w:divBdr>
            <w:top w:val="none" w:sz="0" w:space="0" w:color="auto"/>
            <w:left w:val="none" w:sz="0" w:space="0" w:color="auto"/>
            <w:bottom w:val="none" w:sz="0" w:space="0" w:color="auto"/>
            <w:right w:val="none" w:sz="0" w:space="0" w:color="auto"/>
          </w:divBdr>
        </w:div>
        <w:div w:id="2038699353">
          <w:marLeft w:val="640"/>
          <w:marRight w:val="0"/>
          <w:marTop w:val="0"/>
          <w:marBottom w:val="0"/>
          <w:divBdr>
            <w:top w:val="none" w:sz="0" w:space="0" w:color="auto"/>
            <w:left w:val="none" w:sz="0" w:space="0" w:color="auto"/>
            <w:bottom w:val="none" w:sz="0" w:space="0" w:color="auto"/>
            <w:right w:val="none" w:sz="0" w:space="0" w:color="auto"/>
          </w:divBdr>
        </w:div>
        <w:div w:id="17508137">
          <w:marLeft w:val="640"/>
          <w:marRight w:val="0"/>
          <w:marTop w:val="0"/>
          <w:marBottom w:val="0"/>
          <w:divBdr>
            <w:top w:val="none" w:sz="0" w:space="0" w:color="auto"/>
            <w:left w:val="none" w:sz="0" w:space="0" w:color="auto"/>
            <w:bottom w:val="none" w:sz="0" w:space="0" w:color="auto"/>
            <w:right w:val="none" w:sz="0" w:space="0" w:color="auto"/>
          </w:divBdr>
        </w:div>
        <w:div w:id="1727297987">
          <w:marLeft w:val="640"/>
          <w:marRight w:val="0"/>
          <w:marTop w:val="0"/>
          <w:marBottom w:val="0"/>
          <w:divBdr>
            <w:top w:val="none" w:sz="0" w:space="0" w:color="auto"/>
            <w:left w:val="none" w:sz="0" w:space="0" w:color="auto"/>
            <w:bottom w:val="none" w:sz="0" w:space="0" w:color="auto"/>
            <w:right w:val="none" w:sz="0" w:space="0" w:color="auto"/>
          </w:divBdr>
        </w:div>
        <w:div w:id="1539708480">
          <w:marLeft w:val="640"/>
          <w:marRight w:val="0"/>
          <w:marTop w:val="0"/>
          <w:marBottom w:val="0"/>
          <w:divBdr>
            <w:top w:val="none" w:sz="0" w:space="0" w:color="auto"/>
            <w:left w:val="none" w:sz="0" w:space="0" w:color="auto"/>
            <w:bottom w:val="none" w:sz="0" w:space="0" w:color="auto"/>
            <w:right w:val="none" w:sz="0" w:space="0" w:color="auto"/>
          </w:divBdr>
        </w:div>
        <w:div w:id="414939762">
          <w:marLeft w:val="640"/>
          <w:marRight w:val="0"/>
          <w:marTop w:val="0"/>
          <w:marBottom w:val="0"/>
          <w:divBdr>
            <w:top w:val="none" w:sz="0" w:space="0" w:color="auto"/>
            <w:left w:val="none" w:sz="0" w:space="0" w:color="auto"/>
            <w:bottom w:val="none" w:sz="0" w:space="0" w:color="auto"/>
            <w:right w:val="none" w:sz="0" w:space="0" w:color="auto"/>
          </w:divBdr>
        </w:div>
        <w:div w:id="291136536">
          <w:marLeft w:val="640"/>
          <w:marRight w:val="0"/>
          <w:marTop w:val="0"/>
          <w:marBottom w:val="0"/>
          <w:divBdr>
            <w:top w:val="none" w:sz="0" w:space="0" w:color="auto"/>
            <w:left w:val="none" w:sz="0" w:space="0" w:color="auto"/>
            <w:bottom w:val="none" w:sz="0" w:space="0" w:color="auto"/>
            <w:right w:val="none" w:sz="0" w:space="0" w:color="auto"/>
          </w:divBdr>
        </w:div>
        <w:div w:id="7680049">
          <w:marLeft w:val="640"/>
          <w:marRight w:val="0"/>
          <w:marTop w:val="0"/>
          <w:marBottom w:val="0"/>
          <w:divBdr>
            <w:top w:val="none" w:sz="0" w:space="0" w:color="auto"/>
            <w:left w:val="none" w:sz="0" w:space="0" w:color="auto"/>
            <w:bottom w:val="none" w:sz="0" w:space="0" w:color="auto"/>
            <w:right w:val="none" w:sz="0" w:space="0" w:color="auto"/>
          </w:divBdr>
        </w:div>
        <w:div w:id="1808081118">
          <w:marLeft w:val="640"/>
          <w:marRight w:val="0"/>
          <w:marTop w:val="0"/>
          <w:marBottom w:val="0"/>
          <w:divBdr>
            <w:top w:val="none" w:sz="0" w:space="0" w:color="auto"/>
            <w:left w:val="none" w:sz="0" w:space="0" w:color="auto"/>
            <w:bottom w:val="none" w:sz="0" w:space="0" w:color="auto"/>
            <w:right w:val="none" w:sz="0" w:space="0" w:color="auto"/>
          </w:divBdr>
        </w:div>
        <w:div w:id="1878270873">
          <w:marLeft w:val="640"/>
          <w:marRight w:val="0"/>
          <w:marTop w:val="0"/>
          <w:marBottom w:val="0"/>
          <w:divBdr>
            <w:top w:val="none" w:sz="0" w:space="0" w:color="auto"/>
            <w:left w:val="none" w:sz="0" w:space="0" w:color="auto"/>
            <w:bottom w:val="none" w:sz="0" w:space="0" w:color="auto"/>
            <w:right w:val="none" w:sz="0" w:space="0" w:color="auto"/>
          </w:divBdr>
        </w:div>
        <w:div w:id="706878423">
          <w:marLeft w:val="640"/>
          <w:marRight w:val="0"/>
          <w:marTop w:val="0"/>
          <w:marBottom w:val="0"/>
          <w:divBdr>
            <w:top w:val="none" w:sz="0" w:space="0" w:color="auto"/>
            <w:left w:val="none" w:sz="0" w:space="0" w:color="auto"/>
            <w:bottom w:val="none" w:sz="0" w:space="0" w:color="auto"/>
            <w:right w:val="none" w:sz="0" w:space="0" w:color="auto"/>
          </w:divBdr>
        </w:div>
        <w:div w:id="97987716">
          <w:marLeft w:val="640"/>
          <w:marRight w:val="0"/>
          <w:marTop w:val="0"/>
          <w:marBottom w:val="0"/>
          <w:divBdr>
            <w:top w:val="none" w:sz="0" w:space="0" w:color="auto"/>
            <w:left w:val="none" w:sz="0" w:space="0" w:color="auto"/>
            <w:bottom w:val="none" w:sz="0" w:space="0" w:color="auto"/>
            <w:right w:val="none" w:sz="0" w:space="0" w:color="auto"/>
          </w:divBdr>
        </w:div>
        <w:div w:id="1739788630">
          <w:marLeft w:val="640"/>
          <w:marRight w:val="0"/>
          <w:marTop w:val="0"/>
          <w:marBottom w:val="0"/>
          <w:divBdr>
            <w:top w:val="none" w:sz="0" w:space="0" w:color="auto"/>
            <w:left w:val="none" w:sz="0" w:space="0" w:color="auto"/>
            <w:bottom w:val="none" w:sz="0" w:space="0" w:color="auto"/>
            <w:right w:val="none" w:sz="0" w:space="0" w:color="auto"/>
          </w:divBdr>
        </w:div>
        <w:div w:id="736779104">
          <w:marLeft w:val="640"/>
          <w:marRight w:val="0"/>
          <w:marTop w:val="0"/>
          <w:marBottom w:val="0"/>
          <w:divBdr>
            <w:top w:val="none" w:sz="0" w:space="0" w:color="auto"/>
            <w:left w:val="none" w:sz="0" w:space="0" w:color="auto"/>
            <w:bottom w:val="none" w:sz="0" w:space="0" w:color="auto"/>
            <w:right w:val="none" w:sz="0" w:space="0" w:color="auto"/>
          </w:divBdr>
        </w:div>
        <w:div w:id="342702872">
          <w:marLeft w:val="640"/>
          <w:marRight w:val="0"/>
          <w:marTop w:val="0"/>
          <w:marBottom w:val="0"/>
          <w:divBdr>
            <w:top w:val="none" w:sz="0" w:space="0" w:color="auto"/>
            <w:left w:val="none" w:sz="0" w:space="0" w:color="auto"/>
            <w:bottom w:val="none" w:sz="0" w:space="0" w:color="auto"/>
            <w:right w:val="none" w:sz="0" w:space="0" w:color="auto"/>
          </w:divBdr>
        </w:div>
        <w:div w:id="526604874">
          <w:marLeft w:val="640"/>
          <w:marRight w:val="0"/>
          <w:marTop w:val="0"/>
          <w:marBottom w:val="0"/>
          <w:divBdr>
            <w:top w:val="none" w:sz="0" w:space="0" w:color="auto"/>
            <w:left w:val="none" w:sz="0" w:space="0" w:color="auto"/>
            <w:bottom w:val="none" w:sz="0" w:space="0" w:color="auto"/>
            <w:right w:val="none" w:sz="0" w:space="0" w:color="auto"/>
          </w:divBdr>
        </w:div>
        <w:div w:id="1581869261">
          <w:marLeft w:val="640"/>
          <w:marRight w:val="0"/>
          <w:marTop w:val="0"/>
          <w:marBottom w:val="0"/>
          <w:divBdr>
            <w:top w:val="none" w:sz="0" w:space="0" w:color="auto"/>
            <w:left w:val="none" w:sz="0" w:space="0" w:color="auto"/>
            <w:bottom w:val="none" w:sz="0" w:space="0" w:color="auto"/>
            <w:right w:val="none" w:sz="0" w:space="0" w:color="auto"/>
          </w:divBdr>
        </w:div>
        <w:div w:id="408501716">
          <w:marLeft w:val="640"/>
          <w:marRight w:val="0"/>
          <w:marTop w:val="0"/>
          <w:marBottom w:val="0"/>
          <w:divBdr>
            <w:top w:val="none" w:sz="0" w:space="0" w:color="auto"/>
            <w:left w:val="none" w:sz="0" w:space="0" w:color="auto"/>
            <w:bottom w:val="none" w:sz="0" w:space="0" w:color="auto"/>
            <w:right w:val="none" w:sz="0" w:space="0" w:color="auto"/>
          </w:divBdr>
        </w:div>
        <w:div w:id="2091809515">
          <w:marLeft w:val="640"/>
          <w:marRight w:val="0"/>
          <w:marTop w:val="0"/>
          <w:marBottom w:val="0"/>
          <w:divBdr>
            <w:top w:val="none" w:sz="0" w:space="0" w:color="auto"/>
            <w:left w:val="none" w:sz="0" w:space="0" w:color="auto"/>
            <w:bottom w:val="none" w:sz="0" w:space="0" w:color="auto"/>
            <w:right w:val="none" w:sz="0" w:space="0" w:color="auto"/>
          </w:divBdr>
        </w:div>
        <w:div w:id="826701853">
          <w:marLeft w:val="640"/>
          <w:marRight w:val="0"/>
          <w:marTop w:val="0"/>
          <w:marBottom w:val="0"/>
          <w:divBdr>
            <w:top w:val="none" w:sz="0" w:space="0" w:color="auto"/>
            <w:left w:val="none" w:sz="0" w:space="0" w:color="auto"/>
            <w:bottom w:val="none" w:sz="0" w:space="0" w:color="auto"/>
            <w:right w:val="none" w:sz="0" w:space="0" w:color="auto"/>
          </w:divBdr>
        </w:div>
        <w:div w:id="355426647">
          <w:marLeft w:val="640"/>
          <w:marRight w:val="0"/>
          <w:marTop w:val="0"/>
          <w:marBottom w:val="0"/>
          <w:divBdr>
            <w:top w:val="none" w:sz="0" w:space="0" w:color="auto"/>
            <w:left w:val="none" w:sz="0" w:space="0" w:color="auto"/>
            <w:bottom w:val="none" w:sz="0" w:space="0" w:color="auto"/>
            <w:right w:val="none" w:sz="0" w:space="0" w:color="auto"/>
          </w:divBdr>
        </w:div>
        <w:div w:id="1502307360">
          <w:marLeft w:val="640"/>
          <w:marRight w:val="0"/>
          <w:marTop w:val="0"/>
          <w:marBottom w:val="0"/>
          <w:divBdr>
            <w:top w:val="none" w:sz="0" w:space="0" w:color="auto"/>
            <w:left w:val="none" w:sz="0" w:space="0" w:color="auto"/>
            <w:bottom w:val="none" w:sz="0" w:space="0" w:color="auto"/>
            <w:right w:val="none" w:sz="0" w:space="0" w:color="auto"/>
          </w:divBdr>
        </w:div>
        <w:div w:id="1440876519">
          <w:marLeft w:val="640"/>
          <w:marRight w:val="0"/>
          <w:marTop w:val="0"/>
          <w:marBottom w:val="0"/>
          <w:divBdr>
            <w:top w:val="none" w:sz="0" w:space="0" w:color="auto"/>
            <w:left w:val="none" w:sz="0" w:space="0" w:color="auto"/>
            <w:bottom w:val="none" w:sz="0" w:space="0" w:color="auto"/>
            <w:right w:val="none" w:sz="0" w:space="0" w:color="auto"/>
          </w:divBdr>
        </w:div>
        <w:div w:id="736250759">
          <w:marLeft w:val="640"/>
          <w:marRight w:val="0"/>
          <w:marTop w:val="0"/>
          <w:marBottom w:val="0"/>
          <w:divBdr>
            <w:top w:val="none" w:sz="0" w:space="0" w:color="auto"/>
            <w:left w:val="none" w:sz="0" w:space="0" w:color="auto"/>
            <w:bottom w:val="none" w:sz="0" w:space="0" w:color="auto"/>
            <w:right w:val="none" w:sz="0" w:space="0" w:color="auto"/>
          </w:divBdr>
        </w:div>
        <w:div w:id="298268167">
          <w:marLeft w:val="640"/>
          <w:marRight w:val="0"/>
          <w:marTop w:val="0"/>
          <w:marBottom w:val="0"/>
          <w:divBdr>
            <w:top w:val="none" w:sz="0" w:space="0" w:color="auto"/>
            <w:left w:val="none" w:sz="0" w:space="0" w:color="auto"/>
            <w:bottom w:val="none" w:sz="0" w:space="0" w:color="auto"/>
            <w:right w:val="none" w:sz="0" w:space="0" w:color="auto"/>
          </w:divBdr>
        </w:div>
        <w:div w:id="918101629">
          <w:marLeft w:val="640"/>
          <w:marRight w:val="0"/>
          <w:marTop w:val="0"/>
          <w:marBottom w:val="0"/>
          <w:divBdr>
            <w:top w:val="none" w:sz="0" w:space="0" w:color="auto"/>
            <w:left w:val="none" w:sz="0" w:space="0" w:color="auto"/>
            <w:bottom w:val="none" w:sz="0" w:space="0" w:color="auto"/>
            <w:right w:val="none" w:sz="0" w:space="0" w:color="auto"/>
          </w:divBdr>
        </w:div>
        <w:div w:id="1086458195">
          <w:marLeft w:val="640"/>
          <w:marRight w:val="0"/>
          <w:marTop w:val="0"/>
          <w:marBottom w:val="0"/>
          <w:divBdr>
            <w:top w:val="none" w:sz="0" w:space="0" w:color="auto"/>
            <w:left w:val="none" w:sz="0" w:space="0" w:color="auto"/>
            <w:bottom w:val="none" w:sz="0" w:space="0" w:color="auto"/>
            <w:right w:val="none" w:sz="0" w:space="0" w:color="auto"/>
          </w:divBdr>
        </w:div>
        <w:div w:id="793711740">
          <w:marLeft w:val="640"/>
          <w:marRight w:val="0"/>
          <w:marTop w:val="0"/>
          <w:marBottom w:val="0"/>
          <w:divBdr>
            <w:top w:val="none" w:sz="0" w:space="0" w:color="auto"/>
            <w:left w:val="none" w:sz="0" w:space="0" w:color="auto"/>
            <w:bottom w:val="none" w:sz="0" w:space="0" w:color="auto"/>
            <w:right w:val="none" w:sz="0" w:space="0" w:color="auto"/>
          </w:divBdr>
        </w:div>
        <w:div w:id="1713843846">
          <w:marLeft w:val="640"/>
          <w:marRight w:val="0"/>
          <w:marTop w:val="0"/>
          <w:marBottom w:val="0"/>
          <w:divBdr>
            <w:top w:val="none" w:sz="0" w:space="0" w:color="auto"/>
            <w:left w:val="none" w:sz="0" w:space="0" w:color="auto"/>
            <w:bottom w:val="none" w:sz="0" w:space="0" w:color="auto"/>
            <w:right w:val="none" w:sz="0" w:space="0" w:color="auto"/>
          </w:divBdr>
        </w:div>
        <w:div w:id="1869442352">
          <w:marLeft w:val="640"/>
          <w:marRight w:val="0"/>
          <w:marTop w:val="0"/>
          <w:marBottom w:val="0"/>
          <w:divBdr>
            <w:top w:val="none" w:sz="0" w:space="0" w:color="auto"/>
            <w:left w:val="none" w:sz="0" w:space="0" w:color="auto"/>
            <w:bottom w:val="none" w:sz="0" w:space="0" w:color="auto"/>
            <w:right w:val="none" w:sz="0" w:space="0" w:color="auto"/>
          </w:divBdr>
        </w:div>
        <w:div w:id="1991324499">
          <w:marLeft w:val="640"/>
          <w:marRight w:val="0"/>
          <w:marTop w:val="0"/>
          <w:marBottom w:val="0"/>
          <w:divBdr>
            <w:top w:val="none" w:sz="0" w:space="0" w:color="auto"/>
            <w:left w:val="none" w:sz="0" w:space="0" w:color="auto"/>
            <w:bottom w:val="none" w:sz="0" w:space="0" w:color="auto"/>
            <w:right w:val="none" w:sz="0" w:space="0" w:color="auto"/>
          </w:divBdr>
        </w:div>
        <w:div w:id="460805499">
          <w:marLeft w:val="640"/>
          <w:marRight w:val="0"/>
          <w:marTop w:val="0"/>
          <w:marBottom w:val="0"/>
          <w:divBdr>
            <w:top w:val="none" w:sz="0" w:space="0" w:color="auto"/>
            <w:left w:val="none" w:sz="0" w:space="0" w:color="auto"/>
            <w:bottom w:val="none" w:sz="0" w:space="0" w:color="auto"/>
            <w:right w:val="none" w:sz="0" w:space="0" w:color="auto"/>
          </w:divBdr>
        </w:div>
        <w:div w:id="2131168632">
          <w:marLeft w:val="640"/>
          <w:marRight w:val="0"/>
          <w:marTop w:val="0"/>
          <w:marBottom w:val="0"/>
          <w:divBdr>
            <w:top w:val="none" w:sz="0" w:space="0" w:color="auto"/>
            <w:left w:val="none" w:sz="0" w:space="0" w:color="auto"/>
            <w:bottom w:val="none" w:sz="0" w:space="0" w:color="auto"/>
            <w:right w:val="none" w:sz="0" w:space="0" w:color="auto"/>
          </w:divBdr>
        </w:div>
        <w:div w:id="1373769797">
          <w:marLeft w:val="640"/>
          <w:marRight w:val="0"/>
          <w:marTop w:val="0"/>
          <w:marBottom w:val="0"/>
          <w:divBdr>
            <w:top w:val="none" w:sz="0" w:space="0" w:color="auto"/>
            <w:left w:val="none" w:sz="0" w:space="0" w:color="auto"/>
            <w:bottom w:val="none" w:sz="0" w:space="0" w:color="auto"/>
            <w:right w:val="none" w:sz="0" w:space="0" w:color="auto"/>
          </w:divBdr>
        </w:div>
        <w:div w:id="609044553">
          <w:marLeft w:val="640"/>
          <w:marRight w:val="0"/>
          <w:marTop w:val="0"/>
          <w:marBottom w:val="0"/>
          <w:divBdr>
            <w:top w:val="none" w:sz="0" w:space="0" w:color="auto"/>
            <w:left w:val="none" w:sz="0" w:space="0" w:color="auto"/>
            <w:bottom w:val="none" w:sz="0" w:space="0" w:color="auto"/>
            <w:right w:val="none" w:sz="0" w:space="0" w:color="auto"/>
          </w:divBdr>
        </w:div>
        <w:div w:id="671178317">
          <w:marLeft w:val="640"/>
          <w:marRight w:val="0"/>
          <w:marTop w:val="0"/>
          <w:marBottom w:val="0"/>
          <w:divBdr>
            <w:top w:val="none" w:sz="0" w:space="0" w:color="auto"/>
            <w:left w:val="none" w:sz="0" w:space="0" w:color="auto"/>
            <w:bottom w:val="none" w:sz="0" w:space="0" w:color="auto"/>
            <w:right w:val="none" w:sz="0" w:space="0" w:color="auto"/>
          </w:divBdr>
        </w:div>
        <w:div w:id="1480876118">
          <w:marLeft w:val="640"/>
          <w:marRight w:val="0"/>
          <w:marTop w:val="0"/>
          <w:marBottom w:val="0"/>
          <w:divBdr>
            <w:top w:val="none" w:sz="0" w:space="0" w:color="auto"/>
            <w:left w:val="none" w:sz="0" w:space="0" w:color="auto"/>
            <w:bottom w:val="none" w:sz="0" w:space="0" w:color="auto"/>
            <w:right w:val="none" w:sz="0" w:space="0" w:color="auto"/>
          </w:divBdr>
        </w:div>
        <w:div w:id="1551571616">
          <w:marLeft w:val="640"/>
          <w:marRight w:val="0"/>
          <w:marTop w:val="0"/>
          <w:marBottom w:val="0"/>
          <w:divBdr>
            <w:top w:val="none" w:sz="0" w:space="0" w:color="auto"/>
            <w:left w:val="none" w:sz="0" w:space="0" w:color="auto"/>
            <w:bottom w:val="none" w:sz="0" w:space="0" w:color="auto"/>
            <w:right w:val="none" w:sz="0" w:space="0" w:color="auto"/>
          </w:divBdr>
        </w:div>
        <w:div w:id="1826973286">
          <w:marLeft w:val="640"/>
          <w:marRight w:val="0"/>
          <w:marTop w:val="0"/>
          <w:marBottom w:val="0"/>
          <w:divBdr>
            <w:top w:val="none" w:sz="0" w:space="0" w:color="auto"/>
            <w:left w:val="none" w:sz="0" w:space="0" w:color="auto"/>
            <w:bottom w:val="none" w:sz="0" w:space="0" w:color="auto"/>
            <w:right w:val="none" w:sz="0" w:space="0" w:color="auto"/>
          </w:divBdr>
        </w:div>
        <w:div w:id="129131799">
          <w:marLeft w:val="640"/>
          <w:marRight w:val="0"/>
          <w:marTop w:val="0"/>
          <w:marBottom w:val="0"/>
          <w:divBdr>
            <w:top w:val="none" w:sz="0" w:space="0" w:color="auto"/>
            <w:left w:val="none" w:sz="0" w:space="0" w:color="auto"/>
            <w:bottom w:val="none" w:sz="0" w:space="0" w:color="auto"/>
            <w:right w:val="none" w:sz="0" w:space="0" w:color="auto"/>
          </w:divBdr>
        </w:div>
        <w:div w:id="1182160475">
          <w:marLeft w:val="640"/>
          <w:marRight w:val="0"/>
          <w:marTop w:val="0"/>
          <w:marBottom w:val="0"/>
          <w:divBdr>
            <w:top w:val="none" w:sz="0" w:space="0" w:color="auto"/>
            <w:left w:val="none" w:sz="0" w:space="0" w:color="auto"/>
            <w:bottom w:val="none" w:sz="0" w:space="0" w:color="auto"/>
            <w:right w:val="none" w:sz="0" w:space="0" w:color="auto"/>
          </w:divBdr>
        </w:div>
        <w:div w:id="2076463474">
          <w:marLeft w:val="640"/>
          <w:marRight w:val="0"/>
          <w:marTop w:val="0"/>
          <w:marBottom w:val="0"/>
          <w:divBdr>
            <w:top w:val="none" w:sz="0" w:space="0" w:color="auto"/>
            <w:left w:val="none" w:sz="0" w:space="0" w:color="auto"/>
            <w:bottom w:val="none" w:sz="0" w:space="0" w:color="auto"/>
            <w:right w:val="none" w:sz="0" w:space="0" w:color="auto"/>
          </w:divBdr>
        </w:div>
        <w:div w:id="618027361">
          <w:marLeft w:val="640"/>
          <w:marRight w:val="0"/>
          <w:marTop w:val="0"/>
          <w:marBottom w:val="0"/>
          <w:divBdr>
            <w:top w:val="none" w:sz="0" w:space="0" w:color="auto"/>
            <w:left w:val="none" w:sz="0" w:space="0" w:color="auto"/>
            <w:bottom w:val="none" w:sz="0" w:space="0" w:color="auto"/>
            <w:right w:val="none" w:sz="0" w:space="0" w:color="auto"/>
          </w:divBdr>
        </w:div>
        <w:div w:id="243613867">
          <w:marLeft w:val="640"/>
          <w:marRight w:val="0"/>
          <w:marTop w:val="0"/>
          <w:marBottom w:val="0"/>
          <w:divBdr>
            <w:top w:val="none" w:sz="0" w:space="0" w:color="auto"/>
            <w:left w:val="none" w:sz="0" w:space="0" w:color="auto"/>
            <w:bottom w:val="none" w:sz="0" w:space="0" w:color="auto"/>
            <w:right w:val="none" w:sz="0" w:space="0" w:color="auto"/>
          </w:divBdr>
        </w:div>
        <w:div w:id="2117945330">
          <w:marLeft w:val="640"/>
          <w:marRight w:val="0"/>
          <w:marTop w:val="0"/>
          <w:marBottom w:val="0"/>
          <w:divBdr>
            <w:top w:val="none" w:sz="0" w:space="0" w:color="auto"/>
            <w:left w:val="none" w:sz="0" w:space="0" w:color="auto"/>
            <w:bottom w:val="none" w:sz="0" w:space="0" w:color="auto"/>
            <w:right w:val="none" w:sz="0" w:space="0" w:color="auto"/>
          </w:divBdr>
        </w:div>
        <w:div w:id="835413580">
          <w:marLeft w:val="640"/>
          <w:marRight w:val="0"/>
          <w:marTop w:val="0"/>
          <w:marBottom w:val="0"/>
          <w:divBdr>
            <w:top w:val="none" w:sz="0" w:space="0" w:color="auto"/>
            <w:left w:val="none" w:sz="0" w:space="0" w:color="auto"/>
            <w:bottom w:val="none" w:sz="0" w:space="0" w:color="auto"/>
            <w:right w:val="none" w:sz="0" w:space="0" w:color="auto"/>
          </w:divBdr>
        </w:div>
        <w:div w:id="139032629">
          <w:marLeft w:val="640"/>
          <w:marRight w:val="0"/>
          <w:marTop w:val="0"/>
          <w:marBottom w:val="0"/>
          <w:divBdr>
            <w:top w:val="none" w:sz="0" w:space="0" w:color="auto"/>
            <w:left w:val="none" w:sz="0" w:space="0" w:color="auto"/>
            <w:bottom w:val="none" w:sz="0" w:space="0" w:color="auto"/>
            <w:right w:val="none" w:sz="0" w:space="0" w:color="auto"/>
          </w:divBdr>
        </w:div>
        <w:div w:id="782189118">
          <w:marLeft w:val="640"/>
          <w:marRight w:val="0"/>
          <w:marTop w:val="0"/>
          <w:marBottom w:val="0"/>
          <w:divBdr>
            <w:top w:val="none" w:sz="0" w:space="0" w:color="auto"/>
            <w:left w:val="none" w:sz="0" w:space="0" w:color="auto"/>
            <w:bottom w:val="none" w:sz="0" w:space="0" w:color="auto"/>
            <w:right w:val="none" w:sz="0" w:space="0" w:color="auto"/>
          </w:divBdr>
        </w:div>
        <w:div w:id="1883666176">
          <w:marLeft w:val="640"/>
          <w:marRight w:val="0"/>
          <w:marTop w:val="0"/>
          <w:marBottom w:val="0"/>
          <w:divBdr>
            <w:top w:val="none" w:sz="0" w:space="0" w:color="auto"/>
            <w:left w:val="none" w:sz="0" w:space="0" w:color="auto"/>
            <w:bottom w:val="none" w:sz="0" w:space="0" w:color="auto"/>
            <w:right w:val="none" w:sz="0" w:space="0" w:color="auto"/>
          </w:divBdr>
        </w:div>
        <w:div w:id="1774980967">
          <w:marLeft w:val="640"/>
          <w:marRight w:val="0"/>
          <w:marTop w:val="0"/>
          <w:marBottom w:val="0"/>
          <w:divBdr>
            <w:top w:val="none" w:sz="0" w:space="0" w:color="auto"/>
            <w:left w:val="none" w:sz="0" w:space="0" w:color="auto"/>
            <w:bottom w:val="none" w:sz="0" w:space="0" w:color="auto"/>
            <w:right w:val="none" w:sz="0" w:space="0" w:color="auto"/>
          </w:divBdr>
        </w:div>
        <w:div w:id="1591087014">
          <w:marLeft w:val="640"/>
          <w:marRight w:val="0"/>
          <w:marTop w:val="0"/>
          <w:marBottom w:val="0"/>
          <w:divBdr>
            <w:top w:val="none" w:sz="0" w:space="0" w:color="auto"/>
            <w:left w:val="none" w:sz="0" w:space="0" w:color="auto"/>
            <w:bottom w:val="none" w:sz="0" w:space="0" w:color="auto"/>
            <w:right w:val="none" w:sz="0" w:space="0" w:color="auto"/>
          </w:divBdr>
        </w:div>
        <w:div w:id="1532962619">
          <w:marLeft w:val="640"/>
          <w:marRight w:val="0"/>
          <w:marTop w:val="0"/>
          <w:marBottom w:val="0"/>
          <w:divBdr>
            <w:top w:val="none" w:sz="0" w:space="0" w:color="auto"/>
            <w:left w:val="none" w:sz="0" w:space="0" w:color="auto"/>
            <w:bottom w:val="none" w:sz="0" w:space="0" w:color="auto"/>
            <w:right w:val="none" w:sz="0" w:space="0" w:color="auto"/>
          </w:divBdr>
        </w:div>
        <w:div w:id="601259926">
          <w:marLeft w:val="640"/>
          <w:marRight w:val="0"/>
          <w:marTop w:val="0"/>
          <w:marBottom w:val="0"/>
          <w:divBdr>
            <w:top w:val="none" w:sz="0" w:space="0" w:color="auto"/>
            <w:left w:val="none" w:sz="0" w:space="0" w:color="auto"/>
            <w:bottom w:val="none" w:sz="0" w:space="0" w:color="auto"/>
            <w:right w:val="none" w:sz="0" w:space="0" w:color="auto"/>
          </w:divBdr>
        </w:div>
        <w:div w:id="1443526780">
          <w:marLeft w:val="640"/>
          <w:marRight w:val="0"/>
          <w:marTop w:val="0"/>
          <w:marBottom w:val="0"/>
          <w:divBdr>
            <w:top w:val="none" w:sz="0" w:space="0" w:color="auto"/>
            <w:left w:val="none" w:sz="0" w:space="0" w:color="auto"/>
            <w:bottom w:val="none" w:sz="0" w:space="0" w:color="auto"/>
            <w:right w:val="none" w:sz="0" w:space="0" w:color="auto"/>
          </w:divBdr>
        </w:div>
        <w:div w:id="1735351583">
          <w:marLeft w:val="640"/>
          <w:marRight w:val="0"/>
          <w:marTop w:val="0"/>
          <w:marBottom w:val="0"/>
          <w:divBdr>
            <w:top w:val="none" w:sz="0" w:space="0" w:color="auto"/>
            <w:left w:val="none" w:sz="0" w:space="0" w:color="auto"/>
            <w:bottom w:val="none" w:sz="0" w:space="0" w:color="auto"/>
            <w:right w:val="none" w:sz="0" w:space="0" w:color="auto"/>
          </w:divBdr>
        </w:div>
        <w:div w:id="433521946">
          <w:marLeft w:val="640"/>
          <w:marRight w:val="0"/>
          <w:marTop w:val="0"/>
          <w:marBottom w:val="0"/>
          <w:divBdr>
            <w:top w:val="none" w:sz="0" w:space="0" w:color="auto"/>
            <w:left w:val="none" w:sz="0" w:space="0" w:color="auto"/>
            <w:bottom w:val="none" w:sz="0" w:space="0" w:color="auto"/>
            <w:right w:val="none" w:sz="0" w:space="0" w:color="auto"/>
          </w:divBdr>
        </w:div>
        <w:div w:id="884219921">
          <w:marLeft w:val="640"/>
          <w:marRight w:val="0"/>
          <w:marTop w:val="0"/>
          <w:marBottom w:val="0"/>
          <w:divBdr>
            <w:top w:val="none" w:sz="0" w:space="0" w:color="auto"/>
            <w:left w:val="none" w:sz="0" w:space="0" w:color="auto"/>
            <w:bottom w:val="none" w:sz="0" w:space="0" w:color="auto"/>
            <w:right w:val="none" w:sz="0" w:space="0" w:color="auto"/>
          </w:divBdr>
        </w:div>
        <w:div w:id="883902953">
          <w:marLeft w:val="640"/>
          <w:marRight w:val="0"/>
          <w:marTop w:val="0"/>
          <w:marBottom w:val="0"/>
          <w:divBdr>
            <w:top w:val="none" w:sz="0" w:space="0" w:color="auto"/>
            <w:left w:val="none" w:sz="0" w:space="0" w:color="auto"/>
            <w:bottom w:val="none" w:sz="0" w:space="0" w:color="auto"/>
            <w:right w:val="none" w:sz="0" w:space="0" w:color="auto"/>
          </w:divBdr>
        </w:div>
        <w:div w:id="346716866">
          <w:marLeft w:val="640"/>
          <w:marRight w:val="0"/>
          <w:marTop w:val="0"/>
          <w:marBottom w:val="0"/>
          <w:divBdr>
            <w:top w:val="none" w:sz="0" w:space="0" w:color="auto"/>
            <w:left w:val="none" w:sz="0" w:space="0" w:color="auto"/>
            <w:bottom w:val="none" w:sz="0" w:space="0" w:color="auto"/>
            <w:right w:val="none" w:sz="0" w:space="0" w:color="auto"/>
          </w:divBdr>
        </w:div>
        <w:div w:id="133913223">
          <w:marLeft w:val="640"/>
          <w:marRight w:val="0"/>
          <w:marTop w:val="0"/>
          <w:marBottom w:val="0"/>
          <w:divBdr>
            <w:top w:val="none" w:sz="0" w:space="0" w:color="auto"/>
            <w:left w:val="none" w:sz="0" w:space="0" w:color="auto"/>
            <w:bottom w:val="none" w:sz="0" w:space="0" w:color="auto"/>
            <w:right w:val="none" w:sz="0" w:space="0" w:color="auto"/>
          </w:divBdr>
        </w:div>
        <w:div w:id="223686235">
          <w:marLeft w:val="640"/>
          <w:marRight w:val="0"/>
          <w:marTop w:val="0"/>
          <w:marBottom w:val="0"/>
          <w:divBdr>
            <w:top w:val="none" w:sz="0" w:space="0" w:color="auto"/>
            <w:left w:val="none" w:sz="0" w:space="0" w:color="auto"/>
            <w:bottom w:val="none" w:sz="0" w:space="0" w:color="auto"/>
            <w:right w:val="none" w:sz="0" w:space="0" w:color="auto"/>
          </w:divBdr>
        </w:div>
        <w:div w:id="1854146233">
          <w:marLeft w:val="640"/>
          <w:marRight w:val="0"/>
          <w:marTop w:val="0"/>
          <w:marBottom w:val="0"/>
          <w:divBdr>
            <w:top w:val="none" w:sz="0" w:space="0" w:color="auto"/>
            <w:left w:val="none" w:sz="0" w:space="0" w:color="auto"/>
            <w:bottom w:val="none" w:sz="0" w:space="0" w:color="auto"/>
            <w:right w:val="none" w:sz="0" w:space="0" w:color="auto"/>
          </w:divBdr>
        </w:div>
        <w:div w:id="1577977828">
          <w:marLeft w:val="640"/>
          <w:marRight w:val="0"/>
          <w:marTop w:val="0"/>
          <w:marBottom w:val="0"/>
          <w:divBdr>
            <w:top w:val="none" w:sz="0" w:space="0" w:color="auto"/>
            <w:left w:val="none" w:sz="0" w:space="0" w:color="auto"/>
            <w:bottom w:val="none" w:sz="0" w:space="0" w:color="auto"/>
            <w:right w:val="none" w:sz="0" w:space="0" w:color="auto"/>
          </w:divBdr>
        </w:div>
        <w:div w:id="1085955182">
          <w:marLeft w:val="640"/>
          <w:marRight w:val="0"/>
          <w:marTop w:val="0"/>
          <w:marBottom w:val="0"/>
          <w:divBdr>
            <w:top w:val="none" w:sz="0" w:space="0" w:color="auto"/>
            <w:left w:val="none" w:sz="0" w:space="0" w:color="auto"/>
            <w:bottom w:val="none" w:sz="0" w:space="0" w:color="auto"/>
            <w:right w:val="none" w:sz="0" w:space="0" w:color="auto"/>
          </w:divBdr>
        </w:div>
        <w:div w:id="264460079">
          <w:marLeft w:val="640"/>
          <w:marRight w:val="0"/>
          <w:marTop w:val="0"/>
          <w:marBottom w:val="0"/>
          <w:divBdr>
            <w:top w:val="none" w:sz="0" w:space="0" w:color="auto"/>
            <w:left w:val="none" w:sz="0" w:space="0" w:color="auto"/>
            <w:bottom w:val="none" w:sz="0" w:space="0" w:color="auto"/>
            <w:right w:val="none" w:sz="0" w:space="0" w:color="auto"/>
          </w:divBdr>
        </w:div>
        <w:div w:id="1241326924">
          <w:marLeft w:val="640"/>
          <w:marRight w:val="0"/>
          <w:marTop w:val="0"/>
          <w:marBottom w:val="0"/>
          <w:divBdr>
            <w:top w:val="none" w:sz="0" w:space="0" w:color="auto"/>
            <w:left w:val="none" w:sz="0" w:space="0" w:color="auto"/>
            <w:bottom w:val="none" w:sz="0" w:space="0" w:color="auto"/>
            <w:right w:val="none" w:sz="0" w:space="0" w:color="auto"/>
          </w:divBdr>
        </w:div>
        <w:div w:id="1776486136">
          <w:marLeft w:val="640"/>
          <w:marRight w:val="0"/>
          <w:marTop w:val="0"/>
          <w:marBottom w:val="0"/>
          <w:divBdr>
            <w:top w:val="none" w:sz="0" w:space="0" w:color="auto"/>
            <w:left w:val="none" w:sz="0" w:space="0" w:color="auto"/>
            <w:bottom w:val="none" w:sz="0" w:space="0" w:color="auto"/>
            <w:right w:val="none" w:sz="0" w:space="0" w:color="auto"/>
          </w:divBdr>
        </w:div>
        <w:div w:id="1380982482">
          <w:marLeft w:val="640"/>
          <w:marRight w:val="0"/>
          <w:marTop w:val="0"/>
          <w:marBottom w:val="0"/>
          <w:divBdr>
            <w:top w:val="none" w:sz="0" w:space="0" w:color="auto"/>
            <w:left w:val="none" w:sz="0" w:space="0" w:color="auto"/>
            <w:bottom w:val="none" w:sz="0" w:space="0" w:color="auto"/>
            <w:right w:val="none" w:sz="0" w:space="0" w:color="auto"/>
          </w:divBdr>
        </w:div>
        <w:div w:id="2114323453">
          <w:marLeft w:val="640"/>
          <w:marRight w:val="0"/>
          <w:marTop w:val="0"/>
          <w:marBottom w:val="0"/>
          <w:divBdr>
            <w:top w:val="none" w:sz="0" w:space="0" w:color="auto"/>
            <w:left w:val="none" w:sz="0" w:space="0" w:color="auto"/>
            <w:bottom w:val="none" w:sz="0" w:space="0" w:color="auto"/>
            <w:right w:val="none" w:sz="0" w:space="0" w:color="auto"/>
          </w:divBdr>
        </w:div>
        <w:div w:id="90048244">
          <w:marLeft w:val="640"/>
          <w:marRight w:val="0"/>
          <w:marTop w:val="0"/>
          <w:marBottom w:val="0"/>
          <w:divBdr>
            <w:top w:val="none" w:sz="0" w:space="0" w:color="auto"/>
            <w:left w:val="none" w:sz="0" w:space="0" w:color="auto"/>
            <w:bottom w:val="none" w:sz="0" w:space="0" w:color="auto"/>
            <w:right w:val="none" w:sz="0" w:space="0" w:color="auto"/>
          </w:divBdr>
        </w:div>
        <w:div w:id="897205310">
          <w:marLeft w:val="640"/>
          <w:marRight w:val="0"/>
          <w:marTop w:val="0"/>
          <w:marBottom w:val="0"/>
          <w:divBdr>
            <w:top w:val="none" w:sz="0" w:space="0" w:color="auto"/>
            <w:left w:val="none" w:sz="0" w:space="0" w:color="auto"/>
            <w:bottom w:val="none" w:sz="0" w:space="0" w:color="auto"/>
            <w:right w:val="none" w:sz="0" w:space="0" w:color="auto"/>
          </w:divBdr>
        </w:div>
        <w:div w:id="513691555">
          <w:marLeft w:val="640"/>
          <w:marRight w:val="0"/>
          <w:marTop w:val="0"/>
          <w:marBottom w:val="0"/>
          <w:divBdr>
            <w:top w:val="none" w:sz="0" w:space="0" w:color="auto"/>
            <w:left w:val="none" w:sz="0" w:space="0" w:color="auto"/>
            <w:bottom w:val="none" w:sz="0" w:space="0" w:color="auto"/>
            <w:right w:val="none" w:sz="0" w:space="0" w:color="auto"/>
          </w:divBdr>
        </w:div>
        <w:div w:id="904097988">
          <w:marLeft w:val="640"/>
          <w:marRight w:val="0"/>
          <w:marTop w:val="0"/>
          <w:marBottom w:val="0"/>
          <w:divBdr>
            <w:top w:val="none" w:sz="0" w:space="0" w:color="auto"/>
            <w:left w:val="none" w:sz="0" w:space="0" w:color="auto"/>
            <w:bottom w:val="none" w:sz="0" w:space="0" w:color="auto"/>
            <w:right w:val="none" w:sz="0" w:space="0" w:color="auto"/>
          </w:divBdr>
        </w:div>
        <w:div w:id="919488790">
          <w:marLeft w:val="640"/>
          <w:marRight w:val="0"/>
          <w:marTop w:val="0"/>
          <w:marBottom w:val="0"/>
          <w:divBdr>
            <w:top w:val="none" w:sz="0" w:space="0" w:color="auto"/>
            <w:left w:val="none" w:sz="0" w:space="0" w:color="auto"/>
            <w:bottom w:val="none" w:sz="0" w:space="0" w:color="auto"/>
            <w:right w:val="none" w:sz="0" w:space="0" w:color="auto"/>
          </w:divBdr>
        </w:div>
        <w:div w:id="1990667952">
          <w:marLeft w:val="640"/>
          <w:marRight w:val="0"/>
          <w:marTop w:val="0"/>
          <w:marBottom w:val="0"/>
          <w:divBdr>
            <w:top w:val="none" w:sz="0" w:space="0" w:color="auto"/>
            <w:left w:val="none" w:sz="0" w:space="0" w:color="auto"/>
            <w:bottom w:val="none" w:sz="0" w:space="0" w:color="auto"/>
            <w:right w:val="none" w:sz="0" w:space="0" w:color="auto"/>
          </w:divBdr>
        </w:div>
        <w:div w:id="1028683874">
          <w:marLeft w:val="640"/>
          <w:marRight w:val="0"/>
          <w:marTop w:val="0"/>
          <w:marBottom w:val="0"/>
          <w:divBdr>
            <w:top w:val="none" w:sz="0" w:space="0" w:color="auto"/>
            <w:left w:val="none" w:sz="0" w:space="0" w:color="auto"/>
            <w:bottom w:val="none" w:sz="0" w:space="0" w:color="auto"/>
            <w:right w:val="none" w:sz="0" w:space="0" w:color="auto"/>
          </w:divBdr>
        </w:div>
        <w:div w:id="61686068">
          <w:marLeft w:val="640"/>
          <w:marRight w:val="0"/>
          <w:marTop w:val="0"/>
          <w:marBottom w:val="0"/>
          <w:divBdr>
            <w:top w:val="none" w:sz="0" w:space="0" w:color="auto"/>
            <w:left w:val="none" w:sz="0" w:space="0" w:color="auto"/>
            <w:bottom w:val="none" w:sz="0" w:space="0" w:color="auto"/>
            <w:right w:val="none" w:sz="0" w:space="0" w:color="auto"/>
          </w:divBdr>
        </w:div>
        <w:div w:id="374545997">
          <w:marLeft w:val="640"/>
          <w:marRight w:val="0"/>
          <w:marTop w:val="0"/>
          <w:marBottom w:val="0"/>
          <w:divBdr>
            <w:top w:val="none" w:sz="0" w:space="0" w:color="auto"/>
            <w:left w:val="none" w:sz="0" w:space="0" w:color="auto"/>
            <w:bottom w:val="none" w:sz="0" w:space="0" w:color="auto"/>
            <w:right w:val="none" w:sz="0" w:space="0" w:color="auto"/>
          </w:divBdr>
        </w:div>
        <w:div w:id="1946158085">
          <w:marLeft w:val="640"/>
          <w:marRight w:val="0"/>
          <w:marTop w:val="0"/>
          <w:marBottom w:val="0"/>
          <w:divBdr>
            <w:top w:val="none" w:sz="0" w:space="0" w:color="auto"/>
            <w:left w:val="none" w:sz="0" w:space="0" w:color="auto"/>
            <w:bottom w:val="none" w:sz="0" w:space="0" w:color="auto"/>
            <w:right w:val="none" w:sz="0" w:space="0" w:color="auto"/>
          </w:divBdr>
        </w:div>
        <w:div w:id="937903645">
          <w:marLeft w:val="640"/>
          <w:marRight w:val="0"/>
          <w:marTop w:val="0"/>
          <w:marBottom w:val="0"/>
          <w:divBdr>
            <w:top w:val="none" w:sz="0" w:space="0" w:color="auto"/>
            <w:left w:val="none" w:sz="0" w:space="0" w:color="auto"/>
            <w:bottom w:val="none" w:sz="0" w:space="0" w:color="auto"/>
            <w:right w:val="none" w:sz="0" w:space="0" w:color="auto"/>
          </w:divBdr>
        </w:div>
        <w:div w:id="1909344868">
          <w:marLeft w:val="640"/>
          <w:marRight w:val="0"/>
          <w:marTop w:val="0"/>
          <w:marBottom w:val="0"/>
          <w:divBdr>
            <w:top w:val="none" w:sz="0" w:space="0" w:color="auto"/>
            <w:left w:val="none" w:sz="0" w:space="0" w:color="auto"/>
            <w:bottom w:val="none" w:sz="0" w:space="0" w:color="auto"/>
            <w:right w:val="none" w:sz="0" w:space="0" w:color="auto"/>
          </w:divBdr>
        </w:div>
        <w:div w:id="206337525">
          <w:marLeft w:val="640"/>
          <w:marRight w:val="0"/>
          <w:marTop w:val="0"/>
          <w:marBottom w:val="0"/>
          <w:divBdr>
            <w:top w:val="none" w:sz="0" w:space="0" w:color="auto"/>
            <w:left w:val="none" w:sz="0" w:space="0" w:color="auto"/>
            <w:bottom w:val="none" w:sz="0" w:space="0" w:color="auto"/>
            <w:right w:val="none" w:sz="0" w:space="0" w:color="auto"/>
          </w:divBdr>
        </w:div>
        <w:div w:id="1644000316">
          <w:marLeft w:val="640"/>
          <w:marRight w:val="0"/>
          <w:marTop w:val="0"/>
          <w:marBottom w:val="0"/>
          <w:divBdr>
            <w:top w:val="none" w:sz="0" w:space="0" w:color="auto"/>
            <w:left w:val="none" w:sz="0" w:space="0" w:color="auto"/>
            <w:bottom w:val="none" w:sz="0" w:space="0" w:color="auto"/>
            <w:right w:val="none" w:sz="0" w:space="0" w:color="auto"/>
          </w:divBdr>
        </w:div>
        <w:div w:id="1420563652">
          <w:marLeft w:val="640"/>
          <w:marRight w:val="0"/>
          <w:marTop w:val="0"/>
          <w:marBottom w:val="0"/>
          <w:divBdr>
            <w:top w:val="none" w:sz="0" w:space="0" w:color="auto"/>
            <w:left w:val="none" w:sz="0" w:space="0" w:color="auto"/>
            <w:bottom w:val="none" w:sz="0" w:space="0" w:color="auto"/>
            <w:right w:val="none" w:sz="0" w:space="0" w:color="auto"/>
          </w:divBdr>
        </w:div>
        <w:div w:id="733964843">
          <w:marLeft w:val="640"/>
          <w:marRight w:val="0"/>
          <w:marTop w:val="0"/>
          <w:marBottom w:val="0"/>
          <w:divBdr>
            <w:top w:val="none" w:sz="0" w:space="0" w:color="auto"/>
            <w:left w:val="none" w:sz="0" w:space="0" w:color="auto"/>
            <w:bottom w:val="none" w:sz="0" w:space="0" w:color="auto"/>
            <w:right w:val="none" w:sz="0" w:space="0" w:color="auto"/>
          </w:divBdr>
        </w:div>
        <w:div w:id="407652743">
          <w:marLeft w:val="640"/>
          <w:marRight w:val="0"/>
          <w:marTop w:val="0"/>
          <w:marBottom w:val="0"/>
          <w:divBdr>
            <w:top w:val="none" w:sz="0" w:space="0" w:color="auto"/>
            <w:left w:val="none" w:sz="0" w:space="0" w:color="auto"/>
            <w:bottom w:val="none" w:sz="0" w:space="0" w:color="auto"/>
            <w:right w:val="none" w:sz="0" w:space="0" w:color="auto"/>
          </w:divBdr>
        </w:div>
        <w:div w:id="1712682849">
          <w:marLeft w:val="640"/>
          <w:marRight w:val="0"/>
          <w:marTop w:val="0"/>
          <w:marBottom w:val="0"/>
          <w:divBdr>
            <w:top w:val="none" w:sz="0" w:space="0" w:color="auto"/>
            <w:left w:val="none" w:sz="0" w:space="0" w:color="auto"/>
            <w:bottom w:val="none" w:sz="0" w:space="0" w:color="auto"/>
            <w:right w:val="none" w:sz="0" w:space="0" w:color="auto"/>
          </w:divBdr>
        </w:div>
        <w:div w:id="2037463606">
          <w:marLeft w:val="640"/>
          <w:marRight w:val="0"/>
          <w:marTop w:val="0"/>
          <w:marBottom w:val="0"/>
          <w:divBdr>
            <w:top w:val="none" w:sz="0" w:space="0" w:color="auto"/>
            <w:left w:val="none" w:sz="0" w:space="0" w:color="auto"/>
            <w:bottom w:val="none" w:sz="0" w:space="0" w:color="auto"/>
            <w:right w:val="none" w:sz="0" w:space="0" w:color="auto"/>
          </w:divBdr>
        </w:div>
        <w:div w:id="1338538641">
          <w:marLeft w:val="640"/>
          <w:marRight w:val="0"/>
          <w:marTop w:val="0"/>
          <w:marBottom w:val="0"/>
          <w:divBdr>
            <w:top w:val="none" w:sz="0" w:space="0" w:color="auto"/>
            <w:left w:val="none" w:sz="0" w:space="0" w:color="auto"/>
            <w:bottom w:val="none" w:sz="0" w:space="0" w:color="auto"/>
            <w:right w:val="none" w:sz="0" w:space="0" w:color="auto"/>
          </w:divBdr>
        </w:div>
        <w:div w:id="874346709">
          <w:marLeft w:val="640"/>
          <w:marRight w:val="0"/>
          <w:marTop w:val="0"/>
          <w:marBottom w:val="0"/>
          <w:divBdr>
            <w:top w:val="none" w:sz="0" w:space="0" w:color="auto"/>
            <w:left w:val="none" w:sz="0" w:space="0" w:color="auto"/>
            <w:bottom w:val="none" w:sz="0" w:space="0" w:color="auto"/>
            <w:right w:val="none" w:sz="0" w:space="0" w:color="auto"/>
          </w:divBdr>
        </w:div>
        <w:div w:id="662513708">
          <w:marLeft w:val="640"/>
          <w:marRight w:val="0"/>
          <w:marTop w:val="0"/>
          <w:marBottom w:val="0"/>
          <w:divBdr>
            <w:top w:val="none" w:sz="0" w:space="0" w:color="auto"/>
            <w:left w:val="none" w:sz="0" w:space="0" w:color="auto"/>
            <w:bottom w:val="none" w:sz="0" w:space="0" w:color="auto"/>
            <w:right w:val="none" w:sz="0" w:space="0" w:color="auto"/>
          </w:divBdr>
        </w:div>
        <w:div w:id="773598382">
          <w:marLeft w:val="640"/>
          <w:marRight w:val="0"/>
          <w:marTop w:val="0"/>
          <w:marBottom w:val="0"/>
          <w:divBdr>
            <w:top w:val="none" w:sz="0" w:space="0" w:color="auto"/>
            <w:left w:val="none" w:sz="0" w:space="0" w:color="auto"/>
            <w:bottom w:val="none" w:sz="0" w:space="0" w:color="auto"/>
            <w:right w:val="none" w:sz="0" w:space="0" w:color="auto"/>
          </w:divBdr>
        </w:div>
        <w:div w:id="832062506">
          <w:marLeft w:val="640"/>
          <w:marRight w:val="0"/>
          <w:marTop w:val="0"/>
          <w:marBottom w:val="0"/>
          <w:divBdr>
            <w:top w:val="none" w:sz="0" w:space="0" w:color="auto"/>
            <w:left w:val="none" w:sz="0" w:space="0" w:color="auto"/>
            <w:bottom w:val="none" w:sz="0" w:space="0" w:color="auto"/>
            <w:right w:val="none" w:sz="0" w:space="0" w:color="auto"/>
          </w:divBdr>
        </w:div>
        <w:div w:id="347830460">
          <w:marLeft w:val="640"/>
          <w:marRight w:val="0"/>
          <w:marTop w:val="0"/>
          <w:marBottom w:val="0"/>
          <w:divBdr>
            <w:top w:val="none" w:sz="0" w:space="0" w:color="auto"/>
            <w:left w:val="none" w:sz="0" w:space="0" w:color="auto"/>
            <w:bottom w:val="none" w:sz="0" w:space="0" w:color="auto"/>
            <w:right w:val="none" w:sz="0" w:space="0" w:color="auto"/>
          </w:divBdr>
        </w:div>
        <w:div w:id="1645045117">
          <w:marLeft w:val="640"/>
          <w:marRight w:val="0"/>
          <w:marTop w:val="0"/>
          <w:marBottom w:val="0"/>
          <w:divBdr>
            <w:top w:val="none" w:sz="0" w:space="0" w:color="auto"/>
            <w:left w:val="none" w:sz="0" w:space="0" w:color="auto"/>
            <w:bottom w:val="none" w:sz="0" w:space="0" w:color="auto"/>
            <w:right w:val="none" w:sz="0" w:space="0" w:color="auto"/>
          </w:divBdr>
        </w:div>
        <w:div w:id="10957261">
          <w:marLeft w:val="640"/>
          <w:marRight w:val="0"/>
          <w:marTop w:val="0"/>
          <w:marBottom w:val="0"/>
          <w:divBdr>
            <w:top w:val="none" w:sz="0" w:space="0" w:color="auto"/>
            <w:left w:val="none" w:sz="0" w:space="0" w:color="auto"/>
            <w:bottom w:val="none" w:sz="0" w:space="0" w:color="auto"/>
            <w:right w:val="none" w:sz="0" w:space="0" w:color="auto"/>
          </w:divBdr>
        </w:div>
        <w:div w:id="175047476">
          <w:marLeft w:val="640"/>
          <w:marRight w:val="0"/>
          <w:marTop w:val="0"/>
          <w:marBottom w:val="0"/>
          <w:divBdr>
            <w:top w:val="none" w:sz="0" w:space="0" w:color="auto"/>
            <w:left w:val="none" w:sz="0" w:space="0" w:color="auto"/>
            <w:bottom w:val="none" w:sz="0" w:space="0" w:color="auto"/>
            <w:right w:val="none" w:sz="0" w:space="0" w:color="auto"/>
          </w:divBdr>
        </w:div>
        <w:div w:id="1725713094">
          <w:marLeft w:val="640"/>
          <w:marRight w:val="0"/>
          <w:marTop w:val="0"/>
          <w:marBottom w:val="0"/>
          <w:divBdr>
            <w:top w:val="none" w:sz="0" w:space="0" w:color="auto"/>
            <w:left w:val="none" w:sz="0" w:space="0" w:color="auto"/>
            <w:bottom w:val="none" w:sz="0" w:space="0" w:color="auto"/>
            <w:right w:val="none" w:sz="0" w:space="0" w:color="auto"/>
          </w:divBdr>
        </w:div>
        <w:div w:id="990787900">
          <w:marLeft w:val="640"/>
          <w:marRight w:val="0"/>
          <w:marTop w:val="0"/>
          <w:marBottom w:val="0"/>
          <w:divBdr>
            <w:top w:val="none" w:sz="0" w:space="0" w:color="auto"/>
            <w:left w:val="none" w:sz="0" w:space="0" w:color="auto"/>
            <w:bottom w:val="none" w:sz="0" w:space="0" w:color="auto"/>
            <w:right w:val="none" w:sz="0" w:space="0" w:color="auto"/>
          </w:divBdr>
        </w:div>
        <w:div w:id="1025055869">
          <w:marLeft w:val="640"/>
          <w:marRight w:val="0"/>
          <w:marTop w:val="0"/>
          <w:marBottom w:val="0"/>
          <w:divBdr>
            <w:top w:val="none" w:sz="0" w:space="0" w:color="auto"/>
            <w:left w:val="none" w:sz="0" w:space="0" w:color="auto"/>
            <w:bottom w:val="none" w:sz="0" w:space="0" w:color="auto"/>
            <w:right w:val="none" w:sz="0" w:space="0" w:color="auto"/>
          </w:divBdr>
        </w:div>
        <w:div w:id="1812284517">
          <w:marLeft w:val="640"/>
          <w:marRight w:val="0"/>
          <w:marTop w:val="0"/>
          <w:marBottom w:val="0"/>
          <w:divBdr>
            <w:top w:val="none" w:sz="0" w:space="0" w:color="auto"/>
            <w:left w:val="none" w:sz="0" w:space="0" w:color="auto"/>
            <w:bottom w:val="none" w:sz="0" w:space="0" w:color="auto"/>
            <w:right w:val="none" w:sz="0" w:space="0" w:color="auto"/>
          </w:divBdr>
        </w:div>
        <w:div w:id="1929196856">
          <w:marLeft w:val="640"/>
          <w:marRight w:val="0"/>
          <w:marTop w:val="0"/>
          <w:marBottom w:val="0"/>
          <w:divBdr>
            <w:top w:val="none" w:sz="0" w:space="0" w:color="auto"/>
            <w:left w:val="none" w:sz="0" w:space="0" w:color="auto"/>
            <w:bottom w:val="none" w:sz="0" w:space="0" w:color="auto"/>
            <w:right w:val="none" w:sz="0" w:space="0" w:color="auto"/>
          </w:divBdr>
        </w:div>
        <w:div w:id="1150747879">
          <w:marLeft w:val="640"/>
          <w:marRight w:val="0"/>
          <w:marTop w:val="0"/>
          <w:marBottom w:val="0"/>
          <w:divBdr>
            <w:top w:val="none" w:sz="0" w:space="0" w:color="auto"/>
            <w:left w:val="none" w:sz="0" w:space="0" w:color="auto"/>
            <w:bottom w:val="none" w:sz="0" w:space="0" w:color="auto"/>
            <w:right w:val="none" w:sz="0" w:space="0" w:color="auto"/>
          </w:divBdr>
        </w:div>
        <w:div w:id="721757207">
          <w:marLeft w:val="640"/>
          <w:marRight w:val="0"/>
          <w:marTop w:val="0"/>
          <w:marBottom w:val="0"/>
          <w:divBdr>
            <w:top w:val="none" w:sz="0" w:space="0" w:color="auto"/>
            <w:left w:val="none" w:sz="0" w:space="0" w:color="auto"/>
            <w:bottom w:val="none" w:sz="0" w:space="0" w:color="auto"/>
            <w:right w:val="none" w:sz="0" w:space="0" w:color="auto"/>
          </w:divBdr>
        </w:div>
        <w:div w:id="389816429">
          <w:marLeft w:val="640"/>
          <w:marRight w:val="0"/>
          <w:marTop w:val="0"/>
          <w:marBottom w:val="0"/>
          <w:divBdr>
            <w:top w:val="none" w:sz="0" w:space="0" w:color="auto"/>
            <w:left w:val="none" w:sz="0" w:space="0" w:color="auto"/>
            <w:bottom w:val="none" w:sz="0" w:space="0" w:color="auto"/>
            <w:right w:val="none" w:sz="0" w:space="0" w:color="auto"/>
          </w:divBdr>
        </w:div>
        <w:div w:id="21323099">
          <w:marLeft w:val="640"/>
          <w:marRight w:val="0"/>
          <w:marTop w:val="0"/>
          <w:marBottom w:val="0"/>
          <w:divBdr>
            <w:top w:val="none" w:sz="0" w:space="0" w:color="auto"/>
            <w:left w:val="none" w:sz="0" w:space="0" w:color="auto"/>
            <w:bottom w:val="none" w:sz="0" w:space="0" w:color="auto"/>
            <w:right w:val="none" w:sz="0" w:space="0" w:color="auto"/>
          </w:divBdr>
        </w:div>
        <w:div w:id="419060328">
          <w:marLeft w:val="640"/>
          <w:marRight w:val="0"/>
          <w:marTop w:val="0"/>
          <w:marBottom w:val="0"/>
          <w:divBdr>
            <w:top w:val="none" w:sz="0" w:space="0" w:color="auto"/>
            <w:left w:val="none" w:sz="0" w:space="0" w:color="auto"/>
            <w:bottom w:val="none" w:sz="0" w:space="0" w:color="auto"/>
            <w:right w:val="none" w:sz="0" w:space="0" w:color="auto"/>
          </w:divBdr>
        </w:div>
        <w:div w:id="1793941228">
          <w:marLeft w:val="640"/>
          <w:marRight w:val="0"/>
          <w:marTop w:val="0"/>
          <w:marBottom w:val="0"/>
          <w:divBdr>
            <w:top w:val="none" w:sz="0" w:space="0" w:color="auto"/>
            <w:left w:val="none" w:sz="0" w:space="0" w:color="auto"/>
            <w:bottom w:val="none" w:sz="0" w:space="0" w:color="auto"/>
            <w:right w:val="none" w:sz="0" w:space="0" w:color="auto"/>
          </w:divBdr>
        </w:div>
        <w:div w:id="964579180">
          <w:marLeft w:val="640"/>
          <w:marRight w:val="0"/>
          <w:marTop w:val="0"/>
          <w:marBottom w:val="0"/>
          <w:divBdr>
            <w:top w:val="none" w:sz="0" w:space="0" w:color="auto"/>
            <w:left w:val="none" w:sz="0" w:space="0" w:color="auto"/>
            <w:bottom w:val="none" w:sz="0" w:space="0" w:color="auto"/>
            <w:right w:val="none" w:sz="0" w:space="0" w:color="auto"/>
          </w:divBdr>
        </w:div>
        <w:div w:id="212694106">
          <w:marLeft w:val="640"/>
          <w:marRight w:val="0"/>
          <w:marTop w:val="0"/>
          <w:marBottom w:val="0"/>
          <w:divBdr>
            <w:top w:val="none" w:sz="0" w:space="0" w:color="auto"/>
            <w:left w:val="none" w:sz="0" w:space="0" w:color="auto"/>
            <w:bottom w:val="none" w:sz="0" w:space="0" w:color="auto"/>
            <w:right w:val="none" w:sz="0" w:space="0" w:color="auto"/>
          </w:divBdr>
        </w:div>
        <w:div w:id="970864737">
          <w:marLeft w:val="640"/>
          <w:marRight w:val="0"/>
          <w:marTop w:val="0"/>
          <w:marBottom w:val="0"/>
          <w:divBdr>
            <w:top w:val="none" w:sz="0" w:space="0" w:color="auto"/>
            <w:left w:val="none" w:sz="0" w:space="0" w:color="auto"/>
            <w:bottom w:val="none" w:sz="0" w:space="0" w:color="auto"/>
            <w:right w:val="none" w:sz="0" w:space="0" w:color="auto"/>
          </w:divBdr>
        </w:div>
        <w:div w:id="1738742675">
          <w:marLeft w:val="640"/>
          <w:marRight w:val="0"/>
          <w:marTop w:val="0"/>
          <w:marBottom w:val="0"/>
          <w:divBdr>
            <w:top w:val="none" w:sz="0" w:space="0" w:color="auto"/>
            <w:left w:val="none" w:sz="0" w:space="0" w:color="auto"/>
            <w:bottom w:val="none" w:sz="0" w:space="0" w:color="auto"/>
            <w:right w:val="none" w:sz="0" w:space="0" w:color="auto"/>
          </w:divBdr>
        </w:div>
        <w:div w:id="1589076896">
          <w:marLeft w:val="640"/>
          <w:marRight w:val="0"/>
          <w:marTop w:val="0"/>
          <w:marBottom w:val="0"/>
          <w:divBdr>
            <w:top w:val="none" w:sz="0" w:space="0" w:color="auto"/>
            <w:left w:val="none" w:sz="0" w:space="0" w:color="auto"/>
            <w:bottom w:val="none" w:sz="0" w:space="0" w:color="auto"/>
            <w:right w:val="none" w:sz="0" w:space="0" w:color="auto"/>
          </w:divBdr>
        </w:div>
        <w:div w:id="142279384">
          <w:marLeft w:val="640"/>
          <w:marRight w:val="0"/>
          <w:marTop w:val="0"/>
          <w:marBottom w:val="0"/>
          <w:divBdr>
            <w:top w:val="none" w:sz="0" w:space="0" w:color="auto"/>
            <w:left w:val="none" w:sz="0" w:space="0" w:color="auto"/>
            <w:bottom w:val="none" w:sz="0" w:space="0" w:color="auto"/>
            <w:right w:val="none" w:sz="0" w:space="0" w:color="auto"/>
          </w:divBdr>
        </w:div>
        <w:div w:id="548804651">
          <w:marLeft w:val="640"/>
          <w:marRight w:val="0"/>
          <w:marTop w:val="0"/>
          <w:marBottom w:val="0"/>
          <w:divBdr>
            <w:top w:val="none" w:sz="0" w:space="0" w:color="auto"/>
            <w:left w:val="none" w:sz="0" w:space="0" w:color="auto"/>
            <w:bottom w:val="none" w:sz="0" w:space="0" w:color="auto"/>
            <w:right w:val="none" w:sz="0" w:space="0" w:color="auto"/>
          </w:divBdr>
        </w:div>
        <w:div w:id="1068768873">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02109462">
      <w:bodyDiv w:val="1"/>
      <w:marLeft w:val="0"/>
      <w:marRight w:val="0"/>
      <w:marTop w:val="0"/>
      <w:marBottom w:val="0"/>
      <w:divBdr>
        <w:top w:val="none" w:sz="0" w:space="0" w:color="auto"/>
        <w:left w:val="none" w:sz="0" w:space="0" w:color="auto"/>
        <w:bottom w:val="none" w:sz="0" w:space="0" w:color="auto"/>
        <w:right w:val="none" w:sz="0" w:space="0" w:color="auto"/>
      </w:divBdr>
      <w:divsChild>
        <w:div w:id="798914342">
          <w:marLeft w:val="640"/>
          <w:marRight w:val="0"/>
          <w:marTop w:val="0"/>
          <w:marBottom w:val="0"/>
          <w:divBdr>
            <w:top w:val="none" w:sz="0" w:space="0" w:color="auto"/>
            <w:left w:val="none" w:sz="0" w:space="0" w:color="auto"/>
            <w:bottom w:val="none" w:sz="0" w:space="0" w:color="auto"/>
            <w:right w:val="none" w:sz="0" w:space="0" w:color="auto"/>
          </w:divBdr>
        </w:div>
        <w:div w:id="195196269">
          <w:marLeft w:val="640"/>
          <w:marRight w:val="0"/>
          <w:marTop w:val="0"/>
          <w:marBottom w:val="0"/>
          <w:divBdr>
            <w:top w:val="none" w:sz="0" w:space="0" w:color="auto"/>
            <w:left w:val="none" w:sz="0" w:space="0" w:color="auto"/>
            <w:bottom w:val="none" w:sz="0" w:space="0" w:color="auto"/>
            <w:right w:val="none" w:sz="0" w:space="0" w:color="auto"/>
          </w:divBdr>
        </w:div>
        <w:div w:id="339891042">
          <w:marLeft w:val="640"/>
          <w:marRight w:val="0"/>
          <w:marTop w:val="0"/>
          <w:marBottom w:val="0"/>
          <w:divBdr>
            <w:top w:val="none" w:sz="0" w:space="0" w:color="auto"/>
            <w:left w:val="none" w:sz="0" w:space="0" w:color="auto"/>
            <w:bottom w:val="none" w:sz="0" w:space="0" w:color="auto"/>
            <w:right w:val="none" w:sz="0" w:space="0" w:color="auto"/>
          </w:divBdr>
        </w:div>
        <w:div w:id="1863935516">
          <w:marLeft w:val="640"/>
          <w:marRight w:val="0"/>
          <w:marTop w:val="0"/>
          <w:marBottom w:val="0"/>
          <w:divBdr>
            <w:top w:val="none" w:sz="0" w:space="0" w:color="auto"/>
            <w:left w:val="none" w:sz="0" w:space="0" w:color="auto"/>
            <w:bottom w:val="none" w:sz="0" w:space="0" w:color="auto"/>
            <w:right w:val="none" w:sz="0" w:space="0" w:color="auto"/>
          </w:divBdr>
        </w:div>
        <w:div w:id="1514538364">
          <w:marLeft w:val="640"/>
          <w:marRight w:val="0"/>
          <w:marTop w:val="0"/>
          <w:marBottom w:val="0"/>
          <w:divBdr>
            <w:top w:val="none" w:sz="0" w:space="0" w:color="auto"/>
            <w:left w:val="none" w:sz="0" w:space="0" w:color="auto"/>
            <w:bottom w:val="none" w:sz="0" w:space="0" w:color="auto"/>
            <w:right w:val="none" w:sz="0" w:space="0" w:color="auto"/>
          </w:divBdr>
        </w:div>
        <w:div w:id="1602836778">
          <w:marLeft w:val="640"/>
          <w:marRight w:val="0"/>
          <w:marTop w:val="0"/>
          <w:marBottom w:val="0"/>
          <w:divBdr>
            <w:top w:val="none" w:sz="0" w:space="0" w:color="auto"/>
            <w:left w:val="none" w:sz="0" w:space="0" w:color="auto"/>
            <w:bottom w:val="none" w:sz="0" w:space="0" w:color="auto"/>
            <w:right w:val="none" w:sz="0" w:space="0" w:color="auto"/>
          </w:divBdr>
        </w:div>
        <w:div w:id="1351879328">
          <w:marLeft w:val="640"/>
          <w:marRight w:val="0"/>
          <w:marTop w:val="0"/>
          <w:marBottom w:val="0"/>
          <w:divBdr>
            <w:top w:val="none" w:sz="0" w:space="0" w:color="auto"/>
            <w:left w:val="none" w:sz="0" w:space="0" w:color="auto"/>
            <w:bottom w:val="none" w:sz="0" w:space="0" w:color="auto"/>
            <w:right w:val="none" w:sz="0" w:space="0" w:color="auto"/>
          </w:divBdr>
        </w:div>
        <w:div w:id="653727000">
          <w:marLeft w:val="640"/>
          <w:marRight w:val="0"/>
          <w:marTop w:val="0"/>
          <w:marBottom w:val="0"/>
          <w:divBdr>
            <w:top w:val="none" w:sz="0" w:space="0" w:color="auto"/>
            <w:left w:val="none" w:sz="0" w:space="0" w:color="auto"/>
            <w:bottom w:val="none" w:sz="0" w:space="0" w:color="auto"/>
            <w:right w:val="none" w:sz="0" w:space="0" w:color="auto"/>
          </w:divBdr>
        </w:div>
        <w:div w:id="1216048128">
          <w:marLeft w:val="640"/>
          <w:marRight w:val="0"/>
          <w:marTop w:val="0"/>
          <w:marBottom w:val="0"/>
          <w:divBdr>
            <w:top w:val="none" w:sz="0" w:space="0" w:color="auto"/>
            <w:left w:val="none" w:sz="0" w:space="0" w:color="auto"/>
            <w:bottom w:val="none" w:sz="0" w:space="0" w:color="auto"/>
            <w:right w:val="none" w:sz="0" w:space="0" w:color="auto"/>
          </w:divBdr>
        </w:div>
        <w:div w:id="1925458201">
          <w:marLeft w:val="640"/>
          <w:marRight w:val="0"/>
          <w:marTop w:val="0"/>
          <w:marBottom w:val="0"/>
          <w:divBdr>
            <w:top w:val="none" w:sz="0" w:space="0" w:color="auto"/>
            <w:left w:val="none" w:sz="0" w:space="0" w:color="auto"/>
            <w:bottom w:val="none" w:sz="0" w:space="0" w:color="auto"/>
            <w:right w:val="none" w:sz="0" w:space="0" w:color="auto"/>
          </w:divBdr>
        </w:div>
        <w:div w:id="1110078679">
          <w:marLeft w:val="640"/>
          <w:marRight w:val="0"/>
          <w:marTop w:val="0"/>
          <w:marBottom w:val="0"/>
          <w:divBdr>
            <w:top w:val="none" w:sz="0" w:space="0" w:color="auto"/>
            <w:left w:val="none" w:sz="0" w:space="0" w:color="auto"/>
            <w:bottom w:val="none" w:sz="0" w:space="0" w:color="auto"/>
            <w:right w:val="none" w:sz="0" w:space="0" w:color="auto"/>
          </w:divBdr>
        </w:div>
        <w:div w:id="377241898">
          <w:marLeft w:val="640"/>
          <w:marRight w:val="0"/>
          <w:marTop w:val="0"/>
          <w:marBottom w:val="0"/>
          <w:divBdr>
            <w:top w:val="none" w:sz="0" w:space="0" w:color="auto"/>
            <w:left w:val="none" w:sz="0" w:space="0" w:color="auto"/>
            <w:bottom w:val="none" w:sz="0" w:space="0" w:color="auto"/>
            <w:right w:val="none" w:sz="0" w:space="0" w:color="auto"/>
          </w:divBdr>
        </w:div>
        <w:div w:id="1895893994">
          <w:marLeft w:val="640"/>
          <w:marRight w:val="0"/>
          <w:marTop w:val="0"/>
          <w:marBottom w:val="0"/>
          <w:divBdr>
            <w:top w:val="none" w:sz="0" w:space="0" w:color="auto"/>
            <w:left w:val="none" w:sz="0" w:space="0" w:color="auto"/>
            <w:bottom w:val="none" w:sz="0" w:space="0" w:color="auto"/>
            <w:right w:val="none" w:sz="0" w:space="0" w:color="auto"/>
          </w:divBdr>
        </w:div>
        <w:div w:id="230116982">
          <w:marLeft w:val="640"/>
          <w:marRight w:val="0"/>
          <w:marTop w:val="0"/>
          <w:marBottom w:val="0"/>
          <w:divBdr>
            <w:top w:val="none" w:sz="0" w:space="0" w:color="auto"/>
            <w:left w:val="none" w:sz="0" w:space="0" w:color="auto"/>
            <w:bottom w:val="none" w:sz="0" w:space="0" w:color="auto"/>
            <w:right w:val="none" w:sz="0" w:space="0" w:color="auto"/>
          </w:divBdr>
        </w:div>
        <w:div w:id="318583363">
          <w:marLeft w:val="640"/>
          <w:marRight w:val="0"/>
          <w:marTop w:val="0"/>
          <w:marBottom w:val="0"/>
          <w:divBdr>
            <w:top w:val="none" w:sz="0" w:space="0" w:color="auto"/>
            <w:left w:val="none" w:sz="0" w:space="0" w:color="auto"/>
            <w:bottom w:val="none" w:sz="0" w:space="0" w:color="auto"/>
            <w:right w:val="none" w:sz="0" w:space="0" w:color="auto"/>
          </w:divBdr>
        </w:div>
        <w:div w:id="1215510430">
          <w:marLeft w:val="640"/>
          <w:marRight w:val="0"/>
          <w:marTop w:val="0"/>
          <w:marBottom w:val="0"/>
          <w:divBdr>
            <w:top w:val="none" w:sz="0" w:space="0" w:color="auto"/>
            <w:left w:val="none" w:sz="0" w:space="0" w:color="auto"/>
            <w:bottom w:val="none" w:sz="0" w:space="0" w:color="auto"/>
            <w:right w:val="none" w:sz="0" w:space="0" w:color="auto"/>
          </w:divBdr>
        </w:div>
        <w:div w:id="907378203">
          <w:marLeft w:val="640"/>
          <w:marRight w:val="0"/>
          <w:marTop w:val="0"/>
          <w:marBottom w:val="0"/>
          <w:divBdr>
            <w:top w:val="none" w:sz="0" w:space="0" w:color="auto"/>
            <w:left w:val="none" w:sz="0" w:space="0" w:color="auto"/>
            <w:bottom w:val="none" w:sz="0" w:space="0" w:color="auto"/>
            <w:right w:val="none" w:sz="0" w:space="0" w:color="auto"/>
          </w:divBdr>
        </w:div>
        <w:div w:id="196892733">
          <w:marLeft w:val="640"/>
          <w:marRight w:val="0"/>
          <w:marTop w:val="0"/>
          <w:marBottom w:val="0"/>
          <w:divBdr>
            <w:top w:val="none" w:sz="0" w:space="0" w:color="auto"/>
            <w:left w:val="none" w:sz="0" w:space="0" w:color="auto"/>
            <w:bottom w:val="none" w:sz="0" w:space="0" w:color="auto"/>
            <w:right w:val="none" w:sz="0" w:space="0" w:color="auto"/>
          </w:divBdr>
        </w:div>
        <w:div w:id="1274556191">
          <w:marLeft w:val="640"/>
          <w:marRight w:val="0"/>
          <w:marTop w:val="0"/>
          <w:marBottom w:val="0"/>
          <w:divBdr>
            <w:top w:val="none" w:sz="0" w:space="0" w:color="auto"/>
            <w:left w:val="none" w:sz="0" w:space="0" w:color="auto"/>
            <w:bottom w:val="none" w:sz="0" w:space="0" w:color="auto"/>
            <w:right w:val="none" w:sz="0" w:space="0" w:color="auto"/>
          </w:divBdr>
        </w:div>
        <w:div w:id="1311011018">
          <w:marLeft w:val="640"/>
          <w:marRight w:val="0"/>
          <w:marTop w:val="0"/>
          <w:marBottom w:val="0"/>
          <w:divBdr>
            <w:top w:val="none" w:sz="0" w:space="0" w:color="auto"/>
            <w:left w:val="none" w:sz="0" w:space="0" w:color="auto"/>
            <w:bottom w:val="none" w:sz="0" w:space="0" w:color="auto"/>
            <w:right w:val="none" w:sz="0" w:space="0" w:color="auto"/>
          </w:divBdr>
        </w:div>
        <w:div w:id="601454179">
          <w:marLeft w:val="640"/>
          <w:marRight w:val="0"/>
          <w:marTop w:val="0"/>
          <w:marBottom w:val="0"/>
          <w:divBdr>
            <w:top w:val="none" w:sz="0" w:space="0" w:color="auto"/>
            <w:left w:val="none" w:sz="0" w:space="0" w:color="auto"/>
            <w:bottom w:val="none" w:sz="0" w:space="0" w:color="auto"/>
            <w:right w:val="none" w:sz="0" w:space="0" w:color="auto"/>
          </w:divBdr>
        </w:div>
        <w:div w:id="1727408205">
          <w:marLeft w:val="640"/>
          <w:marRight w:val="0"/>
          <w:marTop w:val="0"/>
          <w:marBottom w:val="0"/>
          <w:divBdr>
            <w:top w:val="none" w:sz="0" w:space="0" w:color="auto"/>
            <w:left w:val="none" w:sz="0" w:space="0" w:color="auto"/>
            <w:bottom w:val="none" w:sz="0" w:space="0" w:color="auto"/>
            <w:right w:val="none" w:sz="0" w:space="0" w:color="auto"/>
          </w:divBdr>
        </w:div>
        <w:div w:id="667053633">
          <w:marLeft w:val="640"/>
          <w:marRight w:val="0"/>
          <w:marTop w:val="0"/>
          <w:marBottom w:val="0"/>
          <w:divBdr>
            <w:top w:val="none" w:sz="0" w:space="0" w:color="auto"/>
            <w:left w:val="none" w:sz="0" w:space="0" w:color="auto"/>
            <w:bottom w:val="none" w:sz="0" w:space="0" w:color="auto"/>
            <w:right w:val="none" w:sz="0" w:space="0" w:color="auto"/>
          </w:divBdr>
        </w:div>
        <w:div w:id="1256674886">
          <w:marLeft w:val="640"/>
          <w:marRight w:val="0"/>
          <w:marTop w:val="0"/>
          <w:marBottom w:val="0"/>
          <w:divBdr>
            <w:top w:val="none" w:sz="0" w:space="0" w:color="auto"/>
            <w:left w:val="none" w:sz="0" w:space="0" w:color="auto"/>
            <w:bottom w:val="none" w:sz="0" w:space="0" w:color="auto"/>
            <w:right w:val="none" w:sz="0" w:space="0" w:color="auto"/>
          </w:divBdr>
        </w:div>
        <w:div w:id="1742483121">
          <w:marLeft w:val="640"/>
          <w:marRight w:val="0"/>
          <w:marTop w:val="0"/>
          <w:marBottom w:val="0"/>
          <w:divBdr>
            <w:top w:val="none" w:sz="0" w:space="0" w:color="auto"/>
            <w:left w:val="none" w:sz="0" w:space="0" w:color="auto"/>
            <w:bottom w:val="none" w:sz="0" w:space="0" w:color="auto"/>
            <w:right w:val="none" w:sz="0" w:space="0" w:color="auto"/>
          </w:divBdr>
        </w:div>
        <w:div w:id="1203441793">
          <w:marLeft w:val="640"/>
          <w:marRight w:val="0"/>
          <w:marTop w:val="0"/>
          <w:marBottom w:val="0"/>
          <w:divBdr>
            <w:top w:val="none" w:sz="0" w:space="0" w:color="auto"/>
            <w:left w:val="none" w:sz="0" w:space="0" w:color="auto"/>
            <w:bottom w:val="none" w:sz="0" w:space="0" w:color="auto"/>
            <w:right w:val="none" w:sz="0" w:space="0" w:color="auto"/>
          </w:divBdr>
        </w:div>
        <w:div w:id="1136681569">
          <w:marLeft w:val="640"/>
          <w:marRight w:val="0"/>
          <w:marTop w:val="0"/>
          <w:marBottom w:val="0"/>
          <w:divBdr>
            <w:top w:val="none" w:sz="0" w:space="0" w:color="auto"/>
            <w:left w:val="none" w:sz="0" w:space="0" w:color="auto"/>
            <w:bottom w:val="none" w:sz="0" w:space="0" w:color="auto"/>
            <w:right w:val="none" w:sz="0" w:space="0" w:color="auto"/>
          </w:divBdr>
        </w:div>
        <w:div w:id="1299071778">
          <w:marLeft w:val="640"/>
          <w:marRight w:val="0"/>
          <w:marTop w:val="0"/>
          <w:marBottom w:val="0"/>
          <w:divBdr>
            <w:top w:val="none" w:sz="0" w:space="0" w:color="auto"/>
            <w:left w:val="none" w:sz="0" w:space="0" w:color="auto"/>
            <w:bottom w:val="none" w:sz="0" w:space="0" w:color="auto"/>
            <w:right w:val="none" w:sz="0" w:space="0" w:color="auto"/>
          </w:divBdr>
        </w:div>
        <w:div w:id="817599">
          <w:marLeft w:val="640"/>
          <w:marRight w:val="0"/>
          <w:marTop w:val="0"/>
          <w:marBottom w:val="0"/>
          <w:divBdr>
            <w:top w:val="none" w:sz="0" w:space="0" w:color="auto"/>
            <w:left w:val="none" w:sz="0" w:space="0" w:color="auto"/>
            <w:bottom w:val="none" w:sz="0" w:space="0" w:color="auto"/>
            <w:right w:val="none" w:sz="0" w:space="0" w:color="auto"/>
          </w:divBdr>
        </w:div>
        <w:div w:id="1134640634">
          <w:marLeft w:val="640"/>
          <w:marRight w:val="0"/>
          <w:marTop w:val="0"/>
          <w:marBottom w:val="0"/>
          <w:divBdr>
            <w:top w:val="none" w:sz="0" w:space="0" w:color="auto"/>
            <w:left w:val="none" w:sz="0" w:space="0" w:color="auto"/>
            <w:bottom w:val="none" w:sz="0" w:space="0" w:color="auto"/>
            <w:right w:val="none" w:sz="0" w:space="0" w:color="auto"/>
          </w:divBdr>
        </w:div>
        <w:div w:id="934704774">
          <w:marLeft w:val="640"/>
          <w:marRight w:val="0"/>
          <w:marTop w:val="0"/>
          <w:marBottom w:val="0"/>
          <w:divBdr>
            <w:top w:val="none" w:sz="0" w:space="0" w:color="auto"/>
            <w:left w:val="none" w:sz="0" w:space="0" w:color="auto"/>
            <w:bottom w:val="none" w:sz="0" w:space="0" w:color="auto"/>
            <w:right w:val="none" w:sz="0" w:space="0" w:color="auto"/>
          </w:divBdr>
        </w:div>
        <w:div w:id="476412306">
          <w:marLeft w:val="640"/>
          <w:marRight w:val="0"/>
          <w:marTop w:val="0"/>
          <w:marBottom w:val="0"/>
          <w:divBdr>
            <w:top w:val="none" w:sz="0" w:space="0" w:color="auto"/>
            <w:left w:val="none" w:sz="0" w:space="0" w:color="auto"/>
            <w:bottom w:val="none" w:sz="0" w:space="0" w:color="auto"/>
            <w:right w:val="none" w:sz="0" w:space="0" w:color="auto"/>
          </w:divBdr>
        </w:div>
        <w:div w:id="322127616">
          <w:marLeft w:val="640"/>
          <w:marRight w:val="0"/>
          <w:marTop w:val="0"/>
          <w:marBottom w:val="0"/>
          <w:divBdr>
            <w:top w:val="none" w:sz="0" w:space="0" w:color="auto"/>
            <w:left w:val="none" w:sz="0" w:space="0" w:color="auto"/>
            <w:bottom w:val="none" w:sz="0" w:space="0" w:color="auto"/>
            <w:right w:val="none" w:sz="0" w:space="0" w:color="auto"/>
          </w:divBdr>
        </w:div>
        <w:div w:id="1640452708">
          <w:marLeft w:val="640"/>
          <w:marRight w:val="0"/>
          <w:marTop w:val="0"/>
          <w:marBottom w:val="0"/>
          <w:divBdr>
            <w:top w:val="none" w:sz="0" w:space="0" w:color="auto"/>
            <w:left w:val="none" w:sz="0" w:space="0" w:color="auto"/>
            <w:bottom w:val="none" w:sz="0" w:space="0" w:color="auto"/>
            <w:right w:val="none" w:sz="0" w:space="0" w:color="auto"/>
          </w:divBdr>
        </w:div>
        <w:div w:id="1424568529">
          <w:marLeft w:val="640"/>
          <w:marRight w:val="0"/>
          <w:marTop w:val="0"/>
          <w:marBottom w:val="0"/>
          <w:divBdr>
            <w:top w:val="none" w:sz="0" w:space="0" w:color="auto"/>
            <w:left w:val="none" w:sz="0" w:space="0" w:color="auto"/>
            <w:bottom w:val="none" w:sz="0" w:space="0" w:color="auto"/>
            <w:right w:val="none" w:sz="0" w:space="0" w:color="auto"/>
          </w:divBdr>
        </w:div>
        <w:div w:id="1305545341">
          <w:marLeft w:val="640"/>
          <w:marRight w:val="0"/>
          <w:marTop w:val="0"/>
          <w:marBottom w:val="0"/>
          <w:divBdr>
            <w:top w:val="none" w:sz="0" w:space="0" w:color="auto"/>
            <w:left w:val="none" w:sz="0" w:space="0" w:color="auto"/>
            <w:bottom w:val="none" w:sz="0" w:space="0" w:color="auto"/>
            <w:right w:val="none" w:sz="0" w:space="0" w:color="auto"/>
          </w:divBdr>
        </w:div>
        <w:div w:id="1816950123">
          <w:marLeft w:val="640"/>
          <w:marRight w:val="0"/>
          <w:marTop w:val="0"/>
          <w:marBottom w:val="0"/>
          <w:divBdr>
            <w:top w:val="none" w:sz="0" w:space="0" w:color="auto"/>
            <w:left w:val="none" w:sz="0" w:space="0" w:color="auto"/>
            <w:bottom w:val="none" w:sz="0" w:space="0" w:color="auto"/>
            <w:right w:val="none" w:sz="0" w:space="0" w:color="auto"/>
          </w:divBdr>
        </w:div>
        <w:div w:id="1001471263">
          <w:marLeft w:val="640"/>
          <w:marRight w:val="0"/>
          <w:marTop w:val="0"/>
          <w:marBottom w:val="0"/>
          <w:divBdr>
            <w:top w:val="none" w:sz="0" w:space="0" w:color="auto"/>
            <w:left w:val="none" w:sz="0" w:space="0" w:color="auto"/>
            <w:bottom w:val="none" w:sz="0" w:space="0" w:color="auto"/>
            <w:right w:val="none" w:sz="0" w:space="0" w:color="auto"/>
          </w:divBdr>
        </w:div>
        <w:div w:id="1941987778">
          <w:marLeft w:val="640"/>
          <w:marRight w:val="0"/>
          <w:marTop w:val="0"/>
          <w:marBottom w:val="0"/>
          <w:divBdr>
            <w:top w:val="none" w:sz="0" w:space="0" w:color="auto"/>
            <w:left w:val="none" w:sz="0" w:space="0" w:color="auto"/>
            <w:bottom w:val="none" w:sz="0" w:space="0" w:color="auto"/>
            <w:right w:val="none" w:sz="0" w:space="0" w:color="auto"/>
          </w:divBdr>
        </w:div>
        <w:div w:id="1639723285">
          <w:marLeft w:val="640"/>
          <w:marRight w:val="0"/>
          <w:marTop w:val="0"/>
          <w:marBottom w:val="0"/>
          <w:divBdr>
            <w:top w:val="none" w:sz="0" w:space="0" w:color="auto"/>
            <w:left w:val="none" w:sz="0" w:space="0" w:color="auto"/>
            <w:bottom w:val="none" w:sz="0" w:space="0" w:color="auto"/>
            <w:right w:val="none" w:sz="0" w:space="0" w:color="auto"/>
          </w:divBdr>
        </w:div>
        <w:div w:id="271784492">
          <w:marLeft w:val="640"/>
          <w:marRight w:val="0"/>
          <w:marTop w:val="0"/>
          <w:marBottom w:val="0"/>
          <w:divBdr>
            <w:top w:val="none" w:sz="0" w:space="0" w:color="auto"/>
            <w:left w:val="none" w:sz="0" w:space="0" w:color="auto"/>
            <w:bottom w:val="none" w:sz="0" w:space="0" w:color="auto"/>
            <w:right w:val="none" w:sz="0" w:space="0" w:color="auto"/>
          </w:divBdr>
        </w:div>
        <w:div w:id="537202819">
          <w:marLeft w:val="640"/>
          <w:marRight w:val="0"/>
          <w:marTop w:val="0"/>
          <w:marBottom w:val="0"/>
          <w:divBdr>
            <w:top w:val="none" w:sz="0" w:space="0" w:color="auto"/>
            <w:left w:val="none" w:sz="0" w:space="0" w:color="auto"/>
            <w:bottom w:val="none" w:sz="0" w:space="0" w:color="auto"/>
            <w:right w:val="none" w:sz="0" w:space="0" w:color="auto"/>
          </w:divBdr>
        </w:div>
        <w:div w:id="2080899105">
          <w:marLeft w:val="640"/>
          <w:marRight w:val="0"/>
          <w:marTop w:val="0"/>
          <w:marBottom w:val="0"/>
          <w:divBdr>
            <w:top w:val="none" w:sz="0" w:space="0" w:color="auto"/>
            <w:left w:val="none" w:sz="0" w:space="0" w:color="auto"/>
            <w:bottom w:val="none" w:sz="0" w:space="0" w:color="auto"/>
            <w:right w:val="none" w:sz="0" w:space="0" w:color="auto"/>
          </w:divBdr>
        </w:div>
        <w:div w:id="1933468945">
          <w:marLeft w:val="640"/>
          <w:marRight w:val="0"/>
          <w:marTop w:val="0"/>
          <w:marBottom w:val="0"/>
          <w:divBdr>
            <w:top w:val="none" w:sz="0" w:space="0" w:color="auto"/>
            <w:left w:val="none" w:sz="0" w:space="0" w:color="auto"/>
            <w:bottom w:val="none" w:sz="0" w:space="0" w:color="auto"/>
            <w:right w:val="none" w:sz="0" w:space="0" w:color="auto"/>
          </w:divBdr>
        </w:div>
        <w:div w:id="1830436931">
          <w:marLeft w:val="640"/>
          <w:marRight w:val="0"/>
          <w:marTop w:val="0"/>
          <w:marBottom w:val="0"/>
          <w:divBdr>
            <w:top w:val="none" w:sz="0" w:space="0" w:color="auto"/>
            <w:left w:val="none" w:sz="0" w:space="0" w:color="auto"/>
            <w:bottom w:val="none" w:sz="0" w:space="0" w:color="auto"/>
            <w:right w:val="none" w:sz="0" w:space="0" w:color="auto"/>
          </w:divBdr>
        </w:div>
        <w:div w:id="1636524445">
          <w:marLeft w:val="640"/>
          <w:marRight w:val="0"/>
          <w:marTop w:val="0"/>
          <w:marBottom w:val="0"/>
          <w:divBdr>
            <w:top w:val="none" w:sz="0" w:space="0" w:color="auto"/>
            <w:left w:val="none" w:sz="0" w:space="0" w:color="auto"/>
            <w:bottom w:val="none" w:sz="0" w:space="0" w:color="auto"/>
            <w:right w:val="none" w:sz="0" w:space="0" w:color="auto"/>
          </w:divBdr>
        </w:div>
        <w:div w:id="1486317819">
          <w:marLeft w:val="640"/>
          <w:marRight w:val="0"/>
          <w:marTop w:val="0"/>
          <w:marBottom w:val="0"/>
          <w:divBdr>
            <w:top w:val="none" w:sz="0" w:space="0" w:color="auto"/>
            <w:left w:val="none" w:sz="0" w:space="0" w:color="auto"/>
            <w:bottom w:val="none" w:sz="0" w:space="0" w:color="auto"/>
            <w:right w:val="none" w:sz="0" w:space="0" w:color="auto"/>
          </w:divBdr>
        </w:div>
        <w:div w:id="522060624">
          <w:marLeft w:val="640"/>
          <w:marRight w:val="0"/>
          <w:marTop w:val="0"/>
          <w:marBottom w:val="0"/>
          <w:divBdr>
            <w:top w:val="none" w:sz="0" w:space="0" w:color="auto"/>
            <w:left w:val="none" w:sz="0" w:space="0" w:color="auto"/>
            <w:bottom w:val="none" w:sz="0" w:space="0" w:color="auto"/>
            <w:right w:val="none" w:sz="0" w:space="0" w:color="auto"/>
          </w:divBdr>
        </w:div>
        <w:div w:id="254944785">
          <w:marLeft w:val="640"/>
          <w:marRight w:val="0"/>
          <w:marTop w:val="0"/>
          <w:marBottom w:val="0"/>
          <w:divBdr>
            <w:top w:val="none" w:sz="0" w:space="0" w:color="auto"/>
            <w:left w:val="none" w:sz="0" w:space="0" w:color="auto"/>
            <w:bottom w:val="none" w:sz="0" w:space="0" w:color="auto"/>
            <w:right w:val="none" w:sz="0" w:space="0" w:color="auto"/>
          </w:divBdr>
        </w:div>
        <w:div w:id="1521049394">
          <w:marLeft w:val="640"/>
          <w:marRight w:val="0"/>
          <w:marTop w:val="0"/>
          <w:marBottom w:val="0"/>
          <w:divBdr>
            <w:top w:val="none" w:sz="0" w:space="0" w:color="auto"/>
            <w:left w:val="none" w:sz="0" w:space="0" w:color="auto"/>
            <w:bottom w:val="none" w:sz="0" w:space="0" w:color="auto"/>
            <w:right w:val="none" w:sz="0" w:space="0" w:color="auto"/>
          </w:divBdr>
        </w:div>
        <w:div w:id="736438458">
          <w:marLeft w:val="640"/>
          <w:marRight w:val="0"/>
          <w:marTop w:val="0"/>
          <w:marBottom w:val="0"/>
          <w:divBdr>
            <w:top w:val="none" w:sz="0" w:space="0" w:color="auto"/>
            <w:left w:val="none" w:sz="0" w:space="0" w:color="auto"/>
            <w:bottom w:val="none" w:sz="0" w:space="0" w:color="auto"/>
            <w:right w:val="none" w:sz="0" w:space="0" w:color="auto"/>
          </w:divBdr>
        </w:div>
        <w:div w:id="54358999">
          <w:marLeft w:val="640"/>
          <w:marRight w:val="0"/>
          <w:marTop w:val="0"/>
          <w:marBottom w:val="0"/>
          <w:divBdr>
            <w:top w:val="none" w:sz="0" w:space="0" w:color="auto"/>
            <w:left w:val="none" w:sz="0" w:space="0" w:color="auto"/>
            <w:bottom w:val="none" w:sz="0" w:space="0" w:color="auto"/>
            <w:right w:val="none" w:sz="0" w:space="0" w:color="auto"/>
          </w:divBdr>
        </w:div>
        <w:div w:id="565989805">
          <w:marLeft w:val="640"/>
          <w:marRight w:val="0"/>
          <w:marTop w:val="0"/>
          <w:marBottom w:val="0"/>
          <w:divBdr>
            <w:top w:val="none" w:sz="0" w:space="0" w:color="auto"/>
            <w:left w:val="none" w:sz="0" w:space="0" w:color="auto"/>
            <w:bottom w:val="none" w:sz="0" w:space="0" w:color="auto"/>
            <w:right w:val="none" w:sz="0" w:space="0" w:color="auto"/>
          </w:divBdr>
        </w:div>
        <w:div w:id="1991711892">
          <w:marLeft w:val="640"/>
          <w:marRight w:val="0"/>
          <w:marTop w:val="0"/>
          <w:marBottom w:val="0"/>
          <w:divBdr>
            <w:top w:val="none" w:sz="0" w:space="0" w:color="auto"/>
            <w:left w:val="none" w:sz="0" w:space="0" w:color="auto"/>
            <w:bottom w:val="none" w:sz="0" w:space="0" w:color="auto"/>
            <w:right w:val="none" w:sz="0" w:space="0" w:color="auto"/>
          </w:divBdr>
        </w:div>
        <w:div w:id="2071417499">
          <w:marLeft w:val="640"/>
          <w:marRight w:val="0"/>
          <w:marTop w:val="0"/>
          <w:marBottom w:val="0"/>
          <w:divBdr>
            <w:top w:val="none" w:sz="0" w:space="0" w:color="auto"/>
            <w:left w:val="none" w:sz="0" w:space="0" w:color="auto"/>
            <w:bottom w:val="none" w:sz="0" w:space="0" w:color="auto"/>
            <w:right w:val="none" w:sz="0" w:space="0" w:color="auto"/>
          </w:divBdr>
        </w:div>
        <w:div w:id="468015512">
          <w:marLeft w:val="640"/>
          <w:marRight w:val="0"/>
          <w:marTop w:val="0"/>
          <w:marBottom w:val="0"/>
          <w:divBdr>
            <w:top w:val="none" w:sz="0" w:space="0" w:color="auto"/>
            <w:left w:val="none" w:sz="0" w:space="0" w:color="auto"/>
            <w:bottom w:val="none" w:sz="0" w:space="0" w:color="auto"/>
            <w:right w:val="none" w:sz="0" w:space="0" w:color="auto"/>
          </w:divBdr>
        </w:div>
        <w:div w:id="1059282764">
          <w:marLeft w:val="640"/>
          <w:marRight w:val="0"/>
          <w:marTop w:val="0"/>
          <w:marBottom w:val="0"/>
          <w:divBdr>
            <w:top w:val="none" w:sz="0" w:space="0" w:color="auto"/>
            <w:left w:val="none" w:sz="0" w:space="0" w:color="auto"/>
            <w:bottom w:val="none" w:sz="0" w:space="0" w:color="auto"/>
            <w:right w:val="none" w:sz="0" w:space="0" w:color="auto"/>
          </w:divBdr>
        </w:div>
        <w:div w:id="449133379">
          <w:marLeft w:val="640"/>
          <w:marRight w:val="0"/>
          <w:marTop w:val="0"/>
          <w:marBottom w:val="0"/>
          <w:divBdr>
            <w:top w:val="none" w:sz="0" w:space="0" w:color="auto"/>
            <w:left w:val="none" w:sz="0" w:space="0" w:color="auto"/>
            <w:bottom w:val="none" w:sz="0" w:space="0" w:color="auto"/>
            <w:right w:val="none" w:sz="0" w:space="0" w:color="auto"/>
          </w:divBdr>
        </w:div>
        <w:div w:id="75904455">
          <w:marLeft w:val="640"/>
          <w:marRight w:val="0"/>
          <w:marTop w:val="0"/>
          <w:marBottom w:val="0"/>
          <w:divBdr>
            <w:top w:val="none" w:sz="0" w:space="0" w:color="auto"/>
            <w:left w:val="none" w:sz="0" w:space="0" w:color="auto"/>
            <w:bottom w:val="none" w:sz="0" w:space="0" w:color="auto"/>
            <w:right w:val="none" w:sz="0" w:space="0" w:color="auto"/>
          </w:divBdr>
        </w:div>
        <w:div w:id="805708705">
          <w:marLeft w:val="640"/>
          <w:marRight w:val="0"/>
          <w:marTop w:val="0"/>
          <w:marBottom w:val="0"/>
          <w:divBdr>
            <w:top w:val="none" w:sz="0" w:space="0" w:color="auto"/>
            <w:left w:val="none" w:sz="0" w:space="0" w:color="auto"/>
            <w:bottom w:val="none" w:sz="0" w:space="0" w:color="auto"/>
            <w:right w:val="none" w:sz="0" w:space="0" w:color="auto"/>
          </w:divBdr>
        </w:div>
        <w:div w:id="2029327989">
          <w:marLeft w:val="640"/>
          <w:marRight w:val="0"/>
          <w:marTop w:val="0"/>
          <w:marBottom w:val="0"/>
          <w:divBdr>
            <w:top w:val="none" w:sz="0" w:space="0" w:color="auto"/>
            <w:left w:val="none" w:sz="0" w:space="0" w:color="auto"/>
            <w:bottom w:val="none" w:sz="0" w:space="0" w:color="auto"/>
            <w:right w:val="none" w:sz="0" w:space="0" w:color="auto"/>
          </w:divBdr>
        </w:div>
        <w:div w:id="276522962">
          <w:marLeft w:val="640"/>
          <w:marRight w:val="0"/>
          <w:marTop w:val="0"/>
          <w:marBottom w:val="0"/>
          <w:divBdr>
            <w:top w:val="none" w:sz="0" w:space="0" w:color="auto"/>
            <w:left w:val="none" w:sz="0" w:space="0" w:color="auto"/>
            <w:bottom w:val="none" w:sz="0" w:space="0" w:color="auto"/>
            <w:right w:val="none" w:sz="0" w:space="0" w:color="auto"/>
          </w:divBdr>
        </w:div>
        <w:div w:id="489979565">
          <w:marLeft w:val="640"/>
          <w:marRight w:val="0"/>
          <w:marTop w:val="0"/>
          <w:marBottom w:val="0"/>
          <w:divBdr>
            <w:top w:val="none" w:sz="0" w:space="0" w:color="auto"/>
            <w:left w:val="none" w:sz="0" w:space="0" w:color="auto"/>
            <w:bottom w:val="none" w:sz="0" w:space="0" w:color="auto"/>
            <w:right w:val="none" w:sz="0" w:space="0" w:color="auto"/>
          </w:divBdr>
        </w:div>
        <w:div w:id="1349331328">
          <w:marLeft w:val="640"/>
          <w:marRight w:val="0"/>
          <w:marTop w:val="0"/>
          <w:marBottom w:val="0"/>
          <w:divBdr>
            <w:top w:val="none" w:sz="0" w:space="0" w:color="auto"/>
            <w:left w:val="none" w:sz="0" w:space="0" w:color="auto"/>
            <w:bottom w:val="none" w:sz="0" w:space="0" w:color="auto"/>
            <w:right w:val="none" w:sz="0" w:space="0" w:color="auto"/>
          </w:divBdr>
        </w:div>
        <w:div w:id="817184810">
          <w:marLeft w:val="640"/>
          <w:marRight w:val="0"/>
          <w:marTop w:val="0"/>
          <w:marBottom w:val="0"/>
          <w:divBdr>
            <w:top w:val="none" w:sz="0" w:space="0" w:color="auto"/>
            <w:left w:val="none" w:sz="0" w:space="0" w:color="auto"/>
            <w:bottom w:val="none" w:sz="0" w:space="0" w:color="auto"/>
            <w:right w:val="none" w:sz="0" w:space="0" w:color="auto"/>
          </w:divBdr>
        </w:div>
        <w:div w:id="660355235">
          <w:marLeft w:val="640"/>
          <w:marRight w:val="0"/>
          <w:marTop w:val="0"/>
          <w:marBottom w:val="0"/>
          <w:divBdr>
            <w:top w:val="none" w:sz="0" w:space="0" w:color="auto"/>
            <w:left w:val="none" w:sz="0" w:space="0" w:color="auto"/>
            <w:bottom w:val="none" w:sz="0" w:space="0" w:color="auto"/>
            <w:right w:val="none" w:sz="0" w:space="0" w:color="auto"/>
          </w:divBdr>
        </w:div>
        <w:div w:id="1835801637">
          <w:marLeft w:val="640"/>
          <w:marRight w:val="0"/>
          <w:marTop w:val="0"/>
          <w:marBottom w:val="0"/>
          <w:divBdr>
            <w:top w:val="none" w:sz="0" w:space="0" w:color="auto"/>
            <w:left w:val="none" w:sz="0" w:space="0" w:color="auto"/>
            <w:bottom w:val="none" w:sz="0" w:space="0" w:color="auto"/>
            <w:right w:val="none" w:sz="0" w:space="0" w:color="auto"/>
          </w:divBdr>
        </w:div>
        <w:div w:id="1079904221">
          <w:marLeft w:val="640"/>
          <w:marRight w:val="0"/>
          <w:marTop w:val="0"/>
          <w:marBottom w:val="0"/>
          <w:divBdr>
            <w:top w:val="none" w:sz="0" w:space="0" w:color="auto"/>
            <w:left w:val="none" w:sz="0" w:space="0" w:color="auto"/>
            <w:bottom w:val="none" w:sz="0" w:space="0" w:color="auto"/>
            <w:right w:val="none" w:sz="0" w:space="0" w:color="auto"/>
          </w:divBdr>
        </w:div>
        <w:div w:id="799885476">
          <w:marLeft w:val="640"/>
          <w:marRight w:val="0"/>
          <w:marTop w:val="0"/>
          <w:marBottom w:val="0"/>
          <w:divBdr>
            <w:top w:val="none" w:sz="0" w:space="0" w:color="auto"/>
            <w:left w:val="none" w:sz="0" w:space="0" w:color="auto"/>
            <w:bottom w:val="none" w:sz="0" w:space="0" w:color="auto"/>
            <w:right w:val="none" w:sz="0" w:space="0" w:color="auto"/>
          </w:divBdr>
        </w:div>
        <w:div w:id="1674797115">
          <w:marLeft w:val="640"/>
          <w:marRight w:val="0"/>
          <w:marTop w:val="0"/>
          <w:marBottom w:val="0"/>
          <w:divBdr>
            <w:top w:val="none" w:sz="0" w:space="0" w:color="auto"/>
            <w:left w:val="none" w:sz="0" w:space="0" w:color="auto"/>
            <w:bottom w:val="none" w:sz="0" w:space="0" w:color="auto"/>
            <w:right w:val="none" w:sz="0" w:space="0" w:color="auto"/>
          </w:divBdr>
        </w:div>
        <w:div w:id="1263105482">
          <w:marLeft w:val="640"/>
          <w:marRight w:val="0"/>
          <w:marTop w:val="0"/>
          <w:marBottom w:val="0"/>
          <w:divBdr>
            <w:top w:val="none" w:sz="0" w:space="0" w:color="auto"/>
            <w:left w:val="none" w:sz="0" w:space="0" w:color="auto"/>
            <w:bottom w:val="none" w:sz="0" w:space="0" w:color="auto"/>
            <w:right w:val="none" w:sz="0" w:space="0" w:color="auto"/>
          </w:divBdr>
        </w:div>
        <w:div w:id="1749033315">
          <w:marLeft w:val="640"/>
          <w:marRight w:val="0"/>
          <w:marTop w:val="0"/>
          <w:marBottom w:val="0"/>
          <w:divBdr>
            <w:top w:val="none" w:sz="0" w:space="0" w:color="auto"/>
            <w:left w:val="none" w:sz="0" w:space="0" w:color="auto"/>
            <w:bottom w:val="none" w:sz="0" w:space="0" w:color="auto"/>
            <w:right w:val="none" w:sz="0" w:space="0" w:color="auto"/>
          </w:divBdr>
        </w:div>
        <w:div w:id="2001929451">
          <w:marLeft w:val="640"/>
          <w:marRight w:val="0"/>
          <w:marTop w:val="0"/>
          <w:marBottom w:val="0"/>
          <w:divBdr>
            <w:top w:val="none" w:sz="0" w:space="0" w:color="auto"/>
            <w:left w:val="none" w:sz="0" w:space="0" w:color="auto"/>
            <w:bottom w:val="none" w:sz="0" w:space="0" w:color="auto"/>
            <w:right w:val="none" w:sz="0" w:space="0" w:color="auto"/>
          </w:divBdr>
        </w:div>
        <w:div w:id="614794966">
          <w:marLeft w:val="640"/>
          <w:marRight w:val="0"/>
          <w:marTop w:val="0"/>
          <w:marBottom w:val="0"/>
          <w:divBdr>
            <w:top w:val="none" w:sz="0" w:space="0" w:color="auto"/>
            <w:left w:val="none" w:sz="0" w:space="0" w:color="auto"/>
            <w:bottom w:val="none" w:sz="0" w:space="0" w:color="auto"/>
            <w:right w:val="none" w:sz="0" w:space="0" w:color="auto"/>
          </w:divBdr>
        </w:div>
        <w:div w:id="1492133311">
          <w:marLeft w:val="640"/>
          <w:marRight w:val="0"/>
          <w:marTop w:val="0"/>
          <w:marBottom w:val="0"/>
          <w:divBdr>
            <w:top w:val="none" w:sz="0" w:space="0" w:color="auto"/>
            <w:left w:val="none" w:sz="0" w:space="0" w:color="auto"/>
            <w:bottom w:val="none" w:sz="0" w:space="0" w:color="auto"/>
            <w:right w:val="none" w:sz="0" w:space="0" w:color="auto"/>
          </w:divBdr>
        </w:div>
        <w:div w:id="711418506">
          <w:marLeft w:val="640"/>
          <w:marRight w:val="0"/>
          <w:marTop w:val="0"/>
          <w:marBottom w:val="0"/>
          <w:divBdr>
            <w:top w:val="none" w:sz="0" w:space="0" w:color="auto"/>
            <w:left w:val="none" w:sz="0" w:space="0" w:color="auto"/>
            <w:bottom w:val="none" w:sz="0" w:space="0" w:color="auto"/>
            <w:right w:val="none" w:sz="0" w:space="0" w:color="auto"/>
          </w:divBdr>
        </w:div>
        <w:div w:id="1991320883">
          <w:marLeft w:val="640"/>
          <w:marRight w:val="0"/>
          <w:marTop w:val="0"/>
          <w:marBottom w:val="0"/>
          <w:divBdr>
            <w:top w:val="none" w:sz="0" w:space="0" w:color="auto"/>
            <w:left w:val="none" w:sz="0" w:space="0" w:color="auto"/>
            <w:bottom w:val="none" w:sz="0" w:space="0" w:color="auto"/>
            <w:right w:val="none" w:sz="0" w:space="0" w:color="auto"/>
          </w:divBdr>
        </w:div>
        <w:div w:id="518592111">
          <w:marLeft w:val="640"/>
          <w:marRight w:val="0"/>
          <w:marTop w:val="0"/>
          <w:marBottom w:val="0"/>
          <w:divBdr>
            <w:top w:val="none" w:sz="0" w:space="0" w:color="auto"/>
            <w:left w:val="none" w:sz="0" w:space="0" w:color="auto"/>
            <w:bottom w:val="none" w:sz="0" w:space="0" w:color="auto"/>
            <w:right w:val="none" w:sz="0" w:space="0" w:color="auto"/>
          </w:divBdr>
        </w:div>
        <w:div w:id="588663982">
          <w:marLeft w:val="640"/>
          <w:marRight w:val="0"/>
          <w:marTop w:val="0"/>
          <w:marBottom w:val="0"/>
          <w:divBdr>
            <w:top w:val="none" w:sz="0" w:space="0" w:color="auto"/>
            <w:left w:val="none" w:sz="0" w:space="0" w:color="auto"/>
            <w:bottom w:val="none" w:sz="0" w:space="0" w:color="auto"/>
            <w:right w:val="none" w:sz="0" w:space="0" w:color="auto"/>
          </w:divBdr>
        </w:div>
        <w:div w:id="1569881378">
          <w:marLeft w:val="640"/>
          <w:marRight w:val="0"/>
          <w:marTop w:val="0"/>
          <w:marBottom w:val="0"/>
          <w:divBdr>
            <w:top w:val="none" w:sz="0" w:space="0" w:color="auto"/>
            <w:left w:val="none" w:sz="0" w:space="0" w:color="auto"/>
            <w:bottom w:val="none" w:sz="0" w:space="0" w:color="auto"/>
            <w:right w:val="none" w:sz="0" w:space="0" w:color="auto"/>
          </w:divBdr>
        </w:div>
        <w:div w:id="474300472">
          <w:marLeft w:val="640"/>
          <w:marRight w:val="0"/>
          <w:marTop w:val="0"/>
          <w:marBottom w:val="0"/>
          <w:divBdr>
            <w:top w:val="none" w:sz="0" w:space="0" w:color="auto"/>
            <w:left w:val="none" w:sz="0" w:space="0" w:color="auto"/>
            <w:bottom w:val="none" w:sz="0" w:space="0" w:color="auto"/>
            <w:right w:val="none" w:sz="0" w:space="0" w:color="auto"/>
          </w:divBdr>
        </w:div>
        <w:div w:id="1071737744">
          <w:marLeft w:val="640"/>
          <w:marRight w:val="0"/>
          <w:marTop w:val="0"/>
          <w:marBottom w:val="0"/>
          <w:divBdr>
            <w:top w:val="none" w:sz="0" w:space="0" w:color="auto"/>
            <w:left w:val="none" w:sz="0" w:space="0" w:color="auto"/>
            <w:bottom w:val="none" w:sz="0" w:space="0" w:color="auto"/>
            <w:right w:val="none" w:sz="0" w:space="0" w:color="auto"/>
          </w:divBdr>
        </w:div>
        <w:div w:id="591746075">
          <w:marLeft w:val="640"/>
          <w:marRight w:val="0"/>
          <w:marTop w:val="0"/>
          <w:marBottom w:val="0"/>
          <w:divBdr>
            <w:top w:val="none" w:sz="0" w:space="0" w:color="auto"/>
            <w:left w:val="none" w:sz="0" w:space="0" w:color="auto"/>
            <w:bottom w:val="none" w:sz="0" w:space="0" w:color="auto"/>
            <w:right w:val="none" w:sz="0" w:space="0" w:color="auto"/>
          </w:divBdr>
        </w:div>
        <w:div w:id="897589214">
          <w:marLeft w:val="640"/>
          <w:marRight w:val="0"/>
          <w:marTop w:val="0"/>
          <w:marBottom w:val="0"/>
          <w:divBdr>
            <w:top w:val="none" w:sz="0" w:space="0" w:color="auto"/>
            <w:left w:val="none" w:sz="0" w:space="0" w:color="auto"/>
            <w:bottom w:val="none" w:sz="0" w:space="0" w:color="auto"/>
            <w:right w:val="none" w:sz="0" w:space="0" w:color="auto"/>
          </w:divBdr>
        </w:div>
        <w:div w:id="368258364">
          <w:marLeft w:val="640"/>
          <w:marRight w:val="0"/>
          <w:marTop w:val="0"/>
          <w:marBottom w:val="0"/>
          <w:divBdr>
            <w:top w:val="none" w:sz="0" w:space="0" w:color="auto"/>
            <w:left w:val="none" w:sz="0" w:space="0" w:color="auto"/>
            <w:bottom w:val="none" w:sz="0" w:space="0" w:color="auto"/>
            <w:right w:val="none" w:sz="0" w:space="0" w:color="auto"/>
          </w:divBdr>
        </w:div>
        <w:div w:id="2119710472">
          <w:marLeft w:val="640"/>
          <w:marRight w:val="0"/>
          <w:marTop w:val="0"/>
          <w:marBottom w:val="0"/>
          <w:divBdr>
            <w:top w:val="none" w:sz="0" w:space="0" w:color="auto"/>
            <w:left w:val="none" w:sz="0" w:space="0" w:color="auto"/>
            <w:bottom w:val="none" w:sz="0" w:space="0" w:color="auto"/>
            <w:right w:val="none" w:sz="0" w:space="0" w:color="auto"/>
          </w:divBdr>
        </w:div>
        <w:div w:id="946426759">
          <w:marLeft w:val="640"/>
          <w:marRight w:val="0"/>
          <w:marTop w:val="0"/>
          <w:marBottom w:val="0"/>
          <w:divBdr>
            <w:top w:val="none" w:sz="0" w:space="0" w:color="auto"/>
            <w:left w:val="none" w:sz="0" w:space="0" w:color="auto"/>
            <w:bottom w:val="none" w:sz="0" w:space="0" w:color="auto"/>
            <w:right w:val="none" w:sz="0" w:space="0" w:color="auto"/>
          </w:divBdr>
        </w:div>
        <w:div w:id="2127233948">
          <w:marLeft w:val="640"/>
          <w:marRight w:val="0"/>
          <w:marTop w:val="0"/>
          <w:marBottom w:val="0"/>
          <w:divBdr>
            <w:top w:val="none" w:sz="0" w:space="0" w:color="auto"/>
            <w:left w:val="none" w:sz="0" w:space="0" w:color="auto"/>
            <w:bottom w:val="none" w:sz="0" w:space="0" w:color="auto"/>
            <w:right w:val="none" w:sz="0" w:space="0" w:color="auto"/>
          </w:divBdr>
        </w:div>
        <w:div w:id="210388429">
          <w:marLeft w:val="640"/>
          <w:marRight w:val="0"/>
          <w:marTop w:val="0"/>
          <w:marBottom w:val="0"/>
          <w:divBdr>
            <w:top w:val="none" w:sz="0" w:space="0" w:color="auto"/>
            <w:left w:val="none" w:sz="0" w:space="0" w:color="auto"/>
            <w:bottom w:val="none" w:sz="0" w:space="0" w:color="auto"/>
            <w:right w:val="none" w:sz="0" w:space="0" w:color="auto"/>
          </w:divBdr>
        </w:div>
        <w:div w:id="1941256987">
          <w:marLeft w:val="640"/>
          <w:marRight w:val="0"/>
          <w:marTop w:val="0"/>
          <w:marBottom w:val="0"/>
          <w:divBdr>
            <w:top w:val="none" w:sz="0" w:space="0" w:color="auto"/>
            <w:left w:val="none" w:sz="0" w:space="0" w:color="auto"/>
            <w:bottom w:val="none" w:sz="0" w:space="0" w:color="auto"/>
            <w:right w:val="none" w:sz="0" w:space="0" w:color="auto"/>
          </w:divBdr>
        </w:div>
        <w:div w:id="264462162">
          <w:marLeft w:val="640"/>
          <w:marRight w:val="0"/>
          <w:marTop w:val="0"/>
          <w:marBottom w:val="0"/>
          <w:divBdr>
            <w:top w:val="none" w:sz="0" w:space="0" w:color="auto"/>
            <w:left w:val="none" w:sz="0" w:space="0" w:color="auto"/>
            <w:bottom w:val="none" w:sz="0" w:space="0" w:color="auto"/>
            <w:right w:val="none" w:sz="0" w:space="0" w:color="auto"/>
          </w:divBdr>
        </w:div>
        <w:div w:id="1930238994">
          <w:marLeft w:val="640"/>
          <w:marRight w:val="0"/>
          <w:marTop w:val="0"/>
          <w:marBottom w:val="0"/>
          <w:divBdr>
            <w:top w:val="none" w:sz="0" w:space="0" w:color="auto"/>
            <w:left w:val="none" w:sz="0" w:space="0" w:color="auto"/>
            <w:bottom w:val="none" w:sz="0" w:space="0" w:color="auto"/>
            <w:right w:val="none" w:sz="0" w:space="0" w:color="auto"/>
          </w:divBdr>
        </w:div>
        <w:div w:id="2071150799">
          <w:marLeft w:val="640"/>
          <w:marRight w:val="0"/>
          <w:marTop w:val="0"/>
          <w:marBottom w:val="0"/>
          <w:divBdr>
            <w:top w:val="none" w:sz="0" w:space="0" w:color="auto"/>
            <w:left w:val="none" w:sz="0" w:space="0" w:color="auto"/>
            <w:bottom w:val="none" w:sz="0" w:space="0" w:color="auto"/>
            <w:right w:val="none" w:sz="0" w:space="0" w:color="auto"/>
          </w:divBdr>
        </w:div>
        <w:div w:id="1862821083">
          <w:marLeft w:val="640"/>
          <w:marRight w:val="0"/>
          <w:marTop w:val="0"/>
          <w:marBottom w:val="0"/>
          <w:divBdr>
            <w:top w:val="none" w:sz="0" w:space="0" w:color="auto"/>
            <w:left w:val="none" w:sz="0" w:space="0" w:color="auto"/>
            <w:bottom w:val="none" w:sz="0" w:space="0" w:color="auto"/>
            <w:right w:val="none" w:sz="0" w:space="0" w:color="auto"/>
          </w:divBdr>
        </w:div>
        <w:div w:id="1014303088">
          <w:marLeft w:val="640"/>
          <w:marRight w:val="0"/>
          <w:marTop w:val="0"/>
          <w:marBottom w:val="0"/>
          <w:divBdr>
            <w:top w:val="none" w:sz="0" w:space="0" w:color="auto"/>
            <w:left w:val="none" w:sz="0" w:space="0" w:color="auto"/>
            <w:bottom w:val="none" w:sz="0" w:space="0" w:color="auto"/>
            <w:right w:val="none" w:sz="0" w:space="0" w:color="auto"/>
          </w:divBdr>
        </w:div>
        <w:div w:id="156725642">
          <w:marLeft w:val="640"/>
          <w:marRight w:val="0"/>
          <w:marTop w:val="0"/>
          <w:marBottom w:val="0"/>
          <w:divBdr>
            <w:top w:val="none" w:sz="0" w:space="0" w:color="auto"/>
            <w:left w:val="none" w:sz="0" w:space="0" w:color="auto"/>
            <w:bottom w:val="none" w:sz="0" w:space="0" w:color="auto"/>
            <w:right w:val="none" w:sz="0" w:space="0" w:color="auto"/>
          </w:divBdr>
        </w:div>
        <w:div w:id="1805343077">
          <w:marLeft w:val="640"/>
          <w:marRight w:val="0"/>
          <w:marTop w:val="0"/>
          <w:marBottom w:val="0"/>
          <w:divBdr>
            <w:top w:val="none" w:sz="0" w:space="0" w:color="auto"/>
            <w:left w:val="none" w:sz="0" w:space="0" w:color="auto"/>
            <w:bottom w:val="none" w:sz="0" w:space="0" w:color="auto"/>
            <w:right w:val="none" w:sz="0" w:space="0" w:color="auto"/>
          </w:divBdr>
        </w:div>
        <w:div w:id="371460502">
          <w:marLeft w:val="640"/>
          <w:marRight w:val="0"/>
          <w:marTop w:val="0"/>
          <w:marBottom w:val="0"/>
          <w:divBdr>
            <w:top w:val="none" w:sz="0" w:space="0" w:color="auto"/>
            <w:left w:val="none" w:sz="0" w:space="0" w:color="auto"/>
            <w:bottom w:val="none" w:sz="0" w:space="0" w:color="auto"/>
            <w:right w:val="none" w:sz="0" w:space="0" w:color="auto"/>
          </w:divBdr>
        </w:div>
        <w:div w:id="1507093441">
          <w:marLeft w:val="640"/>
          <w:marRight w:val="0"/>
          <w:marTop w:val="0"/>
          <w:marBottom w:val="0"/>
          <w:divBdr>
            <w:top w:val="none" w:sz="0" w:space="0" w:color="auto"/>
            <w:left w:val="none" w:sz="0" w:space="0" w:color="auto"/>
            <w:bottom w:val="none" w:sz="0" w:space="0" w:color="auto"/>
            <w:right w:val="none" w:sz="0" w:space="0" w:color="auto"/>
          </w:divBdr>
        </w:div>
        <w:div w:id="1881044059">
          <w:marLeft w:val="640"/>
          <w:marRight w:val="0"/>
          <w:marTop w:val="0"/>
          <w:marBottom w:val="0"/>
          <w:divBdr>
            <w:top w:val="none" w:sz="0" w:space="0" w:color="auto"/>
            <w:left w:val="none" w:sz="0" w:space="0" w:color="auto"/>
            <w:bottom w:val="none" w:sz="0" w:space="0" w:color="auto"/>
            <w:right w:val="none" w:sz="0" w:space="0" w:color="auto"/>
          </w:divBdr>
        </w:div>
        <w:div w:id="57898446">
          <w:marLeft w:val="640"/>
          <w:marRight w:val="0"/>
          <w:marTop w:val="0"/>
          <w:marBottom w:val="0"/>
          <w:divBdr>
            <w:top w:val="none" w:sz="0" w:space="0" w:color="auto"/>
            <w:left w:val="none" w:sz="0" w:space="0" w:color="auto"/>
            <w:bottom w:val="none" w:sz="0" w:space="0" w:color="auto"/>
            <w:right w:val="none" w:sz="0" w:space="0" w:color="auto"/>
          </w:divBdr>
        </w:div>
        <w:div w:id="483207653">
          <w:marLeft w:val="640"/>
          <w:marRight w:val="0"/>
          <w:marTop w:val="0"/>
          <w:marBottom w:val="0"/>
          <w:divBdr>
            <w:top w:val="none" w:sz="0" w:space="0" w:color="auto"/>
            <w:left w:val="none" w:sz="0" w:space="0" w:color="auto"/>
            <w:bottom w:val="none" w:sz="0" w:space="0" w:color="auto"/>
            <w:right w:val="none" w:sz="0" w:space="0" w:color="auto"/>
          </w:divBdr>
        </w:div>
        <w:div w:id="1196193605">
          <w:marLeft w:val="640"/>
          <w:marRight w:val="0"/>
          <w:marTop w:val="0"/>
          <w:marBottom w:val="0"/>
          <w:divBdr>
            <w:top w:val="none" w:sz="0" w:space="0" w:color="auto"/>
            <w:left w:val="none" w:sz="0" w:space="0" w:color="auto"/>
            <w:bottom w:val="none" w:sz="0" w:space="0" w:color="auto"/>
            <w:right w:val="none" w:sz="0" w:space="0" w:color="auto"/>
          </w:divBdr>
        </w:div>
        <w:div w:id="1123689757">
          <w:marLeft w:val="640"/>
          <w:marRight w:val="0"/>
          <w:marTop w:val="0"/>
          <w:marBottom w:val="0"/>
          <w:divBdr>
            <w:top w:val="none" w:sz="0" w:space="0" w:color="auto"/>
            <w:left w:val="none" w:sz="0" w:space="0" w:color="auto"/>
            <w:bottom w:val="none" w:sz="0" w:space="0" w:color="auto"/>
            <w:right w:val="none" w:sz="0" w:space="0" w:color="auto"/>
          </w:divBdr>
        </w:div>
        <w:div w:id="1804885543">
          <w:marLeft w:val="640"/>
          <w:marRight w:val="0"/>
          <w:marTop w:val="0"/>
          <w:marBottom w:val="0"/>
          <w:divBdr>
            <w:top w:val="none" w:sz="0" w:space="0" w:color="auto"/>
            <w:left w:val="none" w:sz="0" w:space="0" w:color="auto"/>
            <w:bottom w:val="none" w:sz="0" w:space="0" w:color="auto"/>
            <w:right w:val="none" w:sz="0" w:space="0" w:color="auto"/>
          </w:divBdr>
        </w:div>
        <w:div w:id="269704711">
          <w:marLeft w:val="640"/>
          <w:marRight w:val="0"/>
          <w:marTop w:val="0"/>
          <w:marBottom w:val="0"/>
          <w:divBdr>
            <w:top w:val="none" w:sz="0" w:space="0" w:color="auto"/>
            <w:left w:val="none" w:sz="0" w:space="0" w:color="auto"/>
            <w:bottom w:val="none" w:sz="0" w:space="0" w:color="auto"/>
            <w:right w:val="none" w:sz="0" w:space="0" w:color="auto"/>
          </w:divBdr>
        </w:div>
        <w:div w:id="1137533080">
          <w:marLeft w:val="640"/>
          <w:marRight w:val="0"/>
          <w:marTop w:val="0"/>
          <w:marBottom w:val="0"/>
          <w:divBdr>
            <w:top w:val="none" w:sz="0" w:space="0" w:color="auto"/>
            <w:left w:val="none" w:sz="0" w:space="0" w:color="auto"/>
            <w:bottom w:val="none" w:sz="0" w:space="0" w:color="auto"/>
            <w:right w:val="none" w:sz="0" w:space="0" w:color="auto"/>
          </w:divBdr>
        </w:div>
        <w:div w:id="1594703721">
          <w:marLeft w:val="640"/>
          <w:marRight w:val="0"/>
          <w:marTop w:val="0"/>
          <w:marBottom w:val="0"/>
          <w:divBdr>
            <w:top w:val="none" w:sz="0" w:space="0" w:color="auto"/>
            <w:left w:val="none" w:sz="0" w:space="0" w:color="auto"/>
            <w:bottom w:val="none" w:sz="0" w:space="0" w:color="auto"/>
            <w:right w:val="none" w:sz="0" w:space="0" w:color="auto"/>
          </w:divBdr>
        </w:div>
        <w:div w:id="739013964">
          <w:marLeft w:val="640"/>
          <w:marRight w:val="0"/>
          <w:marTop w:val="0"/>
          <w:marBottom w:val="0"/>
          <w:divBdr>
            <w:top w:val="none" w:sz="0" w:space="0" w:color="auto"/>
            <w:left w:val="none" w:sz="0" w:space="0" w:color="auto"/>
            <w:bottom w:val="none" w:sz="0" w:space="0" w:color="auto"/>
            <w:right w:val="none" w:sz="0" w:space="0" w:color="auto"/>
          </w:divBdr>
        </w:div>
        <w:div w:id="228032407">
          <w:marLeft w:val="640"/>
          <w:marRight w:val="0"/>
          <w:marTop w:val="0"/>
          <w:marBottom w:val="0"/>
          <w:divBdr>
            <w:top w:val="none" w:sz="0" w:space="0" w:color="auto"/>
            <w:left w:val="none" w:sz="0" w:space="0" w:color="auto"/>
            <w:bottom w:val="none" w:sz="0" w:space="0" w:color="auto"/>
            <w:right w:val="none" w:sz="0" w:space="0" w:color="auto"/>
          </w:divBdr>
        </w:div>
        <w:div w:id="77484615">
          <w:marLeft w:val="640"/>
          <w:marRight w:val="0"/>
          <w:marTop w:val="0"/>
          <w:marBottom w:val="0"/>
          <w:divBdr>
            <w:top w:val="none" w:sz="0" w:space="0" w:color="auto"/>
            <w:left w:val="none" w:sz="0" w:space="0" w:color="auto"/>
            <w:bottom w:val="none" w:sz="0" w:space="0" w:color="auto"/>
            <w:right w:val="none" w:sz="0" w:space="0" w:color="auto"/>
          </w:divBdr>
        </w:div>
        <w:div w:id="2133011027">
          <w:marLeft w:val="640"/>
          <w:marRight w:val="0"/>
          <w:marTop w:val="0"/>
          <w:marBottom w:val="0"/>
          <w:divBdr>
            <w:top w:val="none" w:sz="0" w:space="0" w:color="auto"/>
            <w:left w:val="none" w:sz="0" w:space="0" w:color="auto"/>
            <w:bottom w:val="none" w:sz="0" w:space="0" w:color="auto"/>
            <w:right w:val="none" w:sz="0" w:space="0" w:color="auto"/>
          </w:divBdr>
        </w:div>
        <w:div w:id="1479541071">
          <w:marLeft w:val="640"/>
          <w:marRight w:val="0"/>
          <w:marTop w:val="0"/>
          <w:marBottom w:val="0"/>
          <w:divBdr>
            <w:top w:val="none" w:sz="0" w:space="0" w:color="auto"/>
            <w:left w:val="none" w:sz="0" w:space="0" w:color="auto"/>
            <w:bottom w:val="none" w:sz="0" w:space="0" w:color="auto"/>
            <w:right w:val="none" w:sz="0" w:space="0" w:color="auto"/>
          </w:divBdr>
        </w:div>
        <w:div w:id="1081566553">
          <w:marLeft w:val="640"/>
          <w:marRight w:val="0"/>
          <w:marTop w:val="0"/>
          <w:marBottom w:val="0"/>
          <w:divBdr>
            <w:top w:val="none" w:sz="0" w:space="0" w:color="auto"/>
            <w:left w:val="none" w:sz="0" w:space="0" w:color="auto"/>
            <w:bottom w:val="none" w:sz="0" w:space="0" w:color="auto"/>
            <w:right w:val="none" w:sz="0" w:space="0" w:color="auto"/>
          </w:divBdr>
        </w:div>
        <w:div w:id="699211540">
          <w:marLeft w:val="640"/>
          <w:marRight w:val="0"/>
          <w:marTop w:val="0"/>
          <w:marBottom w:val="0"/>
          <w:divBdr>
            <w:top w:val="none" w:sz="0" w:space="0" w:color="auto"/>
            <w:left w:val="none" w:sz="0" w:space="0" w:color="auto"/>
            <w:bottom w:val="none" w:sz="0" w:space="0" w:color="auto"/>
            <w:right w:val="none" w:sz="0" w:space="0" w:color="auto"/>
          </w:divBdr>
        </w:div>
        <w:div w:id="1274050544">
          <w:marLeft w:val="640"/>
          <w:marRight w:val="0"/>
          <w:marTop w:val="0"/>
          <w:marBottom w:val="0"/>
          <w:divBdr>
            <w:top w:val="none" w:sz="0" w:space="0" w:color="auto"/>
            <w:left w:val="none" w:sz="0" w:space="0" w:color="auto"/>
            <w:bottom w:val="none" w:sz="0" w:space="0" w:color="auto"/>
            <w:right w:val="none" w:sz="0" w:space="0" w:color="auto"/>
          </w:divBdr>
        </w:div>
        <w:div w:id="1424453652">
          <w:marLeft w:val="640"/>
          <w:marRight w:val="0"/>
          <w:marTop w:val="0"/>
          <w:marBottom w:val="0"/>
          <w:divBdr>
            <w:top w:val="none" w:sz="0" w:space="0" w:color="auto"/>
            <w:left w:val="none" w:sz="0" w:space="0" w:color="auto"/>
            <w:bottom w:val="none" w:sz="0" w:space="0" w:color="auto"/>
            <w:right w:val="none" w:sz="0" w:space="0" w:color="auto"/>
          </w:divBdr>
        </w:div>
        <w:div w:id="1270115205">
          <w:marLeft w:val="640"/>
          <w:marRight w:val="0"/>
          <w:marTop w:val="0"/>
          <w:marBottom w:val="0"/>
          <w:divBdr>
            <w:top w:val="none" w:sz="0" w:space="0" w:color="auto"/>
            <w:left w:val="none" w:sz="0" w:space="0" w:color="auto"/>
            <w:bottom w:val="none" w:sz="0" w:space="0" w:color="auto"/>
            <w:right w:val="none" w:sz="0" w:space="0" w:color="auto"/>
          </w:divBdr>
        </w:div>
        <w:div w:id="2025591501">
          <w:marLeft w:val="640"/>
          <w:marRight w:val="0"/>
          <w:marTop w:val="0"/>
          <w:marBottom w:val="0"/>
          <w:divBdr>
            <w:top w:val="none" w:sz="0" w:space="0" w:color="auto"/>
            <w:left w:val="none" w:sz="0" w:space="0" w:color="auto"/>
            <w:bottom w:val="none" w:sz="0" w:space="0" w:color="auto"/>
            <w:right w:val="none" w:sz="0" w:space="0" w:color="auto"/>
          </w:divBdr>
        </w:div>
        <w:div w:id="1249340316">
          <w:marLeft w:val="640"/>
          <w:marRight w:val="0"/>
          <w:marTop w:val="0"/>
          <w:marBottom w:val="0"/>
          <w:divBdr>
            <w:top w:val="none" w:sz="0" w:space="0" w:color="auto"/>
            <w:left w:val="none" w:sz="0" w:space="0" w:color="auto"/>
            <w:bottom w:val="none" w:sz="0" w:space="0" w:color="auto"/>
            <w:right w:val="none" w:sz="0" w:space="0" w:color="auto"/>
          </w:divBdr>
        </w:div>
        <w:div w:id="1589268175">
          <w:marLeft w:val="640"/>
          <w:marRight w:val="0"/>
          <w:marTop w:val="0"/>
          <w:marBottom w:val="0"/>
          <w:divBdr>
            <w:top w:val="none" w:sz="0" w:space="0" w:color="auto"/>
            <w:left w:val="none" w:sz="0" w:space="0" w:color="auto"/>
            <w:bottom w:val="none" w:sz="0" w:space="0" w:color="auto"/>
            <w:right w:val="none" w:sz="0" w:space="0" w:color="auto"/>
          </w:divBdr>
        </w:div>
        <w:div w:id="1752124167">
          <w:marLeft w:val="640"/>
          <w:marRight w:val="0"/>
          <w:marTop w:val="0"/>
          <w:marBottom w:val="0"/>
          <w:divBdr>
            <w:top w:val="none" w:sz="0" w:space="0" w:color="auto"/>
            <w:left w:val="none" w:sz="0" w:space="0" w:color="auto"/>
            <w:bottom w:val="none" w:sz="0" w:space="0" w:color="auto"/>
            <w:right w:val="none" w:sz="0" w:space="0" w:color="auto"/>
          </w:divBdr>
        </w:div>
        <w:div w:id="1527868485">
          <w:marLeft w:val="640"/>
          <w:marRight w:val="0"/>
          <w:marTop w:val="0"/>
          <w:marBottom w:val="0"/>
          <w:divBdr>
            <w:top w:val="none" w:sz="0" w:space="0" w:color="auto"/>
            <w:left w:val="none" w:sz="0" w:space="0" w:color="auto"/>
            <w:bottom w:val="none" w:sz="0" w:space="0" w:color="auto"/>
            <w:right w:val="none" w:sz="0" w:space="0" w:color="auto"/>
          </w:divBdr>
        </w:div>
        <w:div w:id="1236092309">
          <w:marLeft w:val="640"/>
          <w:marRight w:val="0"/>
          <w:marTop w:val="0"/>
          <w:marBottom w:val="0"/>
          <w:divBdr>
            <w:top w:val="none" w:sz="0" w:space="0" w:color="auto"/>
            <w:left w:val="none" w:sz="0" w:space="0" w:color="auto"/>
            <w:bottom w:val="none" w:sz="0" w:space="0" w:color="auto"/>
            <w:right w:val="none" w:sz="0" w:space="0" w:color="auto"/>
          </w:divBdr>
        </w:div>
        <w:div w:id="29188780">
          <w:marLeft w:val="640"/>
          <w:marRight w:val="0"/>
          <w:marTop w:val="0"/>
          <w:marBottom w:val="0"/>
          <w:divBdr>
            <w:top w:val="none" w:sz="0" w:space="0" w:color="auto"/>
            <w:left w:val="none" w:sz="0" w:space="0" w:color="auto"/>
            <w:bottom w:val="none" w:sz="0" w:space="0" w:color="auto"/>
            <w:right w:val="none" w:sz="0" w:space="0" w:color="auto"/>
          </w:divBdr>
        </w:div>
        <w:div w:id="238945735">
          <w:marLeft w:val="640"/>
          <w:marRight w:val="0"/>
          <w:marTop w:val="0"/>
          <w:marBottom w:val="0"/>
          <w:divBdr>
            <w:top w:val="none" w:sz="0" w:space="0" w:color="auto"/>
            <w:left w:val="none" w:sz="0" w:space="0" w:color="auto"/>
            <w:bottom w:val="none" w:sz="0" w:space="0" w:color="auto"/>
            <w:right w:val="none" w:sz="0" w:space="0" w:color="auto"/>
          </w:divBdr>
        </w:div>
        <w:div w:id="934705259">
          <w:marLeft w:val="640"/>
          <w:marRight w:val="0"/>
          <w:marTop w:val="0"/>
          <w:marBottom w:val="0"/>
          <w:divBdr>
            <w:top w:val="none" w:sz="0" w:space="0" w:color="auto"/>
            <w:left w:val="none" w:sz="0" w:space="0" w:color="auto"/>
            <w:bottom w:val="none" w:sz="0" w:space="0" w:color="auto"/>
            <w:right w:val="none" w:sz="0" w:space="0" w:color="auto"/>
          </w:divBdr>
        </w:div>
        <w:div w:id="1218862476">
          <w:marLeft w:val="640"/>
          <w:marRight w:val="0"/>
          <w:marTop w:val="0"/>
          <w:marBottom w:val="0"/>
          <w:divBdr>
            <w:top w:val="none" w:sz="0" w:space="0" w:color="auto"/>
            <w:left w:val="none" w:sz="0" w:space="0" w:color="auto"/>
            <w:bottom w:val="none" w:sz="0" w:space="0" w:color="auto"/>
            <w:right w:val="none" w:sz="0" w:space="0" w:color="auto"/>
          </w:divBdr>
        </w:div>
        <w:div w:id="2044211610">
          <w:marLeft w:val="640"/>
          <w:marRight w:val="0"/>
          <w:marTop w:val="0"/>
          <w:marBottom w:val="0"/>
          <w:divBdr>
            <w:top w:val="none" w:sz="0" w:space="0" w:color="auto"/>
            <w:left w:val="none" w:sz="0" w:space="0" w:color="auto"/>
            <w:bottom w:val="none" w:sz="0" w:space="0" w:color="auto"/>
            <w:right w:val="none" w:sz="0" w:space="0" w:color="auto"/>
          </w:divBdr>
        </w:div>
        <w:div w:id="2068721458">
          <w:marLeft w:val="640"/>
          <w:marRight w:val="0"/>
          <w:marTop w:val="0"/>
          <w:marBottom w:val="0"/>
          <w:divBdr>
            <w:top w:val="none" w:sz="0" w:space="0" w:color="auto"/>
            <w:left w:val="none" w:sz="0" w:space="0" w:color="auto"/>
            <w:bottom w:val="none" w:sz="0" w:space="0" w:color="auto"/>
            <w:right w:val="none" w:sz="0" w:space="0" w:color="auto"/>
          </w:divBdr>
        </w:div>
        <w:div w:id="412363922">
          <w:marLeft w:val="640"/>
          <w:marRight w:val="0"/>
          <w:marTop w:val="0"/>
          <w:marBottom w:val="0"/>
          <w:divBdr>
            <w:top w:val="none" w:sz="0" w:space="0" w:color="auto"/>
            <w:left w:val="none" w:sz="0" w:space="0" w:color="auto"/>
            <w:bottom w:val="none" w:sz="0" w:space="0" w:color="auto"/>
            <w:right w:val="none" w:sz="0" w:space="0" w:color="auto"/>
          </w:divBdr>
        </w:div>
        <w:div w:id="1836337587">
          <w:marLeft w:val="640"/>
          <w:marRight w:val="0"/>
          <w:marTop w:val="0"/>
          <w:marBottom w:val="0"/>
          <w:divBdr>
            <w:top w:val="none" w:sz="0" w:space="0" w:color="auto"/>
            <w:left w:val="none" w:sz="0" w:space="0" w:color="auto"/>
            <w:bottom w:val="none" w:sz="0" w:space="0" w:color="auto"/>
            <w:right w:val="none" w:sz="0" w:space="0" w:color="auto"/>
          </w:divBdr>
        </w:div>
        <w:div w:id="60374319">
          <w:marLeft w:val="640"/>
          <w:marRight w:val="0"/>
          <w:marTop w:val="0"/>
          <w:marBottom w:val="0"/>
          <w:divBdr>
            <w:top w:val="none" w:sz="0" w:space="0" w:color="auto"/>
            <w:left w:val="none" w:sz="0" w:space="0" w:color="auto"/>
            <w:bottom w:val="none" w:sz="0" w:space="0" w:color="auto"/>
            <w:right w:val="none" w:sz="0" w:space="0" w:color="auto"/>
          </w:divBdr>
        </w:div>
        <w:div w:id="1359117076">
          <w:marLeft w:val="640"/>
          <w:marRight w:val="0"/>
          <w:marTop w:val="0"/>
          <w:marBottom w:val="0"/>
          <w:divBdr>
            <w:top w:val="none" w:sz="0" w:space="0" w:color="auto"/>
            <w:left w:val="none" w:sz="0" w:space="0" w:color="auto"/>
            <w:bottom w:val="none" w:sz="0" w:space="0" w:color="auto"/>
            <w:right w:val="none" w:sz="0" w:space="0" w:color="auto"/>
          </w:divBdr>
        </w:div>
        <w:div w:id="1686861935">
          <w:marLeft w:val="640"/>
          <w:marRight w:val="0"/>
          <w:marTop w:val="0"/>
          <w:marBottom w:val="0"/>
          <w:divBdr>
            <w:top w:val="none" w:sz="0" w:space="0" w:color="auto"/>
            <w:left w:val="none" w:sz="0" w:space="0" w:color="auto"/>
            <w:bottom w:val="none" w:sz="0" w:space="0" w:color="auto"/>
            <w:right w:val="none" w:sz="0" w:space="0" w:color="auto"/>
          </w:divBdr>
        </w:div>
        <w:div w:id="1783917060">
          <w:marLeft w:val="640"/>
          <w:marRight w:val="0"/>
          <w:marTop w:val="0"/>
          <w:marBottom w:val="0"/>
          <w:divBdr>
            <w:top w:val="none" w:sz="0" w:space="0" w:color="auto"/>
            <w:left w:val="none" w:sz="0" w:space="0" w:color="auto"/>
            <w:bottom w:val="none" w:sz="0" w:space="0" w:color="auto"/>
            <w:right w:val="none" w:sz="0" w:space="0" w:color="auto"/>
          </w:divBdr>
        </w:div>
        <w:div w:id="1268200713">
          <w:marLeft w:val="640"/>
          <w:marRight w:val="0"/>
          <w:marTop w:val="0"/>
          <w:marBottom w:val="0"/>
          <w:divBdr>
            <w:top w:val="none" w:sz="0" w:space="0" w:color="auto"/>
            <w:left w:val="none" w:sz="0" w:space="0" w:color="auto"/>
            <w:bottom w:val="none" w:sz="0" w:space="0" w:color="auto"/>
            <w:right w:val="none" w:sz="0" w:space="0" w:color="auto"/>
          </w:divBdr>
        </w:div>
        <w:div w:id="1023168577">
          <w:marLeft w:val="640"/>
          <w:marRight w:val="0"/>
          <w:marTop w:val="0"/>
          <w:marBottom w:val="0"/>
          <w:divBdr>
            <w:top w:val="none" w:sz="0" w:space="0" w:color="auto"/>
            <w:left w:val="none" w:sz="0" w:space="0" w:color="auto"/>
            <w:bottom w:val="none" w:sz="0" w:space="0" w:color="auto"/>
            <w:right w:val="none" w:sz="0" w:space="0" w:color="auto"/>
          </w:divBdr>
        </w:div>
        <w:div w:id="2007437379">
          <w:marLeft w:val="640"/>
          <w:marRight w:val="0"/>
          <w:marTop w:val="0"/>
          <w:marBottom w:val="0"/>
          <w:divBdr>
            <w:top w:val="none" w:sz="0" w:space="0" w:color="auto"/>
            <w:left w:val="none" w:sz="0" w:space="0" w:color="auto"/>
            <w:bottom w:val="none" w:sz="0" w:space="0" w:color="auto"/>
            <w:right w:val="none" w:sz="0" w:space="0" w:color="auto"/>
          </w:divBdr>
        </w:div>
        <w:div w:id="1502814693">
          <w:marLeft w:val="640"/>
          <w:marRight w:val="0"/>
          <w:marTop w:val="0"/>
          <w:marBottom w:val="0"/>
          <w:divBdr>
            <w:top w:val="none" w:sz="0" w:space="0" w:color="auto"/>
            <w:left w:val="none" w:sz="0" w:space="0" w:color="auto"/>
            <w:bottom w:val="none" w:sz="0" w:space="0" w:color="auto"/>
            <w:right w:val="none" w:sz="0" w:space="0" w:color="auto"/>
          </w:divBdr>
        </w:div>
        <w:div w:id="1615089739">
          <w:marLeft w:val="640"/>
          <w:marRight w:val="0"/>
          <w:marTop w:val="0"/>
          <w:marBottom w:val="0"/>
          <w:divBdr>
            <w:top w:val="none" w:sz="0" w:space="0" w:color="auto"/>
            <w:left w:val="none" w:sz="0" w:space="0" w:color="auto"/>
            <w:bottom w:val="none" w:sz="0" w:space="0" w:color="auto"/>
            <w:right w:val="none" w:sz="0" w:space="0" w:color="auto"/>
          </w:divBdr>
        </w:div>
        <w:div w:id="1946770286">
          <w:marLeft w:val="640"/>
          <w:marRight w:val="0"/>
          <w:marTop w:val="0"/>
          <w:marBottom w:val="0"/>
          <w:divBdr>
            <w:top w:val="none" w:sz="0" w:space="0" w:color="auto"/>
            <w:left w:val="none" w:sz="0" w:space="0" w:color="auto"/>
            <w:bottom w:val="none" w:sz="0" w:space="0" w:color="auto"/>
            <w:right w:val="none" w:sz="0" w:space="0" w:color="auto"/>
          </w:divBdr>
        </w:div>
        <w:div w:id="462430027">
          <w:marLeft w:val="640"/>
          <w:marRight w:val="0"/>
          <w:marTop w:val="0"/>
          <w:marBottom w:val="0"/>
          <w:divBdr>
            <w:top w:val="none" w:sz="0" w:space="0" w:color="auto"/>
            <w:left w:val="none" w:sz="0" w:space="0" w:color="auto"/>
            <w:bottom w:val="none" w:sz="0" w:space="0" w:color="auto"/>
            <w:right w:val="none" w:sz="0" w:space="0" w:color="auto"/>
          </w:divBdr>
        </w:div>
        <w:div w:id="244874943">
          <w:marLeft w:val="640"/>
          <w:marRight w:val="0"/>
          <w:marTop w:val="0"/>
          <w:marBottom w:val="0"/>
          <w:divBdr>
            <w:top w:val="none" w:sz="0" w:space="0" w:color="auto"/>
            <w:left w:val="none" w:sz="0" w:space="0" w:color="auto"/>
            <w:bottom w:val="none" w:sz="0" w:space="0" w:color="auto"/>
            <w:right w:val="none" w:sz="0" w:space="0" w:color="auto"/>
          </w:divBdr>
        </w:div>
        <w:div w:id="334385009">
          <w:marLeft w:val="640"/>
          <w:marRight w:val="0"/>
          <w:marTop w:val="0"/>
          <w:marBottom w:val="0"/>
          <w:divBdr>
            <w:top w:val="none" w:sz="0" w:space="0" w:color="auto"/>
            <w:left w:val="none" w:sz="0" w:space="0" w:color="auto"/>
            <w:bottom w:val="none" w:sz="0" w:space="0" w:color="auto"/>
            <w:right w:val="none" w:sz="0" w:space="0" w:color="auto"/>
          </w:divBdr>
        </w:div>
        <w:div w:id="1234269606">
          <w:marLeft w:val="640"/>
          <w:marRight w:val="0"/>
          <w:marTop w:val="0"/>
          <w:marBottom w:val="0"/>
          <w:divBdr>
            <w:top w:val="none" w:sz="0" w:space="0" w:color="auto"/>
            <w:left w:val="none" w:sz="0" w:space="0" w:color="auto"/>
            <w:bottom w:val="none" w:sz="0" w:space="0" w:color="auto"/>
            <w:right w:val="none" w:sz="0" w:space="0" w:color="auto"/>
          </w:divBdr>
        </w:div>
        <w:div w:id="502282657">
          <w:marLeft w:val="640"/>
          <w:marRight w:val="0"/>
          <w:marTop w:val="0"/>
          <w:marBottom w:val="0"/>
          <w:divBdr>
            <w:top w:val="none" w:sz="0" w:space="0" w:color="auto"/>
            <w:left w:val="none" w:sz="0" w:space="0" w:color="auto"/>
            <w:bottom w:val="none" w:sz="0" w:space="0" w:color="auto"/>
            <w:right w:val="none" w:sz="0" w:space="0" w:color="auto"/>
          </w:divBdr>
        </w:div>
        <w:div w:id="1720006355">
          <w:marLeft w:val="640"/>
          <w:marRight w:val="0"/>
          <w:marTop w:val="0"/>
          <w:marBottom w:val="0"/>
          <w:divBdr>
            <w:top w:val="none" w:sz="0" w:space="0" w:color="auto"/>
            <w:left w:val="none" w:sz="0" w:space="0" w:color="auto"/>
            <w:bottom w:val="none" w:sz="0" w:space="0" w:color="auto"/>
            <w:right w:val="none" w:sz="0" w:space="0" w:color="auto"/>
          </w:divBdr>
        </w:div>
        <w:div w:id="1471746717">
          <w:marLeft w:val="640"/>
          <w:marRight w:val="0"/>
          <w:marTop w:val="0"/>
          <w:marBottom w:val="0"/>
          <w:divBdr>
            <w:top w:val="none" w:sz="0" w:space="0" w:color="auto"/>
            <w:left w:val="none" w:sz="0" w:space="0" w:color="auto"/>
            <w:bottom w:val="none" w:sz="0" w:space="0" w:color="auto"/>
            <w:right w:val="none" w:sz="0" w:space="0" w:color="auto"/>
          </w:divBdr>
        </w:div>
        <w:div w:id="589849843">
          <w:marLeft w:val="640"/>
          <w:marRight w:val="0"/>
          <w:marTop w:val="0"/>
          <w:marBottom w:val="0"/>
          <w:divBdr>
            <w:top w:val="none" w:sz="0" w:space="0" w:color="auto"/>
            <w:left w:val="none" w:sz="0" w:space="0" w:color="auto"/>
            <w:bottom w:val="none" w:sz="0" w:space="0" w:color="auto"/>
            <w:right w:val="none" w:sz="0" w:space="0" w:color="auto"/>
          </w:divBdr>
        </w:div>
        <w:div w:id="1786122020">
          <w:marLeft w:val="640"/>
          <w:marRight w:val="0"/>
          <w:marTop w:val="0"/>
          <w:marBottom w:val="0"/>
          <w:divBdr>
            <w:top w:val="none" w:sz="0" w:space="0" w:color="auto"/>
            <w:left w:val="none" w:sz="0" w:space="0" w:color="auto"/>
            <w:bottom w:val="none" w:sz="0" w:space="0" w:color="auto"/>
            <w:right w:val="none" w:sz="0" w:space="0" w:color="auto"/>
          </w:divBdr>
        </w:div>
        <w:div w:id="1447580527">
          <w:marLeft w:val="640"/>
          <w:marRight w:val="0"/>
          <w:marTop w:val="0"/>
          <w:marBottom w:val="0"/>
          <w:divBdr>
            <w:top w:val="none" w:sz="0" w:space="0" w:color="auto"/>
            <w:left w:val="none" w:sz="0" w:space="0" w:color="auto"/>
            <w:bottom w:val="none" w:sz="0" w:space="0" w:color="auto"/>
            <w:right w:val="none" w:sz="0" w:space="0" w:color="auto"/>
          </w:divBdr>
        </w:div>
        <w:div w:id="2033722818">
          <w:marLeft w:val="640"/>
          <w:marRight w:val="0"/>
          <w:marTop w:val="0"/>
          <w:marBottom w:val="0"/>
          <w:divBdr>
            <w:top w:val="none" w:sz="0" w:space="0" w:color="auto"/>
            <w:left w:val="none" w:sz="0" w:space="0" w:color="auto"/>
            <w:bottom w:val="none" w:sz="0" w:space="0" w:color="auto"/>
            <w:right w:val="none" w:sz="0" w:space="0" w:color="auto"/>
          </w:divBdr>
        </w:div>
        <w:div w:id="419452118">
          <w:marLeft w:val="640"/>
          <w:marRight w:val="0"/>
          <w:marTop w:val="0"/>
          <w:marBottom w:val="0"/>
          <w:divBdr>
            <w:top w:val="none" w:sz="0" w:space="0" w:color="auto"/>
            <w:left w:val="none" w:sz="0" w:space="0" w:color="auto"/>
            <w:bottom w:val="none" w:sz="0" w:space="0" w:color="auto"/>
            <w:right w:val="none" w:sz="0" w:space="0" w:color="auto"/>
          </w:divBdr>
        </w:div>
        <w:div w:id="973831719">
          <w:marLeft w:val="640"/>
          <w:marRight w:val="0"/>
          <w:marTop w:val="0"/>
          <w:marBottom w:val="0"/>
          <w:divBdr>
            <w:top w:val="none" w:sz="0" w:space="0" w:color="auto"/>
            <w:left w:val="none" w:sz="0" w:space="0" w:color="auto"/>
            <w:bottom w:val="none" w:sz="0" w:space="0" w:color="auto"/>
            <w:right w:val="none" w:sz="0" w:space="0" w:color="auto"/>
          </w:divBdr>
        </w:div>
        <w:div w:id="1131482616">
          <w:marLeft w:val="640"/>
          <w:marRight w:val="0"/>
          <w:marTop w:val="0"/>
          <w:marBottom w:val="0"/>
          <w:divBdr>
            <w:top w:val="none" w:sz="0" w:space="0" w:color="auto"/>
            <w:left w:val="none" w:sz="0" w:space="0" w:color="auto"/>
            <w:bottom w:val="none" w:sz="0" w:space="0" w:color="auto"/>
            <w:right w:val="none" w:sz="0" w:space="0" w:color="auto"/>
          </w:divBdr>
        </w:div>
        <w:div w:id="1578859943">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577790">
      <w:bodyDiv w:val="1"/>
      <w:marLeft w:val="0"/>
      <w:marRight w:val="0"/>
      <w:marTop w:val="0"/>
      <w:marBottom w:val="0"/>
      <w:divBdr>
        <w:top w:val="none" w:sz="0" w:space="0" w:color="auto"/>
        <w:left w:val="none" w:sz="0" w:space="0" w:color="auto"/>
        <w:bottom w:val="none" w:sz="0" w:space="0" w:color="auto"/>
        <w:right w:val="none" w:sz="0" w:space="0" w:color="auto"/>
      </w:divBdr>
      <w:divsChild>
        <w:div w:id="746003279">
          <w:marLeft w:val="640"/>
          <w:marRight w:val="0"/>
          <w:marTop w:val="0"/>
          <w:marBottom w:val="0"/>
          <w:divBdr>
            <w:top w:val="none" w:sz="0" w:space="0" w:color="auto"/>
            <w:left w:val="none" w:sz="0" w:space="0" w:color="auto"/>
            <w:bottom w:val="none" w:sz="0" w:space="0" w:color="auto"/>
            <w:right w:val="none" w:sz="0" w:space="0" w:color="auto"/>
          </w:divBdr>
        </w:div>
        <w:div w:id="1197044573">
          <w:marLeft w:val="640"/>
          <w:marRight w:val="0"/>
          <w:marTop w:val="0"/>
          <w:marBottom w:val="0"/>
          <w:divBdr>
            <w:top w:val="none" w:sz="0" w:space="0" w:color="auto"/>
            <w:left w:val="none" w:sz="0" w:space="0" w:color="auto"/>
            <w:bottom w:val="none" w:sz="0" w:space="0" w:color="auto"/>
            <w:right w:val="none" w:sz="0" w:space="0" w:color="auto"/>
          </w:divBdr>
        </w:div>
        <w:div w:id="1651640343">
          <w:marLeft w:val="640"/>
          <w:marRight w:val="0"/>
          <w:marTop w:val="0"/>
          <w:marBottom w:val="0"/>
          <w:divBdr>
            <w:top w:val="none" w:sz="0" w:space="0" w:color="auto"/>
            <w:left w:val="none" w:sz="0" w:space="0" w:color="auto"/>
            <w:bottom w:val="none" w:sz="0" w:space="0" w:color="auto"/>
            <w:right w:val="none" w:sz="0" w:space="0" w:color="auto"/>
          </w:divBdr>
        </w:div>
        <w:div w:id="1428160951">
          <w:marLeft w:val="640"/>
          <w:marRight w:val="0"/>
          <w:marTop w:val="0"/>
          <w:marBottom w:val="0"/>
          <w:divBdr>
            <w:top w:val="none" w:sz="0" w:space="0" w:color="auto"/>
            <w:left w:val="none" w:sz="0" w:space="0" w:color="auto"/>
            <w:bottom w:val="none" w:sz="0" w:space="0" w:color="auto"/>
            <w:right w:val="none" w:sz="0" w:space="0" w:color="auto"/>
          </w:divBdr>
        </w:div>
        <w:div w:id="1687827395">
          <w:marLeft w:val="640"/>
          <w:marRight w:val="0"/>
          <w:marTop w:val="0"/>
          <w:marBottom w:val="0"/>
          <w:divBdr>
            <w:top w:val="none" w:sz="0" w:space="0" w:color="auto"/>
            <w:left w:val="none" w:sz="0" w:space="0" w:color="auto"/>
            <w:bottom w:val="none" w:sz="0" w:space="0" w:color="auto"/>
            <w:right w:val="none" w:sz="0" w:space="0" w:color="auto"/>
          </w:divBdr>
        </w:div>
        <w:div w:id="1187603155">
          <w:marLeft w:val="640"/>
          <w:marRight w:val="0"/>
          <w:marTop w:val="0"/>
          <w:marBottom w:val="0"/>
          <w:divBdr>
            <w:top w:val="none" w:sz="0" w:space="0" w:color="auto"/>
            <w:left w:val="none" w:sz="0" w:space="0" w:color="auto"/>
            <w:bottom w:val="none" w:sz="0" w:space="0" w:color="auto"/>
            <w:right w:val="none" w:sz="0" w:space="0" w:color="auto"/>
          </w:divBdr>
        </w:div>
        <w:div w:id="1511984952">
          <w:marLeft w:val="640"/>
          <w:marRight w:val="0"/>
          <w:marTop w:val="0"/>
          <w:marBottom w:val="0"/>
          <w:divBdr>
            <w:top w:val="none" w:sz="0" w:space="0" w:color="auto"/>
            <w:left w:val="none" w:sz="0" w:space="0" w:color="auto"/>
            <w:bottom w:val="none" w:sz="0" w:space="0" w:color="auto"/>
            <w:right w:val="none" w:sz="0" w:space="0" w:color="auto"/>
          </w:divBdr>
        </w:div>
        <w:div w:id="1759598148">
          <w:marLeft w:val="640"/>
          <w:marRight w:val="0"/>
          <w:marTop w:val="0"/>
          <w:marBottom w:val="0"/>
          <w:divBdr>
            <w:top w:val="none" w:sz="0" w:space="0" w:color="auto"/>
            <w:left w:val="none" w:sz="0" w:space="0" w:color="auto"/>
            <w:bottom w:val="none" w:sz="0" w:space="0" w:color="auto"/>
            <w:right w:val="none" w:sz="0" w:space="0" w:color="auto"/>
          </w:divBdr>
        </w:div>
        <w:div w:id="460653391">
          <w:marLeft w:val="640"/>
          <w:marRight w:val="0"/>
          <w:marTop w:val="0"/>
          <w:marBottom w:val="0"/>
          <w:divBdr>
            <w:top w:val="none" w:sz="0" w:space="0" w:color="auto"/>
            <w:left w:val="none" w:sz="0" w:space="0" w:color="auto"/>
            <w:bottom w:val="none" w:sz="0" w:space="0" w:color="auto"/>
            <w:right w:val="none" w:sz="0" w:space="0" w:color="auto"/>
          </w:divBdr>
        </w:div>
        <w:div w:id="1907062641">
          <w:marLeft w:val="640"/>
          <w:marRight w:val="0"/>
          <w:marTop w:val="0"/>
          <w:marBottom w:val="0"/>
          <w:divBdr>
            <w:top w:val="none" w:sz="0" w:space="0" w:color="auto"/>
            <w:left w:val="none" w:sz="0" w:space="0" w:color="auto"/>
            <w:bottom w:val="none" w:sz="0" w:space="0" w:color="auto"/>
            <w:right w:val="none" w:sz="0" w:space="0" w:color="auto"/>
          </w:divBdr>
        </w:div>
        <w:div w:id="1733650944">
          <w:marLeft w:val="640"/>
          <w:marRight w:val="0"/>
          <w:marTop w:val="0"/>
          <w:marBottom w:val="0"/>
          <w:divBdr>
            <w:top w:val="none" w:sz="0" w:space="0" w:color="auto"/>
            <w:left w:val="none" w:sz="0" w:space="0" w:color="auto"/>
            <w:bottom w:val="none" w:sz="0" w:space="0" w:color="auto"/>
            <w:right w:val="none" w:sz="0" w:space="0" w:color="auto"/>
          </w:divBdr>
        </w:div>
        <w:div w:id="943195849">
          <w:marLeft w:val="640"/>
          <w:marRight w:val="0"/>
          <w:marTop w:val="0"/>
          <w:marBottom w:val="0"/>
          <w:divBdr>
            <w:top w:val="none" w:sz="0" w:space="0" w:color="auto"/>
            <w:left w:val="none" w:sz="0" w:space="0" w:color="auto"/>
            <w:bottom w:val="none" w:sz="0" w:space="0" w:color="auto"/>
            <w:right w:val="none" w:sz="0" w:space="0" w:color="auto"/>
          </w:divBdr>
        </w:div>
        <w:div w:id="1139961364">
          <w:marLeft w:val="640"/>
          <w:marRight w:val="0"/>
          <w:marTop w:val="0"/>
          <w:marBottom w:val="0"/>
          <w:divBdr>
            <w:top w:val="none" w:sz="0" w:space="0" w:color="auto"/>
            <w:left w:val="none" w:sz="0" w:space="0" w:color="auto"/>
            <w:bottom w:val="none" w:sz="0" w:space="0" w:color="auto"/>
            <w:right w:val="none" w:sz="0" w:space="0" w:color="auto"/>
          </w:divBdr>
        </w:div>
        <w:div w:id="735712084">
          <w:marLeft w:val="640"/>
          <w:marRight w:val="0"/>
          <w:marTop w:val="0"/>
          <w:marBottom w:val="0"/>
          <w:divBdr>
            <w:top w:val="none" w:sz="0" w:space="0" w:color="auto"/>
            <w:left w:val="none" w:sz="0" w:space="0" w:color="auto"/>
            <w:bottom w:val="none" w:sz="0" w:space="0" w:color="auto"/>
            <w:right w:val="none" w:sz="0" w:space="0" w:color="auto"/>
          </w:divBdr>
        </w:div>
        <w:div w:id="9068861">
          <w:marLeft w:val="640"/>
          <w:marRight w:val="0"/>
          <w:marTop w:val="0"/>
          <w:marBottom w:val="0"/>
          <w:divBdr>
            <w:top w:val="none" w:sz="0" w:space="0" w:color="auto"/>
            <w:left w:val="none" w:sz="0" w:space="0" w:color="auto"/>
            <w:bottom w:val="none" w:sz="0" w:space="0" w:color="auto"/>
            <w:right w:val="none" w:sz="0" w:space="0" w:color="auto"/>
          </w:divBdr>
        </w:div>
        <w:div w:id="99110145">
          <w:marLeft w:val="640"/>
          <w:marRight w:val="0"/>
          <w:marTop w:val="0"/>
          <w:marBottom w:val="0"/>
          <w:divBdr>
            <w:top w:val="none" w:sz="0" w:space="0" w:color="auto"/>
            <w:left w:val="none" w:sz="0" w:space="0" w:color="auto"/>
            <w:bottom w:val="none" w:sz="0" w:space="0" w:color="auto"/>
            <w:right w:val="none" w:sz="0" w:space="0" w:color="auto"/>
          </w:divBdr>
        </w:div>
        <w:div w:id="1187405869">
          <w:marLeft w:val="640"/>
          <w:marRight w:val="0"/>
          <w:marTop w:val="0"/>
          <w:marBottom w:val="0"/>
          <w:divBdr>
            <w:top w:val="none" w:sz="0" w:space="0" w:color="auto"/>
            <w:left w:val="none" w:sz="0" w:space="0" w:color="auto"/>
            <w:bottom w:val="none" w:sz="0" w:space="0" w:color="auto"/>
            <w:right w:val="none" w:sz="0" w:space="0" w:color="auto"/>
          </w:divBdr>
        </w:div>
        <w:div w:id="1362125854">
          <w:marLeft w:val="640"/>
          <w:marRight w:val="0"/>
          <w:marTop w:val="0"/>
          <w:marBottom w:val="0"/>
          <w:divBdr>
            <w:top w:val="none" w:sz="0" w:space="0" w:color="auto"/>
            <w:left w:val="none" w:sz="0" w:space="0" w:color="auto"/>
            <w:bottom w:val="none" w:sz="0" w:space="0" w:color="auto"/>
            <w:right w:val="none" w:sz="0" w:space="0" w:color="auto"/>
          </w:divBdr>
        </w:div>
        <w:div w:id="1930498935">
          <w:marLeft w:val="640"/>
          <w:marRight w:val="0"/>
          <w:marTop w:val="0"/>
          <w:marBottom w:val="0"/>
          <w:divBdr>
            <w:top w:val="none" w:sz="0" w:space="0" w:color="auto"/>
            <w:left w:val="none" w:sz="0" w:space="0" w:color="auto"/>
            <w:bottom w:val="none" w:sz="0" w:space="0" w:color="auto"/>
            <w:right w:val="none" w:sz="0" w:space="0" w:color="auto"/>
          </w:divBdr>
        </w:div>
        <w:div w:id="1067650397">
          <w:marLeft w:val="640"/>
          <w:marRight w:val="0"/>
          <w:marTop w:val="0"/>
          <w:marBottom w:val="0"/>
          <w:divBdr>
            <w:top w:val="none" w:sz="0" w:space="0" w:color="auto"/>
            <w:left w:val="none" w:sz="0" w:space="0" w:color="auto"/>
            <w:bottom w:val="none" w:sz="0" w:space="0" w:color="auto"/>
            <w:right w:val="none" w:sz="0" w:space="0" w:color="auto"/>
          </w:divBdr>
        </w:div>
        <w:div w:id="834611099">
          <w:marLeft w:val="640"/>
          <w:marRight w:val="0"/>
          <w:marTop w:val="0"/>
          <w:marBottom w:val="0"/>
          <w:divBdr>
            <w:top w:val="none" w:sz="0" w:space="0" w:color="auto"/>
            <w:left w:val="none" w:sz="0" w:space="0" w:color="auto"/>
            <w:bottom w:val="none" w:sz="0" w:space="0" w:color="auto"/>
            <w:right w:val="none" w:sz="0" w:space="0" w:color="auto"/>
          </w:divBdr>
        </w:div>
        <w:div w:id="5983767">
          <w:marLeft w:val="640"/>
          <w:marRight w:val="0"/>
          <w:marTop w:val="0"/>
          <w:marBottom w:val="0"/>
          <w:divBdr>
            <w:top w:val="none" w:sz="0" w:space="0" w:color="auto"/>
            <w:left w:val="none" w:sz="0" w:space="0" w:color="auto"/>
            <w:bottom w:val="none" w:sz="0" w:space="0" w:color="auto"/>
            <w:right w:val="none" w:sz="0" w:space="0" w:color="auto"/>
          </w:divBdr>
        </w:div>
        <w:div w:id="1744837629">
          <w:marLeft w:val="640"/>
          <w:marRight w:val="0"/>
          <w:marTop w:val="0"/>
          <w:marBottom w:val="0"/>
          <w:divBdr>
            <w:top w:val="none" w:sz="0" w:space="0" w:color="auto"/>
            <w:left w:val="none" w:sz="0" w:space="0" w:color="auto"/>
            <w:bottom w:val="none" w:sz="0" w:space="0" w:color="auto"/>
            <w:right w:val="none" w:sz="0" w:space="0" w:color="auto"/>
          </w:divBdr>
        </w:div>
        <w:div w:id="1142772100">
          <w:marLeft w:val="640"/>
          <w:marRight w:val="0"/>
          <w:marTop w:val="0"/>
          <w:marBottom w:val="0"/>
          <w:divBdr>
            <w:top w:val="none" w:sz="0" w:space="0" w:color="auto"/>
            <w:left w:val="none" w:sz="0" w:space="0" w:color="auto"/>
            <w:bottom w:val="none" w:sz="0" w:space="0" w:color="auto"/>
            <w:right w:val="none" w:sz="0" w:space="0" w:color="auto"/>
          </w:divBdr>
        </w:div>
        <w:div w:id="1399746037">
          <w:marLeft w:val="640"/>
          <w:marRight w:val="0"/>
          <w:marTop w:val="0"/>
          <w:marBottom w:val="0"/>
          <w:divBdr>
            <w:top w:val="none" w:sz="0" w:space="0" w:color="auto"/>
            <w:left w:val="none" w:sz="0" w:space="0" w:color="auto"/>
            <w:bottom w:val="none" w:sz="0" w:space="0" w:color="auto"/>
            <w:right w:val="none" w:sz="0" w:space="0" w:color="auto"/>
          </w:divBdr>
        </w:div>
        <w:div w:id="2122871351">
          <w:marLeft w:val="640"/>
          <w:marRight w:val="0"/>
          <w:marTop w:val="0"/>
          <w:marBottom w:val="0"/>
          <w:divBdr>
            <w:top w:val="none" w:sz="0" w:space="0" w:color="auto"/>
            <w:left w:val="none" w:sz="0" w:space="0" w:color="auto"/>
            <w:bottom w:val="none" w:sz="0" w:space="0" w:color="auto"/>
            <w:right w:val="none" w:sz="0" w:space="0" w:color="auto"/>
          </w:divBdr>
        </w:div>
        <w:div w:id="1222254940">
          <w:marLeft w:val="640"/>
          <w:marRight w:val="0"/>
          <w:marTop w:val="0"/>
          <w:marBottom w:val="0"/>
          <w:divBdr>
            <w:top w:val="none" w:sz="0" w:space="0" w:color="auto"/>
            <w:left w:val="none" w:sz="0" w:space="0" w:color="auto"/>
            <w:bottom w:val="none" w:sz="0" w:space="0" w:color="auto"/>
            <w:right w:val="none" w:sz="0" w:space="0" w:color="auto"/>
          </w:divBdr>
        </w:div>
        <w:div w:id="1687125160">
          <w:marLeft w:val="640"/>
          <w:marRight w:val="0"/>
          <w:marTop w:val="0"/>
          <w:marBottom w:val="0"/>
          <w:divBdr>
            <w:top w:val="none" w:sz="0" w:space="0" w:color="auto"/>
            <w:left w:val="none" w:sz="0" w:space="0" w:color="auto"/>
            <w:bottom w:val="none" w:sz="0" w:space="0" w:color="auto"/>
            <w:right w:val="none" w:sz="0" w:space="0" w:color="auto"/>
          </w:divBdr>
        </w:div>
        <w:div w:id="1589076976">
          <w:marLeft w:val="640"/>
          <w:marRight w:val="0"/>
          <w:marTop w:val="0"/>
          <w:marBottom w:val="0"/>
          <w:divBdr>
            <w:top w:val="none" w:sz="0" w:space="0" w:color="auto"/>
            <w:left w:val="none" w:sz="0" w:space="0" w:color="auto"/>
            <w:bottom w:val="none" w:sz="0" w:space="0" w:color="auto"/>
            <w:right w:val="none" w:sz="0" w:space="0" w:color="auto"/>
          </w:divBdr>
        </w:div>
        <w:div w:id="400061167">
          <w:marLeft w:val="640"/>
          <w:marRight w:val="0"/>
          <w:marTop w:val="0"/>
          <w:marBottom w:val="0"/>
          <w:divBdr>
            <w:top w:val="none" w:sz="0" w:space="0" w:color="auto"/>
            <w:left w:val="none" w:sz="0" w:space="0" w:color="auto"/>
            <w:bottom w:val="none" w:sz="0" w:space="0" w:color="auto"/>
            <w:right w:val="none" w:sz="0" w:space="0" w:color="auto"/>
          </w:divBdr>
        </w:div>
        <w:div w:id="2002467969">
          <w:marLeft w:val="640"/>
          <w:marRight w:val="0"/>
          <w:marTop w:val="0"/>
          <w:marBottom w:val="0"/>
          <w:divBdr>
            <w:top w:val="none" w:sz="0" w:space="0" w:color="auto"/>
            <w:left w:val="none" w:sz="0" w:space="0" w:color="auto"/>
            <w:bottom w:val="none" w:sz="0" w:space="0" w:color="auto"/>
            <w:right w:val="none" w:sz="0" w:space="0" w:color="auto"/>
          </w:divBdr>
        </w:div>
        <w:div w:id="972907585">
          <w:marLeft w:val="640"/>
          <w:marRight w:val="0"/>
          <w:marTop w:val="0"/>
          <w:marBottom w:val="0"/>
          <w:divBdr>
            <w:top w:val="none" w:sz="0" w:space="0" w:color="auto"/>
            <w:left w:val="none" w:sz="0" w:space="0" w:color="auto"/>
            <w:bottom w:val="none" w:sz="0" w:space="0" w:color="auto"/>
            <w:right w:val="none" w:sz="0" w:space="0" w:color="auto"/>
          </w:divBdr>
        </w:div>
        <w:div w:id="830220791">
          <w:marLeft w:val="640"/>
          <w:marRight w:val="0"/>
          <w:marTop w:val="0"/>
          <w:marBottom w:val="0"/>
          <w:divBdr>
            <w:top w:val="none" w:sz="0" w:space="0" w:color="auto"/>
            <w:left w:val="none" w:sz="0" w:space="0" w:color="auto"/>
            <w:bottom w:val="none" w:sz="0" w:space="0" w:color="auto"/>
            <w:right w:val="none" w:sz="0" w:space="0" w:color="auto"/>
          </w:divBdr>
        </w:div>
        <w:div w:id="41564849">
          <w:marLeft w:val="640"/>
          <w:marRight w:val="0"/>
          <w:marTop w:val="0"/>
          <w:marBottom w:val="0"/>
          <w:divBdr>
            <w:top w:val="none" w:sz="0" w:space="0" w:color="auto"/>
            <w:left w:val="none" w:sz="0" w:space="0" w:color="auto"/>
            <w:bottom w:val="none" w:sz="0" w:space="0" w:color="auto"/>
            <w:right w:val="none" w:sz="0" w:space="0" w:color="auto"/>
          </w:divBdr>
        </w:div>
        <w:div w:id="717440996">
          <w:marLeft w:val="640"/>
          <w:marRight w:val="0"/>
          <w:marTop w:val="0"/>
          <w:marBottom w:val="0"/>
          <w:divBdr>
            <w:top w:val="none" w:sz="0" w:space="0" w:color="auto"/>
            <w:left w:val="none" w:sz="0" w:space="0" w:color="auto"/>
            <w:bottom w:val="none" w:sz="0" w:space="0" w:color="auto"/>
            <w:right w:val="none" w:sz="0" w:space="0" w:color="auto"/>
          </w:divBdr>
        </w:div>
        <w:div w:id="68814252">
          <w:marLeft w:val="640"/>
          <w:marRight w:val="0"/>
          <w:marTop w:val="0"/>
          <w:marBottom w:val="0"/>
          <w:divBdr>
            <w:top w:val="none" w:sz="0" w:space="0" w:color="auto"/>
            <w:left w:val="none" w:sz="0" w:space="0" w:color="auto"/>
            <w:bottom w:val="none" w:sz="0" w:space="0" w:color="auto"/>
            <w:right w:val="none" w:sz="0" w:space="0" w:color="auto"/>
          </w:divBdr>
        </w:div>
        <w:div w:id="330331919">
          <w:marLeft w:val="640"/>
          <w:marRight w:val="0"/>
          <w:marTop w:val="0"/>
          <w:marBottom w:val="0"/>
          <w:divBdr>
            <w:top w:val="none" w:sz="0" w:space="0" w:color="auto"/>
            <w:left w:val="none" w:sz="0" w:space="0" w:color="auto"/>
            <w:bottom w:val="none" w:sz="0" w:space="0" w:color="auto"/>
            <w:right w:val="none" w:sz="0" w:space="0" w:color="auto"/>
          </w:divBdr>
        </w:div>
        <w:div w:id="505440194">
          <w:marLeft w:val="640"/>
          <w:marRight w:val="0"/>
          <w:marTop w:val="0"/>
          <w:marBottom w:val="0"/>
          <w:divBdr>
            <w:top w:val="none" w:sz="0" w:space="0" w:color="auto"/>
            <w:left w:val="none" w:sz="0" w:space="0" w:color="auto"/>
            <w:bottom w:val="none" w:sz="0" w:space="0" w:color="auto"/>
            <w:right w:val="none" w:sz="0" w:space="0" w:color="auto"/>
          </w:divBdr>
        </w:div>
        <w:div w:id="747649579">
          <w:marLeft w:val="640"/>
          <w:marRight w:val="0"/>
          <w:marTop w:val="0"/>
          <w:marBottom w:val="0"/>
          <w:divBdr>
            <w:top w:val="none" w:sz="0" w:space="0" w:color="auto"/>
            <w:left w:val="none" w:sz="0" w:space="0" w:color="auto"/>
            <w:bottom w:val="none" w:sz="0" w:space="0" w:color="auto"/>
            <w:right w:val="none" w:sz="0" w:space="0" w:color="auto"/>
          </w:divBdr>
        </w:div>
        <w:div w:id="477115351">
          <w:marLeft w:val="640"/>
          <w:marRight w:val="0"/>
          <w:marTop w:val="0"/>
          <w:marBottom w:val="0"/>
          <w:divBdr>
            <w:top w:val="none" w:sz="0" w:space="0" w:color="auto"/>
            <w:left w:val="none" w:sz="0" w:space="0" w:color="auto"/>
            <w:bottom w:val="none" w:sz="0" w:space="0" w:color="auto"/>
            <w:right w:val="none" w:sz="0" w:space="0" w:color="auto"/>
          </w:divBdr>
        </w:div>
        <w:div w:id="1276328463">
          <w:marLeft w:val="640"/>
          <w:marRight w:val="0"/>
          <w:marTop w:val="0"/>
          <w:marBottom w:val="0"/>
          <w:divBdr>
            <w:top w:val="none" w:sz="0" w:space="0" w:color="auto"/>
            <w:left w:val="none" w:sz="0" w:space="0" w:color="auto"/>
            <w:bottom w:val="none" w:sz="0" w:space="0" w:color="auto"/>
            <w:right w:val="none" w:sz="0" w:space="0" w:color="auto"/>
          </w:divBdr>
        </w:div>
        <w:div w:id="1856725394">
          <w:marLeft w:val="640"/>
          <w:marRight w:val="0"/>
          <w:marTop w:val="0"/>
          <w:marBottom w:val="0"/>
          <w:divBdr>
            <w:top w:val="none" w:sz="0" w:space="0" w:color="auto"/>
            <w:left w:val="none" w:sz="0" w:space="0" w:color="auto"/>
            <w:bottom w:val="none" w:sz="0" w:space="0" w:color="auto"/>
            <w:right w:val="none" w:sz="0" w:space="0" w:color="auto"/>
          </w:divBdr>
        </w:div>
        <w:div w:id="1204246971">
          <w:marLeft w:val="640"/>
          <w:marRight w:val="0"/>
          <w:marTop w:val="0"/>
          <w:marBottom w:val="0"/>
          <w:divBdr>
            <w:top w:val="none" w:sz="0" w:space="0" w:color="auto"/>
            <w:left w:val="none" w:sz="0" w:space="0" w:color="auto"/>
            <w:bottom w:val="none" w:sz="0" w:space="0" w:color="auto"/>
            <w:right w:val="none" w:sz="0" w:space="0" w:color="auto"/>
          </w:divBdr>
        </w:div>
        <w:div w:id="1894727104">
          <w:marLeft w:val="640"/>
          <w:marRight w:val="0"/>
          <w:marTop w:val="0"/>
          <w:marBottom w:val="0"/>
          <w:divBdr>
            <w:top w:val="none" w:sz="0" w:space="0" w:color="auto"/>
            <w:left w:val="none" w:sz="0" w:space="0" w:color="auto"/>
            <w:bottom w:val="none" w:sz="0" w:space="0" w:color="auto"/>
            <w:right w:val="none" w:sz="0" w:space="0" w:color="auto"/>
          </w:divBdr>
        </w:div>
        <w:div w:id="197087043">
          <w:marLeft w:val="640"/>
          <w:marRight w:val="0"/>
          <w:marTop w:val="0"/>
          <w:marBottom w:val="0"/>
          <w:divBdr>
            <w:top w:val="none" w:sz="0" w:space="0" w:color="auto"/>
            <w:left w:val="none" w:sz="0" w:space="0" w:color="auto"/>
            <w:bottom w:val="none" w:sz="0" w:space="0" w:color="auto"/>
            <w:right w:val="none" w:sz="0" w:space="0" w:color="auto"/>
          </w:divBdr>
        </w:div>
        <w:div w:id="1537810963">
          <w:marLeft w:val="640"/>
          <w:marRight w:val="0"/>
          <w:marTop w:val="0"/>
          <w:marBottom w:val="0"/>
          <w:divBdr>
            <w:top w:val="none" w:sz="0" w:space="0" w:color="auto"/>
            <w:left w:val="none" w:sz="0" w:space="0" w:color="auto"/>
            <w:bottom w:val="none" w:sz="0" w:space="0" w:color="auto"/>
            <w:right w:val="none" w:sz="0" w:space="0" w:color="auto"/>
          </w:divBdr>
        </w:div>
        <w:div w:id="1344359499">
          <w:marLeft w:val="640"/>
          <w:marRight w:val="0"/>
          <w:marTop w:val="0"/>
          <w:marBottom w:val="0"/>
          <w:divBdr>
            <w:top w:val="none" w:sz="0" w:space="0" w:color="auto"/>
            <w:left w:val="none" w:sz="0" w:space="0" w:color="auto"/>
            <w:bottom w:val="none" w:sz="0" w:space="0" w:color="auto"/>
            <w:right w:val="none" w:sz="0" w:space="0" w:color="auto"/>
          </w:divBdr>
        </w:div>
        <w:div w:id="1698502781">
          <w:marLeft w:val="640"/>
          <w:marRight w:val="0"/>
          <w:marTop w:val="0"/>
          <w:marBottom w:val="0"/>
          <w:divBdr>
            <w:top w:val="none" w:sz="0" w:space="0" w:color="auto"/>
            <w:left w:val="none" w:sz="0" w:space="0" w:color="auto"/>
            <w:bottom w:val="none" w:sz="0" w:space="0" w:color="auto"/>
            <w:right w:val="none" w:sz="0" w:space="0" w:color="auto"/>
          </w:divBdr>
        </w:div>
        <w:div w:id="89930649">
          <w:marLeft w:val="640"/>
          <w:marRight w:val="0"/>
          <w:marTop w:val="0"/>
          <w:marBottom w:val="0"/>
          <w:divBdr>
            <w:top w:val="none" w:sz="0" w:space="0" w:color="auto"/>
            <w:left w:val="none" w:sz="0" w:space="0" w:color="auto"/>
            <w:bottom w:val="none" w:sz="0" w:space="0" w:color="auto"/>
            <w:right w:val="none" w:sz="0" w:space="0" w:color="auto"/>
          </w:divBdr>
        </w:div>
        <w:div w:id="1946838664">
          <w:marLeft w:val="640"/>
          <w:marRight w:val="0"/>
          <w:marTop w:val="0"/>
          <w:marBottom w:val="0"/>
          <w:divBdr>
            <w:top w:val="none" w:sz="0" w:space="0" w:color="auto"/>
            <w:left w:val="none" w:sz="0" w:space="0" w:color="auto"/>
            <w:bottom w:val="none" w:sz="0" w:space="0" w:color="auto"/>
            <w:right w:val="none" w:sz="0" w:space="0" w:color="auto"/>
          </w:divBdr>
        </w:div>
        <w:div w:id="488054993">
          <w:marLeft w:val="640"/>
          <w:marRight w:val="0"/>
          <w:marTop w:val="0"/>
          <w:marBottom w:val="0"/>
          <w:divBdr>
            <w:top w:val="none" w:sz="0" w:space="0" w:color="auto"/>
            <w:left w:val="none" w:sz="0" w:space="0" w:color="auto"/>
            <w:bottom w:val="none" w:sz="0" w:space="0" w:color="auto"/>
            <w:right w:val="none" w:sz="0" w:space="0" w:color="auto"/>
          </w:divBdr>
        </w:div>
        <w:div w:id="2137870303">
          <w:marLeft w:val="640"/>
          <w:marRight w:val="0"/>
          <w:marTop w:val="0"/>
          <w:marBottom w:val="0"/>
          <w:divBdr>
            <w:top w:val="none" w:sz="0" w:space="0" w:color="auto"/>
            <w:left w:val="none" w:sz="0" w:space="0" w:color="auto"/>
            <w:bottom w:val="none" w:sz="0" w:space="0" w:color="auto"/>
            <w:right w:val="none" w:sz="0" w:space="0" w:color="auto"/>
          </w:divBdr>
        </w:div>
        <w:div w:id="720011135">
          <w:marLeft w:val="640"/>
          <w:marRight w:val="0"/>
          <w:marTop w:val="0"/>
          <w:marBottom w:val="0"/>
          <w:divBdr>
            <w:top w:val="none" w:sz="0" w:space="0" w:color="auto"/>
            <w:left w:val="none" w:sz="0" w:space="0" w:color="auto"/>
            <w:bottom w:val="none" w:sz="0" w:space="0" w:color="auto"/>
            <w:right w:val="none" w:sz="0" w:space="0" w:color="auto"/>
          </w:divBdr>
        </w:div>
        <w:div w:id="1424254465">
          <w:marLeft w:val="640"/>
          <w:marRight w:val="0"/>
          <w:marTop w:val="0"/>
          <w:marBottom w:val="0"/>
          <w:divBdr>
            <w:top w:val="none" w:sz="0" w:space="0" w:color="auto"/>
            <w:left w:val="none" w:sz="0" w:space="0" w:color="auto"/>
            <w:bottom w:val="none" w:sz="0" w:space="0" w:color="auto"/>
            <w:right w:val="none" w:sz="0" w:space="0" w:color="auto"/>
          </w:divBdr>
        </w:div>
        <w:div w:id="1622834642">
          <w:marLeft w:val="640"/>
          <w:marRight w:val="0"/>
          <w:marTop w:val="0"/>
          <w:marBottom w:val="0"/>
          <w:divBdr>
            <w:top w:val="none" w:sz="0" w:space="0" w:color="auto"/>
            <w:left w:val="none" w:sz="0" w:space="0" w:color="auto"/>
            <w:bottom w:val="none" w:sz="0" w:space="0" w:color="auto"/>
            <w:right w:val="none" w:sz="0" w:space="0" w:color="auto"/>
          </w:divBdr>
        </w:div>
        <w:div w:id="127162902">
          <w:marLeft w:val="640"/>
          <w:marRight w:val="0"/>
          <w:marTop w:val="0"/>
          <w:marBottom w:val="0"/>
          <w:divBdr>
            <w:top w:val="none" w:sz="0" w:space="0" w:color="auto"/>
            <w:left w:val="none" w:sz="0" w:space="0" w:color="auto"/>
            <w:bottom w:val="none" w:sz="0" w:space="0" w:color="auto"/>
            <w:right w:val="none" w:sz="0" w:space="0" w:color="auto"/>
          </w:divBdr>
        </w:div>
        <w:div w:id="592512487">
          <w:marLeft w:val="640"/>
          <w:marRight w:val="0"/>
          <w:marTop w:val="0"/>
          <w:marBottom w:val="0"/>
          <w:divBdr>
            <w:top w:val="none" w:sz="0" w:space="0" w:color="auto"/>
            <w:left w:val="none" w:sz="0" w:space="0" w:color="auto"/>
            <w:bottom w:val="none" w:sz="0" w:space="0" w:color="auto"/>
            <w:right w:val="none" w:sz="0" w:space="0" w:color="auto"/>
          </w:divBdr>
        </w:div>
        <w:div w:id="2077318342">
          <w:marLeft w:val="640"/>
          <w:marRight w:val="0"/>
          <w:marTop w:val="0"/>
          <w:marBottom w:val="0"/>
          <w:divBdr>
            <w:top w:val="none" w:sz="0" w:space="0" w:color="auto"/>
            <w:left w:val="none" w:sz="0" w:space="0" w:color="auto"/>
            <w:bottom w:val="none" w:sz="0" w:space="0" w:color="auto"/>
            <w:right w:val="none" w:sz="0" w:space="0" w:color="auto"/>
          </w:divBdr>
        </w:div>
        <w:div w:id="761072724">
          <w:marLeft w:val="640"/>
          <w:marRight w:val="0"/>
          <w:marTop w:val="0"/>
          <w:marBottom w:val="0"/>
          <w:divBdr>
            <w:top w:val="none" w:sz="0" w:space="0" w:color="auto"/>
            <w:left w:val="none" w:sz="0" w:space="0" w:color="auto"/>
            <w:bottom w:val="none" w:sz="0" w:space="0" w:color="auto"/>
            <w:right w:val="none" w:sz="0" w:space="0" w:color="auto"/>
          </w:divBdr>
        </w:div>
        <w:div w:id="1906794903">
          <w:marLeft w:val="640"/>
          <w:marRight w:val="0"/>
          <w:marTop w:val="0"/>
          <w:marBottom w:val="0"/>
          <w:divBdr>
            <w:top w:val="none" w:sz="0" w:space="0" w:color="auto"/>
            <w:left w:val="none" w:sz="0" w:space="0" w:color="auto"/>
            <w:bottom w:val="none" w:sz="0" w:space="0" w:color="auto"/>
            <w:right w:val="none" w:sz="0" w:space="0" w:color="auto"/>
          </w:divBdr>
        </w:div>
        <w:div w:id="226308848">
          <w:marLeft w:val="640"/>
          <w:marRight w:val="0"/>
          <w:marTop w:val="0"/>
          <w:marBottom w:val="0"/>
          <w:divBdr>
            <w:top w:val="none" w:sz="0" w:space="0" w:color="auto"/>
            <w:left w:val="none" w:sz="0" w:space="0" w:color="auto"/>
            <w:bottom w:val="none" w:sz="0" w:space="0" w:color="auto"/>
            <w:right w:val="none" w:sz="0" w:space="0" w:color="auto"/>
          </w:divBdr>
        </w:div>
        <w:div w:id="848063831">
          <w:marLeft w:val="640"/>
          <w:marRight w:val="0"/>
          <w:marTop w:val="0"/>
          <w:marBottom w:val="0"/>
          <w:divBdr>
            <w:top w:val="none" w:sz="0" w:space="0" w:color="auto"/>
            <w:left w:val="none" w:sz="0" w:space="0" w:color="auto"/>
            <w:bottom w:val="none" w:sz="0" w:space="0" w:color="auto"/>
            <w:right w:val="none" w:sz="0" w:space="0" w:color="auto"/>
          </w:divBdr>
        </w:div>
        <w:div w:id="1364743631">
          <w:marLeft w:val="640"/>
          <w:marRight w:val="0"/>
          <w:marTop w:val="0"/>
          <w:marBottom w:val="0"/>
          <w:divBdr>
            <w:top w:val="none" w:sz="0" w:space="0" w:color="auto"/>
            <w:left w:val="none" w:sz="0" w:space="0" w:color="auto"/>
            <w:bottom w:val="none" w:sz="0" w:space="0" w:color="auto"/>
            <w:right w:val="none" w:sz="0" w:space="0" w:color="auto"/>
          </w:divBdr>
        </w:div>
        <w:div w:id="2011715439">
          <w:marLeft w:val="640"/>
          <w:marRight w:val="0"/>
          <w:marTop w:val="0"/>
          <w:marBottom w:val="0"/>
          <w:divBdr>
            <w:top w:val="none" w:sz="0" w:space="0" w:color="auto"/>
            <w:left w:val="none" w:sz="0" w:space="0" w:color="auto"/>
            <w:bottom w:val="none" w:sz="0" w:space="0" w:color="auto"/>
            <w:right w:val="none" w:sz="0" w:space="0" w:color="auto"/>
          </w:divBdr>
        </w:div>
        <w:div w:id="1527480066">
          <w:marLeft w:val="640"/>
          <w:marRight w:val="0"/>
          <w:marTop w:val="0"/>
          <w:marBottom w:val="0"/>
          <w:divBdr>
            <w:top w:val="none" w:sz="0" w:space="0" w:color="auto"/>
            <w:left w:val="none" w:sz="0" w:space="0" w:color="auto"/>
            <w:bottom w:val="none" w:sz="0" w:space="0" w:color="auto"/>
            <w:right w:val="none" w:sz="0" w:space="0" w:color="auto"/>
          </w:divBdr>
        </w:div>
        <w:div w:id="756904958">
          <w:marLeft w:val="640"/>
          <w:marRight w:val="0"/>
          <w:marTop w:val="0"/>
          <w:marBottom w:val="0"/>
          <w:divBdr>
            <w:top w:val="none" w:sz="0" w:space="0" w:color="auto"/>
            <w:left w:val="none" w:sz="0" w:space="0" w:color="auto"/>
            <w:bottom w:val="none" w:sz="0" w:space="0" w:color="auto"/>
            <w:right w:val="none" w:sz="0" w:space="0" w:color="auto"/>
          </w:divBdr>
        </w:div>
        <w:div w:id="2137678111">
          <w:marLeft w:val="640"/>
          <w:marRight w:val="0"/>
          <w:marTop w:val="0"/>
          <w:marBottom w:val="0"/>
          <w:divBdr>
            <w:top w:val="none" w:sz="0" w:space="0" w:color="auto"/>
            <w:left w:val="none" w:sz="0" w:space="0" w:color="auto"/>
            <w:bottom w:val="none" w:sz="0" w:space="0" w:color="auto"/>
            <w:right w:val="none" w:sz="0" w:space="0" w:color="auto"/>
          </w:divBdr>
        </w:div>
        <w:div w:id="2117403911">
          <w:marLeft w:val="640"/>
          <w:marRight w:val="0"/>
          <w:marTop w:val="0"/>
          <w:marBottom w:val="0"/>
          <w:divBdr>
            <w:top w:val="none" w:sz="0" w:space="0" w:color="auto"/>
            <w:left w:val="none" w:sz="0" w:space="0" w:color="auto"/>
            <w:bottom w:val="none" w:sz="0" w:space="0" w:color="auto"/>
            <w:right w:val="none" w:sz="0" w:space="0" w:color="auto"/>
          </w:divBdr>
        </w:div>
        <w:div w:id="1751540350">
          <w:marLeft w:val="640"/>
          <w:marRight w:val="0"/>
          <w:marTop w:val="0"/>
          <w:marBottom w:val="0"/>
          <w:divBdr>
            <w:top w:val="none" w:sz="0" w:space="0" w:color="auto"/>
            <w:left w:val="none" w:sz="0" w:space="0" w:color="auto"/>
            <w:bottom w:val="none" w:sz="0" w:space="0" w:color="auto"/>
            <w:right w:val="none" w:sz="0" w:space="0" w:color="auto"/>
          </w:divBdr>
        </w:div>
        <w:div w:id="474612411">
          <w:marLeft w:val="640"/>
          <w:marRight w:val="0"/>
          <w:marTop w:val="0"/>
          <w:marBottom w:val="0"/>
          <w:divBdr>
            <w:top w:val="none" w:sz="0" w:space="0" w:color="auto"/>
            <w:left w:val="none" w:sz="0" w:space="0" w:color="auto"/>
            <w:bottom w:val="none" w:sz="0" w:space="0" w:color="auto"/>
            <w:right w:val="none" w:sz="0" w:space="0" w:color="auto"/>
          </w:divBdr>
        </w:div>
        <w:div w:id="908612883">
          <w:marLeft w:val="640"/>
          <w:marRight w:val="0"/>
          <w:marTop w:val="0"/>
          <w:marBottom w:val="0"/>
          <w:divBdr>
            <w:top w:val="none" w:sz="0" w:space="0" w:color="auto"/>
            <w:left w:val="none" w:sz="0" w:space="0" w:color="auto"/>
            <w:bottom w:val="none" w:sz="0" w:space="0" w:color="auto"/>
            <w:right w:val="none" w:sz="0" w:space="0" w:color="auto"/>
          </w:divBdr>
        </w:div>
        <w:div w:id="1727534686">
          <w:marLeft w:val="640"/>
          <w:marRight w:val="0"/>
          <w:marTop w:val="0"/>
          <w:marBottom w:val="0"/>
          <w:divBdr>
            <w:top w:val="none" w:sz="0" w:space="0" w:color="auto"/>
            <w:left w:val="none" w:sz="0" w:space="0" w:color="auto"/>
            <w:bottom w:val="none" w:sz="0" w:space="0" w:color="auto"/>
            <w:right w:val="none" w:sz="0" w:space="0" w:color="auto"/>
          </w:divBdr>
        </w:div>
        <w:div w:id="903218981">
          <w:marLeft w:val="640"/>
          <w:marRight w:val="0"/>
          <w:marTop w:val="0"/>
          <w:marBottom w:val="0"/>
          <w:divBdr>
            <w:top w:val="none" w:sz="0" w:space="0" w:color="auto"/>
            <w:left w:val="none" w:sz="0" w:space="0" w:color="auto"/>
            <w:bottom w:val="none" w:sz="0" w:space="0" w:color="auto"/>
            <w:right w:val="none" w:sz="0" w:space="0" w:color="auto"/>
          </w:divBdr>
        </w:div>
        <w:div w:id="593048446">
          <w:marLeft w:val="640"/>
          <w:marRight w:val="0"/>
          <w:marTop w:val="0"/>
          <w:marBottom w:val="0"/>
          <w:divBdr>
            <w:top w:val="none" w:sz="0" w:space="0" w:color="auto"/>
            <w:left w:val="none" w:sz="0" w:space="0" w:color="auto"/>
            <w:bottom w:val="none" w:sz="0" w:space="0" w:color="auto"/>
            <w:right w:val="none" w:sz="0" w:space="0" w:color="auto"/>
          </w:divBdr>
        </w:div>
        <w:div w:id="268202401">
          <w:marLeft w:val="640"/>
          <w:marRight w:val="0"/>
          <w:marTop w:val="0"/>
          <w:marBottom w:val="0"/>
          <w:divBdr>
            <w:top w:val="none" w:sz="0" w:space="0" w:color="auto"/>
            <w:left w:val="none" w:sz="0" w:space="0" w:color="auto"/>
            <w:bottom w:val="none" w:sz="0" w:space="0" w:color="auto"/>
            <w:right w:val="none" w:sz="0" w:space="0" w:color="auto"/>
          </w:divBdr>
        </w:div>
        <w:div w:id="1392849162">
          <w:marLeft w:val="640"/>
          <w:marRight w:val="0"/>
          <w:marTop w:val="0"/>
          <w:marBottom w:val="0"/>
          <w:divBdr>
            <w:top w:val="none" w:sz="0" w:space="0" w:color="auto"/>
            <w:left w:val="none" w:sz="0" w:space="0" w:color="auto"/>
            <w:bottom w:val="none" w:sz="0" w:space="0" w:color="auto"/>
            <w:right w:val="none" w:sz="0" w:space="0" w:color="auto"/>
          </w:divBdr>
        </w:div>
        <w:div w:id="1430662190">
          <w:marLeft w:val="640"/>
          <w:marRight w:val="0"/>
          <w:marTop w:val="0"/>
          <w:marBottom w:val="0"/>
          <w:divBdr>
            <w:top w:val="none" w:sz="0" w:space="0" w:color="auto"/>
            <w:left w:val="none" w:sz="0" w:space="0" w:color="auto"/>
            <w:bottom w:val="none" w:sz="0" w:space="0" w:color="auto"/>
            <w:right w:val="none" w:sz="0" w:space="0" w:color="auto"/>
          </w:divBdr>
        </w:div>
        <w:div w:id="1801415816">
          <w:marLeft w:val="640"/>
          <w:marRight w:val="0"/>
          <w:marTop w:val="0"/>
          <w:marBottom w:val="0"/>
          <w:divBdr>
            <w:top w:val="none" w:sz="0" w:space="0" w:color="auto"/>
            <w:left w:val="none" w:sz="0" w:space="0" w:color="auto"/>
            <w:bottom w:val="none" w:sz="0" w:space="0" w:color="auto"/>
            <w:right w:val="none" w:sz="0" w:space="0" w:color="auto"/>
          </w:divBdr>
        </w:div>
        <w:div w:id="1485199956">
          <w:marLeft w:val="640"/>
          <w:marRight w:val="0"/>
          <w:marTop w:val="0"/>
          <w:marBottom w:val="0"/>
          <w:divBdr>
            <w:top w:val="none" w:sz="0" w:space="0" w:color="auto"/>
            <w:left w:val="none" w:sz="0" w:space="0" w:color="auto"/>
            <w:bottom w:val="none" w:sz="0" w:space="0" w:color="auto"/>
            <w:right w:val="none" w:sz="0" w:space="0" w:color="auto"/>
          </w:divBdr>
        </w:div>
        <w:div w:id="2083017522">
          <w:marLeft w:val="640"/>
          <w:marRight w:val="0"/>
          <w:marTop w:val="0"/>
          <w:marBottom w:val="0"/>
          <w:divBdr>
            <w:top w:val="none" w:sz="0" w:space="0" w:color="auto"/>
            <w:left w:val="none" w:sz="0" w:space="0" w:color="auto"/>
            <w:bottom w:val="none" w:sz="0" w:space="0" w:color="auto"/>
            <w:right w:val="none" w:sz="0" w:space="0" w:color="auto"/>
          </w:divBdr>
        </w:div>
        <w:div w:id="1428117990">
          <w:marLeft w:val="640"/>
          <w:marRight w:val="0"/>
          <w:marTop w:val="0"/>
          <w:marBottom w:val="0"/>
          <w:divBdr>
            <w:top w:val="none" w:sz="0" w:space="0" w:color="auto"/>
            <w:left w:val="none" w:sz="0" w:space="0" w:color="auto"/>
            <w:bottom w:val="none" w:sz="0" w:space="0" w:color="auto"/>
            <w:right w:val="none" w:sz="0" w:space="0" w:color="auto"/>
          </w:divBdr>
        </w:div>
        <w:div w:id="1924802194">
          <w:marLeft w:val="640"/>
          <w:marRight w:val="0"/>
          <w:marTop w:val="0"/>
          <w:marBottom w:val="0"/>
          <w:divBdr>
            <w:top w:val="none" w:sz="0" w:space="0" w:color="auto"/>
            <w:left w:val="none" w:sz="0" w:space="0" w:color="auto"/>
            <w:bottom w:val="none" w:sz="0" w:space="0" w:color="auto"/>
            <w:right w:val="none" w:sz="0" w:space="0" w:color="auto"/>
          </w:divBdr>
        </w:div>
        <w:div w:id="1395546769">
          <w:marLeft w:val="640"/>
          <w:marRight w:val="0"/>
          <w:marTop w:val="0"/>
          <w:marBottom w:val="0"/>
          <w:divBdr>
            <w:top w:val="none" w:sz="0" w:space="0" w:color="auto"/>
            <w:left w:val="none" w:sz="0" w:space="0" w:color="auto"/>
            <w:bottom w:val="none" w:sz="0" w:space="0" w:color="auto"/>
            <w:right w:val="none" w:sz="0" w:space="0" w:color="auto"/>
          </w:divBdr>
        </w:div>
        <w:div w:id="59520896">
          <w:marLeft w:val="640"/>
          <w:marRight w:val="0"/>
          <w:marTop w:val="0"/>
          <w:marBottom w:val="0"/>
          <w:divBdr>
            <w:top w:val="none" w:sz="0" w:space="0" w:color="auto"/>
            <w:left w:val="none" w:sz="0" w:space="0" w:color="auto"/>
            <w:bottom w:val="none" w:sz="0" w:space="0" w:color="auto"/>
            <w:right w:val="none" w:sz="0" w:space="0" w:color="auto"/>
          </w:divBdr>
        </w:div>
        <w:div w:id="957881289">
          <w:marLeft w:val="640"/>
          <w:marRight w:val="0"/>
          <w:marTop w:val="0"/>
          <w:marBottom w:val="0"/>
          <w:divBdr>
            <w:top w:val="none" w:sz="0" w:space="0" w:color="auto"/>
            <w:left w:val="none" w:sz="0" w:space="0" w:color="auto"/>
            <w:bottom w:val="none" w:sz="0" w:space="0" w:color="auto"/>
            <w:right w:val="none" w:sz="0" w:space="0" w:color="auto"/>
          </w:divBdr>
        </w:div>
        <w:div w:id="256333480">
          <w:marLeft w:val="640"/>
          <w:marRight w:val="0"/>
          <w:marTop w:val="0"/>
          <w:marBottom w:val="0"/>
          <w:divBdr>
            <w:top w:val="none" w:sz="0" w:space="0" w:color="auto"/>
            <w:left w:val="none" w:sz="0" w:space="0" w:color="auto"/>
            <w:bottom w:val="none" w:sz="0" w:space="0" w:color="auto"/>
            <w:right w:val="none" w:sz="0" w:space="0" w:color="auto"/>
          </w:divBdr>
        </w:div>
        <w:div w:id="488209645">
          <w:marLeft w:val="640"/>
          <w:marRight w:val="0"/>
          <w:marTop w:val="0"/>
          <w:marBottom w:val="0"/>
          <w:divBdr>
            <w:top w:val="none" w:sz="0" w:space="0" w:color="auto"/>
            <w:left w:val="none" w:sz="0" w:space="0" w:color="auto"/>
            <w:bottom w:val="none" w:sz="0" w:space="0" w:color="auto"/>
            <w:right w:val="none" w:sz="0" w:space="0" w:color="auto"/>
          </w:divBdr>
        </w:div>
        <w:div w:id="1295329810">
          <w:marLeft w:val="640"/>
          <w:marRight w:val="0"/>
          <w:marTop w:val="0"/>
          <w:marBottom w:val="0"/>
          <w:divBdr>
            <w:top w:val="none" w:sz="0" w:space="0" w:color="auto"/>
            <w:left w:val="none" w:sz="0" w:space="0" w:color="auto"/>
            <w:bottom w:val="none" w:sz="0" w:space="0" w:color="auto"/>
            <w:right w:val="none" w:sz="0" w:space="0" w:color="auto"/>
          </w:divBdr>
        </w:div>
        <w:div w:id="104465003">
          <w:marLeft w:val="640"/>
          <w:marRight w:val="0"/>
          <w:marTop w:val="0"/>
          <w:marBottom w:val="0"/>
          <w:divBdr>
            <w:top w:val="none" w:sz="0" w:space="0" w:color="auto"/>
            <w:left w:val="none" w:sz="0" w:space="0" w:color="auto"/>
            <w:bottom w:val="none" w:sz="0" w:space="0" w:color="auto"/>
            <w:right w:val="none" w:sz="0" w:space="0" w:color="auto"/>
          </w:divBdr>
        </w:div>
        <w:div w:id="1141576274">
          <w:marLeft w:val="640"/>
          <w:marRight w:val="0"/>
          <w:marTop w:val="0"/>
          <w:marBottom w:val="0"/>
          <w:divBdr>
            <w:top w:val="none" w:sz="0" w:space="0" w:color="auto"/>
            <w:left w:val="none" w:sz="0" w:space="0" w:color="auto"/>
            <w:bottom w:val="none" w:sz="0" w:space="0" w:color="auto"/>
            <w:right w:val="none" w:sz="0" w:space="0" w:color="auto"/>
          </w:divBdr>
        </w:div>
        <w:div w:id="1627738134">
          <w:marLeft w:val="640"/>
          <w:marRight w:val="0"/>
          <w:marTop w:val="0"/>
          <w:marBottom w:val="0"/>
          <w:divBdr>
            <w:top w:val="none" w:sz="0" w:space="0" w:color="auto"/>
            <w:left w:val="none" w:sz="0" w:space="0" w:color="auto"/>
            <w:bottom w:val="none" w:sz="0" w:space="0" w:color="auto"/>
            <w:right w:val="none" w:sz="0" w:space="0" w:color="auto"/>
          </w:divBdr>
        </w:div>
        <w:div w:id="1775128855">
          <w:marLeft w:val="640"/>
          <w:marRight w:val="0"/>
          <w:marTop w:val="0"/>
          <w:marBottom w:val="0"/>
          <w:divBdr>
            <w:top w:val="none" w:sz="0" w:space="0" w:color="auto"/>
            <w:left w:val="none" w:sz="0" w:space="0" w:color="auto"/>
            <w:bottom w:val="none" w:sz="0" w:space="0" w:color="auto"/>
            <w:right w:val="none" w:sz="0" w:space="0" w:color="auto"/>
          </w:divBdr>
        </w:div>
        <w:div w:id="229388973">
          <w:marLeft w:val="640"/>
          <w:marRight w:val="0"/>
          <w:marTop w:val="0"/>
          <w:marBottom w:val="0"/>
          <w:divBdr>
            <w:top w:val="none" w:sz="0" w:space="0" w:color="auto"/>
            <w:left w:val="none" w:sz="0" w:space="0" w:color="auto"/>
            <w:bottom w:val="none" w:sz="0" w:space="0" w:color="auto"/>
            <w:right w:val="none" w:sz="0" w:space="0" w:color="auto"/>
          </w:divBdr>
        </w:div>
        <w:div w:id="462507672">
          <w:marLeft w:val="640"/>
          <w:marRight w:val="0"/>
          <w:marTop w:val="0"/>
          <w:marBottom w:val="0"/>
          <w:divBdr>
            <w:top w:val="none" w:sz="0" w:space="0" w:color="auto"/>
            <w:left w:val="none" w:sz="0" w:space="0" w:color="auto"/>
            <w:bottom w:val="none" w:sz="0" w:space="0" w:color="auto"/>
            <w:right w:val="none" w:sz="0" w:space="0" w:color="auto"/>
          </w:divBdr>
        </w:div>
        <w:div w:id="1262184406">
          <w:marLeft w:val="640"/>
          <w:marRight w:val="0"/>
          <w:marTop w:val="0"/>
          <w:marBottom w:val="0"/>
          <w:divBdr>
            <w:top w:val="none" w:sz="0" w:space="0" w:color="auto"/>
            <w:left w:val="none" w:sz="0" w:space="0" w:color="auto"/>
            <w:bottom w:val="none" w:sz="0" w:space="0" w:color="auto"/>
            <w:right w:val="none" w:sz="0" w:space="0" w:color="auto"/>
          </w:divBdr>
        </w:div>
        <w:div w:id="519047234">
          <w:marLeft w:val="640"/>
          <w:marRight w:val="0"/>
          <w:marTop w:val="0"/>
          <w:marBottom w:val="0"/>
          <w:divBdr>
            <w:top w:val="none" w:sz="0" w:space="0" w:color="auto"/>
            <w:left w:val="none" w:sz="0" w:space="0" w:color="auto"/>
            <w:bottom w:val="none" w:sz="0" w:space="0" w:color="auto"/>
            <w:right w:val="none" w:sz="0" w:space="0" w:color="auto"/>
          </w:divBdr>
        </w:div>
        <w:div w:id="1597666997">
          <w:marLeft w:val="640"/>
          <w:marRight w:val="0"/>
          <w:marTop w:val="0"/>
          <w:marBottom w:val="0"/>
          <w:divBdr>
            <w:top w:val="none" w:sz="0" w:space="0" w:color="auto"/>
            <w:left w:val="none" w:sz="0" w:space="0" w:color="auto"/>
            <w:bottom w:val="none" w:sz="0" w:space="0" w:color="auto"/>
            <w:right w:val="none" w:sz="0" w:space="0" w:color="auto"/>
          </w:divBdr>
        </w:div>
        <w:div w:id="509174028">
          <w:marLeft w:val="640"/>
          <w:marRight w:val="0"/>
          <w:marTop w:val="0"/>
          <w:marBottom w:val="0"/>
          <w:divBdr>
            <w:top w:val="none" w:sz="0" w:space="0" w:color="auto"/>
            <w:left w:val="none" w:sz="0" w:space="0" w:color="auto"/>
            <w:bottom w:val="none" w:sz="0" w:space="0" w:color="auto"/>
            <w:right w:val="none" w:sz="0" w:space="0" w:color="auto"/>
          </w:divBdr>
        </w:div>
        <w:div w:id="765926076">
          <w:marLeft w:val="640"/>
          <w:marRight w:val="0"/>
          <w:marTop w:val="0"/>
          <w:marBottom w:val="0"/>
          <w:divBdr>
            <w:top w:val="none" w:sz="0" w:space="0" w:color="auto"/>
            <w:left w:val="none" w:sz="0" w:space="0" w:color="auto"/>
            <w:bottom w:val="none" w:sz="0" w:space="0" w:color="auto"/>
            <w:right w:val="none" w:sz="0" w:space="0" w:color="auto"/>
          </w:divBdr>
        </w:div>
        <w:div w:id="860781982">
          <w:marLeft w:val="640"/>
          <w:marRight w:val="0"/>
          <w:marTop w:val="0"/>
          <w:marBottom w:val="0"/>
          <w:divBdr>
            <w:top w:val="none" w:sz="0" w:space="0" w:color="auto"/>
            <w:left w:val="none" w:sz="0" w:space="0" w:color="auto"/>
            <w:bottom w:val="none" w:sz="0" w:space="0" w:color="auto"/>
            <w:right w:val="none" w:sz="0" w:space="0" w:color="auto"/>
          </w:divBdr>
        </w:div>
        <w:div w:id="1413694589">
          <w:marLeft w:val="640"/>
          <w:marRight w:val="0"/>
          <w:marTop w:val="0"/>
          <w:marBottom w:val="0"/>
          <w:divBdr>
            <w:top w:val="none" w:sz="0" w:space="0" w:color="auto"/>
            <w:left w:val="none" w:sz="0" w:space="0" w:color="auto"/>
            <w:bottom w:val="none" w:sz="0" w:space="0" w:color="auto"/>
            <w:right w:val="none" w:sz="0" w:space="0" w:color="auto"/>
          </w:divBdr>
        </w:div>
        <w:div w:id="303202181">
          <w:marLeft w:val="640"/>
          <w:marRight w:val="0"/>
          <w:marTop w:val="0"/>
          <w:marBottom w:val="0"/>
          <w:divBdr>
            <w:top w:val="none" w:sz="0" w:space="0" w:color="auto"/>
            <w:left w:val="none" w:sz="0" w:space="0" w:color="auto"/>
            <w:bottom w:val="none" w:sz="0" w:space="0" w:color="auto"/>
            <w:right w:val="none" w:sz="0" w:space="0" w:color="auto"/>
          </w:divBdr>
        </w:div>
        <w:div w:id="874658180">
          <w:marLeft w:val="640"/>
          <w:marRight w:val="0"/>
          <w:marTop w:val="0"/>
          <w:marBottom w:val="0"/>
          <w:divBdr>
            <w:top w:val="none" w:sz="0" w:space="0" w:color="auto"/>
            <w:left w:val="none" w:sz="0" w:space="0" w:color="auto"/>
            <w:bottom w:val="none" w:sz="0" w:space="0" w:color="auto"/>
            <w:right w:val="none" w:sz="0" w:space="0" w:color="auto"/>
          </w:divBdr>
        </w:div>
        <w:div w:id="514925058">
          <w:marLeft w:val="640"/>
          <w:marRight w:val="0"/>
          <w:marTop w:val="0"/>
          <w:marBottom w:val="0"/>
          <w:divBdr>
            <w:top w:val="none" w:sz="0" w:space="0" w:color="auto"/>
            <w:left w:val="none" w:sz="0" w:space="0" w:color="auto"/>
            <w:bottom w:val="none" w:sz="0" w:space="0" w:color="auto"/>
            <w:right w:val="none" w:sz="0" w:space="0" w:color="auto"/>
          </w:divBdr>
        </w:div>
        <w:div w:id="868378228">
          <w:marLeft w:val="640"/>
          <w:marRight w:val="0"/>
          <w:marTop w:val="0"/>
          <w:marBottom w:val="0"/>
          <w:divBdr>
            <w:top w:val="none" w:sz="0" w:space="0" w:color="auto"/>
            <w:left w:val="none" w:sz="0" w:space="0" w:color="auto"/>
            <w:bottom w:val="none" w:sz="0" w:space="0" w:color="auto"/>
            <w:right w:val="none" w:sz="0" w:space="0" w:color="auto"/>
          </w:divBdr>
        </w:div>
        <w:div w:id="84040966">
          <w:marLeft w:val="640"/>
          <w:marRight w:val="0"/>
          <w:marTop w:val="0"/>
          <w:marBottom w:val="0"/>
          <w:divBdr>
            <w:top w:val="none" w:sz="0" w:space="0" w:color="auto"/>
            <w:left w:val="none" w:sz="0" w:space="0" w:color="auto"/>
            <w:bottom w:val="none" w:sz="0" w:space="0" w:color="auto"/>
            <w:right w:val="none" w:sz="0" w:space="0" w:color="auto"/>
          </w:divBdr>
        </w:div>
        <w:div w:id="1153793724">
          <w:marLeft w:val="640"/>
          <w:marRight w:val="0"/>
          <w:marTop w:val="0"/>
          <w:marBottom w:val="0"/>
          <w:divBdr>
            <w:top w:val="none" w:sz="0" w:space="0" w:color="auto"/>
            <w:left w:val="none" w:sz="0" w:space="0" w:color="auto"/>
            <w:bottom w:val="none" w:sz="0" w:space="0" w:color="auto"/>
            <w:right w:val="none" w:sz="0" w:space="0" w:color="auto"/>
          </w:divBdr>
        </w:div>
        <w:div w:id="246112112">
          <w:marLeft w:val="640"/>
          <w:marRight w:val="0"/>
          <w:marTop w:val="0"/>
          <w:marBottom w:val="0"/>
          <w:divBdr>
            <w:top w:val="none" w:sz="0" w:space="0" w:color="auto"/>
            <w:left w:val="none" w:sz="0" w:space="0" w:color="auto"/>
            <w:bottom w:val="none" w:sz="0" w:space="0" w:color="auto"/>
            <w:right w:val="none" w:sz="0" w:space="0" w:color="auto"/>
          </w:divBdr>
        </w:div>
        <w:div w:id="33232702">
          <w:marLeft w:val="640"/>
          <w:marRight w:val="0"/>
          <w:marTop w:val="0"/>
          <w:marBottom w:val="0"/>
          <w:divBdr>
            <w:top w:val="none" w:sz="0" w:space="0" w:color="auto"/>
            <w:left w:val="none" w:sz="0" w:space="0" w:color="auto"/>
            <w:bottom w:val="none" w:sz="0" w:space="0" w:color="auto"/>
            <w:right w:val="none" w:sz="0" w:space="0" w:color="auto"/>
          </w:divBdr>
        </w:div>
        <w:div w:id="1119493884">
          <w:marLeft w:val="640"/>
          <w:marRight w:val="0"/>
          <w:marTop w:val="0"/>
          <w:marBottom w:val="0"/>
          <w:divBdr>
            <w:top w:val="none" w:sz="0" w:space="0" w:color="auto"/>
            <w:left w:val="none" w:sz="0" w:space="0" w:color="auto"/>
            <w:bottom w:val="none" w:sz="0" w:space="0" w:color="auto"/>
            <w:right w:val="none" w:sz="0" w:space="0" w:color="auto"/>
          </w:divBdr>
        </w:div>
        <w:div w:id="1246303830">
          <w:marLeft w:val="640"/>
          <w:marRight w:val="0"/>
          <w:marTop w:val="0"/>
          <w:marBottom w:val="0"/>
          <w:divBdr>
            <w:top w:val="none" w:sz="0" w:space="0" w:color="auto"/>
            <w:left w:val="none" w:sz="0" w:space="0" w:color="auto"/>
            <w:bottom w:val="none" w:sz="0" w:space="0" w:color="auto"/>
            <w:right w:val="none" w:sz="0" w:space="0" w:color="auto"/>
          </w:divBdr>
        </w:div>
        <w:div w:id="2072145156">
          <w:marLeft w:val="640"/>
          <w:marRight w:val="0"/>
          <w:marTop w:val="0"/>
          <w:marBottom w:val="0"/>
          <w:divBdr>
            <w:top w:val="none" w:sz="0" w:space="0" w:color="auto"/>
            <w:left w:val="none" w:sz="0" w:space="0" w:color="auto"/>
            <w:bottom w:val="none" w:sz="0" w:space="0" w:color="auto"/>
            <w:right w:val="none" w:sz="0" w:space="0" w:color="auto"/>
          </w:divBdr>
        </w:div>
        <w:div w:id="1782917526">
          <w:marLeft w:val="640"/>
          <w:marRight w:val="0"/>
          <w:marTop w:val="0"/>
          <w:marBottom w:val="0"/>
          <w:divBdr>
            <w:top w:val="none" w:sz="0" w:space="0" w:color="auto"/>
            <w:left w:val="none" w:sz="0" w:space="0" w:color="auto"/>
            <w:bottom w:val="none" w:sz="0" w:space="0" w:color="auto"/>
            <w:right w:val="none" w:sz="0" w:space="0" w:color="auto"/>
          </w:divBdr>
        </w:div>
        <w:div w:id="1720009004">
          <w:marLeft w:val="640"/>
          <w:marRight w:val="0"/>
          <w:marTop w:val="0"/>
          <w:marBottom w:val="0"/>
          <w:divBdr>
            <w:top w:val="none" w:sz="0" w:space="0" w:color="auto"/>
            <w:left w:val="none" w:sz="0" w:space="0" w:color="auto"/>
            <w:bottom w:val="none" w:sz="0" w:space="0" w:color="auto"/>
            <w:right w:val="none" w:sz="0" w:space="0" w:color="auto"/>
          </w:divBdr>
        </w:div>
        <w:div w:id="1219824804">
          <w:marLeft w:val="640"/>
          <w:marRight w:val="0"/>
          <w:marTop w:val="0"/>
          <w:marBottom w:val="0"/>
          <w:divBdr>
            <w:top w:val="none" w:sz="0" w:space="0" w:color="auto"/>
            <w:left w:val="none" w:sz="0" w:space="0" w:color="auto"/>
            <w:bottom w:val="none" w:sz="0" w:space="0" w:color="auto"/>
            <w:right w:val="none" w:sz="0" w:space="0" w:color="auto"/>
          </w:divBdr>
        </w:div>
        <w:div w:id="225188207">
          <w:marLeft w:val="640"/>
          <w:marRight w:val="0"/>
          <w:marTop w:val="0"/>
          <w:marBottom w:val="0"/>
          <w:divBdr>
            <w:top w:val="none" w:sz="0" w:space="0" w:color="auto"/>
            <w:left w:val="none" w:sz="0" w:space="0" w:color="auto"/>
            <w:bottom w:val="none" w:sz="0" w:space="0" w:color="auto"/>
            <w:right w:val="none" w:sz="0" w:space="0" w:color="auto"/>
          </w:divBdr>
        </w:div>
        <w:div w:id="1159808743">
          <w:marLeft w:val="640"/>
          <w:marRight w:val="0"/>
          <w:marTop w:val="0"/>
          <w:marBottom w:val="0"/>
          <w:divBdr>
            <w:top w:val="none" w:sz="0" w:space="0" w:color="auto"/>
            <w:left w:val="none" w:sz="0" w:space="0" w:color="auto"/>
            <w:bottom w:val="none" w:sz="0" w:space="0" w:color="auto"/>
            <w:right w:val="none" w:sz="0" w:space="0" w:color="auto"/>
          </w:divBdr>
        </w:div>
        <w:div w:id="975184744">
          <w:marLeft w:val="640"/>
          <w:marRight w:val="0"/>
          <w:marTop w:val="0"/>
          <w:marBottom w:val="0"/>
          <w:divBdr>
            <w:top w:val="none" w:sz="0" w:space="0" w:color="auto"/>
            <w:left w:val="none" w:sz="0" w:space="0" w:color="auto"/>
            <w:bottom w:val="none" w:sz="0" w:space="0" w:color="auto"/>
            <w:right w:val="none" w:sz="0" w:space="0" w:color="auto"/>
          </w:divBdr>
        </w:div>
        <w:div w:id="1764035185">
          <w:marLeft w:val="640"/>
          <w:marRight w:val="0"/>
          <w:marTop w:val="0"/>
          <w:marBottom w:val="0"/>
          <w:divBdr>
            <w:top w:val="none" w:sz="0" w:space="0" w:color="auto"/>
            <w:left w:val="none" w:sz="0" w:space="0" w:color="auto"/>
            <w:bottom w:val="none" w:sz="0" w:space="0" w:color="auto"/>
            <w:right w:val="none" w:sz="0" w:space="0" w:color="auto"/>
          </w:divBdr>
        </w:div>
        <w:div w:id="238760055">
          <w:marLeft w:val="640"/>
          <w:marRight w:val="0"/>
          <w:marTop w:val="0"/>
          <w:marBottom w:val="0"/>
          <w:divBdr>
            <w:top w:val="none" w:sz="0" w:space="0" w:color="auto"/>
            <w:left w:val="none" w:sz="0" w:space="0" w:color="auto"/>
            <w:bottom w:val="none" w:sz="0" w:space="0" w:color="auto"/>
            <w:right w:val="none" w:sz="0" w:space="0" w:color="auto"/>
          </w:divBdr>
        </w:div>
        <w:div w:id="1374187693">
          <w:marLeft w:val="640"/>
          <w:marRight w:val="0"/>
          <w:marTop w:val="0"/>
          <w:marBottom w:val="0"/>
          <w:divBdr>
            <w:top w:val="none" w:sz="0" w:space="0" w:color="auto"/>
            <w:left w:val="none" w:sz="0" w:space="0" w:color="auto"/>
            <w:bottom w:val="none" w:sz="0" w:space="0" w:color="auto"/>
            <w:right w:val="none" w:sz="0" w:space="0" w:color="auto"/>
          </w:divBdr>
        </w:div>
        <w:div w:id="1269506802">
          <w:marLeft w:val="640"/>
          <w:marRight w:val="0"/>
          <w:marTop w:val="0"/>
          <w:marBottom w:val="0"/>
          <w:divBdr>
            <w:top w:val="none" w:sz="0" w:space="0" w:color="auto"/>
            <w:left w:val="none" w:sz="0" w:space="0" w:color="auto"/>
            <w:bottom w:val="none" w:sz="0" w:space="0" w:color="auto"/>
            <w:right w:val="none" w:sz="0" w:space="0" w:color="auto"/>
          </w:divBdr>
        </w:div>
        <w:div w:id="1046875585">
          <w:marLeft w:val="640"/>
          <w:marRight w:val="0"/>
          <w:marTop w:val="0"/>
          <w:marBottom w:val="0"/>
          <w:divBdr>
            <w:top w:val="none" w:sz="0" w:space="0" w:color="auto"/>
            <w:left w:val="none" w:sz="0" w:space="0" w:color="auto"/>
            <w:bottom w:val="none" w:sz="0" w:space="0" w:color="auto"/>
            <w:right w:val="none" w:sz="0" w:space="0" w:color="auto"/>
          </w:divBdr>
        </w:div>
        <w:div w:id="609627248">
          <w:marLeft w:val="640"/>
          <w:marRight w:val="0"/>
          <w:marTop w:val="0"/>
          <w:marBottom w:val="0"/>
          <w:divBdr>
            <w:top w:val="none" w:sz="0" w:space="0" w:color="auto"/>
            <w:left w:val="none" w:sz="0" w:space="0" w:color="auto"/>
            <w:bottom w:val="none" w:sz="0" w:space="0" w:color="auto"/>
            <w:right w:val="none" w:sz="0" w:space="0" w:color="auto"/>
          </w:divBdr>
        </w:div>
        <w:div w:id="1800681244">
          <w:marLeft w:val="640"/>
          <w:marRight w:val="0"/>
          <w:marTop w:val="0"/>
          <w:marBottom w:val="0"/>
          <w:divBdr>
            <w:top w:val="none" w:sz="0" w:space="0" w:color="auto"/>
            <w:left w:val="none" w:sz="0" w:space="0" w:color="auto"/>
            <w:bottom w:val="none" w:sz="0" w:space="0" w:color="auto"/>
            <w:right w:val="none" w:sz="0" w:space="0" w:color="auto"/>
          </w:divBdr>
        </w:div>
        <w:div w:id="874271406">
          <w:marLeft w:val="640"/>
          <w:marRight w:val="0"/>
          <w:marTop w:val="0"/>
          <w:marBottom w:val="0"/>
          <w:divBdr>
            <w:top w:val="none" w:sz="0" w:space="0" w:color="auto"/>
            <w:left w:val="none" w:sz="0" w:space="0" w:color="auto"/>
            <w:bottom w:val="none" w:sz="0" w:space="0" w:color="auto"/>
            <w:right w:val="none" w:sz="0" w:space="0" w:color="auto"/>
          </w:divBdr>
        </w:div>
        <w:div w:id="196741979">
          <w:marLeft w:val="640"/>
          <w:marRight w:val="0"/>
          <w:marTop w:val="0"/>
          <w:marBottom w:val="0"/>
          <w:divBdr>
            <w:top w:val="none" w:sz="0" w:space="0" w:color="auto"/>
            <w:left w:val="none" w:sz="0" w:space="0" w:color="auto"/>
            <w:bottom w:val="none" w:sz="0" w:space="0" w:color="auto"/>
            <w:right w:val="none" w:sz="0" w:space="0" w:color="auto"/>
          </w:divBdr>
        </w:div>
        <w:div w:id="497769595">
          <w:marLeft w:val="640"/>
          <w:marRight w:val="0"/>
          <w:marTop w:val="0"/>
          <w:marBottom w:val="0"/>
          <w:divBdr>
            <w:top w:val="none" w:sz="0" w:space="0" w:color="auto"/>
            <w:left w:val="none" w:sz="0" w:space="0" w:color="auto"/>
            <w:bottom w:val="none" w:sz="0" w:space="0" w:color="auto"/>
            <w:right w:val="none" w:sz="0" w:space="0" w:color="auto"/>
          </w:divBdr>
        </w:div>
        <w:div w:id="1850023916">
          <w:marLeft w:val="640"/>
          <w:marRight w:val="0"/>
          <w:marTop w:val="0"/>
          <w:marBottom w:val="0"/>
          <w:divBdr>
            <w:top w:val="none" w:sz="0" w:space="0" w:color="auto"/>
            <w:left w:val="none" w:sz="0" w:space="0" w:color="auto"/>
            <w:bottom w:val="none" w:sz="0" w:space="0" w:color="auto"/>
            <w:right w:val="none" w:sz="0" w:space="0" w:color="auto"/>
          </w:divBdr>
        </w:div>
        <w:div w:id="989601494">
          <w:marLeft w:val="640"/>
          <w:marRight w:val="0"/>
          <w:marTop w:val="0"/>
          <w:marBottom w:val="0"/>
          <w:divBdr>
            <w:top w:val="none" w:sz="0" w:space="0" w:color="auto"/>
            <w:left w:val="none" w:sz="0" w:space="0" w:color="auto"/>
            <w:bottom w:val="none" w:sz="0" w:space="0" w:color="auto"/>
            <w:right w:val="none" w:sz="0" w:space="0" w:color="auto"/>
          </w:divBdr>
        </w:div>
        <w:div w:id="2051881345">
          <w:marLeft w:val="640"/>
          <w:marRight w:val="0"/>
          <w:marTop w:val="0"/>
          <w:marBottom w:val="0"/>
          <w:divBdr>
            <w:top w:val="none" w:sz="0" w:space="0" w:color="auto"/>
            <w:left w:val="none" w:sz="0" w:space="0" w:color="auto"/>
            <w:bottom w:val="none" w:sz="0" w:space="0" w:color="auto"/>
            <w:right w:val="none" w:sz="0" w:space="0" w:color="auto"/>
          </w:divBdr>
        </w:div>
        <w:div w:id="852570070">
          <w:marLeft w:val="640"/>
          <w:marRight w:val="0"/>
          <w:marTop w:val="0"/>
          <w:marBottom w:val="0"/>
          <w:divBdr>
            <w:top w:val="none" w:sz="0" w:space="0" w:color="auto"/>
            <w:left w:val="none" w:sz="0" w:space="0" w:color="auto"/>
            <w:bottom w:val="none" w:sz="0" w:space="0" w:color="auto"/>
            <w:right w:val="none" w:sz="0" w:space="0" w:color="auto"/>
          </w:divBdr>
        </w:div>
        <w:div w:id="1184172836">
          <w:marLeft w:val="640"/>
          <w:marRight w:val="0"/>
          <w:marTop w:val="0"/>
          <w:marBottom w:val="0"/>
          <w:divBdr>
            <w:top w:val="none" w:sz="0" w:space="0" w:color="auto"/>
            <w:left w:val="none" w:sz="0" w:space="0" w:color="auto"/>
            <w:bottom w:val="none" w:sz="0" w:space="0" w:color="auto"/>
            <w:right w:val="none" w:sz="0" w:space="0" w:color="auto"/>
          </w:divBdr>
        </w:div>
        <w:div w:id="2142573451">
          <w:marLeft w:val="640"/>
          <w:marRight w:val="0"/>
          <w:marTop w:val="0"/>
          <w:marBottom w:val="0"/>
          <w:divBdr>
            <w:top w:val="none" w:sz="0" w:space="0" w:color="auto"/>
            <w:left w:val="none" w:sz="0" w:space="0" w:color="auto"/>
            <w:bottom w:val="none" w:sz="0" w:space="0" w:color="auto"/>
            <w:right w:val="none" w:sz="0" w:space="0" w:color="auto"/>
          </w:divBdr>
        </w:div>
        <w:div w:id="1289703017">
          <w:marLeft w:val="640"/>
          <w:marRight w:val="0"/>
          <w:marTop w:val="0"/>
          <w:marBottom w:val="0"/>
          <w:divBdr>
            <w:top w:val="none" w:sz="0" w:space="0" w:color="auto"/>
            <w:left w:val="none" w:sz="0" w:space="0" w:color="auto"/>
            <w:bottom w:val="none" w:sz="0" w:space="0" w:color="auto"/>
            <w:right w:val="none" w:sz="0" w:space="0" w:color="auto"/>
          </w:divBdr>
        </w:div>
        <w:div w:id="1020814477">
          <w:marLeft w:val="640"/>
          <w:marRight w:val="0"/>
          <w:marTop w:val="0"/>
          <w:marBottom w:val="0"/>
          <w:divBdr>
            <w:top w:val="none" w:sz="0" w:space="0" w:color="auto"/>
            <w:left w:val="none" w:sz="0" w:space="0" w:color="auto"/>
            <w:bottom w:val="none" w:sz="0" w:space="0" w:color="auto"/>
            <w:right w:val="none" w:sz="0" w:space="0" w:color="auto"/>
          </w:divBdr>
        </w:div>
        <w:div w:id="356320499">
          <w:marLeft w:val="640"/>
          <w:marRight w:val="0"/>
          <w:marTop w:val="0"/>
          <w:marBottom w:val="0"/>
          <w:divBdr>
            <w:top w:val="none" w:sz="0" w:space="0" w:color="auto"/>
            <w:left w:val="none" w:sz="0" w:space="0" w:color="auto"/>
            <w:bottom w:val="none" w:sz="0" w:space="0" w:color="auto"/>
            <w:right w:val="none" w:sz="0" w:space="0" w:color="auto"/>
          </w:divBdr>
        </w:div>
        <w:div w:id="1533499078">
          <w:marLeft w:val="640"/>
          <w:marRight w:val="0"/>
          <w:marTop w:val="0"/>
          <w:marBottom w:val="0"/>
          <w:divBdr>
            <w:top w:val="none" w:sz="0" w:space="0" w:color="auto"/>
            <w:left w:val="none" w:sz="0" w:space="0" w:color="auto"/>
            <w:bottom w:val="none" w:sz="0" w:space="0" w:color="auto"/>
            <w:right w:val="none" w:sz="0" w:space="0" w:color="auto"/>
          </w:divBdr>
        </w:div>
        <w:div w:id="376274749">
          <w:marLeft w:val="640"/>
          <w:marRight w:val="0"/>
          <w:marTop w:val="0"/>
          <w:marBottom w:val="0"/>
          <w:divBdr>
            <w:top w:val="none" w:sz="0" w:space="0" w:color="auto"/>
            <w:left w:val="none" w:sz="0" w:space="0" w:color="auto"/>
            <w:bottom w:val="none" w:sz="0" w:space="0" w:color="auto"/>
            <w:right w:val="none" w:sz="0" w:space="0" w:color="auto"/>
          </w:divBdr>
        </w:div>
        <w:div w:id="1693607249">
          <w:marLeft w:val="640"/>
          <w:marRight w:val="0"/>
          <w:marTop w:val="0"/>
          <w:marBottom w:val="0"/>
          <w:divBdr>
            <w:top w:val="none" w:sz="0" w:space="0" w:color="auto"/>
            <w:left w:val="none" w:sz="0" w:space="0" w:color="auto"/>
            <w:bottom w:val="none" w:sz="0" w:space="0" w:color="auto"/>
            <w:right w:val="none" w:sz="0" w:space="0" w:color="auto"/>
          </w:divBdr>
        </w:div>
        <w:div w:id="2128310182">
          <w:marLeft w:val="640"/>
          <w:marRight w:val="0"/>
          <w:marTop w:val="0"/>
          <w:marBottom w:val="0"/>
          <w:divBdr>
            <w:top w:val="none" w:sz="0" w:space="0" w:color="auto"/>
            <w:left w:val="none" w:sz="0" w:space="0" w:color="auto"/>
            <w:bottom w:val="none" w:sz="0" w:space="0" w:color="auto"/>
            <w:right w:val="none" w:sz="0" w:space="0" w:color="auto"/>
          </w:divBdr>
        </w:div>
        <w:div w:id="1313363605">
          <w:marLeft w:val="640"/>
          <w:marRight w:val="0"/>
          <w:marTop w:val="0"/>
          <w:marBottom w:val="0"/>
          <w:divBdr>
            <w:top w:val="none" w:sz="0" w:space="0" w:color="auto"/>
            <w:left w:val="none" w:sz="0" w:space="0" w:color="auto"/>
            <w:bottom w:val="none" w:sz="0" w:space="0" w:color="auto"/>
            <w:right w:val="none" w:sz="0" w:space="0" w:color="auto"/>
          </w:divBdr>
        </w:div>
        <w:div w:id="870845961">
          <w:marLeft w:val="640"/>
          <w:marRight w:val="0"/>
          <w:marTop w:val="0"/>
          <w:marBottom w:val="0"/>
          <w:divBdr>
            <w:top w:val="none" w:sz="0" w:space="0" w:color="auto"/>
            <w:left w:val="none" w:sz="0" w:space="0" w:color="auto"/>
            <w:bottom w:val="none" w:sz="0" w:space="0" w:color="auto"/>
            <w:right w:val="none" w:sz="0" w:space="0" w:color="auto"/>
          </w:divBdr>
        </w:div>
        <w:div w:id="36510609">
          <w:marLeft w:val="640"/>
          <w:marRight w:val="0"/>
          <w:marTop w:val="0"/>
          <w:marBottom w:val="0"/>
          <w:divBdr>
            <w:top w:val="none" w:sz="0" w:space="0" w:color="auto"/>
            <w:left w:val="none" w:sz="0" w:space="0" w:color="auto"/>
            <w:bottom w:val="none" w:sz="0" w:space="0" w:color="auto"/>
            <w:right w:val="none" w:sz="0" w:space="0" w:color="auto"/>
          </w:divBdr>
        </w:div>
        <w:div w:id="500704192">
          <w:marLeft w:val="640"/>
          <w:marRight w:val="0"/>
          <w:marTop w:val="0"/>
          <w:marBottom w:val="0"/>
          <w:divBdr>
            <w:top w:val="none" w:sz="0" w:space="0" w:color="auto"/>
            <w:left w:val="none" w:sz="0" w:space="0" w:color="auto"/>
            <w:bottom w:val="none" w:sz="0" w:space="0" w:color="auto"/>
            <w:right w:val="none" w:sz="0" w:space="0" w:color="auto"/>
          </w:divBdr>
        </w:div>
        <w:div w:id="422727701">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762024298">
          <w:marLeft w:val="640"/>
          <w:marRight w:val="0"/>
          <w:marTop w:val="0"/>
          <w:marBottom w:val="0"/>
          <w:divBdr>
            <w:top w:val="none" w:sz="0" w:space="0" w:color="auto"/>
            <w:left w:val="none" w:sz="0" w:space="0" w:color="auto"/>
            <w:bottom w:val="none" w:sz="0" w:space="0" w:color="auto"/>
            <w:right w:val="none" w:sz="0" w:space="0" w:color="auto"/>
          </w:divBdr>
        </w:div>
        <w:div w:id="498471439">
          <w:marLeft w:val="640"/>
          <w:marRight w:val="0"/>
          <w:marTop w:val="0"/>
          <w:marBottom w:val="0"/>
          <w:divBdr>
            <w:top w:val="none" w:sz="0" w:space="0" w:color="auto"/>
            <w:left w:val="none" w:sz="0" w:space="0" w:color="auto"/>
            <w:bottom w:val="none" w:sz="0" w:space="0" w:color="auto"/>
            <w:right w:val="none" w:sz="0" w:space="0" w:color="auto"/>
          </w:divBdr>
        </w:div>
        <w:div w:id="1507599728">
          <w:marLeft w:val="640"/>
          <w:marRight w:val="0"/>
          <w:marTop w:val="0"/>
          <w:marBottom w:val="0"/>
          <w:divBdr>
            <w:top w:val="none" w:sz="0" w:space="0" w:color="auto"/>
            <w:left w:val="none" w:sz="0" w:space="0" w:color="auto"/>
            <w:bottom w:val="none" w:sz="0" w:space="0" w:color="auto"/>
            <w:right w:val="none" w:sz="0" w:space="0" w:color="auto"/>
          </w:divBdr>
        </w:div>
        <w:div w:id="1395084043">
          <w:marLeft w:val="640"/>
          <w:marRight w:val="0"/>
          <w:marTop w:val="0"/>
          <w:marBottom w:val="0"/>
          <w:divBdr>
            <w:top w:val="none" w:sz="0" w:space="0" w:color="auto"/>
            <w:left w:val="none" w:sz="0" w:space="0" w:color="auto"/>
            <w:bottom w:val="none" w:sz="0" w:space="0" w:color="auto"/>
            <w:right w:val="none" w:sz="0" w:space="0" w:color="auto"/>
          </w:divBdr>
        </w:div>
        <w:div w:id="271282600">
          <w:marLeft w:val="640"/>
          <w:marRight w:val="0"/>
          <w:marTop w:val="0"/>
          <w:marBottom w:val="0"/>
          <w:divBdr>
            <w:top w:val="none" w:sz="0" w:space="0" w:color="auto"/>
            <w:left w:val="none" w:sz="0" w:space="0" w:color="auto"/>
            <w:bottom w:val="none" w:sz="0" w:space="0" w:color="auto"/>
            <w:right w:val="none" w:sz="0" w:space="0" w:color="auto"/>
          </w:divBdr>
        </w:div>
        <w:div w:id="1740206881">
          <w:marLeft w:val="640"/>
          <w:marRight w:val="0"/>
          <w:marTop w:val="0"/>
          <w:marBottom w:val="0"/>
          <w:divBdr>
            <w:top w:val="none" w:sz="0" w:space="0" w:color="auto"/>
            <w:left w:val="none" w:sz="0" w:space="0" w:color="auto"/>
            <w:bottom w:val="none" w:sz="0" w:space="0" w:color="auto"/>
            <w:right w:val="none" w:sz="0" w:space="0" w:color="auto"/>
          </w:divBdr>
        </w:div>
        <w:div w:id="1782992655">
          <w:marLeft w:val="640"/>
          <w:marRight w:val="0"/>
          <w:marTop w:val="0"/>
          <w:marBottom w:val="0"/>
          <w:divBdr>
            <w:top w:val="none" w:sz="0" w:space="0" w:color="auto"/>
            <w:left w:val="none" w:sz="0" w:space="0" w:color="auto"/>
            <w:bottom w:val="none" w:sz="0" w:space="0" w:color="auto"/>
            <w:right w:val="none" w:sz="0" w:space="0" w:color="auto"/>
          </w:divBdr>
        </w:div>
        <w:div w:id="70154483">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4112742">
      <w:bodyDiv w:val="1"/>
      <w:marLeft w:val="0"/>
      <w:marRight w:val="0"/>
      <w:marTop w:val="0"/>
      <w:marBottom w:val="0"/>
      <w:divBdr>
        <w:top w:val="none" w:sz="0" w:space="0" w:color="auto"/>
        <w:left w:val="none" w:sz="0" w:space="0" w:color="auto"/>
        <w:bottom w:val="none" w:sz="0" w:space="0" w:color="auto"/>
        <w:right w:val="none" w:sz="0" w:space="0" w:color="auto"/>
      </w:divBdr>
      <w:divsChild>
        <w:div w:id="417293667">
          <w:marLeft w:val="640"/>
          <w:marRight w:val="0"/>
          <w:marTop w:val="0"/>
          <w:marBottom w:val="0"/>
          <w:divBdr>
            <w:top w:val="none" w:sz="0" w:space="0" w:color="auto"/>
            <w:left w:val="none" w:sz="0" w:space="0" w:color="auto"/>
            <w:bottom w:val="none" w:sz="0" w:space="0" w:color="auto"/>
            <w:right w:val="none" w:sz="0" w:space="0" w:color="auto"/>
          </w:divBdr>
        </w:div>
        <w:div w:id="650906515">
          <w:marLeft w:val="640"/>
          <w:marRight w:val="0"/>
          <w:marTop w:val="0"/>
          <w:marBottom w:val="0"/>
          <w:divBdr>
            <w:top w:val="none" w:sz="0" w:space="0" w:color="auto"/>
            <w:left w:val="none" w:sz="0" w:space="0" w:color="auto"/>
            <w:bottom w:val="none" w:sz="0" w:space="0" w:color="auto"/>
            <w:right w:val="none" w:sz="0" w:space="0" w:color="auto"/>
          </w:divBdr>
        </w:div>
        <w:div w:id="565183801">
          <w:marLeft w:val="640"/>
          <w:marRight w:val="0"/>
          <w:marTop w:val="0"/>
          <w:marBottom w:val="0"/>
          <w:divBdr>
            <w:top w:val="none" w:sz="0" w:space="0" w:color="auto"/>
            <w:left w:val="none" w:sz="0" w:space="0" w:color="auto"/>
            <w:bottom w:val="none" w:sz="0" w:space="0" w:color="auto"/>
            <w:right w:val="none" w:sz="0" w:space="0" w:color="auto"/>
          </w:divBdr>
        </w:div>
        <w:div w:id="1965187094">
          <w:marLeft w:val="640"/>
          <w:marRight w:val="0"/>
          <w:marTop w:val="0"/>
          <w:marBottom w:val="0"/>
          <w:divBdr>
            <w:top w:val="none" w:sz="0" w:space="0" w:color="auto"/>
            <w:left w:val="none" w:sz="0" w:space="0" w:color="auto"/>
            <w:bottom w:val="none" w:sz="0" w:space="0" w:color="auto"/>
            <w:right w:val="none" w:sz="0" w:space="0" w:color="auto"/>
          </w:divBdr>
        </w:div>
        <w:div w:id="1134981730">
          <w:marLeft w:val="640"/>
          <w:marRight w:val="0"/>
          <w:marTop w:val="0"/>
          <w:marBottom w:val="0"/>
          <w:divBdr>
            <w:top w:val="none" w:sz="0" w:space="0" w:color="auto"/>
            <w:left w:val="none" w:sz="0" w:space="0" w:color="auto"/>
            <w:bottom w:val="none" w:sz="0" w:space="0" w:color="auto"/>
            <w:right w:val="none" w:sz="0" w:space="0" w:color="auto"/>
          </w:divBdr>
        </w:div>
        <w:div w:id="923145962">
          <w:marLeft w:val="640"/>
          <w:marRight w:val="0"/>
          <w:marTop w:val="0"/>
          <w:marBottom w:val="0"/>
          <w:divBdr>
            <w:top w:val="none" w:sz="0" w:space="0" w:color="auto"/>
            <w:left w:val="none" w:sz="0" w:space="0" w:color="auto"/>
            <w:bottom w:val="none" w:sz="0" w:space="0" w:color="auto"/>
            <w:right w:val="none" w:sz="0" w:space="0" w:color="auto"/>
          </w:divBdr>
        </w:div>
        <w:div w:id="373234780">
          <w:marLeft w:val="640"/>
          <w:marRight w:val="0"/>
          <w:marTop w:val="0"/>
          <w:marBottom w:val="0"/>
          <w:divBdr>
            <w:top w:val="none" w:sz="0" w:space="0" w:color="auto"/>
            <w:left w:val="none" w:sz="0" w:space="0" w:color="auto"/>
            <w:bottom w:val="none" w:sz="0" w:space="0" w:color="auto"/>
            <w:right w:val="none" w:sz="0" w:space="0" w:color="auto"/>
          </w:divBdr>
        </w:div>
        <w:div w:id="216673693">
          <w:marLeft w:val="640"/>
          <w:marRight w:val="0"/>
          <w:marTop w:val="0"/>
          <w:marBottom w:val="0"/>
          <w:divBdr>
            <w:top w:val="none" w:sz="0" w:space="0" w:color="auto"/>
            <w:left w:val="none" w:sz="0" w:space="0" w:color="auto"/>
            <w:bottom w:val="none" w:sz="0" w:space="0" w:color="auto"/>
            <w:right w:val="none" w:sz="0" w:space="0" w:color="auto"/>
          </w:divBdr>
        </w:div>
        <w:div w:id="2019891569">
          <w:marLeft w:val="640"/>
          <w:marRight w:val="0"/>
          <w:marTop w:val="0"/>
          <w:marBottom w:val="0"/>
          <w:divBdr>
            <w:top w:val="none" w:sz="0" w:space="0" w:color="auto"/>
            <w:left w:val="none" w:sz="0" w:space="0" w:color="auto"/>
            <w:bottom w:val="none" w:sz="0" w:space="0" w:color="auto"/>
            <w:right w:val="none" w:sz="0" w:space="0" w:color="auto"/>
          </w:divBdr>
        </w:div>
        <w:div w:id="620110946">
          <w:marLeft w:val="640"/>
          <w:marRight w:val="0"/>
          <w:marTop w:val="0"/>
          <w:marBottom w:val="0"/>
          <w:divBdr>
            <w:top w:val="none" w:sz="0" w:space="0" w:color="auto"/>
            <w:left w:val="none" w:sz="0" w:space="0" w:color="auto"/>
            <w:bottom w:val="none" w:sz="0" w:space="0" w:color="auto"/>
            <w:right w:val="none" w:sz="0" w:space="0" w:color="auto"/>
          </w:divBdr>
        </w:div>
        <w:div w:id="1293053638">
          <w:marLeft w:val="640"/>
          <w:marRight w:val="0"/>
          <w:marTop w:val="0"/>
          <w:marBottom w:val="0"/>
          <w:divBdr>
            <w:top w:val="none" w:sz="0" w:space="0" w:color="auto"/>
            <w:left w:val="none" w:sz="0" w:space="0" w:color="auto"/>
            <w:bottom w:val="none" w:sz="0" w:space="0" w:color="auto"/>
            <w:right w:val="none" w:sz="0" w:space="0" w:color="auto"/>
          </w:divBdr>
        </w:div>
        <w:div w:id="1190296571">
          <w:marLeft w:val="640"/>
          <w:marRight w:val="0"/>
          <w:marTop w:val="0"/>
          <w:marBottom w:val="0"/>
          <w:divBdr>
            <w:top w:val="none" w:sz="0" w:space="0" w:color="auto"/>
            <w:left w:val="none" w:sz="0" w:space="0" w:color="auto"/>
            <w:bottom w:val="none" w:sz="0" w:space="0" w:color="auto"/>
            <w:right w:val="none" w:sz="0" w:space="0" w:color="auto"/>
          </w:divBdr>
        </w:div>
        <w:div w:id="1721517469">
          <w:marLeft w:val="640"/>
          <w:marRight w:val="0"/>
          <w:marTop w:val="0"/>
          <w:marBottom w:val="0"/>
          <w:divBdr>
            <w:top w:val="none" w:sz="0" w:space="0" w:color="auto"/>
            <w:left w:val="none" w:sz="0" w:space="0" w:color="auto"/>
            <w:bottom w:val="none" w:sz="0" w:space="0" w:color="auto"/>
            <w:right w:val="none" w:sz="0" w:space="0" w:color="auto"/>
          </w:divBdr>
        </w:div>
        <w:div w:id="666055318">
          <w:marLeft w:val="640"/>
          <w:marRight w:val="0"/>
          <w:marTop w:val="0"/>
          <w:marBottom w:val="0"/>
          <w:divBdr>
            <w:top w:val="none" w:sz="0" w:space="0" w:color="auto"/>
            <w:left w:val="none" w:sz="0" w:space="0" w:color="auto"/>
            <w:bottom w:val="none" w:sz="0" w:space="0" w:color="auto"/>
            <w:right w:val="none" w:sz="0" w:space="0" w:color="auto"/>
          </w:divBdr>
        </w:div>
        <w:div w:id="980160469">
          <w:marLeft w:val="640"/>
          <w:marRight w:val="0"/>
          <w:marTop w:val="0"/>
          <w:marBottom w:val="0"/>
          <w:divBdr>
            <w:top w:val="none" w:sz="0" w:space="0" w:color="auto"/>
            <w:left w:val="none" w:sz="0" w:space="0" w:color="auto"/>
            <w:bottom w:val="none" w:sz="0" w:space="0" w:color="auto"/>
            <w:right w:val="none" w:sz="0" w:space="0" w:color="auto"/>
          </w:divBdr>
        </w:div>
        <w:div w:id="2004119676">
          <w:marLeft w:val="640"/>
          <w:marRight w:val="0"/>
          <w:marTop w:val="0"/>
          <w:marBottom w:val="0"/>
          <w:divBdr>
            <w:top w:val="none" w:sz="0" w:space="0" w:color="auto"/>
            <w:left w:val="none" w:sz="0" w:space="0" w:color="auto"/>
            <w:bottom w:val="none" w:sz="0" w:space="0" w:color="auto"/>
            <w:right w:val="none" w:sz="0" w:space="0" w:color="auto"/>
          </w:divBdr>
        </w:div>
        <w:div w:id="1650087405">
          <w:marLeft w:val="640"/>
          <w:marRight w:val="0"/>
          <w:marTop w:val="0"/>
          <w:marBottom w:val="0"/>
          <w:divBdr>
            <w:top w:val="none" w:sz="0" w:space="0" w:color="auto"/>
            <w:left w:val="none" w:sz="0" w:space="0" w:color="auto"/>
            <w:bottom w:val="none" w:sz="0" w:space="0" w:color="auto"/>
            <w:right w:val="none" w:sz="0" w:space="0" w:color="auto"/>
          </w:divBdr>
        </w:div>
        <w:div w:id="218786623">
          <w:marLeft w:val="640"/>
          <w:marRight w:val="0"/>
          <w:marTop w:val="0"/>
          <w:marBottom w:val="0"/>
          <w:divBdr>
            <w:top w:val="none" w:sz="0" w:space="0" w:color="auto"/>
            <w:left w:val="none" w:sz="0" w:space="0" w:color="auto"/>
            <w:bottom w:val="none" w:sz="0" w:space="0" w:color="auto"/>
            <w:right w:val="none" w:sz="0" w:space="0" w:color="auto"/>
          </w:divBdr>
        </w:div>
        <w:div w:id="1886216296">
          <w:marLeft w:val="640"/>
          <w:marRight w:val="0"/>
          <w:marTop w:val="0"/>
          <w:marBottom w:val="0"/>
          <w:divBdr>
            <w:top w:val="none" w:sz="0" w:space="0" w:color="auto"/>
            <w:left w:val="none" w:sz="0" w:space="0" w:color="auto"/>
            <w:bottom w:val="none" w:sz="0" w:space="0" w:color="auto"/>
            <w:right w:val="none" w:sz="0" w:space="0" w:color="auto"/>
          </w:divBdr>
        </w:div>
        <w:div w:id="183633911">
          <w:marLeft w:val="640"/>
          <w:marRight w:val="0"/>
          <w:marTop w:val="0"/>
          <w:marBottom w:val="0"/>
          <w:divBdr>
            <w:top w:val="none" w:sz="0" w:space="0" w:color="auto"/>
            <w:left w:val="none" w:sz="0" w:space="0" w:color="auto"/>
            <w:bottom w:val="none" w:sz="0" w:space="0" w:color="auto"/>
            <w:right w:val="none" w:sz="0" w:space="0" w:color="auto"/>
          </w:divBdr>
        </w:div>
        <w:div w:id="619147858">
          <w:marLeft w:val="640"/>
          <w:marRight w:val="0"/>
          <w:marTop w:val="0"/>
          <w:marBottom w:val="0"/>
          <w:divBdr>
            <w:top w:val="none" w:sz="0" w:space="0" w:color="auto"/>
            <w:left w:val="none" w:sz="0" w:space="0" w:color="auto"/>
            <w:bottom w:val="none" w:sz="0" w:space="0" w:color="auto"/>
            <w:right w:val="none" w:sz="0" w:space="0" w:color="auto"/>
          </w:divBdr>
        </w:div>
        <w:div w:id="1290890201">
          <w:marLeft w:val="640"/>
          <w:marRight w:val="0"/>
          <w:marTop w:val="0"/>
          <w:marBottom w:val="0"/>
          <w:divBdr>
            <w:top w:val="none" w:sz="0" w:space="0" w:color="auto"/>
            <w:left w:val="none" w:sz="0" w:space="0" w:color="auto"/>
            <w:bottom w:val="none" w:sz="0" w:space="0" w:color="auto"/>
            <w:right w:val="none" w:sz="0" w:space="0" w:color="auto"/>
          </w:divBdr>
        </w:div>
        <w:div w:id="239297183">
          <w:marLeft w:val="640"/>
          <w:marRight w:val="0"/>
          <w:marTop w:val="0"/>
          <w:marBottom w:val="0"/>
          <w:divBdr>
            <w:top w:val="none" w:sz="0" w:space="0" w:color="auto"/>
            <w:left w:val="none" w:sz="0" w:space="0" w:color="auto"/>
            <w:bottom w:val="none" w:sz="0" w:space="0" w:color="auto"/>
            <w:right w:val="none" w:sz="0" w:space="0" w:color="auto"/>
          </w:divBdr>
        </w:div>
        <w:div w:id="617495359">
          <w:marLeft w:val="640"/>
          <w:marRight w:val="0"/>
          <w:marTop w:val="0"/>
          <w:marBottom w:val="0"/>
          <w:divBdr>
            <w:top w:val="none" w:sz="0" w:space="0" w:color="auto"/>
            <w:left w:val="none" w:sz="0" w:space="0" w:color="auto"/>
            <w:bottom w:val="none" w:sz="0" w:space="0" w:color="auto"/>
            <w:right w:val="none" w:sz="0" w:space="0" w:color="auto"/>
          </w:divBdr>
        </w:div>
        <w:div w:id="1878857025">
          <w:marLeft w:val="640"/>
          <w:marRight w:val="0"/>
          <w:marTop w:val="0"/>
          <w:marBottom w:val="0"/>
          <w:divBdr>
            <w:top w:val="none" w:sz="0" w:space="0" w:color="auto"/>
            <w:left w:val="none" w:sz="0" w:space="0" w:color="auto"/>
            <w:bottom w:val="none" w:sz="0" w:space="0" w:color="auto"/>
            <w:right w:val="none" w:sz="0" w:space="0" w:color="auto"/>
          </w:divBdr>
        </w:div>
        <w:div w:id="1523201364">
          <w:marLeft w:val="640"/>
          <w:marRight w:val="0"/>
          <w:marTop w:val="0"/>
          <w:marBottom w:val="0"/>
          <w:divBdr>
            <w:top w:val="none" w:sz="0" w:space="0" w:color="auto"/>
            <w:left w:val="none" w:sz="0" w:space="0" w:color="auto"/>
            <w:bottom w:val="none" w:sz="0" w:space="0" w:color="auto"/>
            <w:right w:val="none" w:sz="0" w:space="0" w:color="auto"/>
          </w:divBdr>
        </w:div>
        <w:div w:id="2121486856">
          <w:marLeft w:val="640"/>
          <w:marRight w:val="0"/>
          <w:marTop w:val="0"/>
          <w:marBottom w:val="0"/>
          <w:divBdr>
            <w:top w:val="none" w:sz="0" w:space="0" w:color="auto"/>
            <w:left w:val="none" w:sz="0" w:space="0" w:color="auto"/>
            <w:bottom w:val="none" w:sz="0" w:space="0" w:color="auto"/>
            <w:right w:val="none" w:sz="0" w:space="0" w:color="auto"/>
          </w:divBdr>
        </w:div>
        <w:div w:id="718169460">
          <w:marLeft w:val="640"/>
          <w:marRight w:val="0"/>
          <w:marTop w:val="0"/>
          <w:marBottom w:val="0"/>
          <w:divBdr>
            <w:top w:val="none" w:sz="0" w:space="0" w:color="auto"/>
            <w:left w:val="none" w:sz="0" w:space="0" w:color="auto"/>
            <w:bottom w:val="none" w:sz="0" w:space="0" w:color="auto"/>
            <w:right w:val="none" w:sz="0" w:space="0" w:color="auto"/>
          </w:divBdr>
        </w:div>
        <w:div w:id="977878844">
          <w:marLeft w:val="640"/>
          <w:marRight w:val="0"/>
          <w:marTop w:val="0"/>
          <w:marBottom w:val="0"/>
          <w:divBdr>
            <w:top w:val="none" w:sz="0" w:space="0" w:color="auto"/>
            <w:left w:val="none" w:sz="0" w:space="0" w:color="auto"/>
            <w:bottom w:val="none" w:sz="0" w:space="0" w:color="auto"/>
            <w:right w:val="none" w:sz="0" w:space="0" w:color="auto"/>
          </w:divBdr>
        </w:div>
        <w:div w:id="1863322349">
          <w:marLeft w:val="640"/>
          <w:marRight w:val="0"/>
          <w:marTop w:val="0"/>
          <w:marBottom w:val="0"/>
          <w:divBdr>
            <w:top w:val="none" w:sz="0" w:space="0" w:color="auto"/>
            <w:left w:val="none" w:sz="0" w:space="0" w:color="auto"/>
            <w:bottom w:val="none" w:sz="0" w:space="0" w:color="auto"/>
            <w:right w:val="none" w:sz="0" w:space="0" w:color="auto"/>
          </w:divBdr>
        </w:div>
        <w:div w:id="654261709">
          <w:marLeft w:val="640"/>
          <w:marRight w:val="0"/>
          <w:marTop w:val="0"/>
          <w:marBottom w:val="0"/>
          <w:divBdr>
            <w:top w:val="none" w:sz="0" w:space="0" w:color="auto"/>
            <w:left w:val="none" w:sz="0" w:space="0" w:color="auto"/>
            <w:bottom w:val="none" w:sz="0" w:space="0" w:color="auto"/>
            <w:right w:val="none" w:sz="0" w:space="0" w:color="auto"/>
          </w:divBdr>
        </w:div>
        <w:div w:id="132601913">
          <w:marLeft w:val="640"/>
          <w:marRight w:val="0"/>
          <w:marTop w:val="0"/>
          <w:marBottom w:val="0"/>
          <w:divBdr>
            <w:top w:val="none" w:sz="0" w:space="0" w:color="auto"/>
            <w:left w:val="none" w:sz="0" w:space="0" w:color="auto"/>
            <w:bottom w:val="none" w:sz="0" w:space="0" w:color="auto"/>
            <w:right w:val="none" w:sz="0" w:space="0" w:color="auto"/>
          </w:divBdr>
        </w:div>
        <w:div w:id="581109750">
          <w:marLeft w:val="640"/>
          <w:marRight w:val="0"/>
          <w:marTop w:val="0"/>
          <w:marBottom w:val="0"/>
          <w:divBdr>
            <w:top w:val="none" w:sz="0" w:space="0" w:color="auto"/>
            <w:left w:val="none" w:sz="0" w:space="0" w:color="auto"/>
            <w:bottom w:val="none" w:sz="0" w:space="0" w:color="auto"/>
            <w:right w:val="none" w:sz="0" w:space="0" w:color="auto"/>
          </w:divBdr>
        </w:div>
        <w:div w:id="1657025777">
          <w:marLeft w:val="640"/>
          <w:marRight w:val="0"/>
          <w:marTop w:val="0"/>
          <w:marBottom w:val="0"/>
          <w:divBdr>
            <w:top w:val="none" w:sz="0" w:space="0" w:color="auto"/>
            <w:left w:val="none" w:sz="0" w:space="0" w:color="auto"/>
            <w:bottom w:val="none" w:sz="0" w:space="0" w:color="auto"/>
            <w:right w:val="none" w:sz="0" w:space="0" w:color="auto"/>
          </w:divBdr>
        </w:div>
        <w:div w:id="149758899">
          <w:marLeft w:val="640"/>
          <w:marRight w:val="0"/>
          <w:marTop w:val="0"/>
          <w:marBottom w:val="0"/>
          <w:divBdr>
            <w:top w:val="none" w:sz="0" w:space="0" w:color="auto"/>
            <w:left w:val="none" w:sz="0" w:space="0" w:color="auto"/>
            <w:bottom w:val="none" w:sz="0" w:space="0" w:color="auto"/>
            <w:right w:val="none" w:sz="0" w:space="0" w:color="auto"/>
          </w:divBdr>
        </w:div>
        <w:div w:id="407582506">
          <w:marLeft w:val="640"/>
          <w:marRight w:val="0"/>
          <w:marTop w:val="0"/>
          <w:marBottom w:val="0"/>
          <w:divBdr>
            <w:top w:val="none" w:sz="0" w:space="0" w:color="auto"/>
            <w:left w:val="none" w:sz="0" w:space="0" w:color="auto"/>
            <w:bottom w:val="none" w:sz="0" w:space="0" w:color="auto"/>
            <w:right w:val="none" w:sz="0" w:space="0" w:color="auto"/>
          </w:divBdr>
        </w:div>
        <w:div w:id="1823543315">
          <w:marLeft w:val="640"/>
          <w:marRight w:val="0"/>
          <w:marTop w:val="0"/>
          <w:marBottom w:val="0"/>
          <w:divBdr>
            <w:top w:val="none" w:sz="0" w:space="0" w:color="auto"/>
            <w:left w:val="none" w:sz="0" w:space="0" w:color="auto"/>
            <w:bottom w:val="none" w:sz="0" w:space="0" w:color="auto"/>
            <w:right w:val="none" w:sz="0" w:space="0" w:color="auto"/>
          </w:divBdr>
        </w:div>
        <w:div w:id="998768961">
          <w:marLeft w:val="640"/>
          <w:marRight w:val="0"/>
          <w:marTop w:val="0"/>
          <w:marBottom w:val="0"/>
          <w:divBdr>
            <w:top w:val="none" w:sz="0" w:space="0" w:color="auto"/>
            <w:left w:val="none" w:sz="0" w:space="0" w:color="auto"/>
            <w:bottom w:val="none" w:sz="0" w:space="0" w:color="auto"/>
            <w:right w:val="none" w:sz="0" w:space="0" w:color="auto"/>
          </w:divBdr>
        </w:div>
        <w:div w:id="500123212">
          <w:marLeft w:val="640"/>
          <w:marRight w:val="0"/>
          <w:marTop w:val="0"/>
          <w:marBottom w:val="0"/>
          <w:divBdr>
            <w:top w:val="none" w:sz="0" w:space="0" w:color="auto"/>
            <w:left w:val="none" w:sz="0" w:space="0" w:color="auto"/>
            <w:bottom w:val="none" w:sz="0" w:space="0" w:color="auto"/>
            <w:right w:val="none" w:sz="0" w:space="0" w:color="auto"/>
          </w:divBdr>
        </w:div>
        <w:div w:id="1957715728">
          <w:marLeft w:val="640"/>
          <w:marRight w:val="0"/>
          <w:marTop w:val="0"/>
          <w:marBottom w:val="0"/>
          <w:divBdr>
            <w:top w:val="none" w:sz="0" w:space="0" w:color="auto"/>
            <w:left w:val="none" w:sz="0" w:space="0" w:color="auto"/>
            <w:bottom w:val="none" w:sz="0" w:space="0" w:color="auto"/>
            <w:right w:val="none" w:sz="0" w:space="0" w:color="auto"/>
          </w:divBdr>
        </w:div>
        <w:div w:id="143553024">
          <w:marLeft w:val="640"/>
          <w:marRight w:val="0"/>
          <w:marTop w:val="0"/>
          <w:marBottom w:val="0"/>
          <w:divBdr>
            <w:top w:val="none" w:sz="0" w:space="0" w:color="auto"/>
            <w:left w:val="none" w:sz="0" w:space="0" w:color="auto"/>
            <w:bottom w:val="none" w:sz="0" w:space="0" w:color="auto"/>
            <w:right w:val="none" w:sz="0" w:space="0" w:color="auto"/>
          </w:divBdr>
        </w:div>
        <w:div w:id="34236563">
          <w:marLeft w:val="640"/>
          <w:marRight w:val="0"/>
          <w:marTop w:val="0"/>
          <w:marBottom w:val="0"/>
          <w:divBdr>
            <w:top w:val="none" w:sz="0" w:space="0" w:color="auto"/>
            <w:left w:val="none" w:sz="0" w:space="0" w:color="auto"/>
            <w:bottom w:val="none" w:sz="0" w:space="0" w:color="auto"/>
            <w:right w:val="none" w:sz="0" w:space="0" w:color="auto"/>
          </w:divBdr>
        </w:div>
        <w:div w:id="1921450626">
          <w:marLeft w:val="640"/>
          <w:marRight w:val="0"/>
          <w:marTop w:val="0"/>
          <w:marBottom w:val="0"/>
          <w:divBdr>
            <w:top w:val="none" w:sz="0" w:space="0" w:color="auto"/>
            <w:left w:val="none" w:sz="0" w:space="0" w:color="auto"/>
            <w:bottom w:val="none" w:sz="0" w:space="0" w:color="auto"/>
            <w:right w:val="none" w:sz="0" w:space="0" w:color="auto"/>
          </w:divBdr>
        </w:div>
        <w:div w:id="1319381165">
          <w:marLeft w:val="640"/>
          <w:marRight w:val="0"/>
          <w:marTop w:val="0"/>
          <w:marBottom w:val="0"/>
          <w:divBdr>
            <w:top w:val="none" w:sz="0" w:space="0" w:color="auto"/>
            <w:left w:val="none" w:sz="0" w:space="0" w:color="auto"/>
            <w:bottom w:val="none" w:sz="0" w:space="0" w:color="auto"/>
            <w:right w:val="none" w:sz="0" w:space="0" w:color="auto"/>
          </w:divBdr>
        </w:div>
        <w:div w:id="62803253">
          <w:marLeft w:val="640"/>
          <w:marRight w:val="0"/>
          <w:marTop w:val="0"/>
          <w:marBottom w:val="0"/>
          <w:divBdr>
            <w:top w:val="none" w:sz="0" w:space="0" w:color="auto"/>
            <w:left w:val="none" w:sz="0" w:space="0" w:color="auto"/>
            <w:bottom w:val="none" w:sz="0" w:space="0" w:color="auto"/>
            <w:right w:val="none" w:sz="0" w:space="0" w:color="auto"/>
          </w:divBdr>
        </w:div>
        <w:div w:id="249657722">
          <w:marLeft w:val="640"/>
          <w:marRight w:val="0"/>
          <w:marTop w:val="0"/>
          <w:marBottom w:val="0"/>
          <w:divBdr>
            <w:top w:val="none" w:sz="0" w:space="0" w:color="auto"/>
            <w:left w:val="none" w:sz="0" w:space="0" w:color="auto"/>
            <w:bottom w:val="none" w:sz="0" w:space="0" w:color="auto"/>
            <w:right w:val="none" w:sz="0" w:space="0" w:color="auto"/>
          </w:divBdr>
        </w:div>
        <w:div w:id="1529290844">
          <w:marLeft w:val="640"/>
          <w:marRight w:val="0"/>
          <w:marTop w:val="0"/>
          <w:marBottom w:val="0"/>
          <w:divBdr>
            <w:top w:val="none" w:sz="0" w:space="0" w:color="auto"/>
            <w:left w:val="none" w:sz="0" w:space="0" w:color="auto"/>
            <w:bottom w:val="none" w:sz="0" w:space="0" w:color="auto"/>
            <w:right w:val="none" w:sz="0" w:space="0" w:color="auto"/>
          </w:divBdr>
        </w:div>
        <w:div w:id="2044287577">
          <w:marLeft w:val="640"/>
          <w:marRight w:val="0"/>
          <w:marTop w:val="0"/>
          <w:marBottom w:val="0"/>
          <w:divBdr>
            <w:top w:val="none" w:sz="0" w:space="0" w:color="auto"/>
            <w:left w:val="none" w:sz="0" w:space="0" w:color="auto"/>
            <w:bottom w:val="none" w:sz="0" w:space="0" w:color="auto"/>
            <w:right w:val="none" w:sz="0" w:space="0" w:color="auto"/>
          </w:divBdr>
        </w:div>
        <w:div w:id="799421000">
          <w:marLeft w:val="640"/>
          <w:marRight w:val="0"/>
          <w:marTop w:val="0"/>
          <w:marBottom w:val="0"/>
          <w:divBdr>
            <w:top w:val="none" w:sz="0" w:space="0" w:color="auto"/>
            <w:left w:val="none" w:sz="0" w:space="0" w:color="auto"/>
            <w:bottom w:val="none" w:sz="0" w:space="0" w:color="auto"/>
            <w:right w:val="none" w:sz="0" w:space="0" w:color="auto"/>
          </w:divBdr>
        </w:div>
        <w:div w:id="333148745">
          <w:marLeft w:val="640"/>
          <w:marRight w:val="0"/>
          <w:marTop w:val="0"/>
          <w:marBottom w:val="0"/>
          <w:divBdr>
            <w:top w:val="none" w:sz="0" w:space="0" w:color="auto"/>
            <w:left w:val="none" w:sz="0" w:space="0" w:color="auto"/>
            <w:bottom w:val="none" w:sz="0" w:space="0" w:color="auto"/>
            <w:right w:val="none" w:sz="0" w:space="0" w:color="auto"/>
          </w:divBdr>
        </w:div>
        <w:div w:id="338705259">
          <w:marLeft w:val="640"/>
          <w:marRight w:val="0"/>
          <w:marTop w:val="0"/>
          <w:marBottom w:val="0"/>
          <w:divBdr>
            <w:top w:val="none" w:sz="0" w:space="0" w:color="auto"/>
            <w:left w:val="none" w:sz="0" w:space="0" w:color="auto"/>
            <w:bottom w:val="none" w:sz="0" w:space="0" w:color="auto"/>
            <w:right w:val="none" w:sz="0" w:space="0" w:color="auto"/>
          </w:divBdr>
        </w:div>
        <w:div w:id="47458650">
          <w:marLeft w:val="640"/>
          <w:marRight w:val="0"/>
          <w:marTop w:val="0"/>
          <w:marBottom w:val="0"/>
          <w:divBdr>
            <w:top w:val="none" w:sz="0" w:space="0" w:color="auto"/>
            <w:left w:val="none" w:sz="0" w:space="0" w:color="auto"/>
            <w:bottom w:val="none" w:sz="0" w:space="0" w:color="auto"/>
            <w:right w:val="none" w:sz="0" w:space="0" w:color="auto"/>
          </w:divBdr>
        </w:div>
        <w:div w:id="1707292621">
          <w:marLeft w:val="640"/>
          <w:marRight w:val="0"/>
          <w:marTop w:val="0"/>
          <w:marBottom w:val="0"/>
          <w:divBdr>
            <w:top w:val="none" w:sz="0" w:space="0" w:color="auto"/>
            <w:left w:val="none" w:sz="0" w:space="0" w:color="auto"/>
            <w:bottom w:val="none" w:sz="0" w:space="0" w:color="auto"/>
            <w:right w:val="none" w:sz="0" w:space="0" w:color="auto"/>
          </w:divBdr>
        </w:div>
        <w:div w:id="1506359465">
          <w:marLeft w:val="640"/>
          <w:marRight w:val="0"/>
          <w:marTop w:val="0"/>
          <w:marBottom w:val="0"/>
          <w:divBdr>
            <w:top w:val="none" w:sz="0" w:space="0" w:color="auto"/>
            <w:left w:val="none" w:sz="0" w:space="0" w:color="auto"/>
            <w:bottom w:val="none" w:sz="0" w:space="0" w:color="auto"/>
            <w:right w:val="none" w:sz="0" w:space="0" w:color="auto"/>
          </w:divBdr>
        </w:div>
        <w:div w:id="986979281">
          <w:marLeft w:val="640"/>
          <w:marRight w:val="0"/>
          <w:marTop w:val="0"/>
          <w:marBottom w:val="0"/>
          <w:divBdr>
            <w:top w:val="none" w:sz="0" w:space="0" w:color="auto"/>
            <w:left w:val="none" w:sz="0" w:space="0" w:color="auto"/>
            <w:bottom w:val="none" w:sz="0" w:space="0" w:color="auto"/>
            <w:right w:val="none" w:sz="0" w:space="0" w:color="auto"/>
          </w:divBdr>
        </w:div>
        <w:div w:id="745305656">
          <w:marLeft w:val="640"/>
          <w:marRight w:val="0"/>
          <w:marTop w:val="0"/>
          <w:marBottom w:val="0"/>
          <w:divBdr>
            <w:top w:val="none" w:sz="0" w:space="0" w:color="auto"/>
            <w:left w:val="none" w:sz="0" w:space="0" w:color="auto"/>
            <w:bottom w:val="none" w:sz="0" w:space="0" w:color="auto"/>
            <w:right w:val="none" w:sz="0" w:space="0" w:color="auto"/>
          </w:divBdr>
        </w:div>
        <w:div w:id="2126461913">
          <w:marLeft w:val="640"/>
          <w:marRight w:val="0"/>
          <w:marTop w:val="0"/>
          <w:marBottom w:val="0"/>
          <w:divBdr>
            <w:top w:val="none" w:sz="0" w:space="0" w:color="auto"/>
            <w:left w:val="none" w:sz="0" w:space="0" w:color="auto"/>
            <w:bottom w:val="none" w:sz="0" w:space="0" w:color="auto"/>
            <w:right w:val="none" w:sz="0" w:space="0" w:color="auto"/>
          </w:divBdr>
        </w:div>
        <w:div w:id="883060882">
          <w:marLeft w:val="640"/>
          <w:marRight w:val="0"/>
          <w:marTop w:val="0"/>
          <w:marBottom w:val="0"/>
          <w:divBdr>
            <w:top w:val="none" w:sz="0" w:space="0" w:color="auto"/>
            <w:left w:val="none" w:sz="0" w:space="0" w:color="auto"/>
            <w:bottom w:val="none" w:sz="0" w:space="0" w:color="auto"/>
            <w:right w:val="none" w:sz="0" w:space="0" w:color="auto"/>
          </w:divBdr>
        </w:div>
        <w:div w:id="720398730">
          <w:marLeft w:val="640"/>
          <w:marRight w:val="0"/>
          <w:marTop w:val="0"/>
          <w:marBottom w:val="0"/>
          <w:divBdr>
            <w:top w:val="none" w:sz="0" w:space="0" w:color="auto"/>
            <w:left w:val="none" w:sz="0" w:space="0" w:color="auto"/>
            <w:bottom w:val="none" w:sz="0" w:space="0" w:color="auto"/>
            <w:right w:val="none" w:sz="0" w:space="0" w:color="auto"/>
          </w:divBdr>
        </w:div>
        <w:div w:id="110437228">
          <w:marLeft w:val="640"/>
          <w:marRight w:val="0"/>
          <w:marTop w:val="0"/>
          <w:marBottom w:val="0"/>
          <w:divBdr>
            <w:top w:val="none" w:sz="0" w:space="0" w:color="auto"/>
            <w:left w:val="none" w:sz="0" w:space="0" w:color="auto"/>
            <w:bottom w:val="none" w:sz="0" w:space="0" w:color="auto"/>
            <w:right w:val="none" w:sz="0" w:space="0" w:color="auto"/>
          </w:divBdr>
        </w:div>
        <w:div w:id="2098364397">
          <w:marLeft w:val="640"/>
          <w:marRight w:val="0"/>
          <w:marTop w:val="0"/>
          <w:marBottom w:val="0"/>
          <w:divBdr>
            <w:top w:val="none" w:sz="0" w:space="0" w:color="auto"/>
            <w:left w:val="none" w:sz="0" w:space="0" w:color="auto"/>
            <w:bottom w:val="none" w:sz="0" w:space="0" w:color="auto"/>
            <w:right w:val="none" w:sz="0" w:space="0" w:color="auto"/>
          </w:divBdr>
        </w:div>
        <w:div w:id="1455557665">
          <w:marLeft w:val="640"/>
          <w:marRight w:val="0"/>
          <w:marTop w:val="0"/>
          <w:marBottom w:val="0"/>
          <w:divBdr>
            <w:top w:val="none" w:sz="0" w:space="0" w:color="auto"/>
            <w:left w:val="none" w:sz="0" w:space="0" w:color="auto"/>
            <w:bottom w:val="none" w:sz="0" w:space="0" w:color="auto"/>
            <w:right w:val="none" w:sz="0" w:space="0" w:color="auto"/>
          </w:divBdr>
        </w:div>
        <w:div w:id="1308625625">
          <w:marLeft w:val="640"/>
          <w:marRight w:val="0"/>
          <w:marTop w:val="0"/>
          <w:marBottom w:val="0"/>
          <w:divBdr>
            <w:top w:val="none" w:sz="0" w:space="0" w:color="auto"/>
            <w:left w:val="none" w:sz="0" w:space="0" w:color="auto"/>
            <w:bottom w:val="none" w:sz="0" w:space="0" w:color="auto"/>
            <w:right w:val="none" w:sz="0" w:space="0" w:color="auto"/>
          </w:divBdr>
        </w:div>
        <w:div w:id="730037765">
          <w:marLeft w:val="640"/>
          <w:marRight w:val="0"/>
          <w:marTop w:val="0"/>
          <w:marBottom w:val="0"/>
          <w:divBdr>
            <w:top w:val="none" w:sz="0" w:space="0" w:color="auto"/>
            <w:left w:val="none" w:sz="0" w:space="0" w:color="auto"/>
            <w:bottom w:val="none" w:sz="0" w:space="0" w:color="auto"/>
            <w:right w:val="none" w:sz="0" w:space="0" w:color="auto"/>
          </w:divBdr>
        </w:div>
        <w:div w:id="690574613">
          <w:marLeft w:val="640"/>
          <w:marRight w:val="0"/>
          <w:marTop w:val="0"/>
          <w:marBottom w:val="0"/>
          <w:divBdr>
            <w:top w:val="none" w:sz="0" w:space="0" w:color="auto"/>
            <w:left w:val="none" w:sz="0" w:space="0" w:color="auto"/>
            <w:bottom w:val="none" w:sz="0" w:space="0" w:color="auto"/>
            <w:right w:val="none" w:sz="0" w:space="0" w:color="auto"/>
          </w:divBdr>
        </w:div>
        <w:div w:id="748232389">
          <w:marLeft w:val="640"/>
          <w:marRight w:val="0"/>
          <w:marTop w:val="0"/>
          <w:marBottom w:val="0"/>
          <w:divBdr>
            <w:top w:val="none" w:sz="0" w:space="0" w:color="auto"/>
            <w:left w:val="none" w:sz="0" w:space="0" w:color="auto"/>
            <w:bottom w:val="none" w:sz="0" w:space="0" w:color="auto"/>
            <w:right w:val="none" w:sz="0" w:space="0" w:color="auto"/>
          </w:divBdr>
        </w:div>
        <w:div w:id="49891259">
          <w:marLeft w:val="640"/>
          <w:marRight w:val="0"/>
          <w:marTop w:val="0"/>
          <w:marBottom w:val="0"/>
          <w:divBdr>
            <w:top w:val="none" w:sz="0" w:space="0" w:color="auto"/>
            <w:left w:val="none" w:sz="0" w:space="0" w:color="auto"/>
            <w:bottom w:val="none" w:sz="0" w:space="0" w:color="auto"/>
            <w:right w:val="none" w:sz="0" w:space="0" w:color="auto"/>
          </w:divBdr>
        </w:div>
        <w:div w:id="1684086537">
          <w:marLeft w:val="640"/>
          <w:marRight w:val="0"/>
          <w:marTop w:val="0"/>
          <w:marBottom w:val="0"/>
          <w:divBdr>
            <w:top w:val="none" w:sz="0" w:space="0" w:color="auto"/>
            <w:left w:val="none" w:sz="0" w:space="0" w:color="auto"/>
            <w:bottom w:val="none" w:sz="0" w:space="0" w:color="auto"/>
            <w:right w:val="none" w:sz="0" w:space="0" w:color="auto"/>
          </w:divBdr>
        </w:div>
        <w:div w:id="669024034">
          <w:marLeft w:val="640"/>
          <w:marRight w:val="0"/>
          <w:marTop w:val="0"/>
          <w:marBottom w:val="0"/>
          <w:divBdr>
            <w:top w:val="none" w:sz="0" w:space="0" w:color="auto"/>
            <w:left w:val="none" w:sz="0" w:space="0" w:color="auto"/>
            <w:bottom w:val="none" w:sz="0" w:space="0" w:color="auto"/>
            <w:right w:val="none" w:sz="0" w:space="0" w:color="auto"/>
          </w:divBdr>
        </w:div>
        <w:div w:id="1714580398">
          <w:marLeft w:val="640"/>
          <w:marRight w:val="0"/>
          <w:marTop w:val="0"/>
          <w:marBottom w:val="0"/>
          <w:divBdr>
            <w:top w:val="none" w:sz="0" w:space="0" w:color="auto"/>
            <w:left w:val="none" w:sz="0" w:space="0" w:color="auto"/>
            <w:bottom w:val="none" w:sz="0" w:space="0" w:color="auto"/>
            <w:right w:val="none" w:sz="0" w:space="0" w:color="auto"/>
          </w:divBdr>
        </w:div>
        <w:div w:id="276445947">
          <w:marLeft w:val="640"/>
          <w:marRight w:val="0"/>
          <w:marTop w:val="0"/>
          <w:marBottom w:val="0"/>
          <w:divBdr>
            <w:top w:val="none" w:sz="0" w:space="0" w:color="auto"/>
            <w:left w:val="none" w:sz="0" w:space="0" w:color="auto"/>
            <w:bottom w:val="none" w:sz="0" w:space="0" w:color="auto"/>
            <w:right w:val="none" w:sz="0" w:space="0" w:color="auto"/>
          </w:divBdr>
        </w:div>
        <w:div w:id="1021052007">
          <w:marLeft w:val="640"/>
          <w:marRight w:val="0"/>
          <w:marTop w:val="0"/>
          <w:marBottom w:val="0"/>
          <w:divBdr>
            <w:top w:val="none" w:sz="0" w:space="0" w:color="auto"/>
            <w:left w:val="none" w:sz="0" w:space="0" w:color="auto"/>
            <w:bottom w:val="none" w:sz="0" w:space="0" w:color="auto"/>
            <w:right w:val="none" w:sz="0" w:space="0" w:color="auto"/>
          </w:divBdr>
        </w:div>
        <w:div w:id="1711102833">
          <w:marLeft w:val="640"/>
          <w:marRight w:val="0"/>
          <w:marTop w:val="0"/>
          <w:marBottom w:val="0"/>
          <w:divBdr>
            <w:top w:val="none" w:sz="0" w:space="0" w:color="auto"/>
            <w:left w:val="none" w:sz="0" w:space="0" w:color="auto"/>
            <w:bottom w:val="none" w:sz="0" w:space="0" w:color="auto"/>
            <w:right w:val="none" w:sz="0" w:space="0" w:color="auto"/>
          </w:divBdr>
        </w:div>
        <w:div w:id="494614717">
          <w:marLeft w:val="640"/>
          <w:marRight w:val="0"/>
          <w:marTop w:val="0"/>
          <w:marBottom w:val="0"/>
          <w:divBdr>
            <w:top w:val="none" w:sz="0" w:space="0" w:color="auto"/>
            <w:left w:val="none" w:sz="0" w:space="0" w:color="auto"/>
            <w:bottom w:val="none" w:sz="0" w:space="0" w:color="auto"/>
            <w:right w:val="none" w:sz="0" w:space="0" w:color="auto"/>
          </w:divBdr>
        </w:div>
        <w:div w:id="1290015987">
          <w:marLeft w:val="640"/>
          <w:marRight w:val="0"/>
          <w:marTop w:val="0"/>
          <w:marBottom w:val="0"/>
          <w:divBdr>
            <w:top w:val="none" w:sz="0" w:space="0" w:color="auto"/>
            <w:left w:val="none" w:sz="0" w:space="0" w:color="auto"/>
            <w:bottom w:val="none" w:sz="0" w:space="0" w:color="auto"/>
            <w:right w:val="none" w:sz="0" w:space="0" w:color="auto"/>
          </w:divBdr>
        </w:div>
        <w:div w:id="1108431412">
          <w:marLeft w:val="640"/>
          <w:marRight w:val="0"/>
          <w:marTop w:val="0"/>
          <w:marBottom w:val="0"/>
          <w:divBdr>
            <w:top w:val="none" w:sz="0" w:space="0" w:color="auto"/>
            <w:left w:val="none" w:sz="0" w:space="0" w:color="auto"/>
            <w:bottom w:val="none" w:sz="0" w:space="0" w:color="auto"/>
            <w:right w:val="none" w:sz="0" w:space="0" w:color="auto"/>
          </w:divBdr>
        </w:div>
        <w:div w:id="585304490">
          <w:marLeft w:val="640"/>
          <w:marRight w:val="0"/>
          <w:marTop w:val="0"/>
          <w:marBottom w:val="0"/>
          <w:divBdr>
            <w:top w:val="none" w:sz="0" w:space="0" w:color="auto"/>
            <w:left w:val="none" w:sz="0" w:space="0" w:color="auto"/>
            <w:bottom w:val="none" w:sz="0" w:space="0" w:color="auto"/>
            <w:right w:val="none" w:sz="0" w:space="0" w:color="auto"/>
          </w:divBdr>
        </w:div>
        <w:div w:id="1209218237">
          <w:marLeft w:val="640"/>
          <w:marRight w:val="0"/>
          <w:marTop w:val="0"/>
          <w:marBottom w:val="0"/>
          <w:divBdr>
            <w:top w:val="none" w:sz="0" w:space="0" w:color="auto"/>
            <w:left w:val="none" w:sz="0" w:space="0" w:color="auto"/>
            <w:bottom w:val="none" w:sz="0" w:space="0" w:color="auto"/>
            <w:right w:val="none" w:sz="0" w:space="0" w:color="auto"/>
          </w:divBdr>
        </w:div>
        <w:div w:id="1140150528">
          <w:marLeft w:val="640"/>
          <w:marRight w:val="0"/>
          <w:marTop w:val="0"/>
          <w:marBottom w:val="0"/>
          <w:divBdr>
            <w:top w:val="none" w:sz="0" w:space="0" w:color="auto"/>
            <w:left w:val="none" w:sz="0" w:space="0" w:color="auto"/>
            <w:bottom w:val="none" w:sz="0" w:space="0" w:color="auto"/>
            <w:right w:val="none" w:sz="0" w:space="0" w:color="auto"/>
          </w:divBdr>
        </w:div>
        <w:div w:id="83694766">
          <w:marLeft w:val="640"/>
          <w:marRight w:val="0"/>
          <w:marTop w:val="0"/>
          <w:marBottom w:val="0"/>
          <w:divBdr>
            <w:top w:val="none" w:sz="0" w:space="0" w:color="auto"/>
            <w:left w:val="none" w:sz="0" w:space="0" w:color="auto"/>
            <w:bottom w:val="none" w:sz="0" w:space="0" w:color="auto"/>
            <w:right w:val="none" w:sz="0" w:space="0" w:color="auto"/>
          </w:divBdr>
        </w:div>
        <w:div w:id="1383556518">
          <w:marLeft w:val="640"/>
          <w:marRight w:val="0"/>
          <w:marTop w:val="0"/>
          <w:marBottom w:val="0"/>
          <w:divBdr>
            <w:top w:val="none" w:sz="0" w:space="0" w:color="auto"/>
            <w:left w:val="none" w:sz="0" w:space="0" w:color="auto"/>
            <w:bottom w:val="none" w:sz="0" w:space="0" w:color="auto"/>
            <w:right w:val="none" w:sz="0" w:space="0" w:color="auto"/>
          </w:divBdr>
        </w:div>
        <w:div w:id="1155103401">
          <w:marLeft w:val="640"/>
          <w:marRight w:val="0"/>
          <w:marTop w:val="0"/>
          <w:marBottom w:val="0"/>
          <w:divBdr>
            <w:top w:val="none" w:sz="0" w:space="0" w:color="auto"/>
            <w:left w:val="none" w:sz="0" w:space="0" w:color="auto"/>
            <w:bottom w:val="none" w:sz="0" w:space="0" w:color="auto"/>
            <w:right w:val="none" w:sz="0" w:space="0" w:color="auto"/>
          </w:divBdr>
        </w:div>
        <w:div w:id="1082872367">
          <w:marLeft w:val="640"/>
          <w:marRight w:val="0"/>
          <w:marTop w:val="0"/>
          <w:marBottom w:val="0"/>
          <w:divBdr>
            <w:top w:val="none" w:sz="0" w:space="0" w:color="auto"/>
            <w:left w:val="none" w:sz="0" w:space="0" w:color="auto"/>
            <w:bottom w:val="none" w:sz="0" w:space="0" w:color="auto"/>
            <w:right w:val="none" w:sz="0" w:space="0" w:color="auto"/>
          </w:divBdr>
        </w:div>
        <w:div w:id="1739285317">
          <w:marLeft w:val="640"/>
          <w:marRight w:val="0"/>
          <w:marTop w:val="0"/>
          <w:marBottom w:val="0"/>
          <w:divBdr>
            <w:top w:val="none" w:sz="0" w:space="0" w:color="auto"/>
            <w:left w:val="none" w:sz="0" w:space="0" w:color="auto"/>
            <w:bottom w:val="none" w:sz="0" w:space="0" w:color="auto"/>
            <w:right w:val="none" w:sz="0" w:space="0" w:color="auto"/>
          </w:divBdr>
        </w:div>
        <w:div w:id="1936553283">
          <w:marLeft w:val="640"/>
          <w:marRight w:val="0"/>
          <w:marTop w:val="0"/>
          <w:marBottom w:val="0"/>
          <w:divBdr>
            <w:top w:val="none" w:sz="0" w:space="0" w:color="auto"/>
            <w:left w:val="none" w:sz="0" w:space="0" w:color="auto"/>
            <w:bottom w:val="none" w:sz="0" w:space="0" w:color="auto"/>
            <w:right w:val="none" w:sz="0" w:space="0" w:color="auto"/>
          </w:divBdr>
        </w:div>
        <w:div w:id="846284094">
          <w:marLeft w:val="640"/>
          <w:marRight w:val="0"/>
          <w:marTop w:val="0"/>
          <w:marBottom w:val="0"/>
          <w:divBdr>
            <w:top w:val="none" w:sz="0" w:space="0" w:color="auto"/>
            <w:left w:val="none" w:sz="0" w:space="0" w:color="auto"/>
            <w:bottom w:val="none" w:sz="0" w:space="0" w:color="auto"/>
            <w:right w:val="none" w:sz="0" w:space="0" w:color="auto"/>
          </w:divBdr>
        </w:div>
        <w:div w:id="2083522111">
          <w:marLeft w:val="640"/>
          <w:marRight w:val="0"/>
          <w:marTop w:val="0"/>
          <w:marBottom w:val="0"/>
          <w:divBdr>
            <w:top w:val="none" w:sz="0" w:space="0" w:color="auto"/>
            <w:left w:val="none" w:sz="0" w:space="0" w:color="auto"/>
            <w:bottom w:val="none" w:sz="0" w:space="0" w:color="auto"/>
            <w:right w:val="none" w:sz="0" w:space="0" w:color="auto"/>
          </w:divBdr>
        </w:div>
        <w:div w:id="601300784">
          <w:marLeft w:val="640"/>
          <w:marRight w:val="0"/>
          <w:marTop w:val="0"/>
          <w:marBottom w:val="0"/>
          <w:divBdr>
            <w:top w:val="none" w:sz="0" w:space="0" w:color="auto"/>
            <w:left w:val="none" w:sz="0" w:space="0" w:color="auto"/>
            <w:bottom w:val="none" w:sz="0" w:space="0" w:color="auto"/>
            <w:right w:val="none" w:sz="0" w:space="0" w:color="auto"/>
          </w:divBdr>
        </w:div>
        <w:div w:id="2003269586">
          <w:marLeft w:val="640"/>
          <w:marRight w:val="0"/>
          <w:marTop w:val="0"/>
          <w:marBottom w:val="0"/>
          <w:divBdr>
            <w:top w:val="none" w:sz="0" w:space="0" w:color="auto"/>
            <w:left w:val="none" w:sz="0" w:space="0" w:color="auto"/>
            <w:bottom w:val="none" w:sz="0" w:space="0" w:color="auto"/>
            <w:right w:val="none" w:sz="0" w:space="0" w:color="auto"/>
          </w:divBdr>
        </w:div>
        <w:div w:id="1529637765">
          <w:marLeft w:val="640"/>
          <w:marRight w:val="0"/>
          <w:marTop w:val="0"/>
          <w:marBottom w:val="0"/>
          <w:divBdr>
            <w:top w:val="none" w:sz="0" w:space="0" w:color="auto"/>
            <w:left w:val="none" w:sz="0" w:space="0" w:color="auto"/>
            <w:bottom w:val="none" w:sz="0" w:space="0" w:color="auto"/>
            <w:right w:val="none" w:sz="0" w:space="0" w:color="auto"/>
          </w:divBdr>
        </w:div>
        <w:div w:id="1655794979">
          <w:marLeft w:val="640"/>
          <w:marRight w:val="0"/>
          <w:marTop w:val="0"/>
          <w:marBottom w:val="0"/>
          <w:divBdr>
            <w:top w:val="none" w:sz="0" w:space="0" w:color="auto"/>
            <w:left w:val="none" w:sz="0" w:space="0" w:color="auto"/>
            <w:bottom w:val="none" w:sz="0" w:space="0" w:color="auto"/>
            <w:right w:val="none" w:sz="0" w:space="0" w:color="auto"/>
          </w:divBdr>
        </w:div>
        <w:div w:id="15928227">
          <w:marLeft w:val="640"/>
          <w:marRight w:val="0"/>
          <w:marTop w:val="0"/>
          <w:marBottom w:val="0"/>
          <w:divBdr>
            <w:top w:val="none" w:sz="0" w:space="0" w:color="auto"/>
            <w:left w:val="none" w:sz="0" w:space="0" w:color="auto"/>
            <w:bottom w:val="none" w:sz="0" w:space="0" w:color="auto"/>
            <w:right w:val="none" w:sz="0" w:space="0" w:color="auto"/>
          </w:divBdr>
        </w:div>
        <w:div w:id="35399758">
          <w:marLeft w:val="640"/>
          <w:marRight w:val="0"/>
          <w:marTop w:val="0"/>
          <w:marBottom w:val="0"/>
          <w:divBdr>
            <w:top w:val="none" w:sz="0" w:space="0" w:color="auto"/>
            <w:left w:val="none" w:sz="0" w:space="0" w:color="auto"/>
            <w:bottom w:val="none" w:sz="0" w:space="0" w:color="auto"/>
            <w:right w:val="none" w:sz="0" w:space="0" w:color="auto"/>
          </w:divBdr>
        </w:div>
        <w:div w:id="1146824629">
          <w:marLeft w:val="640"/>
          <w:marRight w:val="0"/>
          <w:marTop w:val="0"/>
          <w:marBottom w:val="0"/>
          <w:divBdr>
            <w:top w:val="none" w:sz="0" w:space="0" w:color="auto"/>
            <w:left w:val="none" w:sz="0" w:space="0" w:color="auto"/>
            <w:bottom w:val="none" w:sz="0" w:space="0" w:color="auto"/>
            <w:right w:val="none" w:sz="0" w:space="0" w:color="auto"/>
          </w:divBdr>
        </w:div>
        <w:div w:id="1617130497">
          <w:marLeft w:val="640"/>
          <w:marRight w:val="0"/>
          <w:marTop w:val="0"/>
          <w:marBottom w:val="0"/>
          <w:divBdr>
            <w:top w:val="none" w:sz="0" w:space="0" w:color="auto"/>
            <w:left w:val="none" w:sz="0" w:space="0" w:color="auto"/>
            <w:bottom w:val="none" w:sz="0" w:space="0" w:color="auto"/>
            <w:right w:val="none" w:sz="0" w:space="0" w:color="auto"/>
          </w:divBdr>
        </w:div>
        <w:div w:id="113329015">
          <w:marLeft w:val="640"/>
          <w:marRight w:val="0"/>
          <w:marTop w:val="0"/>
          <w:marBottom w:val="0"/>
          <w:divBdr>
            <w:top w:val="none" w:sz="0" w:space="0" w:color="auto"/>
            <w:left w:val="none" w:sz="0" w:space="0" w:color="auto"/>
            <w:bottom w:val="none" w:sz="0" w:space="0" w:color="auto"/>
            <w:right w:val="none" w:sz="0" w:space="0" w:color="auto"/>
          </w:divBdr>
        </w:div>
        <w:div w:id="1340692869">
          <w:marLeft w:val="640"/>
          <w:marRight w:val="0"/>
          <w:marTop w:val="0"/>
          <w:marBottom w:val="0"/>
          <w:divBdr>
            <w:top w:val="none" w:sz="0" w:space="0" w:color="auto"/>
            <w:left w:val="none" w:sz="0" w:space="0" w:color="auto"/>
            <w:bottom w:val="none" w:sz="0" w:space="0" w:color="auto"/>
            <w:right w:val="none" w:sz="0" w:space="0" w:color="auto"/>
          </w:divBdr>
        </w:div>
        <w:div w:id="1928999285">
          <w:marLeft w:val="640"/>
          <w:marRight w:val="0"/>
          <w:marTop w:val="0"/>
          <w:marBottom w:val="0"/>
          <w:divBdr>
            <w:top w:val="none" w:sz="0" w:space="0" w:color="auto"/>
            <w:left w:val="none" w:sz="0" w:space="0" w:color="auto"/>
            <w:bottom w:val="none" w:sz="0" w:space="0" w:color="auto"/>
            <w:right w:val="none" w:sz="0" w:space="0" w:color="auto"/>
          </w:divBdr>
        </w:div>
        <w:div w:id="1711832530">
          <w:marLeft w:val="640"/>
          <w:marRight w:val="0"/>
          <w:marTop w:val="0"/>
          <w:marBottom w:val="0"/>
          <w:divBdr>
            <w:top w:val="none" w:sz="0" w:space="0" w:color="auto"/>
            <w:left w:val="none" w:sz="0" w:space="0" w:color="auto"/>
            <w:bottom w:val="none" w:sz="0" w:space="0" w:color="auto"/>
            <w:right w:val="none" w:sz="0" w:space="0" w:color="auto"/>
          </w:divBdr>
        </w:div>
        <w:div w:id="209341727">
          <w:marLeft w:val="640"/>
          <w:marRight w:val="0"/>
          <w:marTop w:val="0"/>
          <w:marBottom w:val="0"/>
          <w:divBdr>
            <w:top w:val="none" w:sz="0" w:space="0" w:color="auto"/>
            <w:left w:val="none" w:sz="0" w:space="0" w:color="auto"/>
            <w:bottom w:val="none" w:sz="0" w:space="0" w:color="auto"/>
            <w:right w:val="none" w:sz="0" w:space="0" w:color="auto"/>
          </w:divBdr>
        </w:div>
        <w:div w:id="1063135927">
          <w:marLeft w:val="640"/>
          <w:marRight w:val="0"/>
          <w:marTop w:val="0"/>
          <w:marBottom w:val="0"/>
          <w:divBdr>
            <w:top w:val="none" w:sz="0" w:space="0" w:color="auto"/>
            <w:left w:val="none" w:sz="0" w:space="0" w:color="auto"/>
            <w:bottom w:val="none" w:sz="0" w:space="0" w:color="auto"/>
            <w:right w:val="none" w:sz="0" w:space="0" w:color="auto"/>
          </w:divBdr>
        </w:div>
        <w:div w:id="1029066391">
          <w:marLeft w:val="640"/>
          <w:marRight w:val="0"/>
          <w:marTop w:val="0"/>
          <w:marBottom w:val="0"/>
          <w:divBdr>
            <w:top w:val="none" w:sz="0" w:space="0" w:color="auto"/>
            <w:left w:val="none" w:sz="0" w:space="0" w:color="auto"/>
            <w:bottom w:val="none" w:sz="0" w:space="0" w:color="auto"/>
            <w:right w:val="none" w:sz="0" w:space="0" w:color="auto"/>
          </w:divBdr>
        </w:div>
        <w:div w:id="639724524">
          <w:marLeft w:val="640"/>
          <w:marRight w:val="0"/>
          <w:marTop w:val="0"/>
          <w:marBottom w:val="0"/>
          <w:divBdr>
            <w:top w:val="none" w:sz="0" w:space="0" w:color="auto"/>
            <w:left w:val="none" w:sz="0" w:space="0" w:color="auto"/>
            <w:bottom w:val="none" w:sz="0" w:space="0" w:color="auto"/>
            <w:right w:val="none" w:sz="0" w:space="0" w:color="auto"/>
          </w:divBdr>
        </w:div>
        <w:div w:id="1633946417">
          <w:marLeft w:val="640"/>
          <w:marRight w:val="0"/>
          <w:marTop w:val="0"/>
          <w:marBottom w:val="0"/>
          <w:divBdr>
            <w:top w:val="none" w:sz="0" w:space="0" w:color="auto"/>
            <w:left w:val="none" w:sz="0" w:space="0" w:color="auto"/>
            <w:bottom w:val="none" w:sz="0" w:space="0" w:color="auto"/>
            <w:right w:val="none" w:sz="0" w:space="0" w:color="auto"/>
          </w:divBdr>
        </w:div>
        <w:div w:id="1620382027">
          <w:marLeft w:val="640"/>
          <w:marRight w:val="0"/>
          <w:marTop w:val="0"/>
          <w:marBottom w:val="0"/>
          <w:divBdr>
            <w:top w:val="none" w:sz="0" w:space="0" w:color="auto"/>
            <w:left w:val="none" w:sz="0" w:space="0" w:color="auto"/>
            <w:bottom w:val="none" w:sz="0" w:space="0" w:color="auto"/>
            <w:right w:val="none" w:sz="0" w:space="0" w:color="auto"/>
          </w:divBdr>
        </w:div>
        <w:div w:id="1842891273">
          <w:marLeft w:val="640"/>
          <w:marRight w:val="0"/>
          <w:marTop w:val="0"/>
          <w:marBottom w:val="0"/>
          <w:divBdr>
            <w:top w:val="none" w:sz="0" w:space="0" w:color="auto"/>
            <w:left w:val="none" w:sz="0" w:space="0" w:color="auto"/>
            <w:bottom w:val="none" w:sz="0" w:space="0" w:color="auto"/>
            <w:right w:val="none" w:sz="0" w:space="0" w:color="auto"/>
          </w:divBdr>
        </w:div>
        <w:div w:id="1361974037">
          <w:marLeft w:val="640"/>
          <w:marRight w:val="0"/>
          <w:marTop w:val="0"/>
          <w:marBottom w:val="0"/>
          <w:divBdr>
            <w:top w:val="none" w:sz="0" w:space="0" w:color="auto"/>
            <w:left w:val="none" w:sz="0" w:space="0" w:color="auto"/>
            <w:bottom w:val="none" w:sz="0" w:space="0" w:color="auto"/>
            <w:right w:val="none" w:sz="0" w:space="0" w:color="auto"/>
          </w:divBdr>
        </w:div>
        <w:div w:id="536090570">
          <w:marLeft w:val="640"/>
          <w:marRight w:val="0"/>
          <w:marTop w:val="0"/>
          <w:marBottom w:val="0"/>
          <w:divBdr>
            <w:top w:val="none" w:sz="0" w:space="0" w:color="auto"/>
            <w:left w:val="none" w:sz="0" w:space="0" w:color="auto"/>
            <w:bottom w:val="none" w:sz="0" w:space="0" w:color="auto"/>
            <w:right w:val="none" w:sz="0" w:space="0" w:color="auto"/>
          </w:divBdr>
        </w:div>
        <w:div w:id="1018046883">
          <w:marLeft w:val="640"/>
          <w:marRight w:val="0"/>
          <w:marTop w:val="0"/>
          <w:marBottom w:val="0"/>
          <w:divBdr>
            <w:top w:val="none" w:sz="0" w:space="0" w:color="auto"/>
            <w:left w:val="none" w:sz="0" w:space="0" w:color="auto"/>
            <w:bottom w:val="none" w:sz="0" w:space="0" w:color="auto"/>
            <w:right w:val="none" w:sz="0" w:space="0" w:color="auto"/>
          </w:divBdr>
        </w:div>
        <w:div w:id="1761639381">
          <w:marLeft w:val="640"/>
          <w:marRight w:val="0"/>
          <w:marTop w:val="0"/>
          <w:marBottom w:val="0"/>
          <w:divBdr>
            <w:top w:val="none" w:sz="0" w:space="0" w:color="auto"/>
            <w:left w:val="none" w:sz="0" w:space="0" w:color="auto"/>
            <w:bottom w:val="none" w:sz="0" w:space="0" w:color="auto"/>
            <w:right w:val="none" w:sz="0" w:space="0" w:color="auto"/>
          </w:divBdr>
        </w:div>
        <w:div w:id="1192524507">
          <w:marLeft w:val="640"/>
          <w:marRight w:val="0"/>
          <w:marTop w:val="0"/>
          <w:marBottom w:val="0"/>
          <w:divBdr>
            <w:top w:val="none" w:sz="0" w:space="0" w:color="auto"/>
            <w:left w:val="none" w:sz="0" w:space="0" w:color="auto"/>
            <w:bottom w:val="none" w:sz="0" w:space="0" w:color="auto"/>
            <w:right w:val="none" w:sz="0" w:space="0" w:color="auto"/>
          </w:divBdr>
        </w:div>
        <w:div w:id="1112943214">
          <w:marLeft w:val="640"/>
          <w:marRight w:val="0"/>
          <w:marTop w:val="0"/>
          <w:marBottom w:val="0"/>
          <w:divBdr>
            <w:top w:val="none" w:sz="0" w:space="0" w:color="auto"/>
            <w:left w:val="none" w:sz="0" w:space="0" w:color="auto"/>
            <w:bottom w:val="none" w:sz="0" w:space="0" w:color="auto"/>
            <w:right w:val="none" w:sz="0" w:space="0" w:color="auto"/>
          </w:divBdr>
        </w:div>
        <w:div w:id="1096440872">
          <w:marLeft w:val="640"/>
          <w:marRight w:val="0"/>
          <w:marTop w:val="0"/>
          <w:marBottom w:val="0"/>
          <w:divBdr>
            <w:top w:val="none" w:sz="0" w:space="0" w:color="auto"/>
            <w:left w:val="none" w:sz="0" w:space="0" w:color="auto"/>
            <w:bottom w:val="none" w:sz="0" w:space="0" w:color="auto"/>
            <w:right w:val="none" w:sz="0" w:space="0" w:color="auto"/>
          </w:divBdr>
        </w:div>
        <w:div w:id="298537073">
          <w:marLeft w:val="640"/>
          <w:marRight w:val="0"/>
          <w:marTop w:val="0"/>
          <w:marBottom w:val="0"/>
          <w:divBdr>
            <w:top w:val="none" w:sz="0" w:space="0" w:color="auto"/>
            <w:left w:val="none" w:sz="0" w:space="0" w:color="auto"/>
            <w:bottom w:val="none" w:sz="0" w:space="0" w:color="auto"/>
            <w:right w:val="none" w:sz="0" w:space="0" w:color="auto"/>
          </w:divBdr>
        </w:div>
        <w:div w:id="269164072">
          <w:marLeft w:val="640"/>
          <w:marRight w:val="0"/>
          <w:marTop w:val="0"/>
          <w:marBottom w:val="0"/>
          <w:divBdr>
            <w:top w:val="none" w:sz="0" w:space="0" w:color="auto"/>
            <w:left w:val="none" w:sz="0" w:space="0" w:color="auto"/>
            <w:bottom w:val="none" w:sz="0" w:space="0" w:color="auto"/>
            <w:right w:val="none" w:sz="0" w:space="0" w:color="auto"/>
          </w:divBdr>
        </w:div>
        <w:div w:id="48310909">
          <w:marLeft w:val="640"/>
          <w:marRight w:val="0"/>
          <w:marTop w:val="0"/>
          <w:marBottom w:val="0"/>
          <w:divBdr>
            <w:top w:val="none" w:sz="0" w:space="0" w:color="auto"/>
            <w:left w:val="none" w:sz="0" w:space="0" w:color="auto"/>
            <w:bottom w:val="none" w:sz="0" w:space="0" w:color="auto"/>
            <w:right w:val="none" w:sz="0" w:space="0" w:color="auto"/>
          </w:divBdr>
        </w:div>
        <w:div w:id="353501864">
          <w:marLeft w:val="640"/>
          <w:marRight w:val="0"/>
          <w:marTop w:val="0"/>
          <w:marBottom w:val="0"/>
          <w:divBdr>
            <w:top w:val="none" w:sz="0" w:space="0" w:color="auto"/>
            <w:left w:val="none" w:sz="0" w:space="0" w:color="auto"/>
            <w:bottom w:val="none" w:sz="0" w:space="0" w:color="auto"/>
            <w:right w:val="none" w:sz="0" w:space="0" w:color="auto"/>
          </w:divBdr>
        </w:div>
        <w:div w:id="1596018246">
          <w:marLeft w:val="640"/>
          <w:marRight w:val="0"/>
          <w:marTop w:val="0"/>
          <w:marBottom w:val="0"/>
          <w:divBdr>
            <w:top w:val="none" w:sz="0" w:space="0" w:color="auto"/>
            <w:left w:val="none" w:sz="0" w:space="0" w:color="auto"/>
            <w:bottom w:val="none" w:sz="0" w:space="0" w:color="auto"/>
            <w:right w:val="none" w:sz="0" w:space="0" w:color="auto"/>
          </w:divBdr>
        </w:div>
        <w:div w:id="1865710489">
          <w:marLeft w:val="640"/>
          <w:marRight w:val="0"/>
          <w:marTop w:val="0"/>
          <w:marBottom w:val="0"/>
          <w:divBdr>
            <w:top w:val="none" w:sz="0" w:space="0" w:color="auto"/>
            <w:left w:val="none" w:sz="0" w:space="0" w:color="auto"/>
            <w:bottom w:val="none" w:sz="0" w:space="0" w:color="auto"/>
            <w:right w:val="none" w:sz="0" w:space="0" w:color="auto"/>
          </w:divBdr>
        </w:div>
        <w:div w:id="1370766626">
          <w:marLeft w:val="640"/>
          <w:marRight w:val="0"/>
          <w:marTop w:val="0"/>
          <w:marBottom w:val="0"/>
          <w:divBdr>
            <w:top w:val="none" w:sz="0" w:space="0" w:color="auto"/>
            <w:left w:val="none" w:sz="0" w:space="0" w:color="auto"/>
            <w:bottom w:val="none" w:sz="0" w:space="0" w:color="auto"/>
            <w:right w:val="none" w:sz="0" w:space="0" w:color="auto"/>
          </w:divBdr>
        </w:div>
        <w:div w:id="1315254979">
          <w:marLeft w:val="640"/>
          <w:marRight w:val="0"/>
          <w:marTop w:val="0"/>
          <w:marBottom w:val="0"/>
          <w:divBdr>
            <w:top w:val="none" w:sz="0" w:space="0" w:color="auto"/>
            <w:left w:val="none" w:sz="0" w:space="0" w:color="auto"/>
            <w:bottom w:val="none" w:sz="0" w:space="0" w:color="auto"/>
            <w:right w:val="none" w:sz="0" w:space="0" w:color="auto"/>
          </w:divBdr>
        </w:div>
        <w:div w:id="1958559146">
          <w:marLeft w:val="640"/>
          <w:marRight w:val="0"/>
          <w:marTop w:val="0"/>
          <w:marBottom w:val="0"/>
          <w:divBdr>
            <w:top w:val="none" w:sz="0" w:space="0" w:color="auto"/>
            <w:left w:val="none" w:sz="0" w:space="0" w:color="auto"/>
            <w:bottom w:val="none" w:sz="0" w:space="0" w:color="auto"/>
            <w:right w:val="none" w:sz="0" w:space="0" w:color="auto"/>
          </w:divBdr>
        </w:div>
        <w:div w:id="726413986">
          <w:marLeft w:val="640"/>
          <w:marRight w:val="0"/>
          <w:marTop w:val="0"/>
          <w:marBottom w:val="0"/>
          <w:divBdr>
            <w:top w:val="none" w:sz="0" w:space="0" w:color="auto"/>
            <w:left w:val="none" w:sz="0" w:space="0" w:color="auto"/>
            <w:bottom w:val="none" w:sz="0" w:space="0" w:color="auto"/>
            <w:right w:val="none" w:sz="0" w:space="0" w:color="auto"/>
          </w:divBdr>
        </w:div>
        <w:div w:id="2129006690">
          <w:marLeft w:val="640"/>
          <w:marRight w:val="0"/>
          <w:marTop w:val="0"/>
          <w:marBottom w:val="0"/>
          <w:divBdr>
            <w:top w:val="none" w:sz="0" w:space="0" w:color="auto"/>
            <w:left w:val="none" w:sz="0" w:space="0" w:color="auto"/>
            <w:bottom w:val="none" w:sz="0" w:space="0" w:color="auto"/>
            <w:right w:val="none" w:sz="0" w:space="0" w:color="auto"/>
          </w:divBdr>
        </w:div>
        <w:div w:id="2074501091">
          <w:marLeft w:val="640"/>
          <w:marRight w:val="0"/>
          <w:marTop w:val="0"/>
          <w:marBottom w:val="0"/>
          <w:divBdr>
            <w:top w:val="none" w:sz="0" w:space="0" w:color="auto"/>
            <w:left w:val="none" w:sz="0" w:space="0" w:color="auto"/>
            <w:bottom w:val="none" w:sz="0" w:space="0" w:color="auto"/>
            <w:right w:val="none" w:sz="0" w:space="0" w:color="auto"/>
          </w:divBdr>
        </w:div>
        <w:div w:id="855339980">
          <w:marLeft w:val="640"/>
          <w:marRight w:val="0"/>
          <w:marTop w:val="0"/>
          <w:marBottom w:val="0"/>
          <w:divBdr>
            <w:top w:val="none" w:sz="0" w:space="0" w:color="auto"/>
            <w:left w:val="none" w:sz="0" w:space="0" w:color="auto"/>
            <w:bottom w:val="none" w:sz="0" w:space="0" w:color="auto"/>
            <w:right w:val="none" w:sz="0" w:space="0" w:color="auto"/>
          </w:divBdr>
        </w:div>
        <w:div w:id="2111269692">
          <w:marLeft w:val="640"/>
          <w:marRight w:val="0"/>
          <w:marTop w:val="0"/>
          <w:marBottom w:val="0"/>
          <w:divBdr>
            <w:top w:val="none" w:sz="0" w:space="0" w:color="auto"/>
            <w:left w:val="none" w:sz="0" w:space="0" w:color="auto"/>
            <w:bottom w:val="none" w:sz="0" w:space="0" w:color="auto"/>
            <w:right w:val="none" w:sz="0" w:space="0" w:color="auto"/>
          </w:divBdr>
        </w:div>
        <w:div w:id="332145637">
          <w:marLeft w:val="640"/>
          <w:marRight w:val="0"/>
          <w:marTop w:val="0"/>
          <w:marBottom w:val="0"/>
          <w:divBdr>
            <w:top w:val="none" w:sz="0" w:space="0" w:color="auto"/>
            <w:left w:val="none" w:sz="0" w:space="0" w:color="auto"/>
            <w:bottom w:val="none" w:sz="0" w:space="0" w:color="auto"/>
            <w:right w:val="none" w:sz="0" w:space="0" w:color="auto"/>
          </w:divBdr>
        </w:div>
        <w:div w:id="371657183">
          <w:marLeft w:val="640"/>
          <w:marRight w:val="0"/>
          <w:marTop w:val="0"/>
          <w:marBottom w:val="0"/>
          <w:divBdr>
            <w:top w:val="none" w:sz="0" w:space="0" w:color="auto"/>
            <w:left w:val="none" w:sz="0" w:space="0" w:color="auto"/>
            <w:bottom w:val="none" w:sz="0" w:space="0" w:color="auto"/>
            <w:right w:val="none" w:sz="0" w:space="0" w:color="auto"/>
          </w:divBdr>
        </w:div>
        <w:div w:id="1059207337">
          <w:marLeft w:val="640"/>
          <w:marRight w:val="0"/>
          <w:marTop w:val="0"/>
          <w:marBottom w:val="0"/>
          <w:divBdr>
            <w:top w:val="none" w:sz="0" w:space="0" w:color="auto"/>
            <w:left w:val="none" w:sz="0" w:space="0" w:color="auto"/>
            <w:bottom w:val="none" w:sz="0" w:space="0" w:color="auto"/>
            <w:right w:val="none" w:sz="0" w:space="0" w:color="auto"/>
          </w:divBdr>
        </w:div>
        <w:div w:id="1430392507">
          <w:marLeft w:val="640"/>
          <w:marRight w:val="0"/>
          <w:marTop w:val="0"/>
          <w:marBottom w:val="0"/>
          <w:divBdr>
            <w:top w:val="none" w:sz="0" w:space="0" w:color="auto"/>
            <w:left w:val="none" w:sz="0" w:space="0" w:color="auto"/>
            <w:bottom w:val="none" w:sz="0" w:space="0" w:color="auto"/>
            <w:right w:val="none" w:sz="0" w:space="0" w:color="auto"/>
          </w:divBdr>
        </w:div>
        <w:div w:id="544368771">
          <w:marLeft w:val="640"/>
          <w:marRight w:val="0"/>
          <w:marTop w:val="0"/>
          <w:marBottom w:val="0"/>
          <w:divBdr>
            <w:top w:val="none" w:sz="0" w:space="0" w:color="auto"/>
            <w:left w:val="none" w:sz="0" w:space="0" w:color="auto"/>
            <w:bottom w:val="none" w:sz="0" w:space="0" w:color="auto"/>
            <w:right w:val="none" w:sz="0" w:space="0" w:color="auto"/>
          </w:divBdr>
        </w:div>
        <w:div w:id="173693812">
          <w:marLeft w:val="640"/>
          <w:marRight w:val="0"/>
          <w:marTop w:val="0"/>
          <w:marBottom w:val="0"/>
          <w:divBdr>
            <w:top w:val="none" w:sz="0" w:space="0" w:color="auto"/>
            <w:left w:val="none" w:sz="0" w:space="0" w:color="auto"/>
            <w:bottom w:val="none" w:sz="0" w:space="0" w:color="auto"/>
            <w:right w:val="none" w:sz="0" w:space="0" w:color="auto"/>
          </w:divBdr>
        </w:div>
        <w:div w:id="247154113">
          <w:marLeft w:val="640"/>
          <w:marRight w:val="0"/>
          <w:marTop w:val="0"/>
          <w:marBottom w:val="0"/>
          <w:divBdr>
            <w:top w:val="none" w:sz="0" w:space="0" w:color="auto"/>
            <w:left w:val="none" w:sz="0" w:space="0" w:color="auto"/>
            <w:bottom w:val="none" w:sz="0" w:space="0" w:color="auto"/>
            <w:right w:val="none" w:sz="0" w:space="0" w:color="auto"/>
          </w:divBdr>
        </w:div>
        <w:div w:id="518930786">
          <w:marLeft w:val="640"/>
          <w:marRight w:val="0"/>
          <w:marTop w:val="0"/>
          <w:marBottom w:val="0"/>
          <w:divBdr>
            <w:top w:val="none" w:sz="0" w:space="0" w:color="auto"/>
            <w:left w:val="none" w:sz="0" w:space="0" w:color="auto"/>
            <w:bottom w:val="none" w:sz="0" w:space="0" w:color="auto"/>
            <w:right w:val="none" w:sz="0" w:space="0" w:color="auto"/>
          </w:divBdr>
        </w:div>
        <w:div w:id="1790396403">
          <w:marLeft w:val="640"/>
          <w:marRight w:val="0"/>
          <w:marTop w:val="0"/>
          <w:marBottom w:val="0"/>
          <w:divBdr>
            <w:top w:val="none" w:sz="0" w:space="0" w:color="auto"/>
            <w:left w:val="none" w:sz="0" w:space="0" w:color="auto"/>
            <w:bottom w:val="none" w:sz="0" w:space="0" w:color="auto"/>
            <w:right w:val="none" w:sz="0" w:space="0" w:color="auto"/>
          </w:divBdr>
        </w:div>
        <w:div w:id="1508058267">
          <w:marLeft w:val="640"/>
          <w:marRight w:val="0"/>
          <w:marTop w:val="0"/>
          <w:marBottom w:val="0"/>
          <w:divBdr>
            <w:top w:val="none" w:sz="0" w:space="0" w:color="auto"/>
            <w:left w:val="none" w:sz="0" w:space="0" w:color="auto"/>
            <w:bottom w:val="none" w:sz="0" w:space="0" w:color="auto"/>
            <w:right w:val="none" w:sz="0" w:space="0" w:color="auto"/>
          </w:divBdr>
        </w:div>
        <w:div w:id="1325940004">
          <w:marLeft w:val="640"/>
          <w:marRight w:val="0"/>
          <w:marTop w:val="0"/>
          <w:marBottom w:val="0"/>
          <w:divBdr>
            <w:top w:val="none" w:sz="0" w:space="0" w:color="auto"/>
            <w:left w:val="none" w:sz="0" w:space="0" w:color="auto"/>
            <w:bottom w:val="none" w:sz="0" w:space="0" w:color="auto"/>
            <w:right w:val="none" w:sz="0" w:space="0" w:color="auto"/>
          </w:divBdr>
        </w:div>
        <w:div w:id="843518155">
          <w:marLeft w:val="640"/>
          <w:marRight w:val="0"/>
          <w:marTop w:val="0"/>
          <w:marBottom w:val="0"/>
          <w:divBdr>
            <w:top w:val="none" w:sz="0" w:space="0" w:color="auto"/>
            <w:left w:val="none" w:sz="0" w:space="0" w:color="auto"/>
            <w:bottom w:val="none" w:sz="0" w:space="0" w:color="auto"/>
            <w:right w:val="none" w:sz="0" w:space="0" w:color="auto"/>
          </w:divBdr>
        </w:div>
        <w:div w:id="1076168747">
          <w:marLeft w:val="640"/>
          <w:marRight w:val="0"/>
          <w:marTop w:val="0"/>
          <w:marBottom w:val="0"/>
          <w:divBdr>
            <w:top w:val="none" w:sz="0" w:space="0" w:color="auto"/>
            <w:left w:val="none" w:sz="0" w:space="0" w:color="auto"/>
            <w:bottom w:val="none" w:sz="0" w:space="0" w:color="auto"/>
            <w:right w:val="none" w:sz="0" w:space="0" w:color="auto"/>
          </w:divBdr>
        </w:div>
        <w:div w:id="1809123856">
          <w:marLeft w:val="640"/>
          <w:marRight w:val="0"/>
          <w:marTop w:val="0"/>
          <w:marBottom w:val="0"/>
          <w:divBdr>
            <w:top w:val="none" w:sz="0" w:space="0" w:color="auto"/>
            <w:left w:val="none" w:sz="0" w:space="0" w:color="auto"/>
            <w:bottom w:val="none" w:sz="0" w:space="0" w:color="auto"/>
            <w:right w:val="none" w:sz="0" w:space="0" w:color="auto"/>
          </w:divBdr>
        </w:div>
        <w:div w:id="113259757">
          <w:marLeft w:val="640"/>
          <w:marRight w:val="0"/>
          <w:marTop w:val="0"/>
          <w:marBottom w:val="0"/>
          <w:divBdr>
            <w:top w:val="none" w:sz="0" w:space="0" w:color="auto"/>
            <w:left w:val="none" w:sz="0" w:space="0" w:color="auto"/>
            <w:bottom w:val="none" w:sz="0" w:space="0" w:color="auto"/>
            <w:right w:val="none" w:sz="0" w:space="0" w:color="auto"/>
          </w:divBdr>
        </w:div>
        <w:div w:id="2126774850">
          <w:marLeft w:val="640"/>
          <w:marRight w:val="0"/>
          <w:marTop w:val="0"/>
          <w:marBottom w:val="0"/>
          <w:divBdr>
            <w:top w:val="none" w:sz="0" w:space="0" w:color="auto"/>
            <w:left w:val="none" w:sz="0" w:space="0" w:color="auto"/>
            <w:bottom w:val="none" w:sz="0" w:space="0" w:color="auto"/>
            <w:right w:val="none" w:sz="0" w:space="0" w:color="auto"/>
          </w:divBdr>
        </w:div>
        <w:div w:id="931011299">
          <w:marLeft w:val="640"/>
          <w:marRight w:val="0"/>
          <w:marTop w:val="0"/>
          <w:marBottom w:val="0"/>
          <w:divBdr>
            <w:top w:val="none" w:sz="0" w:space="0" w:color="auto"/>
            <w:left w:val="none" w:sz="0" w:space="0" w:color="auto"/>
            <w:bottom w:val="none" w:sz="0" w:space="0" w:color="auto"/>
            <w:right w:val="none" w:sz="0" w:space="0" w:color="auto"/>
          </w:divBdr>
        </w:div>
        <w:div w:id="198322032">
          <w:marLeft w:val="640"/>
          <w:marRight w:val="0"/>
          <w:marTop w:val="0"/>
          <w:marBottom w:val="0"/>
          <w:divBdr>
            <w:top w:val="none" w:sz="0" w:space="0" w:color="auto"/>
            <w:left w:val="none" w:sz="0" w:space="0" w:color="auto"/>
            <w:bottom w:val="none" w:sz="0" w:space="0" w:color="auto"/>
            <w:right w:val="none" w:sz="0" w:space="0" w:color="auto"/>
          </w:divBdr>
        </w:div>
        <w:div w:id="272903364">
          <w:marLeft w:val="640"/>
          <w:marRight w:val="0"/>
          <w:marTop w:val="0"/>
          <w:marBottom w:val="0"/>
          <w:divBdr>
            <w:top w:val="none" w:sz="0" w:space="0" w:color="auto"/>
            <w:left w:val="none" w:sz="0" w:space="0" w:color="auto"/>
            <w:bottom w:val="none" w:sz="0" w:space="0" w:color="auto"/>
            <w:right w:val="none" w:sz="0" w:space="0" w:color="auto"/>
          </w:divBdr>
        </w:div>
        <w:div w:id="1731881500">
          <w:marLeft w:val="640"/>
          <w:marRight w:val="0"/>
          <w:marTop w:val="0"/>
          <w:marBottom w:val="0"/>
          <w:divBdr>
            <w:top w:val="none" w:sz="0" w:space="0" w:color="auto"/>
            <w:left w:val="none" w:sz="0" w:space="0" w:color="auto"/>
            <w:bottom w:val="none" w:sz="0" w:space="0" w:color="auto"/>
            <w:right w:val="none" w:sz="0" w:space="0" w:color="auto"/>
          </w:divBdr>
        </w:div>
        <w:div w:id="1713773236">
          <w:marLeft w:val="640"/>
          <w:marRight w:val="0"/>
          <w:marTop w:val="0"/>
          <w:marBottom w:val="0"/>
          <w:divBdr>
            <w:top w:val="none" w:sz="0" w:space="0" w:color="auto"/>
            <w:left w:val="none" w:sz="0" w:space="0" w:color="auto"/>
            <w:bottom w:val="none" w:sz="0" w:space="0" w:color="auto"/>
            <w:right w:val="none" w:sz="0" w:space="0" w:color="auto"/>
          </w:divBdr>
        </w:div>
        <w:div w:id="107314644">
          <w:marLeft w:val="640"/>
          <w:marRight w:val="0"/>
          <w:marTop w:val="0"/>
          <w:marBottom w:val="0"/>
          <w:divBdr>
            <w:top w:val="none" w:sz="0" w:space="0" w:color="auto"/>
            <w:left w:val="none" w:sz="0" w:space="0" w:color="auto"/>
            <w:bottom w:val="none" w:sz="0" w:space="0" w:color="auto"/>
            <w:right w:val="none" w:sz="0" w:space="0" w:color="auto"/>
          </w:divBdr>
        </w:div>
        <w:div w:id="1474256382">
          <w:marLeft w:val="640"/>
          <w:marRight w:val="0"/>
          <w:marTop w:val="0"/>
          <w:marBottom w:val="0"/>
          <w:divBdr>
            <w:top w:val="none" w:sz="0" w:space="0" w:color="auto"/>
            <w:left w:val="none" w:sz="0" w:space="0" w:color="auto"/>
            <w:bottom w:val="none" w:sz="0" w:space="0" w:color="auto"/>
            <w:right w:val="none" w:sz="0" w:space="0" w:color="auto"/>
          </w:divBdr>
        </w:div>
        <w:div w:id="1935430899">
          <w:marLeft w:val="640"/>
          <w:marRight w:val="0"/>
          <w:marTop w:val="0"/>
          <w:marBottom w:val="0"/>
          <w:divBdr>
            <w:top w:val="none" w:sz="0" w:space="0" w:color="auto"/>
            <w:left w:val="none" w:sz="0" w:space="0" w:color="auto"/>
            <w:bottom w:val="none" w:sz="0" w:space="0" w:color="auto"/>
            <w:right w:val="none" w:sz="0" w:space="0" w:color="auto"/>
          </w:divBdr>
        </w:div>
        <w:div w:id="280459912">
          <w:marLeft w:val="640"/>
          <w:marRight w:val="0"/>
          <w:marTop w:val="0"/>
          <w:marBottom w:val="0"/>
          <w:divBdr>
            <w:top w:val="none" w:sz="0" w:space="0" w:color="auto"/>
            <w:left w:val="none" w:sz="0" w:space="0" w:color="auto"/>
            <w:bottom w:val="none" w:sz="0" w:space="0" w:color="auto"/>
            <w:right w:val="none" w:sz="0" w:space="0" w:color="auto"/>
          </w:divBdr>
        </w:div>
        <w:div w:id="1915357297">
          <w:marLeft w:val="640"/>
          <w:marRight w:val="0"/>
          <w:marTop w:val="0"/>
          <w:marBottom w:val="0"/>
          <w:divBdr>
            <w:top w:val="none" w:sz="0" w:space="0" w:color="auto"/>
            <w:left w:val="none" w:sz="0" w:space="0" w:color="auto"/>
            <w:bottom w:val="none" w:sz="0" w:space="0" w:color="auto"/>
            <w:right w:val="none" w:sz="0" w:space="0" w:color="auto"/>
          </w:divBdr>
        </w:div>
        <w:div w:id="1440953223">
          <w:marLeft w:val="640"/>
          <w:marRight w:val="0"/>
          <w:marTop w:val="0"/>
          <w:marBottom w:val="0"/>
          <w:divBdr>
            <w:top w:val="none" w:sz="0" w:space="0" w:color="auto"/>
            <w:left w:val="none" w:sz="0" w:space="0" w:color="auto"/>
            <w:bottom w:val="none" w:sz="0" w:space="0" w:color="auto"/>
            <w:right w:val="none" w:sz="0" w:space="0" w:color="auto"/>
          </w:divBdr>
        </w:div>
        <w:div w:id="1357123573">
          <w:marLeft w:val="640"/>
          <w:marRight w:val="0"/>
          <w:marTop w:val="0"/>
          <w:marBottom w:val="0"/>
          <w:divBdr>
            <w:top w:val="none" w:sz="0" w:space="0" w:color="auto"/>
            <w:left w:val="none" w:sz="0" w:space="0" w:color="auto"/>
            <w:bottom w:val="none" w:sz="0" w:space="0" w:color="auto"/>
            <w:right w:val="none" w:sz="0" w:space="0" w:color="auto"/>
          </w:divBdr>
        </w:div>
        <w:div w:id="681857087">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5741228">
      <w:bodyDiv w:val="1"/>
      <w:marLeft w:val="0"/>
      <w:marRight w:val="0"/>
      <w:marTop w:val="0"/>
      <w:marBottom w:val="0"/>
      <w:divBdr>
        <w:top w:val="none" w:sz="0" w:space="0" w:color="auto"/>
        <w:left w:val="none" w:sz="0" w:space="0" w:color="auto"/>
        <w:bottom w:val="none" w:sz="0" w:space="0" w:color="auto"/>
        <w:right w:val="none" w:sz="0" w:space="0" w:color="auto"/>
      </w:divBdr>
      <w:divsChild>
        <w:div w:id="1855878363">
          <w:marLeft w:val="640"/>
          <w:marRight w:val="0"/>
          <w:marTop w:val="0"/>
          <w:marBottom w:val="0"/>
          <w:divBdr>
            <w:top w:val="none" w:sz="0" w:space="0" w:color="auto"/>
            <w:left w:val="none" w:sz="0" w:space="0" w:color="auto"/>
            <w:bottom w:val="none" w:sz="0" w:space="0" w:color="auto"/>
            <w:right w:val="none" w:sz="0" w:space="0" w:color="auto"/>
          </w:divBdr>
        </w:div>
        <w:div w:id="406731178">
          <w:marLeft w:val="640"/>
          <w:marRight w:val="0"/>
          <w:marTop w:val="0"/>
          <w:marBottom w:val="0"/>
          <w:divBdr>
            <w:top w:val="none" w:sz="0" w:space="0" w:color="auto"/>
            <w:left w:val="none" w:sz="0" w:space="0" w:color="auto"/>
            <w:bottom w:val="none" w:sz="0" w:space="0" w:color="auto"/>
            <w:right w:val="none" w:sz="0" w:space="0" w:color="auto"/>
          </w:divBdr>
        </w:div>
        <w:div w:id="1080326672">
          <w:marLeft w:val="640"/>
          <w:marRight w:val="0"/>
          <w:marTop w:val="0"/>
          <w:marBottom w:val="0"/>
          <w:divBdr>
            <w:top w:val="none" w:sz="0" w:space="0" w:color="auto"/>
            <w:left w:val="none" w:sz="0" w:space="0" w:color="auto"/>
            <w:bottom w:val="none" w:sz="0" w:space="0" w:color="auto"/>
            <w:right w:val="none" w:sz="0" w:space="0" w:color="auto"/>
          </w:divBdr>
        </w:div>
        <w:div w:id="1745420617">
          <w:marLeft w:val="640"/>
          <w:marRight w:val="0"/>
          <w:marTop w:val="0"/>
          <w:marBottom w:val="0"/>
          <w:divBdr>
            <w:top w:val="none" w:sz="0" w:space="0" w:color="auto"/>
            <w:left w:val="none" w:sz="0" w:space="0" w:color="auto"/>
            <w:bottom w:val="none" w:sz="0" w:space="0" w:color="auto"/>
            <w:right w:val="none" w:sz="0" w:space="0" w:color="auto"/>
          </w:divBdr>
        </w:div>
        <w:div w:id="1426459217">
          <w:marLeft w:val="640"/>
          <w:marRight w:val="0"/>
          <w:marTop w:val="0"/>
          <w:marBottom w:val="0"/>
          <w:divBdr>
            <w:top w:val="none" w:sz="0" w:space="0" w:color="auto"/>
            <w:left w:val="none" w:sz="0" w:space="0" w:color="auto"/>
            <w:bottom w:val="none" w:sz="0" w:space="0" w:color="auto"/>
            <w:right w:val="none" w:sz="0" w:space="0" w:color="auto"/>
          </w:divBdr>
        </w:div>
        <w:div w:id="1177697771">
          <w:marLeft w:val="640"/>
          <w:marRight w:val="0"/>
          <w:marTop w:val="0"/>
          <w:marBottom w:val="0"/>
          <w:divBdr>
            <w:top w:val="none" w:sz="0" w:space="0" w:color="auto"/>
            <w:left w:val="none" w:sz="0" w:space="0" w:color="auto"/>
            <w:bottom w:val="none" w:sz="0" w:space="0" w:color="auto"/>
            <w:right w:val="none" w:sz="0" w:space="0" w:color="auto"/>
          </w:divBdr>
        </w:div>
        <w:div w:id="2005089704">
          <w:marLeft w:val="640"/>
          <w:marRight w:val="0"/>
          <w:marTop w:val="0"/>
          <w:marBottom w:val="0"/>
          <w:divBdr>
            <w:top w:val="none" w:sz="0" w:space="0" w:color="auto"/>
            <w:left w:val="none" w:sz="0" w:space="0" w:color="auto"/>
            <w:bottom w:val="none" w:sz="0" w:space="0" w:color="auto"/>
            <w:right w:val="none" w:sz="0" w:space="0" w:color="auto"/>
          </w:divBdr>
        </w:div>
        <w:div w:id="2015642988">
          <w:marLeft w:val="640"/>
          <w:marRight w:val="0"/>
          <w:marTop w:val="0"/>
          <w:marBottom w:val="0"/>
          <w:divBdr>
            <w:top w:val="none" w:sz="0" w:space="0" w:color="auto"/>
            <w:left w:val="none" w:sz="0" w:space="0" w:color="auto"/>
            <w:bottom w:val="none" w:sz="0" w:space="0" w:color="auto"/>
            <w:right w:val="none" w:sz="0" w:space="0" w:color="auto"/>
          </w:divBdr>
        </w:div>
        <w:div w:id="1661156793">
          <w:marLeft w:val="640"/>
          <w:marRight w:val="0"/>
          <w:marTop w:val="0"/>
          <w:marBottom w:val="0"/>
          <w:divBdr>
            <w:top w:val="none" w:sz="0" w:space="0" w:color="auto"/>
            <w:left w:val="none" w:sz="0" w:space="0" w:color="auto"/>
            <w:bottom w:val="none" w:sz="0" w:space="0" w:color="auto"/>
            <w:right w:val="none" w:sz="0" w:space="0" w:color="auto"/>
          </w:divBdr>
        </w:div>
        <w:div w:id="2132623680">
          <w:marLeft w:val="640"/>
          <w:marRight w:val="0"/>
          <w:marTop w:val="0"/>
          <w:marBottom w:val="0"/>
          <w:divBdr>
            <w:top w:val="none" w:sz="0" w:space="0" w:color="auto"/>
            <w:left w:val="none" w:sz="0" w:space="0" w:color="auto"/>
            <w:bottom w:val="none" w:sz="0" w:space="0" w:color="auto"/>
            <w:right w:val="none" w:sz="0" w:space="0" w:color="auto"/>
          </w:divBdr>
        </w:div>
        <w:div w:id="1070158190">
          <w:marLeft w:val="640"/>
          <w:marRight w:val="0"/>
          <w:marTop w:val="0"/>
          <w:marBottom w:val="0"/>
          <w:divBdr>
            <w:top w:val="none" w:sz="0" w:space="0" w:color="auto"/>
            <w:left w:val="none" w:sz="0" w:space="0" w:color="auto"/>
            <w:bottom w:val="none" w:sz="0" w:space="0" w:color="auto"/>
            <w:right w:val="none" w:sz="0" w:space="0" w:color="auto"/>
          </w:divBdr>
        </w:div>
        <w:div w:id="331494083">
          <w:marLeft w:val="640"/>
          <w:marRight w:val="0"/>
          <w:marTop w:val="0"/>
          <w:marBottom w:val="0"/>
          <w:divBdr>
            <w:top w:val="none" w:sz="0" w:space="0" w:color="auto"/>
            <w:left w:val="none" w:sz="0" w:space="0" w:color="auto"/>
            <w:bottom w:val="none" w:sz="0" w:space="0" w:color="auto"/>
            <w:right w:val="none" w:sz="0" w:space="0" w:color="auto"/>
          </w:divBdr>
        </w:div>
        <w:div w:id="2122022904">
          <w:marLeft w:val="640"/>
          <w:marRight w:val="0"/>
          <w:marTop w:val="0"/>
          <w:marBottom w:val="0"/>
          <w:divBdr>
            <w:top w:val="none" w:sz="0" w:space="0" w:color="auto"/>
            <w:left w:val="none" w:sz="0" w:space="0" w:color="auto"/>
            <w:bottom w:val="none" w:sz="0" w:space="0" w:color="auto"/>
            <w:right w:val="none" w:sz="0" w:space="0" w:color="auto"/>
          </w:divBdr>
        </w:div>
        <w:div w:id="125853098">
          <w:marLeft w:val="640"/>
          <w:marRight w:val="0"/>
          <w:marTop w:val="0"/>
          <w:marBottom w:val="0"/>
          <w:divBdr>
            <w:top w:val="none" w:sz="0" w:space="0" w:color="auto"/>
            <w:left w:val="none" w:sz="0" w:space="0" w:color="auto"/>
            <w:bottom w:val="none" w:sz="0" w:space="0" w:color="auto"/>
            <w:right w:val="none" w:sz="0" w:space="0" w:color="auto"/>
          </w:divBdr>
        </w:div>
        <w:div w:id="1663048722">
          <w:marLeft w:val="640"/>
          <w:marRight w:val="0"/>
          <w:marTop w:val="0"/>
          <w:marBottom w:val="0"/>
          <w:divBdr>
            <w:top w:val="none" w:sz="0" w:space="0" w:color="auto"/>
            <w:left w:val="none" w:sz="0" w:space="0" w:color="auto"/>
            <w:bottom w:val="none" w:sz="0" w:space="0" w:color="auto"/>
            <w:right w:val="none" w:sz="0" w:space="0" w:color="auto"/>
          </w:divBdr>
        </w:div>
        <w:div w:id="1622299699">
          <w:marLeft w:val="640"/>
          <w:marRight w:val="0"/>
          <w:marTop w:val="0"/>
          <w:marBottom w:val="0"/>
          <w:divBdr>
            <w:top w:val="none" w:sz="0" w:space="0" w:color="auto"/>
            <w:left w:val="none" w:sz="0" w:space="0" w:color="auto"/>
            <w:bottom w:val="none" w:sz="0" w:space="0" w:color="auto"/>
            <w:right w:val="none" w:sz="0" w:space="0" w:color="auto"/>
          </w:divBdr>
        </w:div>
        <w:div w:id="975837926">
          <w:marLeft w:val="640"/>
          <w:marRight w:val="0"/>
          <w:marTop w:val="0"/>
          <w:marBottom w:val="0"/>
          <w:divBdr>
            <w:top w:val="none" w:sz="0" w:space="0" w:color="auto"/>
            <w:left w:val="none" w:sz="0" w:space="0" w:color="auto"/>
            <w:bottom w:val="none" w:sz="0" w:space="0" w:color="auto"/>
            <w:right w:val="none" w:sz="0" w:space="0" w:color="auto"/>
          </w:divBdr>
        </w:div>
        <w:div w:id="2115514893">
          <w:marLeft w:val="640"/>
          <w:marRight w:val="0"/>
          <w:marTop w:val="0"/>
          <w:marBottom w:val="0"/>
          <w:divBdr>
            <w:top w:val="none" w:sz="0" w:space="0" w:color="auto"/>
            <w:left w:val="none" w:sz="0" w:space="0" w:color="auto"/>
            <w:bottom w:val="none" w:sz="0" w:space="0" w:color="auto"/>
            <w:right w:val="none" w:sz="0" w:space="0" w:color="auto"/>
          </w:divBdr>
        </w:div>
        <w:div w:id="1057899279">
          <w:marLeft w:val="640"/>
          <w:marRight w:val="0"/>
          <w:marTop w:val="0"/>
          <w:marBottom w:val="0"/>
          <w:divBdr>
            <w:top w:val="none" w:sz="0" w:space="0" w:color="auto"/>
            <w:left w:val="none" w:sz="0" w:space="0" w:color="auto"/>
            <w:bottom w:val="none" w:sz="0" w:space="0" w:color="auto"/>
            <w:right w:val="none" w:sz="0" w:space="0" w:color="auto"/>
          </w:divBdr>
        </w:div>
        <w:div w:id="754206806">
          <w:marLeft w:val="640"/>
          <w:marRight w:val="0"/>
          <w:marTop w:val="0"/>
          <w:marBottom w:val="0"/>
          <w:divBdr>
            <w:top w:val="none" w:sz="0" w:space="0" w:color="auto"/>
            <w:left w:val="none" w:sz="0" w:space="0" w:color="auto"/>
            <w:bottom w:val="none" w:sz="0" w:space="0" w:color="auto"/>
            <w:right w:val="none" w:sz="0" w:space="0" w:color="auto"/>
          </w:divBdr>
        </w:div>
        <w:div w:id="933779637">
          <w:marLeft w:val="640"/>
          <w:marRight w:val="0"/>
          <w:marTop w:val="0"/>
          <w:marBottom w:val="0"/>
          <w:divBdr>
            <w:top w:val="none" w:sz="0" w:space="0" w:color="auto"/>
            <w:left w:val="none" w:sz="0" w:space="0" w:color="auto"/>
            <w:bottom w:val="none" w:sz="0" w:space="0" w:color="auto"/>
            <w:right w:val="none" w:sz="0" w:space="0" w:color="auto"/>
          </w:divBdr>
        </w:div>
        <w:div w:id="1232501103">
          <w:marLeft w:val="640"/>
          <w:marRight w:val="0"/>
          <w:marTop w:val="0"/>
          <w:marBottom w:val="0"/>
          <w:divBdr>
            <w:top w:val="none" w:sz="0" w:space="0" w:color="auto"/>
            <w:left w:val="none" w:sz="0" w:space="0" w:color="auto"/>
            <w:bottom w:val="none" w:sz="0" w:space="0" w:color="auto"/>
            <w:right w:val="none" w:sz="0" w:space="0" w:color="auto"/>
          </w:divBdr>
        </w:div>
        <w:div w:id="1280915213">
          <w:marLeft w:val="640"/>
          <w:marRight w:val="0"/>
          <w:marTop w:val="0"/>
          <w:marBottom w:val="0"/>
          <w:divBdr>
            <w:top w:val="none" w:sz="0" w:space="0" w:color="auto"/>
            <w:left w:val="none" w:sz="0" w:space="0" w:color="auto"/>
            <w:bottom w:val="none" w:sz="0" w:space="0" w:color="auto"/>
            <w:right w:val="none" w:sz="0" w:space="0" w:color="auto"/>
          </w:divBdr>
        </w:div>
        <w:div w:id="208760810">
          <w:marLeft w:val="640"/>
          <w:marRight w:val="0"/>
          <w:marTop w:val="0"/>
          <w:marBottom w:val="0"/>
          <w:divBdr>
            <w:top w:val="none" w:sz="0" w:space="0" w:color="auto"/>
            <w:left w:val="none" w:sz="0" w:space="0" w:color="auto"/>
            <w:bottom w:val="none" w:sz="0" w:space="0" w:color="auto"/>
            <w:right w:val="none" w:sz="0" w:space="0" w:color="auto"/>
          </w:divBdr>
        </w:div>
        <w:div w:id="40058545">
          <w:marLeft w:val="640"/>
          <w:marRight w:val="0"/>
          <w:marTop w:val="0"/>
          <w:marBottom w:val="0"/>
          <w:divBdr>
            <w:top w:val="none" w:sz="0" w:space="0" w:color="auto"/>
            <w:left w:val="none" w:sz="0" w:space="0" w:color="auto"/>
            <w:bottom w:val="none" w:sz="0" w:space="0" w:color="auto"/>
            <w:right w:val="none" w:sz="0" w:space="0" w:color="auto"/>
          </w:divBdr>
        </w:div>
        <w:div w:id="373584324">
          <w:marLeft w:val="640"/>
          <w:marRight w:val="0"/>
          <w:marTop w:val="0"/>
          <w:marBottom w:val="0"/>
          <w:divBdr>
            <w:top w:val="none" w:sz="0" w:space="0" w:color="auto"/>
            <w:left w:val="none" w:sz="0" w:space="0" w:color="auto"/>
            <w:bottom w:val="none" w:sz="0" w:space="0" w:color="auto"/>
            <w:right w:val="none" w:sz="0" w:space="0" w:color="auto"/>
          </w:divBdr>
        </w:div>
        <w:div w:id="463432678">
          <w:marLeft w:val="640"/>
          <w:marRight w:val="0"/>
          <w:marTop w:val="0"/>
          <w:marBottom w:val="0"/>
          <w:divBdr>
            <w:top w:val="none" w:sz="0" w:space="0" w:color="auto"/>
            <w:left w:val="none" w:sz="0" w:space="0" w:color="auto"/>
            <w:bottom w:val="none" w:sz="0" w:space="0" w:color="auto"/>
            <w:right w:val="none" w:sz="0" w:space="0" w:color="auto"/>
          </w:divBdr>
        </w:div>
        <w:div w:id="2034723947">
          <w:marLeft w:val="640"/>
          <w:marRight w:val="0"/>
          <w:marTop w:val="0"/>
          <w:marBottom w:val="0"/>
          <w:divBdr>
            <w:top w:val="none" w:sz="0" w:space="0" w:color="auto"/>
            <w:left w:val="none" w:sz="0" w:space="0" w:color="auto"/>
            <w:bottom w:val="none" w:sz="0" w:space="0" w:color="auto"/>
            <w:right w:val="none" w:sz="0" w:space="0" w:color="auto"/>
          </w:divBdr>
        </w:div>
        <w:div w:id="1826971507">
          <w:marLeft w:val="640"/>
          <w:marRight w:val="0"/>
          <w:marTop w:val="0"/>
          <w:marBottom w:val="0"/>
          <w:divBdr>
            <w:top w:val="none" w:sz="0" w:space="0" w:color="auto"/>
            <w:left w:val="none" w:sz="0" w:space="0" w:color="auto"/>
            <w:bottom w:val="none" w:sz="0" w:space="0" w:color="auto"/>
            <w:right w:val="none" w:sz="0" w:space="0" w:color="auto"/>
          </w:divBdr>
        </w:div>
        <w:div w:id="1892419301">
          <w:marLeft w:val="640"/>
          <w:marRight w:val="0"/>
          <w:marTop w:val="0"/>
          <w:marBottom w:val="0"/>
          <w:divBdr>
            <w:top w:val="none" w:sz="0" w:space="0" w:color="auto"/>
            <w:left w:val="none" w:sz="0" w:space="0" w:color="auto"/>
            <w:bottom w:val="none" w:sz="0" w:space="0" w:color="auto"/>
            <w:right w:val="none" w:sz="0" w:space="0" w:color="auto"/>
          </w:divBdr>
        </w:div>
        <w:div w:id="43063827">
          <w:marLeft w:val="640"/>
          <w:marRight w:val="0"/>
          <w:marTop w:val="0"/>
          <w:marBottom w:val="0"/>
          <w:divBdr>
            <w:top w:val="none" w:sz="0" w:space="0" w:color="auto"/>
            <w:left w:val="none" w:sz="0" w:space="0" w:color="auto"/>
            <w:bottom w:val="none" w:sz="0" w:space="0" w:color="auto"/>
            <w:right w:val="none" w:sz="0" w:space="0" w:color="auto"/>
          </w:divBdr>
        </w:div>
        <w:div w:id="1327514623">
          <w:marLeft w:val="640"/>
          <w:marRight w:val="0"/>
          <w:marTop w:val="0"/>
          <w:marBottom w:val="0"/>
          <w:divBdr>
            <w:top w:val="none" w:sz="0" w:space="0" w:color="auto"/>
            <w:left w:val="none" w:sz="0" w:space="0" w:color="auto"/>
            <w:bottom w:val="none" w:sz="0" w:space="0" w:color="auto"/>
            <w:right w:val="none" w:sz="0" w:space="0" w:color="auto"/>
          </w:divBdr>
        </w:div>
        <w:div w:id="853376773">
          <w:marLeft w:val="640"/>
          <w:marRight w:val="0"/>
          <w:marTop w:val="0"/>
          <w:marBottom w:val="0"/>
          <w:divBdr>
            <w:top w:val="none" w:sz="0" w:space="0" w:color="auto"/>
            <w:left w:val="none" w:sz="0" w:space="0" w:color="auto"/>
            <w:bottom w:val="none" w:sz="0" w:space="0" w:color="auto"/>
            <w:right w:val="none" w:sz="0" w:space="0" w:color="auto"/>
          </w:divBdr>
        </w:div>
        <w:div w:id="462623714">
          <w:marLeft w:val="640"/>
          <w:marRight w:val="0"/>
          <w:marTop w:val="0"/>
          <w:marBottom w:val="0"/>
          <w:divBdr>
            <w:top w:val="none" w:sz="0" w:space="0" w:color="auto"/>
            <w:left w:val="none" w:sz="0" w:space="0" w:color="auto"/>
            <w:bottom w:val="none" w:sz="0" w:space="0" w:color="auto"/>
            <w:right w:val="none" w:sz="0" w:space="0" w:color="auto"/>
          </w:divBdr>
        </w:div>
        <w:div w:id="1126898940">
          <w:marLeft w:val="640"/>
          <w:marRight w:val="0"/>
          <w:marTop w:val="0"/>
          <w:marBottom w:val="0"/>
          <w:divBdr>
            <w:top w:val="none" w:sz="0" w:space="0" w:color="auto"/>
            <w:left w:val="none" w:sz="0" w:space="0" w:color="auto"/>
            <w:bottom w:val="none" w:sz="0" w:space="0" w:color="auto"/>
            <w:right w:val="none" w:sz="0" w:space="0" w:color="auto"/>
          </w:divBdr>
        </w:div>
        <w:div w:id="206458133">
          <w:marLeft w:val="640"/>
          <w:marRight w:val="0"/>
          <w:marTop w:val="0"/>
          <w:marBottom w:val="0"/>
          <w:divBdr>
            <w:top w:val="none" w:sz="0" w:space="0" w:color="auto"/>
            <w:left w:val="none" w:sz="0" w:space="0" w:color="auto"/>
            <w:bottom w:val="none" w:sz="0" w:space="0" w:color="auto"/>
            <w:right w:val="none" w:sz="0" w:space="0" w:color="auto"/>
          </w:divBdr>
        </w:div>
        <w:div w:id="1310013160">
          <w:marLeft w:val="640"/>
          <w:marRight w:val="0"/>
          <w:marTop w:val="0"/>
          <w:marBottom w:val="0"/>
          <w:divBdr>
            <w:top w:val="none" w:sz="0" w:space="0" w:color="auto"/>
            <w:left w:val="none" w:sz="0" w:space="0" w:color="auto"/>
            <w:bottom w:val="none" w:sz="0" w:space="0" w:color="auto"/>
            <w:right w:val="none" w:sz="0" w:space="0" w:color="auto"/>
          </w:divBdr>
        </w:div>
        <w:div w:id="2047631784">
          <w:marLeft w:val="640"/>
          <w:marRight w:val="0"/>
          <w:marTop w:val="0"/>
          <w:marBottom w:val="0"/>
          <w:divBdr>
            <w:top w:val="none" w:sz="0" w:space="0" w:color="auto"/>
            <w:left w:val="none" w:sz="0" w:space="0" w:color="auto"/>
            <w:bottom w:val="none" w:sz="0" w:space="0" w:color="auto"/>
            <w:right w:val="none" w:sz="0" w:space="0" w:color="auto"/>
          </w:divBdr>
        </w:div>
        <w:div w:id="560946483">
          <w:marLeft w:val="640"/>
          <w:marRight w:val="0"/>
          <w:marTop w:val="0"/>
          <w:marBottom w:val="0"/>
          <w:divBdr>
            <w:top w:val="none" w:sz="0" w:space="0" w:color="auto"/>
            <w:left w:val="none" w:sz="0" w:space="0" w:color="auto"/>
            <w:bottom w:val="none" w:sz="0" w:space="0" w:color="auto"/>
            <w:right w:val="none" w:sz="0" w:space="0" w:color="auto"/>
          </w:divBdr>
        </w:div>
        <w:div w:id="2144689787">
          <w:marLeft w:val="640"/>
          <w:marRight w:val="0"/>
          <w:marTop w:val="0"/>
          <w:marBottom w:val="0"/>
          <w:divBdr>
            <w:top w:val="none" w:sz="0" w:space="0" w:color="auto"/>
            <w:left w:val="none" w:sz="0" w:space="0" w:color="auto"/>
            <w:bottom w:val="none" w:sz="0" w:space="0" w:color="auto"/>
            <w:right w:val="none" w:sz="0" w:space="0" w:color="auto"/>
          </w:divBdr>
        </w:div>
        <w:div w:id="1109399314">
          <w:marLeft w:val="640"/>
          <w:marRight w:val="0"/>
          <w:marTop w:val="0"/>
          <w:marBottom w:val="0"/>
          <w:divBdr>
            <w:top w:val="none" w:sz="0" w:space="0" w:color="auto"/>
            <w:left w:val="none" w:sz="0" w:space="0" w:color="auto"/>
            <w:bottom w:val="none" w:sz="0" w:space="0" w:color="auto"/>
            <w:right w:val="none" w:sz="0" w:space="0" w:color="auto"/>
          </w:divBdr>
        </w:div>
        <w:div w:id="474836976">
          <w:marLeft w:val="640"/>
          <w:marRight w:val="0"/>
          <w:marTop w:val="0"/>
          <w:marBottom w:val="0"/>
          <w:divBdr>
            <w:top w:val="none" w:sz="0" w:space="0" w:color="auto"/>
            <w:left w:val="none" w:sz="0" w:space="0" w:color="auto"/>
            <w:bottom w:val="none" w:sz="0" w:space="0" w:color="auto"/>
            <w:right w:val="none" w:sz="0" w:space="0" w:color="auto"/>
          </w:divBdr>
        </w:div>
        <w:div w:id="1990162951">
          <w:marLeft w:val="640"/>
          <w:marRight w:val="0"/>
          <w:marTop w:val="0"/>
          <w:marBottom w:val="0"/>
          <w:divBdr>
            <w:top w:val="none" w:sz="0" w:space="0" w:color="auto"/>
            <w:left w:val="none" w:sz="0" w:space="0" w:color="auto"/>
            <w:bottom w:val="none" w:sz="0" w:space="0" w:color="auto"/>
            <w:right w:val="none" w:sz="0" w:space="0" w:color="auto"/>
          </w:divBdr>
        </w:div>
        <w:div w:id="471488813">
          <w:marLeft w:val="640"/>
          <w:marRight w:val="0"/>
          <w:marTop w:val="0"/>
          <w:marBottom w:val="0"/>
          <w:divBdr>
            <w:top w:val="none" w:sz="0" w:space="0" w:color="auto"/>
            <w:left w:val="none" w:sz="0" w:space="0" w:color="auto"/>
            <w:bottom w:val="none" w:sz="0" w:space="0" w:color="auto"/>
            <w:right w:val="none" w:sz="0" w:space="0" w:color="auto"/>
          </w:divBdr>
        </w:div>
        <w:div w:id="881597569">
          <w:marLeft w:val="640"/>
          <w:marRight w:val="0"/>
          <w:marTop w:val="0"/>
          <w:marBottom w:val="0"/>
          <w:divBdr>
            <w:top w:val="none" w:sz="0" w:space="0" w:color="auto"/>
            <w:left w:val="none" w:sz="0" w:space="0" w:color="auto"/>
            <w:bottom w:val="none" w:sz="0" w:space="0" w:color="auto"/>
            <w:right w:val="none" w:sz="0" w:space="0" w:color="auto"/>
          </w:divBdr>
        </w:div>
        <w:div w:id="123931208">
          <w:marLeft w:val="640"/>
          <w:marRight w:val="0"/>
          <w:marTop w:val="0"/>
          <w:marBottom w:val="0"/>
          <w:divBdr>
            <w:top w:val="none" w:sz="0" w:space="0" w:color="auto"/>
            <w:left w:val="none" w:sz="0" w:space="0" w:color="auto"/>
            <w:bottom w:val="none" w:sz="0" w:space="0" w:color="auto"/>
            <w:right w:val="none" w:sz="0" w:space="0" w:color="auto"/>
          </w:divBdr>
        </w:div>
        <w:div w:id="89663974">
          <w:marLeft w:val="640"/>
          <w:marRight w:val="0"/>
          <w:marTop w:val="0"/>
          <w:marBottom w:val="0"/>
          <w:divBdr>
            <w:top w:val="none" w:sz="0" w:space="0" w:color="auto"/>
            <w:left w:val="none" w:sz="0" w:space="0" w:color="auto"/>
            <w:bottom w:val="none" w:sz="0" w:space="0" w:color="auto"/>
            <w:right w:val="none" w:sz="0" w:space="0" w:color="auto"/>
          </w:divBdr>
        </w:div>
        <w:div w:id="1950770383">
          <w:marLeft w:val="640"/>
          <w:marRight w:val="0"/>
          <w:marTop w:val="0"/>
          <w:marBottom w:val="0"/>
          <w:divBdr>
            <w:top w:val="none" w:sz="0" w:space="0" w:color="auto"/>
            <w:left w:val="none" w:sz="0" w:space="0" w:color="auto"/>
            <w:bottom w:val="none" w:sz="0" w:space="0" w:color="auto"/>
            <w:right w:val="none" w:sz="0" w:space="0" w:color="auto"/>
          </w:divBdr>
        </w:div>
        <w:div w:id="90854630">
          <w:marLeft w:val="640"/>
          <w:marRight w:val="0"/>
          <w:marTop w:val="0"/>
          <w:marBottom w:val="0"/>
          <w:divBdr>
            <w:top w:val="none" w:sz="0" w:space="0" w:color="auto"/>
            <w:left w:val="none" w:sz="0" w:space="0" w:color="auto"/>
            <w:bottom w:val="none" w:sz="0" w:space="0" w:color="auto"/>
            <w:right w:val="none" w:sz="0" w:space="0" w:color="auto"/>
          </w:divBdr>
        </w:div>
        <w:div w:id="575013553">
          <w:marLeft w:val="640"/>
          <w:marRight w:val="0"/>
          <w:marTop w:val="0"/>
          <w:marBottom w:val="0"/>
          <w:divBdr>
            <w:top w:val="none" w:sz="0" w:space="0" w:color="auto"/>
            <w:left w:val="none" w:sz="0" w:space="0" w:color="auto"/>
            <w:bottom w:val="none" w:sz="0" w:space="0" w:color="auto"/>
            <w:right w:val="none" w:sz="0" w:space="0" w:color="auto"/>
          </w:divBdr>
        </w:div>
        <w:div w:id="944114375">
          <w:marLeft w:val="640"/>
          <w:marRight w:val="0"/>
          <w:marTop w:val="0"/>
          <w:marBottom w:val="0"/>
          <w:divBdr>
            <w:top w:val="none" w:sz="0" w:space="0" w:color="auto"/>
            <w:left w:val="none" w:sz="0" w:space="0" w:color="auto"/>
            <w:bottom w:val="none" w:sz="0" w:space="0" w:color="auto"/>
            <w:right w:val="none" w:sz="0" w:space="0" w:color="auto"/>
          </w:divBdr>
        </w:div>
        <w:div w:id="1997954123">
          <w:marLeft w:val="640"/>
          <w:marRight w:val="0"/>
          <w:marTop w:val="0"/>
          <w:marBottom w:val="0"/>
          <w:divBdr>
            <w:top w:val="none" w:sz="0" w:space="0" w:color="auto"/>
            <w:left w:val="none" w:sz="0" w:space="0" w:color="auto"/>
            <w:bottom w:val="none" w:sz="0" w:space="0" w:color="auto"/>
            <w:right w:val="none" w:sz="0" w:space="0" w:color="auto"/>
          </w:divBdr>
        </w:div>
        <w:div w:id="1337611816">
          <w:marLeft w:val="640"/>
          <w:marRight w:val="0"/>
          <w:marTop w:val="0"/>
          <w:marBottom w:val="0"/>
          <w:divBdr>
            <w:top w:val="none" w:sz="0" w:space="0" w:color="auto"/>
            <w:left w:val="none" w:sz="0" w:space="0" w:color="auto"/>
            <w:bottom w:val="none" w:sz="0" w:space="0" w:color="auto"/>
            <w:right w:val="none" w:sz="0" w:space="0" w:color="auto"/>
          </w:divBdr>
        </w:div>
        <w:div w:id="1486625676">
          <w:marLeft w:val="640"/>
          <w:marRight w:val="0"/>
          <w:marTop w:val="0"/>
          <w:marBottom w:val="0"/>
          <w:divBdr>
            <w:top w:val="none" w:sz="0" w:space="0" w:color="auto"/>
            <w:left w:val="none" w:sz="0" w:space="0" w:color="auto"/>
            <w:bottom w:val="none" w:sz="0" w:space="0" w:color="auto"/>
            <w:right w:val="none" w:sz="0" w:space="0" w:color="auto"/>
          </w:divBdr>
        </w:div>
        <w:div w:id="1779375875">
          <w:marLeft w:val="640"/>
          <w:marRight w:val="0"/>
          <w:marTop w:val="0"/>
          <w:marBottom w:val="0"/>
          <w:divBdr>
            <w:top w:val="none" w:sz="0" w:space="0" w:color="auto"/>
            <w:left w:val="none" w:sz="0" w:space="0" w:color="auto"/>
            <w:bottom w:val="none" w:sz="0" w:space="0" w:color="auto"/>
            <w:right w:val="none" w:sz="0" w:space="0" w:color="auto"/>
          </w:divBdr>
        </w:div>
        <w:div w:id="1205946681">
          <w:marLeft w:val="640"/>
          <w:marRight w:val="0"/>
          <w:marTop w:val="0"/>
          <w:marBottom w:val="0"/>
          <w:divBdr>
            <w:top w:val="none" w:sz="0" w:space="0" w:color="auto"/>
            <w:left w:val="none" w:sz="0" w:space="0" w:color="auto"/>
            <w:bottom w:val="none" w:sz="0" w:space="0" w:color="auto"/>
            <w:right w:val="none" w:sz="0" w:space="0" w:color="auto"/>
          </w:divBdr>
        </w:div>
        <w:div w:id="552354441">
          <w:marLeft w:val="640"/>
          <w:marRight w:val="0"/>
          <w:marTop w:val="0"/>
          <w:marBottom w:val="0"/>
          <w:divBdr>
            <w:top w:val="none" w:sz="0" w:space="0" w:color="auto"/>
            <w:left w:val="none" w:sz="0" w:space="0" w:color="auto"/>
            <w:bottom w:val="none" w:sz="0" w:space="0" w:color="auto"/>
            <w:right w:val="none" w:sz="0" w:space="0" w:color="auto"/>
          </w:divBdr>
        </w:div>
        <w:div w:id="670568133">
          <w:marLeft w:val="640"/>
          <w:marRight w:val="0"/>
          <w:marTop w:val="0"/>
          <w:marBottom w:val="0"/>
          <w:divBdr>
            <w:top w:val="none" w:sz="0" w:space="0" w:color="auto"/>
            <w:left w:val="none" w:sz="0" w:space="0" w:color="auto"/>
            <w:bottom w:val="none" w:sz="0" w:space="0" w:color="auto"/>
            <w:right w:val="none" w:sz="0" w:space="0" w:color="auto"/>
          </w:divBdr>
        </w:div>
        <w:div w:id="590967329">
          <w:marLeft w:val="640"/>
          <w:marRight w:val="0"/>
          <w:marTop w:val="0"/>
          <w:marBottom w:val="0"/>
          <w:divBdr>
            <w:top w:val="none" w:sz="0" w:space="0" w:color="auto"/>
            <w:left w:val="none" w:sz="0" w:space="0" w:color="auto"/>
            <w:bottom w:val="none" w:sz="0" w:space="0" w:color="auto"/>
            <w:right w:val="none" w:sz="0" w:space="0" w:color="auto"/>
          </w:divBdr>
        </w:div>
        <w:div w:id="2137411986">
          <w:marLeft w:val="640"/>
          <w:marRight w:val="0"/>
          <w:marTop w:val="0"/>
          <w:marBottom w:val="0"/>
          <w:divBdr>
            <w:top w:val="none" w:sz="0" w:space="0" w:color="auto"/>
            <w:left w:val="none" w:sz="0" w:space="0" w:color="auto"/>
            <w:bottom w:val="none" w:sz="0" w:space="0" w:color="auto"/>
            <w:right w:val="none" w:sz="0" w:space="0" w:color="auto"/>
          </w:divBdr>
        </w:div>
        <w:div w:id="2009480597">
          <w:marLeft w:val="640"/>
          <w:marRight w:val="0"/>
          <w:marTop w:val="0"/>
          <w:marBottom w:val="0"/>
          <w:divBdr>
            <w:top w:val="none" w:sz="0" w:space="0" w:color="auto"/>
            <w:left w:val="none" w:sz="0" w:space="0" w:color="auto"/>
            <w:bottom w:val="none" w:sz="0" w:space="0" w:color="auto"/>
            <w:right w:val="none" w:sz="0" w:space="0" w:color="auto"/>
          </w:divBdr>
        </w:div>
        <w:div w:id="190070069">
          <w:marLeft w:val="640"/>
          <w:marRight w:val="0"/>
          <w:marTop w:val="0"/>
          <w:marBottom w:val="0"/>
          <w:divBdr>
            <w:top w:val="none" w:sz="0" w:space="0" w:color="auto"/>
            <w:left w:val="none" w:sz="0" w:space="0" w:color="auto"/>
            <w:bottom w:val="none" w:sz="0" w:space="0" w:color="auto"/>
            <w:right w:val="none" w:sz="0" w:space="0" w:color="auto"/>
          </w:divBdr>
        </w:div>
        <w:div w:id="938491660">
          <w:marLeft w:val="640"/>
          <w:marRight w:val="0"/>
          <w:marTop w:val="0"/>
          <w:marBottom w:val="0"/>
          <w:divBdr>
            <w:top w:val="none" w:sz="0" w:space="0" w:color="auto"/>
            <w:left w:val="none" w:sz="0" w:space="0" w:color="auto"/>
            <w:bottom w:val="none" w:sz="0" w:space="0" w:color="auto"/>
            <w:right w:val="none" w:sz="0" w:space="0" w:color="auto"/>
          </w:divBdr>
        </w:div>
        <w:div w:id="1442140626">
          <w:marLeft w:val="640"/>
          <w:marRight w:val="0"/>
          <w:marTop w:val="0"/>
          <w:marBottom w:val="0"/>
          <w:divBdr>
            <w:top w:val="none" w:sz="0" w:space="0" w:color="auto"/>
            <w:left w:val="none" w:sz="0" w:space="0" w:color="auto"/>
            <w:bottom w:val="none" w:sz="0" w:space="0" w:color="auto"/>
            <w:right w:val="none" w:sz="0" w:space="0" w:color="auto"/>
          </w:divBdr>
        </w:div>
        <w:div w:id="125709645">
          <w:marLeft w:val="640"/>
          <w:marRight w:val="0"/>
          <w:marTop w:val="0"/>
          <w:marBottom w:val="0"/>
          <w:divBdr>
            <w:top w:val="none" w:sz="0" w:space="0" w:color="auto"/>
            <w:left w:val="none" w:sz="0" w:space="0" w:color="auto"/>
            <w:bottom w:val="none" w:sz="0" w:space="0" w:color="auto"/>
            <w:right w:val="none" w:sz="0" w:space="0" w:color="auto"/>
          </w:divBdr>
        </w:div>
        <w:div w:id="1714882565">
          <w:marLeft w:val="640"/>
          <w:marRight w:val="0"/>
          <w:marTop w:val="0"/>
          <w:marBottom w:val="0"/>
          <w:divBdr>
            <w:top w:val="none" w:sz="0" w:space="0" w:color="auto"/>
            <w:left w:val="none" w:sz="0" w:space="0" w:color="auto"/>
            <w:bottom w:val="none" w:sz="0" w:space="0" w:color="auto"/>
            <w:right w:val="none" w:sz="0" w:space="0" w:color="auto"/>
          </w:divBdr>
        </w:div>
        <w:div w:id="845242245">
          <w:marLeft w:val="640"/>
          <w:marRight w:val="0"/>
          <w:marTop w:val="0"/>
          <w:marBottom w:val="0"/>
          <w:divBdr>
            <w:top w:val="none" w:sz="0" w:space="0" w:color="auto"/>
            <w:left w:val="none" w:sz="0" w:space="0" w:color="auto"/>
            <w:bottom w:val="none" w:sz="0" w:space="0" w:color="auto"/>
            <w:right w:val="none" w:sz="0" w:space="0" w:color="auto"/>
          </w:divBdr>
        </w:div>
        <w:div w:id="538133340">
          <w:marLeft w:val="640"/>
          <w:marRight w:val="0"/>
          <w:marTop w:val="0"/>
          <w:marBottom w:val="0"/>
          <w:divBdr>
            <w:top w:val="none" w:sz="0" w:space="0" w:color="auto"/>
            <w:left w:val="none" w:sz="0" w:space="0" w:color="auto"/>
            <w:bottom w:val="none" w:sz="0" w:space="0" w:color="auto"/>
            <w:right w:val="none" w:sz="0" w:space="0" w:color="auto"/>
          </w:divBdr>
        </w:div>
        <w:div w:id="890728154">
          <w:marLeft w:val="640"/>
          <w:marRight w:val="0"/>
          <w:marTop w:val="0"/>
          <w:marBottom w:val="0"/>
          <w:divBdr>
            <w:top w:val="none" w:sz="0" w:space="0" w:color="auto"/>
            <w:left w:val="none" w:sz="0" w:space="0" w:color="auto"/>
            <w:bottom w:val="none" w:sz="0" w:space="0" w:color="auto"/>
            <w:right w:val="none" w:sz="0" w:space="0" w:color="auto"/>
          </w:divBdr>
        </w:div>
        <w:div w:id="1126267279">
          <w:marLeft w:val="640"/>
          <w:marRight w:val="0"/>
          <w:marTop w:val="0"/>
          <w:marBottom w:val="0"/>
          <w:divBdr>
            <w:top w:val="none" w:sz="0" w:space="0" w:color="auto"/>
            <w:left w:val="none" w:sz="0" w:space="0" w:color="auto"/>
            <w:bottom w:val="none" w:sz="0" w:space="0" w:color="auto"/>
            <w:right w:val="none" w:sz="0" w:space="0" w:color="auto"/>
          </w:divBdr>
        </w:div>
        <w:div w:id="572157164">
          <w:marLeft w:val="640"/>
          <w:marRight w:val="0"/>
          <w:marTop w:val="0"/>
          <w:marBottom w:val="0"/>
          <w:divBdr>
            <w:top w:val="none" w:sz="0" w:space="0" w:color="auto"/>
            <w:left w:val="none" w:sz="0" w:space="0" w:color="auto"/>
            <w:bottom w:val="none" w:sz="0" w:space="0" w:color="auto"/>
            <w:right w:val="none" w:sz="0" w:space="0" w:color="auto"/>
          </w:divBdr>
        </w:div>
        <w:div w:id="1375082119">
          <w:marLeft w:val="640"/>
          <w:marRight w:val="0"/>
          <w:marTop w:val="0"/>
          <w:marBottom w:val="0"/>
          <w:divBdr>
            <w:top w:val="none" w:sz="0" w:space="0" w:color="auto"/>
            <w:left w:val="none" w:sz="0" w:space="0" w:color="auto"/>
            <w:bottom w:val="none" w:sz="0" w:space="0" w:color="auto"/>
            <w:right w:val="none" w:sz="0" w:space="0" w:color="auto"/>
          </w:divBdr>
        </w:div>
        <w:div w:id="1455830540">
          <w:marLeft w:val="640"/>
          <w:marRight w:val="0"/>
          <w:marTop w:val="0"/>
          <w:marBottom w:val="0"/>
          <w:divBdr>
            <w:top w:val="none" w:sz="0" w:space="0" w:color="auto"/>
            <w:left w:val="none" w:sz="0" w:space="0" w:color="auto"/>
            <w:bottom w:val="none" w:sz="0" w:space="0" w:color="auto"/>
            <w:right w:val="none" w:sz="0" w:space="0" w:color="auto"/>
          </w:divBdr>
        </w:div>
        <w:div w:id="89199833">
          <w:marLeft w:val="640"/>
          <w:marRight w:val="0"/>
          <w:marTop w:val="0"/>
          <w:marBottom w:val="0"/>
          <w:divBdr>
            <w:top w:val="none" w:sz="0" w:space="0" w:color="auto"/>
            <w:left w:val="none" w:sz="0" w:space="0" w:color="auto"/>
            <w:bottom w:val="none" w:sz="0" w:space="0" w:color="auto"/>
            <w:right w:val="none" w:sz="0" w:space="0" w:color="auto"/>
          </w:divBdr>
        </w:div>
        <w:div w:id="1141656918">
          <w:marLeft w:val="640"/>
          <w:marRight w:val="0"/>
          <w:marTop w:val="0"/>
          <w:marBottom w:val="0"/>
          <w:divBdr>
            <w:top w:val="none" w:sz="0" w:space="0" w:color="auto"/>
            <w:left w:val="none" w:sz="0" w:space="0" w:color="auto"/>
            <w:bottom w:val="none" w:sz="0" w:space="0" w:color="auto"/>
            <w:right w:val="none" w:sz="0" w:space="0" w:color="auto"/>
          </w:divBdr>
        </w:div>
        <w:div w:id="81413635">
          <w:marLeft w:val="640"/>
          <w:marRight w:val="0"/>
          <w:marTop w:val="0"/>
          <w:marBottom w:val="0"/>
          <w:divBdr>
            <w:top w:val="none" w:sz="0" w:space="0" w:color="auto"/>
            <w:left w:val="none" w:sz="0" w:space="0" w:color="auto"/>
            <w:bottom w:val="none" w:sz="0" w:space="0" w:color="auto"/>
            <w:right w:val="none" w:sz="0" w:space="0" w:color="auto"/>
          </w:divBdr>
        </w:div>
        <w:div w:id="2101178309">
          <w:marLeft w:val="640"/>
          <w:marRight w:val="0"/>
          <w:marTop w:val="0"/>
          <w:marBottom w:val="0"/>
          <w:divBdr>
            <w:top w:val="none" w:sz="0" w:space="0" w:color="auto"/>
            <w:left w:val="none" w:sz="0" w:space="0" w:color="auto"/>
            <w:bottom w:val="none" w:sz="0" w:space="0" w:color="auto"/>
            <w:right w:val="none" w:sz="0" w:space="0" w:color="auto"/>
          </w:divBdr>
        </w:div>
        <w:div w:id="1948468229">
          <w:marLeft w:val="640"/>
          <w:marRight w:val="0"/>
          <w:marTop w:val="0"/>
          <w:marBottom w:val="0"/>
          <w:divBdr>
            <w:top w:val="none" w:sz="0" w:space="0" w:color="auto"/>
            <w:left w:val="none" w:sz="0" w:space="0" w:color="auto"/>
            <w:bottom w:val="none" w:sz="0" w:space="0" w:color="auto"/>
            <w:right w:val="none" w:sz="0" w:space="0" w:color="auto"/>
          </w:divBdr>
        </w:div>
        <w:div w:id="342711899">
          <w:marLeft w:val="640"/>
          <w:marRight w:val="0"/>
          <w:marTop w:val="0"/>
          <w:marBottom w:val="0"/>
          <w:divBdr>
            <w:top w:val="none" w:sz="0" w:space="0" w:color="auto"/>
            <w:left w:val="none" w:sz="0" w:space="0" w:color="auto"/>
            <w:bottom w:val="none" w:sz="0" w:space="0" w:color="auto"/>
            <w:right w:val="none" w:sz="0" w:space="0" w:color="auto"/>
          </w:divBdr>
        </w:div>
        <w:div w:id="1612009309">
          <w:marLeft w:val="640"/>
          <w:marRight w:val="0"/>
          <w:marTop w:val="0"/>
          <w:marBottom w:val="0"/>
          <w:divBdr>
            <w:top w:val="none" w:sz="0" w:space="0" w:color="auto"/>
            <w:left w:val="none" w:sz="0" w:space="0" w:color="auto"/>
            <w:bottom w:val="none" w:sz="0" w:space="0" w:color="auto"/>
            <w:right w:val="none" w:sz="0" w:space="0" w:color="auto"/>
          </w:divBdr>
        </w:div>
        <w:div w:id="1046219484">
          <w:marLeft w:val="640"/>
          <w:marRight w:val="0"/>
          <w:marTop w:val="0"/>
          <w:marBottom w:val="0"/>
          <w:divBdr>
            <w:top w:val="none" w:sz="0" w:space="0" w:color="auto"/>
            <w:left w:val="none" w:sz="0" w:space="0" w:color="auto"/>
            <w:bottom w:val="none" w:sz="0" w:space="0" w:color="auto"/>
            <w:right w:val="none" w:sz="0" w:space="0" w:color="auto"/>
          </w:divBdr>
        </w:div>
        <w:div w:id="645739591">
          <w:marLeft w:val="640"/>
          <w:marRight w:val="0"/>
          <w:marTop w:val="0"/>
          <w:marBottom w:val="0"/>
          <w:divBdr>
            <w:top w:val="none" w:sz="0" w:space="0" w:color="auto"/>
            <w:left w:val="none" w:sz="0" w:space="0" w:color="auto"/>
            <w:bottom w:val="none" w:sz="0" w:space="0" w:color="auto"/>
            <w:right w:val="none" w:sz="0" w:space="0" w:color="auto"/>
          </w:divBdr>
        </w:div>
        <w:div w:id="836766940">
          <w:marLeft w:val="640"/>
          <w:marRight w:val="0"/>
          <w:marTop w:val="0"/>
          <w:marBottom w:val="0"/>
          <w:divBdr>
            <w:top w:val="none" w:sz="0" w:space="0" w:color="auto"/>
            <w:left w:val="none" w:sz="0" w:space="0" w:color="auto"/>
            <w:bottom w:val="none" w:sz="0" w:space="0" w:color="auto"/>
            <w:right w:val="none" w:sz="0" w:space="0" w:color="auto"/>
          </w:divBdr>
        </w:div>
        <w:div w:id="1449004203">
          <w:marLeft w:val="640"/>
          <w:marRight w:val="0"/>
          <w:marTop w:val="0"/>
          <w:marBottom w:val="0"/>
          <w:divBdr>
            <w:top w:val="none" w:sz="0" w:space="0" w:color="auto"/>
            <w:left w:val="none" w:sz="0" w:space="0" w:color="auto"/>
            <w:bottom w:val="none" w:sz="0" w:space="0" w:color="auto"/>
            <w:right w:val="none" w:sz="0" w:space="0" w:color="auto"/>
          </w:divBdr>
        </w:div>
        <w:div w:id="2106030074">
          <w:marLeft w:val="640"/>
          <w:marRight w:val="0"/>
          <w:marTop w:val="0"/>
          <w:marBottom w:val="0"/>
          <w:divBdr>
            <w:top w:val="none" w:sz="0" w:space="0" w:color="auto"/>
            <w:left w:val="none" w:sz="0" w:space="0" w:color="auto"/>
            <w:bottom w:val="none" w:sz="0" w:space="0" w:color="auto"/>
            <w:right w:val="none" w:sz="0" w:space="0" w:color="auto"/>
          </w:divBdr>
        </w:div>
        <w:div w:id="1265768953">
          <w:marLeft w:val="640"/>
          <w:marRight w:val="0"/>
          <w:marTop w:val="0"/>
          <w:marBottom w:val="0"/>
          <w:divBdr>
            <w:top w:val="none" w:sz="0" w:space="0" w:color="auto"/>
            <w:left w:val="none" w:sz="0" w:space="0" w:color="auto"/>
            <w:bottom w:val="none" w:sz="0" w:space="0" w:color="auto"/>
            <w:right w:val="none" w:sz="0" w:space="0" w:color="auto"/>
          </w:divBdr>
        </w:div>
        <w:div w:id="130103487">
          <w:marLeft w:val="640"/>
          <w:marRight w:val="0"/>
          <w:marTop w:val="0"/>
          <w:marBottom w:val="0"/>
          <w:divBdr>
            <w:top w:val="none" w:sz="0" w:space="0" w:color="auto"/>
            <w:left w:val="none" w:sz="0" w:space="0" w:color="auto"/>
            <w:bottom w:val="none" w:sz="0" w:space="0" w:color="auto"/>
            <w:right w:val="none" w:sz="0" w:space="0" w:color="auto"/>
          </w:divBdr>
        </w:div>
        <w:div w:id="168250592">
          <w:marLeft w:val="640"/>
          <w:marRight w:val="0"/>
          <w:marTop w:val="0"/>
          <w:marBottom w:val="0"/>
          <w:divBdr>
            <w:top w:val="none" w:sz="0" w:space="0" w:color="auto"/>
            <w:left w:val="none" w:sz="0" w:space="0" w:color="auto"/>
            <w:bottom w:val="none" w:sz="0" w:space="0" w:color="auto"/>
            <w:right w:val="none" w:sz="0" w:space="0" w:color="auto"/>
          </w:divBdr>
        </w:div>
        <w:div w:id="1155956138">
          <w:marLeft w:val="640"/>
          <w:marRight w:val="0"/>
          <w:marTop w:val="0"/>
          <w:marBottom w:val="0"/>
          <w:divBdr>
            <w:top w:val="none" w:sz="0" w:space="0" w:color="auto"/>
            <w:left w:val="none" w:sz="0" w:space="0" w:color="auto"/>
            <w:bottom w:val="none" w:sz="0" w:space="0" w:color="auto"/>
            <w:right w:val="none" w:sz="0" w:space="0" w:color="auto"/>
          </w:divBdr>
        </w:div>
        <w:div w:id="500238817">
          <w:marLeft w:val="640"/>
          <w:marRight w:val="0"/>
          <w:marTop w:val="0"/>
          <w:marBottom w:val="0"/>
          <w:divBdr>
            <w:top w:val="none" w:sz="0" w:space="0" w:color="auto"/>
            <w:left w:val="none" w:sz="0" w:space="0" w:color="auto"/>
            <w:bottom w:val="none" w:sz="0" w:space="0" w:color="auto"/>
            <w:right w:val="none" w:sz="0" w:space="0" w:color="auto"/>
          </w:divBdr>
        </w:div>
        <w:div w:id="261887594">
          <w:marLeft w:val="640"/>
          <w:marRight w:val="0"/>
          <w:marTop w:val="0"/>
          <w:marBottom w:val="0"/>
          <w:divBdr>
            <w:top w:val="none" w:sz="0" w:space="0" w:color="auto"/>
            <w:left w:val="none" w:sz="0" w:space="0" w:color="auto"/>
            <w:bottom w:val="none" w:sz="0" w:space="0" w:color="auto"/>
            <w:right w:val="none" w:sz="0" w:space="0" w:color="auto"/>
          </w:divBdr>
        </w:div>
        <w:div w:id="1871063966">
          <w:marLeft w:val="640"/>
          <w:marRight w:val="0"/>
          <w:marTop w:val="0"/>
          <w:marBottom w:val="0"/>
          <w:divBdr>
            <w:top w:val="none" w:sz="0" w:space="0" w:color="auto"/>
            <w:left w:val="none" w:sz="0" w:space="0" w:color="auto"/>
            <w:bottom w:val="none" w:sz="0" w:space="0" w:color="auto"/>
            <w:right w:val="none" w:sz="0" w:space="0" w:color="auto"/>
          </w:divBdr>
        </w:div>
        <w:div w:id="1696882708">
          <w:marLeft w:val="640"/>
          <w:marRight w:val="0"/>
          <w:marTop w:val="0"/>
          <w:marBottom w:val="0"/>
          <w:divBdr>
            <w:top w:val="none" w:sz="0" w:space="0" w:color="auto"/>
            <w:left w:val="none" w:sz="0" w:space="0" w:color="auto"/>
            <w:bottom w:val="none" w:sz="0" w:space="0" w:color="auto"/>
            <w:right w:val="none" w:sz="0" w:space="0" w:color="auto"/>
          </w:divBdr>
        </w:div>
        <w:div w:id="267468755">
          <w:marLeft w:val="640"/>
          <w:marRight w:val="0"/>
          <w:marTop w:val="0"/>
          <w:marBottom w:val="0"/>
          <w:divBdr>
            <w:top w:val="none" w:sz="0" w:space="0" w:color="auto"/>
            <w:left w:val="none" w:sz="0" w:space="0" w:color="auto"/>
            <w:bottom w:val="none" w:sz="0" w:space="0" w:color="auto"/>
            <w:right w:val="none" w:sz="0" w:space="0" w:color="auto"/>
          </w:divBdr>
        </w:div>
        <w:div w:id="702248150">
          <w:marLeft w:val="640"/>
          <w:marRight w:val="0"/>
          <w:marTop w:val="0"/>
          <w:marBottom w:val="0"/>
          <w:divBdr>
            <w:top w:val="none" w:sz="0" w:space="0" w:color="auto"/>
            <w:left w:val="none" w:sz="0" w:space="0" w:color="auto"/>
            <w:bottom w:val="none" w:sz="0" w:space="0" w:color="auto"/>
            <w:right w:val="none" w:sz="0" w:space="0" w:color="auto"/>
          </w:divBdr>
        </w:div>
        <w:div w:id="1420910667">
          <w:marLeft w:val="640"/>
          <w:marRight w:val="0"/>
          <w:marTop w:val="0"/>
          <w:marBottom w:val="0"/>
          <w:divBdr>
            <w:top w:val="none" w:sz="0" w:space="0" w:color="auto"/>
            <w:left w:val="none" w:sz="0" w:space="0" w:color="auto"/>
            <w:bottom w:val="none" w:sz="0" w:space="0" w:color="auto"/>
            <w:right w:val="none" w:sz="0" w:space="0" w:color="auto"/>
          </w:divBdr>
        </w:div>
        <w:div w:id="1374378240">
          <w:marLeft w:val="640"/>
          <w:marRight w:val="0"/>
          <w:marTop w:val="0"/>
          <w:marBottom w:val="0"/>
          <w:divBdr>
            <w:top w:val="none" w:sz="0" w:space="0" w:color="auto"/>
            <w:left w:val="none" w:sz="0" w:space="0" w:color="auto"/>
            <w:bottom w:val="none" w:sz="0" w:space="0" w:color="auto"/>
            <w:right w:val="none" w:sz="0" w:space="0" w:color="auto"/>
          </w:divBdr>
        </w:div>
        <w:div w:id="1901594492">
          <w:marLeft w:val="640"/>
          <w:marRight w:val="0"/>
          <w:marTop w:val="0"/>
          <w:marBottom w:val="0"/>
          <w:divBdr>
            <w:top w:val="none" w:sz="0" w:space="0" w:color="auto"/>
            <w:left w:val="none" w:sz="0" w:space="0" w:color="auto"/>
            <w:bottom w:val="none" w:sz="0" w:space="0" w:color="auto"/>
            <w:right w:val="none" w:sz="0" w:space="0" w:color="auto"/>
          </w:divBdr>
        </w:div>
        <w:div w:id="539705362">
          <w:marLeft w:val="640"/>
          <w:marRight w:val="0"/>
          <w:marTop w:val="0"/>
          <w:marBottom w:val="0"/>
          <w:divBdr>
            <w:top w:val="none" w:sz="0" w:space="0" w:color="auto"/>
            <w:left w:val="none" w:sz="0" w:space="0" w:color="auto"/>
            <w:bottom w:val="none" w:sz="0" w:space="0" w:color="auto"/>
            <w:right w:val="none" w:sz="0" w:space="0" w:color="auto"/>
          </w:divBdr>
        </w:div>
        <w:div w:id="2054844676">
          <w:marLeft w:val="640"/>
          <w:marRight w:val="0"/>
          <w:marTop w:val="0"/>
          <w:marBottom w:val="0"/>
          <w:divBdr>
            <w:top w:val="none" w:sz="0" w:space="0" w:color="auto"/>
            <w:left w:val="none" w:sz="0" w:space="0" w:color="auto"/>
            <w:bottom w:val="none" w:sz="0" w:space="0" w:color="auto"/>
            <w:right w:val="none" w:sz="0" w:space="0" w:color="auto"/>
          </w:divBdr>
        </w:div>
        <w:div w:id="1565141886">
          <w:marLeft w:val="640"/>
          <w:marRight w:val="0"/>
          <w:marTop w:val="0"/>
          <w:marBottom w:val="0"/>
          <w:divBdr>
            <w:top w:val="none" w:sz="0" w:space="0" w:color="auto"/>
            <w:left w:val="none" w:sz="0" w:space="0" w:color="auto"/>
            <w:bottom w:val="none" w:sz="0" w:space="0" w:color="auto"/>
            <w:right w:val="none" w:sz="0" w:space="0" w:color="auto"/>
          </w:divBdr>
        </w:div>
        <w:div w:id="96022326">
          <w:marLeft w:val="640"/>
          <w:marRight w:val="0"/>
          <w:marTop w:val="0"/>
          <w:marBottom w:val="0"/>
          <w:divBdr>
            <w:top w:val="none" w:sz="0" w:space="0" w:color="auto"/>
            <w:left w:val="none" w:sz="0" w:space="0" w:color="auto"/>
            <w:bottom w:val="none" w:sz="0" w:space="0" w:color="auto"/>
            <w:right w:val="none" w:sz="0" w:space="0" w:color="auto"/>
          </w:divBdr>
        </w:div>
        <w:div w:id="1150517177">
          <w:marLeft w:val="640"/>
          <w:marRight w:val="0"/>
          <w:marTop w:val="0"/>
          <w:marBottom w:val="0"/>
          <w:divBdr>
            <w:top w:val="none" w:sz="0" w:space="0" w:color="auto"/>
            <w:left w:val="none" w:sz="0" w:space="0" w:color="auto"/>
            <w:bottom w:val="none" w:sz="0" w:space="0" w:color="auto"/>
            <w:right w:val="none" w:sz="0" w:space="0" w:color="auto"/>
          </w:divBdr>
        </w:div>
        <w:div w:id="438765526">
          <w:marLeft w:val="640"/>
          <w:marRight w:val="0"/>
          <w:marTop w:val="0"/>
          <w:marBottom w:val="0"/>
          <w:divBdr>
            <w:top w:val="none" w:sz="0" w:space="0" w:color="auto"/>
            <w:left w:val="none" w:sz="0" w:space="0" w:color="auto"/>
            <w:bottom w:val="none" w:sz="0" w:space="0" w:color="auto"/>
            <w:right w:val="none" w:sz="0" w:space="0" w:color="auto"/>
          </w:divBdr>
        </w:div>
        <w:div w:id="527330005">
          <w:marLeft w:val="640"/>
          <w:marRight w:val="0"/>
          <w:marTop w:val="0"/>
          <w:marBottom w:val="0"/>
          <w:divBdr>
            <w:top w:val="none" w:sz="0" w:space="0" w:color="auto"/>
            <w:left w:val="none" w:sz="0" w:space="0" w:color="auto"/>
            <w:bottom w:val="none" w:sz="0" w:space="0" w:color="auto"/>
            <w:right w:val="none" w:sz="0" w:space="0" w:color="auto"/>
          </w:divBdr>
        </w:div>
        <w:div w:id="150371171">
          <w:marLeft w:val="640"/>
          <w:marRight w:val="0"/>
          <w:marTop w:val="0"/>
          <w:marBottom w:val="0"/>
          <w:divBdr>
            <w:top w:val="none" w:sz="0" w:space="0" w:color="auto"/>
            <w:left w:val="none" w:sz="0" w:space="0" w:color="auto"/>
            <w:bottom w:val="none" w:sz="0" w:space="0" w:color="auto"/>
            <w:right w:val="none" w:sz="0" w:space="0" w:color="auto"/>
          </w:divBdr>
        </w:div>
        <w:div w:id="884030329">
          <w:marLeft w:val="640"/>
          <w:marRight w:val="0"/>
          <w:marTop w:val="0"/>
          <w:marBottom w:val="0"/>
          <w:divBdr>
            <w:top w:val="none" w:sz="0" w:space="0" w:color="auto"/>
            <w:left w:val="none" w:sz="0" w:space="0" w:color="auto"/>
            <w:bottom w:val="none" w:sz="0" w:space="0" w:color="auto"/>
            <w:right w:val="none" w:sz="0" w:space="0" w:color="auto"/>
          </w:divBdr>
        </w:div>
        <w:div w:id="809253142">
          <w:marLeft w:val="640"/>
          <w:marRight w:val="0"/>
          <w:marTop w:val="0"/>
          <w:marBottom w:val="0"/>
          <w:divBdr>
            <w:top w:val="none" w:sz="0" w:space="0" w:color="auto"/>
            <w:left w:val="none" w:sz="0" w:space="0" w:color="auto"/>
            <w:bottom w:val="none" w:sz="0" w:space="0" w:color="auto"/>
            <w:right w:val="none" w:sz="0" w:space="0" w:color="auto"/>
          </w:divBdr>
        </w:div>
        <w:div w:id="496650823">
          <w:marLeft w:val="640"/>
          <w:marRight w:val="0"/>
          <w:marTop w:val="0"/>
          <w:marBottom w:val="0"/>
          <w:divBdr>
            <w:top w:val="none" w:sz="0" w:space="0" w:color="auto"/>
            <w:left w:val="none" w:sz="0" w:space="0" w:color="auto"/>
            <w:bottom w:val="none" w:sz="0" w:space="0" w:color="auto"/>
            <w:right w:val="none" w:sz="0" w:space="0" w:color="auto"/>
          </w:divBdr>
        </w:div>
        <w:div w:id="546649153">
          <w:marLeft w:val="640"/>
          <w:marRight w:val="0"/>
          <w:marTop w:val="0"/>
          <w:marBottom w:val="0"/>
          <w:divBdr>
            <w:top w:val="none" w:sz="0" w:space="0" w:color="auto"/>
            <w:left w:val="none" w:sz="0" w:space="0" w:color="auto"/>
            <w:bottom w:val="none" w:sz="0" w:space="0" w:color="auto"/>
            <w:right w:val="none" w:sz="0" w:space="0" w:color="auto"/>
          </w:divBdr>
        </w:div>
        <w:div w:id="1153906547">
          <w:marLeft w:val="640"/>
          <w:marRight w:val="0"/>
          <w:marTop w:val="0"/>
          <w:marBottom w:val="0"/>
          <w:divBdr>
            <w:top w:val="none" w:sz="0" w:space="0" w:color="auto"/>
            <w:left w:val="none" w:sz="0" w:space="0" w:color="auto"/>
            <w:bottom w:val="none" w:sz="0" w:space="0" w:color="auto"/>
            <w:right w:val="none" w:sz="0" w:space="0" w:color="auto"/>
          </w:divBdr>
        </w:div>
        <w:div w:id="1437796816">
          <w:marLeft w:val="640"/>
          <w:marRight w:val="0"/>
          <w:marTop w:val="0"/>
          <w:marBottom w:val="0"/>
          <w:divBdr>
            <w:top w:val="none" w:sz="0" w:space="0" w:color="auto"/>
            <w:left w:val="none" w:sz="0" w:space="0" w:color="auto"/>
            <w:bottom w:val="none" w:sz="0" w:space="0" w:color="auto"/>
            <w:right w:val="none" w:sz="0" w:space="0" w:color="auto"/>
          </w:divBdr>
        </w:div>
        <w:div w:id="2106727400">
          <w:marLeft w:val="640"/>
          <w:marRight w:val="0"/>
          <w:marTop w:val="0"/>
          <w:marBottom w:val="0"/>
          <w:divBdr>
            <w:top w:val="none" w:sz="0" w:space="0" w:color="auto"/>
            <w:left w:val="none" w:sz="0" w:space="0" w:color="auto"/>
            <w:bottom w:val="none" w:sz="0" w:space="0" w:color="auto"/>
            <w:right w:val="none" w:sz="0" w:space="0" w:color="auto"/>
          </w:divBdr>
        </w:div>
        <w:div w:id="761069865">
          <w:marLeft w:val="640"/>
          <w:marRight w:val="0"/>
          <w:marTop w:val="0"/>
          <w:marBottom w:val="0"/>
          <w:divBdr>
            <w:top w:val="none" w:sz="0" w:space="0" w:color="auto"/>
            <w:left w:val="none" w:sz="0" w:space="0" w:color="auto"/>
            <w:bottom w:val="none" w:sz="0" w:space="0" w:color="auto"/>
            <w:right w:val="none" w:sz="0" w:space="0" w:color="auto"/>
          </w:divBdr>
        </w:div>
        <w:div w:id="382875243">
          <w:marLeft w:val="640"/>
          <w:marRight w:val="0"/>
          <w:marTop w:val="0"/>
          <w:marBottom w:val="0"/>
          <w:divBdr>
            <w:top w:val="none" w:sz="0" w:space="0" w:color="auto"/>
            <w:left w:val="none" w:sz="0" w:space="0" w:color="auto"/>
            <w:bottom w:val="none" w:sz="0" w:space="0" w:color="auto"/>
            <w:right w:val="none" w:sz="0" w:space="0" w:color="auto"/>
          </w:divBdr>
        </w:div>
        <w:div w:id="819811725">
          <w:marLeft w:val="640"/>
          <w:marRight w:val="0"/>
          <w:marTop w:val="0"/>
          <w:marBottom w:val="0"/>
          <w:divBdr>
            <w:top w:val="none" w:sz="0" w:space="0" w:color="auto"/>
            <w:left w:val="none" w:sz="0" w:space="0" w:color="auto"/>
            <w:bottom w:val="none" w:sz="0" w:space="0" w:color="auto"/>
            <w:right w:val="none" w:sz="0" w:space="0" w:color="auto"/>
          </w:divBdr>
        </w:div>
        <w:div w:id="721365483">
          <w:marLeft w:val="640"/>
          <w:marRight w:val="0"/>
          <w:marTop w:val="0"/>
          <w:marBottom w:val="0"/>
          <w:divBdr>
            <w:top w:val="none" w:sz="0" w:space="0" w:color="auto"/>
            <w:left w:val="none" w:sz="0" w:space="0" w:color="auto"/>
            <w:bottom w:val="none" w:sz="0" w:space="0" w:color="auto"/>
            <w:right w:val="none" w:sz="0" w:space="0" w:color="auto"/>
          </w:divBdr>
        </w:div>
        <w:div w:id="570194632">
          <w:marLeft w:val="640"/>
          <w:marRight w:val="0"/>
          <w:marTop w:val="0"/>
          <w:marBottom w:val="0"/>
          <w:divBdr>
            <w:top w:val="none" w:sz="0" w:space="0" w:color="auto"/>
            <w:left w:val="none" w:sz="0" w:space="0" w:color="auto"/>
            <w:bottom w:val="none" w:sz="0" w:space="0" w:color="auto"/>
            <w:right w:val="none" w:sz="0" w:space="0" w:color="auto"/>
          </w:divBdr>
        </w:div>
        <w:div w:id="2010138306">
          <w:marLeft w:val="640"/>
          <w:marRight w:val="0"/>
          <w:marTop w:val="0"/>
          <w:marBottom w:val="0"/>
          <w:divBdr>
            <w:top w:val="none" w:sz="0" w:space="0" w:color="auto"/>
            <w:left w:val="none" w:sz="0" w:space="0" w:color="auto"/>
            <w:bottom w:val="none" w:sz="0" w:space="0" w:color="auto"/>
            <w:right w:val="none" w:sz="0" w:space="0" w:color="auto"/>
          </w:divBdr>
        </w:div>
        <w:div w:id="631711840">
          <w:marLeft w:val="640"/>
          <w:marRight w:val="0"/>
          <w:marTop w:val="0"/>
          <w:marBottom w:val="0"/>
          <w:divBdr>
            <w:top w:val="none" w:sz="0" w:space="0" w:color="auto"/>
            <w:left w:val="none" w:sz="0" w:space="0" w:color="auto"/>
            <w:bottom w:val="none" w:sz="0" w:space="0" w:color="auto"/>
            <w:right w:val="none" w:sz="0" w:space="0" w:color="auto"/>
          </w:divBdr>
        </w:div>
        <w:div w:id="1994991269">
          <w:marLeft w:val="640"/>
          <w:marRight w:val="0"/>
          <w:marTop w:val="0"/>
          <w:marBottom w:val="0"/>
          <w:divBdr>
            <w:top w:val="none" w:sz="0" w:space="0" w:color="auto"/>
            <w:left w:val="none" w:sz="0" w:space="0" w:color="auto"/>
            <w:bottom w:val="none" w:sz="0" w:space="0" w:color="auto"/>
            <w:right w:val="none" w:sz="0" w:space="0" w:color="auto"/>
          </w:divBdr>
        </w:div>
        <w:div w:id="475538738">
          <w:marLeft w:val="640"/>
          <w:marRight w:val="0"/>
          <w:marTop w:val="0"/>
          <w:marBottom w:val="0"/>
          <w:divBdr>
            <w:top w:val="none" w:sz="0" w:space="0" w:color="auto"/>
            <w:left w:val="none" w:sz="0" w:space="0" w:color="auto"/>
            <w:bottom w:val="none" w:sz="0" w:space="0" w:color="auto"/>
            <w:right w:val="none" w:sz="0" w:space="0" w:color="auto"/>
          </w:divBdr>
        </w:div>
        <w:div w:id="286786750">
          <w:marLeft w:val="640"/>
          <w:marRight w:val="0"/>
          <w:marTop w:val="0"/>
          <w:marBottom w:val="0"/>
          <w:divBdr>
            <w:top w:val="none" w:sz="0" w:space="0" w:color="auto"/>
            <w:left w:val="none" w:sz="0" w:space="0" w:color="auto"/>
            <w:bottom w:val="none" w:sz="0" w:space="0" w:color="auto"/>
            <w:right w:val="none" w:sz="0" w:space="0" w:color="auto"/>
          </w:divBdr>
        </w:div>
        <w:div w:id="1810977675">
          <w:marLeft w:val="640"/>
          <w:marRight w:val="0"/>
          <w:marTop w:val="0"/>
          <w:marBottom w:val="0"/>
          <w:divBdr>
            <w:top w:val="none" w:sz="0" w:space="0" w:color="auto"/>
            <w:left w:val="none" w:sz="0" w:space="0" w:color="auto"/>
            <w:bottom w:val="none" w:sz="0" w:space="0" w:color="auto"/>
            <w:right w:val="none" w:sz="0" w:space="0" w:color="auto"/>
          </w:divBdr>
        </w:div>
        <w:div w:id="400367391">
          <w:marLeft w:val="640"/>
          <w:marRight w:val="0"/>
          <w:marTop w:val="0"/>
          <w:marBottom w:val="0"/>
          <w:divBdr>
            <w:top w:val="none" w:sz="0" w:space="0" w:color="auto"/>
            <w:left w:val="none" w:sz="0" w:space="0" w:color="auto"/>
            <w:bottom w:val="none" w:sz="0" w:space="0" w:color="auto"/>
            <w:right w:val="none" w:sz="0" w:space="0" w:color="auto"/>
          </w:divBdr>
        </w:div>
        <w:div w:id="1860123821">
          <w:marLeft w:val="640"/>
          <w:marRight w:val="0"/>
          <w:marTop w:val="0"/>
          <w:marBottom w:val="0"/>
          <w:divBdr>
            <w:top w:val="none" w:sz="0" w:space="0" w:color="auto"/>
            <w:left w:val="none" w:sz="0" w:space="0" w:color="auto"/>
            <w:bottom w:val="none" w:sz="0" w:space="0" w:color="auto"/>
            <w:right w:val="none" w:sz="0" w:space="0" w:color="auto"/>
          </w:divBdr>
        </w:div>
        <w:div w:id="1143275818">
          <w:marLeft w:val="640"/>
          <w:marRight w:val="0"/>
          <w:marTop w:val="0"/>
          <w:marBottom w:val="0"/>
          <w:divBdr>
            <w:top w:val="none" w:sz="0" w:space="0" w:color="auto"/>
            <w:left w:val="none" w:sz="0" w:space="0" w:color="auto"/>
            <w:bottom w:val="none" w:sz="0" w:space="0" w:color="auto"/>
            <w:right w:val="none" w:sz="0" w:space="0" w:color="auto"/>
          </w:divBdr>
        </w:div>
        <w:div w:id="686560948">
          <w:marLeft w:val="640"/>
          <w:marRight w:val="0"/>
          <w:marTop w:val="0"/>
          <w:marBottom w:val="0"/>
          <w:divBdr>
            <w:top w:val="none" w:sz="0" w:space="0" w:color="auto"/>
            <w:left w:val="none" w:sz="0" w:space="0" w:color="auto"/>
            <w:bottom w:val="none" w:sz="0" w:space="0" w:color="auto"/>
            <w:right w:val="none" w:sz="0" w:space="0" w:color="auto"/>
          </w:divBdr>
        </w:div>
        <w:div w:id="293340180">
          <w:marLeft w:val="640"/>
          <w:marRight w:val="0"/>
          <w:marTop w:val="0"/>
          <w:marBottom w:val="0"/>
          <w:divBdr>
            <w:top w:val="none" w:sz="0" w:space="0" w:color="auto"/>
            <w:left w:val="none" w:sz="0" w:space="0" w:color="auto"/>
            <w:bottom w:val="none" w:sz="0" w:space="0" w:color="auto"/>
            <w:right w:val="none" w:sz="0" w:space="0" w:color="auto"/>
          </w:divBdr>
        </w:div>
        <w:div w:id="1770154801">
          <w:marLeft w:val="640"/>
          <w:marRight w:val="0"/>
          <w:marTop w:val="0"/>
          <w:marBottom w:val="0"/>
          <w:divBdr>
            <w:top w:val="none" w:sz="0" w:space="0" w:color="auto"/>
            <w:left w:val="none" w:sz="0" w:space="0" w:color="auto"/>
            <w:bottom w:val="none" w:sz="0" w:space="0" w:color="auto"/>
            <w:right w:val="none" w:sz="0" w:space="0" w:color="auto"/>
          </w:divBdr>
        </w:div>
        <w:div w:id="1420522375">
          <w:marLeft w:val="640"/>
          <w:marRight w:val="0"/>
          <w:marTop w:val="0"/>
          <w:marBottom w:val="0"/>
          <w:divBdr>
            <w:top w:val="none" w:sz="0" w:space="0" w:color="auto"/>
            <w:left w:val="none" w:sz="0" w:space="0" w:color="auto"/>
            <w:bottom w:val="none" w:sz="0" w:space="0" w:color="auto"/>
            <w:right w:val="none" w:sz="0" w:space="0" w:color="auto"/>
          </w:divBdr>
        </w:div>
        <w:div w:id="610170349">
          <w:marLeft w:val="640"/>
          <w:marRight w:val="0"/>
          <w:marTop w:val="0"/>
          <w:marBottom w:val="0"/>
          <w:divBdr>
            <w:top w:val="none" w:sz="0" w:space="0" w:color="auto"/>
            <w:left w:val="none" w:sz="0" w:space="0" w:color="auto"/>
            <w:bottom w:val="none" w:sz="0" w:space="0" w:color="auto"/>
            <w:right w:val="none" w:sz="0" w:space="0" w:color="auto"/>
          </w:divBdr>
        </w:div>
        <w:div w:id="1017391915">
          <w:marLeft w:val="640"/>
          <w:marRight w:val="0"/>
          <w:marTop w:val="0"/>
          <w:marBottom w:val="0"/>
          <w:divBdr>
            <w:top w:val="none" w:sz="0" w:space="0" w:color="auto"/>
            <w:left w:val="none" w:sz="0" w:space="0" w:color="auto"/>
            <w:bottom w:val="none" w:sz="0" w:space="0" w:color="auto"/>
            <w:right w:val="none" w:sz="0" w:space="0" w:color="auto"/>
          </w:divBdr>
        </w:div>
        <w:div w:id="504127718">
          <w:marLeft w:val="640"/>
          <w:marRight w:val="0"/>
          <w:marTop w:val="0"/>
          <w:marBottom w:val="0"/>
          <w:divBdr>
            <w:top w:val="none" w:sz="0" w:space="0" w:color="auto"/>
            <w:left w:val="none" w:sz="0" w:space="0" w:color="auto"/>
            <w:bottom w:val="none" w:sz="0" w:space="0" w:color="auto"/>
            <w:right w:val="none" w:sz="0" w:space="0" w:color="auto"/>
          </w:divBdr>
        </w:div>
        <w:div w:id="2008095588">
          <w:marLeft w:val="640"/>
          <w:marRight w:val="0"/>
          <w:marTop w:val="0"/>
          <w:marBottom w:val="0"/>
          <w:divBdr>
            <w:top w:val="none" w:sz="0" w:space="0" w:color="auto"/>
            <w:left w:val="none" w:sz="0" w:space="0" w:color="auto"/>
            <w:bottom w:val="none" w:sz="0" w:space="0" w:color="auto"/>
            <w:right w:val="none" w:sz="0" w:space="0" w:color="auto"/>
          </w:divBdr>
        </w:div>
        <w:div w:id="1335188666">
          <w:marLeft w:val="640"/>
          <w:marRight w:val="0"/>
          <w:marTop w:val="0"/>
          <w:marBottom w:val="0"/>
          <w:divBdr>
            <w:top w:val="none" w:sz="0" w:space="0" w:color="auto"/>
            <w:left w:val="none" w:sz="0" w:space="0" w:color="auto"/>
            <w:bottom w:val="none" w:sz="0" w:space="0" w:color="auto"/>
            <w:right w:val="none" w:sz="0" w:space="0" w:color="auto"/>
          </w:divBdr>
        </w:div>
        <w:div w:id="1970940774">
          <w:marLeft w:val="640"/>
          <w:marRight w:val="0"/>
          <w:marTop w:val="0"/>
          <w:marBottom w:val="0"/>
          <w:divBdr>
            <w:top w:val="none" w:sz="0" w:space="0" w:color="auto"/>
            <w:left w:val="none" w:sz="0" w:space="0" w:color="auto"/>
            <w:bottom w:val="none" w:sz="0" w:space="0" w:color="auto"/>
            <w:right w:val="none" w:sz="0" w:space="0" w:color="auto"/>
          </w:divBdr>
        </w:div>
        <w:div w:id="2011056517">
          <w:marLeft w:val="640"/>
          <w:marRight w:val="0"/>
          <w:marTop w:val="0"/>
          <w:marBottom w:val="0"/>
          <w:divBdr>
            <w:top w:val="none" w:sz="0" w:space="0" w:color="auto"/>
            <w:left w:val="none" w:sz="0" w:space="0" w:color="auto"/>
            <w:bottom w:val="none" w:sz="0" w:space="0" w:color="auto"/>
            <w:right w:val="none" w:sz="0" w:space="0" w:color="auto"/>
          </w:divBdr>
        </w:div>
        <w:div w:id="366419766">
          <w:marLeft w:val="640"/>
          <w:marRight w:val="0"/>
          <w:marTop w:val="0"/>
          <w:marBottom w:val="0"/>
          <w:divBdr>
            <w:top w:val="none" w:sz="0" w:space="0" w:color="auto"/>
            <w:left w:val="none" w:sz="0" w:space="0" w:color="auto"/>
            <w:bottom w:val="none" w:sz="0" w:space="0" w:color="auto"/>
            <w:right w:val="none" w:sz="0" w:space="0" w:color="auto"/>
          </w:divBdr>
        </w:div>
        <w:div w:id="1553730552">
          <w:marLeft w:val="640"/>
          <w:marRight w:val="0"/>
          <w:marTop w:val="0"/>
          <w:marBottom w:val="0"/>
          <w:divBdr>
            <w:top w:val="none" w:sz="0" w:space="0" w:color="auto"/>
            <w:left w:val="none" w:sz="0" w:space="0" w:color="auto"/>
            <w:bottom w:val="none" w:sz="0" w:space="0" w:color="auto"/>
            <w:right w:val="none" w:sz="0" w:space="0" w:color="auto"/>
          </w:divBdr>
        </w:div>
        <w:div w:id="816414515">
          <w:marLeft w:val="640"/>
          <w:marRight w:val="0"/>
          <w:marTop w:val="0"/>
          <w:marBottom w:val="0"/>
          <w:divBdr>
            <w:top w:val="none" w:sz="0" w:space="0" w:color="auto"/>
            <w:left w:val="none" w:sz="0" w:space="0" w:color="auto"/>
            <w:bottom w:val="none" w:sz="0" w:space="0" w:color="auto"/>
            <w:right w:val="none" w:sz="0" w:space="0" w:color="auto"/>
          </w:divBdr>
        </w:div>
        <w:div w:id="1913731656">
          <w:marLeft w:val="640"/>
          <w:marRight w:val="0"/>
          <w:marTop w:val="0"/>
          <w:marBottom w:val="0"/>
          <w:divBdr>
            <w:top w:val="none" w:sz="0" w:space="0" w:color="auto"/>
            <w:left w:val="none" w:sz="0" w:space="0" w:color="auto"/>
            <w:bottom w:val="none" w:sz="0" w:space="0" w:color="auto"/>
            <w:right w:val="none" w:sz="0" w:space="0" w:color="auto"/>
          </w:divBdr>
        </w:div>
        <w:div w:id="1964269151">
          <w:marLeft w:val="640"/>
          <w:marRight w:val="0"/>
          <w:marTop w:val="0"/>
          <w:marBottom w:val="0"/>
          <w:divBdr>
            <w:top w:val="none" w:sz="0" w:space="0" w:color="auto"/>
            <w:left w:val="none" w:sz="0" w:space="0" w:color="auto"/>
            <w:bottom w:val="none" w:sz="0" w:space="0" w:color="auto"/>
            <w:right w:val="none" w:sz="0" w:space="0" w:color="auto"/>
          </w:divBdr>
        </w:div>
        <w:div w:id="2115204252">
          <w:marLeft w:val="640"/>
          <w:marRight w:val="0"/>
          <w:marTop w:val="0"/>
          <w:marBottom w:val="0"/>
          <w:divBdr>
            <w:top w:val="none" w:sz="0" w:space="0" w:color="auto"/>
            <w:left w:val="none" w:sz="0" w:space="0" w:color="auto"/>
            <w:bottom w:val="none" w:sz="0" w:space="0" w:color="auto"/>
            <w:right w:val="none" w:sz="0" w:space="0" w:color="auto"/>
          </w:divBdr>
        </w:div>
        <w:div w:id="769350393">
          <w:marLeft w:val="640"/>
          <w:marRight w:val="0"/>
          <w:marTop w:val="0"/>
          <w:marBottom w:val="0"/>
          <w:divBdr>
            <w:top w:val="none" w:sz="0" w:space="0" w:color="auto"/>
            <w:left w:val="none" w:sz="0" w:space="0" w:color="auto"/>
            <w:bottom w:val="none" w:sz="0" w:space="0" w:color="auto"/>
            <w:right w:val="none" w:sz="0" w:space="0" w:color="auto"/>
          </w:divBdr>
        </w:div>
        <w:div w:id="495653173">
          <w:marLeft w:val="640"/>
          <w:marRight w:val="0"/>
          <w:marTop w:val="0"/>
          <w:marBottom w:val="0"/>
          <w:divBdr>
            <w:top w:val="none" w:sz="0" w:space="0" w:color="auto"/>
            <w:left w:val="none" w:sz="0" w:space="0" w:color="auto"/>
            <w:bottom w:val="none" w:sz="0" w:space="0" w:color="auto"/>
            <w:right w:val="none" w:sz="0" w:space="0" w:color="auto"/>
          </w:divBdr>
        </w:div>
        <w:div w:id="1022197248">
          <w:marLeft w:val="640"/>
          <w:marRight w:val="0"/>
          <w:marTop w:val="0"/>
          <w:marBottom w:val="0"/>
          <w:divBdr>
            <w:top w:val="none" w:sz="0" w:space="0" w:color="auto"/>
            <w:left w:val="none" w:sz="0" w:space="0" w:color="auto"/>
            <w:bottom w:val="none" w:sz="0" w:space="0" w:color="auto"/>
            <w:right w:val="none" w:sz="0" w:space="0" w:color="auto"/>
          </w:divBdr>
        </w:div>
        <w:div w:id="2041322896">
          <w:marLeft w:val="640"/>
          <w:marRight w:val="0"/>
          <w:marTop w:val="0"/>
          <w:marBottom w:val="0"/>
          <w:divBdr>
            <w:top w:val="none" w:sz="0" w:space="0" w:color="auto"/>
            <w:left w:val="none" w:sz="0" w:space="0" w:color="auto"/>
            <w:bottom w:val="none" w:sz="0" w:space="0" w:color="auto"/>
            <w:right w:val="none" w:sz="0" w:space="0" w:color="auto"/>
          </w:divBdr>
        </w:div>
        <w:div w:id="1006326887">
          <w:marLeft w:val="640"/>
          <w:marRight w:val="0"/>
          <w:marTop w:val="0"/>
          <w:marBottom w:val="0"/>
          <w:divBdr>
            <w:top w:val="none" w:sz="0" w:space="0" w:color="auto"/>
            <w:left w:val="none" w:sz="0" w:space="0" w:color="auto"/>
            <w:bottom w:val="none" w:sz="0" w:space="0" w:color="auto"/>
            <w:right w:val="none" w:sz="0" w:space="0" w:color="auto"/>
          </w:divBdr>
        </w:div>
        <w:div w:id="441613822">
          <w:marLeft w:val="640"/>
          <w:marRight w:val="0"/>
          <w:marTop w:val="0"/>
          <w:marBottom w:val="0"/>
          <w:divBdr>
            <w:top w:val="none" w:sz="0" w:space="0" w:color="auto"/>
            <w:left w:val="none" w:sz="0" w:space="0" w:color="auto"/>
            <w:bottom w:val="none" w:sz="0" w:space="0" w:color="auto"/>
            <w:right w:val="none" w:sz="0" w:space="0" w:color="auto"/>
          </w:divBdr>
        </w:div>
        <w:div w:id="940451868">
          <w:marLeft w:val="640"/>
          <w:marRight w:val="0"/>
          <w:marTop w:val="0"/>
          <w:marBottom w:val="0"/>
          <w:divBdr>
            <w:top w:val="none" w:sz="0" w:space="0" w:color="auto"/>
            <w:left w:val="none" w:sz="0" w:space="0" w:color="auto"/>
            <w:bottom w:val="none" w:sz="0" w:space="0" w:color="auto"/>
            <w:right w:val="none" w:sz="0" w:space="0" w:color="auto"/>
          </w:divBdr>
        </w:div>
        <w:div w:id="1542671422">
          <w:marLeft w:val="640"/>
          <w:marRight w:val="0"/>
          <w:marTop w:val="0"/>
          <w:marBottom w:val="0"/>
          <w:divBdr>
            <w:top w:val="none" w:sz="0" w:space="0" w:color="auto"/>
            <w:left w:val="none" w:sz="0" w:space="0" w:color="auto"/>
            <w:bottom w:val="none" w:sz="0" w:space="0" w:color="auto"/>
            <w:right w:val="none" w:sz="0" w:space="0" w:color="auto"/>
          </w:divBdr>
        </w:div>
        <w:div w:id="385685053">
          <w:marLeft w:val="640"/>
          <w:marRight w:val="0"/>
          <w:marTop w:val="0"/>
          <w:marBottom w:val="0"/>
          <w:divBdr>
            <w:top w:val="none" w:sz="0" w:space="0" w:color="auto"/>
            <w:left w:val="none" w:sz="0" w:space="0" w:color="auto"/>
            <w:bottom w:val="none" w:sz="0" w:space="0" w:color="auto"/>
            <w:right w:val="none" w:sz="0" w:space="0" w:color="auto"/>
          </w:divBdr>
        </w:div>
        <w:div w:id="521284289">
          <w:marLeft w:val="640"/>
          <w:marRight w:val="0"/>
          <w:marTop w:val="0"/>
          <w:marBottom w:val="0"/>
          <w:divBdr>
            <w:top w:val="none" w:sz="0" w:space="0" w:color="auto"/>
            <w:left w:val="none" w:sz="0" w:space="0" w:color="auto"/>
            <w:bottom w:val="none" w:sz="0" w:space="0" w:color="auto"/>
            <w:right w:val="none" w:sz="0" w:space="0" w:color="auto"/>
          </w:divBdr>
        </w:div>
        <w:div w:id="803087351">
          <w:marLeft w:val="640"/>
          <w:marRight w:val="0"/>
          <w:marTop w:val="0"/>
          <w:marBottom w:val="0"/>
          <w:divBdr>
            <w:top w:val="none" w:sz="0" w:space="0" w:color="auto"/>
            <w:left w:val="none" w:sz="0" w:space="0" w:color="auto"/>
            <w:bottom w:val="none" w:sz="0" w:space="0" w:color="auto"/>
            <w:right w:val="none" w:sz="0" w:space="0" w:color="auto"/>
          </w:divBdr>
        </w:div>
        <w:div w:id="1321419728">
          <w:marLeft w:val="640"/>
          <w:marRight w:val="0"/>
          <w:marTop w:val="0"/>
          <w:marBottom w:val="0"/>
          <w:divBdr>
            <w:top w:val="none" w:sz="0" w:space="0" w:color="auto"/>
            <w:left w:val="none" w:sz="0" w:space="0" w:color="auto"/>
            <w:bottom w:val="none" w:sz="0" w:space="0" w:color="auto"/>
            <w:right w:val="none" w:sz="0" w:space="0" w:color="auto"/>
          </w:divBdr>
        </w:div>
        <w:div w:id="294288870">
          <w:marLeft w:val="640"/>
          <w:marRight w:val="0"/>
          <w:marTop w:val="0"/>
          <w:marBottom w:val="0"/>
          <w:divBdr>
            <w:top w:val="none" w:sz="0" w:space="0" w:color="auto"/>
            <w:left w:val="none" w:sz="0" w:space="0" w:color="auto"/>
            <w:bottom w:val="none" w:sz="0" w:space="0" w:color="auto"/>
            <w:right w:val="none" w:sz="0" w:space="0" w:color="auto"/>
          </w:divBdr>
        </w:div>
        <w:div w:id="371736810">
          <w:marLeft w:val="640"/>
          <w:marRight w:val="0"/>
          <w:marTop w:val="0"/>
          <w:marBottom w:val="0"/>
          <w:divBdr>
            <w:top w:val="none" w:sz="0" w:space="0" w:color="auto"/>
            <w:left w:val="none" w:sz="0" w:space="0" w:color="auto"/>
            <w:bottom w:val="none" w:sz="0" w:space="0" w:color="auto"/>
            <w:right w:val="none" w:sz="0" w:space="0" w:color="auto"/>
          </w:divBdr>
        </w:div>
        <w:div w:id="1998683172">
          <w:marLeft w:val="640"/>
          <w:marRight w:val="0"/>
          <w:marTop w:val="0"/>
          <w:marBottom w:val="0"/>
          <w:divBdr>
            <w:top w:val="none" w:sz="0" w:space="0" w:color="auto"/>
            <w:left w:val="none" w:sz="0" w:space="0" w:color="auto"/>
            <w:bottom w:val="none" w:sz="0" w:space="0" w:color="auto"/>
            <w:right w:val="none" w:sz="0" w:space="0" w:color="auto"/>
          </w:divBdr>
        </w:div>
        <w:div w:id="475756008">
          <w:marLeft w:val="640"/>
          <w:marRight w:val="0"/>
          <w:marTop w:val="0"/>
          <w:marBottom w:val="0"/>
          <w:divBdr>
            <w:top w:val="none" w:sz="0" w:space="0" w:color="auto"/>
            <w:left w:val="none" w:sz="0" w:space="0" w:color="auto"/>
            <w:bottom w:val="none" w:sz="0" w:space="0" w:color="auto"/>
            <w:right w:val="none" w:sz="0" w:space="0" w:color="auto"/>
          </w:divBdr>
        </w:div>
        <w:div w:id="1968664317">
          <w:marLeft w:val="640"/>
          <w:marRight w:val="0"/>
          <w:marTop w:val="0"/>
          <w:marBottom w:val="0"/>
          <w:divBdr>
            <w:top w:val="none" w:sz="0" w:space="0" w:color="auto"/>
            <w:left w:val="none" w:sz="0" w:space="0" w:color="auto"/>
            <w:bottom w:val="none" w:sz="0" w:space="0" w:color="auto"/>
            <w:right w:val="none" w:sz="0" w:space="0" w:color="auto"/>
          </w:divBdr>
        </w:div>
        <w:div w:id="99376472">
          <w:marLeft w:val="640"/>
          <w:marRight w:val="0"/>
          <w:marTop w:val="0"/>
          <w:marBottom w:val="0"/>
          <w:divBdr>
            <w:top w:val="none" w:sz="0" w:space="0" w:color="auto"/>
            <w:left w:val="none" w:sz="0" w:space="0" w:color="auto"/>
            <w:bottom w:val="none" w:sz="0" w:space="0" w:color="auto"/>
            <w:right w:val="none" w:sz="0" w:space="0" w:color="auto"/>
          </w:divBdr>
        </w:div>
      </w:divsChild>
    </w:div>
    <w:div w:id="715936624">
      <w:bodyDiv w:val="1"/>
      <w:marLeft w:val="0"/>
      <w:marRight w:val="0"/>
      <w:marTop w:val="0"/>
      <w:marBottom w:val="0"/>
      <w:divBdr>
        <w:top w:val="none" w:sz="0" w:space="0" w:color="auto"/>
        <w:left w:val="none" w:sz="0" w:space="0" w:color="auto"/>
        <w:bottom w:val="none" w:sz="0" w:space="0" w:color="auto"/>
        <w:right w:val="none" w:sz="0" w:space="0" w:color="auto"/>
      </w:divBdr>
      <w:divsChild>
        <w:div w:id="257711159">
          <w:marLeft w:val="640"/>
          <w:marRight w:val="0"/>
          <w:marTop w:val="0"/>
          <w:marBottom w:val="0"/>
          <w:divBdr>
            <w:top w:val="none" w:sz="0" w:space="0" w:color="auto"/>
            <w:left w:val="none" w:sz="0" w:space="0" w:color="auto"/>
            <w:bottom w:val="none" w:sz="0" w:space="0" w:color="auto"/>
            <w:right w:val="none" w:sz="0" w:space="0" w:color="auto"/>
          </w:divBdr>
        </w:div>
        <w:div w:id="1285581866">
          <w:marLeft w:val="640"/>
          <w:marRight w:val="0"/>
          <w:marTop w:val="0"/>
          <w:marBottom w:val="0"/>
          <w:divBdr>
            <w:top w:val="none" w:sz="0" w:space="0" w:color="auto"/>
            <w:left w:val="none" w:sz="0" w:space="0" w:color="auto"/>
            <w:bottom w:val="none" w:sz="0" w:space="0" w:color="auto"/>
            <w:right w:val="none" w:sz="0" w:space="0" w:color="auto"/>
          </w:divBdr>
        </w:div>
        <w:div w:id="816266092">
          <w:marLeft w:val="640"/>
          <w:marRight w:val="0"/>
          <w:marTop w:val="0"/>
          <w:marBottom w:val="0"/>
          <w:divBdr>
            <w:top w:val="none" w:sz="0" w:space="0" w:color="auto"/>
            <w:left w:val="none" w:sz="0" w:space="0" w:color="auto"/>
            <w:bottom w:val="none" w:sz="0" w:space="0" w:color="auto"/>
            <w:right w:val="none" w:sz="0" w:space="0" w:color="auto"/>
          </w:divBdr>
        </w:div>
        <w:div w:id="1206914132">
          <w:marLeft w:val="640"/>
          <w:marRight w:val="0"/>
          <w:marTop w:val="0"/>
          <w:marBottom w:val="0"/>
          <w:divBdr>
            <w:top w:val="none" w:sz="0" w:space="0" w:color="auto"/>
            <w:left w:val="none" w:sz="0" w:space="0" w:color="auto"/>
            <w:bottom w:val="none" w:sz="0" w:space="0" w:color="auto"/>
            <w:right w:val="none" w:sz="0" w:space="0" w:color="auto"/>
          </w:divBdr>
        </w:div>
        <w:div w:id="170221867">
          <w:marLeft w:val="640"/>
          <w:marRight w:val="0"/>
          <w:marTop w:val="0"/>
          <w:marBottom w:val="0"/>
          <w:divBdr>
            <w:top w:val="none" w:sz="0" w:space="0" w:color="auto"/>
            <w:left w:val="none" w:sz="0" w:space="0" w:color="auto"/>
            <w:bottom w:val="none" w:sz="0" w:space="0" w:color="auto"/>
            <w:right w:val="none" w:sz="0" w:space="0" w:color="auto"/>
          </w:divBdr>
        </w:div>
        <w:div w:id="1139153394">
          <w:marLeft w:val="640"/>
          <w:marRight w:val="0"/>
          <w:marTop w:val="0"/>
          <w:marBottom w:val="0"/>
          <w:divBdr>
            <w:top w:val="none" w:sz="0" w:space="0" w:color="auto"/>
            <w:left w:val="none" w:sz="0" w:space="0" w:color="auto"/>
            <w:bottom w:val="none" w:sz="0" w:space="0" w:color="auto"/>
            <w:right w:val="none" w:sz="0" w:space="0" w:color="auto"/>
          </w:divBdr>
        </w:div>
        <w:div w:id="1677881611">
          <w:marLeft w:val="640"/>
          <w:marRight w:val="0"/>
          <w:marTop w:val="0"/>
          <w:marBottom w:val="0"/>
          <w:divBdr>
            <w:top w:val="none" w:sz="0" w:space="0" w:color="auto"/>
            <w:left w:val="none" w:sz="0" w:space="0" w:color="auto"/>
            <w:bottom w:val="none" w:sz="0" w:space="0" w:color="auto"/>
            <w:right w:val="none" w:sz="0" w:space="0" w:color="auto"/>
          </w:divBdr>
        </w:div>
        <w:div w:id="1812750448">
          <w:marLeft w:val="640"/>
          <w:marRight w:val="0"/>
          <w:marTop w:val="0"/>
          <w:marBottom w:val="0"/>
          <w:divBdr>
            <w:top w:val="none" w:sz="0" w:space="0" w:color="auto"/>
            <w:left w:val="none" w:sz="0" w:space="0" w:color="auto"/>
            <w:bottom w:val="none" w:sz="0" w:space="0" w:color="auto"/>
            <w:right w:val="none" w:sz="0" w:space="0" w:color="auto"/>
          </w:divBdr>
        </w:div>
        <w:div w:id="1039089911">
          <w:marLeft w:val="640"/>
          <w:marRight w:val="0"/>
          <w:marTop w:val="0"/>
          <w:marBottom w:val="0"/>
          <w:divBdr>
            <w:top w:val="none" w:sz="0" w:space="0" w:color="auto"/>
            <w:left w:val="none" w:sz="0" w:space="0" w:color="auto"/>
            <w:bottom w:val="none" w:sz="0" w:space="0" w:color="auto"/>
            <w:right w:val="none" w:sz="0" w:space="0" w:color="auto"/>
          </w:divBdr>
        </w:div>
        <w:div w:id="1885018563">
          <w:marLeft w:val="640"/>
          <w:marRight w:val="0"/>
          <w:marTop w:val="0"/>
          <w:marBottom w:val="0"/>
          <w:divBdr>
            <w:top w:val="none" w:sz="0" w:space="0" w:color="auto"/>
            <w:left w:val="none" w:sz="0" w:space="0" w:color="auto"/>
            <w:bottom w:val="none" w:sz="0" w:space="0" w:color="auto"/>
            <w:right w:val="none" w:sz="0" w:space="0" w:color="auto"/>
          </w:divBdr>
        </w:div>
        <w:div w:id="1853647048">
          <w:marLeft w:val="640"/>
          <w:marRight w:val="0"/>
          <w:marTop w:val="0"/>
          <w:marBottom w:val="0"/>
          <w:divBdr>
            <w:top w:val="none" w:sz="0" w:space="0" w:color="auto"/>
            <w:left w:val="none" w:sz="0" w:space="0" w:color="auto"/>
            <w:bottom w:val="none" w:sz="0" w:space="0" w:color="auto"/>
            <w:right w:val="none" w:sz="0" w:space="0" w:color="auto"/>
          </w:divBdr>
        </w:div>
        <w:div w:id="1852182788">
          <w:marLeft w:val="640"/>
          <w:marRight w:val="0"/>
          <w:marTop w:val="0"/>
          <w:marBottom w:val="0"/>
          <w:divBdr>
            <w:top w:val="none" w:sz="0" w:space="0" w:color="auto"/>
            <w:left w:val="none" w:sz="0" w:space="0" w:color="auto"/>
            <w:bottom w:val="none" w:sz="0" w:space="0" w:color="auto"/>
            <w:right w:val="none" w:sz="0" w:space="0" w:color="auto"/>
          </w:divBdr>
        </w:div>
        <w:div w:id="1156265158">
          <w:marLeft w:val="640"/>
          <w:marRight w:val="0"/>
          <w:marTop w:val="0"/>
          <w:marBottom w:val="0"/>
          <w:divBdr>
            <w:top w:val="none" w:sz="0" w:space="0" w:color="auto"/>
            <w:left w:val="none" w:sz="0" w:space="0" w:color="auto"/>
            <w:bottom w:val="none" w:sz="0" w:space="0" w:color="auto"/>
            <w:right w:val="none" w:sz="0" w:space="0" w:color="auto"/>
          </w:divBdr>
        </w:div>
        <w:div w:id="631784766">
          <w:marLeft w:val="640"/>
          <w:marRight w:val="0"/>
          <w:marTop w:val="0"/>
          <w:marBottom w:val="0"/>
          <w:divBdr>
            <w:top w:val="none" w:sz="0" w:space="0" w:color="auto"/>
            <w:left w:val="none" w:sz="0" w:space="0" w:color="auto"/>
            <w:bottom w:val="none" w:sz="0" w:space="0" w:color="auto"/>
            <w:right w:val="none" w:sz="0" w:space="0" w:color="auto"/>
          </w:divBdr>
        </w:div>
        <w:div w:id="1891072464">
          <w:marLeft w:val="640"/>
          <w:marRight w:val="0"/>
          <w:marTop w:val="0"/>
          <w:marBottom w:val="0"/>
          <w:divBdr>
            <w:top w:val="none" w:sz="0" w:space="0" w:color="auto"/>
            <w:left w:val="none" w:sz="0" w:space="0" w:color="auto"/>
            <w:bottom w:val="none" w:sz="0" w:space="0" w:color="auto"/>
            <w:right w:val="none" w:sz="0" w:space="0" w:color="auto"/>
          </w:divBdr>
        </w:div>
        <w:div w:id="1401487961">
          <w:marLeft w:val="640"/>
          <w:marRight w:val="0"/>
          <w:marTop w:val="0"/>
          <w:marBottom w:val="0"/>
          <w:divBdr>
            <w:top w:val="none" w:sz="0" w:space="0" w:color="auto"/>
            <w:left w:val="none" w:sz="0" w:space="0" w:color="auto"/>
            <w:bottom w:val="none" w:sz="0" w:space="0" w:color="auto"/>
            <w:right w:val="none" w:sz="0" w:space="0" w:color="auto"/>
          </w:divBdr>
        </w:div>
        <w:div w:id="454101045">
          <w:marLeft w:val="640"/>
          <w:marRight w:val="0"/>
          <w:marTop w:val="0"/>
          <w:marBottom w:val="0"/>
          <w:divBdr>
            <w:top w:val="none" w:sz="0" w:space="0" w:color="auto"/>
            <w:left w:val="none" w:sz="0" w:space="0" w:color="auto"/>
            <w:bottom w:val="none" w:sz="0" w:space="0" w:color="auto"/>
            <w:right w:val="none" w:sz="0" w:space="0" w:color="auto"/>
          </w:divBdr>
        </w:div>
        <w:div w:id="1894123917">
          <w:marLeft w:val="640"/>
          <w:marRight w:val="0"/>
          <w:marTop w:val="0"/>
          <w:marBottom w:val="0"/>
          <w:divBdr>
            <w:top w:val="none" w:sz="0" w:space="0" w:color="auto"/>
            <w:left w:val="none" w:sz="0" w:space="0" w:color="auto"/>
            <w:bottom w:val="none" w:sz="0" w:space="0" w:color="auto"/>
            <w:right w:val="none" w:sz="0" w:space="0" w:color="auto"/>
          </w:divBdr>
        </w:div>
        <w:div w:id="1839885041">
          <w:marLeft w:val="640"/>
          <w:marRight w:val="0"/>
          <w:marTop w:val="0"/>
          <w:marBottom w:val="0"/>
          <w:divBdr>
            <w:top w:val="none" w:sz="0" w:space="0" w:color="auto"/>
            <w:left w:val="none" w:sz="0" w:space="0" w:color="auto"/>
            <w:bottom w:val="none" w:sz="0" w:space="0" w:color="auto"/>
            <w:right w:val="none" w:sz="0" w:space="0" w:color="auto"/>
          </w:divBdr>
        </w:div>
        <w:div w:id="892352974">
          <w:marLeft w:val="640"/>
          <w:marRight w:val="0"/>
          <w:marTop w:val="0"/>
          <w:marBottom w:val="0"/>
          <w:divBdr>
            <w:top w:val="none" w:sz="0" w:space="0" w:color="auto"/>
            <w:left w:val="none" w:sz="0" w:space="0" w:color="auto"/>
            <w:bottom w:val="none" w:sz="0" w:space="0" w:color="auto"/>
            <w:right w:val="none" w:sz="0" w:space="0" w:color="auto"/>
          </w:divBdr>
        </w:div>
        <w:div w:id="689336512">
          <w:marLeft w:val="640"/>
          <w:marRight w:val="0"/>
          <w:marTop w:val="0"/>
          <w:marBottom w:val="0"/>
          <w:divBdr>
            <w:top w:val="none" w:sz="0" w:space="0" w:color="auto"/>
            <w:left w:val="none" w:sz="0" w:space="0" w:color="auto"/>
            <w:bottom w:val="none" w:sz="0" w:space="0" w:color="auto"/>
            <w:right w:val="none" w:sz="0" w:space="0" w:color="auto"/>
          </w:divBdr>
        </w:div>
        <w:div w:id="403795189">
          <w:marLeft w:val="640"/>
          <w:marRight w:val="0"/>
          <w:marTop w:val="0"/>
          <w:marBottom w:val="0"/>
          <w:divBdr>
            <w:top w:val="none" w:sz="0" w:space="0" w:color="auto"/>
            <w:left w:val="none" w:sz="0" w:space="0" w:color="auto"/>
            <w:bottom w:val="none" w:sz="0" w:space="0" w:color="auto"/>
            <w:right w:val="none" w:sz="0" w:space="0" w:color="auto"/>
          </w:divBdr>
        </w:div>
        <w:div w:id="569657617">
          <w:marLeft w:val="640"/>
          <w:marRight w:val="0"/>
          <w:marTop w:val="0"/>
          <w:marBottom w:val="0"/>
          <w:divBdr>
            <w:top w:val="none" w:sz="0" w:space="0" w:color="auto"/>
            <w:left w:val="none" w:sz="0" w:space="0" w:color="auto"/>
            <w:bottom w:val="none" w:sz="0" w:space="0" w:color="auto"/>
            <w:right w:val="none" w:sz="0" w:space="0" w:color="auto"/>
          </w:divBdr>
        </w:div>
        <w:div w:id="1103456153">
          <w:marLeft w:val="640"/>
          <w:marRight w:val="0"/>
          <w:marTop w:val="0"/>
          <w:marBottom w:val="0"/>
          <w:divBdr>
            <w:top w:val="none" w:sz="0" w:space="0" w:color="auto"/>
            <w:left w:val="none" w:sz="0" w:space="0" w:color="auto"/>
            <w:bottom w:val="none" w:sz="0" w:space="0" w:color="auto"/>
            <w:right w:val="none" w:sz="0" w:space="0" w:color="auto"/>
          </w:divBdr>
        </w:div>
        <w:div w:id="1930236624">
          <w:marLeft w:val="640"/>
          <w:marRight w:val="0"/>
          <w:marTop w:val="0"/>
          <w:marBottom w:val="0"/>
          <w:divBdr>
            <w:top w:val="none" w:sz="0" w:space="0" w:color="auto"/>
            <w:left w:val="none" w:sz="0" w:space="0" w:color="auto"/>
            <w:bottom w:val="none" w:sz="0" w:space="0" w:color="auto"/>
            <w:right w:val="none" w:sz="0" w:space="0" w:color="auto"/>
          </w:divBdr>
        </w:div>
        <w:div w:id="1268738668">
          <w:marLeft w:val="640"/>
          <w:marRight w:val="0"/>
          <w:marTop w:val="0"/>
          <w:marBottom w:val="0"/>
          <w:divBdr>
            <w:top w:val="none" w:sz="0" w:space="0" w:color="auto"/>
            <w:left w:val="none" w:sz="0" w:space="0" w:color="auto"/>
            <w:bottom w:val="none" w:sz="0" w:space="0" w:color="auto"/>
            <w:right w:val="none" w:sz="0" w:space="0" w:color="auto"/>
          </w:divBdr>
        </w:div>
        <w:div w:id="1413695858">
          <w:marLeft w:val="640"/>
          <w:marRight w:val="0"/>
          <w:marTop w:val="0"/>
          <w:marBottom w:val="0"/>
          <w:divBdr>
            <w:top w:val="none" w:sz="0" w:space="0" w:color="auto"/>
            <w:left w:val="none" w:sz="0" w:space="0" w:color="auto"/>
            <w:bottom w:val="none" w:sz="0" w:space="0" w:color="auto"/>
            <w:right w:val="none" w:sz="0" w:space="0" w:color="auto"/>
          </w:divBdr>
        </w:div>
        <w:div w:id="857236500">
          <w:marLeft w:val="640"/>
          <w:marRight w:val="0"/>
          <w:marTop w:val="0"/>
          <w:marBottom w:val="0"/>
          <w:divBdr>
            <w:top w:val="none" w:sz="0" w:space="0" w:color="auto"/>
            <w:left w:val="none" w:sz="0" w:space="0" w:color="auto"/>
            <w:bottom w:val="none" w:sz="0" w:space="0" w:color="auto"/>
            <w:right w:val="none" w:sz="0" w:space="0" w:color="auto"/>
          </w:divBdr>
        </w:div>
        <w:div w:id="2129733732">
          <w:marLeft w:val="640"/>
          <w:marRight w:val="0"/>
          <w:marTop w:val="0"/>
          <w:marBottom w:val="0"/>
          <w:divBdr>
            <w:top w:val="none" w:sz="0" w:space="0" w:color="auto"/>
            <w:left w:val="none" w:sz="0" w:space="0" w:color="auto"/>
            <w:bottom w:val="none" w:sz="0" w:space="0" w:color="auto"/>
            <w:right w:val="none" w:sz="0" w:space="0" w:color="auto"/>
          </w:divBdr>
        </w:div>
        <w:div w:id="299043128">
          <w:marLeft w:val="640"/>
          <w:marRight w:val="0"/>
          <w:marTop w:val="0"/>
          <w:marBottom w:val="0"/>
          <w:divBdr>
            <w:top w:val="none" w:sz="0" w:space="0" w:color="auto"/>
            <w:left w:val="none" w:sz="0" w:space="0" w:color="auto"/>
            <w:bottom w:val="none" w:sz="0" w:space="0" w:color="auto"/>
            <w:right w:val="none" w:sz="0" w:space="0" w:color="auto"/>
          </w:divBdr>
        </w:div>
        <w:div w:id="995381391">
          <w:marLeft w:val="640"/>
          <w:marRight w:val="0"/>
          <w:marTop w:val="0"/>
          <w:marBottom w:val="0"/>
          <w:divBdr>
            <w:top w:val="none" w:sz="0" w:space="0" w:color="auto"/>
            <w:left w:val="none" w:sz="0" w:space="0" w:color="auto"/>
            <w:bottom w:val="none" w:sz="0" w:space="0" w:color="auto"/>
            <w:right w:val="none" w:sz="0" w:space="0" w:color="auto"/>
          </w:divBdr>
        </w:div>
        <w:div w:id="251354125">
          <w:marLeft w:val="640"/>
          <w:marRight w:val="0"/>
          <w:marTop w:val="0"/>
          <w:marBottom w:val="0"/>
          <w:divBdr>
            <w:top w:val="none" w:sz="0" w:space="0" w:color="auto"/>
            <w:left w:val="none" w:sz="0" w:space="0" w:color="auto"/>
            <w:bottom w:val="none" w:sz="0" w:space="0" w:color="auto"/>
            <w:right w:val="none" w:sz="0" w:space="0" w:color="auto"/>
          </w:divBdr>
        </w:div>
        <w:div w:id="4476826">
          <w:marLeft w:val="640"/>
          <w:marRight w:val="0"/>
          <w:marTop w:val="0"/>
          <w:marBottom w:val="0"/>
          <w:divBdr>
            <w:top w:val="none" w:sz="0" w:space="0" w:color="auto"/>
            <w:left w:val="none" w:sz="0" w:space="0" w:color="auto"/>
            <w:bottom w:val="none" w:sz="0" w:space="0" w:color="auto"/>
            <w:right w:val="none" w:sz="0" w:space="0" w:color="auto"/>
          </w:divBdr>
        </w:div>
        <w:div w:id="2020816549">
          <w:marLeft w:val="640"/>
          <w:marRight w:val="0"/>
          <w:marTop w:val="0"/>
          <w:marBottom w:val="0"/>
          <w:divBdr>
            <w:top w:val="none" w:sz="0" w:space="0" w:color="auto"/>
            <w:left w:val="none" w:sz="0" w:space="0" w:color="auto"/>
            <w:bottom w:val="none" w:sz="0" w:space="0" w:color="auto"/>
            <w:right w:val="none" w:sz="0" w:space="0" w:color="auto"/>
          </w:divBdr>
        </w:div>
        <w:div w:id="1875730036">
          <w:marLeft w:val="640"/>
          <w:marRight w:val="0"/>
          <w:marTop w:val="0"/>
          <w:marBottom w:val="0"/>
          <w:divBdr>
            <w:top w:val="none" w:sz="0" w:space="0" w:color="auto"/>
            <w:left w:val="none" w:sz="0" w:space="0" w:color="auto"/>
            <w:bottom w:val="none" w:sz="0" w:space="0" w:color="auto"/>
            <w:right w:val="none" w:sz="0" w:space="0" w:color="auto"/>
          </w:divBdr>
        </w:div>
        <w:div w:id="741414518">
          <w:marLeft w:val="640"/>
          <w:marRight w:val="0"/>
          <w:marTop w:val="0"/>
          <w:marBottom w:val="0"/>
          <w:divBdr>
            <w:top w:val="none" w:sz="0" w:space="0" w:color="auto"/>
            <w:left w:val="none" w:sz="0" w:space="0" w:color="auto"/>
            <w:bottom w:val="none" w:sz="0" w:space="0" w:color="auto"/>
            <w:right w:val="none" w:sz="0" w:space="0" w:color="auto"/>
          </w:divBdr>
        </w:div>
        <w:div w:id="973366290">
          <w:marLeft w:val="640"/>
          <w:marRight w:val="0"/>
          <w:marTop w:val="0"/>
          <w:marBottom w:val="0"/>
          <w:divBdr>
            <w:top w:val="none" w:sz="0" w:space="0" w:color="auto"/>
            <w:left w:val="none" w:sz="0" w:space="0" w:color="auto"/>
            <w:bottom w:val="none" w:sz="0" w:space="0" w:color="auto"/>
            <w:right w:val="none" w:sz="0" w:space="0" w:color="auto"/>
          </w:divBdr>
        </w:div>
        <w:div w:id="788742350">
          <w:marLeft w:val="640"/>
          <w:marRight w:val="0"/>
          <w:marTop w:val="0"/>
          <w:marBottom w:val="0"/>
          <w:divBdr>
            <w:top w:val="none" w:sz="0" w:space="0" w:color="auto"/>
            <w:left w:val="none" w:sz="0" w:space="0" w:color="auto"/>
            <w:bottom w:val="none" w:sz="0" w:space="0" w:color="auto"/>
            <w:right w:val="none" w:sz="0" w:space="0" w:color="auto"/>
          </w:divBdr>
        </w:div>
        <w:div w:id="757752200">
          <w:marLeft w:val="640"/>
          <w:marRight w:val="0"/>
          <w:marTop w:val="0"/>
          <w:marBottom w:val="0"/>
          <w:divBdr>
            <w:top w:val="none" w:sz="0" w:space="0" w:color="auto"/>
            <w:left w:val="none" w:sz="0" w:space="0" w:color="auto"/>
            <w:bottom w:val="none" w:sz="0" w:space="0" w:color="auto"/>
            <w:right w:val="none" w:sz="0" w:space="0" w:color="auto"/>
          </w:divBdr>
        </w:div>
        <w:div w:id="1214849171">
          <w:marLeft w:val="640"/>
          <w:marRight w:val="0"/>
          <w:marTop w:val="0"/>
          <w:marBottom w:val="0"/>
          <w:divBdr>
            <w:top w:val="none" w:sz="0" w:space="0" w:color="auto"/>
            <w:left w:val="none" w:sz="0" w:space="0" w:color="auto"/>
            <w:bottom w:val="none" w:sz="0" w:space="0" w:color="auto"/>
            <w:right w:val="none" w:sz="0" w:space="0" w:color="auto"/>
          </w:divBdr>
        </w:div>
        <w:div w:id="793792584">
          <w:marLeft w:val="640"/>
          <w:marRight w:val="0"/>
          <w:marTop w:val="0"/>
          <w:marBottom w:val="0"/>
          <w:divBdr>
            <w:top w:val="none" w:sz="0" w:space="0" w:color="auto"/>
            <w:left w:val="none" w:sz="0" w:space="0" w:color="auto"/>
            <w:bottom w:val="none" w:sz="0" w:space="0" w:color="auto"/>
            <w:right w:val="none" w:sz="0" w:space="0" w:color="auto"/>
          </w:divBdr>
        </w:div>
        <w:div w:id="184251304">
          <w:marLeft w:val="640"/>
          <w:marRight w:val="0"/>
          <w:marTop w:val="0"/>
          <w:marBottom w:val="0"/>
          <w:divBdr>
            <w:top w:val="none" w:sz="0" w:space="0" w:color="auto"/>
            <w:left w:val="none" w:sz="0" w:space="0" w:color="auto"/>
            <w:bottom w:val="none" w:sz="0" w:space="0" w:color="auto"/>
            <w:right w:val="none" w:sz="0" w:space="0" w:color="auto"/>
          </w:divBdr>
        </w:div>
        <w:div w:id="749278663">
          <w:marLeft w:val="640"/>
          <w:marRight w:val="0"/>
          <w:marTop w:val="0"/>
          <w:marBottom w:val="0"/>
          <w:divBdr>
            <w:top w:val="none" w:sz="0" w:space="0" w:color="auto"/>
            <w:left w:val="none" w:sz="0" w:space="0" w:color="auto"/>
            <w:bottom w:val="none" w:sz="0" w:space="0" w:color="auto"/>
            <w:right w:val="none" w:sz="0" w:space="0" w:color="auto"/>
          </w:divBdr>
        </w:div>
        <w:div w:id="1858470575">
          <w:marLeft w:val="640"/>
          <w:marRight w:val="0"/>
          <w:marTop w:val="0"/>
          <w:marBottom w:val="0"/>
          <w:divBdr>
            <w:top w:val="none" w:sz="0" w:space="0" w:color="auto"/>
            <w:left w:val="none" w:sz="0" w:space="0" w:color="auto"/>
            <w:bottom w:val="none" w:sz="0" w:space="0" w:color="auto"/>
            <w:right w:val="none" w:sz="0" w:space="0" w:color="auto"/>
          </w:divBdr>
        </w:div>
        <w:div w:id="146284103">
          <w:marLeft w:val="640"/>
          <w:marRight w:val="0"/>
          <w:marTop w:val="0"/>
          <w:marBottom w:val="0"/>
          <w:divBdr>
            <w:top w:val="none" w:sz="0" w:space="0" w:color="auto"/>
            <w:left w:val="none" w:sz="0" w:space="0" w:color="auto"/>
            <w:bottom w:val="none" w:sz="0" w:space="0" w:color="auto"/>
            <w:right w:val="none" w:sz="0" w:space="0" w:color="auto"/>
          </w:divBdr>
        </w:div>
        <w:div w:id="258147066">
          <w:marLeft w:val="640"/>
          <w:marRight w:val="0"/>
          <w:marTop w:val="0"/>
          <w:marBottom w:val="0"/>
          <w:divBdr>
            <w:top w:val="none" w:sz="0" w:space="0" w:color="auto"/>
            <w:left w:val="none" w:sz="0" w:space="0" w:color="auto"/>
            <w:bottom w:val="none" w:sz="0" w:space="0" w:color="auto"/>
            <w:right w:val="none" w:sz="0" w:space="0" w:color="auto"/>
          </w:divBdr>
        </w:div>
        <w:div w:id="1033383899">
          <w:marLeft w:val="640"/>
          <w:marRight w:val="0"/>
          <w:marTop w:val="0"/>
          <w:marBottom w:val="0"/>
          <w:divBdr>
            <w:top w:val="none" w:sz="0" w:space="0" w:color="auto"/>
            <w:left w:val="none" w:sz="0" w:space="0" w:color="auto"/>
            <w:bottom w:val="none" w:sz="0" w:space="0" w:color="auto"/>
            <w:right w:val="none" w:sz="0" w:space="0" w:color="auto"/>
          </w:divBdr>
        </w:div>
        <w:div w:id="181480027">
          <w:marLeft w:val="640"/>
          <w:marRight w:val="0"/>
          <w:marTop w:val="0"/>
          <w:marBottom w:val="0"/>
          <w:divBdr>
            <w:top w:val="none" w:sz="0" w:space="0" w:color="auto"/>
            <w:left w:val="none" w:sz="0" w:space="0" w:color="auto"/>
            <w:bottom w:val="none" w:sz="0" w:space="0" w:color="auto"/>
            <w:right w:val="none" w:sz="0" w:space="0" w:color="auto"/>
          </w:divBdr>
        </w:div>
        <w:div w:id="1988704049">
          <w:marLeft w:val="640"/>
          <w:marRight w:val="0"/>
          <w:marTop w:val="0"/>
          <w:marBottom w:val="0"/>
          <w:divBdr>
            <w:top w:val="none" w:sz="0" w:space="0" w:color="auto"/>
            <w:left w:val="none" w:sz="0" w:space="0" w:color="auto"/>
            <w:bottom w:val="none" w:sz="0" w:space="0" w:color="auto"/>
            <w:right w:val="none" w:sz="0" w:space="0" w:color="auto"/>
          </w:divBdr>
        </w:div>
        <w:div w:id="1573462785">
          <w:marLeft w:val="640"/>
          <w:marRight w:val="0"/>
          <w:marTop w:val="0"/>
          <w:marBottom w:val="0"/>
          <w:divBdr>
            <w:top w:val="none" w:sz="0" w:space="0" w:color="auto"/>
            <w:left w:val="none" w:sz="0" w:space="0" w:color="auto"/>
            <w:bottom w:val="none" w:sz="0" w:space="0" w:color="auto"/>
            <w:right w:val="none" w:sz="0" w:space="0" w:color="auto"/>
          </w:divBdr>
        </w:div>
        <w:div w:id="1823811293">
          <w:marLeft w:val="640"/>
          <w:marRight w:val="0"/>
          <w:marTop w:val="0"/>
          <w:marBottom w:val="0"/>
          <w:divBdr>
            <w:top w:val="none" w:sz="0" w:space="0" w:color="auto"/>
            <w:left w:val="none" w:sz="0" w:space="0" w:color="auto"/>
            <w:bottom w:val="none" w:sz="0" w:space="0" w:color="auto"/>
            <w:right w:val="none" w:sz="0" w:space="0" w:color="auto"/>
          </w:divBdr>
        </w:div>
        <w:div w:id="1954286182">
          <w:marLeft w:val="640"/>
          <w:marRight w:val="0"/>
          <w:marTop w:val="0"/>
          <w:marBottom w:val="0"/>
          <w:divBdr>
            <w:top w:val="none" w:sz="0" w:space="0" w:color="auto"/>
            <w:left w:val="none" w:sz="0" w:space="0" w:color="auto"/>
            <w:bottom w:val="none" w:sz="0" w:space="0" w:color="auto"/>
            <w:right w:val="none" w:sz="0" w:space="0" w:color="auto"/>
          </w:divBdr>
        </w:div>
        <w:div w:id="2136096952">
          <w:marLeft w:val="640"/>
          <w:marRight w:val="0"/>
          <w:marTop w:val="0"/>
          <w:marBottom w:val="0"/>
          <w:divBdr>
            <w:top w:val="none" w:sz="0" w:space="0" w:color="auto"/>
            <w:left w:val="none" w:sz="0" w:space="0" w:color="auto"/>
            <w:bottom w:val="none" w:sz="0" w:space="0" w:color="auto"/>
            <w:right w:val="none" w:sz="0" w:space="0" w:color="auto"/>
          </w:divBdr>
        </w:div>
        <w:div w:id="1591233911">
          <w:marLeft w:val="640"/>
          <w:marRight w:val="0"/>
          <w:marTop w:val="0"/>
          <w:marBottom w:val="0"/>
          <w:divBdr>
            <w:top w:val="none" w:sz="0" w:space="0" w:color="auto"/>
            <w:left w:val="none" w:sz="0" w:space="0" w:color="auto"/>
            <w:bottom w:val="none" w:sz="0" w:space="0" w:color="auto"/>
            <w:right w:val="none" w:sz="0" w:space="0" w:color="auto"/>
          </w:divBdr>
        </w:div>
        <w:div w:id="1641229577">
          <w:marLeft w:val="640"/>
          <w:marRight w:val="0"/>
          <w:marTop w:val="0"/>
          <w:marBottom w:val="0"/>
          <w:divBdr>
            <w:top w:val="none" w:sz="0" w:space="0" w:color="auto"/>
            <w:left w:val="none" w:sz="0" w:space="0" w:color="auto"/>
            <w:bottom w:val="none" w:sz="0" w:space="0" w:color="auto"/>
            <w:right w:val="none" w:sz="0" w:space="0" w:color="auto"/>
          </w:divBdr>
        </w:div>
        <w:div w:id="1196431464">
          <w:marLeft w:val="640"/>
          <w:marRight w:val="0"/>
          <w:marTop w:val="0"/>
          <w:marBottom w:val="0"/>
          <w:divBdr>
            <w:top w:val="none" w:sz="0" w:space="0" w:color="auto"/>
            <w:left w:val="none" w:sz="0" w:space="0" w:color="auto"/>
            <w:bottom w:val="none" w:sz="0" w:space="0" w:color="auto"/>
            <w:right w:val="none" w:sz="0" w:space="0" w:color="auto"/>
          </w:divBdr>
        </w:div>
        <w:div w:id="1305698480">
          <w:marLeft w:val="640"/>
          <w:marRight w:val="0"/>
          <w:marTop w:val="0"/>
          <w:marBottom w:val="0"/>
          <w:divBdr>
            <w:top w:val="none" w:sz="0" w:space="0" w:color="auto"/>
            <w:left w:val="none" w:sz="0" w:space="0" w:color="auto"/>
            <w:bottom w:val="none" w:sz="0" w:space="0" w:color="auto"/>
            <w:right w:val="none" w:sz="0" w:space="0" w:color="auto"/>
          </w:divBdr>
        </w:div>
        <w:div w:id="1736008166">
          <w:marLeft w:val="640"/>
          <w:marRight w:val="0"/>
          <w:marTop w:val="0"/>
          <w:marBottom w:val="0"/>
          <w:divBdr>
            <w:top w:val="none" w:sz="0" w:space="0" w:color="auto"/>
            <w:left w:val="none" w:sz="0" w:space="0" w:color="auto"/>
            <w:bottom w:val="none" w:sz="0" w:space="0" w:color="auto"/>
            <w:right w:val="none" w:sz="0" w:space="0" w:color="auto"/>
          </w:divBdr>
        </w:div>
        <w:div w:id="1803502756">
          <w:marLeft w:val="640"/>
          <w:marRight w:val="0"/>
          <w:marTop w:val="0"/>
          <w:marBottom w:val="0"/>
          <w:divBdr>
            <w:top w:val="none" w:sz="0" w:space="0" w:color="auto"/>
            <w:left w:val="none" w:sz="0" w:space="0" w:color="auto"/>
            <w:bottom w:val="none" w:sz="0" w:space="0" w:color="auto"/>
            <w:right w:val="none" w:sz="0" w:space="0" w:color="auto"/>
          </w:divBdr>
        </w:div>
        <w:div w:id="1504465825">
          <w:marLeft w:val="640"/>
          <w:marRight w:val="0"/>
          <w:marTop w:val="0"/>
          <w:marBottom w:val="0"/>
          <w:divBdr>
            <w:top w:val="none" w:sz="0" w:space="0" w:color="auto"/>
            <w:left w:val="none" w:sz="0" w:space="0" w:color="auto"/>
            <w:bottom w:val="none" w:sz="0" w:space="0" w:color="auto"/>
            <w:right w:val="none" w:sz="0" w:space="0" w:color="auto"/>
          </w:divBdr>
        </w:div>
        <w:div w:id="1982078245">
          <w:marLeft w:val="640"/>
          <w:marRight w:val="0"/>
          <w:marTop w:val="0"/>
          <w:marBottom w:val="0"/>
          <w:divBdr>
            <w:top w:val="none" w:sz="0" w:space="0" w:color="auto"/>
            <w:left w:val="none" w:sz="0" w:space="0" w:color="auto"/>
            <w:bottom w:val="none" w:sz="0" w:space="0" w:color="auto"/>
            <w:right w:val="none" w:sz="0" w:space="0" w:color="auto"/>
          </w:divBdr>
        </w:div>
        <w:div w:id="786002701">
          <w:marLeft w:val="640"/>
          <w:marRight w:val="0"/>
          <w:marTop w:val="0"/>
          <w:marBottom w:val="0"/>
          <w:divBdr>
            <w:top w:val="none" w:sz="0" w:space="0" w:color="auto"/>
            <w:left w:val="none" w:sz="0" w:space="0" w:color="auto"/>
            <w:bottom w:val="none" w:sz="0" w:space="0" w:color="auto"/>
            <w:right w:val="none" w:sz="0" w:space="0" w:color="auto"/>
          </w:divBdr>
        </w:div>
        <w:div w:id="1480030797">
          <w:marLeft w:val="640"/>
          <w:marRight w:val="0"/>
          <w:marTop w:val="0"/>
          <w:marBottom w:val="0"/>
          <w:divBdr>
            <w:top w:val="none" w:sz="0" w:space="0" w:color="auto"/>
            <w:left w:val="none" w:sz="0" w:space="0" w:color="auto"/>
            <w:bottom w:val="none" w:sz="0" w:space="0" w:color="auto"/>
            <w:right w:val="none" w:sz="0" w:space="0" w:color="auto"/>
          </w:divBdr>
        </w:div>
        <w:div w:id="431442198">
          <w:marLeft w:val="640"/>
          <w:marRight w:val="0"/>
          <w:marTop w:val="0"/>
          <w:marBottom w:val="0"/>
          <w:divBdr>
            <w:top w:val="none" w:sz="0" w:space="0" w:color="auto"/>
            <w:left w:val="none" w:sz="0" w:space="0" w:color="auto"/>
            <w:bottom w:val="none" w:sz="0" w:space="0" w:color="auto"/>
            <w:right w:val="none" w:sz="0" w:space="0" w:color="auto"/>
          </w:divBdr>
        </w:div>
        <w:div w:id="1760441805">
          <w:marLeft w:val="640"/>
          <w:marRight w:val="0"/>
          <w:marTop w:val="0"/>
          <w:marBottom w:val="0"/>
          <w:divBdr>
            <w:top w:val="none" w:sz="0" w:space="0" w:color="auto"/>
            <w:left w:val="none" w:sz="0" w:space="0" w:color="auto"/>
            <w:bottom w:val="none" w:sz="0" w:space="0" w:color="auto"/>
            <w:right w:val="none" w:sz="0" w:space="0" w:color="auto"/>
          </w:divBdr>
        </w:div>
        <w:div w:id="372342560">
          <w:marLeft w:val="640"/>
          <w:marRight w:val="0"/>
          <w:marTop w:val="0"/>
          <w:marBottom w:val="0"/>
          <w:divBdr>
            <w:top w:val="none" w:sz="0" w:space="0" w:color="auto"/>
            <w:left w:val="none" w:sz="0" w:space="0" w:color="auto"/>
            <w:bottom w:val="none" w:sz="0" w:space="0" w:color="auto"/>
            <w:right w:val="none" w:sz="0" w:space="0" w:color="auto"/>
          </w:divBdr>
        </w:div>
        <w:div w:id="384763356">
          <w:marLeft w:val="640"/>
          <w:marRight w:val="0"/>
          <w:marTop w:val="0"/>
          <w:marBottom w:val="0"/>
          <w:divBdr>
            <w:top w:val="none" w:sz="0" w:space="0" w:color="auto"/>
            <w:left w:val="none" w:sz="0" w:space="0" w:color="auto"/>
            <w:bottom w:val="none" w:sz="0" w:space="0" w:color="auto"/>
            <w:right w:val="none" w:sz="0" w:space="0" w:color="auto"/>
          </w:divBdr>
        </w:div>
        <w:div w:id="1102216727">
          <w:marLeft w:val="640"/>
          <w:marRight w:val="0"/>
          <w:marTop w:val="0"/>
          <w:marBottom w:val="0"/>
          <w:divBdr>
            <w:top w:val="none" w:sz="0" w:space="0" w:color="auto"/>
            <w:left w:val="none" w:sz="0" w:space="0" w:color="auto"/>
            <w:bottom w:val="none" w:sz="0" w:space="0" w:color="auto"/>
            <w:right w:val="none" w:sz="0" w:space="0" w:color="auto"/>
          </w:divBdr>
        </w:div>
        <w:div w:id="1429960834">
          <w:marLeft w:val="640"/>
          <w:marRight w:val="0"/>
          <w:marTop w:val="0"/>
          <w:marBottom w:val="0"/>
          <w:divBdr>
            <w:top w:val="none" w:sz="0" w:space="0" w:color="auto"/>
            <w:left w:val="none" w:sz="0" w:space="0" w:color="auto"/>
            <w:bottom w:val="none" w:sz="0" w:space="0" w:color="auto"/>
            <w:right w:val="none" w:sz="0" w:space="0" w:color="auto"/>
          </w:divBdr>
        </w:div>
        <w:div w:id="797602340">
          <w:marLeft w:val="640"/>
          <w:marRight w:val="0"/>
          <w:marTop w:val="0"/>
          <w:marBottom w:val="0"/>
          <w:divBdr>
            <w:top w:val="none" w:sz="0" w:space="0" w:color="auto"/>
            <w:left w:val="none" w:sz="0" w:space="0" w:color="auto"/>
            <w:bottom w:val="none" w:sz="0" w:space="0" w:color="auto"/>
            <w:right w:val="none" w:sz="0" w:space="0" w:color="auto"/>
          </w:divBdr>
        </w:div>
        <w:div w:id="118308563">
          <w:marLeft w:val="640"/>
          <w:marRight w:val="0"/>
          <w:marTop w:val="0"/>
          <w:marBottom w:val="0"/>
          <w:divBdr>
            <w:top w:val="none" w:sz="0" w:space="0" w:color="auto"/>
            <w:left w:val="none" w:sz="0" w:space="0" w:color="auto"/>
            <w:bottom w:val="none" w:sz="0" w:space="0" w:color="auto"/>
            <w:right w:val="none" w:sz="0" w:space="0" w:color="auto"/>
          </w:divBdr>
        </w:div>
        <w:div w:id="912472488">
          <w:marLeft w:val="640"/>
          <w:marRight w:val="0"/>
          <w:marTop w:val="0"/>
          <w:marBottom w:val="0"/>
          <w:divBdr>
            <w:top w:val="none" w:sz="0" w:space="0" w:color="auto"/>
            <w:left w:val="none" w:sz="0" w:space="0" w:color="auto"/>
            <w:bottom w:val="none" w:sz="0" w:space="0" w:color="auto"/>
            <w:right w:val="none" w:sz="0" w:space="0" w:color="auto"/>
          </w:divBdr>
        </w:div>
        <w:div w:id="1981499014">
          <w:marLeft w:val="640"/>
          <w:marRight w:val="0"/>
          <w:marTop w:val="0"/>
          <w:marBottom w:val="0"/>
          <w:divBdr>
            <w:top w:val="none" w:sz="0" w:space="0" w:color="auto"/>
            <w:left w:val="none" w:sz="0" w:space="0" w:color="auto"/>
            <w:bottom w:val="none" w:sz="0" w:space="0" w:color="auto"/>
            <w:right w:val="none" w:sz="0" w:space="0" w:color="auto"/>
          </w:divBdr>
        </w:div>
        <w:div w:id="280769238">
          <w:marLeft w:val="640"/>
          <w:marRight w:val="0"/>
          <w:marTop w:val="0"/>
          <w:marBottom w:val="0"/>
          <w:divBdr>
            <w:top w:val="none" w:sz="0" w:space="0" w:color="auto"/>
            <w:left w:val="none" w:sz="0" w:space="0" w:color="auto"/>
            <w:bottom w:val="none" w:sz="0" w:space="0" w:color="auto"/>
            <w:right w:val="none" w:sz="0" w:space="0" w:color="auto"/>
          </w:divBdr>
        </w:div>
        <w:div w:id="1303342343">
          <w:marLeft w:val="640"/>
          <w:marRight w:val="0"/>
          <w:marTop w:val="0"/>
          <w:marBottom w:val="0"/>
          <w:divBdr>
            <w:top w:val="none" w:sz="0" w:space="0" w:color="auto"/>
            <w:left w:val="none" w:sz="0" w:space="0" w:color="auto"/>
            <w:bottom w:val="none" w:sz="0" w:space="0" w:color="auto"/>
            <w:right w:val="none" w:sz="0" w:space="0" w:color="auto"/>
          </w:divBdr>
        </w:div>
        <w:div w:id="1065103438">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765461992">
          <w:marLeft w:val="640"/>
          <w:marRight w:val="0"/>
          <w:marTop w:val="0"/>
          <w:marBottom w:val="0"/>
          <w:divBdr>
            <w:top w:val="none" w:sz="0" w:space="0" w:color="auto"/>
            <w:left w:val="none" w:sz="0" w:space="0" w:color="auto"/>
            <w:bottom w:val="none" w:sz="0" w:space="0" w:color="auto"/>
            <w:right w:val="none" w:sz="0" w:space="0" w:color="auto"/>
          </w:divBdr>
        </w:div>
        <w:div w:id="437023751">
          <w:marLeft w:val="640"/>
          <w:marRight w:val="0"/>
          <w:marTop w:val="0"/>
          <w:marBottom w:val="0"/>
          <w:divBdr>
            <w:top w:val="none" w:sz="0" w:space="0" w:color="auto"/>
            <w:left w:val="none" w:sz="0" w:space="0" w:color="auto"/>
            <w:bottom w:val="none" w:sz="0" w:space="0" w:color="auto"/>
            <w:right w:val="none" w:sz="0" w:space="0" w:color="auto"/>
          </w:divBdr>
        </w:div>
        <w:div w:id="1489325040">
          <w:marLeft w:val="640"/>
          <w:marRight w:val="0"/>
          <w:marTop w:val="0"/>
          <w:marBottom w:val="0"/>
          <w:divBdr>
            <w:top w:val="none" w:sz="0" w:space="0" w:color="auto"/>
            <w:left w:val="none" w:sz="0" w:space="0" w:color="auto"/>
            <w:bottom w:val="none" w:sz="0" w:space="0" w:color="auto"/>
            <w:right w:val="none" w:sz="0" w:space="0" w:color="auto"/>
          </w:divBdr>
        </w:div>
        <w:div w:id="1618246643">
          <w:marLeft w:val="640"/>
          <w:marRight w:val="0"/>
          <w:marTop w:val="0"/>
          <w:marBottom w:val="0"/>
          <w:divBdr>
            <w:top w:val="none" w:sz="0" w:space="0" w:color="auto"/>
            <w:left w:val="none" w:sz="0" w:space="0" w:color="auto"/>
            <w:bottom w:val="none" w:sz="0" w:space="0" w:color="auto"/>
            <w:right w:val="none" w:sz="0" w:space="0" w:color="auto"/>
          </w:divBdr>
        </w:div>
        <w:div w:id="943727904">
          <w:marLeft w:val="640"/>
          <w:marRight w:val="0"/>
          <w:marTop w:val="0"/>
          <w:marBottom w:val="0"/>
          <w:divBdr>
            <w:top w:val="none" w:sz="0" w:space="0" w:color="auto"/>
            <w:left w:val="none" w:sz="0" w:space="0" w:color="auto"/>
            <w:bottom w:val="none" w:sz="0" w:space="0" w:color="auto"/>
            <w:right w:val="none" w:sz="0" w:space="0" w:color="auto"/>
          </w:divBdr>
        </w:div>
        <w:div w:id="1394811793">
          <w:marLeft w:val="640"/>
          <w:marRight w:val="0"/>
          <w:marTop w:val="0"/>
          <w:marBottom w:val="0"/>
          <w:divBdr>
            <w:top w:val="none" w:sz="0" w:space="0" w:color="auto"/>
            <w:left w:val="none" w:sz="0" w:space="0" w:color="auto"/>
            <w:bottom w:val="none" w:sz="0" w:space="0" w:color="auto"/>
            <w:right w:val="none" w:sz="0" w:space="0" w:color="auto"/>
          </w:divBdr>
        </w:div>
        <w:div w:id="71123131">
          <w:marLeft w:val="640"/>
          <w:marRight w:val="0"/>
          <w:marTop w:val="0"/>
          <w:marBottom w:val="0"/>
          <w:divBdr>
            <w:top w:val="none" w:sz="0" w:space="0" w:color="auto"/>
            <w:left w:val="none" w:sz="0" w:space="0" w:color="auto"/>
            <w:bottom w:val="none" w:sz="0" w:space="0" w:color="auto"/>
            <w:right w:val="none" w:sz="0" w:space="0" w:color="auto"/>
          </w:divBdr>
        </w:div>
        <w:div w:id="1927879499">
          <w:marLeft w:val="640"/>
          <w:marRight w:val="0"/>
          <w:marTop w:val="0"/>
          <w:marBottom w:val="0"/>
          <w:divBdr>
            <w:top w:val="none" w:sz="0" w:space="0" w:color="auto"/>
            <w:left w:val="none" w:sz="0" w:space="0" w:color="auto"/>
            <w:bottom w:val="none" w:sz="0" w:space="0" w:color="auto"/>
            <w:right w:val="none" w:sz="0" w:space="0" w:color="auto"/>
          </w:divBdr>
        </w:div>
        <w:div w:id="455804138">
          <w:marLeft w:val="640"/>
          <w:marRight w:val="0"/>
          <w:marTop w:val="0"/>
          <w:marBottom w:val="0"/>
          <w:divBdr>
            <w:top w:val="none" w:sz="0" w:space="0" w:color="auto"/>
            <w:left w:val="none" w:sz="0" w:space="0" w:color="auto"/>
            <w:bottom w:val="none" w:sz="0" w:space="0" w:color="auto"/>
            <w:right w:val="none" w:sz="0" w:space="0" w:color="auto"/>
          </w:divBdr>
        </w:div>
        <w:div w:id="37708671">
          <w:marLeft w:val="640"/>
          <w:marRight w:val="0"/>
          <w:marTop w:val="0"/>
          <w:marBottom w:val="0"/>
          <w:divBdr>
            <w:top w:val="none" w:sz="0" w:space="0" w:color="auto"/>
            <w:left w:val="none" w:sz="0" w:space="0" w:color="auto"/>
            <w:bottom w:val="none" w:sz="0" w:space="0" w:color="auto"/>
            <w:right w:val="none" w:sz="0" w:space="0" w:color="auto"/>
          </w:divBdr>
        </w:div>
        <w:div w:id="490366999">
          <w:marLeft w:val="640"/>
          <w:marRight w:val="0"/>
          <w:marTop w:val="0"/>
          <w:marBottom w:val="0"/>
          <w:divBdr>
            <w:top w:val="none" w:sz="0" w:space="0" w:color="auto"/>
            <w:left w:val="none" w:sz="0" w:space="0" w:color="auto"/>
            <w:bottom w:val="none" w:sz="0" w:space="0" w:color="auto"/>
            <w:right w:val="none" w:sz="0" w:space="0" w:color="auto"/>
          </w:divBdr>
        </w:div>
        <w:div w:id="1931506777">
          <w:marLeft w:val="640"/>
          <w:marRight w:val="0"/>
          <w:marTop w:val="0"/>
          <w:marBottom w:val="0"/>
          <w:divBdr>
            <w:top w:val="none" w:sz="0" w:space="0" w:color="auto"/>
            <w:left w:val="none" w:sz="0" w:space="0" w:color="auto"/>
            <w:bottom w:val="none" w:sz="0" w:space="0" w:color="auto"/>
            <w:right w:val="none" w:sz="0" w:space="0" w:color="auto"/>
          </w:divBdr>
        </w:div>
        <w:div w:id="800147063">
          <w:marLeft w:val="640"/>
          <w:marRight w:val="0"/>
          <w:marTop w:val="0"/>
          <w:marBottom w:val="0"/>
          <w:divBdr>
            <w:top w:val="none" w:sz="0" w:space="0" w:color="auto"/>
            <w:left w:val="none" w:sz="0" w:space="0" w:color="auto"/>
            <w:bottom w:val="none" w:sz="0" w:space="0" w:color="auto"/>
            <w:right w:val="none" w:sz="0" w:space="0" w:color="auto"/>
          </w:divBdr>
        </w:div>
        <w:div w:id="1884051793">
          <w:marLeft w:val="640"/>
          <w:marRight w:val="0"/>
          <w:marTop w:val="0"/>
          <w:marBottom w:val="0"/>
          <w:divBdr>
            <w:top w:val="none" w:sz="0" w:space="0" w:color="auto"/>
            <w:left w:val="none" w:sz="0" w:space="0" w:color="auto"/>
            <w:bottom w:val="none" w:sz="0" w:space="0" w:color="auto"/>
            <w:right w:val="none" w:sz="0" w:space="0" w:color="auto"/>
          </w:divBdr>
        </w:div>
        <w:div w:id="184100238">
          <w:marLeft w:val="640"/>
          <w:marRight w:val="0"/>
          <w:marTop w:val="0"/>
          <w:marBottom w:val="0"/>
          <w:divBdr>
            <w:top w:val="none" w:sz="0" w:space="0" w:color="auto"/>
            <w:left w:val="none" w:sz="0" w:space="0" w:color="auto"/>
            <w:bottom w:val="none" w:sz="0" w:space="0" w:color="auto"/>
            <w:right w:val="none" w:sz="0" w:space="0" w:color="auto"/>
          </w:divBdr>
        </w:div>
        <w:div w:id="1417822091">
          <w:marLeft w:val="640"/>
          <w:marRight w:val="0"/>
          <w:marTop w:val="0"/>
          <w:marBottom w:val="0"/>
          <w:divBdr>
            <w:top w:val="none" w:sz="0" w:space="0" w:color="auto"/>
            <w:left w:val="none" w:sz="0" w:space="0" w:color="auto"/>
            <w:bottom w:val="none" w:sz="0" w:space="0" w:color="auto"/>
            <w:right w:val="none" w:sz="0" w:space="0" w:color="auto"/>
          </w:divBdr>
        </w:div>
        <w:div w:id="1249271793">
          <w:marLeft w:val="640"/>
          <w:marRight w:val="0"/>
          <w:marTop w:val="0"/>
          <w:marBottom w:val="0"/>
          <w:divBdr>
            <w:top w:val="none" w:sz="0" w:space="0" w:color="auto"/>
            <w:left w:val="none" w:sz="0" w:space="0" w:color="auto"/>
            <w:bottom w:val="none" w:sz="0" w:space="0" w:color="auto"/>
            <w:right w:val="none" w:sz="0" w:space="0" w:color="auto"/>
          </w:divBdr>
        </w:div>
        <w:div w:id="1374842757">
          <w:marLeft w:val="640"/>
          <w:marRight w:val="0"/>
          <w:marTop w:val="0"/>
          <w:marBottom w:val="0"/>
          <w:divBdr>
            <w:top w:val="none" w:sz="0" w:space="0" w:color="auto"/>
            <w:left w:val="none" w:sz="0" w:space="0" w:color="auto"/>
            <w:bottom w:val="none" w:sz="0" w:space="0" w:color="auto"/>
            <w:right w:val="none" w:sz="0" w:space="0" w:color="auto"/>
          </w:divBdr>
        </w:div>
        <w:div w:id="1916432247">
          <w:marLeft w:val="640"/>
          <w:marRight w:val="0"/>
          <w:marTop w:val="0"/>
          <w:marBottom w:val="0"/>
          <w:divBdr>
            <w:top w:val="none" w:sz="0" w:space="0" w:color="auto"/>
            <w:left w:val="none" w:sz="0" w:space="0" w:color="auto"/>
            <w:bottom w:val="none" w:sz="0" w:space="0" w:color="auto"/>
            <w:right w:val="none" w:sz="0" w:space="0" w:color="auto"/>
          </w:divBdr>
        </w:div>
        <w:div w:id="1362628084">
          <w:marLeft w:val="640"/>
          <w:marRight w:val="0"/>
          <w:marTop w:val="0"/>
          <w:marBottom w:val="0"/>
          <w:divBdr>
            <w:top w:val="none" w:sz="0" w:space="0" w:color="auto"/>
            <w:left w:val="none" w:sz="0" w:space="0" w:color="auto"/>
            <w:bottom w:val="none" w:sz="0" w:space="0" w:color="auto"/>
            <w:right w:val="none" w:sz="0" w:space="0" w:color="auto"/>
          </w:divBdr>
        </w:div>
        <w:div w:id="1529684613">
          <w:marLeft w:val="640"/>
          <w:marRight w:val="0"/>
          <w:marTop w:val="0"/>
          <w:marBottom w:val="0"/>
          <w:divBdr>
            <w:top w:val="none" w:sz="0" w:space="0" w:color="auto"/>
            <w:left w:val="none" w:sz="0" w:space="0" w:color="auto"/>
            <w:bottom w:val="none" w:sz="0" w:space="0" w:color="auto"/>
            <w:right w:val="none" w:sz="0" w:space="0" w:color="auto"/>
          </w:divBdr>
        </w:div>
        <w:div w:id="1440223161">
          <w:marLeft w:val="640"/>
          <w:marRight w:val="0"/>
          <w:marTop w:val="0"/>
          <w:marBottom w:val="0"/>
          <w:divBdr>
            <w:top w:val="none" w:sz="0" w:space="0" w:color="auto"/>
            <w:left w:val="none" w:sz="0" w:space="0" w:color="auto"/>
            <w:bottom w:val="none" w:sz="0" w:space="0" w:color="auto"/>
            <w:right w:val="none" w:sz="0" w:space="0" w:color="auto"/>
          </w:divBdr>
        </w:div>
        <w:div w:id="867327864">
          <w:marLeft w:val="640"/>
          <w:marRight w:val="0"/>
          <w:marTop w:val="0"/>
          <w:marBottom w:val="0"/>
          <w:divBdr>
            <w:top w:val="none" w:sz="0" w:space="0" w:color="auto"/>
            <w:left w:val="none" w:sz="0" w:space="0" w:color="auto"/>
            <w:bottom w:val="none" w:sz="0" w:space="0" w:color="auto"/>
            <w:right w:val="none" w:sz="0" w:space="0" w:color="auto"/>
          </w:divBdr>
        </w:div>
        <w:div w:id="603078751">
          <w:marLeft w:val="640"/>
          <w:marRight w:val="0"/>
          <w:marTop w:val="0"/>
          <w:marBottom w:val="0"/>
          <w:divBdr>
            <w:top w:val="none" w:sz="0" w:space="0" w:color="auto"/>
            <w:left w:val="none" w:sz="0" w:space="0" w:color="auto"/>
            <w:bottom w:val="none" w:sz="0" w:space="0" w:color="auto"/>
            <w:right w:val="none" w:sz="0" w:space="0" w:color="auto"/>
          </w:divBdr>
        </w:div>
        <w:div w:id="157424874">
          <w:marLeft w:val="640"/>
          <w:marRight w:val="0"/>
          <w:marTop w:val="0"/>
          <w:marBottom w:val="0"/>
          <w:divBdr>
            <w:top w:val="none" w:sz="0" w:space="0" w:color="auto"/>
            <w:left w:val="none" w:sz="0" w:space="0" w:color="auto"/>
            <w:bottom w:val="none" w:sz="0" w:space="0" w:color="auto"/>
            <w:right w:val="none" w:sz="0" w:space="0" w:color="auto"/>
          </w:divBdr>
        </w:div>
        <w:div w:id="1158303918">
          <w:marLeft w:val="640"/>
          <w:marRight w:val="0"/>
          <w:marTop w:val="0"/>
          <w:marBottom w:val="0"/>
          <w:divBdr>
            <w:top w:val="none" w:sz="0" w:space="0" w:color="auto"/>
            <w:left w:val="none" w:sz="0" w:space="0" w:color="auto"/>
            <w:bottom w:val="none" w:sz="0" w:space="0" w:color="auto"/>
            <w:right w:val="none" w:sz="0" w:space="0" w:color="auto"/>
          </w:divBdr>
        </w:div>
        <w:div w:id="847989005">
          <w:marLeft w:val="640"/>
          <w:marRight w:val="0"/>
          <w:marTop w:val="0"/>
          <w:marBottom w:val="0"/>
          <w:divBdr>
            <w:top w:val="none" w:sz="0" w:space="0" w:color="auto"/>
            <w:left w:val="none" w:sz="0" w:space="0" w:color="auto"/>
            <w:bottom w:val="none" w:sz="0" w:space="0" w:color="auto"/>
            <w:right w:val="none" w:sz="0" w:space="0" w:color="auto"/>
          </w:divBdr>
        </w:div>
        <w:div w:id="370688132">
          <w:marLeft w:val="640"/>
          <w:marRight w:val="0"/>
          <w:marTop w:val="0"/>
          <w:marBottom w:val="0"/>
          <w:divBdr>
            <w:top w:val="none" w:sz="0" w:space="0" w:color="auto"/>
            <w:left w:val="none" w:sz="0" w:space="0" w:color="auto"/>
            <w:bottom w:val="none" w:sz="0" w:space="0" w:color="auto"/>
            <w:right w:val="none" w:sz="0" w:space="0" w:color="auto"/>
          </w:divBdr>
        </w:div>
        <w:div w:id="734207121">
          <w:marLeft w:val="640"/>
          <w:marRight w:val="0"/>
          <w:marTop w:val="0"/>
          <w:marBottom w:val="0"/>
          <w:divBdr>
            <w:top w:val="none" w:sz="0" w:space="0" w:color="auto"/>
            <w:left w:val="none" w:sz="0" w:space="0" w:color="auto"/>
            <w:bottom w:val="none" w:sz="0" w:space="0" w:color="auto"/>
            <w:right w:val="none" w:sz="0" w:space="0" w:color="auto"/>
          </w:divBdr>
        </w:div>
        <w:div w:id="145635588">
          <w:marLeft w:val="640"/>
          <w:marRight w:val="0"/>
          <w:marTop w:val="0"/>
          <w:marBottom w:val="0"/>
          <w:divBdr>
            <w:top w:val="none" w:sz="0" w:space="0" w:color="auto"/>
            <w:left w:val="none" w:sz="0" w:space="0" w:color="auto"/>
            <w:bottom w:val="none" w:sz="0" w:space="0" w:color="auto"/>
            <w:right w:val="none" w:sz="0" w:space="0" w:color="auto"/>
          </w:divBdr>
        </w:div>
        <w:div w:id="1546480893">
          <w:marLeft w:val="640"/>
          <w:marRight w:val="0"/>
          <w:marTop w:val="0"/>
          <w:marBottom w:val="0"/>
          <w:divBdr>
            <w:top w:val="none" w:sz="0" w:space="0" w:color="auto"/>
            <w:left w:val="none" w:sz="0" w:space="0" w:color="auto"/>
            <w:bottom w:val="none" w:sz="0" w:space="0" w:color="auto"/>
            <w:right w:val="none" w:sz="0" w:space="0" w:color="auto"/>
          </w:divBdr>
        </w:div>
        <w:div w:id="1445465876">
          <w:marLeft w:val="640"/>
          <w:marRight w:val="0"/>
          <w:marTop w:val="0"/>
          <w:marBottom w:val="0"/>
          <w:divBdr>
            <w:top w:val="none" w:sz="0" w:space="0" w:color="auto"/>
            <w:left w:val="none" w:sz="0" w:space="0" w:color="auto"/>
            <w:bottom w:val="none" w:sz="0" w:space="0" w:color="auto"/>
            <w:right w:val="none" w:sz="0" w:space="0" w:color="auto"/>
          </w:divBdr>
        </w:div>
        <w:div w:id="1882086940">
          <w:marLeft w:val="640"/>
          <w:marRight w:val="0"/>
          <w:marTop w:val="0"/>
          <w:marBottom w:val="0"/>
          <w:divBdr>
            <w:top w:val="none" w:sz="0" w:space="0" w:color="auto"/>
            <w:left w:val="none" w:sz="0" w:space="0" w:color="auto"/>
            <w:bottom w:val="none" w:sz="0" w:space="0" w:color="auto"/>
            <w:right w:val="none" w:sz="0" w:space="0" w:color="auto"/>
          </w:divBdr>
        </w:div>
        <w:div w:id="1837646567">
          <w:marLeft w:val="640"/>
          <w:marRight w:val="0"/>
          <w:marTop w:val="0"/>
          <w:marBottom w:val="0"/>
          <w:divBdr>
            <w:top w:val="none" w:sz="0" w:space="0" w:color="auto"/>
            <w:left w:val="none" w:sz="0" w:space="0" w:color="auto"/>
            <w:bottom w:val="none" w:sz="0" w:space="0" w:color="auto"/>
            <w:right w:val="none" w:sz="0" w:space="0" w:color="auto"/>
          </w:divBdr>
        </w:div>
        <w:div w:id="915239214">
          <w:marLeft w:val="640"/>
          <w:marRight w:val="0"/>
          <w:marTop w:val="0"/>
          <w:marBottom w:val="0"/>
          <w:divBdr>
            <w:top w:val="none" w:sz="0" w:space="0" w:color="auto"/>
            <w:left w:val="none" w:sz="0" w:space="0" w:color="auto"/>
            <w:bottom w:val="none" w:sz="0" w:space="0" w:color="auto"/>
            <w:right w:val="none" w:sz="0" w:space="0" w:color="auto"/>
          </w:divBdr>
        </w:div>
        <w:div w:id="435833255">
          <w:marLeft w:val="640"/>
          <w:marRight w:val="0"/>
          <w:marTop w:val="0"/>
          <w:marBottom w:val="0"/>
          <w:divBdr>
            <w:top w:val="none" w:sz="0" w:space="0" w:color="auto"/>
            <w:left w:val="none" w:sz="0" w:space="0" w:color="auto"/>
            <w:bottom w:val="none" w:sz="0" w:space="0" w:color="auto"/>
            <w:right w:val="none" w:sz="0" w:space="0" w:color="auto"/>
          </w:divBdr>
        </w:div>
        <w:div w:id="814446799">
          <w:marLeft w:val="640"/>
          <w:marRight w:val="0"/>
          <w:marTop w:val="0"/>
          <w:marBottom w:val="0"/>
          <w:divBdr>
            <w:top w:val="none" w:sz="0" w:space="0" w:color="auto"/>
            <w:left w:val="none" w:sz="0" w:space="0" w:color="auto"/>
            <w:bottom w:val="none" w:sz="0" w:space="0" w:color="auto"/>
            <w:right w:val="none" w:sz="0" w:space="0" w:color="auto"/>
          </w:divBdr>
        </w:div>
        <w:div w:id="926351375">
          <w:marLeft w:val="640"/>
          <w:marRight w:val="0"/>
          <w:marTop w:val="0"/>
          <w:marBottom w:val="0"/>
          <w:divBdr>
            <w:top w:val="none" w:sz="0" w:space="0" w:color="auto"/>
            <w:left w:val="none" w:sz="0" w:space="0" w:color="auto"/>
            <w:bottom w:val="none" w:sz="0" w:space="0" w:color="auto"/>
            <w:right w:val="none" w:sz="0" w:space="0" w:color="auto"/>
          </w:divBdr>
        </w:div>
        <w:div w:id="968978839">
          <w:marLeft w:val="640"/>
          <w:marRight w:val="0"/>
          <w:marTop w:val="0"/>
          <w:marBottom w:val="0"/>
          <w:divBdr>
            <w:top w:val="none" w:sz="0" w:space="0" w:color="auto"/>
            <w:left w:val="none" w:sz="0" w:space="0" w:color="auto"/>
            <w:bottom w:val="none" w:sz="0" w:space="0" w:color="auto"/>
            <w:right w:val="none" w:sz="0" w:space="0" w:color="auto"/>
          </w:divBdr>
        </w:div>
        <w:div w:id="1771972412">
          <w:marLeft w:val="640"/>
          <w:marRight w:val="0"/>
          <w:marTop w:val="0"/>
          <w:marBottom w:val="0"/>
          <w:divBdr>
            <w:top w:val="none" w:sz="0" w:space="0" w:color="auto"/>
            <w:left w:val="none" w:sz="0" w:space="0" w:color="auto"/>
            <w:bottom w:val="none" w:sz="0" w:space="0" w:color="auto"/>
            <w:right w:val="none" w:sz="0" w:space="0" w:color="auto"/>
          </w:divBdr>
        </w:div>
        <w:div w:id="1237282155">
          <w:marLeft w:val="640"/>
          <w:marRight w:val="0"/>
          <w:marTop w:val="0"/>
          <w:marBottom w:val="0"/>
          <w:divBdr>
            <w:top w:val="none" w:sz="0" w:space="0" w:color="auto"/>
            <w:left w:val="none" w:sz="0" w:space="0" w:color="auto"/>
            <w:bottom w:val="none" w:sz="0" w:space="0" w:color="auto"/>
            <w:right w:val="none" w:sz="0" w:space="0" w:color="auto"/>
          </w:divBdr>
        </w:div>
        <w:div w:id="1289899243">
          <w:marLeft w:val="640"/>
          <w:marRight w:val="0"/>
          <w:marTop w:val="0"/>
          <w:marBottom w:val="0"/>
          <w:divBdr>
            <w:top w:val="none" w:sz="0" w:space="0" w:color="auto"/>
            <w:left w:val="none" w:sz="0" w:space="0" w:color="auto"/>
            <w:bottom w:val="none" w:sz="0" w:space="0" w:color="auto"/>
            <w:right w:val="none" w:sz="0" w:space="0" w:color="auto"/>
          </w:divBdr>
        </w:div>
        <w:div w:id="66804746">
          <w:marLeft w:val="640"/>
          <w:marRight w:val="0"/>
          <w:marTop w:val="0"/>
          <w:marBottom w:val="0"/>
          <w:divBdr>
            <w:top w:val="none" w:sz="0" w:space="0" w:color="auto"/>
            <w:left w:val="none" w:sz="0" w:space="0" w:color="auto"/>
            <w:bottom w:val="none" w:sz="0" w:space="0" w:color="auto"/>
            <w:right w:val="none" w:sz="0" w:space="0" w:color="auto"/>
          </w:divBdr>
        </w:div>
        <w:div w:id="43648294">
          <w:marLeft w:val="640"/>
          <w:marRight w:val="0"/>
          <w:marTop w:val="0"/>
          <w:marBottom w:val="0"/>
          <w:divBdr>
            <w:top w:val="none" w:sz="0" w:space="0" w:color="auto"/>
            <w:left w:val="none" w:sz="0" w:space="0" w:color="auto"/>
            <w:bottom w:val="none" w:sz="0" w:space="0" w:color="auto"/>
            <w:right w:val="none" w:sz="0" w:space="0" w:color="auto"/>
          </w:divBdr>
        </w:div>
        <w:div w:id="105975784">
          <w:marLeft w:val="640"/>
          <w:marRight w:val="0"/>
          <w:marTop w:val="0"/>
          <w:marBottom w:val="0"/>
          <w:divBdr>
            <w:top w:val="none" w:sz="0" w:space="0" w:color="auto"/>
            <w:left w:val="none" w:sz="0" w:space="0" w:color="auto"/>
            <w:bottom w:val="none" w:sz="0" w:space="0" w:color="auto"/>
            <w:right w:val="none" w:sz="0" w:space="0" w:color="auto"/>
          </w:divBdr>
        </w:div>
        <w:div w:id="1433668768">
          <w:marLeft w:val="640"/>
          <w:marRight w:val="0"/>
          <w:marTop w:val="0"/>
          <w:marBottom w:val="0"/>
          <w:divBdr>
            <w:top w:val="none" w:sz="0" w:space="0" w:color="auto"/>
            <w:left w:val="none" w:sz="0" w:space="0" w:color="auto"/>
            <w:bottom w:val="none" w:sz="0" w:space="0" w:color="auto"/>
            <w:right w:val="none" w:sz="0" w:space="0" w:color="auto"/>
          </w:divBdr>
        </w:div>
        <w:div w:id="1919094988">
          <w:marLeft w:val="640"/>
          <w:marRight w:val="0"/>
          <w:marTop w:val="0"/>
          <w:marBottom w:val="0"/>
          <w:divBdr>
            <w:top w:val="none" w:sz="0" w:space="0" w:color="auto"/>
            <w:left w:val="none" w:sz="0" w:space="0" w:color="auto"/>
            <w:bottom w:val="none" w:sz="0" w:space="0" w:color="auto"/>
            <w:right w:val="none" w:sz="0" w:space="0" w:color="auto"/>
          </w:divBdr>
        </w:div>
        <w:div w:id="1784228668">
          <w:marLeft w:val="640"/>
          <w:marRight w:val="0"/>
          <w:marTop w:val="0"/>
          <w:marBottom w:val="0"/>
          <w:divBdr>
            <w:top w:val="none" w:sz="0" w:space="0" w:color="auto"/>
            <w:left w:val="none" w:sz="0" w:space="0" w:color="auto"/>
            <w:bottom w:val="none" w:sz="0" w:space="0" w:color="auto"/>
            <w:right w:val="none" w:sz="0" w:space="0" w:color="auto"/>
          </w:divBdr>
        </w:div>
        <w:div w:id="611014604">
          <w:marLeft w:val="640"/>
          <w:marRight w:val="0"/>
          <w:marTop w:val="0"/>
          <w:marBottom w:val="0"/>
          <w:divBdr>
            <w:top w:val="none" w:sz="0" w:space="0" w:color="auto"/>
            <w:left w:val="none" w:sz="0" w:space="0" w:color="auto"/>
            <w:bottom w:val="none" w:sz="0" w:space="0" w:color="auto"/>
            <w:right w:val="none" w:sz="0" w:space="0" w:color="auto"/>
          </w:divBdr>
        </w:div>
        <w:div w:id="1229608501">
          <w:marLeft w:val="640"/>
          <w:marRight w:val="0"/>
          <w:marTop w:val="0"/>
          <w:marBottom w:val="0"/>
          <w:divBdr>
            <w:top w:val="none" w:sz="0" w:space="0" w:color="auto"/>
            <w:left w:val="none" w:sz="0" w:space="0" w:color="auto"/>
            <w:bottom w:val="none" w:sz="0" w:space="0" w:color="auto"/>
            <w:right w:val="none" w:sz="0" w:space="0" w:color="auto"/>
          </w:divBdr>
        </w:div>
        <w:div w:id="1177882999">
          <w:marLeft w:val="640"/>
          <w:marRight w:val="0"/>
          <w:marTop w:val="0"/>
          <w:marBottom w:val="0"/>
          <w:divBdr>
            <w:top w:val="none" w:sz="0" w:space="0" w:color="auto"/>
            <w:left w:val="none" w:sz="0" w:space="0" w:color="auto"/>
            <w:bottom w:val="none" w:sz="0" w:space="0" w:color="auto"/>
            <w:right w:val="none" w:sz="0" w:space="0" w:color="auto"/>
          </w:divBdr>
        </w:div>
        <w:div w:id="98717322">
          <w:marLeft w:val="640"/>
          <w:marRight w:val="0"/>
          <w:marTop w:val="0"/>
          <w:marBottom w:val="0"/>
          <w:divBdr>
            <w:top w:val="none" w:sz="0" w:space="0" w:color="auto"/>
            <w:left w:val="none" w:sz="0" w:space="0" w:color="auto"/>
            <w:bottom w:val="none" w:sz="0" w:space="0" w:color="auto"/>
            <w:right w:val="none" w:sz="0" w:space="0" w:color="auto"/>
          </w:divBdr>
        </w:div>
        <w:div w:id="605191528">
          <w:marLeft w:val="640"/>
          <w:marRight w:val="0"/>
          <w:marTop w:val="0"/>
          <w:marBottom w:val="0"/>
          <w:divBdr>
            <w:top w:val="none" w:sz="0" w:space="0" w:color="auto"/>
            <w:left w:val="none" w:sz="0" w:space="0" w:color="auto"/>
            <w:bottom w:val="none" w:sz="0" w:space="0" w:color="auto"/>
            <w:right w:val="none" w:sz="0" w:space="0" w:color="auto"/>
          </w:divBdr>
        </w:div>
        <w:div w:id="1006901491">
          <w:marLeft w:val="640"/>
          <w:marRight w:val="0"/>
          <w:marTop w:val="0"/>
          <w:marBottom w:val="0"/>
          <w:divBdr>
            <w:top w:val="none" w:sz="0" w:space="0" w:color="auto"/>
            <w:left w:val="none" w:sz="0" w:space="0" w:color="auto"/>
            <w:bottom w:val="none" w:sz="0" w:space="0" w:color="auto"/>
            <w:right w:val="none" w:sz="0" w:space="0" w:color="auto"/>
          </w:divBdr>
        </w:div>
        <w:div w:id="918440514">
          <w:marLeft w:val="640"/>
          <w:marRight w:val="0"/>
          <w:marTop w:val="0"/>
          <w:marBottom w:val="0"/>
          <w:divBdr>
            <w:top w:val="none" w:sz="0" w:space="0" w:color="auto"/>
            <w:left w:val="none" w:sz="0" w:space="0" w:color="auto"/>
            <w:bottom w:val="none" w:sz="0" w:space="0" w:color="auto"/>
            <w:right w:val="none" w:sz="0" w:space="0" w:color="auto"/>
          </w:divBdr>
        </w:div>
        <w:div w:id="1742291280">
          <w:marLeft w:val="640"/>
          <w:marRight w:val="0"/>
          <w:marTop w:val="0"/>
          <w:marBottom w:val="0"/>
          <w:divBdr>
            <w:top w:val="none" w:sz="0" w:space="0" w:color="auto"/>
            <w:left w:val="none" w:sz="0" w:space="0" w:color="auto"/>
            <w:bottom w:val="none" w:sz="0" w:space="0" w:color="auto"/>
            <w:right w:val="none" w:sz="0" w:space="0" w:color="auto"/>
          </w:divBdr>
        </w:div>
        <w:div w:id="859665258">
          <w:marLeft w:val="640"/>
          <w:marRight w:val="0"/>
          <w:marTop w:val="0"/>
          <w:marBottom w:val="0"/>
          <w:divBdr>
            <w:top w:val="none" w:sz="0" w:space="0" w:color="auto"/>
            <w:left w:val="none" w:sz="0" w:space="0" w:color="auto"/>
            <w:bottom w:val="none" w:sz="0" w:space="0" w:color="auto"/>
            <w:right w:val="none" w:sz="0" w:space="0" w:color="auto"/>
          </w:divBdr>
        </w:div>
        <w:div w:id="1267232390">
          <w:marLeft w:val="640"/>
          <w:marRight w:val="0"/>
          <w:marTop w:val="0"/>
          <w:marBottom w:val="0"/>
          <w:divBdr>
            <w:top w:val="none" w:sz="0" w:space="0" w:color="auto"/>
            <w:left w:val="none" w:sz="0" w:space="0" w:color="auto"/>
            <w:bottom w:val="none" w:sz="0" w:space="0" w:color="auto"/>
            <w:right w:val="none" w:sz="0" w:space="0" w:color="auto"/>
          </w:divBdr>
        </w:div>
        <w:div w:id="818770101">
          <w:marLeft w:val="640"/>
          <w:marRight w:val="0"/>
          <w:marTop w:val="0"/>
          <w:marBottom w:val="0"/>
          <w:divBdr>
            <w:top w:val="none" w:sz="0" w:space="0" w:color="auto"/>
            <w:left w:val="none" w:sz="0" w:space="0" w:color="auto"/>
            <w:bottom w:val="none" w:sz="0" w:space="0" w:color="auto"/>
            <w:right w:val="none" w:sz="0" w:space="0" w:color="auto"/>
          </w:divBdr>
        </w:div>
        <w:div w:id="117334829">
          <w:marLeft w:val="640"/>
          <w:marRight w:val="0"/>
          <w:marTop w:val="0"/>
          <w:marBottom w:val="0"/>
          <w:divBdr>
            <w:top w:val="none" w:sz="0" w:space="0" w:color="auto"/>
            <w:left w:val="none" w:sz="0" w:space="0" w:color="auto"/>
            <w:bottom w:val="none" w:sz="0" w:space="0" w:color="auto"/>
            <w:right w:val="none" w:sz="0" w:space="0" w:color="auto"/>
          </w:divBdr>
        </w:div>
        <w:div w:id="1678927204">
          <w:marLeft w:val="640"/>
          <w:marRight w:val="0"/>
          <w:marTop w:val="0"/>
          <w:marBottom w:val="0"/>
          <w:divBdr>
            <w:top w:val="none" w:sz="0" w:space="0" w:color="auto"/>
            <w:left w:val="none" w:sz="0" w:space="0" w:color="auto"/>
            <w:bottom w:val="none" w:sz="0" w:space="0" w:color="auto"/>
            <w:right w:val="none" w:sz="0" w:space="0" w:color="auto"/>
          </w:divBdr>
        </w:div>
        <w:div w:id="1262568222">
          <w:marLeft w:val="640"/>
          <w:marRight w:val="0"/>
          <w:marTop w:val="0"/>
          <w:marBottom w:val="0"/>
          <w:divBdr>
            <w:top w:val="none" w:sz="0" w:space="0" w:color="auto"/>
            <w:left w:val="none" w:sz="0" w:space="0" w:color="auto"/>
            <w:bottom w:val="none" w:sz="0" w:space="0" w:color="auto"/>
            <w:right w:val="none" w:sz="0" w:space="0" w:color="auto"/>
          </w:divBdr>
        </w:div>
        <w:div w:id="1702053744">
          <w:marLeft w:val="640"/>
          <w:marRight w:val="0"/>
          <w:marTop w:val="0"/>
          <w:marBottom w:val="0"/>
          <w:divBdr>
            <w:top w:val="none" w:sz="0" w:space="0" w:color="auto"/>
            <w:left w:val="none" w:sz="0" w:space="0" w:color="auto"/>
            <w:bottom w:val="none" w:sz="0" w:space="0" w:color="auto"/>
            <w:right w:val="none" w:sz="0" w:space="0" w:color="auto"/>
          </w:divBdr>
        </w:div>
        <w:div w:id="916793516">
          <w:marLeft w:val="640"/>
          <w:marRight w:val="0"/>
          <w:marTop w:val="0"/>
          <w:marBottom w:val="0"/>
          <w:divBdr>
            <w:top w:val="none" w:sz="0" w:space="0" w:color="auto"/>
            <w:left w:val="none" w:sz="0" w:space="0" w:color="auto"/>
            <w:bottom w:val="none" w:sz="0" w:space="0" w:color="auto"/>
            <w:right w:val="none" w:sz="0" w:space="0" w:color="auto"/>
          </w:divBdr>
        </w:div>
        <w:div w:id="1550611124">
          <w:marLeft w:val="640"/>
          <w:marRight w:val="0"/>
          <w:marTop w:val="0"/>
          <w:marBottom w:val="0"/>
          <w:divBdr>
            <w:top w:val="none" w:sz="0" w:space="0" w:color="auto"/>
            <w:left w:val="none" w:sz="0" w:space="0" w:color="auto"/>
            <w:bottom w:val="none" w:sz="0" w:space="0" w:color="auto"/>
            <w:right w:val="none" w:sz="0" w:space="0" w:color="auto"/>
          </w:divBdr>
        </w:div>
        <w:div w:id="415244504">
          <w:marLeft w:val="640"/>
          <w:marRight w:val="0"/>
          <w:marTop w:val="0"/>
          <w:marBottom w:val="0"/>
          <w:divBdr>
            <w:top w:val="none" w:sz="0" w:space="0" w:color="auto"/>
            <w:left w:val="none" w:sz="0" w:space="0" w:color="auto"/>
            <w:bottom w:val="none" w:sz="0" w:space="0" w:color="auto"/>
            <w:right w:val="none" w:sz="0" w:space="0" w:color="auto"/>
          </w:divBdr>
        </w:div>
        <w:div w:id="458695153">
          <w:marLeft w:val="640"/>
          <w:marRight w:val="0"/>
          <w:marTop w:val="0"/>
          <w:marBottom w:val="0"/>
          <w:divBdr>
            <w:top w:val="none" w:sz="0" w:space="0" w:color="auto"/>
            <w:left w:val="none" w:sz="0" w:space="0" w:color="auto"/>
            <w:bottom w:val="none" w:sz="0" w:space="0" w:color="auto"/>
            <w:right w:val="none" w:sz="0" w:space="0" w:color="auto"/>
          </w:divBdr>
        </w:div>
        <w:div w:id="475608957">
          <w:marLeft w:val="640"/>
          <w:marRight w:val="0"/>
          <w:marTop w:val="0"/>
          <w:marBottom w:val="0"/>
          <w:divBdr>
            <w:top w:val="none" w:sz="0" w:space="0" w:color="auto"/>
            <w:left w:val="none" w:sz="0" w:space="0" w:color="auto"/>
            <w:bottom w:val="none" w:sz="0" w:space="0" w:color="auto"/>
            <w:right w:val="none" w:sz="0" w:space="0" w:color="auto"/>
          </w:divBdr>
        </w:div>
        <w:div w:id="1284996727">
          <w:marLeft w:val="640"/>
          <w:marRight w:val="0"/>
          <w:marTop w:val="0"/>
          <w:marBottom w:val="0"/>
          <w:divBdr>
            <w:top w:val="none" w:sz="0" w:space="0" w:color="auto"/>
            <w:left w:val="none" w:sz="0" w:space="0" w:color="auto"/>
            <w:bottom w:val="none" w:sz="0" w:space="0" w:color="auto"/>
            <w:right w:val="none" w:sz="0" w:space="0" w:color="auto"/>
          </w:divBdr>
        </w:div>
        <w:div w:id="1437797978">
          <w:marLeft w:val="640"/>
          <w:marRight w:val="0"/>
          <w:marTop w:val="0"/>
          <w:marBottom w:val="0"/>
          <w:divBdr>
            <w:top w:val="none" w:sz="0" w:space="0" w:color="auto"/>
            <w:left w:val="none" w:sz="0" w:space="0" w:color="auto"/>
            <w:bottom w:val="none" w:sz="0" w:space="0" w:color="auto"/>
            <w:right w:val="none" w:sz="0" w:space="0" w:color="auto"/>
          </w:divBdr>
        </w:div>
        <w:div w:id="742290707">
          <w:marLeft w:val="640"/>
          <w:marRight w:val="0"/>
          <w:marTop w:val="0"/>
          <w:marBottom w:val="0"/>
          <w:divBdr>
            <w:top w:val="none" w:sz="0" w:space="0" w:color="auto"/>
            <w:left w:val="none" w:sz="0" w:space="0" w:color="auto"/>
            <w:bottom w:val="none" w:sz="0" w:space="0" w:color="auto"/>
            <w:right w:val="none" w:sz="0" w:space="0" w:color="auto"/>
          </w:divBdr>
        </w:div>
        <w:div w:id="51999578">
          <w:marLeft w:val="640"/>
          <w:marRight w:val="0"/>
          <w:marTop w:val="0"/>
          <w:marBottom w:val="0"/>
          <w:divBdr>
            <w:top w:val="none" w:sz="0" w:space="0" w:color="auto"/>
            <w:left w:val="none" w:sz="0" w:space="0" w:color="auto"/>
            <w:bottom w:val="none" w:sz="0" w:space="0" w:color="auto"/>
            <w:right w:val="none" w:sz="0" w:space="0" w:color="auto"/>
          </w:divBdr>
        </w:div>
        <w:div w:id="1949268822">
          <w:marLeft w:val="640"/>
          <w:marRight w:val="0"/>
          <w:marTop w:val="0"/>
          <w:marBottom w:val="0"/>
          <w:divBdr>
            <w:top w:val="none" w:sz="0" w:space="0" w:color="auto"/>
            <w:left w:val="none" w:sz="0" w:space="0" w:color="auto"/>
            <w:bottom w:val="none" w:sz="0" w:space="0" w:color="auto"/>
            <w:right w:val="none" w:sz="0" w:space="0" w:color="auto"/>
          </w:divBdr>
        </w:div>
        <w:div w:id="1307933976">
          <w:marLeft w:val="640"/>
          <w:marRight w:val="0"/>
          <w:marTop w:val="0"/>
          <w:marBottom w:val="0"/>
          <w:divBdr>
            <w:top w:val="none" w:sz="0" w:space="0" w:color="auto"/>
            <w:left w:val="none" w:sz="0" w:space="0" w:color="auto"/>
            <w:bottom w:val="none" w:sz="0" w:space="0" w:color="auto"/>
            <w:right w:val="none" w:sz="0" w:space="0" w:color="auto"/>
          </w:divBdr>
        </w:div>
        <w:div w:id="700790435">
          <w:marLeft w:val="640"/>
          <w:marRight w:val="0"/>
          <w:marTop w:val="0"/>
          <w:marBottom w:val="0"/>
          <w:divBdr>
            <w:top w:val="none" w:sz="0" w:space="0" w:color="auto"/>
            <w:left w:val="none" w:sz="0" w:space="0" w:color="auto"/>
            <w:bottom w:val="none" w:sz="0" w:space="0" w:color="auto"/>
            <w:right w:val="none" w:sz="0" w:space="0" w:color="auto"/>
          </w:divBdr>
        </w:div>
        <w:div w:id="751391980">
          <w:marLeft w:val="640"/>
          <w:marRight w:val="0"/>
          <w:marTop w:val="0"/>
          <w:marBottom w:val="0"/>
          <w:divBdr>
            <w:top w:val="none" w:sz="0" w:space="0" w:color="auto"/>
            <w:left w:val="none" w:sz="0" w:space="0" w:color="auto"/>
            <w:bottom w:val="none" w:sz="0" w:space="0" w:color="auto"/>
            <w:right w:val="none" w:sz="0" w:space="0" w:color="auto"/>
          </w:divBdr>
        </w:div>
        <w:div w:id="51387997">
          <w:marLeft w:val="640"/>
          <w:marRight w:val="0"/>
          <w:marTop w:val="0"/>
          <w:marBottom w:val="0"/>
          <w:divBdr>
            <w:top w:val="none" w:sz="0" w:space="0" w:color="auto"/>
            <w:left w:val="none" w:sz="0" w:space="0" w:color="auto"/>
            <w:bottom w:val="none" w:sz="0" w:space="0" w:color="auto"/>
            <w:right w:val="none" w:sz="0" w:space="0" w:color="auto"/>
          </w:divBdr>
        </w:div>
        <w:div w:id="1906523242">
          <w:marLeft w:val="640"/>
          <w:marRight w:val="0"/>
          <w:marTop w:val="0"/>
          <w:marBottom w:val="0"/>
          <w:divBdr>
            <w:top w:val="none" w:sz="0" w:space="0" w:color="auto"/>
            <w:left w:val="none" w:sz="0" w:space="0" w:color="auto"/>
            <w:bottom w:val="none" w:sz="0" w:space="0" w:color="auto"/>
            <w:right w:val="none" w:sz="0" w:space="0" w:color="auto"/>
          </w:divBdr>
        </w:div>
        <w:div w:id="1386833071">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7218689">
      <w:bodyDiv w:val="1"/>
      <w:marLeft w:val="0"/>
      <w:marRight w:val="0"/>
      <w:marTop w:val="0"/>
      <w:marBottom w:val="0"/>
      <w:divBdr>
        <w:top w:val="none" w:sz="0" w:space="0" w:color="auto"/>
        <w:left w:val="none" w:sz="0" w:space="0" w:color="auto"/>
        <w:bottom w:val="none" w:sz="0" w:space="0" w:color="auto"/>
        <w:right w:val="none" w:sz="0" w:space="0" w:color="auto"/>
      </w:divBdr>
      <w:divsChild>
        <w:div w:id="1872961033">
          <w:marLeft w:val="640"/>
          <w:marRight w:val="0"/>
          <w:marTop w:val="0"/>
          <w:marBottom w:val="0"/>
          <w:divBdr>
            <w:top w:val="none" w:sz="0" w:space="0" w:color="auto"/>
            <w:left w:val="none" w:sz="0" w:space="0" w:color="auto"/>
            <w:bottom w:val="none" w:sz="0" w:space="0" w:color="auto"/>
            <w:right w:val="none" w:sz="0" w:space="0" w:color="auto"/>
          </w:divBdr>
        </w:div>
        <w:div w:id="1273905366">
          <w:marLeft w:val="640"/>
          <w:marRight w:val="0"/>
          <w:marTop w:val="0"/>
          <w:marBottom w:val="0"/>
          <w:divBdr>
            <w:top w:val="none" w:sz="0" w:space="0" w:color="auto"/>
            <w:left w:val="none" w:sz="0" w:space="0" w:color="auto"/>
            <w:bottom w:val="none" w:sz="0" w:space="0" w:color="auto"/>
            <w:right w:val="none" w:sz="0" w:space="0" w:color="auto"/>
          </w:divBdr>
        </w:div>
        <w:div w:id="1642153668">
          <w:marLeft w:val="640"/>
          <w:marRight w:val="0"/>
          <w:marTop w:val="0"/>
          <w:marBottom w:val="0"/>
          <w:divBdr>
            <w:top w:val="none" w:sz="0" w:space="0" w:color="auto"/>
            <w:left w:val="none" w:sz="0" w:space="0" w:color="auto"/>
            <w:bottom w:val="none" w:sz="0" w:space="0" w:color="auto"/>
            <w:right w:val="none" w:sz="0" w:space="0" w:color="auto"/>
          </w:divBdr>
        </w:div>
        <w:div w:id="1472556621">
          <w:marLeft w:val="640"/>
          <w:marRight w:val="0"/>
          <w:marTop w:val="0"/>
          <w:marBottom w:val="0"/>
          <w:divBdr>
            <w:top w:val="none" w:sz="0" w:space="0" w:color="auto"/>
            <w:left w:val="none" w:sz="0" w:space="0" w:color="auto"/>
            <w:bottom w:val="none" w:sz="0" w:space="0" w:color="auto"/>
            <w:right w:val="none" w:sz="0" w:space="0" w:color="auto"/>
          </w:divBdr>
        </w:div>
        <w:div w:id="957103343">
          <w:marLeft w:val="640"/>
          <w:marRight w:val="0"/>
          <w:marTop w:val="0"/>
          <w:marBottom w:val="0"/>
          <w:divBdr>
            <w:top w:val="none" w:sz="0" w:space="0" w:color="auto"/>
            <w:left w:val="none" w:sz="0" w:space="0" w:color="auto"/>
            <w:bottom w:val="none" w:sz="0" w:space="0" w:color="auto"/>
            <w:right w:val="none" w:sz="0" w:space="0" w:color="auto"/>
          </w:divBdr>
        </w:div>
        <w:div w:id="712116408">
          <w:marLeft w:val="640"/>
          <w:marRight w:val="0"/>
          <w:marTop w:val="0"/>
          <w:marBottom w:val="0"/>
          <w:divBdr>
            <w:top w:val="none" w:sz="0" w:space="0" w:color="auto"/>
            <w:left w:val="none" w:sz="0" w:space="0" w:color="auto"/>
            <w:bottom w:val="none" w:sz="0" w:space="0" w:color="auto"/>
            <w:right w:val="none" w:sz="0" w:space="0" w:color="auto"/>
          </w:divBdr>
        </w:div>
        <w:div w:id="2005432820">
          <w:marLeft w:val="640"/>
          <w:marRight w:val="0"/>
          <w:marTop w:val="0"/>
          <w:marBottom w:val="0"/>
          <w:divBdr>
            <w:top w:val="none" w:sz="0" w:space="0" w:color="auto"/>
            <w:left w:val="none" w:sz="0" w:space="0" w:color="auto"/>
            <w:bottom w:val="none" w:sz="0" w:space="0" w:color="auto"/>
            <w:right w:val="none" w:sz="0" w:space="0" w:color="auto"/>
          </w:divBdr>
        </w:div>
        <w:div w:id="649947805">
          <w:marLeft w:val="640"/>
          <w:marRight w:val="0"/>
          <w:marTop w:val="0"/>
          <w:marBottom w:val="0"/>
          <w:divBdr>
            <w:top w:val="none" w:sz="0" w:space="0" w:color="auto"/>
            <w:left w:val="none" w:sz="0" w:space="0" w:color="auto"/>
            <w:bottom w:val="none" w:sz="0" w:space="0" w:color="auto"/>
            <w:right w:val="none" w:sz="0" w:space="0" w:color="auto"/>
          </w:divBdr>
        </w:div>
        <w:div w:id="1031568722">
          <w:marLeft w:val="640"/>
          <w:marRight w:val="0"/>
          <w:marTop w:val="0"/>
          <w:marBottom w:val="0"/>
          <w:divBdr>
            <w:top w:val="none" w:sz="0" w:space="0" w:color="auto"/>
            <w:left w:val="none" w:sz="0" w:space="0" w:color="auto"/>
            <w:bottom w:val="none" w:sz="0" w:space="0" w:color="auto"/>
            <w:right w:val="none" w:sz="0" w:space="0" w:color="auto"/>
          </w:divBdr>
        </w:div>
        <w:div w:id="1747727738">
          <w:marLeft w:val="640"/>
          <w:marRight w:val="0"/>
          <w:marTop w:val="0"/>
          <w:marBottom w:val="0"/>
          <w:divBdr>
            <w:top w:val="none" w:sz="0" w:space="0" w:color="auto"/>
            <w:left w:val="none" w:sz="0" w:space="0" w:color="auto"/>
            <w:bottom w:val="none" w:sz="0" w:space="0" w:color="auto"/>
            <w:right w:val="none" w:sz="0" w:space="0" w:color="auto"/>
          </w:divBdr>
        </w:div>
        <w:div w:id="561335251">
          <w:marLeft w:val="640"/>
          <w:marRight w:val="0"/>
          <w:marTop w:val="0"/>
          <w:marBottom w:val="0"/>
          <w:divBdr>
            <w:top w:val="none" w:sz="0" w:space="0" w:color="auto"/>
            <w:left w:val="none" w:sz="0" w:space="0" w:color="auto"/>
            <w:bottom w:val="none" w:sz="0" w:space="0" w:color="auto"/>
            <w:right w:val="none" w:sz="0" w:space="0" w:color="auto"/>
          </w:divBdr>
        </w:div>
        <w:div w:id="1950121621">
          <w:marLeft w:val="640"/>
          <w:marRight w:val="0"/>
          <w:marTop w:val="0"/>
          <w:marBottom w:val="0"/>
          <w:divBdr>
            <w:top w:val="none" w:sz="0" w:space="0" w:color="auto"/>
            <w:left w:val="none" w:sz="0" w:space="0" w:color="auto"/>
            <w:bottom w:val="none" w:sz="0" w:space="0" w:color="auto"/>
            <w:right w:val="none" w:sz="0" w:space="0" w:color="auto"/>
          </w:divBdr>
        </w:div>
        <w:div w:id="1258367468">
          <w:marLeft w:val="640"/>
          <w:marRight w:val="0"/>
          <w:marTop w:val="0"/>
          <w:marBottom w:val="0"/>
          <w:divBdr>
            <w:top w:val="none" w:sz="0" w:space="0" w:color="auto"/>
            <w:left w:val="none" w:sz="0" w:space="0" w:color="auto"/>
            <w:bottom w:val="none" w:sz="0" w:space="0" w:color="auto"/>
            <w:right w:val="none" w:sz="0" w:space="0" w:color="auto"/>
          </w:divBdr>
        </w:div>
        <w:div w:id="1322350373">
          <w:marLeft w:val="640"/>
          <w:marRight w:val="0"/>
          <w:marTop w:val="0"/>
          <w:marBottom w:val="0"/>
          <w:divBdr>
            <w:top w:val="none" w:sz="0" w:space="0" w:color="auto"/>
            <w:left w:val="none" w:sz="0" w:space="0" w:color="auto"/>
            <w:bottom w:val="none" w:sz="0" w:space="0" w:color="auto"/>
            <w:right w:val="none" w:sz="0" w:space="0" w:color="auto"/>
          </w:divBdr>
        </w:div>
        <w:div w:id="1896119020">
          <w:marLeft w:val="640"/>
          <w:marRight w:val="0"/>
          <w:marTop w:val="0"/>
          <w:marBottom w:val="0"/>
          <w:divBdr>
            <w:top w:val="none" w:sz="0" w:space="0" w:color="auto"/>
            <w:left w:val="none" w:sz="0" w:space="0" w:color="auto"/>
            <w:bottom w:val="none" w:sz="0" w:space="0" w:color="auto"/>
            <w:right w:val="none" w:sz="0" w:space="0" w:color="auto"/>
          </w:divBdr>
        </w:div>
        <w:div w:id="1768958089">
          <w:marLeft w:val="640"/>
          <w:marRight w:val="0"/>
          <w:marTop w:val="0"/>
          <w:marBottom w:val="0"/>
          <w:divBdr>
            <w:top w:val="none" w:sz="0" w:space="0" w:color="auto"/>
            <w:left w:val="none" w:sz="0" w:space="0" w:color="auto"/>
            <w:bottom w:val="none" w:sz="0" w:space="0" w:color="auto"/>
            <w:right w:val="none" w:sz="0" w:space="0" w:color="auto"/>
          </w:divBdr>
        </w:div>
        <w:div w:id="588000320">
          <w:marLeft w:val="640"/>
          <w:marRight w:val="0"/>
          <w:marTop w:val="0"/>
          <w:marBottom w:val="0"/>
          <w:divBdr>
            <w:top w:val="none" w:sz="0" w:space="0" w:color="auto"/>
            <w:left w:val="none" w:sz="0" w:space="0" w:color="auto"/>
            <w:bottom w:val="none" w:sz="0" w:space="0" w:color="auto"/>
            <w:right w:val="none" w:sz="0" w:space="0" w:color="auto"/>
          </w:divBdr>
        </w:div>
        <w:div w:id="355884749">
          <w:marLeft w:val="640"/>
          <w:marRight w:val="0"/>
          <w:marTop w:val="0"/>
          <w:marBottom w:val="0"/>
          <w:divBdr>
            <w:top w:val="none" w:sz="0" w:space="0" w:color="auto"/>
            <w:left w:val="none" w:sz="0" w:space="0" w:color="auto"/>
            <w:bottom w:val="none" w:sz="0" w:space="0" w:color="auto"/>
            <w:right w:val="none" w:sz="0" w:space="0" w:color="auto"/>
          </w:divBdr>
        </w:div>
        <w:div w:id="248396002">
          <w:marLeft w:val="640"/>
          <w:marRight w:val="0"/>
          <w:marTop w:val="0"/>
          <w:marBottom w:val="0"/>
          <w:divBdr>
            <w:top w:val="none" w:sz="0" w:space="0" w:color="auto"/>
            <w:left w:val="none" w:sz="0" w:space="0" w:color="auto"/>
            <w:bottom w:val="none" w:sz="0" w:space="0" w:color="auto"/>
            <w:right w:val="none" w:sz="0" w:space="0" w:color="auto"/>
          </w:divBdr>
        </w:div>
        <w:div w:id="1149711532">
          <w:marLeft w:val="640"/>
          <w:marRight w:val="0"/>
          <w:marTop w:val="0"/>
          <w:marBottom w:val="0"/>
          <w:divBdr>
            <w:top w:val="none" w:sz="0" w:space="0" w:color="auto"/>
            <w:left w:val="none" w:sz="0" w:space="0" w:color="auto"/>
            <w:bottom w:val="none" w:sz="0" w:space="0" w:color="auto"/>
            <w:right w:val="none" w:sz="0" w:space="0" w:color="auto"/>
          </w:divBdr>
        </w:div>
        <w:div w:id="1159542220">
          <w:marLeft w:val="640"/>
          <w:marRight w:val="0"/>
          <w:marTop w:val="0"/>
          <w:marBottom w:val="0"/>
          <w:divBdr>
            <w:top w:val="none" w:sz="0" w:space="0" w:color="auto"/>
            <w:left w:val="none" w:sz="0" w:space="0" w:color="auto"/>
            <w:bottom w:val="none" w:sz="0" w:space="0" w:color="auto"/>
            <w:right w:val="none" w:sz="0" w:space="0" w:color="auto"/>
          </w:divBdr>
        </w:div>
        <w:div w:id="1482191660">
          <w:marLeft w:val="640"/>
          <w:marRight w:val="0"/>
          <w:marTop w:val="0"/>
          <w:marBottom w:val="0"/>
          <w:divBdr>
            <w:top w:val="none" w:sz="0" w:space="0" w:color="auto"/>
            <w:left w:val="none" w:sz="0" w:space="0" w:color="auto"/>
            <w:bottom w:val="none" w:sz="0" w:space="0" w:color="auto"/>
            <w:right w:val="none" w:sz="0" w:space="0" w:color="auto"/>
          </w:divBdr>
        </w:div>
        <w:div w:id="225073396">
          <w:marLeft w:val="640"/>
          <w:marRight w:val="0"/>
          <w:marTop w:val="0"/>
          <w:marBottom w:val="0"/>
          <w:divBdr>
            <w:top w:val="none" w:sz="0" w:space="0" w:color="auto"/>
            <w:left w:val="none" w:sz="0" w:space="0" w:color="auto"/>
            <w:bottom w:val="none" w:sz="0" w:space="0" w:color="auto"/>
            <w:right w:val="none" w:sz="0" w:space="0" w:color="auto"/>
          </w:divBdr>
        </w:div>
        <w:div w:id="938685102">
          <w:marLeft w:val="640"/>
          <w:marRight w:val="0"/>
          <w:marTop w:val="0"/>
          <w:marBottom w:val="0"/>
          <w:divBdr>
            <w:top w:val="none" w:sz="0" w:space="0" w:color="auto"/>
            <w:left w:val="none" w:sz="0" w:space="0" w:color="auto"/>
            <w:bottom w:val="none" w:sz="0" w:space="0" w:color="auto"/>
            <w:right w:val="none" w:sz="0" w:space="0" w:color="auto"/>
          </w:divBdr>
        </w:div>
        <w:div w:id="1455519996">
          <w:marLeft w:val="640"/>
          <w:marRight w:val="0"/>
          <w:marTop w:val="0"/>
          <w:marBottom w:val="0"/>
          <w:divBdr>
            <w:top w:val="none" w:sz="0" w:space="0" w:color="auto"/>
            <w:left w:val="none" w:sz="0" w:space="0" w:color="auto"/>
            <w:bottom w:val="none" w:sz="0" w:space="0" w:color="auto"/>
            <w:right w:val="none" w:sz="0" w:space="0" w:color="auto"/>
          </w:divBdr>
        </w:div>
        <w:div w:id="415398286">
          <w:marLeft w:val="640"/>
          <w:marRight w:val="0"/>
          <w:marTop w:val="0"/>
          <w:marBottom w:val="0"/>
          <w:divBdr>
            <w:top w:val="none" w:sz="0" w:space="0" w:color="auto"/>
            <w:left w:val="none" w:sz="0" w:space="0" w:color="auto"/>
            <w:bottom w:val="none" w:sz="0" w:space="0" w:color="auto"/>
            <w:right w:val="none" w:sz="0" w:space="0" w:color="auto"/>
          </w:divBdr>
        </w:div>
        <w:div w:id="1475640623">
          <w:marLeft w:val="640"/>
          <w:marRight w:val="0"/>
          <w:marTop w:val="0"/>
          <w:marBottom w:val="0"/>
          <w:divBdr>
            <w:top w:val="none" w:sz="0" w:space="0" w:color="auto"/>
            <w:left w:val="none" w:sz="0" w:space="0" w:color="auto"/>
            <w:bottom w:val="none" w:sz="0" w:space="0" w:color="auto"/>
            <w:right w:val="none" w:sz="0" w:space="0" w:color="auto"/>
          </w:divBdr>
        </w:div>
        <w:div w:id="241644559">
          <w:marLeft w:val="640"/>
          <w:marRight w:val="0"/>
          <w:marTop w:val="0"/>
          <w:marBottom w:val="0"/>
          <w:divBdr>
            <w:top w:val="none" w:sz="0" w:space="0" w:color="auto"/>
            <w:left w:val="none" w:sz="0" w:space="0" w:color="auto"/>
            <w:bottom w:val="none" w:sz="0" w:space="0" w:color="auto"/>
            <w:right w:val="none" w:sz="0" w:space="0" w:color="auto"/>
          </w:divBdr>
        </w:div>
        <w:div w:id="1155494413">
          <w:marLeft w:val="640"/>
          <w:marRight w:val="0"/>
          <w:marTop w:val="0"/>
          <w:marBottom w:val="0"/>
          <w:divBdr>
            <w:top w:val="none" w:sz="0" w:space="0" w:color="auto"/>
            <w:left w:val="none" w:sz="0" w:space="0" w:color="auto"/>
            <w:bottom w:val="none" w:sz="0" w:space="0" w:color="auto"/>
            <w:right w:val="none" w:sz="0" w:space="0" w:color="auto"/>
          </w:divBdr>
        </w:div>
        <w:div w:id="261303428">
          <w:marLeft w:val="640"/>
          <w:marRight w:val="0"/>
          <w:marTop w:val="0"/>
          <w:marBottom w:val="0"/>
          <w:divBdr>
            <w:top w:val="none" w:sz="0" w:space="0" w:color="auto"/>
            <w:left w:val="none" w:sz="0" w:space="0" w:color="auto"/>
            <w:bottom w:val="none" w:sz="0" w:space="0" w:color="auto"/>
            <w:right w:val="none" w:sz="0" w:space="0" w:color="auto"/>
          </w:divBdr>
        </w:div>
        <w:div w:id="1246913603">
          <w:marLeft w:val="640"/>
          <w:marRight w:val="0"/>
          <w:marTop w:val="0"/>
          <w:marBottom w:val="0"/>
          <w:divBdr>
            <w:top w:val="none" w:sz="0" w:space="0" w:color="auto"/>
            <w:left w:val="none" w:sz="0" w:space="0" w:color="auto"/>
            <w:bottom w:val="none" w:sz="0" w:space="0" w:color="auto"/>
            <w:right w:val="none" w:sz="0" w:space="0" w:color="auto"/>
          </w:divBdr>
        </w:div>
        <w:div w:id="249047656">
          <w:marLeft w:val="640"/>
          <w:marRight w:val="0"/>
          <w:marTop w:val="0"/>
          <w:marBottom w:val="0"/>
          <w:divBdr>
            <w:top w:val="none" w:sz="0" w:space="0" w:color="auto"/>
            <w:left w:val="none" w:sz="0" w:space="0" w:color="auto"/>
            <w:bottom w:val="none" w:sz="0" w:space="0" w:color="auto"/>
            <w:right w:val="none" w:sz="0" w:space="0" w:color="auto"/>
          </w:divBdr>
        </w:div>
        <w:div w:id="1998532810">
          <w:marLeft w:val="640"/>
          <w:marRight w:val="0"/>
          <w:marTop w:val="0"/>
          <w:marBottom w:val="0"/>
          <w:divBdr>
            <w:top w:val="none" w:sz="0" w:space="0" w:color="auto"/>
            <w:left w:val="none" w:sz="0" w:space="0" w:color="auto"/>
            <w:bottom w:val="none" w:sz="0" w:space="0" w:color="auto"/>
            <w:right w:val="none" w:sz="0" w:space="0" w:color="auto"/>
          </w:divBdr>
        </w:div>
        <w:div w:id="1149324081">
          <w:marLeft w:val="640"/>
          <w:marRight w:val="0"/>
          <w:marTop w:val="0"/>
          <w:marBottom w:val="0"/>
          <w:divBdr>
            <w:top w:val="none" w:sz="0" w:space="0" w:color="auto"/>
            <w:left w:val="none" w:sz="0" w:space="0" w:color="auto"/>
            <w:bottom w:val="none" w:sz="0" w:space="0" w:color="auto"/>
            <w:right w:val="none" w:sz="0" w:space="0" w:color="auto"/>
          </w:divBdr>
        </w:div>
        <w:div w:id="1020011478">
          <w:marLeft w:val="640"/>
          <w:marRight w:val="0"/>
          <w:marTop w:val="0"/>
          <w:marBottom w:val="0"/>
          <w:divBdr>
            <w:top w:val="none" w:sz="0" w:space="0" w:color="auto"/>
            <w:left w:val="none" w:sz="0" w:space="0" w:color="auto"/>
            <w:bottom w:val="none" w:sz="0" w:space="0" w:color="auto"/>
            <w:right w:val="none" w:sz="0" w:space="0" w:color="auto"/>
          </w:divBdr>
        </w:div>
        <w:div w:id="1322848261">
          <w:marLeft w:val="640"/>
          <w:marRight w:val="0"/>
          <w:marTop w:val="0"/>
          <w:marBottom w:val="0"/>
          <w:divBdr>
            <w:top w:val="none" w:sz="0" w:space="0" w:color="auto"/>
            <w:left w:val="none" w:sz="0" w:space="0" w:color="auto"/>
            <w:bottom w:val="none" w:sz="0" w:space="0" w:color="auto"/>
            <w:right w:val="none" w:sz="0" w:space="0" w:color="auto"/>
          </w:divBdr>
        </w:div>
        <w:div w:id="702360990">
          <w:marLeft w:val="640"/>
          <w:marRight w:val="0"/>
          <w:marTop w:val="0"/>
          <w:marBottom w:val="0"/>
          <w:divBdr>
            <w:top w:val="none" w:sz="0" w:space="0" w:color="auto"/>
            <w:left w:val="none" w:sz="0" w:space="0" w:color="auto"/>
            <w:bottom w:val="none" w:sz="0" w:space="0" w:color="auto"/>
            <w:right w:val="none" w:sz="0" w:space="0" w:color="auto"/>
          </w:divBdr>
        </w:div>
        <w:div w:id="565144046">
          <w:marLeft w:val="640"/>
          <w:marRight w:val="0"/>
          <w:marTop w:val="0"/>
          <w:marBottom w:val="0"/>
          <w:divBdr>
            <w:top w:val="none" w:sz="0" w:space="0" w:color="auto"/>
            <w:left w:val="none" w:sz="0" w:space="0" w:color="auto"/>
            <w:bottom w:val="none" w:sz="0" w:space="0" w:color="auto"/>
            <w:right w:val="none" w:sz="0" w:space="0" w:color="auto"/>
          </w:divBdr>
        </w:div>
        <w:div w:id="1921862654">
          <w:marLeft w:val="640"/>
          <w:marRight w:val="0"/>
          <w:marTop w:val="0"/>
          <w:marBottom w:val="0"/>
          <w:divBdr>
            <w:top w:val="none" w:sz="0" w:space="0" w:color="auto"/>
            <w:left w:val="none" w:sz="0" w:space="0" w:color="auto"/>
            <w:bottom w:val="none" w:sz="0" w:space="0" w:color="auto"/>
            <w:right w:val="none" w:sz="0" w:space="0" w:color="auto"/>
          </w:divBdr>
        </w:div>
        <w:div w:id="1666322265">
          <w:marLeft w:val="640"/>
          <w:marRight w:val="0"/>
          <w:marTop w:val="0"/>
          <w:marBottom w:val="0"/>
          <w:divBdr>
            <w:top w:val="none" w:sz="0" w:space="0" w:color="auto"/>
            <w:left w:val="none" w:sz="0" w:space="0" w:color="auto"/>
            <w:bottom w:val="none" w:sz="0" w:space="0" w:color="auto"/>
            <w:right w:val="none" w:sz="0" w:space="0" w:color="auto"/>
          </w:divBdr>
        </w:div>
        <w:div w:id="1365600461">
          <w:marLeft w:val="640"/>
          <w:marRight w:val="0"/>
          <w:marTop w:val="0"/>
          <w:marBottom w:val="0"/>
          <w:divBdr>
            <w:top w:val="none" w:sz="0" w:space="0" w:color="auto"/>
            <w:left w:val="none" w:sz="0" w:space="0" w:color="auto"/>
            <w:bottom w:val="none" w:sz="0" w:space="0" w:color="auto"/>
            <w:right w:val="none" w:sz="0" w:space="0" w:color="auto"/>
          </w:divBdr>
        </w:div>
        <w:div w:id="548029175">
          <w:marLeft w:val="640"/>
          <w:marRight w:val="0"/>
          <w:marTop w:val="0"/>
          <w:marBottom w:val="0"/>
          <w:divBdr>
            <w:top w:val="none" w:sz="0" w:space="0" w:color="auto"/>
            <w:left w:val="none" w:sz="0" w:space="0" w:color="auto"/>
            <w:bottom w:val="none" w:sz="0" w:space="0" w:color="auto"/>
            <w:right w:val="none" w:sz="0" w:space="0" w:color="auto"/>
          </w:divBdr>
        </w:div>
        <w:div w:id="136537944">
          <w:marLeft w:val="640"/>
          <w:marRight w:val="0"/>
          <w:marTop w:val="0"/>
          <w:marBottom w:val="0"/>
          <w:divBdr>
            <w:top w:val="none" w:sz="0" w:space="0" w:color="auto"/>
            <w:left w:val="none" w:sz="0" w:space="0" w:color="auto"/>
            <w:bottom w:val="none" w:sz="0" w:space="0" w:color="auto"/>
            <w:right w:val="none" w:sz="0" w:space="0" w:color="auto"/>
          </w:divBdr>
        </w:div>
        <w:div w:id="995257781">
          <w:marLeft w:val="640"/>
          <w:marRight w:val="0"/>
          <w:marTop w:val="0"/>
          <w:marBottom w:val="0"/>
          <w:divBdr>
            <w:top w:val="none" w:sz="0" w:space="0" w:color="auto"/>
            <w:left w:val="none" w:sz="0" w:space="0" w:color="auto"/>
            <w:bottom w:val="none" w:sz="0" w:space="0" w:color="auto"/>
            <w:right w:val="none" w:sz="0" w:space="0" w:color="auto"/>
          </w:divBdr>
        </w:div>
        <w:div w:id="1903641784">
          <w:marLeft w:val="640"/>
          <w:marRight w:val="0"/>
          <w:marTop w:val="0"/>
          <w:marBottom w:val="0"/>
          <w:divBdr>
            <w:top w:val="none" w:sz="0" w:space="0" w:color="auto"/>
            <w:left w:val="none" w:sz="0" w:space="0" w:color="auto"/>
            <w:bottom w:val="none" w:sz="0" w:space="0" w:color="auto"/>
            <w:right w:val="none" w:sz="0" w:space="0" w:color="auto"/>
          </w:divBdr>
        </w:div>
        <w:div w:id="1749646525">
          <w:marLeft w:val="640"/>
          <w:marRight w:val="0"/>
          <w:marTop w:val="0"/>
          <w:marBottom w:val="0"/>
          <w:divBdr>
            <w:top w:val="none" w:sz="0" w:space="0" w:color="auto"/>
            <w:left w:val="none" w:sz="0" w:space="0" w:color="auto"/>
            <w:bottom w:val="none" w:sz="0" w:space="0" w:color="auto"/>
            <w:right w:val="none" w:sz="0" w:space="0" w:color="auto"/>
          </w:divBdr>
        </w:div>
        <w:div w:id="76175723">
          <w:marLeft w:val="640"/>
          <w:marRight w:val="0"/>
          <w:marTop w:val="0"/>
          <w:marBottom w:val="0"/>
          <w:divBdr>
            <w:top w:val="none" w:sz="0" w:space="0" w:color="auto"/>
            <w:left w:val="none" w:sz="0" w:space="0" w:color="auto"/>
            <w:bottom w:val="none" w:sz="0" w:space="0" w:color="auto"/>
            <w:right w:val="none" w:sz="0" w:space="0" w:color="auto"/>
          </w:divBdr>
        </w:div>
        <w:div w:id="1953903541">
          <w:marLeft w:val="640"/>
          <w:marRight w:val="0"/>
          <w:marTop w:val="0"/>
          <w:marBottom w:val="0"/>
          <w:divBdr>
            <w:top w:val="none" w:sz="0" w:space="0" w:color="auto"/>
            <w:left w:val="none" w:sz="0" w:space="0" w:color="auto"/>
            <w:bottom w:val="none" w:sz="0" w:space="0" w:color="auto"/>
            <w:right w:val="none" w:sz="0" w:space="0" w:color="auto"/>
          </w:divBdr>
        </w:div>
        <w:div w:id="901061002">
          <w:marLeft w:val="640"/>
          <w:marRight w:val="0"/>
          <w:marTop w:val="0"/>
          <w:marBottom w:val="0"/>
          <w:divBdr>
            <w:top w:val="none" w:sz="0" w:space="0" w:color="auto"/>
            <w:left w:val="none" w:sz="0" w:space="0" w:color="auto"/>
            <w:bottom w:val="none" w:sz="0" w:space="0" w:color="auto"/>
            <w:right w:val="none" w:sz="0" w:space="0" w:color="auto"/>
          </w:divBdr>
        </w:div>
        <w:div w:id="1214998123">
          <w:marLeft w:val="640"/>
          <w:marRight w:val="0"/>
          <w:marTop w:val="0"/>
          <w:marBottom w:val="0"/>
          <w:divBdr>
            <w:top w:val="none" w:sz="0" w:space="0" w:color="auto"/>
            <w:left w:val="none" w:sz="0" w:space="0" w:color="auto"/>
            <w:bottom w:val="none" w:sz="0" w:space="0" w:color="auto"/>
            <w:right w:val="none" w:sz="0" w:space="0" w:color="auto"/>
          </w:divBdr>
        </w:div>
        <w:div w:id="944772966">
          <w:marLeft w:val="640"/>
          <w:marRight w:val="0"/>
          <w:marTop w:val="0"/>
          <w:marBottom w:val="0"/>
          <w:divBdr>
            <w:top w:val="none" w:sz="0" w:space="0" w:color="auto"/>
            <w:left w:val="none" w:sz="0" w:space="0" w:color="auto"/>
            <w:bottom w:val="none" w:sz="0" w:space="0" w:color="auto"/>
            <w:right w:val="none" w:sz="0" w:space="0" w:color="auto"/>
          </w:divBdr>
        </w:div>
        <w:div w:id="651376505">
          <w:marLeft w:val="640"/>
          <w:marRight w:val="0"/>
          <w:marTop w:val="0"/>
          <w:marBottom w:val="0"/>
          <w:divBdr>
            <w:top w:val="none" w:sz="0" w:space="0" w:color="auto"/>
            <w:left w:val="none" w:sz="0" w:space="0" w:color="auto"/>
            <w:bottom w:val="none" w:sz="0" w:space="0" w:color="auto"/>
            <w:right w:val="none" w:sz="0" w:space="0" w:color="auto"/>
          </w:divBdr>
        </w:div>
        <w:div w:id="1100905677">
          <w:marLeft w:val="640"/>
          <w:marRight w:val="0"/>
          <w:marTop w:val="0"/>
          <w:marBottom w:val="0"/>
          <w:divBdr>
            <w:top w:val="none" w:sz="0" w:space="0" w:color="auto"/>
            <w:left w:val="none" w:sz="0" w:space="0" w:color="auto"/>
            <w:bottom w:val="none" w:sz="0" w:space="0" w:color="auto"/>
            <w:right w:val="none" w:sz="0" w:space="0" w:color="auto"/>
          </w:divBdr>
        </w:div>
        <w:div w:id="1836649008">
          <w:marLeft w:val="640"/>
          <w:marRight w:val="0"/>
          <w:marTop w:val="0"/>
          <w:marBottom w:val="0"/>
          <w:divBdr>
            <w:top w:val="none" w:sz="0" w:space="0" w:color="auto"/>
            <w:left w:val="none" w:sz="0" w:space="0" w:color="auto"/>
            <w:bottom w:val="none" w:sz="0" w:space="0" w:color="auto"/>
            <w:right w:val="none" w:sz="0" w:space="0" w:color="auto"/>
          </w:divBdr>
        </w:div>
        <w:div w:id="1362168193">
          <w:marLeft w:val="640"/>
          <w:marRight w:val="0"/>
          <w:marTop w:val="0"/>
          <w:marBottom w:val="0"/>
          <w:divBdr>
            <w:top w:val="none" w:sz="0" w:space="0" w:color="auto"/>
            <w:left w:val="none" w:sz="0" w:space="0" w:color="auto"/>
            <w:bottom w:val="none" w:sz="0" w:space="0" w:color="auto"/>
            <w:right w:val="none" w:sz="0" w:space="0" w:color="auto"/>
          </w:divBdr>
        </w:div>
        <w:div w:id="375354667">
          <w:marLeft w:val="640"/>
          <w:marRight w:val="0"/>
          <w:marTop w:val="0"/>
          <w:marBottom w:val="0"/>
          <w:divBdr>
            <w:top w:val="none" w:sz="0" w:space="0" w:color="auto"/>
            <w:left w:val="none" w:sz="0" w:space="0" w:color="auto"/>
            <w:bottom w:val="none" w:sz="0" w:space="0" w:color="auto"/>
            <w:right w:val="none" w:sz="0" w:space="0" w:color="auto"/>
          </w:divBdr>
        </w:div>
        <w:div w:id="228270108">
          <w:marLeft w:val="640"/>
          <w:marRight w:val="0"/>
          <w:marTop w:val="0"/>
          <w:marBottom w:val="0"/>
          <w:divBdr>
            <w:top w:val="none" w:sz="0" w:space="0" w:color="auto"/>
            <w:left w:val="none" w:sz="0" w:space="0" w:color="auto"/>
            <w:bottom w:val="none" w:sz="0" w:space="0" w:color="auto"/>
            <w:right w:val="none" w:sz="0" w:space="0" w:color="auto"/>
          </w:divBdr>
        </w:div>
        <w:div w:id="1933119502">
          <w:marLeft w:val="640"/>
          <w:marRight w:val="0"/>
          <w:marTop w:val="0"/>
          <w:marBottom w:val="0"/>
          <w:divBdr>
            <w:top w:val="none" w:sz="0" w:space="0" w:color="auto"/>
            <w:left w:val="none" w:sz="0" w:space="0" w:color="auto"/>
            <w:bottom w:val="none" w:sz="0" w:space="0" w:color="auto"/>
            <w:right w:val="none" w:sz="0" w:space="0" w:color="auto"/>
          </w:divBdr>
        </w:div>
        <w:div w:id="82921658">
          <w:marLeft w:val="640"/>
          <w:marRight w:val="0"/>
          <w:marTop w:val="0"/>
          <w:marBottom w:val="0"/>
          <w:divBdr>
            <w:top w:val="none" w:sz="0" w:space="0" w:color="auto"/>
            <w:left w:val="none" w:sz="0" w:space="0" w:color="auto"/>
            <w:bottom w:val="none" w:sz="0" w:space="0" w:color="auto"/>
            <w:right w:val="none" w:sz="0" w:space="0" w:color="auto"/>
          </w:divBdr>
        </w:div>
        <w:div w:id="929893790">
          <w:marLeft w:val="640"/>
          <w:marRight w:val="0"/>
          <w:marTop w:val="0"/>
          <w:marBottom w:val="0"/>
          <w:divBdr>
            <w:top w:val="none" w:sz="0" w:space="0" w:color="auto"/>
            <w:left w:val="none" w:sz="0" w:space="0" w:color="auto"/>
            <w:bottom w:val="none" w:sz="0" w:space="0" w:color="auto"/>
            <w:right w:val="none" w:sz="0" w:space="0" w:color="auto"/>
          </w:divBdr>
        </w:div>
        <w:div w:id="2128965509">
          <w:marLeft w:val="640"/>
          <w:marRight w:val="0"/>
          <w:marTop w:val="0"/>
          <w:marBottom w:val="0"/>
          <w:divBdr>
            <w:top w:val="none" w:sz="0" w:space="0" w:color="auto"/>
            <w:left w:val="none" w:sz="0" w:space="0" w:color="auto"/>
            <w:bottom w:val="none" w:sz="0" w:space="0" w:color="auto"/>
            <w:right w:val="none" w:sz="0" w:space="0" w:color="auto"/>
          </w:divBdr>
        </w:div>
        <w:div w:id="1489707936">
          <w:marLeft w:val="640"/>
          <w:marRight w:val="0"/>
          <w:marTop w:val="0"/>
          <w:marBottom w:val="0"/>
          <w:divBdr>
            <w:top w:val="none" w:sz="0" w:space="0" w:color="auto"/>
            <w:left w:val="none" w:sz="0" w:space="0" w:color="auto"/>
            <w:bottom w:val="none" w:sz="0" w:space="0" w:color="auto"/>
            <w:right w:val="none" w:sz="0" w:space="0" w:color="auto"/>
          </w:divBdr>
        </w:div>
        <w:div w:id="1433666815">
          <w:marLeft w:val="640"/>
          <w:marRight w:val="0"/>
          <w:marTop w:val="0"/>
          <w:marBottom w:val="0"/>
          <w:divBdr>
            <w:top w:val="none" w:sz="0" w:space="0" w:color="auto"/>
            <w:left w:val="none" w:sz="0" w:space="0" w:color="auto"/>
            <w:bottom w:val="none" w:sz="0" w:space="0" w:color="auto"/>
            <w:right w:val="none" w:sz="0" w:space="0" w:color="auto"/>
          </w:divBdr>
        </w:div>
        <w:div w:id="1010259210">
          <w:marLeft w:val="640"/>
          <w:marRight w:val="0"/>
          <w:marTop w:val="0"/>
          <w:marBottom w:val="0"/>
          <w:divBdr>
            <w:top w:val="none" w:sz="0" w:space="0" w:color="auto"/>
            <w:left w:val="none" w:sz="0" w:space="0" w:color="auto"/>
            <w:bottom w:val="none" w:sz="0" w:space="0" w:color="auto"/>
            <w:right w:val="none" w:sz="0" w:space="0" w:color="auto"/>
          </w:divBdr>
        </w:div>
        <w:div w:id="1989165456">
          <w:marLeft w:val="640"/>
          <w:marRight w:val="0"/>
          <w:marTop w:val="0"/>
          <w:marBottom w:val="0"/>
          <w:divBdr>
            <w:top w:val="none" w:sz="0" w:space="0" w:color="auto"/>
            <w:left w:val="none" w:sz="0" w:space="0" w:color="auto"/>
            <w:bottom w:val="none" w:sz="0" w:space="0" w:color="auto"/>
            <w:right w:val="none" w:sz="0" w:space="0" w:color="auto"/>
          </w:divBdr>
        </w:div>
        <w:div w:id="1068268669">
          <w:marLeft w:val="640"/>
          <w:marRight w:val="0"/>
          <w:marTop w:val="0"/>
          <w:marBottom w:val="0"/>
          <w:divBdr>
            <w:top w:val="none" w:sz="0" w:space="0" w:color="auto"/>
            <w:left w:val="none" w:sz="0" w:space="0" w:color="auto"/>
            <w:bottom w:val="none" w:sz="0" w:space="0" w:color="auto"/>
            <w:right w:val="none" w:sz="0" w:space="0" w:color="auto"/>
          </w:divBdr>
        </w:div>
        <w:div w:id="1718967734">
          <w:marLeft w:val="640"/>
          <w:marRight w:val="0"/>
          <w:marTop w:val="0"/>
          <w:marBottom w:val="0"/>
          <w:divBdr>
            <w:top w:val="none" w:sz="0" w:space="0" w:color="auto"/>
            <w:left w:val="none" w:sz="0" w:space="0" w:color="auto"/>
            <w:bottom w:val="none" w:sz="0" w:space="0" w:color="auto"/>
            <w:right w:val="none" w:sz="0" w:space="0" w:color="auto"/>
          </w:divBdr>
        </w:div>
        <w:div w:id="664550618">
          <w:marLeft w:val="640"/>
          <w:marRight w:val="0"/>
          <w:marTop w:val="0"/>
          <w:marBottom w:val="0"/>
          <w:divBdr>
            <w:top w:val="none" w:sz="0" w:space="0" w:color="auto"/>
            <w:left w:val="none" w:sz="0" w:space="0" w:color="auto"/>
            <w:bottom w:val="none" w:sz="0" w:space="0" w:color="auto"/>
            <w:right w:val="none" w:sz="0" w:space="0" w:color="auto"/>
          </w:divBdr>
        </w:div>
        <w:div w:id="479346802">
          <w:marLeft w:val="640"/>
          <w:marRight w:val="0"/>
          <w:marTop w:val="0"/>
          <w:marBottom w:val="0"/>
          <w:divBdr>
            <w:top w:val="none" w:sz="0" w:space="0" w:color="auto"/>
            <w:left w:val="none" w:sz="0" w:space="0" w:color="auto"/>
            <w:bottom w:val="none" w:sz="0" w:space="0" w:color="auto"/>
            <w:right w:val="none" w:sz="0" w:space="0" w:color="auto"/>
          </w:divBdr>
        </w:div>
        <w:div w:id="1620650906">
          <w:marLeft w:val="640"/>
          <w:marRight w:val="0"/>
          <w:marTop w:val="0"/>
          <w:marBottom w:val="0"/>
          <w:divBdr>
            <w:top w:val="none" w:sz="0" w:space="0" w:color="auto"/>
            <w:left w:val="none" w:sz="0" w:space="0" w:color="auto"/>
            <w:bottom w:val="none" w:sz="0" w:space="0" w:color="auto"/>
            <w:right w:val="none" w:sz="0" w:space="0" w:color="auto"/>
          </w:divBdr>
        </w:div>
        <w:div w:id="1448700369">
          <w:marLeft w:val="640"/>
          <w:marRight w:val="0"/>
          <w:marTop w:val="0"/>
          <w:marBottom w:val="0"/>
          <w:divBdr>
            <w:top w:val="none" w:sz="0" w:space="0" w:color="auto"/>
            <w:left w:val="none" w:sz="0" w:space="0" w:color="auto"/>
            <w:bottom w:val="none" w:sz="0" w:space="0" w:color="auto"/>
            <w:right w:val="none" w:sz="0" w:space="0" w:color="auto"/>
          </w:divBdr>
        </w:div>
        <w:div w:id="418020476">
          <w:marLeft w:val="640"/>
          <w:marRight w:val="0"/>
          <w:marTop w:val="0"/>
          <w:marBottom w:val="0"/>
          <w:divBdr>
            <w:top w:val="none" w:sz="0" w:space="0" w:color="auto"/>
            <w:left w:val="none" w:sz="0" w:space="0" w:color="auto"/>
            <w:bottom w:val="none" w:sz="0" w:space="0" w:color="auto"/>
            <w:right w:val="none" w:sz="0" w:space="0" w:color="auto"/>
          </w:divBdr>
        </w:div>
        <w:div w:id="1182815276">
          <w:marLeft w:val="640"/>
          <w:marRight w:val="0"/>
          <w:marTop w:val="0"/>
          <w:marBottom w:val="0"/>
          <w:divBdr>
            <w:top w:val="none" w:sz="0" w:space="0" w:color="auto"/>
            <w:left w:val="none" w:sz="0" w:space="0" w:color="auto"/>
            <w:bottom w:val="none" w:sz="0" w:space="0" w:color="auto"/>
            <w:right w:val="none" w:sz="0" w:space="0" w:color="auto"/>
          </w:divBdr>
        </w:div>
        <w:div w:id="842663892">
          <w:marLeft w:val="640"/>
          <w:marRight w:val="0"/>
          <w:marTop w:val="0"/>
          <w:marBottom w:val="0"/>
          <w:divBdr>
            <w:top w:val="none" w:sz="0" w:space="0" w:color="auto"/>
            <w:left w:val="none" w:sz="0" w:space="0" w:color="auto"/>
            <w:bottom w:val="none" w:sz="0" w:space="0" w:color="auto"/>
            <w:right w:val="none" w:sz="0" w:space="0" w:color="auto"/>
          </w:divBdr>
        </w:div>
        <w:div w:id="1243756601">
          <w:marLeft w:val="640"/>
          <w:marRight w:val="0"/>
          <w:marTop w:val="0"/>
          <w:marBottom w:val="0"/>
          <w:divBdr>
            <w:top w:val="none" w:sz="0" w:space="0" w:color="auto"/>
            <w:left w:val="none" w:sz="0" w:space="0" w:color="auto"/>
            <w:bottom w:val="none" w:sz="0" w:space="0" w:color="auto"/>
            <w:right w:val="none" w:sz="0" w:space="0" w:color="auto"/>
          </w:divBdr>
        </w:div>
        <w:div w:id="147593412">
          <w:marLeft w:val="640"/>
          <w:marRight w:val="0"/>
          <w:marTop w:val="0"/>
          <w:marBottom w:val="0"/>
          <w:divBdr>
            <w:top w:val="none" w:sz="0" w:space="0" w:color="auto"/>
            <w:left w:val="none" w:sz="0" w:space="0" w:color="auto"/>
            <w:bottom w:val="none" w:sz="0" w:space="0" w:color="auto"/>
            <w:right w:val="none" w:sz="0" w:space="0" w:color="auto"/>
          </w:divBdr>
        </w:div>
        <w:div w:id="787046136">
          <w:marLeft w:val="640"/>
          <w:marRight w:val="0"/>
          <w:marTop w:val="0"/>
          <w:marBottom w:val="0"/>
          <w:divBdr>
            <w:top w:val="none" w:sz="0" w:space="0" w:color="auto"/>
            <w:left w:val="none" w:sz="0" w:space="0" w:color="auto"/>
            <w:bottom w:val="none" w:sz="0" w:space="0" w:color="auto"/>
            <w:right w:val="none" w:sz="0" w:space="0" w:color="auto"/>
          </w:divBdr>
        </w:div>
        <w:div w:id="2024624249">
          <w:marLeft w:val="640"/>
          <w:marRight w:val="0"/>
          <w:marTop w:val="0"/>
          <w:marBottom w:val="0"/>
          <w:divBdr>
            <w:top w:val="none" w:sz="0" w:space="0" w:color="auto"/>
            <w:left w:val="none" w:sz="0" w:space="0" w:color="auto"/>
            <w:bottom w:val="none" w:sz="0" w:space="0" w:color="auto"/>
            <w:right w:val="none" w:sz="0" w:space="0" w:color="auto"/>
          </w:divBdr>
        </w:div>
        <w:div w:id="1423646944">
          <w:marLeft w:val="640"/>
          <w:marRight w:val="0"/>
          <w:marTop w:val="0"/>
          <w:marBottom w:val="0"/>
          <w:divBdr>
            <w:top w:val="none" w:sz="0" w:space="0" w:color="auto"/>
            <w:left w:val="none" w:sz="0" w:space="0" w:color="auto"/>
            <w:bottom w:val="none" w:sz="0" w:space="0" w:color="auto"/>
            <w:right w:val="none" w:sz="0" w:space="0" w:color="auto"/>
          </w:divBdr>
        </w:div>
        <w:div w:id="1389526042">
          <w:marLeft w:val="640"/>
          <w:marRight w:val="0"/>
          <w:marTop w:val="0"/>
          <w:marBottom w:val="0"/>
          <w:divBdr>
            <w:top w:val="none" w:sz="0" w:space="0" w:color="auto"/>
            <w:left w:val="none" w:sz="0" w:space="0" w:color="auto"/>
            <w:bottom w:val="none" w:sz="0" w:space="0" w:color="auto"/>
            <w:right w:val="none" w:sz="0" w:space="0" w:color="auto"/>
          </w:divBdr>
        </w:div>
        <w:div w:id="708067927">
          <w:marLeft w:val="640"/>
          <w:marRight w:val="0"/>
          <w:marTop w:val="0"/>
          <w:marBottom w:val="0"/>
          <w:divBdr>
            <w:top w:val="none" w:sz="0" w:space="0" w:color="auto"/>
            <w:left w:val="none" w:sz="0" w:space="0" w:color="auto"/>
            <w:bottom w:val="none" w:sz="0" w:space="0" w:color="auto"/>
            <w:right w:val="none" w:sz="0" w:space="0" w:color="auto"/>
          </w:divBdr>
        </w:div>
        <w:div w:id="502163011">
          <w:marLeft w:val="640"/>
          <w:marRight w:val="0"/>
          <w:marTop w:val="0"/>
          <w:marBottom w:val="0"/>
          <w:divBdr>
            <w:top w:val="none" w:sz="0" w:space="0" w:color="auto"/>
            <w:left w:val="none" w:sz="0" w:space="0" w:color="auto"/>
            <w:bottom w:val="none" w:sz="0" w:space="0" w:color="auto"/>
            <w:right w:val="none" w:sz="0" w:space="0" w:color="auto"/>
          </w:divBdr>
        </w:div>
        <w:div w:id="1154639142">
          <w:marLeft w:val="640"/>
          <w:marRight w:val="0"/>
          <w:marTop w:val="0"/>
          <w:marBottom w:val="0"/>
          <w:divBdr>
            <w:top w:val="none" w:sz="0" w:space="0" w:color="auto"/>
            <w:left w:val="none" w:sz="0" w:space="0" w:color="auto"/>
            <w:bottom w:val="none" w:sz="0" w:space="0" w:color="auto"/>
            <w:right w:val="none" w:sz="0" w:space="0" w:color="auto"/>
          </w:divBdr>
        </w:div>
        <w:div w:id="289435497">
          <w:marLeft w:val="640"/>
          <w:marRight w:val="0"/>
          <w:marTop w:val="0"/>
          <w:marBottom w:val="0"/>
          <w:divBdr>
            <w:top w:val="none" w:sz="0" w:space="0" w:color="auto"/>
            <w:left w:val="none" w:sz="0" w:space="0" w:color="auto"/>
            <w:bottom w:val="none" w:sz="0" w:space="0" w:color="auto"/>
            <w:right w:val="none" w:sz="0" w:space="0" w:color="auto"/>
          </w:divBdr>
        </w:div>
        <w:div w:id="1155993535">
          <w:marLeft w:val="640"/>
          <w:marRight w:val="0"/>
          <w:marTop w:val="0"/>
          <w:marBottom w:val="0"/>
          <w:divBdr>
            <w:top w:val="none" w:sz="0" w:space="0" w:color="auto"/>
            <w:left w:val="none" w:sz="0" w:space="0" w:color="auto"/>
            <w:bottom w:val="none" w:sz="0" w:space="0" w:color="auto"/>
            <w:right w:val="none" w:sz="0" w:space="0" w:color="auto"/>
          </w:divBdr>
        </w:div>
        <w:div w:id="468714081">
          <w:marLeft w:val="640"/>
          <w:marRight w:val="0"/>
          <w:marTop w:val="0"/>
          <w:marBottom w:val="0"/>
          <w:divBdr>
            <w:top w:val="none" w:sz="0" w:space="0" w:color="auto"/>
            <w:left w:val="none" w:sz="0" w:space="0" w:color="auto"/>
            <w:bottom w:val="none" w:sz="0" w:space="0" w:color="auto"/>
            <w:right w:val="none" w:sz="0" w:space="0" w:color="auto"/>
          </w:divBdr>
        </w:div>
        <w:div w:id="1070813693">
          <w:marLeft w:val="640"/>
          <w:marRight w:val="0"/>
          <w:marTop w:val="0"/>
          <w:marBottom w:val="0"/>
          <w:divBdr>
            <w:top w:val="none" w:sz="0" w:space="0" w:color="auto"/>
            <w:left w:val="none" w:sz="0" w:space="0" w:color="auto"/>
            <w:bottom w:val="none" w:sz="0" w:space="0" w:color="auto"/>
            <w:right w:val="none" w:sz="0" w:space="0" w:color="auto"/>
          </w:divBdr>
        </w:div>
        <w:div w:id="168569024">
          <w:marLeft w:val="640"/>
          <w:marRight w:val="0"/>
          <w:marTop w:val="0"/>
          <w:marBottom w:val="0"/>
          <w:divBdr>
            <w:top w:val="none" w:sz="0" w:space="0" w:color="auto"/>
            <w:left w:val="none" w:sz="0" w:space="0" w:color="auto"/>
            <w:bottom w:val="none" w:sz="0" w:space="0" w:color="auto"/>
            <w:right w:val="none" w:sz="0" w:space="0" w:color="auto"/>
          </w:divBdr>
        </w:div>
        <w:div w:id="1414430545">
          <w:marLeft w:val="640"/>
          <w:marRight w:val="0"/>
          <w:marTop w:val="0"/>
          <w:marBottom w:val="0"/>
          <w:divBdr>
            <w:top w:val="none" w:sz="0" w:space="0" w:color="auto"/>
            <w:left w:val="none" w:sz="0" w:space="0" w:color="auto"/>
            <w:bottom w:val="none" w:sz="0" w:space="0" w:color="auto"/>
            <w:right w:val="none" w:sz="0" w:space="0" w:color="auto"/>
          </w:divBdr>
        </w:div>
        <w:div w:id="1798718711">
          <w:marLeft w:val="640"/>
          <w:marRight w:val="0"/>
          <w:marTop w:val="0"/>
          <w:marBottom w:val="0"/>
          <w:divBdr>
            <w:top w:val="none" w:sz="0" w:space="0" w:color="auto"/>
            <w:left w:val="none" w:sz="0" w:space="0" w:color="auto"/>
            <w:bottom w:val="none" w:sz="0" w:space="0" w:color="auto"/>
            <w:right w:val="none" w:sz="0" w:space="0" w:color="auto"/>
          </w:divBdr>
        </w:div>
        <w:div w:id="1630085433">
          <w:marLeft w:val="640"/>
          <w:marRight w:val="0"/>
          <w:marTop w:val="0"/>
          <w:marBottom w:val="0"/>
          <w:divBdr>
            <w:top w:val="none" w:sz="0" w:space="0" w:color="auto"/>
            <w:left w:val="none" w:sz="0" w:space="0" w:color="auto"/>
            <w:bottom w:val="none" w:sz="0" w:space="0" w:color="auto"/>
            <w:right w:val="none" w:sz="0" w:space="0" w:color="auto"/>
          </w:divBdr>
        </w:div>
        <w:div w:id="481428653">
          <w:marLeft w:val="640"/>
          <w:marRight w:val="0"/>
          <w:marTop w:val="0"/>
          <w:marBottom w:val="0"/>
          <w:divBdr>
            <w:top w:val="none" w:sz="0" w:space="0" w:color="auto"/>
            <w:left w:val="none" w:sz="0" w:space="0" w:color="auto"/>
            <w:bottom w:val="none" w:sz="0" w:space="0" w:color="auto"/>
            <w:right w:val="none" w:sz="0" w:space="0" w:color="auto"/>
          </w:divBdr>
        </w:div>
        <w:div w:id="1817649297">
          <w:marLeft w:val="640"/>
          <w:marRight w:val="0"/>
          <w:marTop w:val="0"/>
          <w:marBottom w:val="0"/>
          <w:divBdr>
            <w:top w:val="none" w:sz="0" w:space="0" w:color="auto"/>
            <w:left w:val="none" w:sz="0" w:space="0" w:color="auto"/>
            <w:bottom w:val="none" w:sz="0" w:space="0" w:color="auto"/>
            <w:right w:val="none" w:sz="0" w:space="0" w:color="auto"/>
          </w:divBdr>
        </w:div>
        <w:div w:id="2056661772">
          <w:marLeft w:val="640"/>
          <w:marRight w:val="0"/>
          <w:marTop w:val="0"/>
          <w:marBottom w:val="0"/>
          <w:divBdr>
            <w:top w:val="none" w:sz="0" w:space="0" w:color="auto"/>
            <w:left w:val="none" w:sz="0" w:space="0" w:color="auto"/>
            <w:bottom w:val="none" w:sz="0" w:space="0" w:color="auto"/>
            <w:right w:val="none" w:sz="0" w:space="0" w:color="auto"/>
          </w:divBdr>
        </w:div>
        <w:div w:id="67390422">
          <w:marLeft w:val="640"/>
          <w:marRight w:val="0"/>
          <w:marTop w:val="0"/>
          <w:marBottom w:val="0"/>
          <w:divBdr>
            <w:top w:val="none" w:sz="0" w:space="0" w:color="auto"/>
            <w:left w:val="none" w:sz="0" w:space="0" w:color="auto"/>
            <w:bottom w:val="none" w:sz="0" w:space="0" w:color="auto"/>
            <w:right w:val="none" w:sz="0" w:space="0" w:color="auto"/>
          </w:divBdr>
        </w:div>
        <w:div w:id="1845974912">
          <w:marLeft w:val="640"/>
          <w:marRight w:val="0"/>
          <w:marTop w:val="0"/>
          <w:marBottom w:val="0"/>
          <w:divBdr>
            <w:top w:val="none" w:sz="0" w:space="0" w:color="auto"/>
            <w:left w:val="none" w:sz="0" w:space="0" w:color="auto"/>
            <w:bottom w:val="none" w:sz="0" w:space="0" w:color="auto"/>
            <w:right w:val="none" w:sz="0" w:space="0" w:color="auto"/>
          </w:divBdr>
        </w:div>
        <w:div w:id="2001149913">
          <w:marLeft w:val="640"/>
          <w:marRight w:val="0"/>
          <w:marTop w:val="0"/>
          <w:marBottom w:val="0"/>
          <w:divBdr>
            <w:top w:val="none" w:sz="0" w:space="0" w:color="auto"/>
            <w:left w:val="none" w:sz="0" w:space="0" w:color="auto"/>
            <w:bottom w:val="none" w:sz="0" w:space="0" w:color="auto"/>
            <w:right w:val="none" w:sz="0" w:space="0" w:color="auto"/>
          </w:divBdr>
        </w:div>
        <w:div w:id="1647010456">
          <w:marLeft w:val="640"/>
          <w:marRight w:val="0"/>
          <w:marTop w:val="0"/>
          <w:marBottom w:val="0"/>
          <w:divBdr>
            <w:top w:val="none" w:sz="0" w:space="0" w:color="auto"/>
            <w:left w:val="none" w:sz="0" w:space="0" w:color="auto"/>
            <w:bottom w:val="none" w:sz="0" w:space="0" w:color="auto"/>
            <w:right w:val="none" w:sz="0" w:space="0" w:color="auto"/>
          </w:divBdr>
        </w:div>
        <w:div w:id="1939412729">
          <w:marLeft w:val="640"/>
          <w:marRight w:val="0"/>
          <w:marTop w:val="0"/>
          <w:marBottom w:val="0"/>
          <w:divBdr>
            <w:top w:val="none" w:sz="0" w:space="0" w:color="auto"/>
            <w:left w:val="none" w:sz="0" w:space="0" w:color="auto"/>
            <w:bottom w:val="none" w:sz="0" w:space="0" w:color="auto"/>
            <w:right w:val="none" w:sz="0" w:space="0" w:color="auto"/>
          </w:divBdr>
        </w:div>
        <w:div w:id="1681813046">
          <w:marLeft w:val="640"/>
          <w:marRight w:val="0"/>
          <w:marTop w:val="0"/>
          <w:marBottom w:val="0"/>
          <w:divBdr>
            <w:top w:val="none" w:sz="0" w:space="0" w:color="auto"/>
            <w:left w:val="none" w:sz="0" w:space="0" w:color="auto"/>
            <w:bottom w:val="none" w:sz="0" w:space="0" w:color="auto"/>
            <w:right w:val="none" w:sz="0" w:space="0" w:color="auto"/>
          </w:divBdr>
        </w:div>
        <w:div w:id="930896989">
          <w:marLeft w:val="640"/>
          <w:marRight w:val="0"/>
          <w:marTop w:val="0"/>
          <w:marBottom w:val="0"/>
          <w:divBdr>
            <w:top w:val="none" w:sz="0" w:space="0" w:color="auto"/>
            <w:left w:val="none" w:sz="0" w:space="0" w:color="auto"/>
            <w:bottom w:val="none" w:sz="0" w:space="0" w:color="auto"/>
            <w:right w:val="none" w:sz="0" w:space="0" w:color="auto"/>
          </w:divBdr>
        </w:div>
        <w:div w:id="1959214969">
          <w:marLeft w:val="640"/>
          <w:marRight w:val="0"/>
          <w:marTop w:val="0"/>
          <w:marBottom w:val="0"/>
          <w:divBdr>
            <w:top w:val="none" w:sz="0" w:space="0" w:color="auto"/>
            <w:left w:val="none" w:sz="0" w:space="0" w:color="auto"/>
            <w:bottom w:val="none" w:sz="0" w:space="0" w:color="auto"/>
            <w:right w:val="none" w:sz="0" w:space="0" w:color="auto"/>
          </w:divBdr>
        </w:div>
        <w:div w:id="222954724">
          <w:marLeft w:val="640"/>
          <w:marRight w:val="0"/>
          <w:marTop w:val="0"/>
          <w:marBottom w:val="0"/>
          <w:divBdr>
            <w:top w:val="none" w:sz="0" w:space="0" w:color="auto"/>
            <w:left w:val="none" w:sz="0" w:space="0" w:color="auto"/>
            <w:bottom w:val="none" w:sz="0" w:space="0" w:color="auto"/>
            <w:right w:val="none" w:sz="0" w:space="0" w:color="auto"/>
          </w:divBdr>
        </w:div>
        <w:div w:id="594290689">
          <w:marLeft w:val="640"/>
          <w:marRight w:val="0"/>
          <w:marTop w:val="0"/>
          <w:marBottom w:val="0"/>
          <w:divBdr>
            <w:top w:val="none" w:sz="0" w:space="0" w:color="auto"/>
            <w:left w:val="none" w:sz="0" w:space="0" w:color="auto"/>
            <w:bottom w:val="none" w:sz="0" w:space="0" w:color="auto"/>
            <w:right w:val="none" w:sz="0" w:space="0" w:color="auto"/>
          </w:divBdr>
        </w:div>
        <w:div w:id="824901769">
          <w:marLeft w:val="640"/>
          <w:marRight w:val="0"/>
          <w:marTop w:val="0"/>
          <w:marBottom w:val="0"/>
          <w:divBdr>
            <w:top w:val="none" w:sz="0" w:space="0" w:color="auto"/>
            <w:left w:val="none" w:sz="0" w:space="0" w:color="auto"/>
            <w:bottom w:val="none" w:sz="0" w:space="0" w:color="auto"/>
            <w:right w:val="none" w:sz="0" w:space="0" w:color="auto"/>
          </w:divBdr>
        </w:div>
        <w:div w:id="337925681">
          <w:marLeft w:val="640"/>
          <w:marRight w:val="0"/>
          <w:marTop w:val="0"/>
          <w:marBottom w:val="0"/>
          <w:divBdr>
            <w:top w:val="none" w:sz="0" w:space="0" w:color="auto"/>
            <w:left w:val="none" w:sz="0" w:space="0" w:color="auto"/>
            <w:bottom w:val="none" w:sz="0" w:space="0" w:color="auto"/>
            <w:right w:val="none" w:sz="0" w:space="0" w:color="auto"/>
          </w:divBdr>
        </w:div>
        <w:div w:id="1038776632">
          <w:marLeft w:val="640"/>
          <w:marRight w:val="0"/>
          <w:marTop w:val="0"/>
          <w:marBottom w:val="0"/>
          <w:divBdr>
            <w:top w:val="none" w:sz="0" w:space="0" w:color="auto"/>
            <w:left w:val="none" w:sz="0" w:space="0" w:color="auto"/>
            <w:bottom w:val="none" w:sz="0" w:space="0" w:color="auto"/>
            <w:right w:val="none" w:sz="0" w:space="0" w:color="auto"/>
          </w:divBdr>
        </w:div>
        <w:div w:id="172301406">
          <w:marLeft w:val="640"/>
          <w:marRight w:val="0"/>
          <w:marTop w:val="0"/>
          <w:marBottom w:val="0"/>
          <w:divBdr>
            <w:top w:val="none" w:sz="0" w:space="0" w:color="auto"/>
            <w:left w:val="none" w:sz="0" w:space="0" w:color="auto"/>
            <w:bottom w:val="none" w:sz="0" w:space="0" w:color="auto"/>
            <w:right w:val="none" w:sz="0" w:space="0" w:color="auto"/>
          </w:divBdr>
        </w:div>
        <w:div w:id="1510947484">
          <w:marLeft w:val="640"/>
          <w:marRight w:val="0"/>
          <w:marTop w:val="0"/>
          <w:marBottom w:val="0"/>
          <w:divBdr>
            <w:top w:val="none" w:sz="0" w:space="0" w:color="auto"/>
            <w:left w:val="none" w:sz="0" w:space="0" w:color="auto"/>
            <w:bottom w:val="none" w:sz="0" w:space="0" w:color="auto"/>
            <w:right w:val="none" w:sz="0" w:space="0" w:color="auto"/>
          </w:divBdr>
        </w:div>
        <w:div w:id="2129003518">
          <w:marLeft w:val="640"/>
          <w:marRight w:val="0"/>
          <w:marTop w:val="0"/>
          <w:marBottom w:val="0"/>
          <w:divBdr>
            <w:top w:val="none" w:sz="0" w:space="0" w:color="auto"/>
            <w:left w:val="none" w:sz="0" w:space="0" w:color="auto"/>
            <w:bottom w:val="none" w:sz="0" w:space="0" w:color="auto"/>
            <w:right w:val="none" w:sz="0" w:space="0" w:color="auto"/>
          </w:divBdr>
        </w:div>
        <w:div w:id="1072854367">
          <w:marLeft w:val="640"/>
          <w:marRight w:val="0"/>
          <w:marTop w:val="0"/>
          <w:marBottom w:val="0"/>
          <w:divBdr>
            <w:top w:val="none" w:sz="0" w:space="0" w:color="auto"/>
            <w:left w:val="none" w:sz="0" w:space="0" w:color="auto"/>
            <w:bottom w:val="none" w:sz="0" w:space="0" w:color="auto"/>
            <w:right w:val="none" w:sz="0" w:space="0" w:color="auto"/>
          </w:divBdr>
        </w:div>
        <w:div w:id="1602377156">
          <w:marLeft w:val="640"/>
          <w:marRight w:val="0"/>
          <w:marTop w:val="0"/>
          <w:marBottom w:val="0"/>
          <w:divBdr>
            <w:top w:val="none" w:sz="0" w:space="0" w:color="auto"/>
            <w:left w:val="none" w:sz="0" w:space="0" w:color="auto"/>
            <w:bottom w:val="none" w:sz="0" w:space="0" w:color="auto"/>
            <w:right w:val="none" w:sz="0" w:space="0" w:color="auto"/>
          </w:divBdr>
        </w:div>
        <w:div w:id="1899052231">
          <w:marLeft w:val="640"/>
          <w:marRight w:val="0"/>
          <w:marTop w:val="0"/>
          <w:marBottom w:val="0"/>
          <w:divBdr>
            <w:top w:val="none" w:sz="0" w:space="0" w:color="auto"/>
            <w:left w:val="none" w:sz="0" w:space="0" w:color="auto"/>
            <w:bottom w:val="none" w:sz="0" w:space="0" w:color="auto"/>
            <w:right w:val="none" w:sz="0" w:space="0" w:color="auto"/>
          </w:divBdr>
        </w:div>
        <w:div w:id="1159619556">
          <w:marLeft w:val="640"/>
          <w:marRight w:val="0"/>
          <w:marTop w:val="0"/>
          <w:marBottom w:val="0"/>
          <w:divBdr>
            <w:top w:val="none" w:sz="0" w:space="0" w:color="auto"/>
            <w:left w:val="none" w:sz="0" w:space="0" w:color="auto"/>
            <w:bottom w:val="none" w:sz="0" w:space="0" w:color="auto"/>
            <w:right w:val="none" w:sz="0" w:space="0" w:color="auto"/>
          </w:divBdr>
        </w:div>
        <w:div w:id="1118572797">
          <w:marLeft w:val="640"/>
          <w:marRight w:val="0"/>
          <w:marTop w:val="0"/>
          <w:marBottom w:val="0"/>
          <w:divBdr>
            <w:top w:val="none" w:sz="0" w:space="0" w:color="auto"/>
            <w:left w:val="none" w:sz="0" w:space="0" w:color="auto"/>
            <w:bottom w:val="none" w:sz="0" w:space="0" w:color="auto"/>
            <w:right w:val="none" w:sz="0" w:space="0" w:color="auto"/>
          </w:divBdr>
        </w:div>
        <w:div w:id="1140197452">
          <w:marLeft w:val="640"/>
          <w:marRight w:val="0"/>
          <w:marTop w:val="0"/>
          <w:marBottom w:val="0"/>
          <w:divBdr>
            <w:top w:val="none" w:sz="0" w:space="0" w:color="auto"/>
            <w:left w:val="none" w:sz="0" w:space="0" w:color="auto"/>
            <w:bottom w:val="none" w:sz="0" w:space="0" w:color="auto"/>
            <w:right w:val="none" w:sz="0" w:space="0" w:color="auto"/>
          </w:divBdr>
        </w:div>
        <w:div w:id="1294674137">
          <w:marLeft w:val="640"/>
          <w:marRight w:val="0"/>
          <w:marTop w:val="0"/>
          <w:marBottom w:val="0"/>
          <w:divBdr>
            <w:top w:val="none" w:sz="0" w:space="0" w:color="auto"/>
            <w:left w:val="none" w:sz="0" w:space="0" w:color="auto"/>
            <w:bottom w:val="none" w:sz="0" w:space="0" w:color="auto"/>
            <w:right w:val="none" w:sz="0" w:space="0" w:color="auto"/>
          </w:divBdr>
        </w:div>
        <w:div w:id="267390454">
          <w:marLeft w:val="640"/>
          <w:marRight w:val="0"/>
          <w:marTop w:val="0"/>
          <w:marBottom w:val="0"/>
          <w:divBdr>
            <w:top w:val="none" w:sz="0" w:space="0" w:color="auto"/>
            <w:left w:val="none" w:sz="0" w:space="0" w:color="auto"/>
            <w:bottom w:val="none" w:sz="0" w:space="0" w:color="auto"/>
            <w:right w:val="none" w:sz="0" w:space="0" w:color="auto"/>
          </w:divBdr>
        </w:div>
        <w:div w:id="714351533">
          <w:marLeft w:val="640"/>
          <w:marRight w:val="0"/>
          <w:marTop w:val="0"/>
          <w:marBottom w:val="0"/>
          <w:divBdr>
            <w:top w:val="none" w:sz="0" w:space="0" w:color="auto"/>
            <w:left w:val="none" w:sz="0" w:space="0" w:color="auto"/>
            <w:bottom w:val="none" w:sz="0" w:space="0" w:color="auto"/>
            <w:right w:val="none" w:sz="0" w:space="0" w:color="auto"/>
          </w:divBdr>
        </w:div>
        <w:div w:id="870067498">
          <w:marLeft w:val="640"/>
          <w:marRight w:val="0"/>
          <w:marTop w:val="0"/>
          <w:marBottom w:val="0"/>
          <w:divBdr>
            <w:top w:val="none" w:sz="0" w:space="0" w:color="auto"/>
            <w:left w:val="none" w:sz="0" w:space="0" w:color="auto"/>
            <w:bottom w:val="none" w:sz="0" w:space="0" w:color="auto"/>
            <w:right w:val="none" w:sz="0" w:space="0" w:color="auto"/>
          </w:divBdr>
        </w:div>
        <w:div w:id="1166477658">
          <w:marLeft w:val="640"/>
          <w:marRight w:val="0"/>
          <w:marTop w:val="0"/>
          <w:marBottom w:val="0"/>
          <w:divBdr>
            <w:top w:val="none" w:sz="0" w:space="0" w:color="auto"/>
            <w:left w:val="none" w:sz="0" w:space="0" w:color="auto"/>
            <w:bottom w:val="none" w:sz="0" w:space="0" w:color="auto"/>
            <w:right w:val="none" w:sz="0" w:space="0" w:color="auto"/>
          </w:divBdr>
        </w:div>
        <w:div w:id="1418940843">
          <w:marLeft w:val="640"/>
          <w:marRight w:val="0"/>
          <w:marTop w:val="0"/>
          <w:marBottom w:val="0"/>
          <w:divBdr>
            <w:top w:val="none" w:sz="0" w:space="0" w:color="auto"/>
            <w:left w:val="none" w:sz="0" w:space="0" w:color="auto"/>
            <w:bottom w:val="none" w:sz="0" w:space="0" w:color="auto"/>
            <w:right w:val="none" w:sz="0" w:space="0" w:color="auto"/>
          </w:divBdr>
        </w:div>
        <w:div w:id="481460202">
          <w:marLeft w:val="640"/>
          <w:marRight w:val="0"/>
          <w:marTop w:val="0"/>
          <w:marBottom w:val="0"/>
          <w:divBdr>
            <w:top w:val="none" w:sz="0" w:space="0" w:color="auto"/>
            <w:left w:val="none" w:sz="0" w:space="0" w:color="auto"/>
            <w:bottom w:val="none" w:sz="0" w:space="0" w:color="auto"/>
            <w:right w:val="none" w:sz="0" w:space="0" w:color="auto"/>
          </w:divBdr>
        </w:div>
        <w:div w:id="1350984144">
          <w:marLeft w:val="640"/>
          <w:marRight w:val="0"/>
          <w:marTop w:val="0"/>
          <w:marBottom w:val="0"/>
          <w:divBdr>
            <w:top w:val="none" w:sz="0" w:space="0" w:color="auto"/>
            <w:left w:val="none" w:sz="0" w:space="0" w:color="auto"/>
            <w:bottom w:val="none" w:sz="0" w:space="0" w:color="auto"/>
            <w:right w:val="none" w:sz="0" w:space="0" w:color="auto"/>
          </w:divBdr>
        </w:div>
        <w:div w:id="434863239">
          <w:marLeft w:val="640"/>
          <w:marRight w:val="0"/>
          <w:marTop w:val="0"/>
          <w:marBottom w:val="0"/>
          <w:divBdr>
            <w:top w:val="none" w:sz="0" w:space="0" w:color="auto"/>
            <w:left w:val="none" w:sz="0" w:space="0" w:color="auto"/>
            <w:bottom w:val="none" w:sz="0" w:space="0" w:color="auto"/>
            <w:right w:val="none" w:sz="0" w:space="0" w:color="auto"/>
          </w:divBdr>
        </w:div>
        <w:div w:id="1713336327">
          <w:marLeft w:val="640"/>
          <w:marRight w:val="0"/>
          <w:marTop w:val="0"/>
          <w:marBottom w:val="0"/>
          <w:divBdr>
            <w:top w:val="none" w:sz="0" w:space="0" w:color="auto"/>
            <w:left w:val="none" w:sz="0" w:space="0" w:color="auto"/>
            <w:bottom w:val="none" w:sz="0" w:space="0" w:color="auto"/>
            <w:right w:val="none" w:sz="0" w:space="0" w:color="auto"/>
          </w:divBdr>
        </w:div>
        <w:div w:id="1611358462">
          <w:marLeft w:val="640"/>
          <w:marRight w:val="0"/>
          <w:marTop w:val="0"/>
          <w:marBottom w:val="0"/>
          <w:divBdr>
            <w:top w:val="none" w:sz="0" w:space="0" w:color="auto"/>
            <w:left w:val="none" w:sz="0" w:space="0" w:color="auto"/>
            <w:bottom w:val="none" w:sz="0" w:space="0" w:color="auto"/>
            <w:right w:val="none" w:sz="0" w:space="0" w:color="auto"/>
          </w:divBdr>
        </w:div>
        <w:div w:id="533352320">
          <w:marLeft w:val="640"/>
          <w:marRight w:val="0"/>
          <w:marTop w:val="0"/>
          <w:marBottom w:val="0"/>
          <w:divBdr>
            <w:top w:val="none" w:sz="0" w:space="0" w:color="auto"/>
            <w:left w:val="none" w:sz="0" w:space="0" w:color="auto"/>
            <w:bottom w:val="none" w:sz="0" w:space="0" w:color="auto"/>
            <w:right w:val="none" w:sz="0" w:space="0" w:color="auto"/>
          </w:divBdr>
        </w:div>
        <w:div w:id="1938832370">
          <w:marLeft w:val="640"/>
          <w:marRight w:val="0"/>
          <w:marTop w:val="0"/>
          <w:marBottom w:val="0"/>
          <w:divBdr>
            <w:top w:val="none" w:sz="0" w:space="0" w:color="auto"/>
            <w:left w:val="none" w:sz="0" w:space="0" w:color="auto"/>
            <w:bottom w:val="none" w:sz="0" w:space="0" w:color="auto"/>
            <w:right w:val="none" w:sz="0" w:space="0" w:color="auto"/>
          </w:divBdr>
        </w:div>
        <w:div w:id="1547718854">
          <w:marLeft w:val="640"/>
          <w:marRight w:val="0"/>
          <w:marTop w:val="0"/>
          <w:marBottom w:val="0"/>
          <w:divBdr>
            <w:top w:val="none" w:sz="0" w:space="0" w:color="auto"/>
            <w:left w:val="none" w:sz="0" w:space="0" w:color="auto"/>
            <w:bottom w:val="none" w:sz="0" w:space="0" w:color="auto"/>
            <w:right w:val="none" w:sz="0" w:space="0" w:color="auto"/>
          </w:divBdr>
        </w:div>
        <w:div w:id="1701971939">
          <w:marLeft w:val="640"/>
          <w:marRight w:val="0"/>
          <w:marTop w:val="0"/>
          <w:marBottom w:val="0"/>
          <w:divBdr>
            <w:top w:val="none" w:sz="0" w:space="0" w:color="auto"/>
            <w:left w:val="none" w:sz="0" w:space="0" w:color="auto"/>
            <w:bottom w:val="none" w:sz="0" w:space="0" w:color="auto"/>
            <w:right w:val="none" w:sz="0" w:space="0" w:color="auto"/>
          </w:divBdr>
        </w:div>
        <w:div w:id="245843252">
          <w:marLeft w:val="640"/>
          <w:marRight w:val="0"/>
          <w:marTop w:val="0"/>
          <w:marBottom w:val="0"/>
          <w:divBdr>
            <w:top w:val="none" w:sz="0" w:space="0" w:color="auto"/>
            <w:left w:val="none" w:sz="0" w:space="0" w:color="auto"/>
            <w:bottom w:val="none" w:sz="0" w:space="0" w:color="auto"/>
            <w:right w:val="none" w:sz="0" w:space="0" w:color="auto"/>
          </w:divBdr>
        </w:div>
        <w:div w:id="2015259998">
          <w:marLeft w:val="640"/>
          <w:marRight w:val="0"/>
          <w:marTop w:val="0"/>
          <w:marBottom w:val="0"/>
          <w:divBdr>
            <w:top w:val="none" w:sz="0" w:space="0" w:color="auto"/>
            <w:left w:val="none" w:sz="0" w:space="0" w:color="auto"/>
            <w:bottom w:val="none" w:sz="0" w:space="0" w:color="auto"/>
            <w:right w:val="none" w:sz="0" w:space="0" w:color="auto"/>
          </w:divBdr>
        </w:div>
        <w:div w:id="1672755829">
          <w:marLeft w:val="640"/>
          <w:marRight w:val="0"/>
          <w:marTop w:val="0"/>
          <w:marBottom w:val="0"/>
          <w:divBdr>
            <w:top w:val="none" w:sz="0" w:space="0" w:color="auto"/>
            <w:left w:val="none" w:sz="0" w:space="0" w:color="auto"/>
            <w:bottom w:val="none" w:sz="0" w:space="0" w:color="auto"/>
            <w:right w:val="none" w:sz="0" w:space="0" w:color="auto"/>
          </w:divBdr>
        </w:div>
        <w:div w:id="560291535">
          <w:marLeft w:val="640"/>
          <w:marRight w:val="0"/>
          <w:marTop w:val="0"/>
          <w:marBottom w:val="0"/>
          <w:divBdr>
            <w:top w:val="none" w:sz="0" w:space="0" w:color="auto"/>
            <w:left w:val="none" w:sz="0" w:space="0" w:color="auto"/>
            <w:bottom w:val="none" w:sz="0" w:space="0" w:color="auto"/>
            <w:right w:val="none" w:sz="0" w:space="0" w:color="auto"/>
          </w:divBdr>
        </w:div>
        <w:div w:id="1163812971">
          <w:marLeft w:val="640"/>
          <w:marRight w:val="0"/>
          <w:marTop w:val="0"/>
          <w:marBottom w:val="0"/>
          <w:divBdr>
            <w:top w:val="none" w:sz="0" w:space="0" w:color="auto"/>
            <w:left w:val="none" w:sz="0" w:space="0" w:color="auto"/>
            <w:bottom w:val="none" w:sz="0" w:space="0" w:color="auto"/>
            <w:right w:val="none" w:sz="0" w:space="0" w:color="auto"/>
          </w:divBdr>
        </w:div>
        <w:div w:id="196553587">
          <w:marLeft w:val="640"/>
          <w:marRight w:val="0"/>
          <w:marTop w:val="0"/>
          <w:marBottom w:val="0"/>
          <w:divBdr>
            <w:top w:val="none" w:sz="0" w:space="0" w:color="auto"/>
            <w:left w:val="none" w:sz="0" w:space="0" w:color="auto"/>
            <w:bottom w:val="none" w:sz="0" w:space="0" w:color="auto"/>
            <w:right w:val="none" w:sz="0" w:space="0" w:color="auto"/>
          </w:divBdr>
        </w:div>
        <w:div w:id="2115902883">
          <w:marLeft w:val="640"/>
          <w:marRight w:val="0"/>
          <w:marTop w:val="0"/>
          <w:marBottom w:val="0"/>
          <w:divBdr>
            <w:top w:val="none" w:sz="0" w:space="0" w:color="auto"/>
            <w:left w:val="none" w:sz="0" w:space="0" w:color="auto"/>
            <w:bottom w:val="none" w:sz="0" w:space="0" w:color="auto"/>
            <w:right w:val="none" w:sz="0" w:space="0" w:color="auto"/>
          </w:divBdr>
        </w:div>
        <w:div w:id="64692797">
          <w:marLeft w:val="640"/>
          <w:marRight w:val="0"/>
          <w:marTop w:val="0"/>
          <w:marBottom w:val="0"/>
          <w:divBdr>
            <w:top w:val="none" w:sz="0" w:space="0" w:color="auto"/>
            <w:left w:val="none" w:sz="0" w:space="0" w:color="auto"/>
            <w:bottom w:val="none" w:sz="0" w:space="0" w:color="auto"/>
            <w:right w:val="none" w:sz="0" w:space="0" w:color="auto"/>
          </w:divBdr>
        </w:div>
        <w:div w:id="150604470">
          <w:marLeft w:val="640"/>
          <w:marRight w:val="0"/>
          <w:marTop w:val="0"/>
          <w:marBottom w:val="0"/>
          <w:divBdr>
            <w:top w:val="none" w:sz="0" w:space="0" w:color="auto"/>
            <w:left w:val="none" w:sz="0" w:space="0" w:color="auto"/>
            <w:bottom w:val="none" w:sz="0" w:space="0" w:color="auto"/>
            <w:right w:val="none" w:sz="0" w:space="0" w:color="auto"/>
          </w:divBdr>
        </w:div>
        <w:div w:id="2098746912">
          <w:marLeft w:val="640"/>
          <w:marRight w:val="0"/>
          <w:marTop w:val="0"/>
          <w:marBottom w:val="0"/>
          <w:divBdr>
            <w:top w:val="none" w:sz="0" w:space="0" w:color="auto"/>
            <w:left w:val="none" w:sz="0" w:space="0" w:color="auto"/>
            <w:bottom w:val="none" w:sz="0" w:space="0" w:color="auto"/>
            <w:right w:val="none" w:sz="0" w:space="0" w:color="auto"/>
          </w:divBdr>
        </w:div>
        <w:div w:id="908154800">
          <w:marLeft w:val="640"/>
          <w:marRight w:val="0"/>
          <w:marTop w:val="0"/>
          <w:marBottom w:val="0"/>
          <w:divBdr>
            <w:top w:val="none" w:sz="0" w:space="0" w:color="auto"/>
            <w:left w:val="none" w:sz="0" w:space="0" w:color="auto"/>
            <w:bottom w:val="none" w:sz="0" w:space="0" w:color="auto"/>
            <w:right w:val="none" w:sz="0" w:space="0" w:color="auto"/>
          </w:divBdr>
        </w:div>
        <w:div w:id="276909479">
          <w:marLeft w:val="640"/>
          <w:marRight w:val="0"/>
          <w:marTop w:val="0"/>
          <w:marBottom w:val="0"/>
          <w:divBdr>
            <w:top w:val="none" w:sz="0" w:space="0" w:color="auto"/>
            <w:left w:val="none" w:sz="0" w:space="0" w:color="auto"/>
            <w:bottom w:val="none" w:sz="0" w:space="0" w:color="auto"/>
            <w:right w:val="none" w:sz="0" w:space="0" w:color="auto"/>
          </w:divBdr>
        </w:div>
        <w:div w:id="475414761">
          <w:marLeft w:val="640"/>
          <w:marRight w:val="0"/>
          <w:marTop w:val="0"/>
          <w:marBottom w:val="0"/>
          <w:divBdr>
            <w:top w:val="none" w:sz="0" w:space="0" w:color="auto"/>
            <w:left w:val="none" w:sz="0" w:space="0" w:color="auto"/>
            <w:bottom w:val="none" w:sz="0" w:space="0" w:color="auto"/>
            <w:right w:val="none" w:sz="0" w:space="0" w:color="auto"/>
          </w:divBdr>
        </w:div>
        <w:div w:id="868880119">
          <w:marLeft w:val="640"/>
          <w:marRight w:val="0"/>
          <w:marTop w:val="0"/>
          <w:marBottom w:val="0"/>
          <w:divBdr>
            <w:top w:val="none" w:sz="0" w:space="0" w:color="auto"/>
            <w:left w:val="none" w:sz="0" w:space="0" w:color="auto"/>
            <w:bottom w:val="none" w:sz="0" w:space="0" w:color="auto"/>
            <w:right w:val="none" w:sz="0" w:space="0" w:color="auto"/>
          </w:divBdr>
        </w:div>
        <w:div w:id="915633061">
          <w:marLeft w:val="640"/>
          <w:marRight w:val="0"/>
          <w:marTop w:val="0"/>
          <w:marBottom w:val="0"/>
          <w:divBdr>
            <w:top w:val="none" w:sz="0" w:space="0" w:color="auto"/>
            <w:left w:val="none" w:sz="0" w:space="0" w:color="auto"/>
            <w:bottom w:val="none" w:sz="0" w:space="0" w:color="auto"/>
            <w:right w:val="none" w:sz="0" w:space="0" w:color="auto"/>
          </w:divBdr>
        </w:div>
        <w:div w:id="519707580">
          <w:marLeft w:val="640"/>
          <w:marRight w:val="0"/>
          <w:marTop w:val="0"/>
          <w:marBottom w:val="0"/>
          <w:divBdr>
            <w:top w:val="none" w:sz="0" w:space="0" w:color="auto"/>
            <w:left w:val="none" w:sz="0" w:space="0" w:color="auto"/>
            <w:bottom w:val="none" w:sz="0" w:space="0" w:color="auto"/>
            <w:right w:val="none" w:sz="0" w:space="0" w:color="auto"/>
          </w:divBdr>
        </w:div>
        <w:div w:id="432358115">
          <w:marLeft w:val="640"/>
          <w:marRight w:val="0"/>
          <w:marTop w:val="0"/>
          <w:marBottom w:val="0"/>
          <w:divBdr>
            <w:top w:val="none" w:sz="0" w:space="0" w:color="auto"/>
            <w:left w:val="none" w:sz="0" w:space="0" w:color="auto"/>
            <w:bottom w:val="none" w:sz="0" w:space="0" w:color="auto"/>
            <w:right w:val="none" w:sz="0" w:space="0" w:color="auto"/>
          </w:divBdr>
        </w:div>
        <w:div w:id="375931853">
          <w:marLeft w:val="640"/>
          <w:marRight w:val="0"/>
          <w:marTop w:val="0"/>
          <w:marBottom w:val="0"/>
          <w:divBdr>
            <w:top w:val="none" w:sz="0" w:space="0" w:color="auto"/>
            <w:left w:val="none" w:sz="0" w:space="0" w:color="auto"/>
            <w:bottom w:val="none" w:sz="0" w:space="0" w:color="auto"/>
            <w:right w:val="none" w:sz="0" w:space="0" w:color="auto"/>
          </w:divBdr>
        </w:div>
        <w:div w:id="833569809">
          <w:marLeft w:val="640"/>
          <w:marRight w:val="0"/>
          <w:marTop w:val="0"/>
          <w:marBottom w:val="0"/>
          <w:divBdr>
            <w:top w:val="none" w:sz="0" w:space="0" w:color="auto"/>
            <w:left w:val="none" w:sz="0" w:space="0" w:color="auto"/>
            <w:bottom w:val="none" w:sz="0" w:space="0" w:color="auto"/>
            <w:right w:val="none" w:sz="0" w:space="0" w:color="auto"/>
          </w:divBdr>
        </w:div>
        <w:div w:id="1330258012">
          <w:marLeft w:val="640"/>
          <w:marRight w:val="0"/>
          <w:marTop w:val="0"/>
          <w:marBottom w:val="0"/>
          <w:divBdr>
            <w:top w:val="none" w:sz="0" w:space="0" w:color="auto"/>
            <w:left w:val="none" w:sz="0" w:space="0" w:color="auto"/>
            <w:bottom w:val="none" w:sz="0" w:space="0" w:color="auto"/>
            <w:right w:val="none" w:sz="0" w:space="0" w:color="auto"/>
          </w:divBdr>
        </w:div>
        <w:div w:id="2033190574">
          <w:marLeft w:val="640"/>
          <w:marRight w:val="0"/>
          <w:marTop w:val="0"/>
          <w:marBottom w:val="0"/>
          <w:divBdr>
            <w:top w:val="none" w:sz="0" w:space="0" w:color="auto"/>
            <w:left w:val="none" w:sz="0" w:space="0" w:color="auto"/>
            <w:bottom w:val="none" w:sz="0" w:space="0" w:color="auto"/>
            <w:right w:val="none" w:sz="0" w:space="0" w:color="auto"/>
          </w:divBdr>
        </w:div>
        <w:div w:id="1403260184">
          <w:marLeft w:val="640"/>
          <w:marRight w:val="0"/>
          <w:marTop w:val="0"/>
          <w:marBottom w:val="0"/>
          <w:divBdr>
            <w:top w:val="none" w:sz="0" w:space="0" w:color="auto"/>
            <w:left w:val="none" w:sz="0" w:space="0" w:color="auto"/>
            <w:bottom w:val="none" w:sz="0" w:space="0" w:color="auto"/>
            <w:right w:val="none" w:sz="0" w:space="0" w:color="auto"/>
          </w:divBdr>
        </w:div>
        <w:div w:id="1753431813">
          <w:marLeft w:val="640"/>
          <w:marRight w:val="0"/>
          <w:marTop w:val="0"/>
          <w:marBottom w:val="0"/>
          <w:divBdr>
            <w:top w:val="none" w:sz="0" w:space="0" w:color="auto"/>
            <w:left w:val="none" w:sz="0" w:space="0" w:color="auto"/>
            <w:bottom w:val="none" w:sz="0" w:space="0" w:color="auto"/>
            <w:right w:val="none" w:sz="0" w:space="0" w:color="auto"/>
          </w:divBdr>
        </w:div>
        <w:div w:id="761998342">
          <w:marLeft w:val="640"/>
          <w:marRight w:val="0"/>
          <w:marTop w:val="0"/>
          <w:marBottom w:val="0"/>
          <w:divBdr>
            <w:top w:val="none" w:sz="0" w:space="0" w:color="auto"/>
            <w:left w:val="none" w:sz="0" w:space="0" w:color="auto"/>
            <w:bottom w:val="none" w:sz="0" w:space="0" w:color="auto"/>
            <w:right w:val="none" w:sz="0" w:space="0" w:color="auto"/>
          </w:divBdr>
        </w:div>
        <w:div w:id="1882135077">
          <w:marLeft w:val="640"/>
          <w:marRight w:val="0"/>
          <w:marTop w:val="0"/>
          <w:marBottom w:val="0"/>
          <w:divBdr>
            <w:top w:val="none" w:sz="0" w:space="0" w:color="auto"/>
            <w:left w:val="none" w:sz="0" w:space="0" w:color="auto"/>
            <w:bottom w:val="none" w:sz="0" w:space="0" w:color="auto"/>
            <w:right w:val="none" w:sz="0" w:space="0" w:color="auto"/>
          </w:divBdr>
        </w:div>
        <w:div w:id="492573775">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62142734">
      <w:bodyDiv w:val="1"/>
      <w:marLeft w:val="0"/>
      <w:marRight w:val="0"/>
      <w:marTop w:val="0"/>
      <w:marBottom w:val="0"/>
      <w:divBdr>
        <w:top w:val="none" w:sz="0" w:space="0" w:color="auto"/>
        <w:left w:val="none" w:sz="0" w:space="0" w:color="auto"/>
        <w:bottom w:val="none" w:sz="0" w:space="0" w:color="auto"/>
        <w:right w:val="none" w:sz="0" w:space="0" w:color="auto"/>
      </w:divBdr>
      <w:divsChild>
        <w:div w:id="359549754">
          <w:marLeft w:val="640"/>
          <w:marRight w:val="0"/>
          <w:marTop w:val="0"/>
          <w:marBottom w:val="0"/>
          <w:divBdr>
            <w:top w:val="none" w:sz="0" w:space="0" w:color="auto"/>
            <w:left w:val="none" w:sz="0" w:space="0" w:color="auto"/>
            <w:bottom w:val="none" w:sz="0" w:space="0" w:color="auto"/>
            <w:right w:val="none" w:sz="0" w:space="0" w:color="auto"/>
          </w:divBdr>
        </w:div>
        <w:div w:id="499930836">
          <w:marLeft w:val="640"/>
          <w:marRight w:val="0"/>
          <w:marTop w:val="0"/>
          <w:marBottom w:val="0"/>
          <w:divBdr>
            <w:top w:val="none" w:sz="0" w:space="0" w:color="auto"/>
            <w:left w:val="none" w:sz="0" w:space="0" w:color="auto"/>
            <w:bottom w:val="none" w:sz="0" w:space="0" w:color="auto"/>
            <w:right w:val="none" w:sz="0" w:space="0" w:color="auto"/>
          </w:divBdr>
        </w:div>
        <w:div w:id="526605432">
          <w:marLeft w:val="640"/>
          <w:marRight w:val="0"/>
          <w:marTop w:val="0"/>
          <w:marBottom w:val="0"/>
          <w:divBdr>
            <w:top w:val="none" w:sz="0" w:space="0" w:color="auto"/>
            <w:left w:val="none" w:sz="0" w:space="0" w:color="auto"/>
            <w:bottom w:val="none" w:sz="0" w:space="0" w:color="auto"/>
            <w:right w:val="none" w:sz="0" w:space="0" w:color="auto"/>
          </w:divBdr>
        </w:div>
        <w:div w:id="64575860">
          <w:marLeft w:val="640"/>
          <w:marRight w:val="0"/>
          <w:marTop w:val="0"/>
          <w:marBottom w:val="0"/>
          <w:divBdr>
            <w:top w:val="none" w:sz="0" w:space="0" w:color="auto"/>
            <w:left w:val="none" w:sz="0" w:space="0" w:color="auto"/>
            <w:bottom w:val="none" w:sz="0" w:space="0" w:color="auto"/>
            <w:right w:val="none" w:sz="0" w:space="0" w:color="auto"/>
          </w:divBdr>
        </w:div>
        <w:div w:id="1266888604">
          <w:marLeft w:val="640"/>
          <w:marRight w:val="0"/>
          <w:marTop w:val="0"/>
          <w:marBottom w:val="0"/>
          <w:divBdr>
            <w:top w:val="none" w:sz="0" w:space="0" w:color="auto"/>
            <w:left w:val="none" w:sz="0" w:space="0" w:color="auto"/>
            <w:bottom w:val="none" w:sz="0" w:space="0" w:color="auto"/>
            <w:right w:val="none" w:sz="0" w:space="0" w:color="auto"/>
          </w:divBdr>
        </w:div>
        <w:div w:id="151604127">
          <w:marLeft w:val="640"/>
          <w:marRight w:val="0"/>
          <w:marTop w:val="0"/>
          <w:marBottom w:val="0"/>
          <w:divBdr>
            <w:top w:val="none" w:sz="0" w:space="0" w:color="auto"/>
            <w:left w:val="none" w:sz="0" w:space="0" w:color="auto"/>
            <w:bottom w:val="none" w:sz="0" w:space="0" w:color="auto"/>
            <w:right w:val="none" w:sz="0" w:space="0" w:color="auto"/>
          </w:divBdr>
        </w:div>
        <w:div w:id="584341883">
          <w:marLeft w:val="640"/>
          <w:marRight w:val="0"/>
          <w:marTop w:val="0"/>
          <w:marBottom w:val="0"/>
          <w:divBdr>
            <w:top w:val="none" w:sz="0" w:space="0" w:color="auto"/>
            <w:left w:val="none" w:sz="0" w:space="0" w:color="auto"/>
            <w:bottom w:val="none" w:sz="0" w:space="0" w:color="auto"/>
            <w:right w:val="none" w:sz="0" w:space="0" w:color="auto"/>
          </w:divBdr>
        </w:div>
        <w:div w:id="1797408310">
          <w:marLeft w:val="640"/>
          <w:marRight w:val="0"/>
          <w:marTop w:val="0"/>
          <w:marBottom w:val="0"/>
          <w:divBdr>
            <w:top w:val="none" w:sz="0" w:space="0" w:color="auto"/>
            <w:left w:val="none" w:sz="0" w:space="0" w:color="auto"/>
            <w:bottom w:val="none" w:sz="0" w:space="0" w:color="auto"/>
            <w:right w:val="none" w:sz="0" w:space="0" w:color="auto"/>
          </w:divBdr>
        </w:div>
        <w:div w:id="771896887">
          <w:marLeft w:val="640"/>
          <w:marRight w:val="0"/>
          <w:marTop w:val="0"/>
          <w:marBottom w:val="0"/>
          <w:divBdr>
            <w:top w:val="none" w:sz="0" w:space="0" w:color="auto"/>
            <w:left w:val="none" w:sz="0" w:space="0" w:color="auto"/>
            <w:bottom w:val="none" w:sz="0" w:space="0" w:color="auto"/>
            <w:right w:val="none" w:sz="0" w:space="0" w:color="auto"/>
          </w:divBdr>
        </w:div>
        <w:div w:id="3561716">
          <w:marLeft w:val="640"/>
          <w:marRight w:val="0"/>
          <w:marTop w:val="0"/>
          <w:marBottom w:val="0"/>
          <w:divBdr>
            <w:top w:val="none" w:sz="0" w:space="0" w:color="auto"/>
            <w:left w:val="none" w:sz="0" w:space="0" w:color="auto"/>
            <w:bottom w:val="none" w:sz="0" w:space="0" w:color="auto"/>
            <w:right w:val="none" w:sz="0" w:space="0" w:color="auto"/>
          </w:divBdr>
        </w:div>
        <w:div w:id="953630847">
          <w:marLeft w:val="640"/>
          <w:marRight w:val="0"/>
          <w:marTop w:val="0"/>
          <w:marBottom w:val="0"/>
          <w:divBdr>
            <w:top w:val="none" w:sz="0" w:space="0" w:color="auto"/>
            <w:left w:val="none" w:sz="0" w:space="0" w:color="auto"/>
            <w:bottom w:val="none" w:sz="0" w:space="0" w:color="auto"/>
            <w:right w:val="none" w:sz="0" w:space="0" w:color="auto"/>
          </w:divBdr>
        </w:div>
        <w:div w:id="1451898113">
          <w:marLeft w:val="640"/>
          <w:marRight w:val="0"/>
          <w:marTop w:val="0"/>
          <w:marBottom w:val="0"/>
          <w:divBdr>
            <w:top w:val="none" w:sz="0" w:space="0" w:color="auto"/>
            <w:left w:val="none" w:sz="0" w:space="0" w:color="auto"/>
            <w:bottom w:val="none" w:sz="0" w:space="0" w:color="auto"/>
            <w:right w:val="none" w:sz="0" w:space="0" w:color="auto"/>
          </w:divBdr>
        </w:div>
        <w:div w:id="1913927193">
          <w:marLeft w:val="640"/>
          <w:marRight w:val="0"/>
          <w:marTop w:val="0"/>
          <w:marBottom w:val="0"/>
          <w:divBdr>
            <w:top w:val="none" w:sz="0" w:space="0" w:color="auto"/>
            <w:left w:val="none" w:sz="0" w:space="0" w:color="auto"/>
            <w:bottom w:val="none" w:sz="0" w:space="0" w:color="auto"/>
            <w:right w:val="none" w:sz="0" w:space="0" w:color="auto"/>
          </w:divBdr>
        </w:div>
        <w:div w:id="1684430867">
          <w:marLeft w:val="640"/>
          <w:marRight w:val="0"/>
          <w:marTop w:val="0"/>
          <w:marBottom w:val="0"/>
          <w:divBdr>
            <w:top w:val="none" w:sz="0" w:space="0" w:color="auto"/>
            <w:left w:val="none" w:sz="0" w:space="0" w:color="auto"/>
            <w:bottom w:val="none" w:sz="0" w:space="0" w:color="auto"/>
            <w:right w:val="none" w:sz="0" w:space="0" w:color="auto"/>
          </w:divBdr>
        </w:div>
        <w:div w:id="1436097209">
          <w:marLeft w:val="640"/>
          <w:marRight w:val="0"/>
          <w:marTop w:val="0"/>
          <w:marBottom w:val="0"/>
          <w:divBdr>
            <w:top w:val="none" w:sz="0" w:space="0" w:color="auto"/>
            <w:left w:val="none" w:sz="0" w:space="0" w:color="auto"/>
            <w:bottom w:val="none" w:sz="0" w:space="0" w:color="auto"/>
            <w:right w:val="none" w:sz="0" w:space="0" w:color="auto"/>
          </w:divBdr>
        </w:div>
        <w:div w:id="1185287011">
          <w:marLeft w:val="640"/>
          <w:marRight w:val="0"/>
          <w:marTop w:val="0"/>
          <w:marBottom w:val="0"/>
          <w:divBdr>
            <w:top w:val="none" w:sz="0" w:space="0" w:color="auto"/>
            <w:left w:val="none" w:sz="0" w:space="0" w:color="auto"/>
            <w:bottom w:val="none" w:sz="0" w:space="0" w:color="auto"/>
            <w:right w:val="none" w:sz="0" w:space="0" w:color="auto"/>
          </w:divBdr>
        </w:div>
        <w:div w:id="1546063760">
          <w:marLeft w:val="640"/>
          <w:marRight w:val="0"/>
          <w:marTop w:val="0"/>
          <w:marBottom w:val="0"/>
          <w:divBdr>
            <w:top w:val="none" w:sz="0" w:space="0" w:color="auto"/>
            <w:left w:val="none" w:sz="0" w:space="0" w:color="auto"/>
            <w:bottom w:val="none" w:sz="0" w:space="0" w:color="auto"/>
            <w:right w:val="none" w:sz="0" w:space="0" w:color="auto"/>
          </w:divBdr>
        </w:div>
        <w:div w:id="495456378">
          <w:marLeft w:val="640"/>
          <w:marRight w:val="0"/>
          <w:marTop w:val="0"/>
          <w:marBottom w:val="0"/>
          <w:divBdr>
            <w:top w:val="none" w:sz="0" w:space="0" w:color="auto"/>
            <w:left w:val="none" w:sz="0" w:space="0" w:color="auto"/>
            <w:bottom w:val="none" w:sz="0" w:space="0" w:color="auto"/>
            <w:right w:val="none" w:sz="0" w:space="0" w:color="auto"/>
          </w:divBdr>
        </w:div>
        <w:div w:id="651570041">
          <w:marLeft w:val="640"/>
          <w:marRight w:val="0"/>
          <w:marTop w:val="0"/>
          <w:marBottom w:val="0"/>
          <w:divBdr>
            <w:top w:val="none" w:sz="0" w:space="0" w:color="auto"/>
            <w:left w:val="none" w:sz="0" w:space="0" w:color="auto"/>
            <w:bottom w:val="none" w:sz="0" w:space="0" w:color="auto"/>
            <w:right w:val="none" w:sz="0" w:space="0" w:color="auto"/>
          </w:divBdr>
        </w:div>
        <w:div w:id="1152140021">
          <w:marLeft w:val="640"/>
          <w:marRight w:val="0"/>
          <w:marTop w:val="0"/>
          <w:marBottom w:val="0"/>
          <w:divBdr>
            <w:top w:val="none" w:sz="0" w:space="0" w:color="auto"/>
            <w:left w:val="none" w:sz="0" w:space="0" w:color="auto"/>
            <w:bottom w:val="none" w:sz="0" w:space="0" w:color="auto"/>
            <w:right w:val="none" w:sz="0" w:space="0" w:color="auto"/>
          </w:divBdr>
        </w:div>
        <w:div w:id="1060593706">
          <w:marLeft w:val="640"/>
          <w:marRight w:val="0"/>
          <w:marTop w:val="0"/>
          <w:marBottom w:val="0"/>
          <w:divBdr>
            <w:top w:val="none" w:sz="0" w:space="0" w:color="auto"/>
            <w:left w:val="none" w:sz="0" w:space="0" w:color="auto"/>
            <w:bottom w:val="none" w:sz="0" w:space="0" w:color="auto"/>
            <w:right w:val="none" w:sz="0" w:space="0" w:color="auto"/>
          </w:divBdr>
        </w:div>
        <w:div w:id="1233470351">
          <w:marLeft w:val="640"/>
          <w:marRight w:val="0"/>
          <w:marTop w:val="0"/>
          <w:marBottom w:val="0"/>
          <w:divBdr>
            <w:top w:val="none" w:sz="0" w:space="0" w:color="auto"/>
            <w:left w:val="none" w:sz="0" w:space="0" w:color="auto"/>
            <w:bottom w:val="none" w:sz="0" w:space="0" w:color="auto"/>
            <w:right w:val="none" w:sz="0" w:space="0" w:color="auto"/>
          </w:divBdr>
        </w:div>
        <w:div w:id="1579436624">
          <w:marLeft w:val="640"/>
          <w:marRight w:val="0"/>
          <w:marTop w:val="0"/>
          <w:marBottom w:val="0"/>
          <w:divBdr>
            <w:top w:val="none" w:sz="0" w:space="0" w:color="auto"/>
            <w:left w:val="none" w:sz="0" w:space="0" w:color="auto"/>
            <w:bottom w:val="none" w:sz="0" w:space="0" w:color="auto"/>
            <w:right w:val="none" w:sz="0" w:space="0" w:color="auto"/>
          </w:divBdr>
        </w:div>
        <w:div w:id="1925600359">
          <w:marLeft w:val="640"/>
          <w:marRight w:val="0"/>
          <w:marTop w:val="0"/>
          <w:marBottom w:val="0"/>
          <w:divBdr>
            <w:top w:val="none" w:sz="0" w:space="0" w:color="auto"/>
            <w:left w:val="none" w:sz="0" w:space="0" w:color="auto"/>
            <w:bottom w:val="none" w:sz="0" w:space="0" w:color="auto"/>
            <w:right w:val="none" w:sz="0" w:space="0" w:color="auto"/>
          </w:divBdr>
        </w:div>
        <w:div w:id="348529438">
          <w:marLeft w:val="640"/>
          <w:marRight w:val="0"/>
          <w:marTop w:val="0"/>
          <w:marBottom w:val="0"/>
          <w:divBdr>
            <w:top w:val="none" w:sz="0" w:space="0" w:color="auto"/>
            <w:left w:val="none" w:sz="0" w:space="0" w:color="auto"/>
            <w:bottom w:val="none" w:sz="0" w:space="0" w:color="auto"/>
            <w:right w:val="none" w:sz="0" w:space="0" w:color="auto"/>
          </w:divBdr>
        </w:div>
        <w:div w:id="1532110714">
          <w:marLeft w:val="640"/>
          <w:marRight w:val="0"/>
          <w:marTop w:val="0"/>
          <w:marBottom w:val="0"/>
          <w:divBdr>
            <w:top w:val="none" w:sz="0" w:space="0" w:color="auto"/>
            <w:left w:val="none" w:sz="0" w:space="0" w:color="auto"/>
            <w:bottom w:val="none" w:sz="0" w:space="0" w:color="auto"/>
            <w:right w:val="none" w:sz="0" w:space="0" w:color="auto"/>
          </w:divBdr>
        </w:div>
        <w:div w:id="255329857">
          <w:marLeft w:val="640"/>
          <w:marRight w:val="0"/>
          <w:marTop w:val="0"/>
          <w:marBottom w:val="0"/>
          <w:divBdr>
            <w:top w:val="none" w:sz="0" w:space="0" w:color="auto"/>
            <w:left w:val="none" w:sz="0" w:space="0" w:color="auto"/>
            <w:bottom w:val="none" w:sz="0" w:space="0" w:color="auto"/>
            <w:right w:val="none" w:sz="0" w:space="0" w:color="auto"/>
          </w:divBdr>
        </w:div>
        <w:div w:id="1730499209">
          <w:marLeft w:val="640"/>
          <w:marRight w:val="0"/>
          <w:marTop w:val="0"/>
          <w:marBottom w:val="0"/>
          <w:divBdr>
            <w:top w:val="none" w:sz="0" w:space="0" w:color="auto"/>
            <w:left w:val="none" w:sz="0" w:space="0" w:color="auto"/>
            <w:bottom w:val="none" w:sz="0" w:space="0" w:color="auto"/>
            <w:right w:val="none" w:sz="0" w:space="0" w:color="auto"/>
          </w:divBdr>
        </w:div>
        <w:div w:id="2142726018">
          <w:marLeft w:val="640"/>
          <w:marRight w:val="0"/>
          <w:marTop w:val="0"/>
          <w:marBottom w:val="0"/>
          <w:divBdr>
            <w:top w:val="none" w:sz="0" w:space="0" w:color="auto"/>
            <w:left w:val="none" w:sz="0" w:space="0" w:color="auto"/>
            <w:bottom w:val="none" w:sz="0" w:space="0" w:color="auto"/>
            <w:right w:val="none" w:sz="0" w:space="0" w:color="auto"/>
          </w:divBdr>
        </w:div>
        <w:div w:id="491260093">
          <w:marLeft w:val="640"/>
          <w:marRight w:val="0"/>
          <w:marTop w:val="0"/>
          <w:marBottom w:val="0"/>
          <w:divBdr>
            <w:top w:val="none" w:sz="0" w:space="0" w:color="auto"/>
            <w:left w:val="none" w:sz="0" w:space="0" w:color="auto"/>
            <w:bottom w:val="none" w:sz="0" w:space="0" w:color="auto"/>
            <w:right w:val="none" w:sz="0" w:space="0" w:color="auto"/>
          </w:divBdr>
        </w:div>
        <w:div w:id="1282759213">
          <w:marLeft w:val="640"/>
          <w:marRight w:val="0"/>
          <w:marTop w:val="0"/>
          <w:marBottom w:val="0"/>
          <w:divBdr>
            <w:top w:val="none" w:sz="0" w:space="0" w:color="auto"/>
            <w:left w:val="none" w:sz="0" w:space="0" w:color="auto"/>
            <w:bottom w:val="none" w:sz="0" w:space="0" w:color="auto"/>
            <w:right w:val="none" w:sz="0" w:space="0" w:color="auto"/>
          </w:divBdr>
        </w:div>
        <w:div w:id="222177291">
          <w:marLeft w:val="640"/>
          <w:marRight w:val="0"/>
          <w:marTop w:val="0"/>
          <w:marBottom w:val="0"/>
          <w:divBdr>
            <w:top w:val="none" w:sz="0" w:space="0" w:color="auto"/>
            <w:left w:val="none" w:sz="0" w:space="0" w:color="auto"/>
            <w:bottom w:val="none" w:sz="0" w:space="0" w:color="auto"/>
            <w:right w:val="none" w:sz="0" w:space="0" w:color="auto"/>
          </w:divBdr>
        </w:div>
        <w:div w:id="1236473201">
          <w:marLeft w:val="640"/>
          <w:marRight w:val="0"/>
          <w:marTop w:val="0"/>
          <w:marBottom w:val="0"/>
          <w:divBdr>
            <w:top w:val="none" w:sz="0" w:space="0" w:color="auto"/>
            <w:left w:val="none" w:sz="0" w:space="0" w:color="auto"/>
            <w:bottom w:val="none" w:sz="0" w:space="0" w:color="auto"/>
            <w:right w:val="none" w:sz="0" w:space="0" w:color="auto"/>
          </w:divBdr>
        </w:div>
        <w:div w:id="771780311">
          <w:marLeft w:val="640"/>
          <w:marRight w:val="0"/>
          <w:marTop w:val="0"/>
          <w:marBottom w:val="0"/>
          <w:divBdr>
            <w:top w:val="none" w:sz="0" w:space="0" w:color="auto"/>
            <w:left w:val="none" w:sz="0" w:space="0" w:color="auto"/>
            <w:bottom w:val="none" w:sz="0" w:space="0" w:color="auto"/>
            <w:right w:val="none" w:sz="0" w:space="0" w:color="auto"/>
          </w:divBdr>
        </w:div>
        <w:div w:id="1603217995">
          <w:marLeft w:val="640"/>
          <w:marRight w:val="0"/>
          <w:marTop w:val="0"/>
          <w:marBottom w:val="0"/>
          <w:divBdr>
            <w:top w:val="none" w:sz="0" w:space="0" w:color="auto"/>
            <w:left w:val="none" w:sz="0" w:space="0" w:color="auto"/>
            <w:bottom w:val="none" w:sz="0" w:space="0" w:color="auto"/>
            <w:right w:val="none" w:sz="0" w:space="0" w:color="auto"/>
          </w:divBdr>
        </w:div>
        <w:div w:id="66078457">
          <w:marLeft w:val="640"/>
          <w:marRight w:val="0"/>
          <w:marTop w:val="0"/>
          <w:marBottom w:val="0"/>
          <w:divBdr>
            <w:top w:val="none" w:sz="0" w:space="0" w:color="auto"/>
            <w:left w:val="none" w:sz="0" w:space="0" w:color="auto"/>
            <w:bottom w:val="none" w:sz="0" w:space="0" w:color="auto"/>
            <w:right w:val="none" w:sz="0" w:space="0" w:color="auto"/>
          </w:divBdr>
        </w:div>
        <w:div w:id="1339037505">
          <w:marLeft w:val="640"/>
          <w:marRight w:val="0"/>
          <w:marTop w:val="0"/>
          <w:marBottom w:val="0"/>
          <w:divBdr>
            <w:top w:val="none" w:sz="0" w:space="0" w:color="auto"/>
            <w:left w:val="none" w:sz="0" w:space="0" w:color="auto"/>
            <w:bottom w:val="none" w:sz="0" w:space="0" w:color="auto"/>
            <w:right w:val="none" w:sz="0" w:space="0" w:color="auto"/>
          </w:divBdr>
        </w:div>
        <w:div w:id="753937773">
          <w:marLeft w:val="640"/>
          <w:marRight w:val="0"/>
          <w:marTop w:val="0"/>
          <w:marBottom w:val="0"/>
          <w:divBdr>
            <w:top w:val="none" w:sz="0" w:space="0" w:color="auto"/>
            <w:left w:val="none" w:sz="0" w:space="0" w:color="auto"/>
            <w:bottom w:val="none" w:sz="0" w:space="0" w:color="auto"/>
            <w:right w:val="none" w:sz="0" w:space="0" w:color="auto"/>
          </w:divBdr>
        </w:div>
        <w:div w:id="1073819507">
          <w:marLeft w:val="640"/>
          <w:marRight w:val="0"/>
          <w:marTop w:val="0"/>
          <w:marBottom w:val="0"/>
          <w:divBdr>
            <w:top w:val="none" w:sz="0" w:space="0" w:color="auto"/>
            <w:left w:val="none" w:sz="0" w:space="0" w:color="auto"/>
            <w:bottom w:val="none" w:sz="0" w:space="0" w:color="auto"/>
            <w:right w:val="none" w:sz="0" w:space="0" w:color="auto"/>
          </w:divBdr>
        </w:div>
        <w:div w:id="1871381942">
          <w:marLeft w:val="640"/>
          <w:marRight w:val="0"/>
          <w:marTop w:val="0"/>
          <w:marBottom w:val="0"/>
          <w:divBdr>
            <w:top w:val="none" w:sz="0" w:space="0" w:color="auto"/>
            <w:left w:val="none" w:sz="0" w:space="0" w:color="auto"/>
            <w:bottom w:val="none" w:sz="0" w:space="0" w:color="auto"/>
            <w:right w:val="none" w:sz="0" w:space="0" w:color="auto"/>
          </w:divBdr>
        </w:div>
        <w:div w:id="413673048">
          <w:marLeft w:val="640"/>
          <w:marRight w:val="0"/>
          <w:marTop w:val="0"/>
          <w:marBottom w:val="0"/>
          <w:divBdr>
            <w:top w:val="none" w:sz="0" w:space="0" w:color="auto"/>
            <w:left w:val="none" w:sz="0" w:space="0" w:color="auto"/>
            <w:bottom w:val="none" w:sz="0" w:space="0" w:color="auto"/>
            <w:right w:val="none" w:sz="0" w:space="0" w:color="auto"/>
          </w:divBdr>
        </w:div>
        <w:div w:id="334040334">
          <w:marLeft w:val="640"/>
          <w:marRight w:val="0"/>
          <w:marTop w:val="0"/>
          <w:marBottom w:val="0"/>
          <w:divBdr>
            <w:top w:val="none" w:sz="0" w:space="0" w:color="auto"/>
            <w:left w:val="none" w:sz="0" w:space="0" w:color="auto"/>
            <w:bottom w:val="none" w:sz="0" w:space="0" w:color="auto"/>
            <w:right w:val="none" w:sz="0" w:space="0" w:color="auto"/>
          </w:divBdr>
        </w:div>
        <w:div w:id="1836648686">
          <w:marLeft w:val="640"/>
          <w:marRight w:val="0"/>
          <w:marTop w:val="0"/>
          <w:marBottom w:val="0"/>
          <w:divBdr>
            <w:top w:val="none" w:sz="0" w:space="0" w:color="auto"/>
            <w:left w:val="none" w:sz="0" w:space="0" w:color="auto"/>
            <w:bottom w:val="none" w:sz="0" w:space="0" w:color="auto"/>
            <w:right w:val="none" w:sz="0" w:space="0" w:color="auto"/>
          </w:divBdr>
        </w:div>
        <w:div w:id="690372520">
          <w:marLeft w:val="640"/>
          <w:marRight w:val="0"/>
          <w:marTop w:val="0"/>
          <w:marBottom w:val="0"/>
          <w:divBdr>
            <w:top w:val="none" w:sz="0" w:space="0" w:color="auto"/>
            <w:left w:val="none" w:sz="0" w:space="0" w:color="auto"/>
            <w:bottom w:val="none" w:sz="0" w:space="0" w:color="auto"/>
            <w:right w:val="none" w:sz="0" w:space="0" w:color="auto"/>
          </w:divBdr>
        </w:div>
        <w:div w:id="998655811">
          <w:marLeft w:val="640"/>
          <w:marRight w:val="0"/>
          <w:marTop w:val="0"/>
          <w:marBottom w:val="0"/>
          <w:divBdr>
            <w:top w:val="none" w:sz="0" w:space="0" w:color="auto"/>
            <w:left w:val="none" w:sz="0" w:space="0" w:color="auto"/>
            <w:bottom w:val="none" w:sz="0" w:space="0" w:color="auto"/>
            <w:right w:val="none" w:sz="0" w:space="0" w:color="auto"/>
          </w:divBdr>
        </w:div>
        <w:div w:id="2094735092">
          <w:marLeft w:val="640"/>
          <w:marRight w:val="0"/>
          <w:marTop w:val="0"/>
          <w:marBottom w:val="0"/>
          <w:divBdr>
            <w:top w:val="none" w:sz="0" w:space="0" w:color="auto"/>
            <w:left w:val="none" w:sz="0" w:space="0" w:color="auto"/>
            <w:bottom w:val="none" w:sz="0" w:space="0" w:color="auto"/>
            <w:right w:val="none" w:sz="0" w:space="0" w:color="auto"/>
          </w:divBdr>
        </w:div>
        <w:div w:id="449127491">
          <w:marLeft w:val="640"/>
          <w:marRight w:val="0"/>
          <w:marTop w:val="0"/>
          <w:marBottom w:val="0"/>
          <w:divBdr>
            <w:top w:val="none" w:sz="0" w:space="0" w:color="auto"/>
            <w:left w:val="none" w:sz="0" w:space="0" w:color="auto"/>
            <w:bottom w:val="none" w:sz="0" w:space="0" w:color="auto"/>
            <w:right w:val="none" w:sz="0" w:space="0" w:color="auto"/>
          </w:divBdr>
        </w:div>
        <w:div w:id="1030958894">
          <w:marLeft w:val="640"/>
          <w:marRight w:val="0"/>
          <w:marTop w:val="0"/>
          <w:marBottom w:val="0"/>
          <w:divBdr>
            <w:top w:val="none" w:sz="0" w:space="0" w:color="auto"/>
            <w:left w:val="none" w:sz="0" w:space="0" w:color="auto"/>
            <w:bottom w:val="none" w:sz="0" w:space="0" w:color="auto"/>
            <w:right w:val="none" w:sz="0" w:space="0" w:color="auto"/>
          </w:divBdr>
        </w:div>
        <w:div w:id="2091081665">
          <w:marLeft w:val="640"/>
          <w:marRight w:val="0"/>
          <w:marTop w:val="0"/>
          <w:marBottom w:val="0"/>
          <w:divBdr>
            <w:top w:val="none" w:sz="0" w:space="0" w:color="auto"/>
            <w:left w:val="none" w:sz="0" w:space="0" w:color="auto"/>
            <w:bottom w:val="none" w:sz="0" w:space="0" w:color="auto"/>
            <w:right w:val="none" w:sz="0" w:space="0" w:color="auto"/>
          </w:divBdr>
        </w:div>
        <w:div w:id="333998698">
          <w:marLeft w:val="640"/>
          <w:marRight w:val="0"/>
          <w:marTop w:val="0"/>
          <w:marBottom w:val="0"/>
          <w:divBdr>
            <w:top w:val="none" w:sz="0" w:space="0" w:color="auto"/>
            <w:left w:val="none" w:sz="0" w:space="0" w:color="auto"/>
            <w:bottom w:val="none" w:sz="0" w:space="0" w:color="auto"/>
            <w:right w:val="none" w:sz="0" w:space="0" w:color="auto"/>
          </w:divBdr>
        </w:div>
        <w:div w:id="2048135516">
          <w:marLeft w:val="640"/>
          <w:marRight w:val="0"/>
          <w:marTop w:val="0"/>
          <w:marBottom w:val="0"/>
          <w:divBdr>
            <w:top w:val="none" w:sz="0" w:space="0" w:color="auto"/>
            <w:left w:val="none" w:sz="0" w:space="0" w:color="auto"/>
            <w:bottom w:val="none" w:sz="0" w:space="0" w:color="auto"/>
            <w:right w:val="none" w:sz="0" w:space="0" w:color="auto"/>
          </w:divBdr>
        </w:div>
        <w:div w:id="143663595">
          <w:marLeft w:val="640"/>
          <w:marRight w:val="0"/>
          <w:marTop w:val="0"/>
          <w:marBottom w:val="0"/>
          <w:divBdr>
            <w:top w:val="none" w:sz="0" w:space="0" w:color="auto"/>
            <w:left w:val="none" w:sz="0" w:space="0" w:color="auto"/>
            <w:bottom w:val="none" w:sz="0" w:space="0" w:color="auto"/>
            <w:right w:val="none" w:sz="0" w:space="0" w:color="auto"/>
          </w:divBdr>
        </w:div>
        <w:div w:id="1418212596">
          <w:marLeft w:val="640"/>
          <w:marRight w:val="0"/>
          <w:marTop w:val="0"/>
          <w:marBottom w:val="0"/>
          <w:divBdr>
            <w:top w:val="none" w:sz="0" w:space="0" w:color="auto"/>
            <w:left w:val="none" w:sz="0" w:space="0" w:color="auto"/>
            <w:bottom w:val="none" w:sz="0" w:space="0" w:color="auto"/>
            <w:right w:val="none" w:sz="0" w:space="0" w:color="auto"/>
          </w:divBdr>
        </w:div>
        <w:div w:id="520124136">
          <w:marLeft w:val="640"/>
          <w:marRight w:val="0"/>
          <w:marTop w:val="0"/>
          <w:marBottom w:val="0"/>
          <w:divBdr>
            <w:top w:val="none" w:sz="0" w:space="0" w:color="auto"/>
            <w:left w:val="none" w:sz="0" w:space="0" w:color="auto"/>
            <w:bottom w:val="none" w:sz="0" w:space="0" w:color="auto"/>
            <w:right w:val="none" w:sz="0" w:space="0" w:color="auto"/>
          </w:divBdr>
        </w:div>
        <w:div w:id="1555963749">
          <w:marLeft w:val="640"/>
          <w:marRight w:val="0"/>
          <w:marTop w:val="0"/>
          <w:marBottom w:val="0"/>
          <w:divBdr>
            <w:top w:val="none" w:sz="0" w:space="0" w:color="auto"/>
            <w:left w:val="none" w:sz="0" w:space="0" w:color="auto"/>
            <w:bottom w:val="none" w:sz="0" w:space="0" w:color="auto"/>
            <w:right w:val="none" w:sz="0" w:space="0" w:color="auto"/>
          </w:divBdr>
        </w:div>
        <w:div w:id="1983347790">
          <w:marLeft w:val="640"/>
          <w:marRight w:val="0"/>
          <w:marTop w:val="0"/>
          <w:marBottom w:val="0"/>
          <w:divBdr>
            <w:top w:val="none" w:sz="0" w:space="0" w:color="auto"/>
            <w:left w:val="none" w:sz="0" w:space="0" w:color="auto"/>
            <w:bottom w:val="none" w:sz="0" w:space="0" w:color="auto"/>
            <w:right w:val="none" w:sz="0" w:space="0" w:color="auto"/>
          </w:divBdr>
        </w:div>
        <w:div w:id="1741830828">
          <w:marLeft w:val="640"/>
          <w:marRight w:val="0"/>
          <w:marTop w:val="0"/>
          <w:marBottom w:val="0"/>
          <w:divBdr>
            <w:top w:val="none" w:sz="0" w:space="0" w:color="auto"/>
            <w:left w:val="none" w:sz="0" w:space="0" w:color="auto"/>
            <w:bottom w:val="none" w:sz="0" w:space="0" w:color="auto"/>
            <w:right w:val="none" w:sz="0" w:space="0" w:color="auto"/>
          </w:divBdr>
        </w:div>
        <w:div w:id="1704331621">
          <w:marLeft w:val="640"/>
          <w:marRight w:val="0"/>
          <w:marTop w:val="0"/>
          <w:marBottom w:val="0"/>
          <w:divBdr>
            <w:top w:val="none" w:sz="0" w:space="0" w:color="auto"/>
            <w:left w:val="none" w:sz="0" w:space="0" w:color="auto"/>
            <w:bottom w:val="none" w:sz="0" w:space="0" w:color="auto"/>
            <w:right w:val="none" w:sz="0" w:space="0" w:color="auto"/>
          </w:divBdr>
        </w:div>
        <w:div w:id="1716854227">
          <w:marLeft w:val="640"/>
          <w:marRight w:val="0"/>
          <w:marTop w:val="0"/>
          <w:marBottom w:val="0"/>
          <w:divBdr>
            <w:top w:val="none" w:sz="0" w:space="0" w:color="auto"/>
            <w:left w:val="none" w:sz="0" w:space="0" w:color="auto"/>
            <w:bottom w:val="none" w:sz="0" w:space="0" w:color="auto"/>
            <w:right w:val="none" w:sz="0" w:space="0" w:color="auto"/>
          </w:divBdr>
        </w:div>
        <w:div w:id="1207256989">
          <w:marLeft w:val="640"/>
          <w:marRight w:val="0"/>
          <w:marTop w:val="0"/>
          <w:marBottom w:val="0"/>
          <w:divBdr>
            <w:top w:val="none" w:sz="0" w:space="0" w:color="auto"/>
            <w:left w:val="none" w:sz="0" w:space="0" w:color="auto"/>
            <w:bottom w:val="none" w:sz="0" w:space="0" w:color="auto"/>
            <w:right w:val="none" w:sz="0" w:space="0" w:color="auto"/>
          </w:divBdr>
        </w:div>
        <w:div w:id="1739664988">
          <w:marLeft w:val="640"/>
          <w:marRight w:val="0"/>
          <w:marTop w:val="0"/>
          <w:marBottom w:val="0"/>
          <w:divBdr>
            <w:top w:val="none" w:sz="0" w:space="0" w:color="auto"/>
            <w:left w:val="none" w:sz="0" w:space="0" w:color="auto"/>
            <w:bottom w:val="none" w:sz="0" w:space="0" w:color="auto"/>
            <w:right w:val="none" w:sz="0" w:space="0" w:color="auto"/>
          </w:divBdr>
        </w:div>
        <w:div w:id="481042602">
          <w:marLeft w:val="640"/>
          <w:marRight w:val="0"/>
          <w:marTop w:val="0"/>
          <w:marBottom w:val="0"/>
          <w:divBdr>
            <w:top w:val="none" w:sz="0" w:space="0" w:color="auto"/>
            <w:left w:val="none" w:sz="0" w:space="0" w:color="auto"/>
            <w:bottom w:val="none" w:sz="0" w:space="0" w:color="auto"/>
            <w:right w:val="none" w:sz="0" w:space="0" w:color="auto"/>
          </w:divBdr>
        </w:div>
        <w:div w:id="977228895">
          <w:marLeft w:val="640"/>
          <w:marRight w:val="0"/>
          <w:marTop w:val="0"/>
          <w:marBottom w:val="0"/>
          <w:divBdr>
            <w:top w:val="none" w:sz="0" w:space="0" w:color="auto"/>
            <w:left w:val="none" w:sz="0" w:space="0" w:color="auto"/>
            <w:bottom w:val="none" w:sz="0" w:space="0" w:color="auto"/>
            <w:right w:val="none" w:sz="0" w:space="0" w:color="auto"/>
          </w:divBdr>
        </w:div>
        <w:div w:id="1827891963">
          <w:marLeft w:val="640"/>
          <w:marRight w:val="0"/>
          <w:marTop w:val="0"/>
          <w:marBottom w:val="0"/>
          <w:divBdr>
            <w:top w:val="none" w:sz="0" w:space="0" w:color="auto"/>
            <w:left w:val="none" w:sz="0" w:space="0" w:color="auto"/>
            <w:bottom w:val="none" w:sz="0" w:space="0" w:color="auto"/>
            <w:right w:val="none" w:sz="0" w:space="0" w:color="auto"/>
          </w:divBdr>
        </w:div>
        <w:div w:id="950435668">
          <w:marLeft w:val="640"/>
          <w:marRight w:val="0"/>
          <w:marTop w:val="0"/>
          <w:marBottom w:val="0"/>
          <w:divBdr>
            <w:top w:val="none" w:sz="0" w:space="0" w:color="auto"/>
            <w:left w:val="none" w:sz="0" w:space="0" w:color="auto"/>
            <w:bottom w:val="none" w:sz="0" w:space="0" w:color="auto"/>
            <w:right w:val="none" w:sz="0" w:space="0" w:color="auto"/>
          </w:divBdr>
        </w:div>
        <w:div w:id="1829831331">
          <w:marLeft w:val="640"/>
          <w:marRight w:val="0"/>
          <w:marTop w:val="0"/>
          <w:marBottom w:val="0"/>
          <w:divBdr>
            <w:top w:val="none" w:sz="0" w:space="0" w:color="auto"/>
            <w:left w:val="none" w:sz="0" w:space="0" w:color="auto"/>
            <w:bottom w:val="none" w:sz="0" w:space="0" w:color="auto"/>
            <w:right w:val="none" w:sz="0" w:space="0" w:color="auto"/>
          </w:divBdr>
        </w:div>
        <w:div w:id="826869704">
          <w:marLeft w:val="640"/>
          <w:marRight w:val="0"/>
          <w:marTop w:val="0"/>
          <w:marBottom w:val="0"/>
          <w:divBdr>
            <w:top w:val="none" w:sz="0" w:space="0" w:color="auto"/>
            <w:left w:val="none" w:sz="0" w:space="0" w:color="auto"/>
            <w:bottom w:val="none" w:sz="0" w:space="0" w:color="auto"/>
            <w:right w:val="none" w:sz="0" w:space="0" w:color="auto"/>
          </w:divBdr>
        </w:div>
        <w:div w:id="122895507">
          <w:marLeft w:val="640"/>
          <w:marRight w:val="0"/>
          <w:marTop w:val="0"/>
          <w:marBottom w:val="0"/>
          <w:divBdr>
            <w:top w:val="none" w:sz="0" w:space="0" w:color="auto"/>
            <w:left w:val="none" w:sz="0" w:space="0" w:color="auto"/>
            <w:bottom w:val="none" w:sz="0" w:space="0" w:color="auto"/>
            <w:right w:val="none" w:sz="0" w:space="0" w:color="auto"/>
          </w:divBdr>
        </w:div>
        <w:div w:id="1897741236">
          <w:marLeft w:val="640"/>
          <w:marRight w:val="0"/>
          <w:marTop w:val="0"/>
          <w:marBottom w:val="0"/>
          <w:divBdr>
            <w:top w:val="none" w:sz="0" w:space="0" w:color="auto"/>
            <w:left w:val="none" w:sz="0" w:space="0" w:color="auto"/>
            <w:bottom w:val="none" w:sz="0" w:space="0" w:color="auto"/>
            <w:right w:val="none" w:sz="0" w:space="0" w:color="auto"/>
          </w:divBdr>
        </w:div>
        <w:div w:id="1996253959">
          <w:marLeft w:val="640"/>
          <w:marRight w:val="0"/>
          <w:marTop w:val="0"/>
          <w:marBottom w:val="0"/>
          <w:divBdr>
            <w:top w:val="none" w:sz="0" w:space="0" w:color="auto"/>
            <w:left w:val="none" w:sz="0" w:space="0" w:color="auto"/>
            <w:bottom w:val="none" w:sz="0" w:space="0" w:color="auto"/>
            <w:right w:val="none" w:sz="0" w:space="0" w:color="auto"/>
          </w:divBdr>
        </w:div>
        <w:div w:id="414983520">
          <w:marLeft w:val="640"/>
          <w:marRight w:val="0"/>
          <w:marTop w:val="0"/>
          <w:marBottom w:val="0"/>
          <w:divBdr>
            <w:top w:val="none" w:sz="0" w:space="0" w:color="auto"/>
            <w:left w:val="none" w:sz="0" w:space="0" w:color="auto"/>
            <w:bottom w:val="none" w:sz="0" w:space="0" w:color="auto"/>
            <w:right w:val="none" w:sz="0" w:space="0" w:color="auto"/>
          </w:divBdr>
        </w:div>
        <w:div w:id="1783764737">
          <w:marLeft w:val="640"/>
          <w:marRight w:val="0"/>
          <w:marTop w:val="0"/>
          <w:marBottom w:val="0"/>
          <w:divBdr>
            <w:top w:val="none" w:sz="0" w:space="0" w:color="auto"/>
            <w:left w:val="none" w:sz="0" w:space="0" w:color="auto"/>
            <w:bottom w:val="none" w:sz="0" w:space="0" w:color="auto"/>
            <w:right w:val="none" w:sz="0" w:space="0" w:color="auto"/>
          </w:divBdr>
        </w:div>
        <w:div w:id="489177484">
          <w:marLeft w:val="640"/>
          <w:marRight w:val="0"/>
          <w:marTop w:val="0"/>
          <w:marBottom w:val="0"/>
          <w:divBdr>
            <w:top w:val="none" w:sz="0" w:space="0" w:color="auto"/>
            <w:left w:val="none" w:sz="0" w:space="0" w:color="auto"/>
            <w:bottom w:val="none" w:sz="0" w:space="0" w:color="auto"/>
            <w:right w:val="none" w:sz="0" w:space="0" w:color="auto"/>
          </w:divBdr>
        </w:div>
        <w:div w:id="632519565">
          <w:marLeft w:val="640"/>
          <w:marRight w:val="0"/>
          <w:marTop w:val="0"/>
          <w:marBottom w:val="0"/>
          <w:divBdr>
            <w:top w:val="none" w:sz="0" w:space="0" w:color="auto"/>
            <w:left w:val="none" w:sz="0" w:space="0" w:color="auto"/>
            <w:bottom w:val="none" w:sz="0" w:space="0" w:color="auto"/>
            <w:right w:val="none" w:sz="0" w:space="0" w:color="auto"/>
          </w:divBdr>
        </w:div>
        <w:div w:id="149716356">
          <w:marLeft w:val="640"/>
          <w:marRight w:val="0"/>
          <w:marTop w:val="0"/>
          <w:marBottom w:val="0"/>
          <w:divBdr>
            <w:top w:val="none" w:sz="0" w:space="0" w:color="auto"/>
            <w:left w:val="none" w:sz="0" w:space="0" w:color="auto"/>
            <w:bottom w:val="none" w:sz="0" w:space="0" w:color="auto"/>
            <w:right w:val="none" w:sz="0" w:space="0" w:color="auto"/>
          </w:divBdr>
        </w:div>
        <w:div w:id="1848326045">
          <w:marLeft w:val="640"/>
          <w:marRight w:val="0"/>
          <w:marTop w:val="0"/>
          <w:marBottom w:val="0"/>
          <w:divBdr>
            <w:top w:val="none" w:sz="0" w:space="0" w:color="auto"/>
            <w:left w:val="none" w:sz="0" w:space="0" w:color="auto"/>
            <w:bottom w:val="none" w:sz="0" w:space="0" w:color="auto"/>
            <w:right w:val="none" w:sz="0" w:space="0" w:color="auto"/>
          </w:divBdr>
        </w:div>
        <w:div w:id="681980047">
          <w:marLeft w:val="640"/>
          <w:marRight w:val="0"/>
          <w:marTop w:val="0"/>
          <w:marBottom w:val="0"/>
          <w:divBdr>
            <w:top w:val="none" w:sz="0" w:space="0" w:color="auto"/>
            <w:left w:val="none" w:sz="0" w:space="0" w:color="auto"/>
            <w:bottom w:val="none" w:sz="0" w:space="0" w:color="auto"/>
            <w:right w:val="none" w:sz="0" w:space="0" w:color="auto"/>
          </w:divBdr>
        </w:div>
        <w:div w:id="1793790938">
          <w:marLeft w:val="640"/>
          <w:marRight w:val="0"/>
          <w:marTop w:val="0"/>
          <w:marBottom w:val="0"/>
          <w:divBdr>
            <w:top w:val="none" w:sz="0" w:space="0" w:color="auto"/>
            <w:left w:val="none" w:sz="0" w:space="0" w:color="auto"/>
            <w:bottom w:val="none" w:sz="0" w:space="0" w:color="auto"/>
            <w:right w:val="none" w:sz="0" w:space="0" w:color="auto"/>
          </w:divBdr>
        </w:div>
        <w:div w:id="580334305">
          <w:marLeft w:val="640"/>
          <w:marRight w:val="0"/>
          <w:marTop w:val="0"/>
          <w:marBottom w:val="0"/>
          <w:divBdr>
            <w:top w:val="none" w:sz="0" w:space="0" w:color="auto"/>
            <w:left w:val="none" w:sz="0" w:space="0" w:color="auto"/>
            <w:bottom w:val="none" w:sz="0" w:space="0" w:color="auto"/>
            <w:right w:val="none" w:sz="0" w:space="0" w:color="auto"/>
          </w:divBdr>
        </w:div>
        <w:div w:id="154998339">
          <w:marLeft w:val="640"/>
          <w:marRight w:val="0"/>
          <w:marTop w:val="0"/>
          <w:marBottom w:val="0"/>
          <w:divBdr>
            <w:top w:val="none" w:sz="0" w:space="0" w:color="auto"/>
            <w:left w:val="none" w:sz="0" w:space="0" w:color="auto"/>
            <w:bottom w:val="none" w:sz="0" w:space="0" w:color="auto"/>
            <w:right w:val="none" w:sz="0" w:space="0" w:color="auto"/>
          </w:divBdr>
        </w:div>
        <w:div w:id="145635188">
          <w:marLeft w:val="640"/>
          <w:marRight w:val="0"/>
          <w:marTop w:val="0"/>
          <w:marBottom w:val="0"/>
          <w:divBdr>
            <w:top w:val="none" w:sz="0" w:space="0" w:color="auto"/>
            <w:left w:val="none" w:sz="0" w:space="0" w:color="auto"/>
            <w:bottom w:val="none" w:sz="0" w:space="0" w:color="auto"/>
            <w:right w:val="none" w:sz="0" w:space="0" w:color="auto"/>
          </w:divBdr>
        </w:div>
        <w:div w:id="1678923210">
          <w:marLeft w:val="640"/>
          <w:marRight w:val="0"/>
          <w:marTop w:val="0"/>
          <w:marBottom w:val="0"/>
          <w:divBdr>
            <w:top w:val="none" w:sz="0" w:space="0" w:color="auto"/>
            <w:left w:val="none" w:sz="0" w:space="0" w:color="auto"/>
            <w:bottom w:val="none" w:sz="0" w:space="0" w:color="auto"/>
            <w:right w:val="none" w:sz="0" w:space="0" w:color="auto"/>
          </w:divBdr>
        </w:div>
        <w:div w:id="1494299600">
          <w:marLeft w:val="640"/>
          <w:marRight w:val="0"/>
          <w:marTop w:val="0"/>
          <w:marBottom w:val="0"/>
          <w:divBdr>
            <w:top w:val="none" w:sz="0" w:space="0" w:color="auto"/>
            <w:left w:val="none" w:sz="0" w:space="0" w:color="auto"/>
            <w:bottom w:val="none" w:sz="0" w:space="0" w:color="auto"/>
            <w:right w:val="none" w:sz="0" w:space="0" w:color="auto"/>
          </w:divBdr>
        </w:div>
        <w:div w:id="1521120837">
          <w:marLeft w:val="640"/>
          <w:marRight w:val="0"/>
          <w:marTop w:val="0"/>
          <w:marBottom w:val="0"/>
          <w:divBdr>
            <w:top w:val="none" w:sz="0" w:space="0" w:color="auto"/>
            <w:left w:val="none" w:sz="0" w:space="0" w:color="auto"/>
            <w:bottom w:val="none" w:sz="0" w:space="0" w:color="auto"/>
            <w:right w:val="none" w:sz="0" w:space="0" w:color="auto"/>
          </w:divBdr>
        </w:div>
        <w:div w:id="1458140943">
          <w:marLeft w:val="640"/>
          <w:marRight w:val="0"/>
          <w:marTop w:val="0"/>
          <w:marBottom w:val="0"/>
          <w:divBdr>
            <w:top w:val="none" w:sz="0" w:space="0" w:color="auto"/>
            <w:left w:val="none" w:sz="0" w:space="0" w:color="auto"/>
            <w:bottom w:val="none" w:sz="0" w:space="0" w:color="auto"/>
            <w:right w:val="none" w:sz="0" w:space="0" w:color="auto"/>
          </w:divBdr>
        </w:div>
        <w:div w:id="873227117">
          <w:marLeft w:val="640"/>
          <w:marRight w:val="0"/>
          <w:marTop w:val="0"/>
          <w:marBottom w:val="0"/>
          <w:divBdr>
            <w:top w:val="none" w:sz="0" w:space="0" w:color="auto"/>
            <w:left w:val="none" w:sz="0" w:space="0" w:color="auto"/>
            <w:bottom w:val="none" w:sz="0" w:space="0" w:color="auto"/>
            <w:right w:val="none" w:sz="0" w:space="0" w:color="auto"/>
          </w:divBdr>
        </w:div>
        <w:div w:id="1979918207">
          <w:marLeft w:val="640"/>
          <w:marRight w:val="0"/>
          <w:marTop w:val="0"/>
          <w:marBottom w:val="0"/>
          <w:divBdr>
            <w:top w:val="none" w:sz="0" w:space="0" w:color="auto"/>
            <w:left w:val="none" w:sz="0" w:space="0" w:color="auto"/>
            <w:bottom w:val="none" w:sz="0" w:space="0" w:color="auto"/>
            <w:right w:val="none" w:sz="0" w:space="0" w:color="auto"/>
          </w:divBdr>
        </w:div>
        <w:div w:id="1364936396">
          <w:marLeft w:val="640"/>
          <w:marRight w:val="0"/>
          <w:marTop w:val="0"/>
          <w:marBottom w:val="0"/>
          <w:divBdr>
            <w:top w:val="none" w:sz="0" w:space="0" w:color="auto"/>
            <w:left w:val="none" w:sz="0" w:space="0" w:color="auto"/>
            <w:bottom w:val="none" w:sz="0" w:space="0" w:color="auto"/>
            <w:right w:val="none" w:sz="0" w:space="0" w:color="auto"/>
          </w:divBdr>
        </w:div>
        <w:div w:id="349456199">
          <w:marLeft w:val="640"/>
          <w:marRight w:val="0"/>
          <w:marTop w:val="0"/>
          <w:marBottom w:val="0"/>
          <w:divBdr>
            <w:top w:val="none" w:sz="0" w:space="0" w:color="auto"/>
            <w:left w:val="none" w:sz="0" w:space="0" w:color="auto"/>
            <w:bottom w:val="none" w:sz="0" w:space="0" w:color="auto"/>
            <w:right w:val="none" w:sz="0" w:space="0" w:color="auto"/>
          </w:divBdr>
        </w:div>
        <w:div w:id="79641520">
          <w:marLeft w:val="640"/>
          <w:marRight w:val="0"/>
          <w:marTop w:val="0"/>
          <w:marBottom w:val="0"/>
          <w:divBdr>
            <w:top w:val="none" w:sz="0" w:space="0" w:color="auto"/>
            <w:left w:val="none" w:sz="0" w:space="0" w:color="auto"/>
            <w:bottom w:val="none" w:sz="0" w:space="0" w:color="auto"/>
            <w:right w:val="none" w:sz="0" w:space="0" w:color="auto"/>
          </w:divBdr>
        </w:div>
        <w:div w:id="1900819763">
          <w:marLeft w:val="640"/>
          <w:marRight w:val="0"/>
          <w:marTop w:val="0"/>
          <w:marBottom w:val="0"/>
          <w:divBdr>
            <w:top w:val="none" w:sz="0" w:space="0" w:color="auto"/>
            <w:left w:val="none" w:sz="0" w:space="0" w:color="auto"/>
            <w:bottom w:val="none" w:sz="0" w:space="0" w:color="auto"/>
            <w:right w:val="none" w:sz="0" w:space="0" w:color="auto"/>
          </w:divBdr>
        </w:div>
        <w:div w:id="2097094034">
          <w:marLeft w:val="640"/>
          <w:marRight w:val="0"/>
          <w:marTop w:val="0"/>
          <w:marBottom w:val="0"/>
          <w:divBdr>
            <w:top w:val="none" w:sz="0" w:space="0" w:color="auto"/>
            <w:left w:val="none" w:sz="0" w:space="0" w:color="auto"/>
            <w:bottom w:val="none" w:sz="0" w:space="0" w:color="auto"/>
            <w:right w:val="none" w:sz="0" w:space="0" w:color="auto"/>
          </w:divBdr>
        </w:div>
        <w:div w:id="1895922946">
          <w:marLeft w:val="640"/>
          <w:marRight w:val="0"/>
          <w:marTop w:val="0"/>
          <w:marBottom w:val="0"/>
          <w:divBdr>
            <w:top w:val="none" w:sz="0" w:space="0" w:color="auto"/>
            <w:left w:val="none" w:sz="0" w:space="0" w:color="auto"/>
            <w:bottom w:val="none" w:sz="0" w:space="0" w:color="auto"/>
            <w:right w:val="none" w:sz="0" w:space="0" w:color="auto"/>
          </w:divBdr>
        </w:div>
        <w:div w:id="1409571793">
          <w:marLeft w:val="640"/>
          <w:marRight w:val="0"/>
          <w:marTop w:val="0"/>
          <w:marBottom w:val="0"/>
          <w:divBdr>
            <w:top w:val="none" w:sz="0" w:space="0" w:color="auto"/>
            <w:left w:val="none" w:sz="0" w:space="0" w:color="auto"/>
            <w:bottom w:val="none" w:sz="0" w:space="0" w:color="auto"/>
            <w:right w:val="none" w:sz="0" w:space="0" w:color="auto"/>
          </w:divBdr>
        </w:div>
        <w:div w:id="44648368">
          <w:marLeft w:val="640"/>
          <w:marRight w:val="0"/>
          <w:marTop w:val="0"/>
          <w:marBottom w:val="0"/>
          <w:divBdr>
            <w:top w:val="none" w:sz="0" w:space="0" w:color="auto"/>
            <w:left w:val="none" w:sz="0" w:space="0" w:color="auto"/>
            <w:bottom w:val="none" w:sz="0" w:space="0" w:color="auto"/>
            <w:right w:val="none" w:sz="0" w:space="0" w:color="auto"/>
          </w:divBdr>
        </w:div>
        <w:div w:id="1273438627">
          <w:marLeft w:val="640"/>
          <w:marRight w:val="0"/>
          <w:marTop w:val="0"/>
          <w:marBottom w:val="0"/>
          <w:divBdr>
            <w:top w:val="none" w:sz="0" w:space="0" w:color="auto"/>
            <w:left w:val="none" w:sz="0" w:space="0" w:color="auto"/>
            <w:bottom w:val="none" w:sz="0" w:space="0" w:color="auto"/>
            <w:right w:val="none" w:sz="0" w:space="0" w:color="auto"/>
          </w:divBdr>
        </w:div>
        <w:div w:id="1943688042">
          <w:marLeft w:val="640"/>
          <w:marRight w:val="0"/>
          <w:marTop w:val="0"/>
          <w:marBottom w:val="0"/>
          <w:divBdr>
            <w:top w:val="none" w:sz="0" w:space="0" w:color="auto"/>
            <w:left w:val="none" w:sz="0" w:space="0" w:color="auto"/>
            <w:bottom w:val="none" w:sz="0" w:space="0" w:color="auto"/>
            <w:right w:val="none" w:sz="0" w:space="0" w:color="auto"/>
          </w:divBdr>
        </w:div>
        <w:div w:id="415826908">
          <w:marLeft w:val="640"/>
          <w:marRight w:val="0"/>
          <w:marTop w:val="0"/>
          <w:marBottom w:val="0"/>
          <w:divBdr>
            <w:top w:val="none" w:sz="0" w:space="0" w:color="auto"/>
            <w:left w:val="none" w:sz="0" w:space="0" w:color="auto"/>
            <w:bottom w:val="none" w:sz="0" w:space="0" w:color="auto"/>
            <w:right w:val="none" w:sz="0" w:space="0" w:color="auto"/>
          </w:divBdr>
        </w:div>
        <w:div w:id="358239045">
          <w:marLeft w:val="640"/>
          <w:marRight w:val="0"/>
          <w:marTop w:val="0"/>
          <w:marBottom w:val="0"/>
          <w:divBdr>
            <w:top w:val="none" w:sz="0" w:space="0" w:color="auto"/>
            <w:left w:val="none" w:sz="0" w:space="0" w:color="auto"/>
            <w:bottom w:val="none" w:sz="0" w:space="0" w:color="auto"/>
            <w:right w:val="none" w:sz="0" w:space="0" w:color="auto"/>
          </w:divBdr>
        </w:div>
        <w:div w:id="1183589547">
          <w:marLeft w:val="640"/>
          <w:marRight w:val="0"/>
          <w:marTop w:val="0"/>
          <w:marBottom w:val="0"/>
          <w:divBdr>
            <w:top w:val="none" w:sz="0" w:space="0" w:color="auto"/>
            <w:left w:val="none" w:sz="0" w:space="0" w:color="auto"/>
            <w:bottom w:val="none" w:sz="0" w:space="0" w:color="auto"/>
            <w:right w:val="none" w:sz="0" w:space="0" w:color="auto"/>
          </w:divBdr>
        </w:div>
        <w:div w:id="896285005">
          <w:marLeft w:val="640"/>
          <w:marRight w:val="0"/>
          <w:marTop w:val="0"/>
          <w:marBottom w:val="0"/>
          <w:divBdr>
            <w:top w:val="none" w:sz="0" w:space="0" w:color="auto"/>
            <w:left w:val="none" w:sz="0" w:space="0" w:color="auto"/>
            <w:bottom w:val="none" w:sz="0" w:space="0" w:color="auto"/>
            <w:right w:val="none" w:sz="0" w:space="0" w:color="auto"/>
          </w:divBdr>
        </w:div>
        <w:div w:id="1544832613">
          <w:marLeft w:val="640"/>
          <w:marRight w:val="0"/>
          <w:marTop w:val="0"/>
          <w:marBottom w:val="0"/>
          <w:divBdr>
            <w:top w:val="none" w:sz="0" w:space="0" w:color="auto"/>
            <w:left w:val="none" w:sz="0" w:space="0" w:color="auto"/>
            <w:bottom w:val="none" w:sz="0" w:space="0" w:color="auto"/>
            <w:right w:val="none" w:sz="0" w:space="0" w:color="auto"/>
          </w:divBdr>
        </w:div>
        <w:div w:id="963194510">
          <w:marLeft w:val="640"/>
          <w:marRight w:val="0"/>
          <w:marTop w:val="0"/>
          <w:marBottom w:val="0"/>
          <w:divBdr>
            <w:top w:val="none" w:sz="0" w:space="0" w:color="auto"/>
            <w:left w:val="none" w:sz="0" w:space="0" w:color="auto"/>
            <w:bottom w:val="none" w:sz="0" w:space="0" w:color="auto"/>
            <w:right w:val="none" w:sz="0" w:space="0" w:color="auto"/>
          </w:divBdr>
        </w:div>
        <w:div w:id="451555946">
          <w:marLeft w:val="640"/>
          <w:marRight w:val="0"/>
          <w:marTop w:val="0"/>
          <w:marBottom w:val="0"/>
          <w:divBdr>
            <w:top w:val="none" w:sz="0" w:space="0" w:color="auto"/>
            <w:left w:val="none" w:sz="0" w:space="0" w:color="auto"/>
            <w:bottom w:val="none" w:sz="0" w:space="0" w:color="auto"/>
            <w:right w:val="none" w:sz="0" w:space="0" w:color="auto"/>
          </w:divBdr>
        </w:div>
        <w:div w:id="304437343">
          <w:marLeft w:val="640"/>
          <w:marRight w:val="0"/>
          <w:marTop w:val="0"/>
          <w:marBottom w:val="0"/>
          <w:divBdr>
            <w:top w:val="none" w:sz="0" w:space="0" w:color="auto"/>
            <w:left w:val="none" w:sz="0" w:space="0" w:color="auto"/>
            <w:bottom w:val="none" w:sz="0" w:space="0" w:color="auto"/>
            <w:right w:val="none" w:sz="0" w:space="0" w:color="auto"/>
          </w:divBdr>
        </w:div>
        <w:div w:id="1640457010">
          <w:marLeft w:val="640"/>
          <w:marRight w:val="0"/>
          <w:marTop w:val="0"/>
          <w:marBottom w:val="0"/>
          <w:divBdr>
            <w:top w:val="none" w:sz="0" w:space="0" w:color="auto"/>
            <w:left w:val="none" w:sz="0" w:space="0" w:color="auto"/>
            <w:bottom w:val="none" w:sz="0" w:space="0" w:color="auto"/>
            <w:right w:val="none" w:sz="0" w:space="0" w:color="auto"/>
          </w:divBdr>
        </w:div>
        <w:div w:id="425738385">
          <w:marLeft w:val="640"/>
          <w:marRight w:val="0"/>
          <w:marTop w:val="0"/>
          <w:marBottom w:val="0"/>
          <w:divBdr>
            <w:top w:val="none" w:sz="0" w:space="0" w:color="auto"/>
            <w:left w:val="none" w:sz="0" w:space="0" w:color="auto"/>
            <w:bottom w:val="none" w:sz="0" w:space="0" w:color="auto"/>
            <w:right w:val="none" w:sz="0" w:space="0" w:color="auto"/>
          </w:divBdr>
        </w:div>
        <w:div w:id="590041407">
          <w:marLeft w:val="640"/>
          <w:marRight w:val="0"/>
          <w:marTop w:val="0"/>
          <w:marBottom w:val="0"/>
          <w:divBdr>
            <w:top w:val="none" w:sz="0" w:space="0" w:color="auto"/>
            <w:left w:val="none" w:sz="0" w:space="0" w:color="auto"/>
            <w:bottom w:val="none" w:sz="0" w:space="0" w:color="auto"/>
            <w:right w:val="none" w:sz="0" w:space="0" w:color="auto"/>
          </w:divBdr>
        </w:div>
        <w:div w:id="1933857383">
          <w:marLeft w:val="640"/>
          <w:marRight w:val="0"/>
          <w:marTop w:val="0"/>
          <w:marBottom w:val="0"/>
          <w:divBdr>
            <w:top w:val="none" w:sz="0" w:space="0" w:color="auto"/>
            <w:left w:val="none" w:sz="0" w:space="0" w:color="auto"/>
            <w:bottom w:val="none" w:sz="0" w:space="0" w:color="auto"/>
            <w:right w:val="none" w:sz="0" w:space="0" w:color="auto"/>
          </w:divBdr>
        </w:div>
        <w:div w:id="1188330853">
          <w:marLeft w:val="640"/>
          <w:marRight w:val="0"/>
          <w:marTop w:val="0"/>
          <w:marBottom w:val="0"/>
          <w:divBdr>
            <w:top w:val="none" w:sz="0" w:space="0" w:color="auto"/>
            <w:left w:val="none" w:sz="0" w:space="0" w:color="auto"/>
            <w:bottom w:val="none" w:sz="0" w:space="0" w:color="auto"/>
            <w:right w:val="none" w:sz="0" w:space="0" w:color="auto"/>
          </w:divBdr>
        </w:div>
        <w:div w:id="752363403">
          <w:marLeft w:val="640"/>
          <w:marRight w:val="0"/>
          <w:marTop w:val="0"/>
          <w:marBottom w:val="0"/>
          <w:divBdr>
            <w:top w:val="none" w:sz="0" w:space="0" w:color="auto"/>
            <w:left w:val="none" w:sz="0" w:space="0" w:color="auto"/>
            <w:bottom w:val="none" w:sz="0" w:space="0" w:color="auto"/>
            <w:right w:val="none" w:sz="0" w:space="0" w:color="auto"/>
          </w:divBdr>
        </w:div>
        <w:div w:id="193008413">
          <w:marLeft w:val="640"/>
          <w:marRight w:val="0"/>
          <w:marTop w:val="0"/>
          <w:marBottom w:val="0"/>
          <w:divBdr>
            <w:top w:val="none" w:sz="0" w:space="0" w:color="auto"/>
            <w:left w:val="none" w:sz="0" w:space="0" w:color="auto"/>
            <w:bottom w:val="none" w:sz="0" w:space="0" w:color="auto"/>
            <w:right w:val="none" w:sz="0" w:space="0" w:color="auto"/>
          </w:divBdr>
        </w:div>
        <w:div w:id="983850356">
          <w:marLeft w:val="640"/>
          <w:marRight w:val="0"/>
          <w:marTop w:val="0"/>
          <w:marBottom w:val="0"/>
          <w:divBdr>
            <w:top w:val="none" w:sz="0" w:space="0" w:color="auto"/>
            <w:left w:val="none" w:sz="0" w:space="0" w:color="auto"/>
            <w:bottom w:val="none" w:sz="0" w:space="0" w:color="auto"/>
            <w:right w:val="none" w:sz="0" w:space="0" w:color="auto"/>
          </w:divBdr>
        </w:div>
        <w:div w:id="1583417800">
          <w:marLeft w:val="640"/>
          <w:marRight w:val="0"/>
          <w:marTop w:val="0"/>
          <w:marBottom w:val="0"/>
          <w:divBdr>
            <w:top w:val="none" w:sz="0" w:space="0" w:color="auto"/>
            <w:left w:val="none" w:sz="0" w:space="0" w:color="auto"/>
            <w:bottom w:val="none" w:sz="0" w:space="0" w:color="auto"/>
            <w:right w:val="none" w:sz="0" w:space="0" w:color="auto"/>
          </w:divBdr>
        </w:div>
        <w:div w:id="1017384868">
          <w:marLeft w:val="640"/>
          <w:marRight w:val="0"/>
          <w:marTop w:val="0"/>
          <w:marBottom w:val="0"/>
          <w:divBdr>
            <w:top w:val="none" w:sz="0" w:space="0" w:color="auto"/>
            <w:left w:val="none" w:sz="0" w:space="0" w:color="auto"/>
            <w:bottom w:val="none" w:sz="0" w:space="0" w:color="auto"/>
            <w:right w:val="none" w:sz="0" w:space="0" w:color="auto"/>
          </w:divBdr>
        </w:div>
        <w:div w:id="286744557">
          <w:marLeft w:val="640"/>
          <w:marRight w:val="0"/>
          <w:marTop w:val="0"/>
          <w:marBottom w:val="0"/>
          <w:divBdr>
            <w:top w:val="none" w:sz="0" w:space="0" w:color="auto"/>
            <w:left w:val="none" w:sz="0" w:space="0" w:color="auto"/>
            <w:bottom w:val="none" w:sz="0" w:space="0" w:color="auto"/>
            <w:right w:val="none" w:sz="0" w:space="0" w:color="auto"/>
          </w:divBdr>
        </w:div>
        <w:div w:id="678429818">
          <w:marLeft w:val="640"/>
          <w:marRight w:val="0"/>
          <w:marTop w:val="0"/>
          <w:marBottom w:val="0"/>
          <w:divBdr>
            <w:top w:val="none" w:sz="0" w:space="0" w:color="auto"/>
            <w:left w:val="none" w:sz="0" w:space="0" w:color="auto"/>
            <w:bottom w:val="none" w:sz="0" w:space="0" w:color="auto"/>
            <w:right w:val="none" w:sz="0" w:space="0" w:color="auto"/>
          </w:divBdr>
        </w:div>
        <w:div w:id="1319311579">
          <w:marLeft w:val="640"/>
          <w:marRight w:val="0"/>
          <w:marTop w:val="0"/>
          <w:marBottom w:val="0"/>
          <w:divBdr>
            <w:top w:val="none" w:sz="0" w:space="0" w:color="auto"/>
            <w:left w:val="none" w:sz="0" w:space="0" w:color="auto"/>
            <w:bottom w:val="none" w:sz="0" w:space="0" w:color="auto"/>
            <w:right w:val="none" w:sz="0" w:space="0" w:color="auto"/>
          </w:divBdr>
        </w:div>
        <w:div w:id="728309891">
          <w:marLeft w:val="640"/>
          <w:marRight w:val="0"/>
          <w:marTop w:val="0"/>
          <w:marBottom w:val="0"/>
          <w:divBdr>
            <w:top w:val="none" w:sz="0" w:space="0" w:color="auto"/>
            <w:left w:val="none" w:sz="0" w:space="0" w:color="auto"/>
            <w:bottom w:val="none" w:sz="0" w:space="0" w:color="auto"/>
            <w:right w:val="none" w:sz="0" w:space="0" w:color="auto"/>
          </w:divBdr>
        </w:div>
        <w:div w:id="1152790849">
          <w:marLeft w:val="640"/>
          <w:marRight w:val="0"/>
          <w:marTop w:val="0"/>
          <w:marBottom w:val="0"/>
          <w:divBdr>
            <w:top w:val="none" w:sz="0" w:space="0" w:color="auto"/>
            <w:left w:val="none" w:sz="0" w:space="0" w:color="auto"/>
            <w:bottom w:val="none" w:sz="0" w:space="0" w:color="auto"/>
            <w:right w:val="none" w:sz="0" w:space="0" w:color="auto"/>
          </w:divBdr>
        </w:div>
        <w:div w:id="742261889">
          <w:marLeft w:val="640"/>
          <w:marRight w:val="0"/>
          <w:marTop w:val="0"/>
          <w:marBottom w:val="0"/>
          <w:divBdr>
            <w:top w:val="none" w:sz="0" w:space="0" w:color="auto"/>
            <w:left w:val="none" w:sz="0" w:space="0" w:color="auto"/>
            <w:bottom w:val="none" w:sz="0" w:space="0" w:color="auto"/>
            <w:right w:val="none" w:sz="0" w:space="0" w:color="auto"/>
          </w:divBdr>
        </w:div>
        <w:div w:id="1412577493">
          <w:marLeft w:val="640"/>
          <w:marRight w:val="0"/>
          <w:marTop w:val="0"/>
          <w:marBottom w:val="0"/>
          <w:divBdr>
            <w:top w:val="none" w:sz="0" w:space="0" w:color="auto"/>
            <w:left w:val="none" w:sz="0" w:space="0" w:color="auto"/>
            <w:bottom w:val="none" w:sz="0" w:space="0" w:color="auto"/>
            <w:right w:val="none" w:sz="0" w:space="0" w:color="auto"/>
          </w:divBdr>
        </w:div>
        <w:div w:id="1359314609">
          <w:marLeft w:val="640"/>
          <w:marRight w:val="0"/>
          <w:marTop w:val="0"/>
          <w:marBottom w:val="0"/>
          <w:divBdr>
            <w:top w:val="none" w:sz="0" w:space="0" w:color="auto"/>
            <w:left w:val="none" w:sz="0" w:space="0" w:color="auto"/>
            <w:bottom w:val="none" w:sz="0" w:space="0" w:color="auto"/>
            <w:right w:val="none" w:sz="0" w:space="0" w:color="auto"/>
          </w:divBdr>
        </w:div>
        <w:div w:id="1806704623">
          <w:marLeft w:val="640"/>
          <w:marRight w:val="0"/>
          <w:marTop w:val="0"/>
          <w:marBottom w:val="0"/>
          <w:divBdr>
            <w:top w:val="none" w:sz="0" w:space="0" w:color="auto"/>
            <w:left w:val="none" w:sz="0" w:space="0" w:color="auto"/>
            <w:bottom w:val="none" w:sz="0" w:space="0" w:color="auto"/>
            <w:right w:val="none" w:sz="0" w:space="0" w:color="auto"/>
          </w:divBdr>
        </w:div>
        <w:div w:id="777523931">
          <w:marLeft w:val="640"/>
          <w:marRight w:val="0"/>
          <w:marTop w:val="0"/>
          <w:marBottom w:val="0"/>
          <w:divBdr>
            <w:top w:val="none" w:sz="0" w:space="0" w:color="auto"/>
            <w:left w:val="none" w:sz="0" w:space="0" w:color="auto"/>
            <w:bottom w:val="none" w:sz="0" w:space="0" w:color="auto"/>
            <w:right w:val="none" w:sz="0" w:space="0" w:color="auto"/>
          </w:divBdr>
        </w:div>
        <w:div w:id="1697579614">
          <w:marLeft w:val="640"/>
          <w:marRight w:val="0"/>
          <w:marTop w:val="0"/>
          <w:marBottom w:val="0"/>
          <w:divBdr>
            <w:top w:val="none" w:sz="0" w:space="0" w:color="auto"/>
            <w:left w:val="none" w:sz="0" w:space="0" w:color="auto"/>
            <w:bottom w:val="none" w:sz="0" w:space="0" w:color="auto"/>
            <w:right w:val="none" w:sz="0" w:space="0" w:color="auto"/>
          </w:divBdr>
        </w:div>
        <w:div w:id="1208027193">
          <w:marLeft w:val="640"/>
          <w:marRight w:val="0"/>
          <w:marTop w:val="0"/>
          <w:marBottom w:val="0"/>
          <w:divBdr>
            <w:top w:val="none" w:sz="0" w:space="0" w:color="auto"/>
            <w:left w:val="none" w:sz="0" w:space="0" w:color="auto"/>
            <w:bottom w:val="none" w:sz="0" w:space="0" w:color="auto"/>
            <w:right w:val="none" w:sz="0" w:space="0" w:color="auto"/>
          </w:divBdr>
        </w:div>
        <w:div w:id="195125462">
          <w:marLeft w:val="640"/>
          <w:marRight w:val="0"/>
          <w:marTop w:val="0"/>
          <w:marBottom w:val="0"/>
          <w:divBdr>
            <w:top w:val="none" w:sz="0" w:space="0" w:color="auto"/>
            <w:left w:val="none" w:sz="0" w:space="0" w:color="auto"/>
            <w:bottom w:val="none" w:sz="0" w:space="0" w:color="auto"/>
            <w:right w:val="none" w:sz="0" w:space="0" w:color="auto"/>
          </w:divBdr>
        </w:div>
        <w:div w:id="492769007">
          <w:marLeft w:val="640"/>
          <w:marRight w:val="0"/>
          <w:marTop w:val="0"/>
          <w:marBottom w:val="0"/>
          <w:divBdr>
            <w:top w:val="none" w:sz="0" w:space="0" w:color="auto"/>
            <w:left w:val="none" w:sz="0" w:space="0" w:color="auto"/>
            <w:bottom w:val="none" w:sz="0" w:space="0" w:color="auto"/>
            <w:right w:val="none" w:sz="0" w:space="0" w:color="auto"/>
          </w:divBdr>
        </w:div>
        <w:div w:id="49152121">
          <w:marLeft w:val="640"/>
          <w:marRight w:val="0"/>
          <w:marTop w:val="0"/>
          <w:marBottom w:val="0"/>
          <w:divBdr>
            <w:top w:val="none" w:sz="0" w:space="0" w:color="auto"/>
            <w:left w:val="none" w:sz="0" w:space="0" w:color="auto"/>
            <w:bottom w:val="none" w:sz="0" w:space="0" w:color="auto"/>
            <w:right w:val="none" w:sz="0" w:space="0" w:color="auto"/>
          </w:divBdr>
        </w:div>
        <w:div w:id="975835415">
          <w:marLeft w:val="640"/>
          <w:marRight w:val="0"/>
          <w:marTop w:val="0"/>
          <w:marBottom w:val="0"/>
          <w:divBdr>
            <w:top w:val="none" w:sz="0" w:space="0" w:color="auto"/>
            <w:left w:val="none" w:sz="0" w:space="0" w:color="auto"/>
            <w:bottom w:val="none" w:sz="0" w:space="0" w:color="auto"/>
            <w:right w:val="none" w:sz="0" w:space="0" w:color="auto"/>
          </w:divBdr>
        </w:div>
        <w:div w:id="489102696">
          <w:marLeft w:val="640"/>
          <w:marRight w:val="0"/>
          <w:marTop w:val="0"/>
          <w:marBottom w:val="0"/>
          <w:divBdr>
            <w:top w:val="none" w:sz="0" w:space="0" w:color="auto"/>
            <w:left w:val="none" w:sz="0" w:space="0" w:color="auto"/>
            <w:bottom w:val="none" w:sz="0" w:space="0" w:color="auto"/>
            <w:right w:val="none" w:sz="0" w:space="0" w:color="auto"/>
          </w:divBdr>
        </w:div>
        <w:div w:id="953287281">
          <w:marLeft w:val="640"/>
          <w:marRight w:val="0"/>
          <w:marTop w:val="0"/>
          <w:marBottom w:val="0"/>
          <w:divBdr>
            <w:top w:val="none" w:sz="0" w:space="0" w:color="auto"/>
            <w:left w:val="none" w:sz="0" w:space="0" w:color="auto"/>
            <w:bottom w:val="none" w:sz="0" w:space="0" w:color="auto"/>
            <w:right w:val="none" w:sz="0" w:space="0" w:color="auto"/>
          </w:divBdr>
        </w:div>
        <w:div w:id="647830611">
          <w:marLeft w:val="640"/>
          <w:marRight w:val="0"/>
          <w:marTop w:val="0"/>
          <w:marBottom w:val="0"/>
          <w:divBdr>
            <w:top w:val="none" w:sz="0" w:space="0" w:color="auto"/>
            <w:left w:val="none" w:sz="0" w:space="0" w:color="auto"/>
            <w:bottom w:val="none" w:sz="0" w:space="0" w:color="auto"/>
            <w:right w:val="none" w:sz="0" w:space="0" w:color="auto"/>
          </w:divBdr>
        </w:div>
        <w:div w:id="627667617">
          <w:marLeft w:val="640"/>
          <w:marRight w:val="0"/>
          <w:marTop w:val="0"/>
          <w:marBottom w:val="0"/>
          <w:divBdr>
            <w:top w:val="none" w:sz="0" w:space="0" w:color="auto"/>
            <w:left w:val="none" w:sz="0" w:space="0" w:color="auto"/>
            <w:bottom w:val="none" w:sz="0" w:space="0" w:color="auto"/>
            <w:right w:val="none" w:sz="0" w:space="0" w:color="auto"/>
          </w:divBdr>
        </w:div>
        <w:div w:id="862981202">
          <w:marLeft w:val="640"/>
          <w:marRight w:val="0"/>
          <w:marTop w:val="0"/>
          <w:marBottom w:val="0"/>
          <w:divBdr>
            <w:top w:val="none" w:sz="0" w:space="0" w:color="auto"/>
            <w:left w:val="none" w:sz="0" w:space="0" w:color="auto"/>
            <w:bottom w:val="none" w:sz="0" w:space="0" w:color="auto"/>
            <w:right w:val="none" w:sz="0" w:space="0" w:color="auto"/>
          </w:divBdr>
        </w:div>
        <w:div w:id="773093775">
          <w:marLeft w:val="640"/>
          <w:marRight w:val="0"/>
          <w:marTop w:val="0"/>
          <w:marBottom w:val="0"/>
          <w:divBdr>
            <w:top w:val="none" w:sz="0" w:space="0" w:color="auto"/>
            <w:left w:val="none" w:sz="0" w:space="0" w:color="auto"/>
            <w:bottom w:val="none" w:sz="0" w:space="0" w:color="auto"/>
            <w:right w:val="none" w:sz="0" w:space="0" w:color="auto"/>
          </w:divBdr>
        </w:div>
        <w:div w:id="183832506">
          <w:marLeft w:val="640"/>
          <w:marRight w:val="0"/>
          <w:marTop w:val="0"/>
          <w:marBottom w:val="0"/>
          <w:divBdr>
            <w:top w:val="none" w:sz="0" w:space="0" w:color="auto"/>
            <w:left w:val="none" w:sz="0" w:space="0" w:color="auto"/>
            <w:bottom w:val="none" w:sz="0" w:space="0" w:color="auto"/>
            <w:right w:val="none" w:sz="0" w:space="0" w:color="auto"/>
          </w:divBdr>
        </w:div>
        <w:div w:id="1592272113">
          <w:marLeft w:val="640"/>
          <w:marRight w:val="0"/>
          <w:marTop w:val="0"/>
          <w:marBottom w:val="0"/>
          <w:divBdr>
            <w:top w:val="none" w:sz="0" w:space="0" w:color="auto"/>
            <w:left w:val="none" w:sz="0" w:space="0" w:color="auto"/>
            <w:bottom w:val="none" w:sz="0" w:space="0" w:color="auto"/>
            <w:right w:val="none" w:sz="0" w:space="0" w:color="auto"/>
          </w:divBdr>
        </w:div>
        <w:div w:id="1375304132">
          <w:marLeft w:val="640"/>
          <w:marRight w:val="0"/>
          <w:marTop w:val="0"/>
          <w:marBottom w:val="0"/>
          <w:divBdr>
            <w:top w:val="none" w:sz="0" w:space="0" w:color="auto"/>
            <w:left w:val="none" w:sz="0" w:space="0" w:color="auto"/>
            <w:bottom w:val="none" w:sz="0" w:space="0" w:color="auto"/>
            <w:right w:val="none" w:sz="0" w:space="0" w:color="auto"/>
          </w:divBdr>
        </w:div>
        <w:div w:id="200435086">
          <w:marLeft w:val="640"/>
          <w:marRight w:val="0"/>
          <w:marTop w:val="0"/>
          <w:marBottom w:val="0"/>
          <w:divBdr>
            <w:top w:val="none" w:sz="0" w:space="0" w:color="auto"/>
            <w:left w:val="none" w:sz="0" w:space="0" w:color="auto"/>
            <w:bottom w:val="none" w:sz="0" w:space="0" w:color="auto"/>
            <w:right w:val="none" w:sz="0" w:space="0" w:color="auto"/>
          </w:divBdr>
        </w:div>
        <w:div w:id="626353172">
          <w:marLeft w:val="640"/>
          <w:marRight w:val="0"/>
          <w:marTop w:val="0"/>
          <w:marBottom w:val="0"/>
          <w:divBdr>
            <w:top w:val="none" w:sz="0" w:space="0" w:color="auto"/>
            <w:left w:val="none" w:sz="0" w:space="0" w:color="auto"/>
            <w:bottom w:val="none" w:sz="0" w:space="0" w:color="auto"/>
            <w:right w:val="none" w:sz="0" w:space="0" w:color="auto"/>
          </w:divBdr>
        </w:div>
        <w:div w:id="190848766">
          <w:marLeft w:val="640"/>
          <w:marRight w:val="0"/>
          <w:marTop w:val="0"/>
          <w:marBottom w:val="0"/>
          <w:divBdr>
            <w:top w:val="none" w:sz="0" w:space="0" w:color="auto"/>
            <w:left w:val="none" w:sz="0" w:space="0" w:color="auto"/>
            <w:bottom w:val="none" w:sz="0" w:space="0" w:color="auto"/>
            <w:right w:val="none" w:sz="0" w:space="0" w:color="auto"/>
          </w:divBdr>
        </w:div>
        <w:div w:id="1972204843">
          <w:marLeft w:val="640"/>
          <w:marRight w:val="0"/>
          <w:marTop w:val="0"/>
          <w:marBottom w:val="0"/>
          <w:divBdr>
            <w:top w:val="none" w:sz="0" w:space="0" w:color="auto"/>
            <w:left w:val="none" w:sz="0" w:space="0" w:color="auto"/>
            <w:bottom w:val="none" w:sz="0" w:space="0" w:color="auto"/>
            <w:right w:val="none" w:sz="0" w:space="0" w:color="auto"/>
          </w:divBdr>
        </w:div>
        <w:div w:id="583152523">
          <w:marLeft w:val="640"/>
          <w:marRight w:val="0"/>
          <w:marTop w:val="0"/>
          <w:marBottom w:val="0"/>
          <w:divBdr>
            <w:top w:val="none" w:sz="0" w:space="0" w:color="auto"/>
            <w:left w:val="none" w:sz="0" w:space="0" w:color="auto"/>
            <w:bottom w:val="none" w:sz="0" w:space="0" w:color="auto"/>
            <w:right w:val="none" w:sz="0" w:space="0" w:color="auto"/>
          </w:divBdr>
        </w:div>
        <w:div w:id="1963219113">
          <w:marLeft w:val="640"/>
          <w:marRight w:val="0"/>
          <w:marTop w:val="0"/>
          <w:marBottom w:val="0"/>
          <w:divBdr>
            <w:top w:val="none" w:sz="0" w:space="0" w:color="auto"/>
            <w:left w:val="none" w:sz="0" w:space="0" w:color="auto"/>
            <w:bottom w:val="none" w:sz="0" w:space="0" w:color="auto"/>
            <w:right w:val="none" w:sz="0" w:space="0" w:color="auto"/>
          </w:divBdr>
        </w:div>
        <w:div w:id="1716346774">
          <w:marLeft w:val="640"/>
          <w:marRight w:val="0"/>
          <w:marTop w:val="0"/>
          <w:marBottom w:val="0"/>
          <w:divBdr>
            <w:top w:val="none" w:sz="0" w:space="0" w:color="auto"/>
            <w:left w:val="none" w:sz="0" w:space="0" w:color="auto"/>
            <w:bottom w:val="none" w:sz="0" w:space="0" w:color="auto"/>
            <w:right w:val="none" w:sz="0" w:space="0" w:color="auto"/>
          </w:divBdr>
        </w:div>
        <w:div w:id="714046417">
          <w:marLeft w:val="640"/>
          <w:marRight w:val="0"/>
          <w:marTop w:val="0"/>
          <w:marBottom w:val="0"/>
          <w:divBdr>
            <w:top w:val="none" w:sz="0" w:space="0" w:color="auto"/>
            <w:left w:val="none" w:sz="0" w:space="0" w:color="auto"/>
            <w:bottom w:val="none" w:sz="0" w:space="0" w:color="auto"/>
            <w:right w:val="none" w:sz="0" w:space="0" w:color="auto"/>
          </w:divBdr>
        </w:div>
        <w:div w:id="1033188226">
          <w:marLeft w:val="640"/>
          <w:marRight w:val="0"/>
          <w:marTop w:val="0"/>
          <w:marBottom w:val="0"/>
          <w:divBdr>
            <w:top w:val="none" w:sz="0" w:space="0" w:color="auto"/>
            <w:left w:val="none" w:sz="0" w:space="0" w:color="auto"/>
            <w:bottom w:val="none" w:sz="0" w:space="0" w:color="auto"/>
            <w:right w:val="none" w:sz="0" w:space="0" w:color="auto"/>
          </w:divBdr>
        </w:div>
        <w:div w:id="585109978">
          <w:marLeft w:val="640"/>
          <w:marRight w:val="0"/>
          <w:marTop w:val="0"/>
          <w:marBottom w:val="0"/>
          <w:divBdr>
            <w:top w:val="none" w:sz="0" w:space="0" w:color="auto"/>
            <w:left w:val="none" w:sz="0" w:space="0" w:color="auto"/>
            <w:bottom w:val="none" w:sz="0" w:space="0" w:color="auto"/>
            <w:right w:val="none" w:sz="0" w:space="0" w:color="auto"/>
          </w:divBdr>
        </w:div>
        <w:div w:id="1529678665">
          <w:marLeft w:val="640"/>
          <w:marRight w:val="0"/>
          <w:marTop w:val="0"/>
          <w:marBottom w:val="0"/>
          <w:divBdr>
            <w:top w:val="none" w:sz="0" w:space="0" w:color="auto"/>
            <w:left w:val="none" w:sz="0" w:space="0" w:color="auto"/>
            <w:bottom w:val="none" w:sz="0" w:space="0" w:color="auto"/>
            <w:right w:val="none" w:sz="0" w:space="0" w:color="auto"/>
          </w:divBdr>
        </w:div>
        <w:div w:id="178274463">
          <w:marLeft w:val="640"/>
          <w:marRight w:val="0"/>
          <w:marTop w:val="0"/>
          <w:marBottom w:val="0"/>
          <w:divBdr>
            <w:top w:val="none" w:sz="0" w:space="0" w:color="auto"/>
            <w:left w:val="none" w:sz="0" w:space="0" w:color="auto"/>
            <w:bottom w:val="none" w:sz="0" w:space="0" w:color="auto"/>
            <w:right w:val="none" w:sz="0" w:space="0" w:color="auto"/>
          </w:divBdr>
        </w:div>
        <w:div w:id="881213392">
          <w:marLeft w:val="640"/>
          <w:marRight w:val="0"/>
          <w:marTop w:val="0"/>
          <w:marBottom w:val="0"/>
          <w:divBdr>
            <w:top w:val="none" w:sz="0" w:space="0" w:color="auto"/>
            <w:left w:val="none" w:sz="0" w:space="0" w:color="auto"/>
            <w:bottom w:val="none" w:sz="0" w:space="0" w:color="auto"/>
            <w:right w:val="none" w:sz="0" w:space="0" w:color="auto"/>
          </w:divBdr>
        </w:div>
      </w:divsChild>
    </w:div>
    <w:div w:id="765075138">
      <w:bodyDiv w:val="1"/>
      <w:marLeft w:val="0"/>
      <w:marRight w:val="0"/>
      <w:marTop w:val="0"/>
      <w:marBottom w:val="0"/>
      <w:divBdr>
        <w:top w:val="none" w:sz="0" w:space="0" w:color="auto"/>
        <w:left w:val="none" w:sz="0" w:space="0" w:color="auto"/>
        <w:bottom w:val="none" w:sz="0" w:space="0" w:color="auto"/>
        <w:right w:val="none" w:sz="0" w:space="0" w:color="auto"/>
      </w:divBdr>
      <w:divsChild>
        <w:div w:id="1896046256">
          <w:marLeft w:val="640"/>
          <w:marRight w:val="0"/>
          <w:marTop w:val="0"/>
          <w:marBottom w:val="0"/>
          <w:divBdr>
            <w:top w:val="none" w:sz="0" w:space="0" w:color="auto"/>
            <w:left w:val="none" w:sz="0" w:space="0" w:color="auto"/>
            <w:bottom w:val="none" w:sz="0" w:space="0" w:color="auto"/>
            <w:right w:val="none" w:sz="0" w:space="0" w:color="auto"/>
          </w:divBdr>
        </w:div>
        <w:div w:id="438572051">
          <w:marLeft w:val="640"/>
          <w:marRight w:val="0"/>
          <w:marTop w:val="0"/>
          <w:marBottom w:val="0"/>
          <w:divBdr>
            <w:top w:val="none" w:sz="0" w:space="0" w:color="auto"/>
            <w:left w:val="none" w:sz="0" w:space="0" w:color="auto"/>
            <w:bottom w:val="none" w:sz="0" w:space="0" w:color="auto"/>
            <w:right w:val="none" w:sz="0" w:space="0" w:color="auto"/>
          </w:divBdr>
        </w:div>
        <w:div w:id="781340485">
          <w:marLeft w:val="640"/>
          <w:marRight w:val="0"/>
          <w:marTop w:val="0"/>
          <w:marBottom w:val="0"/>
          <w:divBdr>
            <w:top w:val="none" w:sz="0" w:space="0" w:color="auto"/>
            <w:left w:val="none" w:sz="0" w:space="0" w:color="auto"/>
            <w:bottom w:val="none" w:sz="0" w:space="0" w:color="auto"/>
            <w:right w:val="none" w:sz="0" w:space="0" w:color="auto"/>
          </w:divBdr>
        </w:div>
        <w:div w:id="552428845">
          <w:marLeft w:val="640"/>
          <w:marRight w:val="0"/>
          <w:marTop w:val="0"/>
          <w:marBottom w:val="0"/>
          <w:divBdr>
            <w:top w:val="none" w:sz="0" w:space="0" w:color="auto"/>
            <w:left w:val="none" w:sz="0" w:space="0" w:color="auto"/>
            <w:bottom w:val="none" w:sz="0" w:space="0" w:color="auto"/>
            <w:right w:val="none" w:sz="0" w:space="0" w:color="auto"/>
          </w:divBdr>
        </w:div>
        <w:div w:id="428621256">
          <w:marLeft w:val="640"/>
          <w:marRight w:val="0"/>
          <w:marTop w:val="0"/>
          <w:marBottom w:val="0"/>
          <w:divBdr>
            <w:top w:val="none" w:sz="0" w:space="0" w:color="auto"/>
            <w:left w:val="none" w:sz="0" w:space="0" w:color="auto"/>
            <w:bottom w:val="none" w:sz="0" w:space="0" w:color="auto"/>
            <w:right w:val="none" w:sz="0" w:space="0" w:color="auto"/>
          </w:divBdr>
        </w:div>
        <w:div w:id="763649552">
          <w:marLeft w:val="640"/>
          <w:marRight w:val="0"/>
          <w:marTop w:val="0"/>
          <w:marBottom w:val="0"/>
          <w:divBdr>
            <w:top w:val="none" w:sz="0" w:space="0" w:color="auto"/>
            <w:left w:val="none" w:sz="0" w:space="0" w:color="auto"/>
            <w:bottom w:val="none" w:sz="0" w:space="0" w:color="auto"/>
            <w:right w:val="none" w:sz="0" w:space="0" w:color="auto"/>
          </w:divBdr>
        </w:div>
        <w:div w:id="958560807">
          <w:marLeft w:val="640"/>
          <w:marRight w:val="0"/>
          <w:marTop w:val="0"/>
          <w:marBottom w:val="0"/>
          <w:divBdr>
            <w:top w:val="none" w:sz="0" w:space="0" w:color="auto"/>
            <w:left w:val="none" w:sz="0" w:space="0" w:color="auto"/>
            <w:bottom w:val="none" w:sz="0" w:space="0" w:color="auto"/>
            <w:right w:val="none" w:sz="0" w:space="0" w:color="auto"/>
          </w:divBdr>
        </w:div>
        <w:div w:id="1215462336">
          <w:marLeft w:val="640"/>
          <w:marRight w:val="0"/>
          <w:marTop w:val="0"/>
          <w:marBottom w:val="0"/>
          <w:divBdr>
            <w:top w:val="none" w:sz="0" w:space="0" w:color="auto"/>
            <w:left w:val="none" w:sz="0" w:space="0" w:color="auto"/>
            <w:bottom w:val="none" w:sz="0" w:space="0" w:color="auto"/>
            <w:right w:val="none" w:sz="0" w:space="0" w:color="auto"/>
          </w:divBdr>
        </w:div>
        <w:div w:id="814301641">
          <w:marLeft w:val="640"/>
          <w:marRight w:val="0"/>
          <w:marTop w:val="0"/>
          <w:marBottom w:val="0"/>
          <w:divBdr>
            <w:top w:val="none" w:sz="0" w:space="0" w:color="auto"/>
            <w:left w:val="none" w:sz="0" w:space="0" w:color="auto"/>
            <w:bottom w:val="none" w:sz="0" w:space="0" w:color="auto"/>
            <w:right w:val="none" w:sz="0" w:space="0" w:color="auto"/>
          </w:divBdr>
        </w:div>
        <w:div w:id="1643997069">
          <w:marLeft w:val="640"/>
          <w:marRight w:val="0"/>
          <w:marTop w:val="0"/>
          <w:marBottom w:val="0"/>
          <w:divBdr>
            <w:top w:val="none" w:sz="0" w:space="0" w:color="auto"/>
            <w:left w:val="none" w:sz="0" w:space="0" w:color="auto"/>
            <w:bottom w:val="none" w:sz="0" w:space="0" w:color="auto"/>
            <w:right w:val="none" w:sz="0" w:space="0" w:color="auto"/>
          </w:divBdr>
        </w:div>
        <w:div w:id="587929279">
          <w:marLeft w:val="640"/>
          <w:marRight w:val="0"/>
          <w:marTop w:val="0"/>
          <w:marBottom w:val="0"/>
          <w:divBdr>
            <w:top w:val="none" w:sz="0" w:space="0" w:color="auto"/>
            <w:left w:val="none" w:sz="0" w:space="0" w:color="auto"/>
            <w:bottom w:val="none" w:sz="0" w:space="0" w:color="auto"/>
            <w:right w:val="none" w:sz="0" w:space="0" w:color="auto"/>
          </w:divBdr>
        </w:div>
        <w:div w:id="534737935">
          <w:marLeft w:val="640"/>
          <w:marRight w:val="0"/>
          <w:marTop w:val="0"/>
          <w:marBottom w:val="0"/>
          <w:divBdr>
            <w:top w:val="none" w:sz="0" w:space="0" w:color="auto"/>
            <w:left w:val="none" w:sz="0" w:space="0" w:color="auto"/>
            <w:bottom w:val="none" w:sz="0" w:space="0" w:color="auto"/>
            <w:right w:val="none" w:sz="0" w:space="0" w:color="auto"/>
          </w:divBdr>
        </w:div>
        <w:div w:id="31461467">
          <w:marLeft w:val="640"/>
          <w:marRight w:val="0"/>
          <w:marTop w:val="0"/>
          <w:marBottom w:val="0"/>
          <w:divBdr>
            <w:top w:val="none" w:sz="0" w:space="0" w:color="auto"/>
            <w:left w:val="none" w:sz="0" w:space="0" w:color="auto"/>
            <w:bottom w:val="none" w:sz="0" w:space="0" w:color="auto"/>
            <w:right w:val="none" w:sz="0" w:space="0" w:color="auto"/>
          </w:divBdr>
        </w:div>
        <w:div w:id="2008435299">
          <w:marLeft w:val="640"/>
          <w:marRight w:val="0"/>
          <w:marTop w:val="0"/>
          <w:marBottom w:val="0"/>
          <w:divBdr>
            <w:top w:val="none" w:sz="0" w:space="0" w:color="auto"/>
            <w:left w:val="none" w:sz="0" w:space="0" w:color="auto"/>
            <w:bottom w:val="none" w:sz="0" w:space="0" w:color="auto"/>
            <w:right w:val="none" w:sz="0" w:space="0" w:color="auto"/>
          </w:divBdr>
        </w:div>
        <w:div w:id="1138841478">
          <w:marLeft w:val="640"/>
          <w:marRight w:val="0"/>
          <w:marTop w:val="0"/>
          <w:marBottom w:val="0"/>
          <w:divBdr>
            <w:top w:val="none" w:sz="0" w:space="0" w:color="auto"/>
            <w:left w:val="none" w:sz="0" w:space="0" w:color="auto"/>
            <w:bottom w:val="none" w:sz="0" w:space="0" w:color="auto"/>
            <w:right w:val="none" w:sz="0" w:space="0" w:color="auto"/>
          </w:divBdr>
        </w:div>
        <w:div w:id="1116750433">
          <w:marLeft w:val="640"/>
          <w:marRight w:val="0"/>
          <w:marTop w:val="0"/>
          <w:marBottom w:val="0"/>
          <w:divBdr>
            <w:top w:val="none" w:sz="0" w:space="0" w:color="auto"/>
            <w:left w:val="none" w:sz="0" w:space="0" w:color="auto"/>
            <w:bottom w:val="none" w:sz="0" w:space="0" w:color="auto"/>
            <w:right w:val="none" w:sz="0" w:space="0" w:color="auto"/>
          </w:divBdr>
        </w:div>
        <w:div w:id="697051449">
          <w:marLeft w:val="640"/>
          <w:marRight w:val="0"/>
          <w:marTop w:val="0"/>
          <w:marBottom w:val="0"/>
          <w:divBdr>
            <w:top w:val="none" w:sz="0" w:space="0" w:color="auto"/>
            <w:left w:val="none" w:sz="0" w:space="0" w:color="auto"/>
            <w:bottom w:val="none" w:sz="0" w:space="0" w:color="auto"/>
            <w:right w:val="none" w:sz="0" w:space="0" w:color="auto"/>
          </w:divBdr>
        </w:div>
        <w:div w:id="2141729162">
          <w:marLeft w:val="640"/>
          <w:marRight w:val="0"/>
          <w:marTop w:val="0"/>
          <w:marBottom w:val="0"/>
          <w:divBdr>
            <w:top w:val="none" w:sz="0" w:space="0" w:color="auto"/>
            <w:left w:val="none" w:sz="0" w:space="0" w:color="auto"/>
            <w:bottom w:val="none" w:sz="0" w:space="0" w:color="auto"/>
            <w:right w:val="none" w:sz="0" w:space="0" w:color="auto"/>
          </w:divBdr>
        </w:div>
        <w:div w:id="353923557">
          <w:marLeft w:val="640"/>
          <w:marRight w:val="0"/>
          <w:marTop w:val="0"/>
          <w:marBottom w:val="0"/>
          <w:divBdr>
            <w:top w:val="none" w:sz="0" w:space="0" w:color="auto"/>
            <w:left w:val="none" w:sz="0" w:space="0" w:color="auto"/>
            <w:bottom w:val="none" w:sz="0" w:space="0" w:color="auto"/>
            <w:right w:val="none" w:sz="0" w:space="0" w:color="auto"/>
          </w:divBdr>
        </w:div>
        <w:div w:id="436948857">
          <w:marLeft w:val="640"/>
          <w:marRight w:val="0"/>
          <w:marTop w:val="0"/>
          <w:marBottom w:val="0"/>
          <w:divBdr>
            <w:top w:val="none" w:sz="0" w:space="0" w:color="auto"/>
            <w:left w:val="none" w:sz="0" w:space="0" w:color="auto"/>
            <w:bottom w:val="none" w:sz="0" w:space="0" w:color="auto"/>
            <w:right w:val="none" w:sz="0" w:space="0" w:color="auto"/>
          </w:divBdr>
        </w:div>
        <w:div w:id="1815827327">
          <w:marLeft w:val="640"/>
          <w:marRight w:val="0"/>
          <w:marTop w:val="0"/>
          <w:marBottom w:val="0"/>
          <w:divBdr>
            <w:top w:val="none" w:sz="0" w:space="0" w:color="auto"/>
            <w:left w:val="none" w:sz="0" w:space="0" w:color="auto"/>
            <w:bottom w:val="none" w:sz="0" w:space="0" w:color="auto"/>
            <w:right w:val="none" w:sz="0" w:space="0" w:color="auto"/>
          </w:divBdr>
        </w:div>
        <w:div w:id="1154641811">
          <w:marLeft w:val="640"/>
          <w:marRight w:val="0"/>
          <w:marTop w:val="0"/>
          <w:marBottom w:val="0"/>
          <w:divBdr>
            <w:top w:val="none" w:sz="0" w:space="0" w:color="auto"/>
            <w:left w:val="none" w:sz="0" w:space="0" w:color="auto"/>
            <w:bottom w:val="none" w:sz="0" w:space="0" w:color="auto"/>
            <w:right w:val="none" w:sz="0" w:space="0" w:color="auto"/>
          </w:divBdr>
        </w:div>
        <w:div w:id="350881267">
          <w:marLeft w:val="640"/>
          <w:marRight w:val="0"/>
          <w:marTop w:val="0"/>
          <w:marBottom w:val="0"/>
          <w:divBdr>
            <w:top w:val="none" w:sz="0" w:space="0" w:color="auto"/>
            <w:left w:val="none" w:sz="0" w:space="0" w:color="auto"/>
            <w:bottom w:val="none" w:sz="0" w:space="0" w:color="auto"/>
            <w:right w:val="none" w:sz="0" w:space="0" w:color="auto"/>
          </w:divBdr>
        </w:div>
        <w:div w:id="1262957278">
          <w:marLeft w:val="640"/>
          <w:marRight w:val="0"/>
          <w:marTop w:val="0"/>
          <w:marBottom w:val="0"/>
          <w:divBdr>
            <w:top w:val="none" w:sz="0" w:space="0" w:color="auto"/>
            <w:left w:val="none" w:sz="0" w:space="0" w:color="auto"/>
            <w:bottom w:val="none" w:sz="0" w:space="0" w:color="auto"/>
            <w:right w:val="none" w:sz="0" w:space="0" w:color="auto"/>
          </w:divBdr>
        </w:div>
        <w:div w:id="1951740457">
          <w:marLeft w:val="640"/>
          <w:marRight w:val="0"/>
          <w:marTop w:val="0"/>
          <w:marBottom w:val="0"/>
          <w:divBdr>
            <w:top w:val="none" w:sz="0" w:space="0" w:color="auto"/>
            <w:left w:val="none" w:sz="0" w:space="0" w:color="auto"/>
            <w:bottom w:val="none" w:sz="0" w:space="0" w:color="auto"/>
            <w:right w:val="none" w:sz="0" w:space="0" w:color="auto"/>
          </w:divBdr>
        </w:div>
        <w:div w:id="1450776482">
          <w:marLeft w:val="640"/>
          <w:marRight w:val="0"/>
          <w:marTop w:val="0"/>
          <w:marBottom w:val="0"/>
          <w:divBdr>
            <w:top w:val="none" w:sz="0" w:space="0" w:color="auto"/>
            <w:left w:val="none" w:sz="0" w:space="0" w:color="auto"/>
            <w:bottom w:val="none" w:sz="0" w:space="0" w:color="auto"/>
            <w:right w:val="none" w:sz="0" w:space="0" w:color="auto"/>
          </w:divBdr>
        </w:div>
        <w:div w:id="1125805849">
          <w:marLeft w:val="640"/>
          <w:marRight w:val="0"/>
          <w:marTop w:val="0"/>
          <w:marBottom w:val="0"/>
          <w:divBdr>
            <w:top w:val="none" w:sz="0" w:space="0" w:color="auto"/>
            <w:left w:val="none" w:sz="0" w:space="0" w:color="auto"/>
            <w:bottom w:val="none" w:sz="0" w:space="0" w:color="auto"/>
            <w:right w:val="none" w:sz="0" w:space="0" w:color="auto"/>
          </w:divBdr>
        </w:div>
        <w:div w:id="690566737">
          <w:marLeft w:val="640"/>
          <w:marRight w:val="0"/>
          <w:marTop w:val="0"/>
          <w:marBottom w:val="0"/>
          <w:divBdr>
            <w:top w:val="none" w:sz="0" w:space="0" w:color="auto"/>
            <w:left w:val="none" w:sz="0" w:space="0" w:color="auto"/>
            <w:bottom w:val="none" w:sz="0" w:space="0" w:color="auto"/>
            <w:right w:val="none" w:sz="0" w:space="0" w:color="auto"/>
          </w:divBdr>
        </w:div>
        <w:div w:id="1820995808">
          <w:marLeft w:val="640"/>
          <w:marRight w:val="0"/>
          <w:marTop w:val="0"/>
          <w:marBottom w:val="0"/>
          <w:divBdr>
            <w:top w:val="none" w:sz="0" w:space="0" w:color="auto"/>
            <w:left w:val="none" w:sz="0" w:space="0" w:color="auto"/>
            <w:bottom w:val="none" w:sz="0" w:space="0" w:color="auto"/>
            <w:right w:val="none" w:sz="0" w:space="0" w:color="auto"/>
          </w:divBdr>
        </w:div>
        <w:div w:id="302808520">
          <w:marLeft w:val="640"/>
          <w:marRight w:val="0"/>
          <w:marTop w:val="0"/>
          <w:marBottom w:val="0"/>
          <w:divBdr>
            <w:top w:val="none" w:sz="0" w:space="0" w:color="auto"/>
            <w:left w:val="none" w:sz="0" w:space="0" w:color="auto"/>
            <w:bottom w:val="none" w:sz="0" w:space="0" w:color="auto"/>
            <w:right w:val="none" w:sz="0" w:space="0" w:color="auto"/>
          </w:divBdr>
        </w:div>
        <w:div w:id="2108773831">
          <w:marLeft w:val="640"/>
          <w:marRight w:val="0"/>
          <w:marTop w:val="0"/>
          <w:marBottom w:val="0"/>
          <w:divBdr>
            <w:top w:val="none" w:sz="0" w:space="0" w:color="auto"/>
            <w:left w:val="none" w:sz="0" w:space="0" w:color="auto"/>
            <w:bottom w:val="none" w:sz="0" w:space="0" w:color="auto"/>
            <w:right w:val="none" w:sz="0" w:space="0" w:color="auto"/>
          </w:divBdr>
        </w:div>
        <w:div w:id="1326477503">
          <w:marLeft w:val="640"/>
          <w:marRight w:val="0"/>
          <w:marTop w:val="0"/>
          <w:marBottom w:val="0"/>
          <w:divBdr>
            <w:top w:val="none" w:sz="0" w:space="0" w:color="auto"/>
            <w:left w:val="none" w:sz="0" w:space="0" w:color="auto"/>
            <w:bottom w:val="none" w:sz="0" w:space="0" w:color="auto"/>
            <w:right w:val="none" w:sz="0" w:space="0" w:color="auto"/>
          </w:divBdr>
        </w:div>
        <w:div w:id="1811750812">
          <w:marLeft w:val="640"/>
          <w:marRight w:val="0"/>
          <w:marTop w:val="0"/>
          <w:marBottom w:val="0"/>
          <w:divBdr>
            <w:top w:val="none" w:sz="0" w:space="0" w:color="auto"/>
            <w:left w:val="none" w:sz="0" w:space="0" w:color="auto"/>
            <w:bottom w:val="none" w:sz="0" w:space="0" w:color="auto"/>
            <w:right w:val="none" w:sz="0" w:space="0" w:color="auto"/>
          </w:divBdr>
        </w:div>
        <w:div w:id="1186988237">
          <w:marLeft w:val="640"/>
          <w:marRight w:val="0"/>
          <w:marTop w:val="0"/>
          <w:marBottom w:val="0"/>
          <w:divBdr>
            <w:top w:val="none" w:sz="0" w:space="0" w:color="auto"/>
            <w:left w:val="none" w:sz="0" w:space="0" w:color="auto"/>
            <w:bottom w:val="none" w:sz="0" w:space="0" w:color="auto"/>
            <w:right w:val="none" w:sz="0" w:space="0" w:color="auto"/>
          </w:divBdr>
        </w:div>
        <w:div w:id="1364553468">
          <w:marLeft w:val="640"/>
          <w:marRight w:val="0"/>
          <w:marTop w:val="0"/>
          <w:marBottom w:val="0"/>
          <w:divBdr>
            <w:top w:val="none" w:sz="0" w:space="0" w:color="auto"/>
            <w:left w:val="none" w:sz="0" w:space="0" w:color="auto"/>
            <w:bottom w:val="none" w:sz="0" w:space="0" w:color="auto"/>
            <w:right w:val="none" w:sz="0" w:space="0" w:color="auto"/>
          </w:divBdr>
        </w:div>
        <w:div w:id="1582831738">
          <w:marLeft w:val="640"/>
          <w:marRight w:val="0"/>
          <w:marTop w:val="0"/>
          <w:marBottom w:val="0"/>
          <w:divBdr>
            <w:top w:val="none" w:sz="0" w:space="0" w:color="auto"/>
            <w:left w:val="none" w:sz="0" w:space="0" w:color="auto"/>
            <w:bottom w:val="none" w:sz="0" w:space="0" w:color="auto"/>
            <w:right w:val="none" w:sz="0" w:space="0" w:color="auto"/>
          </w:divBdr>
        </w:div>
        <w:div w:id="43720848">
          <w:marLeft w:val="640"/>
          <w:marRight w:val="0"/>
          <w:marTop w:val="0"/>
          <w:marBottom w:val="0"/>
          <w:divBdr>
            <w:top w:val="none" w:sz="0" w:space="0" w:color="auto"/>
            <w:left w:val="none" w:sz="0" w:space="0" w:color="auto"/>
            <w:bottom w:val="none" w:sz="0" w:space="0" w:color="auto"/>
            <w:right w:val="none" w:sz="0" w:space="0" w:color="auto"/>
          </w:divBdr>
        </w:div>
        <w:div w:id="864371576">
          <w:marLeft w:val="640"/>
          <w:marRight w:val="0"/>
          <w:marTop w:val="0"/>
          <w:marBottom w:val="0"/>
          <w:divBdr>
            <w:top w:val="none" w:sz="0" w:space="0" w:color="auto"/>
            <w:left w:val="none" w:sz="0" w:space="0" w:color="auto"/>
            <w:bottom w:val="none" w:sz="0" w:space="0" w:color="auto"/>
            <w:right w:val="none" w:sz="0" w:space="0" w:color="auto"/>
          </w:divBdr>
        </w:div>
        <w:div w:id="1629235738">
          <w:marLeft w:val="640"/>
          <w:marRight w:val="0"/>
          <w:marTop w:val="0"/>
          <w:marBottom w:val="0"/>
          <w:divBdr>
            <w:top w:val="none" w:sz="0" w:space="0" w:color="auto"/>
            <w:left w:val="none" w:sz="0" w:space="0" w:color="auto"/>
            <w:bottom w:val="none" w:sz="0" w:space="0" w:color="auto"/>
            <w:right w:val="none" w:sz="0" w:space="0" w:color="auto"/>
          </w:divBdr>
        </w:div>
        <w:div w:id="1210536030">
          <w:marLeft w:val="640"/>
          <w:marRight w:val="0"/>
          <w:marTop w:val="0"/>
          <w:marBottom w:val="0"/>
          <w:divBdr>
            <w:top w:val="none" w:sz="0" w:space="0" w:color="auto"/>
            <w:left w:val="none" w:sz="0" w:space="0" w:color="auto"/>
            <w:bottom w:val="none" w:sz="0" w:space="0" w:color="auto"/>
            <w:right w:val="none" w:sz="0" w:space="0" w:color="auto"/>
          </w:divBdr>
        </w:div>
        <w:div w:id="1081222497">
          <w:marLeft w:val="640"/>
          <w:marRight w:val="0"/>
          <w:marTop w:val="0"/>
          <w:marBottom w:val="0"/>
          <w:divBdr>
            <w:top w:val="none" w:sz="0" w:space="0" w:color="auto"/>
            <w:left w:val="none" w:sz="0" w:space="0" w:color="auto"/>
            <w:bottom w:val="none" w:sz="0" w:space="0" w:color="auto"/>
            <w:right w:val="none" w:sz="0" w:space="0" w:color="auto"/>
          </w:divBdr>
        </w:div>
        <w:div w:id="421069235">
          <w:marLeft w:val="640"/>
          <w:marRight w:val="0"/>
          <w:marTop w:val="0"/>
          <w:marBottom w:val="0"/>
          <w:divBdr>
            <w:top w:val="none" w:sz="0" w:space="0" w:color="auto"/>
            <w:left w:val="none" w:sz="0" w:space="0" w:color="auto"/>
            <w:bottom w:val="none" w:sz="0" w:space="0" w:color="auto"/>
            <w:right w:val="none" w:sz="0" w:space="0" w:color="auto"/>
          </w:divBdr>
        </w:div>
        <w:div w:id="894124555">
          <w:marLeft w:val="640"/>
          <w:marRight w:val="0"/>
          <w:marTop w:val="0"/>
          <w:marBottom w:val="0"/>
          <w:divBdr>
            <w:top w:val="none" w:sz="0" w:space="0" w:color="auto"/>
            <w:left w:val="none" w:sz="0" w:space="0" w:color="auto"/>
            <w:bottom w:val="none" w:sz="0" w:space="0" w:color="auto"/>
            <w:right w:val="none" w:sz="0" w:space="0" w:color="auto"/>
          </w:divBdr>
        </w:div>
        <w:div w:id="929851182">
          <w:marLeft w:val="640"/>
          <w:marRight w:val="0"/>
          <w:marTop w:val="0"/>
          <w:marBottom w:val="0"/>
          <w:divBdr>
            <w:top w:val="none" w:sz="0" w:space="0" w:color="auto"/>
            <w:left w:val="none" w:sz="0" w:space="0" w:color="auto"/>
            <w:bottom w:val="none" w:sz="0" w:space="0" w:color="auto"/>
            <w:right w:val="none" w:sz="0" w:space="0" w:color="auto"/>
          </w:divBdr>
        </w:div>
        <w:div w:id="2072070901">
          <w:marLeft w:val="640"/>
          <w:marRight w:val="0"/>
          <w:marTop w:val="0"/>
          <w:marBottom w:val="0"/>
          <w:divBdr>
            <w:top w:val="none" w:sz="0" w:space="0" w:color="auto"/>
            <w:left w:val="none" w:sz="0" w:space="0" w:color="auto"/>
            <w:bottom w:val="none" w:sz="0" w:space="0" w:color="auto"/>
            <w:right w:val="none" w:sz="0" w:space="0" w:color="auto"/>
          </w:divBdr>
        </w:div>
        <w:div w:id="1124540136">
          <w:marLeft w:val="640"/>
          <w:marRight w:val="0"/>
          <w:marTop w:val="0"/>
          <w:marBottom w:val="0"/>
          <w:divBdr>
            <w:top w:val="none" w:sz="0" w:space="0" w:color="auto"/>
            <w:left w:val="none" w:sz="0" w:space="0" w:color="auto"/>
            <w:bottom w:val="none" w:sz="0" w:space="0" w:color="auto"/>
            <w:right w:val="none" w:sz="0" w:space="0" w:color="auto"/>
          </w:divBdr>
        </w:div>
        <w:div w:id="789322080">
          <w:marLeft w:val="640"/>
          <w:marRight w:val="0"/>
          <w:marTop w:val="0"/>
          <w:marBottom w:val="0"/>
          <w:divBdr>
            <w:top w:val="none" w:sz="0" w:space="0" w:color="auto"/>
            <w:left w:val="none" w:sz="0" w:space="0" w:color="auto"/>
            <w:bottom w:val="none" w:sz="0" w:space="0" w:color="auto"/>
            <w:right w:val="none" w:sz="0" w:space="0" w:color="auto"/>
          </w:divBdr>
        </w:div>
        <w:div w:id="171454798">
          <w:marLeft w:val="640"/>
          <w:marRight w:val="0"/>
          <w:marTop w:val="0"/>
          <w:marBottom w:val="0"/>
          <w:divBdr>
            <w:top w:val="none" w:sz="0" w:space="0" w:color="auto"/>
            <w:left w:val="none" w:sz="0" w:space="0" w:color="auto"/>
            <w:bottom w:val="none" w:sz="0" w:space="0" w:color="auto"/>
            <w:right w:val="none" w:sz="0" w:space="0" w:color="auto"/>
          </w:divBdr>
        </w:div>
        <w:div w:id="177889162">
          <w:marLeft w:val="640"/>
          <w:marRight w:val="0"/>
          <w:marTop w:val="0"/>
          <w:marBottom w:val="0"/>
          <w:divBdr>
            <w:top w:val="none" w:sz="0" w:space="0" w:color="auto"/>
            <w:left w:val="none" w:sz="0" w:space="0" w:color="auto"/>
            <w:bottom w:val="none" w:sz="0" w:space="0" w:color="auto"/>
            <w:right w:val="none" w:sz="0" w:space="0" w:color="auto"/>
          </w:divBdr>
        </w:div>
        <w:div w:id="1436440274">
          <w:marLeft w:val="640"/>
          <w:marRight w:val="0"/>
          <w:marTop w:val="0"/>
          <w:marBottom w:val="0"/>
          <w:divBdr>
            <w:top w:val="none" w:sz="0" w:space="0" w:color="auto"/>
            <w:left w:val="none" w:sz="0" w:space="0" w:color="auto"/>
            <w:bottom w:val="none" w:sz="0" w:space="0" w:color="auto"/>
            <w:right w:val="none" w:sz="0" w:space="0" w:color="auto"/>
          </w:divBdr>
        </w:div>
        <w:div w:id="1553078743">
          <w:marLeft w:val="640"/>
          <w:marRight w:val="0"/>
          <w:marTop w:val="0"/>
          <w:marBottom w:val="0"/>
          <w:divBdr>
            <w:top w:val="none" w:sz="0" w:space="0" w:color="auto"/>
            <w:left w:val="none" w:sz="0" w:space="0" w:color="auto"/>
            <w:bottom w:val="none" w:sz="0" w:space="0" w:color="auto"/>
            <w:right w:val="none" w:sz="0" w:space="0" w:color="auto"/>
          </w:divBdr>
        </w:div>
        <w:div w:id="1675373742">
          <w:marLeft w:val="640"/>
          <w:marRight w:val="0"/>
          <w:marTop w:val="0"/>
          <w:marBottom w:val="0"/>
          <w:divBdr>
            <w:top w:val="none" w:sz="0" w:space="0" w:color="auto"/>
            <w:left w:val="none" w:sz="0" w:space="0" w:color="auto"/>
            <w:bottom w:val="none" w:sz="0" w:space="0" w:color="auto"/>
            <w:right w:val="none" w:sz="0" w:space="0" w:color="auto"/>
          </w:divBdr>
        </w:div>
        <w:div w:id="803084729">
          <w:marLeft w:val="640"/>
          <w:marRight w:val="0"/>
          <w:marTop w:val="0"/>
          <w:marBottom w:val="0"/>
          <w:divBdr>
            <w:top w:val="none" w:sz="0" w:space="0" w:color="auto"/>
            <w:left w:val="none" w:sz="0" w:space="0" w:color="auto"/>
            <w:bottom w:val="none" w:sz="0" w:space="0" w:color="auto"/>
            <w:right w:val="none" w:sz="0" w:space="0" w:color="auto"/>
          </w:divBdr>
        </w:div>
        <w:div w:id="1317953240">
          <w:marLeft w:val="640"/>
          <w:marRight w:val="0"/>
          <w:marTop w:val="0"/>
          <w:marBottom w:val="0"/>
          <w:divBdr>
            <w:top w:val="none" w:sz="0" w:space="0" w:color="auto"/>
            <w:left w:val="none" w:sz="0" w:space="0" w:color="auto"/>
            <w:bottom w:val="none" w:sz="0" w:space="0" w:color="auto"/>
            <w:right w:val="none" w:sz="0" w:space="0" w:color="auto"/>
          </w:divBdr>
        </w:div>
        <w:div w:id="398749001">
          <w:marLeft w:val="640"/>
          <w:marRight w:val="0"/>
          <w:marTop w:val="0"/>
          <w:marBottom w:val="0"/>
          <w:divBdr>
            <w:top w:val="none" w:sz="0" w:space="0" w:color="auto"/>
            <w:left w:val="none" w:sz="0" w:space="0" w:color="auto"/>
            <w:bottom w:val="none" w:sz="0" w:space="0" w:color="auto"/>
            <w:right w:val="none" w:sz="0" w:space="0" w:color="auto"/>
          </w:divBdr>
        </w:div>
        <w:div w:id="859588197">
          <w:marLeft w:val="640"/>
          <w:marRight w:val="0"/>
          <w:marTop w:val="0"/>
          <w:marBottom w:val="0"/>
          <w:divBdr>
            <w:top w:val="none" w:sz="0" w:space="0" w:color="auto"/>
            <w:left w:val="none" w:sz="0" w:space="0" w:color="auto"/>
            <w:bottom w:val="none" w:sz="0" w:space="0" w:color="auto"/>
            <w:right w:val="none" w:sz="0" w:space="0" w:color="auto"/>
          </w:divBdr>
        </w:div>
        <w:div w:id="729034631">
          <w:marLeft w:val="640"/>
          <w:marRight w:val="0"/>
          <w:marTop w:val="0"/>
          <w:marBottom w:val="0"/>
          <w:divBdr>
            <w:top w:val="none" w:sz="0" w:space="0" w:color="auto"/>
            <w:left w:val="none" w:sz="0" w:space="0" w:color="auto"/>
            <w:bottom w:val="none" w:sz="0" w:space="0" w:color="auto"/>
            <w:right w:val="none" w:sz="0" w:space="0" w:color="auto"/>
          </w:divBdr>
        </w:div>
        <w:div w:id="1822041502">
          <w:marLeft w:val="640"/>
          <w:marRight w:val="0"/>
          <w:marTop w:val="0"/>
          <w:marBottom w:val="0"/>
          <w:divBdr>
            <w:top w:val="none" w:sz="0" w:space="0" w:color="auto"/>
            <w:left w:val="none" w:sz="0" w:space="0" w:color="auto"/>
            <w:bottom w:val="none" w:sz="0" w:space="0" w:color="auto"/>
            <w:right w:val="none" w:sz="0" w:space="0" w:color="auto"/>
          </w:divBdr>
        </w:div>
        <w:div w:id="581959722">
          <w:marLeft w:val="640"/>
          <w:marRight w:val="0"/>
          <w:marTop w:val="0"/>
          <w:marBottom w:val="0"/>
          <w:divBdr>
            <w:top w:val="none" w:sz="0" w:space="0" w:color="auto"/>
            <w:left w:val="none" w:sz="0" w:space="0" w:color="auto"/>
            <w:bottom w:val="none" w:sz="0" w:space="0" w:color="auto"/>
            <w:right w:val="none" w:sz="0" w:space="0" w:color="auto"/>
          </w:divBdr>
        </w:div>
        <w:div w:id="1101880548">
          <w:marLeft w:val="640"/>
          <w:marRight w:val="0"/>
          <w:marTop w:val="0"/>
          <w:marBottom w:val="0"/>
          <w:divBdr>
            <w:top w:val="none" w:sz="0" w:space="0" w:color="auto"/>
            <w:left w:val="none" w:sz="0" w:space="0" w:color="auto"/>
            <w:bottom w:val="none" w:sz="0" w:space="0" w:color="auto"/>
            <w:right w:val="none" w:sz="0" w:space="0" w:color="auto"/>
          </w:divBdr>
        </w:div>
        <w:div w:id="983393133">
          <w:marLeft w:val="640"/>
          <w:marRight w:val="0"/>
          <w:marTop w:val="0"/>
          <w:marBottom w:val="0"/>
          <w:divBdr>
            <w:top w:val="none" w:sz="0" w:space="0" w:color="auto"/>
            <w:left w:val="none" w:sz="0" w:space="0" w:color="auto"/>
            <w:bottom w:val="none" w:sz="0" w:space="0" w:color="auto"/>
            <w:right w:val="none" w:sz="0" w:space="0" w:color="auto"/>
          </w:divBdr>
        </w:div>
        <w:div w:id="14576103">
          <w:marLeft w:val="640"/>
          <w:marRight w:val="0"/>
          <w:marTop w:val="0"/>
          <w:marBottom w:val="0"/>
          <w:divBdr>
            <w:top w:val="none" w:sz="0" w:space="0" w:color="auto"/>
            <w:left w:val="none" w:sz="0" w:space="0" w:color="auto"/>
            <w:bottom w:val="none" w:sz="0" w:space="0" w:color="auto"/>
            <w:right w:val="none" w:sz="0" w:space="0" w:color="auto"/>
          </w:divBdr>
        </w:div>
        <w:div w:id="1819764530">
          <w:marLeft w:val="640"/>
          <w:marRight w:val="0"/>
          <w:marTop w:val="0"/>
          <w:marBottom w:val="0"/>
          <w:divBdr>
            <w:top w:val="none" w:sz="0" w:space="0" w:color="auto"/>
            <w:left w:val="none" w:sz="0" w:space="0" w:color="auto"/>
            <w:bottom w:val="none" w:sz="0" w:space="0" w:color="auto"/>
            <w:right w:val="none" w:sz="0" w:space="0" w:color="auto"/>
          </w:divBdr>
        </w:div>
        <w:div w:id="2114133556">
          <w:marLeft w:val="640"/>
          <w:marRight w:val="0"/>
          <w:marTop w:val="0"/>
          <w:marBottom w:val="0"/>
          <w:divBdr>
            <w:top w:val="none" w:sz="0" w:space="0" w:color="auto"/>
            <w:left w:val="none" w:sz="0" w:space="0" w:color="auto"/>
            <w:bottom w:val="none" w:sz="0" w:space="0" w:color="auto"/>
            <w:right w:val="none" w:sz="0" w:space="0" w:color="auto"/>
          </w:divBdr>
        </w:div>
        <w:div w:id="1377852019">
          <w:marLeft w:val="640"/>
          <w:marRight w:val="0"/>
          <w:marTop w:val="0"/>
          <w:marBottom w:val="0"/>
          <w:divBdr>
            <w:top w:val="none" w:sz="0" w:space="0" w:color="auto"/>
            <w:left w:val="none" w:sz="0" w:space="0" w:color="auto"/>
            <w:bottom w:val="none" w:sz="0" w:space="0" w:color="auto"/>
            <w:right w:val="none" w:sz="0" w:space="0" w:color="auto"/>
          </w:divBdr>
        </w:div>
        <w:div w:id="137042437">
          <w:marLeft w:val="640"/>
          <w:marRight w:val="0"/>
          <w:marTop w:val="0"/>
          <w:marBottom w:val="0"/>
          <w:divBdr>
            <w:top w:val="none" w:sz="0" w:space="0" w:color="auto"/>
            <w:left w:val="none" w:sz="0" w:space="0" w:color="auto"/>
            <w:bottom w:val="none" w:sz="0" w:space="0" w:color="auto"/>
            <w:right w:val="none" w:sz="0" w:space="0" w:color="auto"/>
          </w:divBdr>
        </w:div>
        <w:div w:id="1209612847">
          <w:marLeft w:val="640"/>
          <w:marRight w:val="0"/>
          <w:marTop w:val="0"/>
          <w:marBottom w:val="0"/>
          <w:divBdr>
            <w:top w:val="none" w:sz="0" w:space="0" w:color="auto"/>
            <w:left w:val="none" w:sz="0" w:space="0" w:color="auto"/>
            <w:bottom w:val="none" w:sz="0" w:space="0" w:color="auto"/>
            <w:right w:val="none" w:sz="0" w:space="0" w:color="auto"/>
          </w:divBdr>
        </w:div>
        <w:div w:id="640038716">
          <w:marLeft w:val="640"/>
          <w:marRight w:val="0"/>
          <w:marTop w:val="0"/>
          <w:marBottom w:val="0"/>
          <w:divBdr>
            <w:top w:val="none" w:sz="0" w:space="0" w:color="auto"/>
            <w:left w:val="none" w:sz="0" w:space="0" w:color="auto"/>
            <w:bottom w:val="none" w:sz="0" w:space="0" w:color="auto"/>
            <w:right w:val="none" w:sz="0" w:space="0" w:color="auto"/>
          </w:divBdr>
        </w:div>
        <w:div w:id="407963393">
          <w:marLeft w:val="640"/>
          <w:marRight w:val="0"/>
          <w:marTop w:val="0"/>
          <w:marBottom w:val="0"/>
          <w:divBdr>
            <w:top w:val="none" w:sz="0" w:space="0" w:color="auto"/>
            <w:left w:val="none" w:sz="0" w:space="0" w:color="auto"/>
            <w:bottom w:val="none" w:sz="0" w:space="0" w:color="auto"/>
            <w:right w:val="none" w:sz="0" w:space="0" w:color="auto"/>
          </w:divBdr>
        </w:div>
        <w:div w:id="1172992157">
          <w:marLeft w:val="640"/>
          <w:marRight w:val="0"/>
          <w:marTop w:val="0"/>
          <w:marBottom w:val="0"/>
          <w:divBdr>
            <w:top w:val="none" w:sz="0" w:space="0" w:color="auto"/>
            <w:left w:val="none" w:sz="0" w:space="0" w:color="auto"/>
            <w:bottom w:val="none" w:sz="0" w:space="0" w:color="auto"/>
            <w:right w:val="none" w:sz="0" w:space="0" w:color="auto"/>
          </w:divBdr>
        </w:div>
        <w:div w:id="1762919195">
          <w:marLeft w:val="640"/>
          <w:marRight w:val="0"/>
          <w:marTop w:val="0"/>
          <w:marBottom w:val="0"/>
          <w:divBdr>
            <w:top w:val="none" w:sz="0" w:space="0" w:color="auto"/>
            <w:left w:val="none" w:sz="0" w:space="0" w:color="auto"/>
            <w:bottom w:val="none" w:sz="0" w:space="0" w:color="auto"/>
            <w:right w:val="none" w:sz="0" w:space="0" w:color="auto"/>
          </w:divBdr>
        </w:div>
        <w:div w:id="622686266">
          <w:marLeft w:val="640"/>
          <w:marRight w:val="0"/>
          <w:marTop w:val="0"/>
          <w:marBottom w:val="0"/>
          <w:divBdr>
            <w:top w:val="none" w:sz="0" w:space="0" w:color="auto"/>
            <w:left w:val="none" w:sz="0" w:space="0" w:color="auto"/>
            <w:bottom w:val="none" w:sz="0" w:space="0" w:color="auto"/>
            <w:right w:val="none" w:sz="0" w:space="0" w:color="auto"/>
          </w:divBdr>
        </w:div>
        <w:div w:id="188764216">
          <w:marLeft w:val="640"/>
          <w:marRight w:val="0"/>
          <w:marTop w:val="0"/>
          <w:marBottom w:val="0"/>
          <w:divBdr>
            <w:top w:val="none" w:sz="0" w:space="0" w:color="auto"/>
            <w:left w:val="none" w:sz="0" w:space="0" w:color="auto"/>
            <w:bottom w:val="none" w:sz="0" w:space="0" w:color="auto"/>
            <w:right w:val="none" w:sz="0" w:space="0" w:color="auto"/>
          </w:divBdr>
        </w:div>
        <w:div w:id="221137508">
          <w:marLeft w:val="640"/>
          <w:marRight w:val="0"/>
          <w:marTop w:val="0"/>
          <w:marBottom w:val="0"/>
          <w:divBdr>
            <w:top w:val="none" w:sz="0" w:space="0" w:color="auto"/>
            <w:left w:val="none" w:sz="0" w:space="0" w:color="auto"/>
            <w:bottom w:val="none" w:sz="0" w:space="0" w:color="auto"/>
            <w:right w:val="none" w:sz="0" w:space="0" w:color="auto"/>
          </w:divBdr>
        </w:div>
        <w:div w:id="2090424760">
          <w:marLeft w:val="640"/>
          <w:marRight w:val="0"/>
          <w:marTop w:val="0"/>
          <w:marBottom w:val="0"/>
          <w:divBdr>
            <w:top w:val="none" w:sz="0" w:space="0" w:color="auto"/>
            <w:left w:val="none" w:sz="0" w:space="0" w:color="auto"/>
            <w:bottom w:val="none" w:sz="0" w:space="0" w:color="auto"/>
            <w:right w:val="none" w:sz="0" w:space="0" w:color="auto"/>
          </w:divBdr>
        </w:div>
        <w:div w:id="472915889">
          <w:marLeft w:val="640"/>
          <w:marRight w:val="0"/>
          <w:marTop w:val="0"/>
          <w:marBottom w:val="0"/>
          <w:divBdr>
            <w:top w:val="none" w:sz="0" w:space="0" w:color="auto"/>
            <w:left w:val="none" w:sz="0" w:space="0" w:color="auto"/>
            <w:bottom w:val="none" w:sz="0" w:space="0" w:color="auto"/>
            <w:right w:val="none" w:sz="0" w:space="0" w:color="auto"/>
          </w:divBdr>
        </w:div>
        <w:div w:id="1702510207">
          <w:marLeft w:val="640"/>
          <w:marRight w:val="0"/>
          <w:marTop w:val="0"/>
          <w:marBottom w:val="0"/>
          <w:divBdr>
            <w:top w:val="none" w:sz="0" w:space="0" w:color="auto"/>
            <w:left w:val="none" w:sz="0" w:space="0" w:color="auto"/>
            <w:bottom w:val="none" w:sz="0" w:space="0" w:color="auto"/>
            <w:right w:val="none" w:sz="0" w:space="0" w:color="auto"/>
          </w:divBdr>
        </w:div>
        <w:div w:id="936138260">
          <w:marLeft w:val="640"/>
          <w:marRight w:val="0"/>
          <w:marTop w:val="0"/>
          <w:marBottom w:val="0"/>
          <w:divBdr>
            <w:top w:val="none" w:sz="0" w:space="0" w:color="auto"/>
            <w:left w:val="none" w:sz="0" w:space="0" w:color="auto"/>
            <w:bottom w:val="none" w:sz="0" w:space="0" w:color="auto"/>
            <w:right w:val="none" w:sz="0" w:space="0" w:color="auto"/>
          </w:divBdr>
        </w:div>
        <w:div w:id="1368719675">
          <w:marLeft w:val="640"/>
          <w:marRight w:val="0"/>
          <w:marTop w:val="0"/>
          <w:marBottom w:val="0"/>
          <w:divBdr>
            <w:top w:val="none" w:sz="0" w:space="0" w:color="auto"/>
            <w:left w:val="none" w:sz="0" w:space="0" w:color="auto"/>
            <w:bottom w:val="none" w:sz="0" w:space="0" w:color="auto"/>
            <w:right w:val="none" w:sz="0" w:space="0" w:color="auto"/>
          </w:divBdr>
        </w:div>
        <w:div w:id="1212420201">
          <w:marLeft w:val="640"/>
          <w:marRight w:val="0"/>
          <w:marTop w:val="0"/>
          <w:marBottom w:val="0"/>
          <w:divBdr>
            <w:top w:val="none" w:sz="0" w:space="0" w:color="auto"/>
            <w:left w:val="none" w:sz="0" w:space="0" w:color="auto"/>
            <w:bottom w:val="none" w:sz="0" w:space="0" w:color="auto"/>
            <w:right w:val="none" w:sz="0" w:space="0" w:color="auto"/>
          </w:divBdr>
        </w:div>
        <w:div w:id="633751821">
          <w:marLeft w:val="640"/>
          <w:marRight w:val="0"/>
          <w:marTop w:val="0"/>
          <w:marBottom w:val="0"/>
          <w:divBdr>
            <w:top w:val="none" w:sz="0" w:space="0" w:color="auto"/>
            <w:left w:val="none" w:sz="0" w:space="0" w:color="auto"/>
            <w:bottom w:val="none" w:sz="0" w:space="0" w:color="auto"/>
            <w:right w:val="none" w:sz="0" w:space="0" w:color="auto"/>
          </w:divBdr>
        </w:div>
        <w:div w:id="142621236">
          <w:marLeft w:val="640"/>
          <w:marRight w:val="0"/>
          <w:marTop w:val="0"/>
          <w:marBottom w:val="0"/>
          <w:divBdr>
            <w:top w:val="none" w:sz="0" w:space="0" w:color="auto"/>
            <w:left w:val="none" w:sz="0" w:space="0" w:color="auto"/>
            <w:bottom w:val="none" w:sz="0" w:space="0" w:color="auto"/>
            <w:right w:val="none" w:sz="0" w:space="0" w:color="auto"/>
          </w:divBdr>
        </w:div>
        <w:div w:id="1990548701">
          <w:marLeft w:val="640"/>
          <w:marRight w:val="0"/>
          <w:marTop w:val="0"/>
          <w:marBottom w:val="0"/>
          <w:divBdr>
            <w:top w:val="none" w:sz="0" w:space="0" w:color="auto"/>
            <w:left w:val="none" w:sz="0" w:space="0" w:color="auto"/>
            <w:bottom w:val="none" w:sz="0" w:space="0" w:color="auto"/>
            <w:right w:val="none" w:sz="0" w:space="0" w:color="auto"/>
          </w:divBdr>
        </w:div>
        <w:div w:id="552010723">
          <w:marLeft w:val="640"/>
          <w:marRight w:val="0"/>
          <w:marTop w:val="0"/>
          <w:marBottom w:val="0"/>
          <w:divBdr>
            <w:top w:val="none" w:sz="0" w:space="0" w:color="auto"/>
            <w:left w:val="none" w:sz="0" w:space="0" w:color="auto"/>
            <w:bottom w:val="none" w:sz="0" w:space="0" w:color="auto"/>
            <w:right w:val="none" w:sz="0" w:space="0" w:color="auto"/>
          </w:divBdr>
        </w:div>
        <w:div w:id="552079508">
          <w:marLeft w:val="640"/>
          <w:marRight w:val="0"/>
          <w:marTop w:val="0"/>
          <w:marBottom w:val="0"/>
          <w:divBdr>
            <w:top w:val="none" w:sz="0" w:space="0" w:color="auto"/>
            <w:left w:val="none" w:sz="0" w:space="0" w:color="auto"/>
            <w:bottom w:val="none" w:sz="0" w:space="0" w:color="auto"/>
            <w:right w:val="none" w:sz="0" w:space="0" w:color="auto"/>
          </w:divBdr>
        </w:div>
        <w:div w:id="122308300">
          <w:marLeft w:val="640"/>
          <w:marRight w:val="0"/>
          <w:marTop w:val="0"/>
          <w:marBottom w:val="0"/>
          <w:divBdr>
            <w:top w:val="none" w:sz="0" w:space="0" w:color="auto"/>
            <w:left w:val="none" w:sz="0" w:space="0" w:color="auto"/>
            <w:bottom w:val="none" w:sz="0" w:space="0" w:color="auto"/>
            <w:right w:val="none" w:sz="0" w:space="0" w:color="auto"/>
          </w:divBdr>
        </w:div>
        <w:div w:id="430006424">
          <w:marLeft w:val="640"/>
          <w:marRight w:val="0"/>
          <w:marTop w:val="0"/>
          <w:marBottom w:val="0"/>
          <w:divBdr>
            <w:top w:val="none" w:sz="0" w:space="0" w:color="auto"/>
            <w:left w:val="none" w:sz="0" w:space="0" w:color="auto"/>
            <w:bottom w:val="none" w:sz="0" w:space="0" w:color="auto"/>
            <w:right w:val="none" w:sz="0" w:space="0" w:color="auto"/>
          </w:divBdr>
        </w:div>
        <w:div w:id="1421104276">
          <w:marLeft w:val="640"/>
          <w:marRight w:val="0"/>
          <w:marTop w:val="0"/>
          <w:marBottom w:val="0"/>
          <w:divBdr>
            <w:top w:val="none" w:sz="0" w:space="0" w:color="auto"/>
            <w:left w:val="none" w:sz="0" w:space="0" w:color="auto"/>
            <w:bottom w:val="none" w:sz="0" w:space="0" w:color="auto"/>
            <w:right w:val="none" w:sz="0" w:space="0" w:color="auto"/>
          </w:divBdr>
        </w:div>
        <w:div w:id="1086265956">
          <w:marLeft w:val="640"/>
          <w:marRight w:val="0"/>
          <w:marTop w:val="0"/>
          <w:marBottom w:val="0"/>
          <w:divBdr>
            <w:top w:val="none" w:sz="0" w:space="0" w:color="auto"/>
            <w:left w:val="none" w:sz="0" w:space="0" w:color="auto"/>
            <w:bottom w:val="none" w:sz="0" w:space="0" w:color="auto"/>
            <w:right w:val="none" w:sz="0" w:space="0" w:color="auto"/>
          </w:divBdr>
        </w:div>
        <w:div w:id="157884373">
          <w:marLeft w:val="640"/>
          <w:marRight w:val="0"/>
          <w:marTop w:val="0"/>
          <w:marBottom w:val="0"/>
          <w:divBdr>
            <w:top w:val="none" w:sz="0" w:space="0" w:color="auto"/>
            <w:left w:val="none" w:sz="0" w:space="0" w:color="auto"/>
            <w:bottom w:val="none" w:sz="0" w:space="0" w:color="auto"/>
            <w:right w:val="none" w:sz="0" w:space="0" w:color="auto"/>
          </w:divBdr>
        </w:div>
        <w:div w:id="1161964983">
          <w:marLeft w:val="640"/>
          <w:marRight w:val="0"/>
          <w:marTop w:val="0"/>
          <w:marBottom w:val="0"/>
          <w:divBdr>
            <w:top w:val="none" w:sz="0" w:space="0" w:color="auto"/>
            <w:left w:val="none" w:sz="0" w:space="0" w:color="auto"/>
            <w:bottom w:val="none" w:sz="0" w:space="0" w:color="auto"/>
            <w:right w:val="none" w:sz="0" w:space="0" w:color="auto"/>
          </w:divBdr>
        </w:div>
        <w:div w:id="1387951686">
          <w:marLeft w:val="640"/>
          <w:marRight w:val="0"/>
          <w:marTop w:val="0"/>
          <w:marBottom w:val="0"/>
          <w:divBdr>
            <w:top w:val="none" w:sz="0" w:space="0" w:color="auto"/>
            <w:left w:val="none" w:sz="0" w:space="0" w:color="auto"/>
            <w:bottom w:val="none" w:sz="0" w:space="0" w:color="auto"/>
            <w:right w:val="none" w:sz="0" w:space="0" w:color="auto"/>
          </w:divBdr>
        </w:div>
        <w:div w:id="352803655">
          <w:marLeft w:val="640"/>
          <w:marRight w:val="0"/>
          <w:marTop w:val="0"/>
          <w:marBottom w:val="0"/>
          <w:divBdr>
            <w:top w:val="none" w:sz="0" w:space="0" w:color="auto"/>
            <w:left w:val="none" w:sz="0" w:space="0" w:color="auto"/>
            <w:bottom w:val="none" w:sz="0" w:space="0" w:color="auto"/>
            <w:right w:val="none" w:sz="0" w:space="0" w:color="auto"/>
          </w:divBdr>
        </w:div>
        <w:div w:id="1298995079">
          <w:marLeft w:val="640"/>
          <w:marRight w:val="0"/>
          <w:marTop w:val="0"/>
          <w:marBottom w:val="0"/>
          <w:divBdr>
            <w:top w:val="none" w:sz="0" w:space="0" w:color="auto"/>
            <w:left w:val="none" w:sz="0" w:space="0" w:color="auto"/>
            <w:bottom w:val="none" w:sz="0" w:space="0" w:color="auto"/>
            <w:right w:val="none" w:sz="0" w:space="0" w:color="auto"/>
          </w:divBdr>
        </w:div>
        <w:div w:id="730465993">
          <w:marLeft w:val="640"/>
          <w:marRight w:val="0"/>
          <w:marTop w:val="0"/>
          <w:marBottom w:val="0"/>
          <w:divBdr>
            <w:top w:val="none" w:sz="0" w:space="0" w:color="auto"/>
            <w:left w:val="none" w:sz="0" w:space="0" w:color="auto"/>
            <w:bottom w:val="none" w:sz="0" w:space="0" w:color="auto"/>
            <w:right w:val="none" w:sz="0" w:space="0" w:color="auto"/>
          </w:divBdr>
        </w:div>
        <w:div w:id="1730767975">
          <w:marLeft w:val="640"/>
          <w:marRight w:val="0"/>
          <w:marTop w:val="0"/>
          <w:marBottom w:val="0"/>
          <w:divBdr>
            <w:top w:val="none" w:sz="0" w:space="0" w:color="auto"/>
            <w:left w:val="none" w:sz="0" w:space="0" w:color="auto"/>
            <w:bottom w:val="none" w:sz="0" w:space="0" w:color="auto"/>
            <w:right w:val="none" w:sz="0" w:space="0" w:color="auto"/>
          </w:divBdr>
        </w:div>
        <w:div w:id="1149908136">
          <w:marLeft w:val="640"/>
          <w:marRight w:val="0"/>
          <w:marTop w:val="0"/>
          <w:marBottom w:val="0"/>
          <w:divBdr>
            <w:top w:val="none" w:sz="0" w:space="0" w:color="auto"/>
            <w:left w:val="none" w:sz="0" w:space="0" w:color="auto"/>
            <w:bottom w:val="none" w:sz="0" w:space="0" w:color="auto"/>
            <w:right w:val="none" w:sz="0" w:space="0" w:color="auto"/>
          </w:divBdr>
        </w:div>
        <w:div w:id="503933210">
          <w:marLeft w:val="640"/>
          <w:marRight w:val="0"/>
          <w:marTop w:val="0"/>
          <w:marBottom w:val="0"/>
          <w:divBdr>
            <w:top w:val="none" w:sz="0" w:space="0" w:color="auto"/>
            <w:left w:val="none" w:sz="0" w:space="0" w:color="auto"/>
            <w:bottom w:val="none" w:sz="0" w:space="0" w:color="auto"/>
            <w:right w:val="none" w:sz="0" w:space="0" w:color="auto"/>
          </w:divBdr>
        </w:div>
        <w:div w:id="79124484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2114546764">
          <w:marLeft w:val="640"/>
          <w:marRight w:val="0"/>
          <w:marTop w:val="0"/>
          <w:marBottom w:val="0"/>
          <w:divBdr>
            <w:top w:val="none" w:sz="0" w:space="0" w:color="auto"/>
            <w:left w:val="none" w:sz="0" w:space="0" w:color="auto"/>
            <w:bottom w:val="none" w:sz="0" w:space="0" w:color="auto"/>
            <w:right w:val="none" w:sz="0" w:space="0" w:color="auto"/>
          </w:divBdr>
        </w:div>
        <w:div w:id="1293752488">
          <w:marLeft w:val="640"/>
          <w:marRight w:val="0"/>
          <w:marTop w:val="0"/>
          <w:marBottom w:val="0"/>
          <w:divBdr>
            <w:top w:val="none" w:sz="0" w:space="0" w:color="auto"/>
            <w:left w:val="none" w:sz="0" w:space="0" w:color="auto"/>
            <w:bottom w:val="none" w:sz="0" w:space="0" w:color="auto"/>
            <w:right w:val="none" w:sz="0" w:space="0" w:color="auto"/>
          </w:divBdr>
        </w:div>
        <w:div w:id="1684547702">
          <w:marLeft w:val="640"/>
          <w:marRight w:val="0"/>
          <w:marTop w:val="0"/>
          <w:marBottom w:val="0"/>
          <w:divBdr>
            <w:top w:val="none" w:sz="0" w:space="0" w:color="auto"/>
            <w:left w:val="none" w:sz="0" w:space="0" w:color="auto"/>
            <w:bottom w:val="none" w:sz="0" w:space="0" w:color="auto"/>
            <w:right w:val="none" w:sz="0" w:space="0" w:color="auto"/>
          </w:divBdr>
        </w:div>
        <w:div w:id="1414010717">
          <w:marLeft w:val="640"/>
          <w:marRight w:val="0"/>
          <w:marTop w:val="0"/>
          <w:marBottom w:val="0"/>
          <w:divBdr>
            <w:top w:val="none" w:sz="0" w:space="0" w:color="auto"/>
            <w:left w:val="none" w:sz="0" w:space="0" w:color="auto"/>
            <w:bottom w:val="none" w:sz="0" w:space="0" w:color="auto"/>
            <w:right w:val="none" w:sz="0" w:space="0" w:color="auto"/>
          </w:divBdr>
        </w:div>
        <w:div w:id="1344286568">
          <w:marLeft w:val="640"/>
          <w:marRight w:val="0"/>
          <w:marTop w:val="0"/>
          <w:marBottom w:val="0"/>
          <w:divBdr>
            <w:top w:val="none" w:sz="0" w:space="0" w:color="auto"/>
            <w:left w:val="none" w:sz="0" w:space="0" w:color="auto"/>
            <w:bottom w:val="none" w:sz="0" w:space="0" w:color="auto"/>
            <w:right w:val="none" w:sz="0" w:space="0" w:color="auto"/>
          </w:divBdr>
        </w:div>
        <w:div w:id="1149248026">
          <w:marLeft w:val="640"/>
          <w:marRight w:val="0"/>
          <w:marTop w:val="0"/>
          <w:marBottom w:val="0"/>
          <w:divBdr>
            <w:top w:val="none" w:sz="0" w:space="0" w:color="auto"/>
            <w:left w:val="none" w:sz="0" w:space="0" w:color="auto"/>
            <w:bottom w:val="none" w:sz="0" w:space="0" w:color="auto"/>
            <w:right w:val="none" w:sz="0" w:space="0" w:color="auto"/>
          </w:divBdr>
        </w:div>
        <w:div w:id="1163161527">
          <w:marLeft w:val="640"/>
          <w:marRight w:val="0"/>
          <w:marTop w:val="0"/>
          <w:marBottom w:val="0"/>
          <w:divBdr>
            <w:top w:val="none" w:sz="0" w:space="0" w:color="auto"/>
            <w:left w:val="none" w:sz="0" w:space="0" w:color="auto"/>
            <w:bottom w:val="none" w:sz="0" w:space="0" w:color="auto"/>
            <w:right w:val="none" w:sz="0" w:space="0" w:color="auto"/>
          </w:divBdr>
        </w:div>
        <w:div w:id="1599437636">
          <w:marLeft w:val="640"/>
          <w:marRight w:val="0"/>
          <w:marTop w:val="0"/>
          <w:marBottom w:val="0"/>
          <w:divBdr>
            <w:top w:val="none" w:sz="0" w:space="0" w:color="auto"/>
            <w:left w:val="none" w:sz="0" w:space="0" w:color="auto"/>
            <w:bottom w:val="none" w:sz="0" w:space="0" w:color="auto"/>
            <w:right w:val="none" w:sz="0" w:space="0" w:color="auto"/>
          </w:divBdr>
        </w:div>
        <w:div w:id="2082174586">
          <w:marLeft w:val="640"/>
          <w:marRight w:val="0"/>
          <w:marTop w:val="0"/>
          <w:marBottom w:val="0"/>
          <w:divBdr>
            <w:top w:val="none" w:sz="0" w:space="0" w:color="auto"/>
            <w:left w:val="none" w:sz="0" w:space="0" w:color="auto"/>
            <w:bottom w:val="none" w:sz="0" w:space="0" w:color="auto"/>
            <w:right w:val="none" w:sz="0" w:space="0" w:color="auto"/>
          </w:divBdr>
        </w:div>
        <w:div w:id="1097945724">
          <w:marLeft w:val="640"/>
          <w:marRight w:val="0"/>
          <w:marTop w:val="0"/>
          <w:marBottom w:val="0"/>
          <w:divBdr>
            <w:top w:val="none" w:sz="0" w:space="0" w:color="auto"/>
            <w:left w:val="none" w:sz="0" w:space="0" w:color="auto"/>
            <w:bottom w:val="none" w:sz="0" w:space="0" w:color="auto"/>
            <w:right w:val="none" w:sz="0" w:space="0" w:color="auto"/>
          </w:divBdr>
        </w:div>
        <w:div w:id="282880528">
          <w:marLeft w:val="640"/>
          <w:marRight w:val="0"/>
          <w:marTop w:val="0"/>
          <w:marBottom w:val="0"/>
          <w:divBdr>
            <w:top w:val="none" w:sz="0" w:space="0" w:color="auto"/>
            <w:left w:val="none" w:sz="0" w:space="0" w:color="auto"/>
            <w:bottom w:val="none" w:sz="0" w:space="0" w:color="auto"/>
            <w:right w:val="none" w:sz="0" w:space="0" w:color="auto"/>
          </w:divBdr>
        </w:div>
        <w:div w:id="76480777">
          <w:marLeft w:val="640"/>
          <w:marRight w:val="0"/>
          <w:marTop w:val="0"/>
          <w:marBottom w:val="0"/>
          <w:divBdr>
            <w:top w:val="none" w:sz="0" w:space="0" w:color="auto"/>
            <w:left w:val="none" w:sz="0" w:space="0" w:color="auto"/>
            <w:bottom w:val="none" w:sz="0" w:space="0" w:color="auto"/>
            <w:right w:val="none" w:sz="0" w:space="0" w:color="auto"/>
          </w:divBdr>
        </w:div>
        <w:div w:id="865141510">
          <w:marLeft w:val="640"/>
          <w:marRight w:val="0"/>
          <w:marTop w:val="0"/>
          <w:marBottom w:val="0"/>
          <w:divBdr>
            <w:top w:val="none" w:sz="0" w:space="0" w:color="auto"/>
            <w:left w:val="none" w:sz="0" w:space="0" w:color="auto"/>
            <w:bottom w:val="none" w:sz="0" w:space="0" w:color="auto"/>
            <w:right w:val="none" w:sz="0" w:space="0" w:color="auto"/>
          </w:divBdr>
        </w:div>
        <w:div w:id="34045519">
          <w:marLeft w:val="640"/>
          <w:marRight w:val="0"/>
          <w:marTop w:val="0"/>
          <w:marBottom w:val="0"/>
          <w:divBdr>
            <w:top w:val="none" w:sz="0" w:space="0" w:color="auto"/>
            <w:left w:val="none" w:sz="0" w:space="0" w:color="auto"/>
            <w:bottom w:val="none" w:sz="0" w:space="0" w:color="auto"/>
            <w:right w:val="none" w:sz="0" w:space="0" w:color="auto"/>
          </w:divBdr>
        </w:div>
        <w:div w:id="1299384644">
          <w:marLeft w:val="640"/>
          <w:marRight w:val="0"/>
          <w:marTop w:val="0"/>
          <w:marBottom w:val="0"/>
          <w:divBdr>
            <w:top w:val="none" w:sz="0" w:space="0" w:color="auto"/>
            <w:left w:val="none" w:sz="0" w:space="0" w:color="auto"/>
            <w:bottom w:val="none" w:sz="0" w:space="0" w:color="auto"/>
            <w:right w:val="none" w:sz="0" w:space="0" w:color="auto"/>
          </w:divBdr>
        </w:div>
        <w:div w:id="2111851562">
          <w:marLeft w:val="640"/>
          <w:marRight w:val="0"/>
          <w:marTop w:val="0"/>
          <w:marBottom w:val="0"/>
          <w:divBdr>
            <w:top w:val="none" w:sz="0" w:space="0" w:color="auto"/>
            <w:left w:val="none" w:sz="0" w:space="0" w:color="auto"/>
            <w:bottom w:val="none" w:sz="0" w:space="0" w:color="auto"/>
            <w:right w:val="none" w:sz="0" w:space="0" w:color="auto"/>
          </w:divBdr>
        </w:div>
        <w:div w:id="367225623">
          <w:marLeft w:val="640"/>
          <w:marRight w:val="0"/>
          <w:marTop w:val="0"/>
          <w:marBottom w:val="0"/>
          <w:divBdr>
            <w:top w:val="none" w:sz="0" w:space="0" w:color="auto"/>
            <w:left w:val="none" w:sz="0" w:space="0" w:color="auto"/>
            <w:bottom w:val="none" w:sz="0" w:space="0" w:color="auto"/>
            <w:right w:val="none" w:sz="0" w:space="0" w:color="auto"/>
          </w:divBdr>
        </w:div>
        <w:div w:id="1985309781">
          <w:marLeft w:val="640"/>
          <w:marRight w:val="0"/>
          <w:marTop w:val="0"/>
          <w:marBottom w:val="0"/>
          <w:divBdr>
            <w:top w:val="none" w:sz="0" w:space="0" w:color="auto"/>
            <w:left w:val="none" w:sz="0" w:space="0" w:color="auto"/>
            <w:bottom w:val="none" w:sz="0" w:space="0" w:color="auto"/>
            <w:right w:val="none" w:sz="0" w:space="0" w:color="auto"/>
          </w:divBdr>
        </w:div>
        <w:div w:id="599140879">
          <w:marLeft w:val="640"/>
          <w:marRight w:val="0"/>
          <w:marTop w:val="0"/>
          <w:marBottom w:val="0"/>
          <w:divBdr>
            <w:top w:val="none" w:sz="0" w:space="0" w:color="auto"/>
            <w:left w:val="none" w:sz="0" w:space="0" w:color="auto"/>
            <w:bottom w:val="none" w:sz="0" w:space="0" w:color="auto"/>
            <w:right w:val="none" w:sz="0" w:space="0" w:color="auto"/>
          </w:divBdr>
        </w:div>
        <w:div w:id="341201527">
          <w:marLeft w:val="640"/>
          <w:marRight w:val="0"/>
          <w:marTop w:val="0"/>
          <w:marBottom w:val="0"/>
          <w:divBdr>
            <w:top w:val="none" w:sz="0" w:space="0" w:color="auto"/>
            <w:left w:val="none" w:sz="0" w:space="0" w:color="auto"/>
            <w:bottom w:val="none" w:sz="0" w:space="0" w:color="auto"/>
            <w:right w:val="none" w:sz="0" w:space="0" w:color="auto"/>
          </w:divBdr>
        </w:div>
        <w:div w:id="1196886214">
          <w:marLeft w:val="640"/>
          <w:marRight w:val="0"/>
          <w:marTop w:val="0"/>
          <w:marBottom w:val="0"/>
          <w:divBdr>
            <w:top w:val="none" w:sz="0" w:space="0" w:color="auto"/>
            <w:left w:val="none" w:sz="0" w:space="0" w:color="auto"/>
            <w:bottom w:val="none" w:sz="0" w:space="0" w:color="auto"/>
            <w:right w:val="none" w:sz="0" w:space="0" w:color="auto"/>
          </w:divBdr>
        </w:div>
        <w:div w:id="373429016">
          <w:marLeft w:val="640"/>
          <w:marRight w:val="0"/>
          <w:marTop w:val="0"/>
          <w:marBottom w:val="0"/>
          <w:divBdr>
            <w:top w:val="none" w:sz="0" w:space="0" w:color="auto"/>
            <w:left w:val="none" w:sz="0" w:space="0" w:color="auto"/>
            <w:bottom w:val="none" w:sz="0" w:space="0" w:color="auto"/>
            <w:right w:val="none" w:sz="0" w:space="0" w:color="auto"/>
          </w:divBdr>
        </w:div>
        <w:div w:id="493767178">
          <w:marLeft w:val="640"/>
          <w:marRight w:val="0"/>
          <w:marTop w:val="0"/>
          <w:marBottom w:val="0"/>
          <w:divBdr>
            <w:top w:val="none" w:sz="0" w:space="0" w:color="auto"/>
            <w:left w:val="none" w:sz="0" w:space="0" w:color="auto"/>
            <w:bottom w:val="none" w:sz="0" w:space="0" w:color="auto"/>
            <w:right w:val="none" w:sz="0" w:space="0" w:color="auto"/>
          </w:divBdr>
        </w:div>
        <w:div w:id="1895003364">
          <w:marLeft w:val="640"/>
          <w:marRight w:val="0"/>
          <w:marTop w:val="0"/>
          <w:marBottom w:val="0"/>
          <w:divBdr>
            <w:top w:val="none" w:sz="0" w:space="0" w:color="auto"/>
            <w:left w:val="none" w:sz="0" w:space="0" w:color="auto"/>
            <w:bottom w:val="none" w:sz="0" w:space="0" w:color="auto"/>
            <w:right w:val="none" w:sz="0" w:space="0" w:color="auto"/>
          </w:divBdr>
        </w:div>
        <w:div w:id="123155738">
          <w:marLeft w:val="640"/>
          <w:marRight w:val="0"/>
          <w:marTop w:val="0"/>
          <w:marBottom w:val="0"/>
          <w:divBdr>
            <w:top w:val="none" w:sz="0" w:space="0" w:color="auto"/>
            <w:left w:val="none" w:sz="0" w:space="0" w:color="auto"/>
            <w:bottom w:val="none" w:sz="0" w:space="0" w:color="auto"/>
            <w:right w:val="none" w:sz="0" w:space="0" w:color="auto"/>
          </w:divBdr>
        </w:div>
        <w:div w:id="880947290">
          <w:marLeft w:val="640"/>
          <w:marRight w:val="0"/>
          <w:marTop w:val="0"/>
          <w:marBottom w:val="0"/>
          <w:divBdr>
            <w:top w:val="none" w:sz="0" w:space="0" w:color="auto"/>
            <w:left w:val="none" w:sz="0" w:space="0" w:color="auto"/>
            <w:bottom w:val="none" w:sz="0" w:space="0" w:color="auto"/>
            <w:right w:val="none" w:sz="0" w:space="0" w:color="auto"/>
          </w:divBdr>
        </w:div>
        <w:div w:id="123161001">
          <w:marLeft w:val="640"/>
          <w:marRight w:val="0"/>
          <w:marTop w:val="0"/>
          <w:marBottom w:val="0"/>
          <w:divBdr>
            <w:top w:val="none" w:sz="0" w:space="0" w:color="auto"/>
            <w:left w:val="none" w:sz="0" w:space="0" w:color="auto"/>
            <w:bottom w:val="none" w:sz="0" w:space="0" w:color="auto"/>
            <w:right w:val="none" w:sz="0" w:space="0" w:color="auto"/>
          </w:divBdr>
        </w:div>
        <w:div w:id="157114412">
          <w:marLeft w:val="640"/>
          <w:marRight w:val="0"/>
          <w:marTop w:val="0"/>
          <w:marBottom w:val="0"/>
          <w:divBdr>
            <w:top w:val="none" w:sz="0" w:space="0" w:color="auto"/>
            <w:left w:val="none" w:sz="0" w:space="0" w:color="auto"/>
            <w:bottom w:val="none" w:sz="0" w:space="0" w:color="auto"/>
            <w:right w:val="none" w:sz="0" w:space="0" w:color="auto"/>
          </w:divBdr>
        </w:div>
        <w:div w:id="765421226">
          <w:marLeft w:val="640"/>
          <w:marRight w:val="0"/>
          <w:marTop w:val="0"/>
          <w:marBottom w:val="0"/>
          <w:divBdr>
            <w:top w:val="none" w:sz="0" w:space="0" w:color="auto"/>
            <w:left w:val="none" w:sz="0" w:space="0" w:color="auto"/>
            <w:bottom w:val="none" w:sz="0" w:space="0" w:color="auto"/>
            <w:right w:val="none" w:sz="0" w:space="0" w:color="auto"/>
          </w:divBdr>
        </w:div>
        <w:div w:id="729228507">
          <w:marLeft w:val="640"/>
          <w:marRight w:val="0"/>
          <w:marTop w:val="0"/>
          <w:marBottom w:val="0"/>
          <w:divBdr>
            <w:top w:val="none" w:sz="0" w:space="0" w:color="auto"/>
            <w:left w:val="none" w:sz="0" w:space="0" w:color="auto"/>
            <w:bottom w:val="none" w:sz="0" w:space="0" w:color="auto"/>
            <w:right w:val="none" w:sz="0" w:space="0" w:color="auto"/>
          </w:divBdr>
        </w:div>
        <w:div w:id="1972053947">
          <w:marLeft w:val="640"/>
          <w:marRight w:val="0"/>
          <w:marTop w:val="0"/>
          <w:marBottom w:val="0"/>
          <w:divBdr>
            <w:top w:val="none" w:sz="0" w:space="0" w:color="auto"/>
            <w:left w:val="none" w:sz="0" w:space="0" w:color="auto"/>
            <w:bottom w:val="none" w:sz="0" w:space="0" w:color="auto"/>
            <w:right w:val="none" w:sz="0" w:space="0" w:color="auto"/>
          </w:divBdr>
        </w:div>
        <w:div w:id="952905470">
          <w:marLeft w:val="640"/>
          <w:marRight w:val="0"/>
          <w:marTop w:val="0"/>
          <w:marBottom w:val="0"/>
          <w:divBdr>
            <w:top w:val="none" w:sz="0" w:space="0" w:color="auto"/>
            <w:left w:val="none" w:sz="0" w:space="0" w:color="auto"/>
            <w:bottom w:val="none" w:sz="0" w:space="0" w:color="auto"/>
            <w:right w:val="none" w:sz="0" w:space="0" w:color="auto"/>
          </w:divBdr>
        </w:div>
        <w:div w:id="1677658439">
          <w:marLeft w:val="640"/>
          <w:marRight w:val="0"/>
          <w:marTop w:val="0"/>
          <w:marBottom w:val="0"/>
          <w:divBdr>
            <w:top w:val="none" w:sz="0" w:space="0" w:color="auto"/>
            <w:left w:val="none" w:sz="0" w:space="0" w:color="auto"/>
            <w:bottom w:val="none" w:sz="0" w:space="0" w:color="auto"/>
            <w:right w:val="none" w:sz="0" w:space="0" w:color="auto"/>
          </w:divBdr>
        </w:div>
        <w:div w:id="1649554704">
          <w:marLeft w:val="640"/>
          <w:marRight w:val="0"/>
          <w:marTop w:val="0"/>
          <w:marBottom w:val="0"/>
          <w:divBdr>
            <w:top w:val="none" w:sz="0" w:space="0" w:color="auto"/>
            <w:left w:val="none" w:sz="0" w:space="0" w:color="auto"/>
            <w:bottom w:val="none" w:sz="0" w:space="0" w:color="auto"/>
            <w:right w:val="none" w:sz="0" w:space="0" w:color="auto"/>
          </w:divBdr>
        </w:div>
        <w:div w:id="728647555">
          <w:marLeft w:val="640"/>
          <w:marRight w:val="0"/>
          <w:marTop w:val="0"/>
          <w:marBottom w:val="0"/>
          <w:divBdr>
            <w:top w:val="none" w:sz="0" w:space="0" w:color="auto"/>
            <w:left w:val="none" w:sz="0" w:space="0" w:color="auto"/>
            <w:bottom w:val="none" w:sz="0" w:space="0" w:color="auto"/>
            <w:right w:val="none" w:sz="0" w:space="0" w:color="auto"/>
          </w:divBdr>
        </w:div>
        <w:div w:id="2093238803">
          <w:marLeft w:val="640"/>
          <w:marRight w:val="0"/>
          <w:marTop w:val="0"/>
          <w:marBottom w:val="0"/>
          <w:divBdr>
            <w:top w:val="none" w:sz="0" w:space="0" w:color="auto"/>
            <w:left w:val="none" w:sz="0" w:space="0" w:color="auto"/>
            <w:bottom w:val="none" w:sz="0" w:space="0" w:color="auto"/>
            <w:right w:val="none" w:sz="0" w:space="0" w:color="auto"/>
          </w:divBdr>
        </w:div>
        <w:div w:id="1430807657">
          <w:marLeft w:val="640"/>
          <w:marRight w:val="0"/>
          <w:marTop w:val="0"/>
          <w:marBottom w:val="0"/>
          <w:divBdr>
            <w:top w:val="none" w:sz="0" w:space="0" w:color="auto"/>
            <w:left w:val="none" w:sz="0" w:space="0" w:color="auto"/>
            <w:bottom w:val="none" w:sz="0" w:space="0" w:color="auto"/>
            <w:right w:val="none" w:sz="0" w:space="0" w:color="auto"/>
          </w:divBdr>
        </w:div>
        <w:div w:id="805272756">
          <w:marLeft w:val="640"/>
          <w:marRight w:val="0"/>
          <w:marTop w:val="0"/>
          <w:marBottom w:val="0"/>
          <w:divBdr>
            <w:top w:val="none" w:sz="0" w:space="0" w:color="auto"/>
            <w:left w:val="none" w:sz="0" w:space="0" w:color="auto"/>
            <w:bottom w:val="none" w:sz="0" w:space="0" w:color="auto"/>
            <w:right w:val="none" w:sz="0" w:space="0" w:color="auto"/>
          </w:divBdr>
        </w:div>
        <w:div w:id="566260059">
          <w:marLeft w:val="640"/>
          <w:marRight w:val="0"/>
          <w:marTop w:val="0"/>
          <w:marBottom w:val="0"/>
          <w:divBdr>
            <w:top w:val="none" w:sz="0" w:space="0" w:color="auto"/>
            <w:left w:val="none" w:sz="0" w:space="0" w:color="auto"/>
            <w:bottom w:val="none" w:sz="0" w:space="0" w:color="auto"/>
            <w:right w:val="none" w:sz="0" w:space="0" w:color="auto"/>
          </w:divBdr>
        </w:div>
        <w:div w:id="1276136532">
          <w:marLeft w:val="640"/>
          <w:marRight w:val="0"/>
          <w:marTop w:val="0"/>
          <w:marBottom w:val="0"/>
          <w:divBdr>
            <w:top w:val="none" w:sz="0" w:space="0" w:color="auto"/>
            <w:left w:val="none" w:sz="0" w:space="0" w:color="auto"/>
            <w:bottom w:val="none" w:sz="0" w:space="0" w:color="auto"/>
            <w:right w:val="none" w:sz="0" w:space="0" w:color="auto"/>
          </w:divBdr>
        </w:div>
        <w:div w:id="1275668434">
          <w:marLeft w:val="640"/>
          <w:marRight w:val="0"/>
          <w:marTop w:val="0"/>
          <w:marBottom w:val="0"/>
          <w:divBdr>
            <w:top w:val="none" w:sz="0" w:space="0" w:color="auto"/>
            <w:left w:val="none" w:sz="0" w:space="0" w:color="auto"/>
            <w:bottom w:val="none" w:sz="0" w:space="0" w:color="auto"/>
            <w:right w:val="none" w:sz="0" w:space="0" w:color="auto"/>
          </w:divBdr>
        </w:div>
        <w:div w:id="1220090688">
          <w:marLeft w:val="640"/>
          <w:marRight w:val="0"/>
          <w:marTop w:val="0"/>
          <w:marBottom w:val="0"/>
          <w:divBdr>
            <w:top w:val="none" w:sz="0" w:space="0" w:color="auto"/>
            <w:left w:val="none" w:sz="0" w:space="0" w:color="auto"/>
            <w:bottom w:val="none" w:sz="0" w:space="0" w:color="auto"/>
            <w:right w:val="none" w:sz="0" w:space="0" w:color="auto"/>
          </w:divBdr>
        </w:div>
        <w:div w:id="1781802371">
          <w:marLeft w:val="640"/>
          <w:marRight w:val="0"/>
          <w:marTop w:val="0"/>
          <w:marBottom w:val="0"/>
          <w:divBdr>
            <w:top w:val="none" w:sz="0" w:space="0" w:color="auto"/>
            <w:left w:val="none" w:sz="0" w:space="0" w:color="auto"/>
            <w:bottom w:val="none" w:sz="0" w:space="0" w:color="auto"/>
            <w:right w:val="none" w:sz="0" w:space="0" w:color="auto"/>
          </w:divBdr>
        </w:div>
        <w:div w:id="944652278">
          <w:marLeft w:val="640"/>
          <w:marRight w:val="0"/>
          <w:marTop w:val="0"/>
          <w:marBottom w:val="0"/>
          <w:divBdr>
            <w:top w:val="none" w:sz="0" w:space="0" w:color="auto"/>
            <w:left w:val="none" w:sz="0" w:space="0" w:color="auto"/>
            <w:bottom w:val="none" w:sz="0" w:space="0" w:color="auto"/>
            <w:right w:val="none" w:sz="0" w:space="0" w:color="auto"/>
          </w:divBdr>
        </w:div>
        <w:div w:id="1363241149">
          <w:marLeft w:val="640"/>
          <w:marRight w:val="0"/>
          <w:marTop w:val="0"/>
          <w:marBottom w:val="0"/>
          <w:divBdr>
            <w:top w:val="none" w:sz="0" w:space="0" w:color="auto"/>
            <w:left w:val="none" w:sz="0" w:space="0" w:color="auto"/>
            <w:bottom w:val="none" w:sz="0" w:space="0" w:color="auto"/>
            <w:right w:val="none" w:sz="0" w:space="0" w:color="auto"/>
          </w:divBdr>
        </w:div>
        <w:div w:id="1029601570">
          <w:marLeft w:val="640"/>
          <w:marRight w:val="0"/>
          <w:marTop w:val="0"/>
          <w:marBottom w:val="0"/>
          <w:divBdr>
            <w:top w:val="none" w:sz="0" w:space="0" w:color="auto"/>
            <w:left w:val="none" w:sz="0" w:space="0" w:color="auto"/>
            <w:bottom w:val="none" w:sz="0" w:space="0" w:color="auto"/>
            <w:right w:val="none" w:sz="0" w:space="0" w:color="auto"/>
          </w:divBdr>
        </w:div>
        <w:div w:id="771322557">
          <w:marLeft w:val="640"/>
          <w:marRight w:val="0"/>
          <w:marTop w:val="0"/>
          <w:marBottom w:val="0"/>
          <w:divBdr>
            <w:top w:val="none" w:sz="0" w:space="0" w:color="auto"/>
            <w:left w:val="none" w:sz="0" w:space="0" w:color="auto"/>
            <w:bottom w:val="none" w:sz="0" w:space="0" w:color="auto"/>
            <w:right w:val="none" w:sz="0" w:space="0" w:color="auto"/>
          </w:divBdr>
        </w:div>
        <w:div w:id="2043703868">
          <w:marLeft w:val="640"/>
          <w:marRight w:val="0"/>
          <w:marTop w:val="0"/>
          <w:marBottom w:val="0"/>
          <w:divBdr>
            <w:top w:val="none" w:sz="0" w:space="0" w:color="auto"/>
            <w:left w:val="none" w:sz="0" w:space="0" w:color="auto"/>
            <w:bottom w:val="none" w:sz="0" w:space="0" w:color="auto"/>
            <w:right w:val="none" w:sz="0" w:space="0" w:color="auto"/>
          </w:divBdr>
        </w:div>
        <w:div w:id="267811824">
          <w:marLeft w:val="640"/>
          <w:marRight w:val="0"/>
          <w:marTop w:val="0"/>
          <w:marBottom w:val="0"/>
          <w:divBdr>
            <w:top w:val="none" w:sz="0" w:space="0" w:color="auto"/>
            <w:left w:val="none" w:sz="0" w:space="0" w:color="auto"/>
            <w:bottom w:val="none" w:sz="0" w:space="0" w:color="auto"/>
            <w:right w:val="none" w:sz="0" w:space="0" w:color="auto"/>
          </w:divBdr>
        </w:div>
        <w:div w:id="1225528274">
          <w:marLeft w:val="640"/>
          <w:marRight w:val="0"/>
          <w:marTop w:val="0"/>
          <w:marBottom w:val="0"/>
          <w:divBdr>
            <w:top w:val="none" w:sz="0" w:space="0" w:color="auto"/>
            <w:left w:val="none" w:sz="0" w:space="0" w:color="auto"/>
            <w:bottom w:val="none" w:sz="0" w:space="0" w:color="auto"/>
            <w:right w:val="none" w:sz="0" w:space="0" w:color="auto"/>
          </w:divBdr>
        </w:div>
        <w:div w:id="1538154691">
          <w:marLeft w:val="640"/>
          <w:marRight w:val="0"/>
          <w:marTop w:val="0"/>
          <w:marBottom w:val="0"/>
          <w:divBdr>
            <w:top w:val="none" w:sz="0" w:space="0" w:color="auto"/>
            <w:left w:val="none" w:sz="0" w:space="0" w:color="auto"/>
            <w:bottom w:val="none" w:sz="0" w:space="0" w:color="auto"/>
            <w:right w:val="none" w:sz="0" w:space="0" w:color="auto"/>
          </w:divBdr>
        </w:div>
        <w:div w:id="1178082086">
          <w:marLeft w:val="640"/>
          <w:marRight w:val="0"/>
          <w:marTop w:val="0"/>
          <w:marBottom w:val="0"/>
          <w:divBdr>
            <w:top w:val="none" w:sz="0" w:space="0" w:color="auto"/>
            <w:left w:val="none" w:sz="0" w:space="0" w:color="auto"/>
            <w:bottom w:val="none" w:sz="0" w:space="0" w:color="auto"/>
            <w:right w:val="none" w:sz="0" w:space="0" w:color="auto"/>
          </w:divBdr>
        </w:div>
        <w:div w:id="505484957">
          <w:marLeft w:val="640"/>
          <w:marRight w:val="0"/>
          <w:marTop w:val="0"/>
          <w:marBottom w:val="0"/>
          <w:divBdr>
            <w:top w:val="none" w:sz="0" w:space="0" w:color="auto"/>
            <w:left w:val="none" w:sz="0" w:space="0" w:color="auto"/>
            <w:bottom w:val="none" w:sz="0" w:space="0" w:color="auto"/>
            <w:right w:val="none" w:sz="0" w:space="0" w:color="auto"/>
          </w:divBdr>
        </w:div>
        <w:div w:id="607853334">
          <w:marLeft w:val="640"/>
          <w:marRight w:val="0"/>
          <w:marTop w:val="0"/>
          <w:marBottom w:val="0"/>
          <w:divBdr>
            <w:top w:val="none" w:sz="0" w:space="0" w:color="auto"/>
            <w:left w:val="none" w:sz="0" w:space="0" w:color="auto"/>
            <w:bottom w:val="none" w:sz="0" w:space="0" w:color="auto"/>
            <w:right w:val="none" w:sz="0" w:space="0" w:color="auto"/>
          </w:divBdr>
        </w:div>
      </w:divsChild>
    </w:div>
    <w:div w:id="767847811">
      <w:bodyDiv w:val="1"/>
      <w:marLeft w:val="0"/>
      <w:marRight w:val="0"/>
      <w:marTop w:val="0"/>
      <w:marBottom w:val="0"/>
      <w:divBdr>
        <w:top w:val="none" w:sz="0" w:space="0" w:color="auto"/>
        <w:left w:val="none" w:sz="0" w:space="0" w:color="auto"/>
        <w:bottom w:val="none" w:sz="0" w:space="0" w:color="auto"/>
        <w:right w:val="none" w:sz="0" w:space="0" w:color="auto"/>
      </w:divBdr>
      <w:divsChild>
        <w:div w:id="866143855">
          <w:marLeft w:val="640"/>
          <w:marRight w:val="0"/>
          <w:marTop w:val="0"/>
          <w:marBottom w:val="0"/>
          <w:divBdr>
            <w:top w:val="none" w:sz="0" w:space="0" w:color="auto"/>
            <w:left w:val="none" w:sz="0" w:space="0" w:color="auto"/>
            <w:bottom w:val="none" w:sz="0" w:space="0" w:color="auto"/>
            <w:right w:val="none" w:sz="0" w:space="0" w:color="auto"/>
          </w:divBdr>
        </w:div>
        <w:div w:id="525213316">
          <w:marLeft w:val="640"/>
          <w:marRight w:val="0"/>
          <w:marTop w:val="0"/>
          <w:marBottom w:val="0"/>
          <w:divBdr>
            <w:top w:val="none" w:sz="0" w:space="0" w:color="auto"/>
            <w:left w:val="none" w:sz="0" w:space="0" w:color="auto"/>
            <w:bottom w:val="none" w:sz="0" w:space="0" w:color="auto"/>
            <w:right w:val="none" w:sz="0" w:space="0" w:color="auto"/>
          </w:divBdr>
        </w:div>
        <w:div w:id="788818413">
          <w:marLeft w:val="640"/>
          <w:marRight w:val="0"/>
          <w:marTop w:val="0"/>
          <w:marBottom w:val="0"/>
          <w:divBdr>
            <w:top w:val="none" w:sz="0" w:space="0" w:color="auto"/>
            <w:left w:val="none" w:sz="0" w:space="0" w:color="auto"/>
            <w:bottom w:val="none" w:sz="0" w:space="0" w:color="auto"/>
            <w:right w:val="none" w:sz="0" w:space="0" w:color="auto"/>
          </w:divBdr>
        </w:div>
        <w:div w:id="1456094529">
          <w:marLeft w:val="640"/>
          <w:marRight w:val="0"/>
          <w:marTop w:val="0"/>
          <w:marBottom w:val="0"/>
          <w:divBdr>
            <w:top w:val="none" w:sz="0" w:space="0" w:color="auto"/>
            <w:left w:val="none" w:sz="0" w:space="0" w:color="auto"/>
            <w:bottom w:val="none" w:sz="0" w:space="0" w:color="auto"/>
            <w:right w:val="none" w:sz="0" w:space="0" w:color="auto"/>
          </w:divBdr>
        </w:div>
        <w:div w:id="2111974446">
          <w:marLeft w:val="640"/>
          <w:marRight w:val="0"/>
          <w:marTop w:val="0"/>
          <w:marBottom w:val="0"/>
          <w:divBdr>
            <w:top w:val="none" w:sz="0" w:space="0" w:color="auto"/>
            <w:left w:val="none" w:sz="0" w:space="0" w:color="auto"/>
            <w:bottom w:val="none" w:sz="0" w:space="0" w:color="auto"/>
            <w:right w:val="none" w:sz="0" w:space="0" w:color="auto"/>
          </w:divBdr>
        </w:div>
        <w:div w:id="2025356310">
          <w:marLeft w:val="640"/>
          <w:marRight w:val="0"/>
          <w:marTop w:val="0"/>
          <w:marBottom w:val="0"/>
          <w:divBdr>
            <w:top w:val="none" w:sz="0" w:space="0" w:color="auto"/>
            <w:left w:val="none" w:sz="0" w:space="0" w:color="auto"/>
            <w:bottom w:val="none" w:sz="0" w:space="0" w:color="auto"/>
            <w:right w:val="none" w:sz="0" w:space="0" w:color="auto"/>
          </w:divBdr>
        </w:div>
        <w:div w:id="2074889873">
          <w:marLeft w:val="640"/>
          <w:marRight w:val="0"/>
          <w:marTop w:val="0"/>
          <w:marBottom w:val="0"/>
          <w:divBdr>
            <w:top w:val="none" w:sz="0" w:space="0" w:color="auto"/>
            <w:left w:val="none" w:sz="0" w:space="0" w:color="auto"/>
            <w:bottom w:val="none" w:sz="0" w:space="0" w:color="auto"/>
            <w:right w:val="none" w:sz="0" w:space="0" w:color="auto"/>
          </w:divBdr>
        </w:div>
        <w:div w:id="797070568">
          <w:marLeft w:val="640"/>
          <w:marRight w:val="0"/>
          <w:marTop w:val="0"/>
          <w:marBottom w:val="0"/>
          <w:divBdr>
            <w:top w:val="none" w:sz="0" w:space="0" w:color="auto"/>
            <w:left w:val="none" w:sz="0" w:space="0" w:color="auto"/>
            <w:bottom w:val="none" w:sz="0" w:space="0" w:color="auto"/>
            <w:right w:val="none" w:sz="0" w:space="0" w:color="auto"/>
          </w:divBdr>
        </w:div>
        <w:div w:id="1593464385">
          <w:marLeft w:val="640"/>
          <w:marRight w:val="0"/>
          <w:marTop w:val="0"/>
          <w:marBottom w:val="0"/>
          <w:divBdr>
            <w:top w:val="none" w:sz="0" w:space="0" w:color="auto"/>
            <w:left w:val="none" w:sz="0" w:space="0" w:color="auto"/>
            <w:bottom w:val="none" w:sz="0" w:space="0" w:color="auto"/>
            <w:right w:val="none" w:sz="0" w:space="0" w:color="auto"/>
          </w:divBdr>
        </w:div>
        <w:div w:id="689599376">
          <w:marLeft w:val="640"/>
          <w:marRight w:val="0"/>
          <w:marTop w:val="0"/>
          <w:marBottom w:val="0"/>
          <w:divBdr>
            <w:top w:val="none" w:sz="0" w:space="0" w:color="auto"/>
            <w:left w:val="none" w:sz="0" w:space="0" w:color="auto"/>
            <w:bottom w:val="none" w:sz="0" w:space="0" w:color="auto"/>
            <w:right w:val="none" w:sz="0" w:space="0" w:color="auto"/>
          </w:divBdr>
        </w:div>
        <w:div w:id="341594590">
          <w:marLeft w:val="640"/>
          <w:marRight w:val="0"/>
          <w:marTop w:val="0"/>
          <w:marBottom w:val="0"/>
          <w:divBdr>
            <w:top w:val="none" w:sz="0" w:space="0" w:color="auto"/>
            <w:left w:val="none" w:sz="0" w:space="0" w:color="auto"/>
            <w:bottom w:val="none" w:sz="0" w:space="0" w:color="auto"/>
            <w:right w:val="none" w:sz="0" w:space="0" w:color="auto"/>
          </w:divBdr>
        </w:div>
        <w:div w:id="1340037525">
          <w:marLeft w:val="640"/>
          <w:marRight w:val="0"/>
          <w:marTop w:val="0"/>
          <w:marBottom w:val="0"/>
          <w:divBdr>
            <w:top w:val="none" w:sz="0" w:space="0" w:color="auto"/>
            <w:left w:val="none" w:sz="0" w:space="0" w:color="auto"/>
            <w:bottom w:val="none" w:sz="0" w:space="0" w:color="auto"/>
            <w:right w:val="none" w:sz="0" w:space="0" w:color="auto"/>
          </w:divBdr>
        </w:div>
        <w:div w:id="1154492319">
          <w:marLeft w:val="640"/>
          <w:marRight w:val="0"/>
          <w:marTop w:val="0"/>
          <w:marBottom w:val="0"/>
          <w:divBdr>
            <w:top w:val="none" w:sz="0" w:space="0" w:color="auto"/>
            <w:left w:val="none" w:sz="0" w:space="0" w:color="auto"/>
            <w:bottom w:val="none" w:sz="0" w:space="0" w:color="auto"/>
            <w:right w:val="none" w:sz="0" w:space="0" w:color="auto"/>
          </w:divBdr>
        </w:div>
        <w:div w:id="498468783">
          <w:marLeft w:val="640"/>
          <w:marRight w:val="0"/>
          <w:marTop w:val="0"/>
          <w:marBottom w:val="0"/>
          <w:divBdr>
            <w:top w:val="none" w:sz="0" w:space="0" w:color="auto"/>
            <w:left w:val="none" w:sz="0" w:space="0" w:color="auto"/>
            <w:bottom w:val="none" w:sz="0" w:space="0" w:color="auto"/>
            <w:right w:val="none" w:sz="0" w:space="0" w:color="auto"/>
          </w:divBdr>
        </w:div>
        <w:div w:id="1357609857">
          <w:marLeft w:val="640"/>
          <w:marRight w:val="0"/>
          <w:marTop w:val="0"/>
          <w:marBottom w:val="0"/>
          <w:divBdr>
            <w:top w:val="none" w:sz="0" w:space="0" w:color="auto"/>
            <w:left w:val="none" w:sz="0" w:space="0" w:color="auto"/>
            <w:bottom w:val="none" w:sz="0" w:space="0" w:color="auto"/>
            <w:right w:val="none" w:sz="0" w:space="0" w:color="auto"/>
          </w:divBdr>
        </w:div>
        <w:div w:id="828639105">
          <w:marLeft w:val="640"/>
          <w:marRight w:val="0"/>
          <w:marTop w:val="0"/>
          <w:marBottom w:val="0"/>
          <w:divBdr>
            <w:top w:val="none" w:sz="0" w:space="0" w:color="auto"/>
            <w:left w:val="none" w:sz="0" w:space="0" w:color="auto"/>
            <w:bottom w:val="none" w:sz="0" w:space="0" w:color="auto"/>
            <w:right w:val="none" w:sz="0" w:space="0" w:color="auto"/>
          </w:divBdr>
        </w:div>
        <w:div w:id="1708019173">
          <w:marLeft w:val="640"/>
          <w:marRight w:val="0"/>
          <w:marTop w:val="0"/>
          <w:marBottom w:val="0"/>
          <w:divBdr>
            <w:top w:val="none" w:sz="0" w:space="0" w:color="auto"/>
            <w:left w:val="none" w:sz="0" w:space="0" w:color="auto"/>
            <w:bottom w:val="none" w:sz="0" w:space="0" w:color="auto"/>
            <w:right w:val="none" w:sz="0" w:space="0" w:color="auto"/>
          </w:divBdr>
        </w:div>
        <w:div w:id="1982616432">
          <w:marLeft w:val="640"/>
          <w:marRight w:val="0"/>
          <w:marTop w:val="0"/>
          <w:marBottom w:val="0"/>
          <w:divBdr>
            <w:top w:val="none" w:sz="0" w:space="0" w:color="auto"/>
            <w:left w:val="none" w:sz="0" w:space="0" w:color="auto"/>
            <w:bottom w:val="none" w:sz="0" w:space="0" w:color="auto"/>
            <w:right w:val="none" w:sz="0" w:space="0" w:color="auto"/>
          </w:divBdr>
        </w:div>
        <w:div w:id="203755554">
          <w:marLeft w:val="640"/>
          <w:marRight w:val="0"/>
          <w:marTop w:val="0"/>
          <w:marBottom w:val="0"/>
          <w:divBdr>
            <w:top w:val="none" w:sz="0" w:space="0" w:color="auto"/>
            <w:left w:val="none" w:sz="0" w:space="0" w:color="auto"/>
            <w:bottom w:val="none" w:sz="0" w:space="0" w:color="auto"/>
            <w:right w:val="none" w:sz="0" w:space="0" w:color="auto"/>
          </w:divBdr>
        </w:div>
        <w:div w:id="1651667596">
          <w:marLeft w:val="640"/>
          <w:marRight w:val="0"/>
          <w:marTop w:val="0"/>
          <w:marBottom w:val="0"/>
          <w:divBdr>
            <w:top w:val="none" w:sz="0" w:space="0" w:color="auto"/>
            <w:left w:val="none" w:sz="0" w:space="0" w:color="auto"/>
            <w:bottom w:val="none" w:sz="0" w:space="0" w:color="auto"/>
            <w:right w:val="none" w:sz="0" w:space="0" w:color="auto"/>
          </w:divBdr>
        </w:div>
        <w:div w:id="179974714">
          <w:marLeft w:val="640"/>
          <w:marRight w:val="0"/>
          <w:marTop w:val="0"/>
          <w:marBottom w:val="0"/>
          <w:divBdr>
            <w:top w:val="none" w:sz="0" w:space="0" w:color="auto"/>
            <w:left w:val="none" w:sz="0" w:space="0" w:color="auto"/>
            <w:bottom w:val="none" w:sz="0" w:space="0" w:color="auto"/>
            <w:right w:val="none" w:sz="0" w:space="0" w:color="auto"/>
          </w:divBdr>
        </w:div>
        <w:div w:id="65930064">
          <w:marLeft w:val="640"/>
          <w:marRight w:val="0"/>
          <w:marTop w:val="0"/>
          <w:marBottom w:val="0"/>
          <w:divBdr>
            <w:top w:val="none" w:sz="0" w:space="0" w:color="auto"/>
            <w:left w:val="none" w:sz="0" w:space="0" w:color="auto"/>
            <w:bottom w:val="none" w:sz="0" w:space="0" w:color="auto"/>
            <w:right w:val="none" w:sz="0" w:space="0" w:color="auto"/>
          </w:divBdr>
        </w:div>
        <w:div w:id="532160669">
          <w:marLeft w:val="640"/>
          <w:marRight w:val="0"/>
          <w:marTop w:val="0"/>
          <w:marBottom w:val="0"/>
          <w:divBdr>
            <w:top w:val="none" w:sz="0" w:space="0" w:color="auto"/>
            <w:left w:val="none" w:sz="0" w:space="0" w:color="auto"/>
            <w:bottom w:val="none" w:sz="0" w:space="0" w:color="auto"/>
            <w:right w:val="none" w:sz="0" w:space="0" w:color="auto"/>
          </w:divBdr>
        </w:div>
        <w:div w:id="779568638">
          <w:marLeft w:val="640"/>
          <w:marRight w:val="0"/>
          <w:marTop w:val="0"/>
          <w:marBottom w:val="0"/>
          <w:divBdr>
            <w:top w:val="none" w:sz="0" w:space="0" w:color="auto"/>
            <w:left w:val="none" w:sz="0" w:space="0" w:color="auto"/>
            <w:bottom w:val="none" w:sz="0" w:space="0" w:color="auto"/>
            <w:right w:val="none" w:sz="0" w:space="0" w:color="auto"/>
          </w:divBdr>
        </w:div>
        <w:div w:id="1083256656">
          <w:marLeft w:val="640"/>
          <w:marRight w:val="0"/>
          <w:marTop w:val="0"/>
          <w:marBottom w:val="0"/>
          <w:divBdr>
            <w:top w:val="none" w:sz="0" w:space="0" w:color="auto"/>
            <w:left w:val="none" w:sz="0" w:space="0" w:color="auto"/>
            <w:bottom w:val="none" w:sz="0" w:space="0" w:color="auto"/>
            <w:right w:val="none" w:sz="0" w:space="0" w:color="auto"/>
          </w:divBdr>
        </w:div>
        <w:div w:id="743143273">
          <w:marLeft w:val="640"/>
          <w:marRight w:val="0"/>
          <w:marTop w:val="0"/>
          <w:marBottom w:val="0"/>
          <w:divBdr>
            <w:top w:val="none" w:sz="0" w:space="0" w:color="auto"/>
            <w:left w:val="none" w:sz="0" w:space="0" w:color="auto"/>
            <w:bottom w:val="none" w:sz="0" w:space="0" w:color="auto"/>
            <w:right w:val="none" w:sz="0" w:space="0" w:color="auto"/>
          </w:divBdr>
        </w:div>
        <w:div w:id="647905417">
          <w:marLeft w:val="640"/>
          <w:marRight w:val="0"/>
          <w:marTop w:val="0"/>
          <w:marBottom w:val="0"/>
          <w:divBdr>
            <w:top w:val="none" w:sz="0" w:space="0" w:color="auto"/>
            <w:left w:val="none" w:sz="0" w:space="0" w:color="auto"/>
            <w:bottom w:val="none" w:sz="0" w:space="0" w:color="auto"/>
            <w:right w:val="none" w:sz="0" w:space="0" w:color="auto"/>
          </w:divBdr>
        </w:div>
        <w:div w:id="1475219371">
          <w:marLeft w:val="640"/>
          <w:marRight w:val="0"/>
          <w:marTop w:val="0"/>
          <w:marBottom w:val="0"/>
          <w:divBdr>
            <w:top w:val="none" w:sz="0" w:space="0" w:color="auto"/>
            <w:left w:val="none" w:sz="0" w:space="0" w:color="auto"/>
            <w:bottom w:val="none" w:sz="0" w:space="0" w:color="auto"/>
            <w:right w:val="none" w:sz="0" w:space="0" w:color="auto"/>
          </w:divBdr>
        </w:div>
        <w:div w:id="254170289">
          <w:marLeft w:val="640"/>
          <w:marRight w:val="0"/>
          <w:marTop w:val="0"/>
          <w:marBottom w:val="0"/>
          <w:divBdr>
            <w:top w:val="none" w:sz="0" w:space="0" w:color="auto"/>
            <w:left w:val="none" w:sz="0" w:space="0" w:color="auto"/>
            <w:bottom w:val="none" w:sz="0" w:space="0" w:color="auto"/>
            <w:right w:val="none" w:sz="0" w:space="0" w:color="auto"/>
          </w:divBdr>
        </w:div>
        <w:div w:id="565650403">
          <w:marLeft w:val="640"/>
          <w:marRight w:val="0"/>
          <w:marTop w:val="0"/>
          <w:marBottom w:val="0"/>
          <w:divBdr>
            <w:top w:val="none" w:sz="0" w:space="0" w:color="auto"/>
            <w:left w:val="none" w:sz="0" w:space="0" w:color="auto"/>
            <w:bottom w:val="none" w:sz="0" w:space="0" w:color="auto"/>
            <w:right w:val="none" w:sz="0" w:space="0" w:color="auto"/>
          </w:divBdr>
        </w:div>
        <w:div w:id="1598707609">
          <w:marLeft w:val="640"/>
          <w:marRight w:val="0"/>
          <w:marTop w:val="0"/>
          <w:marBottom w:val="0"/>
          <w:divBdr>
            <w:top w:val="none" w:sz="0" w:space="0" w:color="auto"/>
            <w:left w:val="none" w:sz="0" w:space="0" w:color="auto"/>
            <w:bottom w:val="none" w:sz="0" w:space="0" w:color="auto"/>
            <w:right w:val="none" w:sz="0" w:space="0" w:color="auto"/>
          </w:divBdr>
        </w:div>
        <w:div w:id="818419809">
          <w:marLeft w:val="640"/>
          <w:marRight w:val="0"/>
          <w:marTop w:val="0"/>
          <w:marBottom w:val="0"/>
          <w:divBdr>
            <w:top w:val="none" w:sz="0" w:space="0" w:color="auto"/>
            <w:left w:val="none" w:sz="0" w:space="0" w:color="auto"/>
            <w:bottom w:val="none" w:sz="0" w:space="0" w:color="auto"/>
            <w:right w:val="none" w:sz="0" w:space="0" w:color="auto"/>
          </w:divBdr>
        </w:div>
        <w:div w:id="1295792897">
          <w:marLeft w:val="640"/>
          <w:marRight w:val="0"/>
          <w:marTop w:val="0"/>
          <w:marBottom w:val="0"/>
          <w:divBdr>
            <w:top w:val="none" w:sz="0" w:space="0" w:color="auto"/>
            <w:left w:val="none" w:sz="0" w:space="0" w:color="auto"/>
            <w:bottom w:val="none" w:sz="0" w:space="0" w:color="auto"/>
            <w:right w:val="none" w:sz="0" w:space="0" w:color="auto"/>
          </w:divBdr>
        </w:div>
        <w:div w:id="890845802">
          <w:marLeft w:val="640"/>
          <w:marRight w:val="0"/>
          <w:marTop w:val="0"/>
          <w:marBottom w:val="0"/>
          <w:divBdr>
            <w:top w:val="none" w:sz="0" w:space="0" w:color="auto"/>
            <w:left w:val="none" w:sz="0" w:space="0" w:color="auto"/>
            <w:bottom w:val="none" w:sz="0" w:space="0" w:color="auto"/>
            <w:right w:val="none" w:sz="0" w:space="0" w:color="auto"/>
          </w:divBdr>
        </w:div>
        <w:div w:id="172302538">
          <w:marLeft w:val="640"/>
          <w:marRight w:val="0"/>
          <w:marTop w:val="0"/>
          <w:marBottom w:val="0"/>
          <w:divBdr>
            <w:top w:val="none" w:sz="0" w:space="0" w:color="auto"/>
            <w:left w:val="none" w:sz="0" w:space="0" w:color="auto"/>
            <w:bottom w:val="none" w:sz="0" w:space="0" w:color="auto"/>
            <w:right w:val="none" w:sz="0" w:space="0" w:color="auto"/>
          </w:divBdr>
        </w:div>
        <w:div w:id="2100252072">
          <w:marLeft w:val="640"/>
          <w:marRight w:val="0"/>
          <w:marTop w:val="0"/>
          <w:marBottom w:val="0"/>
          <w:divBdr>
            <w:top w:val="none" w:sz="0" w:space="0" w:color="auto"/>
            <w:left w:val="none" w:sz="0" w:space="0" w:color="auto"/>
            <w:bottom w:val="none" w:sz="0" w:space="0" w:color="auto"/>
            <w:right w:val="none" w:sz="0" w:space="0" w:color="auto"/>
          </w:divBdr>
        </w:div>
        <w:div w:id="1383167148">
          <w:marLeft w:val="640"/>
          <w:marRight w:val="0"/>
          <w:marTop w:val="0"/>
          <w:marBottom w:val="0"/>
          <w:divBdr>
            <w:top w:val="none" w:sz="0" w:space="0" w:color="auto"/>
            <w:left w:val="none" w:sz="0" w:space="0" w:color="auto"/>
            <w:bottom w:val="none" w:sz="0" w:space="0" w:color="auto"/>
            <w:right w:val="none" w:sz="0" w:space="0" w:color="auto"/>
          </w:divBdr>
        </w:div>
        <w:div w:id="140663148">
          <w:marLeft w:val="640"/>
          <w:marRight w:val="0"/>
          <w:marTop w:val="0"/>
          <w:marBottom w:val="0"/>
          <w:divBdr>
            <w:top w:val="none" w:sz="0" w:space="0" w:color="auto"/>
            <w:left w:val="none" w:sz="0" w:space="0" w:color="auto"/>
            <w:bottom w:val="none" w:sz="0" w:space="0" w:color="auto"/>
            <w:right w:val="none" w:sz="0" w:space="0" w:color="auto"/>
          </w:divBdr>
        </w:div>
        <w:div w:id="922757851">
          <w:marLeft w:val="640"/>
          <w:marRight w:val="0"/>
          <w:marTop w:val="0"/>
          <w:marBottom w:val="0"/>
          <w:divBdr>
            <w:top w:val="none" w:sz="0" w:space="0" w:color="auto"/>
            <w:left w:val="none" w:sz="0" w:space="0" w:color="auto"/>
            <w:bottom w:val="none" w:sz="0" w:space="0" w:color="auto"/>
            <w:right w:val="none" w:sz="0" w:space="0" w:color="auto"/>
          </w:divBdr>
        </w:div>
        <w:div w:id="964889935">
          <w:marLeft w:val="640"/>
          <w:marRight w:val="0"/>
          <w:marTop w:val="0"/>
          <w:marBottom w:val="0"/>
          <w:divBdr>
            <w:top w:val="none" w:sz="0" w:space="0" w:color="auto"/>
            <w:left w:val="none" w:sz="0" w:space="0" w:color="auto"/>
            <w:bottom w:val="none" w:sz="0" w:space="0" w:color="auto"/>
            <w:right w:val="none" w:sz="0" w:space="0" w:color="auto"/>
          </w:divBdr>
        </w:div>
        <w:div w:id="710879514">
          <w:marLeft w:val="640"/>
          <w:marRight w:val="0"/>
          <w:marTop w:val="0"/>
          <w:marBottom w:val="0"/>
          <w:divBdr>
            <w:top w:val="none" w:sz="0" w:space="0" w:color="auto"/>
            <w:left w:val="none" w:sz="0" w:space="0" w:color="auto"/>
            <w:bottom w:val="none" w:sz="0" w:space="0" w:color="auto"/>
            <w:right w:val="none" w:sz="0" w:space="0" w:color="auto"/>
          </w:divBdr>
        </w:div>
        <w:div w:id="1677226674">
          <w:marLeft w:val="640"/>
          <w:marRight w:val="0"/>
          <w:marTop w:val="0"/>
          <w:marBottom w:val="0"/>
          <w:divBdr>
            <w:top w:val="none" w:sz="0" w:space="0" w:color="auto"/>
            <w:left w:val="none" w:sz="0" w:space="0" w:color="auto"/>
            <w:bottom w:val="none" w:sz="0" w:space="0" w:color="auto"/>
            <w:right w:val="none" w:sz="0" w:space="0" w:color="auto"/>
          </w:divBdr>
        </w:div>
        <w:div w:id="1090004926">
          <w:marLeft w:val="640"/>
          <w:marRight w:val="0"/>
          <w:marTop w:val="0"/>
          <w:marBottom w:val="0"/>
          <w:divBdr>
            <w:top w:val="none" w:sz="0" w:space="0" w:color="auto"/>
            <w:left w:val="none" w:sz="0" w:space="0" w:color="auto"/>
            <w:bottom w:val="none" w:sz="0" w:space="0" w:color="auto"/>
            <w:right w:val="none" w:sz="0" w:space="0" w:color="auto"/>
          </w:divBdr>
        </w:div>
        <w:div w:id="1167673050">
          <w:marLeft w:val="640"/>
          <w:marRight w:val="0"/>
          <w:marTop w:val="0"/>
          <w:marBottom w:val="0"/>
          <w:divBdr>
            <w:top w:val="none" w:sz="0" w:space="0" w:color="auto"/>
            <w:left w:val="none" w:sz="0" w:space="0" w:color="auto"/>
            <w:bottom w:val="none" w:sz="0" w:space="0" w:color="auto"/>
            <w:right w:val="none" w:sz="0" w:space="0" w:color="auto"/>
          </w:divBdr>
        </w:div>
        <w:div w:id="742216263">
          <w:marLeft w:val="640"/>
          <w:marRight w:val="0"/>
          <w:marTop w:val="0"/>
          <w:marBottom w:val="0"/>
          <w:divBdr>
            <w:top w:val="none" w:sz="0" w:space="0" w:color="auto"/>
            <w:left w:val="none" w:sz="0" w:space="0" w:color="auto"/>
            <w:bottom w:val="none" w:sz="0" w:space="0" w:color="auto"/>
            <w:right w:val="none" w:sz="0" w:space="0" w:color="auto"/>
          </w:divBdr>
        </w:div>
        <w:div w:id="303123432">
          <w:marLeft w:val="640"/>
          <w:marRight w:val="0"/>
          <w:marTop w:val="0"/>
          <w:marBottom w:val="0"/>
          <w:divBdr>
            <w:top w:val="none" w:sz="0" w:space="0" w:color="auto"/>
            <w:left w:val="none" w:sz="0" w:space="0" w:color="auto"/>
            <w:bottom w:val="none" w:sz="0" w:space="0" w:color="auto"/>
            <w:right w:val="none" w:sz="0" w:space="0" w:color="auto"/>
          </w:divBdr>
        </w:div>
        <w:div w:id="806582213">
          <w:marLeft w:val="640"/>
          <w:marRight w:val="0"/>
          <w:marTop w:val="0"/>
          <w:marBottom w:val="0"/>
          <w:divBdr>
            <w:top w:val="none" w:sz="0" w:space="0" w:color="auto"/>
            <w:left w:val="none" w:sz="0" w:space="0" w:color="auto"/>
            <w:bottom w:val="none" w:sz="0" w:space="0" w:color="auto"/>
            <w:right w:val="none" w:sz="0" w:space="0" w:color="auto"/>
          </w:divBdr>
        </w:div>
        <w:div w:id="1617833360">
          <w:marLeft w:val="640"/>
          <w:marRight w:val="0"/>
          <w:marTop w:val="0"/>
          <w:marBottom w:val="0"/>
          <w:divBdr>
            <w:top w:val="none" w:sz="0" w:space="0" w:color="auto"/>
            <w:left w:val="none" w:sz="0" w:space="0" w:color="auto"/>
            <w:bottom w:val="none" w:sz="0" w:space="0" w:color="auto"/>
            <w:right w:val="none" w:sz="0" w:space="0" w:color="auto"/>
          </w:divBdr>
        </w:div>
        <w:div w:id="1874539791">
          <w:marLeft w:val="640"/>
          <w:marRight w:val="0"/>
          <w:marTop w:val="0"/>
          <w:marBottom w:val="0"/>
          <w:divBdr>
            <w:top w:val="none" w:sz="0" w:space="0" w:color="auto"/>
            <w:left w:val="none" w:sz="0" w:space="0" w:color="auto"/>
            <w:bottom w:val="none" w:sz="0" w:space="0" w:color="auto"/>
            <w:right w:val="none" w:sz="0" w:space="0" w:color="auto"/>
          </w:divBdr>
        </w:div>
        <w:div w:id="420565985">
          <w:marLeft w:val="640"/>
          <w:marRight w:val="0"/>
          <w:marTop w:val="0"/>
          <w:marBottom w:val="0"/>
          <w:divBdr>
            <w:top w:val="none" w:sz="0" w:space="0" w:color="auto"/>
            <w:left w:val="none" w:sz="0" w:space="0" w:color="auto"/>
            <w:bottom w:val="none" w:sz="0" w:space="0" w:color="auto"/>
            <w:right w:val="none" w:sz="0" w:space="0" w:color="auto"/>
          </w:divBdr>
        </w:div>
        <w:div w:id="277882902">
          <w:marLeft w:val="640"/>
          <w:marRight w:val="0"/>
          <w:marTop w:val="0"/>
          <w:marBottom w:val="0"/>
          <w:divBdr>
            <w:top w:val="none" w:sz="0" w:space="0" w:color="auto"/>
            <w:left w:val="none" w:sz="0" w:space="0" w:color="auto"/>
            <w:bottom w:val="none" w:sz="0" w:space="0" w:color="auto"/>
            <w:right w:val="none" w:sz="0" w:space="0" w:color="auto"/>
          </w:divBdr>
        </w:div>
        <w:div w:id="1687907022">
          <w:marLeft w:val="640"/>
          <w:marRight w:val="0"/>
          <w:marTop w:val="0"/>
          <w:marBottom w:val="0"/>
          <w:divBdr>
            <w:top w:val="none" w:sz="0" w:space="0" w:color="auto"/>
            <w:left w:val="none" w:sz="0" w:space="0" w:color="auto"/>
            <w:bottom w:val="none" w:sz="0" w:space="0" w:color="auto"/>
            <w:right w:val="none" w:sz="0" w:space="0" w:color="auto"/>
          </w:divBdr>
        </w:div>
        <w:div w:id="431556790">
          <w:marLeft w:val="640"/>
          <w:marRight w:val="0"/>
          <w:marTop w:val="0"/>
          <w:marBottom w:val="0"/>
          <w:divBdr>
            <w:top w:val="none" w:sz="0" w:space="0" w:color="auto"/>
            <w:left w:val="none" w:sz="0" w:space="0" w:color="auto"/>
            <w:bottom w:val="none" w:sz="0" w:space="0" w:color="auto"/>
            <w:right w:val="none" w:sz="0" w:space="0" w:color="auto"/>
          </w:divBdr>
        </w:div>
        <w:div w:id="1256983912">
          <w:marLeft w:val="640"/>
          <w:marRight w:val="0"/>
          <w:marTop w:val="0"/>
          <w:marBottom w:val="0"/>
          <w:divBdr>
            <w:top w:val="none" w:sz="0" w:space="0" w:color="auto"/>
            <w:left w:val="none" w:sz="0" w:space="0" w:color="auto"/>
            <w:bottom w:val="none" w:sz="0" w:space="0" w:color="auto"/>
            <w:right w:val="none" w:sz="0" w:space="0" w:color="auto"/>
          </w:divBdr>
        </w:div>
        <w:div w:id="1446315680">
          <w:marLeft w:val="640"/>
          <w:marRight w:val="0"/>
          <w:marTop w:val="0"/>
          <w:marBottom w:val="0"/>
          <w:divBdr>
            <w:top w:val="none" w:sz="0" w:space="0" w:color="auto"/>
            <w:left w:val="none" w:sz="0" w:space="0" w:color="auto"/>
            <w:bottom w:val="none" w:sz="0" w:space="0" w:color="auto"/>
            <w:right w:val="none" w:sz="0" w:space="0" w:color="auto"/>
          </w:divBdr>
        </w:div>
        <w:div w:id="595753982">
          <w:marLeft w:val="640"/>
          <w:marRight w:val="0"/>
          <w:marTop w:val="0"/>
          <w:marBottom w:val="0"/>
          <w:divBdr>
            <w:top w:val="none" w:sz="0" w:space="0" w:color="auto"/>
            <w:left w:val="none" w:sz="0" w:space="0" w:color="auto"/>
            <w:bottom w:val="none" w:sz="0" w:space="0" w:color="auto"/>
            <w:right w:val="none" w:sz="0" w:space="0" w:color="auto"/>
          </w:divBdr>
        </w:div>
        <w:div w:id="2017346587">
          <w:marLeft w:val="640"/>
          <w:marRight w:val="0"/>
          <w:marTop w:val="0"/>
          <w:marBottom w:val="0"/>
          <w:divBdr>
            <w:top w:val="none" w:sz="0" w:space="0" w:color="auto"/>
            <w:left w:val="none" w:sz="0" w:space="0" w:color="auto"/>
            <w:bottom w:val="none" w:sz="0" w:space="0" w:color="auto"/>
            <w:right w:val="none" w:sz="0" w:space="0" w:color="auto"/>
          </w:divBdr>
        </w:div>
        <w:div w:id="1792288769">
          <w:marLeft w:val="640"/>
          <w:marRight w:val="0"/>
          <w:marTop w:val="0"/>
          <w:marBottom w:val="0"/>
          <w:divBdr>
            <w:top w:val="none" w:sz="0" w:space="0" w:color="auto"/>
            <w:left w:val="none" w:sz="0" w:space="0" w:color="auto"/>
            <w:bottom w:val="none" w:sz="0" w:space="0" w:color="auto"/>
            <w:right w:val="none" w:sz="0" w:space="0" w:color="auto"/>
          </w:divBdr>
        </w:div>
        <w:div w:id="972635100">
          <w:marLeft w:val="640"/>
          <w:marRight w:val="0"/>
          <w:marTop w:val="0"/>
          <w:marBottom w:val="0"/>
          <w:divBdr>
            <w:top w:val="none" w:sz="0" w:space="0" w:color="auto"/>
            <w:left w:val="none" w:sz="0" w:space="0" w:color="auto"/>
            <w:bottom w:val="none" w:sz="0" w:space="0" w:color="auto"/>
            <w:right w:val="none" w:sz="0" w:space="0" w:color="auto"/>
          </w:divBdr>
        </w:div>
        <w:div w:id="2014338187">
          <w:marLeft w:val="640"/>
          <w:marRight w:val="0"/>
          <w:marTop w:val="0"/>
          <w:marBottom w:val="0"/>
          <w:divBdr>
            <w:top w:val="none" w:sz="0" w:space="0" w:color="auto"/>
            <w:left w:val="none" w:sz="0" w:space="0" w:color="auto"/>
            <w:bottom w:val="none" w:sz="0" w:space="0" w:color="auto"/>
            <w:right w:val="none" w:sz="0" w:space="0" w:color="auto"/>
          </w:divBdr>
        </w:div>
        <w:div w:id="1965697554">
          <w:marLeft w:val="640"/>
          <w:marRight w:val="0"/>
          <w:marTop w:val="0"/>
          <w:marBottom w:val="0"/>
          <w:divBdr>
            <w:top w:val="none" w:sz="0" w:space="0" w:color="auto"/>
            <w:left w:val="none" w:sz="0" w:space="0" w:color="auto"/>
            <w:bottom w:val="none" w:sz="0" w:space="0" w:color="auto"/>
            <w:right w:val="none" w:sz="0" w:space="0" w:color="auto"/>
          </w:divBdr>
        </w:div>
        <w:div w:id="2107798419">
          <w:marLeft w:val="640"/>
          <w:marRight w:val="0"/>
          <w:marTop w:val="0"/>
          <w:marBottom w:val="0"/>
          <w:divBdr>
            <w:top w:val="none" w:sz="0" w:space="0" w:color="auto"/>
            <w:left w:val="none" w:sz="0" w:space="0" w:color="auto"/>
            <w:bottom w:val="none" w:sz="0" w:space="0" w:color="auto"/>
            <w:right w:val="none" w:sz="0" w:space="0" w:color="auto"/>
          </w:divBdr>
        </w:div>
        <w:div w:id="61564208">
          <w:marLeft w:val="640"/>
          <w:marRight w:val="0"/>
          <w:marTop w:val="0"/>
          <w:marBottom w:val="0"/>
          <w:divBdr>
            <w:top w:val="none" w:sz="0" w:space="0" w:color="auto"/>
            <w:left w:val="none" w:sz="0" w:space="0" w:color="auto"/>
            <w:bottom w:val="none" w:sz="0" w:space="0" w:color="auto"/>
            <w:right w:val="none" w:sz="0" w:space="0" w:color="auto"/>
          </w:divBdr>
        </w:div>
        <w:div w:id="345911299">
          <w:marLeft w:val="640"/>
          <w:marRight w:val="0"/>
          <w:marTop w:val="0"/>
          <w:marBottom w:val="0"/>
          <w:divBdr>
            <w:top w:val="none" w:sz="0" w:space="0" w:color="auto"/>
            <w:left w:val="none" w:sz="0" w:space="0" w:color="auto"/>
            <w:bottom w:val="none" w:sz="0" w:space="0" w:color="auto"/>
            <w:right w:val="none" w:sz="0" w:space="0" w:color="auto"/>
          </w:divBdr>
        </w:div>
        <w:div w:id="1807118175">
          <w:marLeft w:val="640"/>
          <w:marRight w:val="0"/>
          <w:marTop w:val="0"/>
          <w:marBottom w:val="0"/>
          <w:divBdr>
            <w:top w:val="none" w:sz="0" w:space="0" w:color="auto"/>
            <w:left w:val="none" w:sz="0" w:space="0" w:color="auto"/>
            <w:bottom w:val="none" w:sz="0" w:space="0" w:color="auto"/>
            <w:right w:val="none" w:sz="0" w:space="0" w:color="auto"/>
          </w:divBdr>
        </w:div>
        <w:div w:id="1106652595">
          <w:marLeft w:val="640"/>
          <w:marRight w:val="0"/>
          <w:marTop w:val="0"/>
          <w:marBottom w:val="0"/>
          <w:divBdr>
            <w:top w:val="none" w:sz="0" w:space="0" w:color="auto"/>
            <w:left w:val="none" w:sz="0" w:space="0" w:color="auto"/>
            <w:bottom w:val="none" w:sz="0" w:space="0" w:color="auto"/>
            <w:right w:val="none" w:sz="0" w:space="0" w:color="auto"/>
          </w:divBdr>
        </w:div>
        <w:div w:id="1391152647">
          <w:marLeft w:val="640"/>
          <w:marRight w:val="0"/>
          <w:marTop w:val="0"/>
          <w:marBottom w:val="0"/>
          <w:divBdr>
            <w:top w:val="none" w:sz="0" w:space="0" w:color="auto"/>
            <w:left w:val="none" w:sz="0" w:space="0" w:color="auto"/>
            <w:bottom w:val="none" w:sz="0" w:space="0" w:color="auto"/>
            <w:right w:val="none" w:sz="0" w:space="0" w:color="auto"/>
          </w:divBdr>
        </w:div>
        <w:div w:id="290526253">
          <w:marLeft w:val="640"/>
          <w:marRight w:val="0"/>
          <w:marTop w:val="0"/>
          <w:marBottom w:val="0"/>
          <w:divBdr>
            <w:top w:val="none" w:sz="0" w:space="0" w:color="auto"/>
            <w:left w:val="none" w:sz="0" w:space="0" w:color="auto"/>
            <w:bottom w:val="none" w:sz="0" w:space="0" w:color="auto"/>
            <w:right w:val="none" w:sz="0" w:space="0" w:color="auto"/>
          </w:divBdr>
        </w:div>
        <w:div w:id="239948758">
          <w:marLeft w:val="640"/>
          <w:marRight w:val="0"/>
          <w:marTop w:val="0"/>
          <w:marBottom w:val="0"/>
          <w:divBdr>
            <w:top w:val="none" w:sz="0" w:space="0" w:color="auto"/>
            <w:left w:val="none" w:sz="0" w:space="0" w:color="auto"/>
            <w:bottom w:val="none" w:sz="0" w:space="0" w:color="auto"/>
            <w:right w:val="none" w:sz="0" w:space="0" w:color="auto"/>
          </w:divBdr>
        </w:div>
        <w:div w:id="1787654343">
          <w:marLeft w:val="640"/>
          <w:marRight w:val="0"/>
          <w:marTop w:val="0"/>
          <w:marBottom w:val="0"/>
          <w:divBdr>
            <w:top w:val="none" w:sz="0" w:space="0" w:color="auto"/>
            <w:left w:val="none" w:sz="0" w:space="0" w:color="auto"/>
            <w:bottom w:val="none" w:sz="0" w:space="0" w:color="auto"/>
            <w:right w:val="none" w:sz="0" w:space="0" w:color="auto"/>
          </w:divBdr>
        </w:div>
        <w:div w:id="857087399">
          <w:marLeft w:val="640"/>
          <w:marRight w:val="0"/>
          <w:marTop w:val="0"/>
          <w:marBottom w:val="0"/>
          <w:divBdr>
            <w:top w:val="none" w:sz="0" w:space="0" w:color="auto"/>
            <w:left w:val="none" w:sz="0" w:space="0" w:color="auto"/>
            <w:bottom w:val="none" w:sz="0" w:space="0" w:color="auto"/>
            <w:right w:val="none" w:sz="0" w:space="0" w:color="auto"/>
          </w:divBdr>
        </w:div>
        <w:div w:id="849569054">
          <w:marLeft w:val="640"/>
          <w:marRight w:val="0"/>
          <w:marTop w:val="0"/>
          <w:marBottom w:val="0"/>
          <w:divBdr>
            <w:top w:val="none" w:sz="0" w:space="0" w:color="auto"/>
            <w:left w:val="none" w:sz="0" w:space="0" w:color="auto"/>
            <w:bottom w:val="none" w:sz="0" w:space="0" w:color="auto"/>
            <w:right w:val="none" w:sz="0" w:space="0" w:color="auto"/>
          </w:divBdr>
        </w:div>
        <w:div w:id="1165706496">
          <w:marLeft w:val="640"/>
          <w:marRight w:val="0"/>
          <w:marTop w:val="0"/>
          <w:marBottom w:val="0"/>
          <w:divBdr>
            <w:top w:val="none" w:sz="0" w:space="0" w:color="auto"/>
            <w:left w:val="none" w:sz="0" w:space="0" w:color="auto"/>
            <w:bottom w:val="none" w:sz="0" w:space="0" w:color="auto"/>
            <w:right w:val="none" w:sz="0" w:space="0" w:color="auto"/>
          </w:divBdr>
        </w:div>
        <w:div w:id="726025728">
          <w:marLeft w:val="640"/>
          <w:marRight w:val="0"/>
          <w:marTop w:val="0"/>
          <w:marBottom w:val="0"/>
          <w:divBdr>
            <w:top w:val="none" w:sz="0" w:space="0" w:color="auto"/>
            <w:left w:val="none" w:sz="0" w:space="0" w:color="auto"/>
            <w:bottom w:val="none" w:sz="0" w:space="0" w:color="auto"/>
            <w:right w:val="none" w:sz="0" w:space="0" w:color="auto"/>
          </w:divBdr>
        </w:div>
        <w:div w:id="188956859">
          <w:marLeft w:val="640"/>
          <w:marRight w:val="0"/>
          <w:marTop w:val="0"/>
          <w:marBottom w:val="0"/>
          <w:divBdr>
            <w:top w:val="none" w:sz="0" w:space="0" w:color="auto"/>
            <w:left w:val="none" w:sz="0" w:space="0" w:color="auto"/>
            <w:bottom w:val="none" w:sz="0" w:space="0" w:color="auto"/>
            <w:right w:val="none" w:sz="0" w:space="0" w:color="auto"/>
          </w:divBdr>
        </w:div>
        <w:div w:id="1498037048">
          <w:marLeft w:val="640"/>
          <w:marRight w:val="0"/>
          <w:marTop w:val="0"/>
          <w:marBottom w:val="0"/>
          <w:divBdr>
            <w:top w:val="none" w:sz="0" w:space="0" w:color="auto"/>
            <w:left w:val="none" w:sz="0" w:space="0" w:color="auto"/>
            <w:bottom w:val="none" w:sz="0" w:space="0" w:color="auto"/>
            <w:right w:val="none" w:sz="0" w:space="0" w:color="auto"/>
          </w:divBdr>
        </w:div>
        <w:div w:id="1592274944">
          <w:marLeft w:val="640"/>
          <w:marRight w:val="0"/>
          <w:marTop w:val="0"/>
          <w:marBottom w:val="0"/>
          <w:divBdr>
            <w:top w:val="none" w:sz="0" w:space="0" w:color="auto"/>
            <w:left w:val="none" w:sz="0" w:space="0" w:color="auto"/>
            <w:bottom w:val="none" w:sz="0" w:space="0" w:color="auto"/>
            <w:right w:val="none" w:sz="0" w:space="0" w:color="auto"/>
          </w:divBdr>
        </w:div>
        <w:div w:id="275254606">
          <w:marLeft w:val="640"/>
          <w:marRight w:val="0"/>
          <w:marTop w:val="0"/>
          <w:marBottom w:val="0"/>
          <w:divBdr>
            <w:top w:val="none" w:sz="0" w:space="0" w:color="auto"/>
            <w:left w:val="none" w:sz="0" w:space="0" w:color="auto"/>
            <w:bottom w:val="none" w:sz="0" w:space="0" w:color="auto"/>
            <w:right w:val="none" w:sz="0" w:space="0" w:color="auto"/>
          </w:divBdr>
        </w:div>
        <w:div w:id="1794443752">
          <w:marLeft w:val="640"/>
          <w:marRight w:val="0"/>
          <w:marTop w:val="0"/>
          <w:marBottom w:val="0"/>
          <w:divBdr>
            <w:top w:val="none" w:sz="0" w:space="0" w:color="auto"/>
            <w:left w:val="none" w:sz="0" w:space="0" w:color="auto"/>
            <w:bottom w:val="none" w:sz="0" w:space="0" w:color="auto"/>
            <w:right w:val="none" w:sz="0" w:space="0" w:color="auto"/>
          </w:divBdr>
        </w:div>
        <w:div w:id="477308214">
          <w:marLeft w:val="640"/>
          <w:marRight w:val="0"/>
          <w:marTop w:val="0"/>
          <w:marBottom w:val="0"/>
          <w:divBdr>
            <w:top w:val="none" w:sz="0" w:space="0" w:color="auto"/>
            <w:left w:val="none" w:sz="0" w:space="0" w:color="auto"/>
            <w:bottom w:val="none" w:sz="0" w:space="0" w:color="auto"/>
            <w:right w:val="none" w:sz="0" w:space="0" w:color="auto"/>
          </w:divBdr>
        </w:div>
        <w:div w:id="678506819">
          <w:marLeft w:val="640"/>
          <w:marRight w:val="0"/>
          <w:marTop w:val="0"/>
          <w:marBottom w:val="0"/>
          <w:divBdr>
            <w:top w:val="none" w:sz="0" w:space="0" w:color="auto"/>
            <w:left w:val="none" w:sz="0" w:space="0" w:color="auto"/>
            <w:bottom w:val="none" w:sz="0" w:space="0" w:color="auto"/>
            <w:right w:val="none" w:sz="0" w:space="0" w:color="auto"/>
          </w:divBdr>
        </w:div>
        <w:div w:id="1786996730">
          <w:marLeft w:val="640"/>
          <w:marRight w:val="0"/>
          <w:marTop w:val="0"/>
          <w:marBottom w:val="0"/>
          <w:divBdr>
            <w:top w:val="none" w:sz="0" w:space="0" w:color="auto"/>
            <w:left w:val="none" w:sz="0" w:space="0" w:color="auto"/>
            <w:bottom w:val="none" w:sz="0" w:space="0" w:color="auto"/>
            <w:right w:val="none" w:sz="0" w:space="0" w:color="auto"/>
          </w:divBdr>
        </w:div>
        <w:div w:id="324431534">
          <w:marLeft w:val="640"/>
          <w:marRight w:val="0"/>
          <w:marTop w:val="0"/>
          <w:marBottom w:val="0"/>
          <w:divBdr>
            <w:top w:val="none" w:sz="0" w:space="0" w:color="auto"/>
            <w:left w:val="none" w:sz="0" w:space="0" w:color="auto"/>
            <w:bottom w:val="none" w:sz="0" w:space="0" w:color="auto"/>
            <w:right w:val="none" w:sz="0" w:space="0" w:color="auto"/>
          </w:divBdr>
        </w:div>
        <w:div w:id="763763733">
          <w:marLeft w:val="640"/>
          <w:marRight w:val="0"/>
          <w:marTop w:val="0"/>
          <w:marBottom w:val="0"/>
          <w:divBdr>
            <w:top w:val="none" w:sz="0" w:space="0" w:color="auto"/>
            <w:left w:val="none" w:sz="0" w:space="0" w:color="auto"/>
            <w:bottom w:val="none" w:sz="0" w:space="0" w:color="auto"/>
            <w:right w:val="none" w:sz="0" w:space="0" w:color="auto"/>
          </w:divBdr>
        </w:div>
        <w:div w:id="1442072658">
          <w:marLeft w:val="640"/>
          <w:marRight w:val="0"/>
          <w:marTop w:val="0"/>
          <w:marBottom w:val="0"/>
          <w:divBdr>
            <w:top w:val="none" w:sz="0" w:space="0" w:color="auto"/>
            <w:left w:val="none" w:sz="0" w:space="0" w:color="auto"/>
            <w:bottom w:val="none" w:sz="0" w:space="0" w:color="auto"/>
            <w:right w:val="none" w:sz="0" w:space="0" w:color="auto"/>
          </w:divBdr>
        </w:div>
        <w:div w:id="148405579">
          <w:marLeft w:val="640"/>
          <w:marRight w:val="0"/>
          <w:marTop w:val="0"/>
          <w:marBottom w:val="0"/>
          <w:divBdr>
            <w:top w:val="none" w:sz="0" w:space="0" w:color="auto"/>
            <w:left w:val="none" w:sz="0" w:space="0" w:color="auto"/>
            <w:bottom w:val="none" w:sz="0" w:space="0" w:color="auto"/>
            <w:right w:val="none" w:sz="0" w:space="0" w:color="auto"/>
          </w:divBdr>
        </w:div>
        <w:div w:id="1694916466">
          <w:marLeft w:val="640"/>
          <w:marRight w:val="0"/>
          <w:marTop w:val="0"/>
          <w:marBottom w:val="0"/>
          <w:divBdr>
            <w:top w:val="none" w:sz="0" w:space="0" w:color="auto"/>
            <w:left w:val="none" w:sz="0" w:space="0" w:color="auto"/>
            <w:bottom w:val="none" w:sz="0" w:space="0" w:color="auto"/>
            <w:right w:val="none" w:sz="0" w:space="0" w:color="auto"/>
          </w:divBdr>
        </w:div>
        <w:div w:id="1024944040">
          <w:marLeft w:val="640"/>
          <w:marRight w:val="0"/>
          <w:marTop w:val="0"/>
          <w:marBottom w:val="0"/>
          <w:divBdr>
            <w:top w:val="none" w:sz="0" w:space="0" w:color="auto"/>
            <w:left w:val="none" w:sz="0" w:space="0" w:color="auto"/>
            <w:bottom w:val="none" w:sz="0" w:space="0" w:color="auto"/>
            <w:right w:val="none" w:sz="0" w:space="0" w:color="auto"/>
          </w:divBdr>
        </w:div>
        <w:div w:id="1287857153">
          <w:marLeft w:val="640"/>
          <w:marRight w:val="0"/>
          <w:marTop w:val="0"/>
          <w:marBottom w:val="0"/>
          <w:divBdr>
            <w:top w:val="none" w:sz="0" w:space="0" w:color="auto"/>
            <w:left w:val="none" w:sz="0" w:space="0" w:color="auto"/>
            <w:bottom w:val="none" w:sz="0" w:space="0" w:color="auto"/>
            <w:right w:val="none" w:sz="0" w:space="0" w:color="auto"/>
          </w:divBdr>
        </w:div>
        <w:div w:id="1079060245">
          <w:marLeft w:val="640"/>
          <w:marRight w:val="0"/>
          <w:marTop w:val="0"/>
          <w:marBottom w:val="0"/>
          <w:divBdr>
            <w:top w:val="none" w:sz="0" w:space="0" w:color="auto"/>
            <w:left w:val="none" w:sz="0" w:space="0" w:color="auto"/>
            <w:bottom w:val="none" w:sz="0" w:space="0" w:color="auto"/>
            <w:right w:val="none" w:sz="0" w:space="0" w:color="auto"/>
          </w:divBdr>
        </w:div>
        <w:div w:id="1492258792">
          <w:marLeft w:val="640"/>
          <w:marRight w:val="0"/>
          <w:marTop w:val="0"/>
          <w:marBottom w:val="0"/>
          <w:divBdr>
            <w:top w:val="none" w:sz="0" w:space="0" w:color="auto"/>
            <w:left w:val="none" w:sz="0" w:space="0" w:color="auto"/>
            <w:bottom w:val="none" w:sz="0" w:space="0" w:color="auto"/>
            <w:right w:val="none" w:sz="0" w:space="0" w:color="auto"/>
          </w:divBdr>
        </w:div>
        <w:div w:id="930577919">
          <w:marLeft w:val="640"/>
          <w:marRight w:val="0"/>
          <w:marTop w:val="0"/>
          <w:marBottom w:val="0"/>
          <w:divBdr>
            <w:top w:val="none" w:sz="0" w:space="0" w:color="auto"/>
            <w:left w:val="none" w:sz="0" w:space="0" w:color="auto"/>
            <w:bottom w:val="none" w:sz="0" w:space="0" w:color="auto"/>
            <w:right w:val="none" w:sz="0" w:space="0" w:color="auto"/>
          </w:divBdr>
        </w:div>
        <w:div w:id="1172259296">
          <w:marLeft w:val="640"/>
          <w:marRight w:val="0"/>
          <w:marTop w:val="0"/>
          <w:marBottom w:val="0"/>
          <w:divBdr>
            <w:top w:val="none" w:sz="0" w:space="0" w:color="auto"/>
            <w:left w:val="none" w:sz="0" w:space="0" w:color="auto"/>
            <w:bottom w:val="none" w:sz="0" w:space="0" w:color="auto"/>
            <w:right w:val="none" w:sz="0" w:space="0" w:color="auto"/>
          </w:divBdr>
        </w:div>
        <w:div w:id="1255742065">
          <w:marLeft w:val="640"/>
          <w:marRight w:val="0"/>
          <w:marTop w:val="0"/>
          <w:marBottom w:val="0"/>
          <w:divBdr>
            <w:top w:val="none" w:sz="0" w:space="0" w:color="auto"/>
            <w:left w:val="none" w:sz="0" w:space="0" w:color="auto"/>
            <w:bottom w:val="none" w:sz="0" w:space="0" w:color="auto"/>
            <w:right w:val="none" w:sz="0" w:space="0" w:color="auto"/>
          </w:divBdr>
        </w:div>
        <w:div w:id="1998800091">
          <w:marLeft w:val="640"/>
          <w:marRight w:val="0"/>
          <w:marTop w:val="0"/>
          <w:marBottom w:val="0"/>
          <w:divBdr>
            <w:top w:val="none" w:sz="0" w:space="0" w:color="auto"/>
            <w:left w:val="none" w:sz="0" w:space="0" w:color="auto"/>
            <w:bottom w:val="none" w:sz="0" w:space="0" w:color="auto"/>
            <w:right w:val="none" w:sz="0" w:space="0" w:color="auto"/>
          </w:divBdr>
        </w:div>
        <w:div w:id="266734298">
          <w:marLeft w:val="640"/>
          <w:marRight w:val="0"/>
          <w:marTop w:val="0"/>
          <w:marBottom w:val="0"/>
          <w:divBdr>
            <w:top w:val="none" w:sz="0" w:space="0" w:color="auto"/>
            <w:left w:val="none" w:sz="0" w:space="0" w:color="auto"/>
            <w:bottom w:val="none" w:sz="0" w:space="0" w:color="auto"/>
            <w:right w:val="none" w:sz="0" w:space="0" w:color="auto"/>
          </w:divBdr>
        </w:div>
        <w:div w:id="1224364583">
          <w:marLeft w:val="640"/>
          <w:marRight w:val="0"/>
          <w:marTop w:val="0"/>
          <w:marBottom w:val="0"/>
          <w:divBdr>
            <w:top w:val="none" w:sz="0" w:space="0" w:color="auto"/>
            <w:left w:val="none" w:sz="0" w:space="0" w:color="auto"/>
            <w:bottom w:val="none" w:sz="0" w:space="0" w:color="auto"/>
            <w:right w:val="none" w:sz="0" w:space="0" w:color="auto"/>
          </w:divBdr>
        </w:div>
        <w:div w:id="938869812">
          <w:marLeft w:val="640"/>
          <w:marRight w:val="0"/>
          <w:marTop w:val="0"/>
          <w:marBottom w:val="0"/>
          <w:divBdr>
            <w:top w:val="none" w:sz="0" w:space="0" w:color="auto"/>
            <w:left w:val="none" w:sz="0" w:space="0" w:color="auto"/>
            <w:bottom w:val="none" w:sz="0" w:space="0" w:color="auto"/>
            <w:right w:val="none" w:sz="0" w:space="0" w:color="auto"/>
          </w:divBdr>
        </w:div>
        <w:div w:id="1217664000">
          <w:marLeft w:val="640"/>
          <w:marRight w:val="0"/>
          <w:marTop w:val="0"/>
          <w:marBottom w:val="0"/>
          <w:divBdr>
            <w:top w:val="none" w:sz="0" w:space="0" w:color="auto"/>
            <w:left w:val="none" w:sz="0" w:space="0" w:color="auto"/>
            <w:bottom w:val="none" w:sz="0" w:space="0" w:color="auto"/>
            <w:right w:val="none" w:sz="0" w:space="0" w:color="auto"/>
          </w:divBdr>
        </w:div>
        <w:div w:id="1162962615">
          <w:marLeft w:val="640"/>
          <w:marRight w:val="0"/>
          <w:marTop w:val="0"/>
          <w:marBottom w:val="0"/>
          <w:divBdr>
            <w:top w:val="none" w:sz="0" w:space="0" w:color="auto"/>
            <w:left w:val="none" w:sz="0" w:space="0" w:color="auto"/>
            <w:bottom w:val="none" w:sz="0" w:space="0" w:color="auto"/>
            <w:right w:val="none" w:sz="0" w:space="0" w:color="auto"/>
          </w:divBdr>
        </w:div>
        <w:div w:id="634408208">
          <w:marLeft w:val="640"/>
          <w:marRight w:val="0"/>
          <w:marTop w:val="0"/>
          <w:marBottom w:val="0"/>
          <w:divBdr>
            <w:top w:val="none" w:sz="0" w:space="0" w:color="auto"/>
            <w:left w:val="none" w:sz="0" w:space="0" w:color="auto"/>
            <w:bottom w:val="none" w:sz="0" w:space="0" w:color="auto"/>
            <w:right w:val="none" w:sz="0" w:space="0" w:color="auto"/>
          </w:divBdr>
        </w:div>
        <w:div w:id="186218176">
          <w:marLeft w:val="640"/>
          <w:marRight w:val="0"/>
          <w:marTop w:val="0"/>
          <w:marBottom w:val="0"/>
          <w:divBdr>
            <w:top w:val="none" w:sz="0" w:space="0" w:color="auto"/>
            <w:left w:val="none" w:sz="0" w:space="0" w:color="auto"/>
            <w:bottom w:val="none" w:sz="0" w:space="0" w:color="auto"/>
            <w:right w:val="none" w:sz="0" w:space="0" w:color="auto"/>
          </w:divBdr>
        </w:div>
        <w:div w:id="1496992126">
          <w:marLeft w:val="640"/>
          <w:marRight w:val="0"/>
          <w:marTop w:val="0"/>
          <w:marBottom w:val="0"/>
          <w:divBdr>
            <w:top w:val="none" w:sz="0" w:space="0" w:color="auto"/>
            <w:left w:val="none" w:sz="0" w:space="0" w:color="auto"/>
            <w:bottom w:val="none" w:sz="0" w:space="0" w:color="auto"/>
            <w:right w:val="none" w:sz="0" w:space="0" w:color="auto"/>
          </w:divBdr>
        </w:div>
        <w:div w:id="1977567684">
          <w:marLeft w:val="640"/>
          <w:marRight w:val="0"/>
          <w:marTop w:val="0"/>
          <w:marBottom w:val="0"/>
          <w:divBdr>
            <w:top w:val="none" w:sz="0" w:space="0" w:color="auto"/>
            <w:left w:val="none" w:sz="0" w:space="0" w:color="auto"/>
            <w:bottom w:val="none" w:sz="0" w:space="0" w:color="auto"/>
            <w:right w:val="none" w:sz="0" w:space="0" w:color="auto"/>
          </w:divBdr>
        </w:div>
        <w:div w:id="330111240">
          <w:marLeft w:val="640"/>
          <w:marRight w:val="0"/>
          <w:marTop w:val="0"/>
          <w:marBottom w:val="0"/>
          <w:divBdr>
            <w:top w:val="none" w:sz="0" w:space="0" w:color="auto"/>
            <w:left w:val="none" w:sz="0" w:space="0" w:color="auto"/>
            <w:bottom w:val="none" w:sz="0" w:space="0" w:color="auto"/>
            <w:right w:val="none" w:sz="0" w:space="0" w:color="auto"/>
          </w:divBdr>
        </w:div>
        <w:div w:id="1154222048">
          <w:marLeft w:val="640"/>
          <w:marRight w:val="0"/>
          <w:marTop w:val="0"/>
          <w:marBottom w:val="0"/>
          <w:divBdr>
            <w:top w:val="none" w:sz="0" w:space="0" w:color="auto"/>
            <w:left w:val="none" w:sz="0" w:space="0" w:color="auto"/>
            <w:bottom w:val="none" w:sz="0" w:space="0" w:color="auto"/>
            <w:right w:val="none" w:sz="0" w:space="0" w:color="auto"/>
          </w:divBdr>
        </w:div>
        <w:div w:id="949774988">
          <w:marLeft w:val="640"/>
          <w:marRight w:val="0"/>
          <w:marTop w:val="0"/>
          <w:marBottom w:val="0"/>
          <w:divBdr>
            <w:top w:val="none" w:sz="0" w:space="0" w:color="auto"/>
            <w:left w:val="none" w:sz="0" w:space="0" w:color="auto"/>
            <w:bottom w:val="none" w:sz="0" w:space="0" w:color="auto"/>
            <w:right w:val="none" w:sz="0" w:space="0" w:color="auto"/>
          </w:divBdr>
        </w:div>
        <w:div w:id="471558216">
          <w:marLeft w:val="640"/>
          <w:marRight w:val="0"/>
          <w:marTop w:val="0"/>
          <w:marBottom w:val="0"/>
          <w:divBdr>
            <w:top w:val="none" w:sz="0" w:space="0" w:color="auto"/>
            <w:left w:val="none" w:sz="0" w:space="0" w:color="auto"/>
            <w:bottom w:val="none" w:sz="0" w:space="0" w:color="auto"/>
            <w:right w:val="none" w:sz="0" w:space="0" w:color="auto"/>
          </w:divBdr>
        </w:div>
        <w:div w:id="874346238">
          <w:marLeft w:val="640"/>
          <w:marRight w:val="0"/>
          <w:marTop w:val="0"/>
          <w:marBottom w:val="0"/>
          <w:divBdr>
            <w:top w:val="none" w:sz="0" w:space="0" w:color="auto"/>
            <w:left w:val="none" w:sz="0" w:space="0" w:color="auto"/>
            <w:bottom w:val="none" w:sz="0" w:space="0" w:color="auto"/>
            <w:right w:val="none" w:sz="0" w:space="0" w:color="auto"/>
          </w:divBdr>
        </w:div>
        <w:div w:id="568349902">
          <w:marLeft w:val="640"/>
          <w:marRight w:val="0"/>
          <w:marTop w:val="0"/>
          <w:marBottom w:val="0"/>
          <w:divBdr>
            <w:top w:val="none" w:sz="0" w:space="0" w:color="auto"/>
            <w:left w:val="none" w:sz="0" w:space="0" w:color="auto"/>
            <w:bottom w:val="none" w:sz="0" w:space="0" w:color="auto"/>
            <w:right w:val="none" w:sz="0" w:space="0" w:color="auto"/>
          </w:divBdr>
        </w:div>
        <w:div w:id="306207177">
          <w:marLeft w:val="640"/>
          <w:marRight w:val="0"/>
          <w:marTop w:val="0"/>
          <w:marBottom w:val="0"/>
          <w:divBdr>
            <w:top w:val="none" w:sz="0" w:space="0" w:color="auto"/>
            <w:left w:val="none" w:sz="0" w:space="0" w:color="auto"/>
            <w:bottom w:val="none" w:sz="0" w:space="0" w:color="auto"/>
            <w:right w:val="none" w:sz="0" w:space="0" w:color="auto"/>
          </w:divBdr>
        </w:div>
        <w:div w:id="605310749">
          <w:marLeft w:val="640"/>
          <w:marRight w:val="0"/>
          <w:marTop w:val="0"/>
          <w:marBottom w:val="0"/>
          <w:divBdr>
            <w:top w:val="none" w:sz="0" w:space="0" w:color="auto"/>
            <w:left w:val="none" w:sz="0" w:space="0" w:color="auto"/>
            <w:bottom w:val="none" w:sz="0" w:space="0" w:color="auto"/>
            <w:right w:val="none" w:sz="0" w:space="0" w:color="auto"/>
          </w:divBdr>
        </w:div>
        <w:div w:id="878669027">
          <w:marLeft w:val="640"/>
          <w:marRight w:val="0"/>
          <w:marTop w:val="0"/>
          <w:marBottom w:val="0"/>
          <w:divBdr>
            <w:top w:val="none" w:sz="0" w:space="0" w:color="auto"/>
            <w:left w:val="none" w:sz="0" w:space="0" w:color="auto"/>
            <w:bottom w:val="none" w:sz="0" w:space="0" w:color="auto"/>
            <w:right w:val="none" w:sz="0" w:space="0" w:color="auto"/>
          </w:divBdr>
        </w:div>
        <w:div w:id="2005861767">
          <w:marLeft w:val="640"/>
          <w:marRight w:val="0"/>
          <w:marTop w:val="0"/>
          <w:marBottom w:val="0"/>
          <w:divBdr>
            <w:top w:val="none" w:sz="0" w:space="0" w:color="auto"/>
            <w:left w:val="none" w:sz="0" w:space="0" w:color="auto"/>
            <w:bottom w:val="none" w:sz="0" w:space="0" w:color="auto"/>
            <w:right w:val="none" w:sz="0" w:space="0" w:color="auto"/>
          </w:divBdr>
        </w:div>
        <w:div w:id="572132114">
          <w:marLeft w:val="640"/>
          <w:marRight w:val="0"/>
          <w:marTop w:val="0"/>
          <w:marBottom w:val="0"/>
          <w:divBdr>
            <w:top w:val="none" w:sz="0" w:space="0" w:color="auto"/>
            <w:left w:val="none" w:sz="0" w:space="0" w:color="auto"/>
            <w:bottom w:val="none" w:sz="0" w:space="0" w:color="auto"/>
            <w:right w:val="none" w:sz="0" w:space="0" w:color="auto"/>
          </w:divBdr>
        </w:div>
        <w:div w:id="1123697225">
          <w:marLeft w:val="640"/>
          <w:marRight w:val="0"/>
          <w:marTop w:val="0"/>
          <w:marBottom w:val="0"/>
          <w:divBdr>
            <w:top w:val="none" w:sz="0" w:space="0" w:color="auto"/>
            <w:left w:val="none" w:sz="0" w:space="0" w:color="auto"/>
            <w:bottom w:val="none" w:sz="0" w:space="0" w:color="auto"/>
            <w:right w:val="none" w:sz="0" w:space="0" w:color="auto"/>
          </w:divBdr>
        </w:div>
        <w:div w:id="150870972">
          <w:marLeft w:val="640"/>
          <w:marRight w:val="0"/>
          <w:marTop w:val="0"/>
          <w:marBottom w:val="0"/>
          <w:divBdr>
            <w:top w:val="none" w:sz="0" w:space="0" w:color="auto"/>
            <w:left w:val="none" w:sz="0" w:space="0" w:color="auto"/>
            <w:bottom w:val="none" w:sz="0" w:space="0" w:color="auto"/>
            <w:right w:val="none" w:sz="0" w:space="0" w:color="auto"/>
          </w:divBdr>
        </w:div>
        <w:div w:id="2047828950">
          <w:marLeft w:val="640"/>
          <w:marRight w:val="0"/>
          <w:marTop w:val="0"/>
          <w:marBottom w:val="0"/>
          <w:divBdr>
            <w:top w:val="none" w:sz="0" w:space="0" w:color="auto"/>
            <w:left w:val="none" w:sz="0" w:space="0" w:color="auto"/>
            <w:bottom w:val="none" w:sz="0" w:space="0" w:color="auto"/>
            <w:right w:val="none" w:sz="0" w:space="0" w:color="auto"/>
          </w:divBdr>
        </w:div>
        <w:div w:id="942416607">
          <w:marLeft w:val="640"/>
          <w:marRight w:val="0"/>
          <w:marTop w:val="0"/>
          <w:marBottom w:val="0"/>
          <w:divBdr>
            <w:top w:val="none" w:sz="0" w:space="0" w:color="auto"/>
            <w:left w:val="none" w:sz="0" w:space="0" w:color="auto"/>
            <w:bottom w:val="none" w:sz="0" w:space="0" w:color="auto"/>
            <w:right w:val="none" w:sz="0" w:space="0" w:color="auto"/>
          </w:divBdr>
        </w:div>
        <w:div w:id="1304584581">
          <w:marLeft w:val="640"/>
          <w:marRight w:val="0"/>
          <w:marTop w:val="0"/>
          <w:marBottom w:val="0"/>
          <w:divBdr>
            <w:top w:val="none" w:sz="0" w:space="0" w:color="auto"/>
            <w:left w:val="none" w:sz="0" w:space="0" w:color="auto"/>
            <w:bottom w:val="none" w:sz="0" w:space="0" w:color="auto"/>
            <w:right w:val="none" w:sz="0" w:space="0" w:color="auto"/>
          </w:divBdr>
        </w:div>
        <w:div w:id="1323894462">
          <w:marLeft w:val="640"/>
          <w:marRight w:val="0"/>
          <w:marTop w:val="0"/>
          <w:marBottom w:val="0"/>
          <w:divBdr>
            <w:top w:val="none" w:sz="0" w:space="0" w:color="auto"/>
            <w:left w:val="none" w:sz="0" w:space="0" w:color="auto"/>
            <w:bottom w:val="none" w:sz="0" w:space="0" w:color="auto"/>
            <w:right w:val="none" w:sz="0" w:space="0" w:color="auto"/>
          </w:divBdr>
        </w:div>
        <w:div w:id="1059862671">
          <w:marLeft w:val="640"/>
          <w:marRight w:val="0"/>
          <w:marTop w:val="0"/>
          <w:marBottom w:val="0"/>
          <w:divBdr>
            <w:top w:val="none" w:sz="0" w:space="0" w:color="auto"/>
            <w:left w:val="none" w:sz="0" w:space="0" w:color="auto"/>
            <w:bottom w:val="none" w:sz="0" w:space="0" w:color="auto"/>
            <w:right w:val="none" w:sz="0" w:space="0" w:color="auto"/>
          </w:divBdr>
        </w:div>
        <w:div w:id="1771583333">
          <w:marLeft w:val="640"/>
          <w:marRight w:val="0"/>
          <w:marTop w:val="0"/>
          <w:marBottom w:val="0"/>
          <w:divBdr>
            <w:top w:val="none" w:sz="0" w:space="0" w:color="auto"/>
            <w:left w:val="none" w:sz="0" w:space="0" w:color="auto"/>
            <w:bottom w:val="none" w:sz="0" w:space="0" w:color="auto"/>
            <w:right w:val="none" w:sz="0" w:space="0" w:color="auto"/>
          </w:divBdr>
        </w:div>
        <w:div w:id="796219602">
          <w:marLeft w:val="640"/>
          <w:marRight w:val="0"/>
          <w:marTop w:val="0"/>
          <w:marBottom w:val="0"/>
          <w:divBdr>
            <w:top w:val="none" w:sz="0" w:space="0" w:color="auto"/>
            <w:left w:val="none" w:sz="0" w:space="0" w:color="auto"/>
            <w:bottom w:val="none" w:sz="0" w:space="0" w:color="auto"/>
            <w:right w:val="none" w:sz="0" w:space="0" w:color="auto"/>
          </w:divBdr>
        </w:div>
        <w:div w:id="198015557">
          <w:marLeft w:val="640"/>
          <w:marRight w:val="0"/>
          <w:marTop w:val="0"/>
          <w:marBottom w:val="0"/>
          <w:divBdr>
            <w:top w:val="none" w:sz="0" w:space="0" w:color="auto"/>
            <w:left w:val="none" w:sz="0" w:space="0" w:color="auto"/>
            <w:bottom w:val="none" w:sz="0" w:space="0" w:color="auto"/>
            <w:right w:val="none" w:sz="0" w:space="0" w:color="auto"/>
          </w:divBdr>
        </w:div>
        <w:div w:id="1243950460">
          <w:marLeft w:val="640"/>
          <w:marRight w:val="0"/>
          <w:marTop w:val="0"/>
          <w:marBottom w:val="0"/>
          <w:divBdr>
            <w:top w:val="none" w:sz="0" w:space="0" w:color="auto"/>
            <w:left w:val="none" w:sz="0" w:space="0" w:color="auto"/>
            <w:bottom w:val="none" w:sz="0" w:space="0" w:color="auto"/>
            <w:right w:val="none" w:sz="0" w:space="0" w:color="auto"/>
          </w:divBdr>
        </w:div>
        <w:div w:id="1970626767">
          <w:marLeft w:val="640"/>
          <w:marRight w:val="0"/>
          <w:marTop w:val="0"/>
          <w:marBottom w:val="0"/>
          <w:divBdr>
            <w:top w:val="none" w:sz="0" w:space="0" w:color="auto"/>
            <w:left w:val="none" w:sz="0" w:space="0" w:color="auto"/>
            <w:bottom w:val="none" w:sz="0" w:space="0" w:color="auto"/>
            <w:right w:val="none" w:sz="0" w:space="0" w:color="auto"/>
          </w:divBdr>
        </w:div>
        <w:div w:id="56562875">
          <w:marLeft w:val="640"/>
          <w:marRight w:val="0"/>
          <w:marTop w:val="0"/>
          <w:marBottom w:val="0"/>
          <w:divBdr>
            <w:top w:val="none" w:sz="0" w:space="0" w:color="auto"/>
            <w:left w:val="none" w:sz="0" w:space="0" w:color="auto"/>
            <w:bottom w:val="none" w:sz="0" w:space="0" w:color="auto"/>
            <w:right w:val="none" w:sz="0" w:space="0" w:color="auto"/>
          </w:divBdr>
        </w:div>
        <w:div w:id="1260065783">
          <w:marLeft w:val="640"/>
          <w:marRight w:val="0"/>
          <w:marTop w:val="0"/>
          <w:marBottom w:val="0"/>
          <w:divBdr>
            <w:top w:val="none" w:sz="0" w:space="0" w:color="auto"/>
            <w:left w:val="none" w:sz="0" w:space="0" w:color="auto"/>
            <w:bottom w:val="none" w:sz="0" w:space="0" w:color="auto"/>
            <w:right w:val="none" w:sz="0" w:space="0" w:color="auto"/>
          </w:divBdr>
        </w:div>
        <w:div w:id="1927495629">
          <w:marLeft w:val="640"/>
          <w:marRight w:val="0"/>
          <w:marTop w:val="0"/>
          <w:marBottom w:val="0"/>
          <w:divBdr>
            <w:top w:val="none" w:sz="0" w:space="0" w:color="auto"/>
            <w:left w:val="none" w:sz="0" w:space="0" w:color="auto"/>
            <w:bottom w:val="none" w:sz="0" w:space="0" w:color="auto"/>
            <w:right w:val="none" w:sz="0" w:space="0" w:color="auto"/>
          </w:divBdr>
        </w:div>
        <w:div w:id="792401203">
          <w:marLeft w:val="640"/>
          <w:marRight w:val="0"/>
          <w:marTop w:val="0"/>
          <w:marBottom w:val="0"/>
          <w:divBdr>
            <w:top w:val="none" w:sz="0" w:space="0" w:color="auto"/>
            <w:left w:val="none" w:sz="0" w:space="0" w:color="auto"/>
            <w:bottom w:val="none" w:sz="0" w:space="0" w:color="auto"/>
            <w:right w:val="none" w:sz="0" w:space="0" w:color="auto"/>
          </w:divBdr>
        </w:div>
        <w:div w:id="1516728252">
          <w:marLeft w:val="640"/>
          <w:marRight w:val="0"/>
          <w:marTop w:val="0"/>
          <w:marBottom w:val="0"/>
          <w:divBdr>
            <w:top w:val="none" w:sz="0" w:space="0" w:color="auto"/>
            <w:left w:val="none" w:sz="0" w:space="0" w:color="auto"/>
            <w:bottom w:val="none" w:sz="0" w:space="0" w:color="auto"/>
            <w:right w:val="none" w:sz="0" w:space="0" w:color="auto"/>
          </w:divBdr>
        </w:div>
        <w:div w:id="670451311">
          <w:marLeft w:val="640"/>
          <w:marRight w:val="0"/>
          <w:marTop w:val="0"/>
          <w:marBottom w:val="0"/>
          <w:divBdr>
            <w:top w:val="none" w:sz="0" w:space="0" w:color="auto"/>
            <w:left w:val="none" w:sz="0" w:space="0" w:color="auto"/>
            <w:bottom w:val="none" w:sz="0" w:space="0" w:color="auto"/>
            <w:right w:val="none" w:sz="0" w:space="0" w:color="auto"/>
          </w:divBdr>
        </w:div>
        <w:div w:id="691758679">
          <w:marLeft w:val="640"/>
          <w:marRight w:val="0"/>
          <w:marTop w:val="0"/>
          <w:marBottom w:val="0"/>
          <w:divBdr>
            <w:top w:val="none" w:sz="0" w:space="0" w:color="auto"/>
            <w:left w:val="none" w:sz="0" w:space="0" w:color="auto"/>
            <w:bottom w:val="none" w:sz="0" w:space="0" w:color="auto"/>
            <w:right w:val="none" w:sz="0" w:space="0" w:color="auto"/>
          </w:divBdr>
        </w:div>
        <w:div w:id="1262296262">
          <w:marLeft w:val="640"/>
          <w:marRight w:val="0"/>
          <w:marTop w:val="0"/>
          <w:marBottom w:val="0"/>
          <w:divBdr>
            <w:top w:val="none" w:sz="0" w:space="0" w:color="auto"/>
            <w:left w:val="none" w:sz="0" w:space="0" w:color="auto"/>
            <w:bottom w:val="none" w:sz="0" w:space="0" w:color="auto"/>
            <w:right w:val="none" w:sz="0" w:space="0" w:color="auto"/>
          </w:divBdr>
        </w:div>
        <w:div w:id="1558515374">
          <w:marLeft w:val="640"/>
          <w:marRight w:val="0"/>
          <w:marTop w:val="0"/>
          <w:marBottom w:val="0"/>
          <w:divBdr>
            <w:top w:val="none" w:sz="0" w:space="0" w:color="auto"/>
            <w:left w:val="none" w:sz="0" w:space="0" w:color="auto"/>
            <w:bottom w:val="none" w:sz="0" w:space="0" w:color="auto"/>
            <w:right w:val="none" w:sz="0" w:space="0" w:color="auto"/>
          </w:divBdr>
        </w:div>
        <w:div w:id="866061925">
          <w:marLeft w:val="640"/>
          <w:marRight w:val="0"/>
          <w:marTop w:val="0"/>
          <w:marBottom w:val="0"/>
          <w:divBdr>
            <w:top w:val="none" w:sz="0" w:space="0" w:color="auto"/>
            <w:left w:val="none" w:sz="0" w:space="0" w:color="auto"/>
            <w:bottom w:val="none" w:sz="0" w:space="0" w:color="auto"/>
            <w:right w:val="none" w:sz="0" w:space="0" w:color="auto"/>
          </w:divBdr>
        </w:div>
        <w:div w:id="1161656708">
          <w:marLeft w:val="640"/>
          <w:marRight w:val="0"/>
          <w:marTop w:val="0"/>
          <w:marBottom w:val="0"/>
          <w:divBdr>
            <w:top w:val="none" w:sz="0" w:space="0" w:color="auto"/>
            <w:left w:val="none" w:sz="0" w:space="0" w:color="auto"/>
            <w:bottom w:val="none" w:sz="0" w:space="0" w:color="auto"/>
            <w:right w:val="none" w:sz="0" w:space="0" w:color="auto"/>
          </w:divBdr>
        </w:div>
        <w:div w:id="1798256632">
          <w:marLeft w:val="640"/>
          <w:marRight w:val="0"/>
          <w:marTop w:val="0"/>
          <w:marBottom w:val="0"/>
          <w:divBdr>
            <w:top w:val="none" w:sz="0" w:space="0" w:color="auto"/>
            <w:left w:val="none" w:sz="0" w:space="0" w:color="auto"/>
            <w:bottom w:val="none" w:sz="0" w:space="0" w:color="auto"/>
            <w:right w:val="none" w:sz="0" w:space="0" w:color="auto"/>
          </w:divBdr>
        </w:div>
        <w:div w:id="795176928">
          <w:marLeft w:val="640"/>
          <w:marRight w:val="0"/>
          <w:marTop w:val="0"/>
          <w:marBottom w:val="0"/>
          <w:divBdr>
            <w:top w:val="none" w:sz="0" w:space="0" w:color="auto"/>
            <w:left w:val="none" w:sz="0" w:space="0" w:color="auto"/>
            <w:bottom w:val="none" w:sz="0" w:space="0" w:color="auto"/>
            <w:right w:val="none" w:sz="0" w:space="0" w:color="auto"/>
          </w:divBdr>
        </w:div>
        <w:div w:id="492307047">
          <w:marLeft w:val="640"/>
          <w:marRight w:val="0"/>
          <w:marTop w:val="0"/>
          <w:marBottom w:val="0"/>
          <w:divBdr>
            <w:top w:val="none" w:sz="0" w:space="0" w:color="auto"/>
            <w:left w:val="none" w:sz="0" w:space="0" w:color="auto"/>
            <w:bottom w:val="none" w:sz="0" w:space="0" w:color="auto"/>
            <w:right w:val="none" w:sz="0" w:space="0" w:color="auto"/>
          </w:divBdr>
        </w:div>
        <w:div w:id="748579216">
          <w:marLeft w:val="640"/>
          <w:marRight w:val="0"/>
          <w:marTop w:val="0"/>
          <w:marBottom w:val="0"/>
          <w:divBdr>
            <w:top w:val="none" w:sz="0" w:space="0" w:color="auto"/>
            <w:left w:val="none" w:sz="0" w:space="0" w:color="auto"/>
            <w:bottom w:val="none" w:sz="0" w:space="0" w:color="auto"/>
            <w:right w:val="none" w:sz="0" w:space="0" w:color="auto"/>
          </w:divBdr>
        </w:div>
        <w:div w:id="1573347443">
          <w:marLeft w:val="640"/>
          <w:marRight w:val="0"/>
          <w:marTop w:val="0"/>
          <w:marBottom w:val="0"/>
          <w:divBdr>
            <w:top w:val="none" w:sz="0" w:space="0" w:color="auto"/>
            <w:left w:val="none" w:sz="0" w:space="0" w:color="auto"/>
            <w:bottom w:val="none" w:sz="0" w:space="0" w:color="auto"/>
            <w:right w:val="none" w:sz="0" w:space="0" w:color="auto"/>
          </w:divBdr>
        </w:div>
        <w:div w:id="803888530">
          <w:marLeft w:val="640"/>
          <w:marRight w:val="0"/>
          <w:marTop w:val="0"/>
          <w:marBottom w:val="0"/>
          <w:divBdr>
            <w:top w:val="none" w:sz="0" w:space="0" w:color="auto"/>
            <w:left w:val="none" w:sz="0" w:space="0" w:color="auto"/>
            <w:bottom w:val="none" w:sz="0" w:space="0" w:color="auto"/>
            <w:right w:val="none" w:sz="0" w:space="0" w:color="auto"/>
          </w:divBdr>
        </w:div>
        <w:div w:id="999389971">
          <w:marLeft w:val="640"/>
          <w:marRight w:val="0"/>
          <w:marTop w:val="0"/>
          <w:marBottom w:val="0"/>
          <w:divBdr>
            <w:top w:val="none" w:sz="0" w:space="0" w:color="auto"/>
            <w:left w:val="none" w:sz="0" w:space="0" w:color="auto"/>
            <w:bottom w:val="none" w:sz="0" w:space="0" w:color="auto"/>
            <w:right w:val="none" w:sz="0" w:space="0" w:color="auto"/>
          </w:divBdr>
        </w:div>
        <w:div w:id="840123812">
          <w:marLeft w:val="640"/>
          <w:marRight w:val="0"/>
          <w:marTop w:val="0"/>
          <w:marBottom w:val="0"/>
          <w:divBdr>
            <w:top w:val="none" w:sz="0" w:space="0" w:color="auto"/>
            <w:left w:val="none" w:sz="0" w:space="0" w:color="auto"/>
            <w:bottom w:val="none" w:sz="0" w:space="0" w:color="auto"/>
            <w:right w:val="none" w:sz="0" w:space="0" w:color="auto"/>
          </w:divBdr>
        </w:div>
        <w:div w:id="1389067381">
          <w:marLeft w:val="640"/>
          <w:marRight w:val="0"/>
          <w:marTop w:val="0"/>
          <w:marBottom w:val="0"/>
          <w:divBdr>
            <w:top w:val="none" w:sz="0" w:space="0" w:color="auto"/>
            <w:left w:val="none" w:sz="0" w:space="0" w:color="auto"/>
            <w:bottom w:val="none" w:sz="0" w:space="0" w:color="auto"/>
            <w:right w:val="none" w:sz="0" w:space="0" w:color="auto"/>
          </w:divBdr>
        </w:div>
        <w:div w:id="823863140">
          <w:marLeft w:val="640"/>
          <w:marRight w:val="0"/>
          <w:marTop w:val="0"/>
          <w:marBottom w:val="0"/>
          <w:divBdr>
            <w:top w:val="none" w:sz="0" w:space="0" w:color="auto"/>
            <w:left w:val="none" w:sz="0" w:space="0" w:color="auto"/>
            <w:bottom w:val="none" w:sz="0" w:space="0" w:color="auto"/>
            <w:right w:val="none" w:sz="0" w:space="0" w:color="auto"/>
          </w:divBdr>
        </w:div>
        <w:div w:id="1080953748">
          <w:marLeft w:val="640"/>
          <w:marRight w:val="0"/>
          <w:marTop w:val="0"/>
          <w:marBottom w:val="0"/>
          <w:divBdr>
            <w:top w:val="none" w:sz="0" w:space="0" w:color="auto"/>
            <w:left w:val="none" w:sz="0" w:space="0" w:color="auto"/>
            <w:bottom w:val="none" w:sz="0" w:space="0" w:color="auto"/>
            <w:right w:val="none" w:sz="0" w:space="0" w:color="auto"/>
          </w:divBdr>
        </w:div>
        <w:div w:id="654340358">
          <w:marLeft w:val="640"/>
          <w:marRight w:val="0"/>
          <w:marTop w:val="0"/>
          <w:marBottom w:val="0"/>
          <w:divBdr>
            <w:top w:val="none" w:sz="0" w:space="0" w:color="auto"/>
            <w:left w:val="none" w:sz="0" w:space="0" w:color="auto"/>
            <w:bottom w:val="none" w:sz="0" w:space="0" w:color="auto"/>
            <w:right w:val="none" w:sz="0" w:space="0" w:color="auto"/>
          </w:divBdr>
        </w:div>
        <w:div w:id="329597815">
          <w:marLeft w:val="640"/>
          <w:marRight w:val="0"/>
          <w:marTop w:val="0"/>
          <w:marBottom w:val="0"/>
          <w:divBdr>
            <w:top w:val="none" w:sz="0" w:space="0" w:color="auto"/>
            <w:left w:val="none" w:sz="0" w:space="0" w:color="auto"/>
            <w:bottom w:val="none" w:sz="0" w:space="0" w:color="auto"/>
            <w:right w:val="none" w:sz="0" w:space="0" w:color="auto"/>
          </w:divBdr>
        </w:div>
        <w:div w:id="1307011831">
          <w:marLeft w:val="640"/>
          <w:marRight w:val="0"/>
          <w:marTop w:val="0"/>
          <w:marBottom w:val="0"/>
          <w:divBdr>
            <w:top w:val="none" w:sz="0" w:space="0" w:color="auto"/>
            <w:left w:val="none" w:sz="0" w:space="0" w:color="auto"/>
            <w:bottom w:val="none" w:sz="0" w:space="0" w:color="auto"/>
            <w:right w:val="none" w:sz="0" w:space="0" w:color="auto"/>
          </w:divBdr>
        </w:div>
        <w:div w:id="621695521">
          <w:marLeft w:val="640"/>
          <w:marRight w:val="0"/>
          <w:marTop w:val="0"/>
          <w:marBottom w:val="0"/>
          <w:divBdr>
            <w:top w:val="none" w:sz="0" w:space="0" w:color="auto"/>
            <w:left w:val="none" w:sz="0" w:space="0" w:color="auto"/>
            <w:bottom w:val="none" w:sz="0" w:space="0" w:color="auto"/>
            <w:right w:val="none" w:sz="0" w:space="0" w:color="auto"/>
          </w:divBdr>
        </w:div>
        <w:div w:id="1283079103">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6215519">
      <w:bodyDiv w:val="1"/>
      <w:marLeft w:val="0"/>
      <w:marRight w:val="0"/>
      <w:marTop w:val="0"/>
      <w:marBottom w:val="0"/>
      <w:divBdr>
        <w:top w:val="none" w:sz="0" w:space="0" w:color="auto"/>
        <w:left w:val="none" w:sz="0" w:space="0" w:color="auto"/>
        <w:bottom w:val="none" w:sz="0" w:space="0" w:color="auto"/>
        <w:right w:val="none" w:sz="0" w:space="0" w:color="auto"/>
      </w:divBdr>
      <w:divsChild>
        <w:div w:id="1948611297">
          <w:marLeft w:val="640"/>
          <w:marRight w:val="0"/>
          <w:marTop w:val="0"/>
          <w:marBottom w:val="0"/>
          <w:divBdr>
            <w:top w:val="none" w:sz="0" w:space="0" w:color="auto"/>
            <w:left w:val="none" w:sz="0" w:space="0" w:color="auto"/>
            <w:bottom w:val="none" w:sz="0" w:space="0" w:color="auto"/>
            <w:right w:val="none" w:sz="0" w:space="0" w:color="auto"/>
          </w:divBdr>
        </w:div>
        <w:div w:id="1087000598">
          <w:marLeft w:val="640"/>
          <w:marRight w:val="0"/>
          <w:marTop w:val="0"/>
          <w:marBottom w:val="0"/>
          <w:divBdr>
            <w:top w:val="none" w:sz="0" w:space="0" w:color="auto"/>
            <w:left w:val="none" w:sz="0" w:space="0" w:color="auto"/>
            <w:bottom w:val="none" w:sz="0" w:space="0" w:color="auto"/>
            <w:right w:val="none" w:sz="0" w:space="0" w:color="auto"/>
          </w:divBdr>
        </w:div>
        <w:div w:id="2029332430">
          <w:marLeft w:val="640"/>
          <w:marRight w:val="0"/>
          <w:marTop w:val="0"/>
          <w:marBottom w:val="0"/>
          <w:divBdr>
            <w:top w:val="none" w:sz="0" w:space="0" w:color="auto"/>
            <w:left w:val="none" w:sz="0" w:space="0" w:color="auto"/>
            <w:bottom w:val="none" w:sz="0" w:space="0" w:color="auto"/>
            <w:right w:val="none" w:sz="0" w:space="0" w:color="auto"/>
          </w:divBdr>
        </w:div>
        <w:div w:id="761684327">
          <w:marLeft w:val="640"/>
          <w:marRight w:val="0"/>
          <w:marTop w:val="0"/>
          <w:marBottom w:val="0"/>
          <w:divBdr>
            <w:top w:val="none" w:sz="0" w:space="0" w:color="auto"/>
            <w:left w:val="none" w:sz="0" w:space="0" w:color="auto"/>
            <w:bottom w:val="none" w:sz="0" w:space="0" w:color="auto"/>
            <w:right w:val="none" w:sz="0" w:space="0" w:color="auto"/>
          </w:divBdr>
        </w:div>
        <w:div w:id="1061296145">
          <w:marLeft w:val="640"/>
          <w:marRight w:val="0"/>
          <w:marTop w:val="0"/>
          <w:marBottom w:val="0"/>
          <w:divBdr>
            <w:top w:val="none" w:sz="0" w:space="0" w:color="auto"/>
            <w:left w:val="none" w:sz="0" w:space="0" w:color="auto"/>
            <w:bottom w:val="none" w:sz="0" w:space="0" w:color="auto"/>
            <w:right w:val="none" w:sz="0" w:space="0" w:color="auto"/>
          </w:divBdr>
        </w:div>
        <w:div w:id="1419861517">
          <w:marLeft w:val="640"/>
          <w:marRight w:val="0"/>
          <w:marTop w:val="0"/>
          <w:marBottom w:val="0"/>
          <w:divBdr>
            <w:top w:val="none" w:sz="0" w:space="0" w:color="auto"/>
            <w:left w:val="none" w:sz="0" w:space="0" w:color="auto"/>
            <w:bottom w:val="none" w:sz="0" w:space="0" w:color="auto"/>
            <w:right w:val="none" w:sz="0" w:space="0" w:color="auto"/>
          </w:divBdr>
        </w:div>
        <w:div w:id="942877764">
          <w:marLeft w:val="640"/>
          <w:marRight w:val="0"/>
          <w:marTop w:val="0"/>
          <w:marBottom w:val="0"/>
          <w:divBdr>
            <w:top w:val="none" w:sz="0" w:space="0" w:color="auto"/>
            <w:left w:val="none" w:sz="0" w:space="0" w:color="auto"/>
            <w:bottom w:val="none" w:sz="0" w:space="0" w:color="auto"/>
            <w:right w:val="none" w:sz="0" w:space="0" w:color="auto"/>
          </w:divBdr>
        </w:div>
        <w:div w:id="1287081828">
          <w:marLeft w:val="640"/>
          <w:marRight w:val="0"/>
          <w:marTop w:val="0"/>
          <w:marBottom w:val="0"/>
          <w:divBdr>
            <w:top w:val="none" w:sz="0" w:space="0" w:color="auto"/>
            <w:left w:val="none" w:sz="0" w:space="0" w:color="auto"/>
            <w:bottom w:val="none" w:sz="0" w:space="0" w:color="auto"/>
            <w:right w:val="none" w:sz="0" w:space="0" w:color="auto"/>
          </w:divBdr>
        </w:div>
        <w:div w:id="1489513694">
          <w:marLeft w:val="640"/>
          <w:marRight w:val="0"/>
          <w:marTop w:val="0"/>
          <w:marBottom w:val="0"/>
          <w:divBdr>
            <w:top w:val="none" w:sz="0" w:space="0" w:color="auto"/>
            <w:left w:val="none" w:sz="0" w:space="0" w:color="auto"/>
            <w:bottom w:val="none" w:sz="0" w:space="0" w:color="auto"/>
            <w:right w:val="none" w:sz="0" w:space="0" w:color="auto"/>
          </w:divBdr>
        </w:div>
        <w:div w:id="1458792657">
          <w:marLeft w:val="640"/>
          <w:marRight w:val="0"/>
          <w:marTop w:val="0"/>
          <w:marBottom w:val="0"/>
          <w:divBdr>
            <w:top w:val="none" w:sz="0" w:space="0" w:color="auto"/>
            <w:left w:val="none" w:sz="0" w:space="0" w:color="auto"/>
            <w:bottom w:val="none" w:sz="0" w:space="0" w:color="auto"/>
            <w:right w:val="none" w:sz="0" w:space="0" w:color="auto"/>
          </w:divBdr>
        </w:div>
        <w:div w:id="880096015">
          <w:marLeft w:val="640"/>
          <w:marRight w:val="0"/>
          <w:marTop w:val="0"/>
          <w:marBottom w:val="0"/>
          <w:divBdr>
            <w:top w:val="none" w:sz="0" w:space="0" w:color="auto"/>
            <w:left w:val="none" w:sz="0" w:space="0" w:color="auto"/>
            <w:bottom w:val="none" w:sz="0" w:space="0" w:color="auto"/>
            <w:right w:val="none" w:sz="0" w:space="0" w:color="auto"/>
          </w:divBdr>
        </w:div>
        <w:div w:id="1772777942">
          <w:marLeft w:val="640"/>
          <w:marRight w:val="0"/>
          <w:marTop w:val="0"/>
          <w:marBottom w:val="0"/>
          <w:divBdr>
            <w:top w:val="none" w:sz="0" w:space="0" w:color="auto"/>
            <w:left w:val="none" w:sz="0" w:space="0" w:color="auto"/>
            <w:bottom w:val="none" w:sz="0" w:space="0" w:color="auto"/>
            <w:right w:val="none" w:sz="0" w:space="0" w:color="auto"/>
          </w:divBdr>
        </w:div>
        <w:div w:id="1298994664">
          <w:marLeft w:val="640"/>
          <w:marRight w:val="0"/>
          <w:marTop w:val="0"/>
          <w:marBottom w:val="0"/>
          <w:divBdr>
            <w:top w:val="none" w:sz="0" w:space="0" w:color="auto"/>
            <w:left w:val="none" w:sz="0" w:space="0" w:color="auto"/>
            <w:bottom w:val="none" w:sz="0" w:space="0" w:color="auto"/>
            <w:right w:val="none" w:sz="0" w:space="0" w:color="auto"/>
          </w:divBdr>
        </w:div>
        <w:div w:id="1682930024">
          <w:marLeft w:val="640"/>
          <w:marRight w:val="0"/>
          <w:marTop w:val="0"/>
          <w:marBottom w:val="0"/>
          <w:divBdr>
            <w:top w:val="none" w:sz="0" w:space="0" w:color="auto"/>
            <w:left w:val="none" w:sz="0" w:space="0" w:color="auto"/>
            <w:bottom w:val="none" w:sz="0" w:space="0" w:color="auto"/>
            <w:right w:val="none" w:sz="0" w:space="0" w:color="auto"/>
          </w:divBdr>
        </w:div>
        <w:div w:id="766148354">
          <w:marLeft w:val="640"/>
          <w:marRight w:val="0"/>
          <w:marTop w:val="0"/>
          <w:marBottom w:val="0"/>
          <w:divBdr>
            <w:top w:val="none" w:sz="0" w:space="0" w:color="auto"/>
            <w:left w:val="none" w:sz="0" w:space="0" w:color="auto"/>
            <w:bottom w:val="none" w:sz="0" w:space="0" w:color="auto"/>
            <w:right w:val="none" w:sz="0" w:space="0" w:color="auto"/>
          </w:divBdr>
        </w:div>
        <w:div w:id="562715281">
          <w:marLeft w:val="640"/>
          <w:marRight w:val="0"/>
          <w:marTop w:val="0"/>
          <w:marBottom w:val="0"/>
          <w:divBdr>
            <w:top w:val="none" w:sz="0" w:space="0" w:color="auto"/>
            <w:left w:val="none" w:sz="0" w:space="0" w:color="auto"/>
            <w:bottom w:val="none" w:sz="0" w:space="0" w:color="auto"/>
            <w:right w:val="none" w:sz="0" w:space="0" w:color="auto"/>
          </w:divBdr>
        </w:div>
        <w:div w:id="417096174">
          <w:marLeft w:val="640"/>
          <w:marRight w:val="0"/>
          <w:marTop w:val="0"/>
          <w:marBottom w:val="0"/>
          <w:divBdr>
            <w:top w:val="none" w:sz="0" w:space="0" w:color="auto"/>
            <w:left w:val="none" w:sz="0" w:space="0" w:color="auto"/>
            <w:bottom w:val="none" w:sz="0" w:space="0" w:color="auto"/>
            <w:right w:val="none" w:sz="0" w:space="0" w:color="auto"/>
          </w:divBdr>
        </w:div>
        <w:div w:id="35398227">
          <w:marLeft w:val="640"/>
          <w:marRight w:val="0"/>
          <w:marTop w:val="0"/>
          <w:marBottom w:val="0"/>
          <w:divBdr>
            <w:top w:val="none" w:sz="0" w:space="0" w:color="auto"/>
            <w:left w:val="none" w:sz="0" w:space="0" w:color="auto"/>
            <w:bottom w:val="none" w:sz="0" w:space="0" w:color="auto"/>
            <w:right w:val="none" w:sz="0" w:space="0" w:color="auto"/>
          </w:divBdr>
        </w:div>
        <w:div w:id="1405758342">
          <w:marLeft w:val="640"/>
          <w:marRight w:val="0"/>
          <w:marTop w:val="0"/>
          <w:marBottom w:val="0"/>
          <w:divBdr>
            <w:top w:val="none" w:sz="0" w:space="0" w:color="auto"/>
            <w:left w:val="none" w:sz="0" w:space="0" w:color="auto"/>
            <w:bottom w:val="none" w:sz="0" w:space="0" w:color="auto"/>
            <w:right w:val="none" w:sz="0" w:space="0" w:color="auto"/>
          </w:divBdr>
        </w:div>
        <w:div w:id="1122109506">
          <w:marLeft w:val="640"/>
          <w:marRight w:val="0"/>
          <w:marTop w:val="0"/>
          <w:marBottom w:val="0"/>
          <w:divBdr>
            <w:top w:val="none" w:sz="0" w:space="0" w:color="auto"/>
            <w:left w:val="none" w:sz="0" w:space="0" w:color="auto"/>
            <w:bottom w:val="none" w:sz="0" w:space="0" w:color="auto"/>
            <w:right w:val="none" w:sz="0" w:space="0" w:color="auto"/>
          </w:divBdr>
        </w:div>
        <w:div w:id="1475640060">
          <w:marLeft w:val="640"/>
          <w:marRight w:val="0"/>
          <w:marTop w:val="0"/>
          <w:marBottom w:val="0"/>
          <w:divBdr>
            <w:top w:val="none" w:sz="0" w:space="0" w:color="auto"/>
            <w:left w:val="none" w:sz="0" w:space="0" w:color="auto"/>
            <w:bottom w:val="none" w:sz="0" w:space="0" w:color="auto"/>
            <w:right w:val="none" w:sz="0" w:space="0" w:color="auto"/>
          </w:divBdr>
        </w:div>
        <w:div w:id="1218202214">
          <w:marLeft w:val="640"/>
          <w:marRight w:val="0"/>
          <w:marTop w:val="0"/>
          <w:marBottom w:val="0"/>
          <w:divBdr>
            <w:top w:val="none" w:sz="0" w:space="0" w:color="auto"/>
            <w:left w:val="none" w:sz="0" w:space="0" w:color="auto"/>
            <w:bottom w:val="none" w:sz="0" w:space="0" w:color="auto"/>
            <w:right w:val="none" w:sz="0" w:space="0" w:color="auto"/>
          </w:divBdr>
        </w:div>
        <w:div w:id="970135642">
          <w:marLeft w:val="640"/>
          <w:marRight w:val="0"/>
          <w:marTop w:val="0"/>
          <w:marBottom w:val="0"/>
          <w:divBdr>
            <w:top w:val="none" w:sz="0" w:space="0" w:color="auto"/>
            <w:left w:val="none" w:sz="0" w:space="0" w:color="auto"/>
            <w:bottom w:val="none" w:sz="0" w:space="0" w:color="auto"/>
            <w:right w:val="none" w:sz="0" w:space="0" w:color="auto"/>
          </w:divBdr>
        </w:div>
        <w:div w:id="1269237377">
          <w:marLeft w:val="640"/>
          <w:marRight w:val="0"/>
          <w:marTop w:val="0"/>
          <w:marBottom w:val="0"/>
          <w:divBdr>
            <w:top w:val="none" w:sz="0" w:space="0" w:color="auto"/>
            <w:left w:val="none" w:sz="0" w:space="0" w:color="auto"/>
            <w:bottom w:val="none" w:sz="0" w:space="0" w:color="auto"/>
            <w:right w:val="none" w:sz="0" w:space="0" w:color="auto"/>
          </w:divBdr>
        </w:div>
        <w:div w:id="2090106233">
          <w:marLeft w:val="640"/>
          <w:marRight w:val="0"/>
          <w:marTop w:val="0"/>
          <w:marBottom w:val="0"/>
          <w:divBdr>
            <w:top w:val="none" w:sz="0" w:space="0" w:color="auto"/>
            <w:left w:val="none" w:sz="0" w:space="0" w:color="auto"/>
            <w:bottom w:val="none" w:sz="0" w:space="0" w:color="auto"/>
            <w:right w:val="none" w:sz="0" w:space="0" w:color="auto"/>
          </w:divBdr>
        </w:div>
        <w:div w:id="993335316">
          <w:marLeft w:val="640"/>
          <w:marRight w:val="0"/>
          <w:marTop w:val="0"/>
          <w:marBottom w:val="0"/>
          <w:divBdr>
            <w:top w:val="none" w:sz="0" w:space="0" w:color="auto"/>
            <w:left w:val="none" w:sz="0" w:space="0" w:color="auto"/>
            <w:bottom w:val="none" w:sz="0" w:space="0" w:color="auto"/>
            <w:right w:val="none" w:sz="0" w:space="0" w:color="auto"/>
          </w:divBdr>
        </w:div>
        <w:div w:id="1440219584">
          <w:marLeft w:val="640"/>
          <w:marRight w:val="0"/>
          <w:marTop w:val="0"/>
          <w:marBottom w:val="0"/>
          <w:divBdr>
            <w:top w:val="none" w:sz="0" w:space="0" w:color="auto"/>
            <w:left w:val="none" w:sz="0" w:space="0" w:color="auto"/>
            <w:bottom w:val="none" w:sz="0" w:space="0" w:color="auto"/>
            <w:right w:val="none" w:sz="0" w:space="0" w:color="auto"/>
          </w:divBdr>
        </w:div>
        <w:div w:id="489253854">
          <w:marLeft w:val="640"/>
          <w:marRight w:val="0"/>
          <w:marTop w:val="0"/>
          <w:marBottom w:val="0"/>
          <w:divBdr>
            <w:top w:val="none" w:sz="0" w:space="0" w:color="auto"/>
            <w:left w:val="none" w:sz="0" w:space="0" w:color="auto"/>
            <w:bottom w:val="none" w:sz="0" w:space="0" w:color="auto"/>
            <w:right w:val="none" w:sz="0" w:space="0" w:color="auto"/>
          </w:divBdr>
        </w:div>
        <w:div w:id="1105688804">
          <w:marLeft w:val="640"/>
          <w:marRight w:val="0"/>
          <w:marTop w:val="0"/>
          <w:marBottom w:val="0"/>
          <w:divBdr>
            <w:top w:val="none" w:sz="0" w:space="0" w:color="auto"/>
            <w:left w:val="none" w:sz="0" w:space="0" w:color="auto"/>
            <w:bottom w:val="none" w:sz="0" w:space="0" w:color="auto"/>
            <w:right w:val="none" w:sz="0" w:space="0" w:color="auto"/>
          </w:divBdr>
        </w:div>
        <w:div w:id="2042049696">
          <w:marLeft w:val="640"/>
          <w:marRight w:val="0"/>
          <w:marTop w:val="0"/>
          <w:marBottom w:val="0"/>
          <w:divBdr>
            <w:top w:val="none" w:sz="0" w:space="0" w:color="auto"/>
            <w:left w:val="none" w:sz="0" w:space="0" w:color="auto"/>
            <w:bottom w:val="none" w:sz="0" w:space="0" w:color="auto"/>
            <w:right w:val="none" w:sz="0" w:space="0" w:color="auto"/>
          </w:divBdr>
        </w:div>
        <w:div w:id="1886259393">
          <w:marLeft w:val="640"/>
          <w:marRight w:val="0"/>
          <w:marTop w:val="0"/>
          <w:marBottom w:val="0"/>
          <w:divBdr>
            <w:top w:val="none" w:sz="0" w:space="0" w:color="auto"/>
            <w:left w:val="none" w:sz="0" w:space="0" w:color="auto"/>
            <w:bottom w:val="none" w:sz="0" w:space="0" w:color="auto"/>
            <w:right w:val="none" w:sz="0" w:space="0" w:color="auto"/>
          </w:divBdr>
        </w:div>
        <w:div w:id="1645306094">
          <w:marLeft w:val="640"/>
          <w:marRight w:val="0"/>
          <w:marTop w:val="0"/>
          <w:marBottom w:val="0"/>
          <w:divBdr>
            <w:top w:val="none" w:sz="0" w:space="0" w:color="auto"/>
            <w:left w:val="none" w:sz="0" w:space="0" w:color="auto"/>
            <w:bottom w:val="none" w:sz="0" w:space="0" w:color="auto"/>
            <w:right w:val="none" w:sz="0" w:space="0" w:color="auto"/>
          </w:divBdr>
        </w:div>
        <w:div w:id="918102930">
          <w:marLeft w:val="640"/>
          <w:marRight w:val="0"/>
          <w:marTop w:val="0"/>
          <w:marBottom w:val="0"/>
          <w:divBdr>
            <w:top w:val="none" w:sz="0" w:space="0" w:color="auto"/>
            <w:left w:val="none" w:sz="0" w:space="0" w:color="auto"/>
            <w:bottom w:val="none" w:sz="0" w:space="0" w:color="auto"/>
            <w:right w:val="none" w:sz="0" w:space="0" w:color="auto"/>
          </w:divBdr>
        </w:div>
        <w:div w:id="476729747">
          <w:marLeft w:val="640"/>
          <w:marRight w:val="0"/>
          <w:marTop w:val="0"/>
          <w:marBottom w:val="0"/>
          <w:divBdr>
            <w:top w:val="none" w:sz="0" w:space="0" w:color="auto"/>
            <w:left w:val="none" w:sz="0" w:space="0" w:color="auto"/>
            <w:bottom w:val="none" w:sz="0" w:space="0" w:color="auto"/>
            <w:right w:val="none" w:sz="0" w:space="0" w:color="auto"/>
          </w:divBdr>
        </w:div>
        <w:div w:id="76094445">
          <w:marLeft w:val="640"/>
          <w:marRight w:val="0"/>
          <w:marTop w:val="0"/>
          <w:marBottom w:val="0"/>
          <w:divBdr>
            <w:top w:val="none" w:sz="0" w:space="0" w:color="auto"/>
            <w:left w:val="none" w:sz="0" w:space="0" w:color="auto"/>
            <w:bottom w:val="none" w:sz="0" w:space="0" w:color="auto"/>
            <w:right w:val="none" w:sz="0" w:space="0" w:color="auto"/>
          </w:divBdr>
        </w:div>
        <w:div w:id="1712875301">
          <w:marLeft w:val="640"/>
          <w:marRight w:val="0"/>
          <w:marTop w:val="0"/>
          <w:marBottom w:val="0"/>
          <w:divBdr>
            <w:top w:val="none" w:sz="0" w:space="0" w:color="auto"/>
            <w:left w:val="none" w:sz="0" w:space="0" w:color="auto"/>
            <w:bottom w:val="none" w:sz="0" w:space="0" w:color="auto"/>
            <w:right w:val="none" w:sz="0" w:space="0" w:color="auto"/>
          </w:divBdr>
        </w:div>
        <w:div w:id="250748018">
          <w:marLeft w:val="640"/>
          <w:marRight w:val="0"/>
          <w:marTop w:val="0"/>
          <w:marBottom w:val="0"/>
          <w:divBdr>
            <w:top w:val="none" w:sz="0" w:space="0" w:color="auto"/>
            <w:left w:val="none" w:sz="0" w:space="0" w:color="auto"/>
            <w:bottom w:val="none" w:sz="0" w:space="0" w:color="auto"/>
            <w:right w:val="none" w:sz="0" w:space="0" w:color="auto"/>
          </w:divBdr>
        </w:div>
        <w:div w:id="1509757476">
          <w:marLeft w:val="640"/>
          <w:marRight w:val="0"/>
          <w:marTop w:val="0"/>
          <w:marBottom w:val="0"/>
          <w:divBdr>
            <w:top w:val="none" w:sz="0" w:space="0" w:color="auto"/>
            <w:left w:val="none" w:sz="0" w:space="0" w:color="auto"/>
            <w:bottom w:val="none" w:sz="0" w:space="0" w:color="auto"/>
            <w:right w:val="none" w:sz="0" w:space="0" w:color="auto"/>
          </w:divBdr>
        </w:div>
        <w:div w:id="83887886">
          <w:marLeft w:val="640"/>
          <w:marRight w:val="0"/>
          <w:marTop w:val="0"/>
          <w:marBottom w:val="0"/>
          <w:divBdr>
            <w:top w:val="none" w:sz="0" w:space="0" w:color="auto"/>
            <w:left w:val="none" w:sz="0" w:space="0" w:color="auto"/>
            <w:bottom w:val="none" w:sz="0" w:space="0" w:color="auto"/>
            <w:right w:val="none" w:sz="0" w:space="0" w:color="auto"/>
          </w:divBdr>
        </w:div>
        <w:div w:id="981885916">
          <w:marLeft w:val="640"/>
          <w:marRight w:val="0"/>
          <w:marTop w:val="0"/>
          <w:marBottom w:val="0"/>
          <w:divBdr>
            <w:top w:val="none" w:sz="0" w:space="0" w:color="auto"/>
            <w:left w:val="none" w:sz="0" w:space="0" w:color="auto"/>
            <w:bottom w:val="none" w:sz="0" w:space="0" w:color="auto"/>
            <w:right w:val="none" w:sz="0" w:space="0" w:color="auto"/>
          </w:divBdr>
        </w:div>
        <w:div w:id="474832913">
          <w:marLeft w:val="640"/>
          <w:marRight w:val="0"/>
          <w:marTop w:val="0"/>
          <w:marBottom w:val="0"/>
          <w:divBdr>
            <w:top w:val="none" w:sz="0" w:space="0" w:color="auto"/>
            <w:left w:val="none" w:sz="0" w:space="0" w:color="auto"/>
            <w:bottom w:val="none" w:sz="0" w:space="0" w:color="auto"/>
            <w:right w:val="none" w:sz="0" w:space="0" w:color="auto"/>
          </w:divBdr>
        </w:div>
        <w:div w:id="324628665">
          <w:marLeft w:val="640"/>
          <w:marRight w:val="0"/>
          <w:marTop w:val="0"/>
          <w:marBottom w:val="0"/>
          <w:divBdr>
            <w:top w:val="none" w:sz="0" w:space="0" w:color="auto"/>
            <w:left w:val="none" w:sz="0" w:space="0" w:color="auto"/>
            <w:bottom w:val="none" w:sz="0" w:space="0" w:color="auto"/>
            <w:right w:val="none" w:sz="0" w:space="0" w:color="auto"/>
          </w:divBdr>
        </w:div>
        <w:div w:id="235092994">
          <w:marLeft w:val="640"/>
          <w:marRight w:val="0"/>
          <w:marTop w:val="0"/>
          <w:marBottom w:val="0"/>
          <w:divBdr>
            <w:top w:val="none" w:sz="0" w:space="0" w:color="auto"/>
            <w:left w:val="none" w:sz="0" w:space="0" w:color="auto"/>
            <w:bottom w:val="none" w:sz="0" w:space="0" w:color="auto"/>
            <w:right w:val="none" w:sz="0" w:space="0" w:color="auto"/>
          </w:divBdr>
        </w:div>
        <w:div w:id="855190345">
          <w:marLeft w:val="640"/>
          <w:marRight w:val="0"/>
          <w:marTop w:val="0"/>
          <w:marBottom w:val="0"/>
          <w:divBdr>
            <w:top w:val="none" w:sz="0" w:space="0" w:color="auto"/>
            <w:left w:val="none" w:sz="0" w:space="0" w:color="auto"/>
            <w:bottom w:val="none" w:sz="0" w:space="0" w:color="auto"/>
            <w:right w:val="none" w:sz="0" w:space="0" w:color="auto"/>
          </w:divBdr>
        </w:div>
        <w:div w:id="433089690">
          <w:marLeft w:val="640"/>
          <w:marRight w:val="0"/>
          <w:marTop w:val="0"/>
          <w:marBottom w:val="0"/>
          <w:divBdr>
            <w:top w:val="none" w:sz="0" w:space="0" w:color="auto"/>
            <w:left w:val="none" w:sz="0" w:space="0" w:color="auto"/>
            <w:bottom w:val="none" w:sz="0" w:space="0" w:color="auto"/>
            <w:right w:val="none" w:sz="0" w:space="0" w:color="auto"/>
          </w:divBdr>
        </w:div>
        <w:div w:id="2112584451">
          <w:marLeft w:val="640"/>
          <w:marRight w:val="0"/>
          <w:marTop w:val="0"/>
          <w:marBottom w:val="0"/>
          <w:divBdr>
            <w:top w:val="none" w:sz="0" w:space="0" w:color="auto"/>
            <w:left w:val="none" w:sz="0" w:space="0" w:color="auto"/>
            <w:bottom w:val="none" w:sz="0" w:space="0" w:color="auto"/>
            <w:right w:val="none" w:sz="0" w:space="0" w:color="auto"/>
          </w:divBdr>
        </w:div>
        <w:div w:id="1608467813">
          <w:marLeft w:val="640"/>
          <w:marRight w:val="0"/>
          <w:marTop w:val="0"/>
          <w:marBottom w:val="0"/>
          <w:divBdr>
            <w:top w:val="none" w:sz="0" w:space="0" w:color="auto"/>
            <w:left w:val="none" w:sz="0" w:space="0" w:color="auto"/>
            <w:bottom w:val="none" w:sz="0" w:space="0" w:color="auto"/>
            <w:right w:val="none" w:sz="0" w:space="0" w:color="auto"/>
          </w:divBdr>
        </w:div>
        <w:div w:id="1047148374">
          <w:marLeft w:val="640"/>
          <w:marRight w:val="0"/>
          <w:marTop w:val="0"/>
          <w:marBottom w:val="0"/>
          <w:divBdr>
            <w:top w:val="none" w:sz="0" w:space="0" w:color="auto"/>
            <w:left w:val="none" w:sz="0" w:space="0" w:color="auto"/>
            <w:bottom w:val="none" w:sz="0" w:space="0" w:color="auto"/>
            <w:right w:val="none" w:sz="0" w:space="0" w:color="auto"/>
          </w:divBdr>
        </w:div>
        <w:div w:id="1757434026">
          <w:marLeft w:val="640"/>
          <w:marRight w:val="0"/>
          <w:marTop w:val="0"/>
          <w:marBottom w:val="0"/>
          <w:divBdr>
            <w:top w:val="none" w:sz="0" w:space="0" w:color="auto"/>
            <w:left w:val="none" w:sz="0" w:space="0" w:color="auto"/>
            <w:bottom w:val="none" w:sz="0" w:space="0" w:color="auto"/>
            <w:right w:val="none" w:sz="0" w:space="0" w:color="auto"/>
          </w:divBdr>
        </w:div>
        <w:div w:id="478885503">
          <w:marLeft w:val="640"/>
          <w:marRight w:val="0"/>
          <w:marTop w:val="0"/>
          <w:marBottom w:val="0"/>
          <w:divBdr>
            <w:top w:val="none" w:sz="0" w:space="0" w:color="auto"/>
            <w:left w:val="none" w:sz="0" w:space="0" w:color="auto"/>
            <w:bottom w:val="none" w:sz="0" w:space="0" w:color="auto"/>
            <w:right w:val="none" w:sz="0" w:space="0" w:color="auto"/>
          </w:divBdr>
        </w:div>
        <w:div w:id="920868807">
          <w:marLeft w:val="640"/>
          <w:marRight w:val="0"/>
          <w:marTop w:val="0"/>
          <w:marBottom w:val="0"/>
          <w:divBdr>
            <w:top w:val="none" w:sz="0" w:space="0" w:color="auto"/>
            <w:left w:val="none" w:sz="0" w:space="0" w:color="auto"/>
            <w:bottom w:val="none" w:sz="0" w:space="0" w:color="auto"/>
            <w:right w:val="none" w:sz="0" w:space="0" w:color="auto"/>
          </w:divBdr>
        </w:div>
        <w:div w:id="2130389766">
          <w:marLeft w:val="640"/>
          <w:marRight w:val="0"/>
          <w:marTop w:val="0"/>
          <w:marBottom w:val="0"/>
          <w:divBdr>
            <w:top w:val="none" w:sz="0" w:space="0" w:color="auto"/>
            <w:left w:val="none" w:sz="0" w:space="0" w:color="auto"/>
            <w:bottom w:val="none" w:sz="0" w:space="0" w:color="auto"/>
            <w:right w:val="none" w:sz="0" w:space="0" w:color="auto"/>
          </w:divBdr>
        </w:div>
        <w:div w:id="176166124">
          <w:marLeft w:val="640"/>
          <w:marRight w:val="0"/>
          <w:marTop w:val="0"/>
          <w:marBottom w:val="0"/>
          <w:divBdr>
            <w:top w:val="none" w:sz="0" w:space="0" w:color="auto"/>
            <w:left w:val="none" w:sz="0" w:space="0" w:color="auto"/>
            <w:bottom w:val="none" w:sz="0" w:space="0" w:color="auto"/>
            <w:right w:val="none" w:sz="0" w:space="0" w:color="auto"/>
          </w:divBdr>
        </w:div>
        <w:div w:id="835418329">
          <w:marLeft w:val="640"/>
          <w:marRight w:val="0"/>
          <w:marTop w:val="0"/>
          <w:marBottom w:val="0"/>
          <w:divBdr>
            <w:top w:val="none" w:sz="0" w:space="0" w:color="auto"/>
            <w:left w:val="none" w:sz="0" w:space="0" w:color="auto"/>
            <w:bottom w:val="none" w:sz="0" w:space="0" w:color="auto"/>
            <w:right w:val="none" w:sz="0" w:space="0" w:color="auto"/>
          </w:divBdr>
        </w:div>
        <w:div w:id="1514539216">
          <w:marLeft w:val="640"/>
          <w:marRight w:val="0"/>
          <w:marTop w:val="0"/>
          <w:marBottom w:val="0"/>
          <w:divBdr>
            <w:top w:val="none" w:sz="0" w:space="0" w:color="auto"/>
            <w:left w:val="none" w:sz="0" w:space="0" w:color="auto"/>
            <w:bottom w:val="none" w:sz="0" w:space="0" w:color="auto"/>
            <w:right w:val="none" w:sz="0" w:space="0" w:color="auto"/>
          </w:divBdr>
        </w:div>
        <w:div w:id="715154439">
          <w:marLeft w:val="640"/>
          <w:marRight w:val="0"/>
          <w:marTop w:val="0"/>
          <w:marBottom w:val="0"/>
          <w:divBdr>
            <w:top w:val="none" w:sz="0" w:space="0" w:color="auto"/>
            <w:left w:val="none" w:sz="0" w:space="0" w:color="auto"/>
            <w:bottom w:val="none" w:sz="0" w:space="0" w:color="auto"/>
            <w:right w:val="none" w:sz="0" w:space="0" w:color="auto"/>
          </w:divBdr>
        </w:div>
        <w:div w:id="23142669">
          <w:marLeft w:val="640"/>
          <w:marRight w:val="0"/>
          <w:marTop w:val="0"/>
          <w:marBottom w:val="0"/>
          <w:divBdr>
            <w:top w:val="none" w:sz="0" w:space="0" w:color="auto"/>
            <w:left w:val="none" w:sz="0" w:space="0" w:color="auto"/>
            <w:bottom w:val="none" w:sz="0" w:space="0" w:color="auto"/>
            <w:right w:val="none" w:sz="0" w:space="0" w:color="auto"/>
          </w:divBdr>
        </w:div>
        <w:div w:id="2077117960">
          <w:marLeft w:val="640"/>
          <w:marRight w:val="0"/>
          <w:marTop w:val="0"/>
          <w:marBottom w:val="0"/>
          <w:divBdr>
            <w:top w:val="none" w:sz="0" w:space="0" w:color="auto"/>
            <w:left w:val="none" w:sz="0" w:space="0" w:color="auto"/>
            <w:bottom w:val="none" w:sz="0" w:space="0" w:color="auto"/>
            <w:right w:val="none" w:sz="0" w:space="0" w:color="auto"/>
          </w:divBdr>
        </w:div>
        <w:div w:id="844981823">
          <w:marLeft w:val="640"/>
          <w:marRight w:val="0"/>
          <w:marTop w:val="0"/>
          <w:marBottom w:val="0"/>
          <w:divBdr>
            <w:top w:val="none" w:sz="0" w:space="0" w:color="auto"/>
            <w:left w:val="none" w:sz="0" w:space="0" w:color="auto"/>
            <w:bottom w:val="none" w:sz="0" w:space="0" w:color="auto"/>
            <w:right w:val="none" w:sz="0" w:space="0" w:color="auto"/>
          </w:divBdr>
        </w:div>
        <w:div w:id="704869032">
          <w:marLeft w:val="640"/>
          <w:marRight w:val="0"/>
          <w:marTop w:val="0"/>
          <w:marBottom w:val="0"/>
          <w:divBdr>
            <w:top w:val="none" w:sz="0" w:space="0" w:color="auto"/>
            <w:left w:val="none" w:sz="0" w:space="0" w:color="auto"/>
            <w:bottom w:val="none" w:sz="0" w:space="0" w:color="auto"/>
            <w:right w:val="none" w:sz="0" w:space="0" w:color="auto"/>
          </w:divBdr>
        </w:div>
        <w:div w:id="1380280330">
          <w:marLeft w:val="640"/>
          <w:marRight w:val="0"/>
          <w:marTop w:val="0"/>
          <w:marBottom w:val="0"/>
          <w:divBdr>
            <w:top w:val="none" w:sz="0" w:space="0" w:color="auto"/>
            <w:left w:val="none" w:sz="0" w:space="0" w:color="auto"/>
            <w:bottom w:val="none" w:sz="0" w:space="0" w:color="auto"/>
            <w:right w:val="none" w:sz="0" w:space="0" w:color="auto"/>
          </w:divBdr>
        </w:div>
        <w:div w:id="1935937303">
          <w:marLeft w:val="640"/>
          <w:marRight w:val="0"/>
          <w:marTop w:val="0"/>
          <w:marBottom w:val="0"/>
          <w:divBdr>
            <w:top w:val="none" w:sz="0" w:space="0" w:color="auto"/>
            <w:left w:val="none" w:sz="0" w:space="0" w:color="auto"/>
            <w:bottom w:val="none" w:sz="0" w:space="0" w:color="auto"/>
            <w:right w:val="none" w:sz="0" w:space="0" w:color="auto"/>
          </w:divBdr>
        </w:div>
        <w:div w:id="1809517052">
          <w:marLeft w:val="640"/>
          <w:marRight w:val="0"/>
          <w:marTop w:val="0"/>
          <w:marBottom w:val="0"/>
          <w:divBdr>
            <w:top w:val="none" w:sz="0" w:space="0" w:color="auto"/>
            <w:left w:val="none" w:sz="0" w:space="0" w:color="auto"/>
            <w:bottom w:val="none" w:sz="0" w:space="0" w:color="auto"/>
            <w:right w:val="none" w:sz="0" w:space="0" w:color="auto"/>
          </w:divBdr>
        </w:div>
        <w:div w:id="608709040">
          <w:marLeft w:val="640"/>
          <w:marRight w:val="0"/>
          <w:marTop w:val="0"/>
          <w:marBottom w:val="0"/>
          <w:divBdr>
            <w:top w:val="none" w:sz="0" w:space="0" w:color="auto"/>
            <w:left w:val="none" w:sz="0" w:space="0" w:color="auto"/>
            <w:bottom w:val="none" w:sz="0" w:space="0" w:color="auto"/>
            <w:right w:val="none" w:sz="0" w:space="0" w:color="auto"/>
          </w:divBdr>
        </w:div>
        <w:div w:id="1534734398">
          <w:marLeft w:val="640"/>
          <w:marRight w:val="0"/>
          <w:marTop w:val="0"/>
          <w:marBottom w:val="0"/>
          <w:divBdr>
            <w:top w:val="none" w:sz="0" w:space="0" w:color="auto"/>
            <w:left w:val="none" w:sz="0" w:space="0" w:color="auto"/>
            <w:bottom w:val="none" w:sz="0" w:space="0" w:color="auto"/>
            <w:right w:val="none" w:sz="0" w:space="0" w:color="auto"/>
          </w:divBdr>
        </w:div>
        <w:div w:id="1180702552">
          <w:marLeft w:val="640"/>
          <w:marRight w:val="0"/>
          <w:marTop w:val="0"/>
          <w:marBottom w:val="0"/>
          <w:divBdr>
            <w:top w:val="none" w:sz="0" w:space="0" w:color="auto"/>
            <w:left w:val="none" w:sz="0" w:space="0" w:color="auto"/>
            <w:bottom w:val="none" w:sz="0" w:space="0" w:color="auto"/>
            <w:right w:val="none" w:sz="0" w:space="0" w:color="auto"/>
          </w:divBdr>
        </w:div>
        <w:div w:id="320739814">
          <w:marLeft w:val="640"/>
          <w:marRight w:val="0"/>
          <w:marTop w:val="0"/>
          <w:marBottom w:val="0"/>
          <w:divBdr>
            <w:top w:val="none" w:sz="0" w:space="0" w:color="auto"/>
            <w:left w:val="none" w:sz="0" w:space="0" w:color="auto"/>
            <w:bottom w:val="none" w:sz="0" w:space="0" w:color="auto"/>
            <w:right w:val="none" w:sz="0" w:space="0" w:color="auto"/>
          </w:divBdr>
        </w:div>
        <w:div w:id="234433671">
          <w:marLeft w:val="640"/>
          <w:marRight w:val="0"/>
          <w:marTop w:val="0"/>
          <w:marBottom w:val="0"/>
          <w:divBdr>
            <w:top w:val="none" w:sz="0" w:space="0" w:color="auto"/>
            <w:left w:val="none" w:sz="0" w:space="0" w:color="auto"/>
            <w:bottom w:val="none" w:sz="0" w:space="0" w:color="auto"/>
            <w:right w:val="none" w:sz="0" w:space="0" w:color="auto"/>
          </w:divBdr>
        </w:div>
        <w:div w:id="1205674068">
          <w:marLeft w:val="640"/>
          <w:marRight w:val="0"/>
          <w:marTop w:val="0"/>
          <w:marBottom w:val="0"/>
          <w:divBdr>
            <w:top w:val="none" w:sz="0" w:space="0" w:color="auto"/>
            <w:left w:val="none" w:sz="0" w:space="0" w:color="auto"/>
            <w:bottom w:val="none" w:sz="0" w:space="0" w:color="auto"/>
            <w:right w:val="none" w:sz="0" w:space="0" w:color="auto"/>
          </w:divBdr>
        </w:div>
        <w:div w:id="1358891325">
          <w:marLeft w:val="640"/>
          <w:marRight w:val="0"/>
          <w:marTop w:val="0"/>
          <w:marBottom w:val="0"/>
          <w:divBdr>
            <w:top w:val="none" w:sz="0" w:space="0" w:color="auto"/>
            <w:left w:val="none" w:sz="0" w:space="0" w:color="auto"/>
            <w:bottom w:val="none" w:sz="0" w:space="0" w:color="auto"/>
            <w:right w:val="none" w:sz="0" w:space="0" w:color="auto"/>
          </w:divBdr>
        </w:div>
        <w:div w:id="2107848576">
          <w:marLeft w:val="640"/>
          <w:marRight w:val="0"/>
          <w:marTop w:val="0"/>
          <w:marBottom w:val="0"/>
          <w:divBdr>
            <w:top w:val="none" w:sz="0" w:space="0" w:color="auto"/>
            <w:left w:val="none" w:sz="0" w:space="0" w:color="auto"/>
            <w:bottom w:val="none" w:sz="0" w:space="0" w:color="auto"/>
            <w:right w:val="none" w:sz="0" w:space="0" w:color="auto"/>
          </w:divBdr>
        </w:div>
        <w:div w:id="1184175806">
          <w:marLeft w:val="640"/>
          <w:marRight w:val="0"/>
          <w:marTop w:val="0"/>
          <w:marBottom w:val="0"/>
          <w:divBdr>
            <w:top w:val="none" w:sz="0" w:space="0" w:color="auto"/>
            <w:left w:val="none" w:sz="0" w:space="0" w:color="auto"/>
            <w:bottom w:val="none" w:sz="0" w:space="0" w:color="auto"/>
            <w:right w:val="none" w:sz="0" w:space="0" w:color="auto"/>
          </w:divBdr>
        </w:div>
        <w:div w:id="306784069">
          <w:marLeft w:val="640"/>
          <w:marRight w:val="0"/>
          <w:marTop w:val="0"/>
          <w:marBottom w:val="0"/>
          <w:divBdr>
            <w:top w:val="none" w:sz="0" w:space="0" w:color="auto"/>
            <w:left w:val="none" w:sz="0" w:space="0" w:color="auto"/>
            <w:bottom w:val="none" w:sz="0" w:space="0" w:color="auto"/>
            <w:right w:val="none" w:sz="0" w:space="0" w:color="auto"/>
          </w:divBdr>
        </w:div>
        <w:div w:id="400249039">
          <w:marLeft w:val="640"/>
          <w:marRight w:val="0"/>
          <w:marTop w:val="0"/>
          <w:marBottom w:val="0"/>
          <w:divBdr>
            <w:top w:val="none" w:sz="0" w:space="0" w:color="auto"/>
            <w:left w:val="none" w:sz="0" w:space="0" w:color="auto"/>
            <w:bottom w:val="none" w:sz="0" w:space="0" w:color="auto"/>
            <w:right w:val="none" w:sz="0" w:space="0" w:color="auto"/>
          </w:divBdr>
        </w:div>
        <w:div w:id="883256235">
          <w:marLeft w:val="640"/>
          <w:marRight w:val="0"/>
          <w:marTop w:val="0"/>
          <w:marBottom w:val="0"/>
          <w:divBdr>
            <w:top w:val="none" w:sz="0" w:space="0" w:color="auto"/>
            <w:left w:val="none" w:sz="0" w:space="0" w:color="auto"/>
            <w:bottom w:val="none" w:sz="0" w:space="0" w:color="auto"/>
            <w:right w:val="none" w:sz="0" w:space="0" w:color="auto"/>
          </w:divBdr>
        </w:div>
        <w:div w:id="656692240">
          <w:marLeft w:val="640"/>
          <w:marRight w:val="0"/>
          <w:marTop w:val="0"/>
          <w:marBottom w:val="0"/>
          <w:divBdr>
            <w:top w:val="none" w:sz="0" w:space="0" w:color="auto"/>
            <w:left w:val="none" w:sz="0" w:space="0" w:color="auto"/>
            <w:bottom w:val="none" w:sz="0" w:space="0" w:color="auto"/>
            <w:right w:val="none" w:sz="0" w:space="0" w:color="auto"/>
          </w:divBdr>
        </w:div>
        <w:div w:id="60376229">
          <w:marLeft w:val="640"/>
          <w:marRight w:val="0"/>
          <w:marTop w:val="0"/>
          <w:marBottom w:val="0"/>
          <w:divBdr>
            <w:top w:val="none" w:sz="0" w:space="0" w:color="auto"/>
            <w:left w:val="none" w:sz="0" w:space="0" w:color="auto"/>
            <w:bottom w:val="none" w:sz="0" w:space="0" w:color="auto"/>
            <w:right w:val="none" w:sz="0" w:space="0" w:color="auto"/>
          </w:divBdr>
        </w:div>
        <w:div w:id="19018583">
          <w:marLeft w:val="640"/>
          <w:marRight w:val="0"/>
          <w:marTop w:val="0"/>
          <w:marBottom w:val="0"/>
          <w:divBdr>
            <w:top w:val="none" w:sz="0" w:space="0" w:color="auto"/>
            <w:left w:val="none" w:sz="0" w:space="0" w:color="auto"/>
            <w:bottom w:val="none" w:sz="0" w:space="0" w:color="auto"/>
            <w:right w:val="none" w:sz="0" w:space="0" w:color="auto"/>
          </w:divBdr>
        </w:div>
        <w:div w:id="808742193">
          <w:marLeft w:val="640"/>
          <w:marRight w:val="0"/>
          <w:marTop w:val="0"/>
          <w:marBottom w:val="0"/>
          <w:divBdr>
            <w:top w:val="none" w:sz="0" w:space="0" w:color="auto"/>
            <w:left w:val="none" w:sz="0" w:space="0" w:color="auto"/>
            <w:bottom w:val="none" w:sz="0" w:space="0" w:color="auto"/>
            <w:right w:val="none" w:sz="0" w:space="0" w:color="auto"/>
          </w:divBdr>
        </w:div>
        <w:div w:id="635259937">
          <w:marLeft w:val="640"/>
          <w:marRight w:val="0"/>
          <w:marTop w:val="0"/>
          <w:marBottom w:val="0"/>
          <w:divBdr>
            <w:top w:val="none" w:sz="0" w:space="0" w:color="auto"/>
            <w:left w:val="none" w:sz="0" w:space="0" w:color="auto"/>
            <w:bottom w:val="none" w:sz="0" w:space="0" w:color="auto"/>
            <w:right w:val="none" w:sz="0" w:space="0" w:color="auto"/>
          </w:divBdr>
        </w:div>
        <w:div w:id="448670051">
          <w:marLeft w:val="640"/>
          <w:marRight w:val="0"/>
          <w:marTop w:val="0"/>
          <w:marBottom w:val="0"/>
          <w:divBdr>
            <w:top w:val="none" w:sz="0" w:space="0" w:color="auto"/>
            <w:left w:val="none" w:sz="0" w:space="0" w:color="auto"/>
            <w:bottom w:val="none" w:sz="0" w:space="0" w:color="auto"/>
            <w:right w:val="none" w:sz="0" w:space="0" w:color="auto"/>
          </w:divBdr>
        </w:div>
        <w:div w:id="1470055679">
          <w:marLeft w:val="640"/>
          <w:marRight w:val="0"/>
          <w:marTop w:val="0"/>
          <w:marBottom w:val="0"/>
          <w:divBdr>
            <w:top w:val="none" w:sz="0" w:space="0" w:color="auto"/>
            <w:left w:val="none" w:sz="0" w:space="0" w:color="auto"/>
            <w:bottom w:val="none" w:sz="0" w:space="0" w:color="auto"/>
            <w:right w:val="none" w:sz="0" w:space="0" w:color="auto"/>
          </w:divBdr>
        </w:div>
        <w:div w:id="218398680">
          <w:marLeft w:val="640"/>
          <w:marRight w:val="0"/>
          <w:marTop w:val="0"/>
          <w:marBottom w:val="0"/>
          <w:divBdr>
            <w:top w:val="none" w:sz="0" w:space="0" w:color="auto"/>
            <w:left w:val="none" w:sz="0" w:space="0" w:color="auto"/>
            <w:bottom w:val="none" w:sz="0" w:space="0" w:color="auto"/>
            <w:right w:val="none" w:sz="0" w:space="0" w:color="auto"/>
          </w:divBdr>
        </w:div>
        <w:div w:id="604272535">
          <w:marLeft w:val="640"/>
          <w:marRight w:val="0"/>
          <w:marTop w:val="0"/>
          <w:marBottom w:val="0"/>
          <w:divBdr>
            <w:top w:val="none" w:sz="0" w:space="0" w:color="auto"/>
            <w:left w:val="none" w:sz="0" w:space="0" w:color="auto"/>
            <w:bottom w:val="none" w:sz="0" w:space="0" w:color="auto"/>
            <w:right w:val="none" w:sz="0" w:space="0" w:color="auto"/>
          </w:divBdr>
        </w:div>
        <w:div w:id="127361618">
          <w:marLeft w:val="640"/>
          <w:marRight w:val="0"/>
          <w:marTop w:val="0"/>
          <w:marBottom w:val="0"/>
          <w:divBdr>
            <w:top w:val="none" w:sz="0" w:space="0" w:color="auto"/>
            <w:left w:val="none" w:sz="0" w:space="0" w:color="auto"/>
            <w:bottom w:val="none" w:sz="0" w:space="0" w:color="auto"/>
            <w:right w:val="none" w:sz="0" w:space="0" w:color="auto"/>
          </w:divBdr>
        </w:div>
        <w:div w:id="160123754">
          <w:marLeft w:val="640"/>
          <w:marRight w:val="0"/>
          <w:marTop w:val="0"/>
          <w:marBottom w:val="0"/>
          <w:divBdr>
            <w:top w:val="none" w:sz="0" w:space="0" w:color="auto"/>
            <w:left w:val="none" w:sz="0" w:space="0" w:color="auto"/>
            <w:bottom w:val="none" w:sz="0" w:space="0" w:color="auto"/>
            <w:right w:val="none" w:sz="0" w:space="0" w:color="auto"/>
          </w:divBdr>
        </w:div>
        <w:div w:id="1326085669">
          <w:marLeft w:val="640"/>
          <w:marRight w:val="0"/>
          <w:marTop w:val="0"/>
          <w:marBottom w:val="0"/>
          <w:divBdr>
            <w:top w:val="none" w:sz="0" w:space="0" w:color="auto"/>
            <w:left w:val="none" w:sz="0" w:space="0" w:color="auto"/>
            <w:bottom w:val="none" w:sz="0" w:space="0" w:color="auto"/>
            <w:right w:val="none" w:sz="0" w:space="0" w:color="auto"/>
          </w:divBdr>
        </w:div>
        <w:div w:id="64843345">
          <w:marLeft w:val="640"/>
          <w:marRight w:val="0"/>
          <w:marTop w:val="0"/>
          <w:marBottom w:val="0"/>
          <w:divBdr>
            <w:top w:val="none" w:sz="0" w:space="0" w:color="auto"/>
            <w:left w:val="none" w:sz="0" w:space="0" w:color="auto"/>
            <w:bottom w:val="none" w:sz="0" w:space="0" w:color="auto"/>
            <w:right w:val="none" w:sz="0" w:space="0" w:color="auto"/>
          </w:divBdr>
        </w:div>
        <w:div w:id="1379008624">
          <w:marLeft w:val="640"/>
          <w:marRight w:val="0"/>
          <w:marTop w:val="0"/>
          <w:marBottom w:val="0"/>
          <w:divBdr>
            <w:top w:val="none" w:sz="0" w:space="0" w:color="auto"/>
            <w:left w:val="none" w:sz="0" w:space="0" w:color="auto"/>
            <w:bottom w:val="none" w:sz="0" w:space="0" w:color="auto"/>
            <w:right w:val="none" w:sz="0" w:space="0" w:color="auto"/>
          </w:divBdr>
        </w:div>
        <w:div w:id="1062829510">
          <w:marLeft w:val="640"/>
          <w:marRight w:val="0"/>
          <w:marTop w:val="0"/>
          <w:marBottom w:val="0"/>
          <w:divBdr>
            <w:top w:val="none" w:sz="0" w:space="0" w:color="auto"/>
            <w:left w:val="none" w:sz="0" w:space="0" w:color="auto"/>
            <w:bottom w:val="none" w:sz="0" w:space="0" w:color="auto"/>
            <w:right w:val="none" w:sz="0" w:space="0" w:color="auto"/>
          </w:divBdr>
        </w:div>
        <w:div w:id="1286279061">
          <w:marLeft w:val="640"/>
          <w:marRight w:val="0"/>
          <w:marTop w:val="0"/>
          <w:marBottom w:val="0"/>
          <w:divBdr>
            <w:top w:val="none" w:sz="0" w:space="0" w:color="auto"/>
            <w:left w:val="none" w:sz="0" w:space="0" w:color="auto"/>
            <w:bottom w:val="none" w:sz="0" w:space="0" w:color="auto"/>
            <w:right w:val="none" w:sz="0" w:space="0" w:color="auto"/>
          </w:divBdr>
        </w:div>
        <w:div w:id="1399785464">
          <w:marLeft w:val="640"/>
          <w:marRight w:val="0"/>
          <w:marTop w:val="0"/>
          <w:marBottom w:val="0"/>
          <w:divBdr>
            <w:top w:val="none" w:sz="0" w:space="0" w:color="auto"/>
            <w:left w:val="none" w:sz="0" w:space="0" w:color="auto"/>
            <w:bottom w:val="none" w:sz="0" w:space="0" w:color="auto"/>
            <w:right w:val="none" w:sz="0" w:space="0" w:color="auto"/>
          </w:divBdr>
        </w:div>
        <w:div w:id="1356687475">
          <w:marLeft w:val="640"/>
          <w:marRight w:val="0"/>
          <w:marTop w:val="0"/>
          <w:marBottom w:val="0"/>
          <w:divBdr>
            <w:top w:val="none" w:sz="0" w:space="0" w:color="auto"/>
            <w:left w:val="none" w:sz="0" w:space="0" w:color="auto"/>
            <w:bottom w:val="none" w:sz="0" w:space="0" w:color="auto"/>
            <w:right w:val="none" w:sz="0" w:space="0" w:color="auto"/>
          </w:divBdr>
        </w:div>
        <w:div w:id="1002973531">
          <w:marLeft w:val="640"/>
          <w:marRight w:val="0"/>
          <w:marTop w:val="0"/>
          <w:marBottom w:val="0"/>
          <w:divBdr>
            <w:top w:val="none" w:sz="0" w:space="0" w:color="auto"/>
            <w:left w:val="none" w:sz="0" w:space="0" w:color="auto"/>
            <w:bottom w:val="none" w:sz="0" w:space="0" w:color="auto"/>
            <w:right w:val="none" w:sz="0" w:space="0" w:color="auto"/>
          </w:divBdr>
        </w:div>
        <w:div w:id="377818710">
          <w:marLeft w:val="640"/>
          <w:marRight w:val="0"/>
          <w:marTop w:val="0"/>
          <w:marBottom w:val="0"/>
          <w:divBdr>
            <w:top w:val="none" w:sz="0" w:space="0" w:color="auto"/>
            <w:left w:val="none" w:sz="0" w:space="0" w:color="auto"/>
            <w:bottom w:val="none" w:sz="0" w:space="0" w:color="auto"/>
            <w:right w:val="none" w:sz="0" w:space="0" w:color="auto"/>
          </w:divBdr>
        </w:div>
        <w:div w:id="216400525">
          <w:marLeft w:val="640"/>
          <w:marRight w:val="0"/>
          <w:marTop w:val="0"/>
          <w:marBottom w:val="0"/>
          <w:divBdr>
            <w:top w:val="none" w:sz="0" w:space="0" w:color="auto"/>
            <w:left w:val="none" w:sz="0" w:space="0" w:color="auto"/>
            <w:bottom w:val="none" w:sz="0" w:space="0" w:color="auto"/>
            <w:right w:val="none" w:sz="0" w:space="0" w:color="auto"/>
          </w:divBdr>
        </w:div>
        <w:div w:id="1597904705">
          <w:marLeft w:val="640"/>
          <w:marRight w:val="0"/>
          <w:marTop w:val="0"/>
          <w:marBottom w:val="0"/>
          <w:divBdr>
            <w:top w:val="none" w:sz="0" w:space="0" w:color="auto"/>
            <w:left w:val="none" w:sz="0" w:space="0" w:color="auto"/>
            <w:bottom w:val="none" w:sz="0" w:space="0" w:color="auto"/>
            <w:right w:val="none" w:sz="0" w:space="0" w:color="auto"/>
          </w:divBdr>
        </w:div>
        <w:div w:id="935020330">
          <w:marLeft w:val="640"/>
          <w:marRight w:val="0"/>
          <w:marTop w:val="0"/>
          <w:marBottom w:val="0"/>
          <w:divBdr>
            <w:top w:val="none" w:sz="0" w:space="0" w:color="auto"/>
            <w:left w:val="none" w:sz="0" w:space="0" w:color="auto"/>
            <w:bottom w:val="none" w:sz="0" w:space="0" w:color="auto"/>
            <w:right w:val="none" w:sz="0" w:space="0" w:color="auto"/>
          </w:divBdr>
        </w:div>
        <w:div w:id="1090466672">
          <w:marLeft w:val="640"/>
          <w:marRight w:val="0"/>
          <w:marTop w:val="0"/>
          <w:marBottom w:val="0"/>
          <w:divBdr>
            <w:top w:val="none" w:sz="0" w:space="0" w:color="auto"/>
            <w:left w:val="none" w:sz="0" w:space="0" w:color="auto"/>
            <w:bottom w:val="none" w:sz="0" w:space="0" w:color="auto"/>
            <w:right w:val="none" w:sz="0" w:space="0" w:color="auto"/>
          </w:divBdr>
        </w:div>
        <w:div w:id="1628047999">
          <w:marLeft w:val="640"/>
          <w:marRight w:val="0"/>
          <w:marTop w:val="0"/>
          <w:marBottom w:val="0"/>
          <w:divBdr>
            <w:top w:val="none" w:sz="0" w:space="0" w:color="auto"/>
            <w:left w:val="none" w:sz="0" w:space="0" w:color="auto"/>
            <w:bottom w:val="none" w:sz="0" w:space="0" w:color="auto"/>
            <w:right w:val="none" w:sz="0" w:space="0" w:color="auto"/>
          </w:divBdr>
        </w:div>
        <w:div w:id="1143497264">
          <w:marLeft w:val="640"/>
          <w:marRight w:val="0"/>
          <w:marTop w:val="0"/>
          <w:marBottom w:val="0"/>
          <w:divBdr>
            <w:top w:val="none" w:sz="0" w:space="0" w:color="auto"/>
            <w:left w:val="none" w:sz="0" w:space="0" w:color="auto"/>
            <w:bottom w:val="none" w:sz="0" w:space="0" w:color="auto"/>
            <w:right w:val="none" w:sz="0" w:space="0" w:color="auto"/>
          </w:divBdr>
        </w:div>
        <w:div w:id="1782872960">
          <w:marLeft w:val="640"/>
          <w:marRight w:val="0"/>
          <w:marTop w:val="0"/>
          <w:marBottom w:val="0"/>
          <w:divBdr>
            <w:top w:val="none" w:sz="0" w:space="0" w:color="auto"/>
            <w:left w:val="none" w:sz="0" w:space="0" w:color="auto"/>
            <w:bottom w:val="none" w:sz="0" w:space="0" w:color="auto"/>
            <w:right w:val="none" w:sz="0" w:space="0" w:color="auto"/>
          </w:divBdr>
        </w:div>
        <w:div w:id="2033532365">
          <w:marLeft w:val="640"/>
          <w:marRight w:val="0"/>
          <w:marTop w:val="0"/>
          <w:marBottom w:val="0"/>
          <w:divBdr>
            <w:top w:val="none" w:sz="0" w:space="0" w:color="auto"/>
            <w:left w:val="none" w:sz="0" w:space="0" w:color="auto"/>
            <w:bottom w:val="none" w:sz="0" w:space="0" w:color="auto"/>
            <w:right w:val="none" w:sz="0" w:space="0" w:color="auto"/>
          </w:divBdr>
        </w:div>
        <w:div w:id="53744366">
          <w:marLeft w:val="640"/>
          <w:marRight w:val="0"/>
          <w:marTop w:val="0"/>
          <w:marBottom w:val="0"/>
          <w:divBdr>
            <w:top w:val="none" w:sz="0" w:space="0" w:color="auto"/>
            <w:left w:val="none" w:sz="0" w:space="0" w:color="auto"/>
            <w:bottom w:val="none" w:sz="0" w:space="0" w:color="auto"/>
            <w:right w:val="none" w:sz="0" w:space="0" w:color="auto"/>
          </w:divBdr>
        </w:div>
        <w:div w:id="961765666">
          <w:marLeft w:val="640"/>
          <w:marRight w:val="0"/>
          <w:marTop w:val="0"/>
          <w:marBottom w:val="0"/>
          <w:divBdr>
            <w:top w:val="none" w:sz="0" w:space="0" w:color="auto"/>
            <w:left w:val="none" w:sz="0" w:space="0" w:color="auto"/>
            <w:bottom w:val="none" w:sz="0" w:space="0" w:color="auto"/>
            <w:right w:val="none" w:sz="0" w:space="0" w:color="auto"/>
          </w:divBdr>
        </w:div>
        <w:div w:id="1805074155">
          <w:marLeft w:val="640"/>
          <w:marRight w:val="0"/>
          <w:marTop w:val="0"/>
          <w:marBottom w:val="0"/>
          <w:divBdr>
            <w:top w:val="none" w:sz="0" w:space="0" w:color="auto"/>
            <w:left w:val="none" w:sz="0" w:space="0" w:color="auto"/>
            <w:bottom w:val="none" w:sz="0" w:space="0" w:color="auto"/>
            <w:right w:val="none" w:sz="0" w:space="0" w:color="auto"/>
          </w:divBdr>
        </w:div>
        <w:div w:id="1672561835">
          <w:marLeft w:val="640"/>
          <w:marRight w:val="0"/>
          <w:marTop w:val="0"/>
          <w:marBottom w:val="0"/>
          <w:divBdr>
            <w:top w:val="none" w:sz="0" w:space="0" w:color="auto"/>
            <w:left w:val="none" w:sz="0" w:space="0" w:color="auto"/>
            <w:bottom w:val="none" w:sz="0" w:space="0" w:color="auto"/>
            <w:right w:val="none" w:sz="0" w:space="0" w:color="auto"/>
          </w:divBdr>
        </w:div>
        <w:div w:id="1622222504">
          <w:marLeft w:val="640"/>
          <w:marRight w:val="0"/>
          <w:marTop w:val="0"/>
          <w:marBottom w:val="0"/>
          <w:divBdr>
            <w:top w:val="none" w:sz="0" w:space="0" w:color="auto"/>
            <w:left w:val="none" w:sz="0" w:space="0" w:color="auto"/>
            <w:bottom w:val="none" w:sz="0" w:space="0" w:color="auto"/>
            <w:right w:val="none" w:sz="0" w:space="0" w:color="auto"/>
          </w:divBdr>
        </w:div>
        <w:div w:id="16003768">
          <w:marLeft w:val="640"/>
          <w:marRight w:val="0"/>
          <w:marTop w:val="0"/>
          <w:marBottom w:val="0"/>
          <w:divBdr>
            <w:top w:val="none" w:sz="0" w:space="0" w:color="auto"/>
            <w:left w:val="none" w:sz="0" w:space="0" w:color="auto"/>
            <w:bottom w:val="none" w:sz="0" w:space="0" w:color="auto"/>
            <w:right w:val="none" w:sz="0" w:space="0" w:color="auto"/>
          </w:divBdr>
        </w:div>
        <w:div w:id="1606763262">
          <w:marLeft w:val="640"/>
          <w:marRight w:val="0"/>
          <w:marTop w:val="0"/>
          <w:marBottom w:val="0"/>
          <w:divBdr>
            <w:top w:val="none" w:sz="0" w:space="0" w:color="auto"/>
            <w:left w:val="none" w:sz="0" w:space="0" w:color="auto"/>
            <w:bottom w:val="none" w:sz="0" w:space="0" w:color="auto"/>
            <w:right w:val="none" w:sz="0" w:space="0" w:color="auto"/>
          </w:divBdr>
        </w:div>
        <w:div w:id="876963518">
          <w:marLeft w:val="640"/>
          <w:marRight w:val="0"/>
          <w:marTop w:val="0"/>
          <w:marBottom w:val="0"/>
          <w:divBdr>
            <w:top w:val="none" w:sz="0" w:space="0" w:color="auto"/>
            <w:left w:val="none" w:sz="0" w:space="0" w:color="auto"/>
            <w:bottom w:val="none" w:sz="0" w:space="0" w:color="auto"/>
            <w:right w:val="none" w:sz="0" w:space="0" w:color="auto"/>
          </w:divBdr>
        </w:div>
        <w:div w:id="785193715">
          <w:marLeft w:val="640"/>
          <w:marRight w:val="0"/>
          <w:marTop w:val="0"/>
          <w:marBottom w:val="0"/>
          <w:divBdr>
            <w:top w:val="none" w:sz="0" w:space="0" w:color="auto"/>
            <w:left w:val="none" w:sz="0" w:space="0" w:color="auto"/>
            <w:bottom w:val="none" w:sz="0" w:space="0" w:color="auto"/>
            <w:right w:val="none" w:sz="0" w:space="0" w:color="auto"/>
          </w:divBdr>
        </w:div>
        <w:div w:id="1623028401">
          <w:marLeft w:val="640"/>
          <w:marRight w:val="0"/>
          <w:marTop w:val="0"/>
          <w:marBottom w:val="0"/>
          <w:divBdr>
            <w:top w:val="none" w:sz="0" w:space="0" w:color="auto"/>
            <w:left w:val="none" w:sz="0" w:space="0" w:color="auto"/>
            <w:bottom w:val="none" w:sz="0" w:space="0" w:color="auto"/>
            <w:right w:val="none" w:sz="0" w:space="0" w:color="auto"/>
          </w:divBdr>
        </w:div>
        <w:div w:id="193690681">
          <w:marLeft w:val="640"/>
          <w:marRight w:val="0"/>
          <w:marTop w:val="0"/>
          <w:marBottom w:val="0"/>
          <w:divBdr>
            <w:top w:val="none" w:sz="0" w:space="0" w:color="auto"/>
            <w:left w:val="none" w:sz="0" w:space="0" w:color="auto"/>
            <w:bottom w:val="none" w:sz="0" w:space="0" w:color="auto"/>
            <w:right w:val="none" w:sz="0" w:space="0" w:color="auto"/>
          </w:divBdr>
        </w:div>
        <w:div w:id="1348826382">
          <w:marLeft w:val="640"/>
          <w:marRight w:val="0"/>
          <w:marTop w:val="0"/>
          <w:marBottom w:val="0"/>
          <w:divBdr>
            <w:top w:val="none" w:sz="0" w:space="0" w:color="auto"/>
            <w:left w:val="none" w:sz="0" w:space="0" w:color="auto"/>
            <w:bottom w:val="none" w:sz="0" w:space="0" w:color="auto"/>
            <w:right w:val="none" w:sz="0" w:space="0" w:color="auto"/>
          </w:divBdr>
        </w:div>
        <w:div w:id="884028415">
          <w:marLeft w:val="640"/>
          <w:marRight w:val="0"/>
          <w:marTop w:val="0"/>
          <w:marBottom w:val="0"/>
          <w:divBdr>
            <w:top w:val="none" w:sz="0" w:space="0" w:color="auto"/>
            <w:left w:val="none" w:sz="0" w:space="0" w:color="auto"/>
            <w:bottom w:val="none" w:sz="0" w:space="0" w:color="auto"/>
            <w:right w:val="none" w:sz="0" w:space="0" w:color="auto"/>
          </w:divBdr>
        </w:div>
        <w:div w:id="1425687229">
          <w:marLeft w:val="640"/>
          <w:marRight w:val="0"/>
          <w:marTop w:val="0"/>
          <w:marBottom w:val="0"/>
          <w:divBdr>
            <w:top w:val="none" w:sz="0" w:space="0" w:color="auto"/>
            <w:left w:val="none" w:sz="0" w:space="0" w:color="auto"/>
            <w:bottom w:val="none" w:sz="0" w:space="0" w:color="auto"/>
            <w:right w:val="none" w:sz="0" w:space="0" w:color="auto"/>
          </w:divBdr>
        </w:div>
        <w:div w:id="2006857679">
          <w:marLeft w:val="640"/>
          <w:marRight w:val="0"/>
          <w:marTop w:val="0"/>
          <w:marBottom w:val="0"/>
          <w:divBdr>
            <w:top w:val="none" w:sz="0" w:space="0" w:color="auto"/>
            <w:left w:val="none" w:sz="0" w:space="0" w:color="auto"/>
            <w:bottom w:val="none" w:sz="0" w:space="0" w:color="auto"/>
            <w:right w:val="none" w:sz="0" w:space="0" w:color="auto"/>
          </w:divBdr>
        </w:div>
        <w:div w:id="379477174">
          <w:marLeft w:val="640"/>
          <w:marRight w:val="0"/>
          <w:marTop w:val="0"/>
          <w:marBottom w:val="0"/>
          <w:divBdr>
            <w:top w:val="none" w:sz="0" w:space="0" w:color="auto"/>
            <w:left w:val="none" w:sz="0" w:space="0" w:color="auto"/>
            <w:bottom w:val="none" w:sz="0" w:space="0" w:color="auto"/>
            <w:right w:val="none" w:sz="0" w:space="0" w:color="auto"/>
          </w:divBdr>
        </w:div>
        <w:div w:id="1385832735">
          <w:marLeft w:val="640"/>
          <w:marRight w:val="0"/>
          <w:marTop w:val="0"/>
          <w:marBottom w:val="0"/>
          <w:divBdr>
            <w:top w:val="none" w:sz="0" w:space="0" w:color="auto"/>
            <w:left w:val="none" w:sz="0" w:space="0" w:color="auto"/>
            <w:bottom w:val="none" w:sz="0" w:space="0" w:color="auto"/>
            <w:right w:val="none" w:sz="0" w:space="0" w:color="auto"/>
          </w:divBdr>
        </w:div>
        <w:div w:id="1156142437">
          <w:marLeft w:val="640"/>
          <w:marRight w:val="0"/>
          <w:marTop w:val="0"/>
          <w:marBottom w:val="0"/>
          <w:divBdr>
            <w:top w:val="none" w:sz="0" w:space="0" w:color="auto"/>
            <w:left w:val="none" w:sz="0" w:space="0" w:color="auto"/>
            <w:bottom w:val="none" w:sz="0" w:space="0" w:color="auto"/>
            <w:right w:val="none" w:sz="0" w:space="0" w:color="auto"/>
          </w:divBdr>
        </w:div>
        <w:div w:id="712536737">
          <w:marLeft w:val="640"/>
          <w:marRight w:val="0"/>
          <w:marTop w:val="0"/>
          <w:marBottom w:val="0"/>
          <w:divBdr>
            <w:top w:val="none" w:sz="0" w:space="0" w:color="auto"/>
            <w:left w:val="none" w:sz="0" w:space="0" w:color="auto"/>
            <w:bottom w:val="none" w:sz="0" w:space="0" w:color="auto"/>
            <w:right w:val="none" w:sz="0" w:space="0" w:color="auto"/>
          </w:divBdr>
        </w:div>
        <w:div w:id="1116144735">
          <w:marLeft w:val="640"/>
          <w:marRight w:val="0"/>
          <w:marTop w:val="0"/>
          <w:marBottom w:val="0"/>
          <w:divBdr>
            <w:top w:val="none" w:sz="0" w:space="0" w:color="auto"/>
            <w:left w:val="none" w:sz="0" w:space="0" w:color="auto"/>
            <w:bottom w:val="none" w:sz="0" w:space="0" w:color="auto"/>
            <w:right w:val="none" w:sz="0" w:space="0" w:color="auto"/>
          </w:divBdr>
        </w:div>
        <w:div w:id="720639820">
          <w:marLeft w:val="640"/>
          <w:marRight w:val="0"/>
          <w:marTop w:val="0"/>
          <w:marBottom w:val="0"/>
          <w:divBdr>
            <w:top w:val="none" w:sz="0" w:space="0" w:color="auto"/>
            <w:left w:val="none" w:sz="0" w:space="0" w:color="auto"/>
            <w:bottom w:val="none" w:sz="0" w:space="0" w:color="auto"/>
            <w:right w:val="none" w:sz="0" w:space="0" w:color="auto"/>
          </w:divBdr>
        </w:div>
        <w:div w:id="1488084879">
          <w:marLeft w:val="640"/>
          <w:marRight w:val="0"/>
          <w:marTop w:val="0"/>
          <w:marBottom w:val="0"/>
          <w:divBdr>
            <w:top w:val="none" w:sz="0" w:space="0" w:color="auto"/>
            <w:left w:val="none" w:sz="0" w:space="0" w:color="auto"/>
            <w:bottom w:val="none" w:sz="0" w:space="0" w:color="auto"/>
            <w:right w:val="none" w:sz="0" w:space="0" w:color="auto"/>
          </w:divBdr>
        </w:div>
        <w:div w:id="121509744">
          <w:marLeft w:val="640"/>
          <w:marRight w:val="0"/>
          <w:marTop w:val="0"/>
          <w:marBottom w:val="0"/>
          <w:divBdr>
            <w:top w:val="none" w:sz="0" w:space="0" w:color="auto"/>
            <w:left w:val="none" w:sz="0" w:space="0" w:color="auto"/>
            <w:bottom w:val="none" w:sz="0" w:space="0" w:color="auto"/>
            <w:right w:val="none" w:sz="0" w:space="0" w:color="auto"/>
          </w:divBdr>
        </w:div>
        <w:div w:id="570971910">
          <w:marLeft w:val="640"/>
          <w:marRight w:val="0"/>
          <w:marTop w:val="0"/>
          <w:marBottom w:val="0"/>
          <w:divBdr>
            <w:top w:val="none" w:sz="0" w:space="0" w:color="auto"/>
            <w:left w:val="none" w:sz="0" w:space="0" w:color="auto"/>
            <w:bottom w:val="none" w:sz="0" w:space="0" w:color="auto"/>
            <w:right w:val="none" w:sz="0" w:space="0" w:color="auto"/>
          </w:divBdr>
        </w:div>
        <w:div w:id="286934108">
          <w:marLeft w:val="640"/>
          <w:marRight w:val="0"/>
          <w:marTop w:val="0"/>
          <w:marBottom w:val="0"/>
          <w:divBdr>
            <w:top w:val="none" w:sz="0" w:space="0" w:color="auto"/>
            <w:left w:val="none" w:sz="0" w:space="0" w:color="auto"/>
            <w:bottom w:val="none" w:sz="0" w:space="0" w:color="auto"/>
            <w:right w:val="none" w:sz="0" w:space="0" w:color="auto"/>
          </w:divBdr>
        </w:div>
        <w:div w:id="133764938">
          <w:marLeft w:val="640"/>
          <w:marRight w:val="0"/>
          <w:marTop w:val="0"/>
          <w:marBottom w:val="0"/>
          <w:divBdr>
            <w:top w:val="none" w:sz="0" w:space="0" w:color="auto"/>
            <w:left w:val="none" w:sz="0" w:space="0" w:color="auto"/>
            <w:bottom w:val="none" w:sz="0" w:space="0" w:color="auto"/>
            <w:right w:val="none" w:sz="0" w:space="0" w:color="auto"/>
          </w:divBdr>
        </w:div>
        <w:div w:id="292442557">
          <w:marLeft w:val="640"/>
          <w:marRight w:val="0"/>
          <w:marTop w:val="0"/>
          <w:marBottom w:val="0"/>
          <w:divBdr>
            <w:top w:val="none" w:sz="0" w:space="0" w:color="auto"/>
            <w:left w:val="none" w:sz="0" w:space="0" w:color="auto"/>
            <w:bottom w:val="none" w:sz="0" w:space="0" w:color="auto"/>
            <w:right w:val="none" w:sz="0" w:space="0" w:color="auto"/>
          </w:divBdr>
        </w:div>
        <w:div w:id="1843357222">
          <w:marLeft w:val="640"/>
          <w:marRight w:val="0"/>
          <w:marTop w:val="0"/>
          <w:marBottom w:val="0"/>
          <w:divBdr>
            <w:top w:val="none" w:sz="0" w:space="0" w:color="auto"/>
            <w:left w:val="none" w:sz="0" w:space="0" w:color="auto"/>
            <w:bottom w:val="none" w:sz="0" w:space="0" w:color="auto"/>
            <w:right w:val="none" w:sz="0" w:space="0" w:color="auto"/>
          </w:divBdr>
        </w:div>
        <w:div w:id="1706101367">
          <w:marLeft w:val="640"/>
          <w:marRight w:val="0"/>
          <w:marTop w:val="0"/>
          <w:marBottom w:val="0"/>
          <w:divBdr>
            <w:top w:val="none" w:sz="0" w:space="0" w:color="auto"/>
            <w:left w:val="none" w:sz="0" w:space="0" w:color="auto"/>
            <w:bottom w:val="none" w:sz="0" w:space="0" w:color="auto"/>
            <w:right w:val="none" w:sz="0" w:space="0" w:color="auto"/>
          </w:divBdr>
        </w:div>
        <w:div w:id="99031102">
          <w:marLeft w:val="640"/>
          <w:marRight w:val="0"/>
          <w:marTop w:val="0"/>
          <w:marBottom w:val="0"/>
          <w:divBdr>
            <w:top w:val="none" w:sz="0" w:space="0" w:color="auto"/>
            <w:left w:val="none" w:sz="0" w:space="0" w:color="auto"/>
            <w:bottom w:val="none" w:sz="0" w:space="0" w:color="auto"/>
            <w:right w:val="none" w:sz="0" w:space="0" w:color="auto"/>
          </w:divBdr>
        </w:div>
        <w:div w:id="431708033">
          <w:marLeft w:val="640"/>
          <w:marRight w:val="0"/>
          <w:marTop w:val="0"/>
          <w:marBottom w:val="0"/>
          <w:divBdr>
            <w:top w:val="none" w:sz="0" w:space="0" w:color="auto"/>
            <w:left w:val="none" w:sz="0" w:space="0" w:color="auto"/>
            <w:bottom w:val="none" w:sz="0" w:space="0" w:color="auto"/>
            <w:right w:val="none" w:sz="0" w:space="0" w:color="auto"/>
          </w:divBdr>
        </w:div>
        <w:div w:id="494686596">
          <w:marLeft w:val="640"/>
          <w:marRight w:val="0"/>
          <w:marTop w:val="0"/>
          <w:marBottom w:val="0"/>
          <w:divBdr>
            <w:top w:val="none" w:sz="0" w:space="0" w:color="auto"/>
            <w:left w:val="none" w:sz="0" w:space="0" w:color="auto"/>
            <w:bottom w:val="none" w:sz="0" w:space="0" w:color="auto"/>
            <w:right w:val="none" w:sz="0" w:space="0" w:color="auto"/>
          </w:divBdr>
        </w:div>
        <w:div w:id="1266616401">
          <w:marLeft w:val="640"/>
          <w:marRight w:val="0"/>
          <w:marTop w:val="0"/>
          <w:marBottom w:val="0"/>
          <w:divBdr>
            <w:top w:val="none" w:sz="0" w:space="0" w:color="auto"/>
            <w:left w:val="none" w:sz="0" w:space="0" w:color="auto"/>
            <w:bottom w:val="none" w:sz="0" w:space="0" w:color="auto"/>
            <w:right w:val="none" w:sz="0" w:space="0" w:color="auto"/>
          </w:divBdr>
        </w:div>
        <w:div w:id="128134540">
          <w:marLeft w:val="640"/>
          <w:marRight w:val="0"/>
          <w:marTop w:val="0"/>
          <w:marBottom w:val="0"/>
          <w:divBdr>
            <w:top w:val="none" w:sz="0" w:space="0" w:color="auto"/>
            <w:left w:val="none" w:sz="0" w:space="0" w:color="auto"/>
            <w:bottom w:val="none" w:sz="0" w:space="0" w:color="auto"/>
            <w:right w:val="none" w:sz="0" w:space="0" w:color="auto"/>
          </w:divBdr>
        </w:div>
        <w:div w:id="1483306417">
          <w:marLeft w:val="640"/>
          <w:marRight w:val="0"/>
          <w:marTop w:val="0"/>
          <w:marBottom w:val="0"/>
          <w:divBdr>
            <w:top w:val="none" w:sz="0" w:space="0" w:color="auto"/>
            <w:left w:val="none" w:sz="0" w:space="0" w:color="auto"/>
            <w:bottom w:val="none" w:sz="0" w:space="0" w:color="auto"/>
            <w:right w:val="none" w:sz="0" w:space="0" w:color="auto"/>
          </w:divBdr>
        </w:div>
        <w:div w:id="971397780">
          <w:marLeft w:val="640"/>
          <w:marRight w:val="0"/>
          <w:marTop w:val="0"/>
          <w:marBottom w:val="0"/>
          <w:divBdr>
            <w:top w:val="none" w:sz="0" w:space="0" w:color="auto"/>
            <w:left w:val="none" w:sz="0" w:space="0" w:color="auto"/>
            <w:bottom w:val="none" w:sz="0" w:space="0" w:color="auto"/>
            <w:right w:val="none" w:sz="0" w:space="0" w:color="auto"/>
          </w:divBdr>
        </w:div>
        <w:div w:id="48038001">
          <w:marLeft w:val="640"/>
          <w:marRight w:val="0"/>
          <w:marTop w:val="0"/>
          <w:marBottom w:val="0"/>
          <w:divBdr>
            <w:top w:val="none" w:sz="0" w:space="0" w:color="auto"/>
            <w:left w:val="none" w:sz="0" w:space="0" w:color="auto"/>
            <w:bottom w:val="none" w:sz="0" w:space="0" w:color="auto"/>
            <w:right w:val="none" w:sz="0" w:space="0" w:color="auto"/>
          </w:divBdr>
        </w:div>
        <w:div w:id="1897274195">
          <w:marLeft w:val="640"/>
          <w:marRight w:val="0"/>
          <w:marTop w:val="0"/>
          <w:marBottom w:val="0"/>
          <w:divBdr>
            <w:top w:val="none" w:sz="0" w:space="0" w:color="auto"/>
            <w:left w:val="none" w:sz="0" w:space="0" w:color="auto"/>
            <w:bottom w:val="none" w:sz="0" w:space="0" w:color="auto"/>
            <w:right w:val="none" w:sz="0" w:space="0" w:color="auto"/>
          </w:divBdr>
        </w:div>
        <w:div w:id="1406762532">
          <w:marLeft w:val="640"/>
          <w:marRight w:val="0"/>
          <w:marTop w:val="0"/>
          <w:marBottom w:val="0"/>
          <w:divBdr>
            <w:top w:val="none" w:sz="0" w:space="0" w:color="auto"/>
            <w:left w:val="none" w:sz="0" w:space="0" w:color="auto"/>
            <w:bottom w:val="none" w:sz="0" w:space="0" w:color="auto"/>
            <w:right w:val="none" w:sz="0" w:space="0" w:color="auto"/>
          </w:divBdr>
        </w:div>
        <w:div w:id="1544058440">
          <w:marLeft w:val="640"/>
          <w:marRight w:val="0"/>
          <w:marTop w:val="0"/>
          <w:marBottom w:val="0"/>
          <w:divBdr>
            <w:top w:val="none" w:sz="0" w:space="0" w:color="auto"/>
            <w:left w:val="none" w:sz="0" w:space="0" w:color="auto"/>
            <w:bottom w:val="none" w:sz="0" w:space="0" w:color="auto"/>
            <w:right w:val="none" w:sz="0" w:space="0" w:color="auto"/>
          </w:divBdr>
        </w:div>
        <w:div w:id="1284116786">
          <w:marLeft w:val="640"/>
          <w:marRight w:val="0"/>
          <w:marTop w:val="0"/>
          <w:marBottom w:val="0"/>
          <w:divBdr>
            <w:top w:val="none" w:sz="0" w:space="0" w:color="auto"/>
            <w:left w:val="none" w:sz="0" w:space="0" w:color="auto"/>
            <w:bottom w:val="none" w:sz="0" w:space="0" w:color="auto"/>
            <w:right w:val="none" w:sz="0" w:space="0" w:color="auto"/>
          </w:divBdr>
        </w:div>
        <w:div w:id="763263417">
          <w:marLeft w:val="640"/>
          <w:marRight w:val="0"/>
          <w:marTop w:val="0"/>
          <w:marBottom w:val="0"/>
          <w:divBdr>
            <w:top w:val="none" w:sz="0" w:space="0" w:color="auto"/>
            <w:left w:val="none" w:sz="0" w:space="0" w:color="auto"/>
            <w:bottom w:val="none" w:sz="0" w:space="0" w:color="auto"/>
            <w:right w:val="none" w:sz="0" w:space="0" w:color="auto"/>
          </w:divBdr>
        </w:div>
        <w:div w:id="1516731767">
          <w:marLeft w:val="640"/>
          <w:marRight w:val="0"/>
          <w:marTop w:val="0"/>
          <w:marBottom w:val="0"/>
          <w:divBdr>
            <w:top w:val="none" w:sz="0" w:space="0" w:color="auto"/>
            <w:left w:val="none" w:sz="0" w:space="0" w:color="auto"/>
            <w:bottom w:val="none" w:sz="0" w:space="0" w:color="auto"/>
            <w:right w:val="none" w:sz="0" w:space="0" w:color="auto"/>
          </w:divBdr>
        </w:div>
        <w:div w:id="1929147282">
          <w:marLeft w:val="640"/>
          <w:marRight w:val="0"/>
          <w:marTop w:val="0"/>
          <w:marBottom w:val="0"/>
          <w:divBdr>
            <w:top w:val="none" w:sz="0" w:space="0" w:color="auto"/>
            <w:left w:val="none" w:sz="0" w:space="0" w:color="auto"/>
            <w:bottom w:val="none" w:sz="0" w:space="0" w:color="auto"/>
            <w:right w:val="none" w:sz="0" w:space="0" w:color="auto"/>
          </w:divBdr>
        </w:div>
        <w:div w:id="1611938051">
          <w:marLeft w:val="640"/>
          <w:marRight w:val="0"/>
          <w:marTop w:val="0"/>
          <w:marBottom w:val="0"/>
          <w:divBdr>
            <w:top w:val="none" w:sz="0" w:space="0" w:color="auto"/>
            <w:left w:val="none" w:sz="0" w:space="0" w:color="auto"/>
            <w:bottom w:val="none" w:sz="0" w:space="0" w:color="auto"/>
            <w:right w:val="none" w:sz="0" w:space="0" w:color="auto"/>
          </w:divBdr>
        </w:div>
        <w:div w:id="921257904">
          <w:marLeft w:val="640"/>
          <w:marRight w:val="0"/>
          <w:marTop w:val="0"/>
          <w:marBottom w:val="0"/>
          <w:divBdr>
            <w:top w:val="none" w:sz="0" w:space="0" w:color="auto"/>
            <w:left w:val="none" w:sz="0" w:space="0" w:color="auto"/>
            <w:bottom w:val="none" w:sz="0" w:space="0" w:color="auto"/>
            <w:right w:val="none" w:sz="0" w:space="0" w:color="auto"/>
          </w:divBdr>
        </w:div>
        <w:div w:id="987511242">
          <w:marLeft w:val="640"/>
          <w:marRight w:val="0"/>
          <w:marTop w:val="0"/>
          <w:marBottom w:val="0"/>
          <w:divBdr>
            <w:top w:val="none" w:sz="0" w:space="0" w:color="auto"/>
            <w:left w:val="none" w:sz="0" w:space="0" w:color="auto"/>
            <w:bottom w:val="none" w:sz="0" w:space="0" w:color="auto"/>
            <w:right w:val="none" w:sz="0" w:space="0" w:color="auto"/>
          </w:divBdr>
        </w:div>
        <w:div w:id="624697299">
          <w:marLeft w:val="640"/>
          <w:marRight w:val="0"/>
          <w:marTop w:val="0"/>
          <w:marBottom w:val="0"/>
          <w:divBdr>
            <w:top w:val="none" w:sz="0" w:space="0" w:color="auto"/>
            <w:left w:val="none" w:sz="0" w:space="0" w:color="auto"/>
            <w:bottom w:val="none" w:sz="0" w:space="0" w:color="auto"/>
            <w:right w:val="none" w:sz="0" w:space="0" w:color="auto"/>
          </w:divBdr>
        </w:div>
        <w:div w:id="7829923">
          <w:marLeft w:val="640"/>
          <w:marRight w:val="0"/>
          <w:marTop w:val="0"/>
          <w:marBottom w:val="0"/>
          <w:divBdr>
            <w:top w:val="none" w:sz="0" w:space="0" w:color="auto"/>
            <w:left w:val="none" w:sz="0" w:space="0" w:color="auto"/>
            <w:bottom w:val="none" w:sz="0" w:space="0" w:color="auto"/>
            <w:right w:val="none" w:sz="0" w:space="0" w:color="auto"/>
          </w:divBdr>
        </w:div>
        <w:div w:id="554783723">
          <w:marLeft w:val="640"/>
          <w:marRight w:val="0"/>
          <w:marTop w:val="0"/>
          <w:marBottom w:val="0"/>
          <w:divBdr>
            <w:top w:val="none" w:sz="0" w:space="0" w:color="auto"/>
            <w:left w:val="none" w:sz="0" w:space="0" w:color="auto"/>
            <w:bottom w:val="none" w:sz="0" w:space="0" w:color="auto"/>
            <w:right w:val="none" w:sz="0" w:space="0" w:color="auto"/>
          </w:divBdr>
        </w:div>
        <w:div w:id="140736070">
          <w:marLeft w:val="640"/>
          <w:marRight w:val="0"/>
          <w:marTop w:val="0"/>
          <w:marBottom w:val="0"/>
          <w:divBdr>
            <w:top w:val="none" w:sz="0" w:space="0" w:color="auto"/>
            <w:left w:val="none" w:sz="0" w:space="0" w:color="auto"/>
            <w:bottom w:val="none" w:sz="0" w:space="0" w:color="auto"/>
            <w:right w:val="none" w:sz="0" w:space="0" w:color="auto"/>
          </w:divBdr>
        </w:div>
        <w:div w:id="2073582392">
          <w:marLeft w:val="640"/>
          <w:marRight w:val="0"/>
          <w:marTop w:val="0"/>
          <w:marBottom w:val="0"/>
          <w:divBdr>
            <w:top w:val="none" w:sz="0" w:space="0" w:color="auto"/>
            <w:left w:val="none" w:sz="0" w:space="0" w:color="auto"/>
            <w:bottom w:val="none" w:sz="0" w:space="0" w:color="auto"/>
            <w:right w:val="none" w:sz="0" w:space="0" w:color="auto"/>
          </w:divBdr>
        </w:div>
        <w:div w:id="134026032">
          <w:marLeft w:val="640"/>
          <w:marRight w:val="0"/>
          <w:marTop w:val="0"/>
          <w:marBottom w:val="0"/>
          <w:divBdr>
            <w:top w:val="none" w:sz="0" w:space="0" w:color="auto"/>
            <w:left w:val="none" w:sz="0" w:space="0" w:color="auto"/>
            <w:bottom w:val="none" w:sz="0" w:space="0" w:color="auto"/>
            <w:right w:val="none" w:sz="0" w:space="0" w:color="auto"/>
          </w:divBdr>
        </w:div>
        <w:div w:id="606427006">
          <w:marLeft w:val="640"/>
          <w:marRight w:val="0"/>
          <w:marTop w:val="0"/>
          <w:marBottom w:val="0"/>
          <w:divBdr>
            <w:top w:val="none" w:sz="0" w:space="0" w:color="auto"/>
            <w:left w:val="none" w:sz="0" w:space="0" w:color="auto"/>
            <w:bottom w:val="none" w:sz="0" w:space="0" w:color="auto"/>
            <w:right w:val="none" w:sz="0" w:space="0" w:color="auto"/>
          </w:divBdr>
        </w:div>
        <w:div w:id="571938521">
          <w:marLeft w:val="640"/>
          <w:marRight w:val="0"/>
          <w:marTop w:val="0"/>
          <w:marBottom w:val="0"/>
          <w:divBdr>
            <w:top w:val="none" w:sz="0" w:space="0" w:color="auto"/>
            <w:left w:val="none" w:sz="0" w:space="0" w:color="auto"/>
            <w:bottom w:val="none" w:sz="0" w:space="0" w:color="auto"/>
            <w:right w:val="none" w:sz="0" w:space="0" w:color="auto"/>
          </w:divBdr>
        </w:div>
        <w:div w:id="219948063">
          <w:marLeft w:val="640"/>
          <w:marRight w:val="0"/>
          <w:marTop w:val="0"/>
          <w:marBottom w:val="0"/>
          <w:divBdr>
            <w:top w:val="none" w:sz="0" w:space="0" w:color="auto"/>
            <w:left w:val="none" w:sz="0" w:space="0" w:color="auto"/>
            <w:bottom w:val="none" w:sz="0" w:space="0" w:color="auto"/>
            <w:right w:val="none" w:sz="0" w:space="0" w:color="auto"/>
          </w:divBdr>
        </w:div>
        <w:div w:id="1055160646">
          <w:marLeft w:val="640"/>
          <w:marRight w:val="0"/>
          <w:marTop w:val="0"/>
          <w:marBottom w:val="0"/>
          <w:divBdr>
            <w:top w:val="none" w:sz="0" w:space="0" w:color="auto"/>
            <w:left w:val="none" w:sz="0" w:space="0" w:color="auto"/>
            <w:bottom w:val="none" w:sz="0" w:space="0" w:color="auto"/>
            <w:right w:val="none" w:sz="0" w:space="0" w:color="auto"/>
          </w:divBdr>
        </w:div>
        <w:div w:id="502093420">
          <w:marLeft w:val="640"/>
          <w:marRight w:val="0"/>
          <w:marTop w:val="0"/>
          <w:marBottom w:val="0"/>
          <w:divBdr>
            <w:top w:val="none" w:sz="0" w:space="0" w:color="auto"/>
            <w:left w:val="none" w:sz="0" w:space="0" w:color="auto"/>
            <w:bottom w:val="none" w:sz="0" w:space="0" w:color="auto"/>
            <w:right w:val="none" w:sz="0" w:space="0" w:color="auto"/>
          </w:divBdr>
        </w:div>
        <w:div w:id="358433831">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1436462">
      <w:bodyDiv w:val="1"/>
      <w:marLeft w:val="0"/>
      <w:marRight w:val="0"/>
      <w:marTop w:val="0"/>
      <w:marBottom w:val="0"/>
      <w:divBdr>
        <w:top w:val="none" w:sz="0" w:space="0" w:color="auto"/>
        <w:left w:val="none" w:sz="0" w:space="0" w:color="auto"/>
        <w:bottom w:val="none" w:sz="0" w:space="0" w:color="auto"/>
        <w:right w:val="none" w:sz="0" w:space="0" w:color="auto"/>
      </w:divBdr>
      <w:divsChild>
        <w:div w:id="772744066">
          <w:marLeft w:val="640"/>
          <w:marRight w:val="0"/>
          <w:marTop w:val="0"/>
          <w:marBottom w:val="0"/>
          <w:divBdr>
            <w:top w:val="none" w:sz="0" w:space="0" w:color="auto"/>
            <w:left w:val="none" w:sz="0" w:space="0" w:color="auto"/>
            <w:bottom w:val="none" w:sz="0" w:space="0" w:color="auto"/>
            <w:right w:val="none" w:sz="0" w:space="0" w:color="auto"/>
          </w:divBdr>
        </w:div>
        <w:div w:id="1324776748">
          <w:marLeft w:val="640"/>
          <w:marRight w:val="0"/>
          <w:marTop w:val="0"/>
          <w:marBottom w:val="0"/>
          <w:divBdr>
            <w:top w:val="none" w:sz="0" w:space="0" w:color="auto"/>
            <w:left w:val="none" w:sz="0" w:space="0" w:color="auto"/>
            <w:bottom w:val="none" w:sz="0" w:space="0" w:color="auto"/>
            <w:right w:val="none" w:sz="0" w:space="0" w:color="auto"/>
          </w:divBdr>
        </w:div>
        <w:div w:id="538132184">
          <w:marLeft w:val="640"/>
          <w:marRight w:val="0"/>
          <w:marTop w:val="0"/>
          <w:marBottom w:val="0"/>
          <w:divBdr>
            <w:top w:val="none" w:sz="0" w:space="0" w:color="auto"/>
            <w:left w:val="none" w:sz="0" w:space="0" w:color="auto"/>
            <w:bottom w:val="none" w:sz="0" w:space="0" w:color="auto"/>
            <w:right w:val="none" w:sz="0" w:space="0" w:color="auto"/>
          </w:divBdr>
        </w:div>
        <w:div w:id="155611260">
          <w:marLeft w:val="640"/>
          <w:marRight w:val="0"/>
          <w:marTop w:val="0"/>
          <w:marBottom w:val="0"/>
          <w:divBdr>
            <w:top w:val="none" w:sz="0" w:space="0" w:color="auto"/>
            <w:left w:val="none" w:sz="0" w:space="0" w:color="auto"/>
            <w:bottom w:val="none" w:sz="0" w:space="0" w:color="auto"/>
            <w:right w:val="none" w:sz="0" w:space="0" w:color="auto"/>
          </w:divBdr>
        </w:div>
        <w:div w:id="1819765053">
          <w:marLeft w:val="640"/>
          <w:marRight w:val="0"/>
          <w:marTop w:val="0"/>
          <w:marBottom w:val="0"/>
          <w:divBdr>
            <w:top w:val="none" w:sz="0" w:space="0" w:color="auto"/>
            <w:left w:val="none" w:sz="0" w:space="0" w:color="auto"/>
            <w:bottom w:val="none" w:sz="0" w:space="0" w:color="auto"/>
            <w:right w:val="none" w:sz="0" w:space="0" w:color="auto"/>
          </w:divBdr>
        </w:div>
        <w:div w:id="1999576729">
          <w:marLeft w:val="640"/>
          <w:marRight w:val="0"/>
          <w:marTop w:val="0"/>
          <w:marBottom w:val="0"/>
          <w:divBdr>
            <w:top w:val="none" w:sz="0" w:space="0" w:color="auto"/>
            <w:left w:val="none" w:sz="0" w:space="0" w:color="auto"/>
            <w:bottom w:val="none" w:sz="0" w:space="0" w:color="auto"/>
            <w:right w:val="none" w:sz="0" w:space="0" w:color="auto"/>
          </w:divBdr>
        </w:div>
        <w:div w:id="1976984702">
          <w:marLeft w:val="640"/>
          <w:marRight w:val="0"/>
          <w:marTop w:val="0"/>
          <w:marBottom w:val="0"/>
          <w:divBdr>
            <w:top w:val="none" w:sz="0" w:space="0" w:color="auto"/>
            <w:left w:val="none" w:sz="0" w:space="0" w:color="auto"/>
            <w:bottom w:val="none" w:sz="0" w:space="0" w:color="auto"/>
            <w:right w:val="none" w:sz="0" w:space="0" w:color="auto"/>
          </w:divBdr>
        </w:div>
        <w:div w:id="1623999269">
          <w:marLeft w:val="640"/>
          <w:marRight w:val="0"/>
          <w:marTop w:val="0"/>
          <w:marBottom w:val="0"/>
          <w:divBdr>
            <w:top w:val="none" w:sz="0" w:space="0" w:color="auto"/>
            <w:left w:val="none" w:sz="0" w:space="0" w:color="auto"/>
            <w:bottom w:val="none" w:sz="0" w:space="0" w:color="auto"/>
            <w:right w:val="none" w:sz="0" w:space="0" w:color="auto"/>
          </w:divBdr>
        </w:div>
        <w:div w:id="15349930">
          <w:marLeft w:val="640"/>
          <w:marRight w:val="0"/>
          <w:marTop w:val="0"/>
          <w:marBottom w:val="0"/>
          <w:divBdr>
            <w:top w:val="none" w:sz="0" w:space="0" w:color="auto"/>
            <w:left w:val="none" w:sz="0" w:space="0" w:color="auto"/>
            <w:bottom w:val="none" w:sz="0" w:space="0" w:color="auto"/>
            <w:right w:val="none" w:sz="0" w:space="0" w:color="auto"/>
          </w:divBdr>
        </w:div>
        <w:div w:id="2033872111">
          <w:marLeft w:val="640"/>
          <w:marRight w:val="0"/>
          <w:marTop w:val="0"/>
          <w:marBottom w:val="0"/>
          <w:divBdr>
            <w:top w:val="none" w:sz="0" w:space="0" w:color="auto"/>
            <w:left w:val="none" w:sz="0" w:space="0" w:color="auto"/>
            <w:bottom w:val="none" w:sz="0" w:space="0" w:color="auto"/>
            <w:right w:val="none" w:sz="0" w:space="0" w:color="auto"/>
          </w:divBdr>
        </w:div>
        <w:div w:id="1149904345">
          <w:marLeft w:val="640"/>
          <w:marRight w:val="0"/>
          <w:marTop w:val="0"/>
          <w:marBottom w:val="0"/>
          <w:divBdr>
            <w:top w:val="none" w:sz="0" w:space="0" w:color="auto"/>
            <w:left w:val="none" w:sz="0" w:space="0" w:color="auto"/>
            <w:bottom w:val="none" w:sz="0" w:space="0" w:color="auto"/>
            <w:right w:val="none" w:sz="0" w:space="0" w:color="auto"/>
          </w:divBdr>
        </w:div>
        <w:div w:id="2063867004">
          <w:marLeft w:val="640"/>
          <w:marRight w:val="0"/>
          <w:marTop w:val="0"/>
          <w:marBottom w:val="0"/>
          <w:divBdr>
            <w:top w:val="none" w:sz="0" w:space="0" w:color="auto"/>
            <w:left w:val="none" w:sz="0" w:space="0" w:color="auto"/>
            <w:bottom w:val="none" w:sz="0" w:space="0" w:color="auto"/>
            <w:right w:val="none" w:sz="0" w:space="0" w:color="auto"/>
          </w:divBdr>
        </w:div>
        <w:div w:id="1092122247">
          <w:marLeft w:val="640"/>
          <w:marRight w:val="0"/>
          <w:marTop w:val="0"/>
          <w:marBottom w:val="0"/>
          <w:divBdr>
            <w:top w:val="none" w:sz="0" w:space="0" w:color="auto"/>
            <w:left w:val="none" w:sz="0" w:space="0" w:color="auto"/>
            <w:bottom w:val="none" w:sz="0" w:space="0" w:color="auto"/>
            <w:right w:val="none" w:sz="0" w:space="0" w:color="auto"/>
          </w:divBdr>
        </w:div>
        <w:div w:id="1176262227">
          <w:marLeft w:val="640"/>
          <w:marRight w:val="0"/>
          <w:marTop w:val="0"/>
          <w:marBottom w:val="0"/>
          <w:divBdr>
            <w:top w:val="none" w:sz="0" w:space="0" w:color="auto"/>
            <w:left w:val="none" w:sz="0" w:space="0" w:color="auto"/>
            <w:bottom w:val="none" w:sz="0" w:space="0" w:color="auto"/>
            <w:right w:val="none" w:sz="0" w:space="0" w:color="auto"/>
          </w:divBdr>
        </w:div>
        <w:div w:id="1616406787">
          <w:marLeft w:val="640"/>
          <w:marRight w:val="0"/>
          <w:marTop w:val="0"/>
          <w:marBottom w:val="0"/>
          <w:divBdr>
            <w:top w:val="none" w:sz="0" w:space="0" w:color="auto"/>
            <w:left w:val="none" w:sz="0" w:space="0" w:color="auto"/>
            <w:bottom w:val="none" w:sz="0" w:space="0" w:color="auto"/>
            <w:right w:val="none" w:sz="0" w:space="0" w:color="auto"/>
          </w:divBdr>
        </w:div>
        <w:div w:id="1277903663">
          <w:marLeft w:val="640"/>
          <w:marRight w:val="0"/>
          <w:marTop w:val="0"/>
          <w:marBottom w:val="0"/>
          <w:divBdr>
            <w:top w:val="none" w:sz="0" w:space="0" w:color="auto"/>
            <w:left w:val="none" w:sz="0" w:space="0" w:color="auto"/>
            <w:bottom w:val="none" w:sz="0" w:space="0" w:color="auto"/>
            <w:right w:val="none" w:sz="0" w:space="0" w:color="auto"/>
          </w:divBdr>
        </w:div>
        <w:div w:id="172569826">
          <w:marLeft w:val="640"/>
          <w:marRight w:val="0"/>
          <w:marTop w:val="0"/>
          <w:marBottom w:val="0"/>
          <w:divBdr>
            <w:top w:val="none" w:sz="0" w:space="0" w:color="auto"/>
            <w:left w:val="none" w:sz="0" w:space="0" w:color="auto"/>
            <w:bottom w:val="none" w:sz="0" w:space="0" w:color="auto"/>
            <w:right w:val="none" w:sz="0" w:space="0" w:color="auto"/>
          </w:divBdr>
        </w:div>
        <w:div w:id="1260790590">
          <w:marLeft w:val="640"/>
          <w:marRight w:val="0"/>
          <w:marTop w:val="0"/>
          <w:marBottom w:val="0"/>
          <w:divBdr>
            <w:top w:val="none" w:sz="0" w:space="0" w:color="auto"/>
            <w:left w:val="none" w:sz="0" w:space="0" w:color="auto"/>
            <w:bottom w:val="none" w:sz="0" w:space="0" w:color="auto"/>
            <w:right w:val="none" w:sz="0" w:space="0" w:color="auto"/>
          </w:divBdr>
        </w:div>
        <w:div w:id="188571431">
          <w:marLeft w:val="640"/>
          <w:marRight w:val="0"/>
          <w:marTop w:val="0"/>
          <w:marBottom w:val="0"/>
          <w:divBdr>
            <w:top w:val="none" w:sz="0" w:space="0" w:color="auto"/>
            <w:left w:val="none" w:sz="0" w:space="0" w:color="auto"/>
            <w:bottom w:val="none" w:sz="0" w:space="0" w:color="auto"/>
            <w:right w:val="none" w:sz="0" w:space="0" w:color="auto"/>
          </w:divBdr>
        </w:div>
        <w:div w:id="301158628">
          <w:marLeft w:val="640"/>
          <w:marRight w:val="0"/>
          <w:marTop w:val="0"/>
          <w:marBottom w:val="0"/>
          <w:divBdr>
            <w:top w:val="none" w:sz="0" w:space="0" w:color="auto"/>
            <w:left w:val="none" w:sz="0" w:space="0" w:color="auto"/>
            <w:bottom w:val="none" w:sz="0" w:space="0" w:color="auto"/>
            <w:right w:val="none" w:sz="0" w:space="0" w:color="auto"/>
          </w:divBdr>
        </w:div>
        <w:div w:id="1294098175">
          <w:marLeft w:val="640"/>
          <w:marRight w:val="0"/>
          <w:marTop w:val="0"/>
          <w:marBottom w:val="0"/>
          <w:divBdr>
            <w:top w:val="none" w:sz="0" w:space="0" w:color="auto"/>
            <w:left w:val="none" w:sz="0" w:space="0" w:color="auto"/>
            <w:bottom w:val="none" w:sz="0" w:space="0" w:color="auto"/>
            <w:right w:val="none" w:sz="0" w:space="0" w:color="auto"/>
          </w:divBdr>
        </w:div>
        <w:div w:id="1985507146">
          <w:marLeft w:val="640"/>
          <w:marRight w:val="0"/>
          <w:marTop w:val="0"/>
          <w:marBottom w:val="0"/>
          <w:divBdr>
            <w:top w:val="none" w:sz="0" w:space="0" w:color="auto"/>
            <w:left w:val="none" w:sz="0" w:space="0" w:color="auto"/>
            <w:bottom w:val="none" w:sz="0" w:space="0" w:color="auto"/>
            <w:right w:val="none" w:sz="0" w:space="0" w:color="auto"/>
          </w:divBdr>
        </w:div>
        <w:div w:id="127016129">
          <w:marLeft w:val="640"/>
          <w:marRight w:val="0"/>
          <w:marTop w:val="0"/>
          <w:marBottom w:val="0"/>
          <w:divBdr>
            <w:top w:val="none" w:sz="0" w:space="0" w:color="auto"/>
            <w:left w:val="none" w:sz="0" w:space="0" w:color="auto"/>
            <w:bottom w:val="none" w:sz="0" w:space="0" w:color="auto"/>
            <w:right w:val="none" w:sz="0" w:space="0" w:color="auto"/>
          </w:divBdr>
        </w:div>
        <w:div w:id="917327747">
          <w:marLeft w:val="640"/>
          <w:marRight w:val="0"/>
          <w:marTop w:val="0"/>
          <w:marBottom w:val="0"/>
          <w:divBdr>
            <w:top w:val="none" w:sz="0" w:space="0" w:color="auto"/>
            <w:left w:val="none" w:sz="0" w:space="0" w:color="auto"/>
            <w:bottom w:val="none" w:sz="0" w:space="0" w:color="auto"/>
            <w:right w:val="none" w:sz="0" w:space="0" w:color="auto"/>
          </w:divBdr>
        </w:div>
        <w:div w:id="1677263741">
          <w:marLeft w:val="640"/>
          <w:marRight w:val="0"/>
          <w:marTop w:val="0"/>
          <w:marBottom w:val="0"/>
          <w:divBdr>
            <w:top w:val="none" w:sz="0" w:space="0" w:color="auto"/>
            <w:left w:val="none" w:sz="0" w:space="0" w:color="auto"/>
            <w:bottom w:val="none" w:sz="0" w:space="0" w:color="auto"/>
            <w:right w:val="none" w:sz="0" w:space="0" w:color="auto"/>
          </w:divBdr>
        </w:div>
        <w:div w:id="1226378247">
          <w:marLeft w:val="640"/>
          <w:marRight w:val="0"/>
          <w:marTop w:val="0"/>
          <w:marBottom w:val="0"/>
          <w:divBdr>
            <w:top w:val="none" w:sz="0" w:space="0" w:color="auto"/>
            <w:left w:val="none" w:sz="0" w:space="0" w:color="auto"/>
            <w:bottom w:val="none" w:sz="0" w:space="0" w:color="auto"/>
            <w:right w:val="none" w:sz="0" w:space="0" w:color="auto"/>
          </w:divBdr>
        </w:div>
        <w:div w:id="65693904">
          <w:marLeft w:val="640"/>
          <w:marRight w:val="0"/>
          <w:marTop w:val="0"/>
          <w:marBottom w:val="0"/>
          <w:divBdr>
            <w:top w:val="none" w:sz="0" w:space="0" w:color="auto"/>
            <w:left w:val="none" w:sz="0" w:space="0" w:color="auto"/>
            <w:bottom w:val="none" w:sz="0" w:space="0" w:color="auto"/>
            <w:right w:val="none" w:sz="0" w:space="0" w:color="auto"/>
          </w:divBdr>
        </w:div>
        <w:div w:id="411003758">
          <w:marLeft w:val="640"/>
          <w:marRight w:val="0"/>
          <w:marTop w:val="0"/>
          <w:marBottom w:val="0"/>
          <w:divBdr>
            <w:top w:val="none" w:sz="0" w:space="0" w:color="auto"/>
            <w:left w:val="none" w:sz="0" w:space="0" w:color="auto"/>
            <w:bottom w:val="none" w:sz="0" w:space="0" w:color="auto"/>
            <w:right w:val="none" w:sz="0" w:space="0" w:color="auto"/>
          </w:divBdr>
        </w:div>
        <w:div w:id="307976043">
          <w:marLeft w:val="640"/>
          <w:marRight w:val="0"/>
          <w:marTop w:val="0"/>
          <w:marBottom w:val="0"/>
          <w:divBdr>
            <w:top w:val="none" w:sz="0" w:space="0" w:color="auto"/>
            <w:left w:val="none" w:sz="0" w:space="0" w:color="auto"/>
            <w:bottom w:val="none" w:sz="0" w:space="0" w:color="auto"/>
            <w:right w:val="none" w:sz="0" w:space="0" w:color="auto"/>
          </w:divBdr>
        </w:div>
        <w:div w:id="1362630433">
          <w:marLeft w:val="640"/>
          <w:marRight w:val="0"/>
          <w:marTop w:val="0"/>
          <w:marBottom w:val="0"/>
          <w:divBdr>
            <w:top w:val="none" w:sz="0" w:space="0" w:color="auto"/>
            <w:left w:val="none" w:sz="0" w:space="0" w:color="auto"/>
            <w:bottom w:val="none" w:sz="0" w:space="0" w:color="auto"/>
            <w:right w:val="none" w:sz="0" w:space="0" w:color="auto"/>
          </w:divBdr>
        </w:div>
        <w:div w:id="1264874405">
          <w:marLeft w:val="640"/>
          <w:marRight w:val="0"/>
          <w:marTop w:val="0"/>
          <w:marBottom w:val="0"/>
          <w:divBdr>
            <w:top w:val="none" w:sz="0" w:space="0" w:color="auto"/>
            <w:left w:val="none" w:sz="0" w:space="0" w:color="auto"/>
            <w:bottom w:val="none" w:sz="0" w:space="0" w:color="auto"/>
            <w:right w:val="none" w:sz="0" w:space="0" w:color="auto"/>
          </w:divBdr>
        </w:div>
        <w:div w:id="869076900">
          <w:marLeft w:val="640"/>
          <w:marRight w:val="0"/>
          <w:marTop w:val="0"/>
          <w:marBottom w:val="0"/>
          <w:divBdr>
            <w:top w:val="none" w:sz="0" w:space="0" w:color="auto"/>
            <w:left w:val="none" w:sz="0" w:space="0" w:color="auto"/>
            <w:bottom w:val="none" w:sz="0" w:space="0" w:color="auto"/>
            <w:right w:val="none" w:sz="0" w:space="0" w:color="auto"/>
          </w:divBdr>
        </w:div>
        <w:div w:id="504445652">
          <w:marLeft w:val="640"/>
          <w:marRight w:val="0"/>
          <w:marTop w:val="0"/>
          <w:marBottom w:val="0"/>
          <w:divBdr>
            <w:top w:val="none" w:sz="0" w:space="0" w:color="auto"/>
            <w:left w:val="none" w:sz="0" w:space="0" w:color="auto"/>
            <w:bottom w:val="none" w:sz="0" w:space="0" w:color="auto"/>
            <w:right w:val="none" w:sz="0" w:space="0" w:color="auto"/>
          </w:divBdr>
        </w:div>
        <w:div w:id="1781098075">
          <w:marLeft w:val="640"/>
          <w:marRight w:val="0"/>
          <w:marTop w:val="0"/>
          <w:marBottom w:val="0"/>
          <w:divBdr>
            <w:top w:val="none" w:sz="0" w:space="0" w:color="auto"/>
            <w:left w:val="none" w:sz="0" w:space="0" w:color="auto"/>
            <w:bottom w:val="none" w:sz="0" w:space="0" w:color="auto"/>
            <w:right w:val="none" w:sz="0" w:space="0" w:color="auto"/>
          </w:divBdr>
        </w:div>
        <w:div w:id="1446924253">
          <w:marLeft w:val="640"/>
          <w:marRight w:val="0"/>
          <w:marTop w:val="0"/>
          <w:marBottom w:val="0"/>
          <w:divBdr>
            <w:top w:val="none" w:sz="0" w:space="0" w:color="auto"/>
            <w:left w:val="none" w:sz="0" w:space="0" w:color="auto"/>
            <w:bottom w:val="none" w:sz="0" w:space="0" w:color="auto"/>
            <w:right w:val="none" w:sz="0" w:space="0" w:color="auto"/>
          </w:divBdr>
        </w:div>
        <w:div w:id="1826161263">
          <w:marLeft w:val="640"/>
          <w:marRight w:val="0"/>
          <w:marTop w:val="0"/>
          <w:marBottom w:val="0"/>
          <w:divBdr>
            <w:top w:val="none" w:sz="0" w:space="0" w:color="auto"/>
            <w:left w:val="none" w:sz="0" w:space="0" w:color="auto"/>
            <w:bottom w:val="none" w:sz="0" w:space="0" w:color="auto"/>
            <w:right w:val="none" w:sz="0" w:space="0" w:color="auto"/>
          </w:divBdr>
        </w:div>
        <w:div w:id="1454514671">
          <w:marLeft w:val="640"/>
          <w:marRight w:val="0"/>
          <w:marTop w:val="0"/>
          <w:marBottom w:val="0"/>
          <w:divBdr>
            <w:top w:val="none" w:sz="0" w:space="0" w:color="auto"/>
            <w:left w:val="none" w:sz="0" w:space="0" w:color="auto"/>
            <w:bottom w:val="none" w:sz="0" w:space="0" w:color="auto"/>
            <w:right w:val="none" w:sz="0" w:space="0" w:color="auto"/>
          </w:divBdr>
        </w:div>
        <w:div w:id="1772360949">
          <w:marLeft w:val="640"/>
          <w:marRight w:val="0"/>
          <w:marTop w:val="0"/>
          <w:marBottom w:val="0"/>
          <w:divBdr>
            <w:top w:val="none" w:sz="0" w:space="0" w:color="auto"/>
            <w:left w:val="none" w:sz="0" w:space="0" w:color="auto"/>
            <w:bottom w:val="none" w:sz="0" w:space="0" w:color="auto"/>
            <w:right w:val="none" w:sz="0" w:space="0" w:color="auto"/>
          </w:divBdr>
        </w:div>
        <w:div w:id="211431697">
          <w:marLeft w:val="640"/>
          <w:marRight w:val="0"/>
          <w:marTop w:val="0"/>
          <w:marBottom w:val="0"/>
          <w:divBdr>
            <w:top w:val="none" w:sz="0" w:space="0" w:color="auto"/>
            <w:left w:val="none" w:sz="0" w:space="0" w:color="auto"/>
            <w:bottom w:val="none" w:sz="0" w:space="0" w:color="auto"/>
            <w:right w:val="none" w:sz="0" w:space="0" w:color="auto"/>
          </w:divBdr>
        </w:div>
        <w:div w:id="1907257856">
          <w:marLeft w:val="640"/>
          <w:marRight w:val="0"/>
          <w:marTop w:val="0"/>
          <w:marBottom w:val="0"/>
          <w:divBdr>
            <w:top w:val="none" w:sz="0" w:space="0" w:color="auto"/>
            <w:left w:val="none" w:sz="0" w:space="0" w:color="auto"/>
            <w:bottom w:val="none" w:sz="0" w:space="0" w:color="auto"/>
            <w:right w:val="none" w:sz="0" w:space="0" w:color="auto"/>
          </w:divBdr>
        </w:div>
        <w:div w:id="325476848">
          <w:marLeft w:val="640"/>
          <w:marRight w:val="0"/>
          <w:marTop w:val="0"/>
          <w:marBottom w:val="0"/>
          <w:divBdr>
            <w:top w:val="none" w:sz="0" w:space="0" w:color="auto"/>
            <w:left w:val="none" w:sz="0" w:space="0" w:color="auto"/>
            <w:bottom w:val="none" w:sz="0" w:space="0" w:color="auto"/>
            <w:right w:val="none" w:sz="0" w:space="0" w:color="auto"/>
          </w:divBdr>
        </w:div>
        <w:div w:id="1654409098">
          <w:marLeft w:val="640"/>
          <w:marRight w:val="0"/>
          <w:marTop w:val="0"/>
          <w:marBottom w:val="0"/>
          <w:divBdr>
            <w:top w:val="none" w:sz="0" w:space="0" w:color="auto"/>
            <w:left w:val="none" w:sz="0" w:space="0" w:color="auto"/>
            <w:bottom w:val="none" w:sz="0" w:space="0" w:color="auto"/>
            <w:right w:val="none" w:sz="0" w:space="0" w:color="auto"/>
          </w:divBdr>
        </w:div>
        <w:div w:id="200820870">
          <w:marLeft w:val="640"/>
          <w:marRight w:val="0"/>
          <w:marTop w:val="0"/>
          <w:marBottom w:val="0"/>
          <w:divBdr>
            <w:top w:val="none" w:sz="0" w:space="0" w:color="auto"/>
            <w:left w:val="none" w:sz="0" w:space="0" w:color="auto"/>
            <w:bottom w:val="none" w:sz="0" w:space="0" w:color="auto"/>
            <w:right w:val="none" w:sz="0" w:space="0" w:color="auto"/>
          </w:divBdr>
        </w:div>
        <w:div w:id="1831557076">
          <w:marLeft w:val="640"/>
          <w:marRight w:val="0"/>
          <w:marTop w:val="0"/>
          <w:marBottom w:val="0"/>
          <w:divBdr>
            <w:top w:val="none" w:sz="0" w:space="0" w:color="auto"/>
            <w:left w:val="none" w:sz="0" w:space="0" w:color="auto"/>
            <w:bottom w:val="none" w:sz="0" w:space="0" w:color="auto"/>
            <w:right w:val="none" w:sz="0" w:space="0" w:color="auto"/>
          </w:divBdr>
        </w:div>
        <w:div w:id="58139223">
          <w:marLeft w:val="640"/>
          <w:marRight w:val="0"/>
          <w:marTop w:val="0"/>
          <w:marBottom w:val="0"/>
          <w:divBdr>
            <w:top w:val="none" w:sz="0" w:space="0" w:color="auto"/>
            <w:left w:val="none" w:sz="0" w:space="0" w:color="auto"/>
            <w:bottom w:val="none" w:sz="0" w:space="0" w:color="auto"/>
            <w:right w:val="none" w:sz="0" w:space="0" w:color="auto"/>
          </w:divBdr>
        </w:div>
        <w:div w:id="141894068">
          <w:marLeft w:val="640"/>
          <w:marRight w:val="0"/>
          <w:marTop w:val="0"/>
          <w:marBottom w:val="0"/>
          <w:divBdr>
            <w:top w:val="none" w:sz="0" w:space="0" w:color="auto"/>
            <w:left w:val="none" w:sz="0" w:space="0" w:color="auto"/>
            <w:bottom w:val="none" w:sz="0" w:space="0" w:color="auto"/>
            <w:right w:val="none" w:sz="0" w:space="0" w:color="auto"/>
          </w:divBdr>
        </w:div>
        <w:div w:id="31460133">
          <w:marLeft w:val="640"/>
          <w:marRight w:val="0"/>
          <w:marTop w:val="0"/>
          <w:marBottom w:val="0"/>
          <w:divBdr>
            <w:top w:val="none" w:sz="0" w:space="0" w:color="auto"/>
            <w:left w:val="none" w:sz="0" w:space="0" w:color="auto"/>
            <w:bottom w:val="none" w:sz="0" w:space="0" w:color="auto"/>
            <w:right w:val="none" w:sz="0" w:space="0" w:color="auto"/>
          </w:divBdr>
        </w:div>
        <w:div w:id="549800623">
          <w:marLeft w:val="640"/>
          <w:marRight w:val="0"/>
          <w:marTop w:val="0"/>
          <w:marBottom w:val="0"/>
          <w:divBdr>
            <w:top w:val="none" w:sz="0" w:space="0" w:color="auto"/>
            <w:left w:val="none" w:sz="0" w:space="0" w:color="auto"/>
            <w:bottom w:val="none" w:sz="0" w:space="0" w:color="auto"/>
            <w:right w:val="none" w:sz="0" w:space="0" w:color="auto"/>
          </w:divBdr>
        </w:div>
        <w:div w:id="902370319">
          <w:marLeft w:val="640"/>
          <w:marRight w:val="0"/>
          <w:marTop w:val="0"/>
          <w:marBottom w:val="0"/>
          <w:divBdr>
            <w:top w:val="none" w:sz="0" w:space="0" w:color="auto"/>
            <w:left w:val="none" w:sz="0" w:space="0" w:color="auto"/>
            <w:bottom w:val="none" w:sz="0" w:space="0" w:color="auto"/>
            <w:right w:val="none" w:sz="0" w:space="0" w:color="auto"/>
          </w:divBdr>
        </w:div>
        <w:div w:id="119341657">
          <w:marLeft w:val="640"/>
          <w:marRight w:val="0"/>
          <w:marTop w:val="0"/>
          <w:marBottom w:val="0"/>
          <w:divBdr>
            <w:top w:val="none" w:sz="0" w:space="0" w:color="auto"/>
            <w:left w:val="none" w:sz="0" w:space="0" w:color="auto"/>
            <w:bottom w:val="none" w:sz="0" w:space="0" w:color="auto"/>
            <w:right w:val="none" w:sz="0" w:space="0" w:color="auto"/>
          </w:divBdr>
        </w:div>
        <w:div w:id="552540243">
          <w:marLeft w:val="640"/>
          <w:marRight w:val="0"/>
          <w:marTop w:val="0"/>
          <w:marBottom w:val="0"/>
          <w:divBdr>
            <w:top w:val="none" w:sz="0" w:space="0" w:color="auto"/>
            <w:left w:val="none" w:sz="0" w:space="0" w:color="auto"/>
            <w:bottom w:val="none" w:sz="0" w:space="0" w:color="auto"/>
            <w:right w:val="none" w:sz="0" w:space="0" w:color="auto"/>
          </w:divBdr>
        </w:div>
        <w:div w:id="863786321">
          <w:marLeft w:val="640"/>
          <w:marRight w:val="0"/>
          <w:marTop w:val="0"/>
          <w:marBottom w:val="0"/>
          <w:divBdr>
            <w:top w:val="none" w:sz="0" w:space="0" w:color="auto"/>
            <w:left w:val="none" w:sz="0" w:space="0" w:color="auto"/>
            <w:bottom w:val="none" w:sz="0" w:space="0" w:color="auto"/>
            <w:right w:val="none" w:sz="0" w:space="0" w:color="auto"/>
          </w:divBdr>
        </w:div>
        <w:div w:id="871311436">
          <w:marLeft w:val="640"/>
          <w:marRight w:val="0"/>
          <w:marTop w:val="0"/>
          <w:marBottom w:val="0"/>
          <w:divBdr>
            <w:top w:val="none" w:sz="0" w:space="0" w:color="auto"/>
            <w:left w:val="none" w:sz="0" w:space="0" w:color="auto"/>
            <w:bottom w:val="none" w:sz="0" w:space="0" w:color="auto"/>
            <w:right w:val="none" w:sz="0" w:space="0" w:color="auto"/>
          </w:divBdr>
        </w:div>
        <w:div w:id="2128497694">
          <w:marLeft w:val="640"/>
          <w:marRight w:val="0"/>
          <w:marTop w:val="0"/>
          <w:marBottom w:val="0"/>
          <w:divBdr>
            <w:top w:val="none" w:sz="0" w:space="0" w:color="auto"/>
            <w:left w:val="none" w:sz="0" w:space="0" w:color="auto"/>
            <w:bottom w:val="none" w:sz="0" w:space="0" w:color="auto"/>
            <w:right w:val="none" w:sz="0" w:space="0" w:color="auto"/>
          </w:divBdr>
        </w:div>
        <w:div w:id="660619297">
          <w:marLeft w:val="640"/>
          <w:marRight w:val="0"/>
          <w:marTop w:val="0"/>
          <w:marBottom w:val="0"/>
          <w:divBdr>
            <w:top w:val="none" w:sz="0" w:space="0" w:color="auto"/>
            <w:left w:val="none" w:sz="0" w:space="0" w:color="auto"/>
            <w:bottom w:val="none" w:sz="0" w:space="0" w:color="auto"/>
            <w:right w:val="none" w:sz="0" w:space="0" w:color="auto"/>
          </w:divBdr>
        </w:div>
        <w:div w:id="1458141360">
          <w:marLeft w:val="640"/>
          <w:marRight w:val="0"/>
          <w:marTop w:val="0"/>
          <w:marBottom w:val="0"/>
          <w:divBdr>
            <w:top w:val="none" w:sz="0" w:space="0" w:color="auto"/>
            <w:left w:val="none" w:sz="0" w:space="0" w:color="auto"/>
            <w:bottom w:val="none" w:sz="0" w:space="0" w:color="auto"/>
            <w:right w:val="none" w:sz="0" w:space="0" w:color="auto"/>
          </w:divBdr>
        </w:div>
        <w:div w:id="568612022">
          <w:marLeft w:val="640"/>
          <w:marRight w:val="0"/>
          <w:marTop w:val="0"/>
          <w:marBottom w:val="0"/>
          <w:divBdr>
            <w:top w:val="none" w:sz="0" w:space="0" w:color="auto"/>
            <w:left w:val="none" w:sz="0" w:space="0" w:color="auto"/>
            <w:bottom w:val="none" w:sz="0" w:space="0" w:color="auto"/>
            <w:right w:val="none" w:sz="0" w:space="0" w:color="auto"/>
          </w:divBdr>
        </w:div>
        <w:div w:id="2108305738">
          <w:marLeft w:val="640"/>
          <w:marRight w:val="0"/>
          <w:marTop w:val="0"/>
          <w:marBottom w:val="0"/>
          <w:divBdr>
            <w:top w:val="none" w:sz="0" w:space="0" w:color="auto"/>
            <w:left w:val="none" w:sz="0" w:space="0" w:color="auto"/>
            <w:bottom w:val="none" w:sz="0" w:space="0" w:color="auto"/>
            <w:right w:val="none" w:sz="0" w:space="0" w:color="auto"/>
          </w:divBdr>
        </w:div>
        <w:div w:id="114099715">
          <w:marLeft w:val="640"/>
          <w:marRight w:val="0"/>
          <w:marTop w:val="0"/>
          <w:marBottom w:val="0"/>
          <w:divBdr>
            <w:top w:val="none" w:sz="0" w:space="0" w:color="auto"/>
            <w:left w:val="none" w:sz="0" w:space="0" w:color="auto"/>
            <w:bottom w:val="none" w:sz="0" w:space="0" w:color="auto"/>
            <w:right w:val="none" w:sz="0" w:space="0" w:color="auto"/>
          </w:divBdr>
        </w:div>
        <w:div w:id="691304414">
          <w:marLeft w:val="640"/>
          <w:marRight w:val="0"/>
          <w:marTop w:val="0"/>
          <w:marBottom w:val="0"/>
          <w:divBdr>
            <w:top w:val="none" w:sz="0" w:space="0" w:color="auto"/>
            <w:left w:val="none" w:sz="0" w:space="0" w:color="auto"/>
            <w:bottom w:val="none" w:sz="0" w:space="0" w:color="auto"/>
            <w:right w:val="none" w:sz="0" w:space="0" w:color="auto"/>
          </w:divBdr>
        </w:div>
        <w:div w:id="587471158">
          <w:marLeft w:val="640"/>
          <w:marRight w:val="0"/>
          <w:marTop w:val="0"/>
          <w:marBottom w:val="0"/>
          <w:divBdr>
            <w:top w:val="none" w:sz="0" w:space="0" w:color="auto"/>
            <w:left w:val="none" w:sz="0" w:space="0" w:color="auto"/>
            <w:bottom w:val="none" w:sz="0" w:space="0" w:color="auto"/>
            <w:right w:val="none" w:sz="0" w:space="0" w:color="auto"/>
          </w:divBdr>
        </w:div>
        <w:div w:id="985352446">
          <w:marLeft w:val="640"/>
          <w:marRight w:val="0"/>
          <w:marTop w:val="0"/>
          <w:marBottom w:val="0"/>
          <w:divBdr>
            <w:top w:val="none" w:sz="0" w:space="0" w:color="auto"/>
            <w:left w:val="none" w:sz="0" w:space="0" w:color="auto"/>
            <w:bottom w:val="none" w:sz="0" w:space="0" w:color="auto"/>
            <w:right w:val="none" w:sz="0" w:space="0" w:color="auto"/>
          </w:divBdr>
        </w:div>
        <w:div w:id="1394161026">
          <w:marLeft w:val="640"/>
          <w:marRight w:val="0"/>
          <w:marTop w:val="0"/>
          <w:marBottom w:val="0"/>
          <w:divBdr>
            <w:top w:val="none" w:sz="0" w:space="0" w:color="auto"/>
            <w:left w:val="none" w:sz="0" w:space="0" w:color="auto"/>
            <w:bottom w:val="none" w:sz="0" w:space="0" w:color="auto"/>
            <w:right w:val="none" w:sz="0" w:space="0" w:color="auto"/>
          </w:divBdr>
        </w:div>
        <w:div w:id="1457258599">
          <w:marLeft w:val="640"/>
          <w:marRight w:val="0"/>
          <w:marTop w:val="0"/>
          <w:marBottom w:val="0"/>
          <w:divBdr>
            <w:top w:val="none" w:sz="0" w:space="0" w:color="auto"/>
            <w:left w:val="none" w:sz="0" w:space="0" w:color="auto"/>
            <w:bottom w:val="none" w:sz="0" w:space="0" w:color="auto"/>
            <w:right w:val="none" w:sz="0" w:space="0" w:color="auto"/>
          </w:divBdr>
        </w:div>
        <w:div w:id="2024092951">
          <w:marLeft w:val="640"/>
          <w:marRight w:val="0"/>
          <w:marTop w:val="0"/>
          <w:marBottom w:val="0"/>
          <w:divBdr>
            <w:top w:val="none" w:sz="0" w:space="0" w:color="auto"/>
            <w:left w:val="none" w:sz="0" w:space="0" w:color="auto"/>
            <w:bottom w:val="none" w:sz="0" w:space="0" w:color="auto"/>
            <w:right w:val="none" w:sz="0" w:space="0" w:color="auto"/>
          </w:divBdr>
        </w:div>
        <w:div w:id="1451046261">
          <w:marLeft w:val="640"/>
          <w:marRight w:val="0"/>
          <w:marTop w:val="0"/>
          <w:marBottom w:val="0"/>
          <w:divBdr>
            <w:top w:val="none" w:sz="0" w:space="0" w:color="auto"/>
            <w:left w:val="none" w:sz="0" w:space="0" w:color="auto"/>
            <w:bottom w:val="none" w:sz="0" w:space="0" w:color="auto"/>
            <w:right w:val="none" w:sz="0" w:space="0" w:color="auto"/>
          </w:divBdr>
        </w:div>
        <w:div w:id="1554460350">
          <w:marLeft w:val="640"/>
          <w:marRight w:val="0"/>
          <w:marTop w:val="0"/>
          <w:marBottom w:val="0"/>
          <w:divBdr>
            <w:top w:val="none" w:sz="0" w:space="0" w:color="auto"/>
            <w:left w:val="none" w:sz="0" w:space="0" w:color="auto"/>
            <w:bottom w:val="none" w:sz="0" w:space="0" w:color="auto"/>
            <w:right w:val="none" w:sz="0" w:space="0" w:color="auto"/>
          </w:divBdr>
        </w:div>
        <w:div w:id="1445811682">
          <w:marLeft w:val="640"/>
          <w:marRight w:val="0"/>
          <w:marTop w:val="0"/>
          <w:marBottom w:val="0"/>
          <w:divBdr>
            <w:top w:val="none" w:sz="0" w:space="0" w:color="auto"/>
            <w:left w:val="none" w:sz="0" w:space="0" w:color="auto"/>
            <w:bottom w:val="none" w:sz="0" w:space="0" w:color="auto"/>
            <w:right w:val="none" w:sz="0" w:space="0" w:color="auto"/>
          </w:divBdr>
        </w:div>
        <w:div w:id="1459765367">
          <w:marLeft w:val="640"/>
          <w:marRight w:val="0"/>
          <w:marTop w:val="0"/>
          <w:marBottom w:val="0"/>
          <w:divBdr>
            <w:top w:val="none" w:sz="0" w:space="0" w:color="auto"/>
            <w:left w:val="none" w:sz="0" w:space="0" w:color="auto"/>
            <w:bottom w:val="none" w:sz="0" w:space="0" w:color="auto"/>
            <w:right w:val="none" w:sz="0" w:space="0" w:color="auto"/>
          </w:divBdr>
        </w:div>
        <w:div w:id="979726570">
          <w:marLeft w:val="640"/>
          <w:marRight w:val="0"/>
          <w:marTop w:val="0"/>
          <w:marBottom w:val="0"/>
          <w:divBdr>
            <w:top w:val="none" w:sz="0" w:space="0" w:color="auto"/>
            <w:left w:val="none" w:sz="0" w:space="0" w:color="auto"/>
            <w:bottom w:val="none" w:sz="0" w:space="0" w:color="auto"/>
            <w:right w:val="none" w:sz="0" w:space="0" w:color="auto"/>
          </w:divBdr>
        </w:div>
        <w:div w:id="1717240001">
          <w:marLeft w:val="640"/>
          <w:marRight w:val="0"/>
          <w:marTop w:val="0"/>
          <w:marBottom w:val="0"/>
          <w:divBdr>
            <w:top w:val="none" w:sz="0" w:space="0" w:color="auto"/>
            <w:left w:val="none" w:sz="0" w:space="0" w:color="auto"/>
            <w:bottom w:val="none" w:sz="0" w:space="0" w:color="auto"/>
            <w:right w:val="none" w:sz="0" w:space="0" w:color="auto"/>
          </w:divBdr>
        </w:div>
        <w:div w:id="1637638533">
          <w:marLeft w:val="640"/>
          <w:marRight w:val="0"/>
          <w:marTop w:val="0"/>
          <w:marBottom w:val="0"/>
          <w:divBdr>
            <w:top w:val="none" w:sz="0" w:space="0" w:color="auto"/>
            <w:left w:val="none" w:sz="0" w:space="0" w:color="auto"/>
            <w:bottom w:val="none" w:sz="0" w:space="0" w:color="auto"/>
            <w:right w:val="none" w:sz="0" w:space="0" w:color="auto"/>
          </w:divBdr>
        </w:div>
        <w:div w:id="1258634372">
          <w:marLeft w:val="640"/>
          <w:marRight w:val="0"/>
          <w:marTop w:val="0"/>
          <w:marBottom w:val="0"/>
          <w:divBdr>
            <w:top w:val="none" w:sz="0" w:space="0" w:color="auto"/>
            <w:left w:val="none" w:sz="0" w:space="0" w:color="auto"/>
            <w:bottom w:val="none" w:sz="0" w:space="0" w:color="auto"/>
            <w:right w:val="none" w:sz="0" w:space="0" w:color="auto"/>
          </w:divBdr>
        </w:div>
        <w:div w:id="559245580">
          <w:marLeft w:val="640"/>
          <w:marRight w:val="0"/>
          <w:marTop w:val="0"/>
          <w:marBottom w:val="0"/>
          <w:divBdr>
            <w:top w:val="none" w:sz="0" w:space="0" w:color="auto"/>
            <w:left w:val="none" w:sz="0" w:space="0" w:color="auto"/>
            <w:bottom w:val="none" w:sz="0" w:space="0" w:color="auto"/>
            <w:right w:val="none" w:sz="0" w:space="0" w:color="auto"/>
          </w:divBdr>
        </w:div>
        <w:div w:id="653072894">
          <w:marLeft w:val="640"/>
          <w:marRight w:val="0"/>
          <w:marTop w:val="0"/>
          <w:marBottom w:val="0"/>
          <w:divBdr>
            <w:top w:val="none" w:sz="0" w:space="0" w:color="auto"/>
            <w:left w:val="none" w:sz="0" w:space="0" w:color="auto"/>
            <w:bottom w:val="none" w:sz="0" w:space="0" w:color="auto"/>
            <w:right w:val="none" w:sz="0" w:space="0" w:color="auto"/>
          </w:divBdr>
        </w:div>
        <w:div w:id="621691746">
          <w:marLeft w:val="640"/>
          <w:marRight w:val="0"/>
          <w:marTop w:val="0"/>
          <w:marBottom w:val="0"/>
          <w:divBdr>
            <w:top w:val="none" w:sz="0" w:space="0" w:color="auto"/>
            <w:left w:val="none" w:sz="0" w:space="0" w:color="auto"/>
            <w:bottom w:val="none" w:sz="0" w:space="0" w:color="auto"/>
            <w:right w:val="none" w:sz="0" w:space="0" w:color="auto"/>
          </w:divBdr>
        </w:div>
        <w:div w:id="516577545">
          <w:marLeft w:val="640"/>
          <w:marRight w:val="0"/>
          <w:marTop w:val="0"/>
          <w:marBottom w:val="0"/>
          <w:divBdr>
            <w:top w:val="none" w:sz="0" w:space="0" w:color="auto"/>
            <w:left w:val="none" w:sz="0" w:space="0" w:color="auto"/>
            <w:bottom w:val="none" w:sz="0" w:space="0" w:color="auto"/>
            <w:right w:val="none" w:sz="0" w:space="0" w:color="auto"/>
          </w:divBdr>
        </w:div>
        <w:div w:id="1346247533">
          <w:marLeft w:val="640"/>
          <w:marRight w:val="0"/>
          <w:marTop w:val="0"/>
          <w:marBottom w:val="0"/>
          <w:divBdr>
            <w:top w:val="none" w:sz="0" w:space="0" w:color="auto"/>
            <w:left w:val="none" w:sz="0" w:space="0" w:color="auto"/>
            <w:bottom w:val="none" w:sz="0" w:space="0" w:color="auto"/>
            <w:right w:val="none" w:sz="0" w:space="0" w:color="auto"/>
          </w:divBdr>
        </w:div>
        <w:div w:id="711425612">
          <w:marLeft w:val="640"/>
          <w:marRight w:val="0"/>
          <w:marTop w:val="0"/>
          <w:marBottom w:val="0"/>
          <w:divBdr>
            <w:top w:val="none" w:sz="0" w:space="0" w:color="auto"/>
            <w:left w:val="none" w:sz="0" w:space="0" w:color="auto"/>
            <w:bottom w:val="none" w:sz="0" w:space="0" w:color="auto"/>
            <w:right w:val="none" w:sz="0" w:space="0" w:color="auto"/>
          </w:divBdr>
        </w:div>
        <w:div w:id="1672902309">
          <w:marLeft w:val="640"/>
          <w:marRight w:val="0"/>
          <w:marTop w:val="0"/>
          <w:marBottom w:val="0"/>
          <w:divBdr>
            <w:top w:val="none" w:sz="0" w:space="0" w:color="auto"/>
            <w:left w:val="none" w:sz="0" w:space="0" w:color="auto"/>
            <w:bottom w:val="none" w:sz="0" w:space="0" w:color="auto"/>
            <w:right w:val="none" w:sz="0" w:space="0" w:color="auto"/>
          </w:divBdr>
        </w:div>
        <w:div w:id="1373650967">
          <w:marLeft w:val="640"/>
          <w:marRight w:val="0"/>
          <w:marTop w:val="0"/>
          <w:marBottom w:val="0"/>
          <w:divBdr>
            <w:top w:val="none" w:sz="0" w:space="0" w:color="auto"/>
            <w:left w:val="none" w:sz="0" w:space="0" w:color="auto"/>
            <w:bottom w:val="none" w:sz="0" w:space="0" w:color="auto"/>
            <w:right w:val="none" w:sz="0" w:space="0" w:color="auto"/>
          </w:divBdr>
        </w:div>
        <w:div w:id="1157065075">
          <w:marLeft w:val="640"/>
          <w:marRight w:val="0"/>
          <w:marTop w:val="0"/>
          <w:marBottom w:val="0"/>
          <w:divBdr>
            <w:top w:val="none" w:sz="0" w:space="0" w:color="auto"/>
            <w:left w:val="none" w:sz="0" w:space="0" w:color="auto"/>
            <w:bottom w:val="none" w:sz="0" w:space="0" w:color="auto"/>
            <w:right w:val="none" w:sz="0" w:space="0" w:color="auto"/>
          </w:divBdr>
        </w:div>
        <w:div w:id="312148325">
          <w:marLeft w:val="640"/>
          <w:marRight w:val="0"/>
          <w:marTop w:val="0"/>
          <w:marBottom w:val="0"/>
          <w:divBdr>
            <w:top w:val="none" w:sz="0" w:space="0" w:color="auto"/>
            <w:left w:val="none" w:sz="0" w:space="0" w:color="auto"/>
            <w:bottom w:val="none" w:sz="0" w:space="0" w:color="auto"/>
            <w:right w:val="none" w:sz="0" w:space="0" w:color="auto"/>
          </w:divBdr>
        </w:div>
        <w:div w:id="241376497">
          <w:marLeft w:val="640"/>
          <w:marRight w:val="0"/>
          <w:marTop w:val="0"/>
          <w:marBottom w:val="0"/>
          <w:divBdr>
            <w:top w:val="none" w:sz="0" w:space="0" w:color="auto"/>
            <w:left w:val="none" w:sz="0" w:space="0" w:color="auto"/>
            <w:bottom w:val="none" w:sz="0" w:space="0" w:color="auto"/>
            <w:right w:val="none" w:sz="0" w:space="0" w:color="auto"/>
          </w:divBdr>
        </w:div>
        <w:div w:id="1414010001">
          <w:marLeft w:val="640"/>
          <w:marRight w:val="0"/>
          <w:marTop w:val="0"/>
          <w:marBottom w:val="0"/>
          <w:divBdr>
            <w:top w:val="none" w:sz="0" w:space="0" w:color="auto"/>
            <w:left w:val="none" w:sz="0" w:space="0" w:color="auto"/>
            <w:bottom w:val="none" w:sz="0" w:space="0" w:color="auto"/>
            <w:right w:val="none" w:sz="0" w:space="0" w:color="auto"/>
          </w:divBdr>
        </w:div>
        <w:div w:id="147209715">
          <w:marLeft w:val="640"/>
          <w:marRight w:val="0"/>
          <w:marTop w:val="0"/>
          <w:marBottom w:val="0"/>
          <w:divBdr>
            <w:top w:val="none" w:sz="0" w:space="0" w:color="auto"/>
            <w:left w:val="none" w:sz="0" w:space="0" w:color="auto"/>
            <w:bottom w:val="none" w:sz="0" w:space="0" w:color="auto"/>
            <w:right w:val="none" w:sz="0" w:space="0" w:color="auto"/>
          </w:divBdr>
        </w:div>
        <w:div w:id="863518444">
          <w:marLeft w:val="640"/>
          <w:marRight w:val="0"/>
          <w:marTop w:val="0"/>
          <w:marBottom w:val="0"/>
          <w:divBdr>
            <w:top w:val="none" w:sz="0" w:space="0" w:color="auto"/>
            <w:left w:val="none" w:sz="0" w:space="0" w:color="auto"/>
            <w:bottom w:val="none" w:sz="0" w:space="0" w:color="auto"/>
            <w:right w:val="none" w:sz="0" w:space="0" w:color="auto"/>
          </w:divBdr>
        </w:div>
        <w:div w:id="2018190856">
          <w:marLeft w:val="640"/>
          <w:marRight w:val="0"/>
          <w:marTop w:val="0"/>
          <w:marBottom w:val="0"/>
          <w:divBdr>
            <w:top w:val="none" w:sz="0" w:space="0" w:color="auto"/>
            <w:left w:val="none" w:sz="0" w:space="0" w:color="auto"/>
            <w:bottom w:val="none" w:sz="0" w:space="0" w:color="auto"/>
            <w:right w:val="none" w:sz="0" w:space="0" w:color="auto"/>
          </w:divBdr>
        </w:div>
        <w:div w:id="259604150">
          <w:marLeft w:val="640"/>
          <w:marRight w:val="0"/>
          <w:marTop w:val="0"/>
          <w:marBottom w:val="0"/>
          <w:divBdr>
            <w:top w:val="none" w:sz="0" w:space="0" w:color="auto"/>
            <w:left w:val="none" w:sz="0" w:space="0" w:color="auto"/>
            <w:bottom w:val="none" w:sz="0" w:space="0" w:color="auto"/>
            <w:right w:val="none" w:sz="0" w:space="0" w:color="auto"/>
          </w:divBdr>
        </w:div>
        <w:div w:id="1558592050">
          <w:marLeft w:val="640"/>
          <w:marRight w:val="0"/>
          <w:marTop w:val="0"/>
          <w:marBottom w:val="0"/>
          <w:divBdr>
            <w:top w:val="none" w:sz="0" w:space="0" w:color="auto"/>
            <w:left w:val="none" w:sz="0" w:space="0" w:color="auto"/>
            <w:bottom w:val="none" w:sz="0" w:space="0" w:color="auto"/>
            <w:right w:val="none" w:sz="0" w:space="0" w:color="auto"/>
          </w:divBdr>
        </w:div>
        <w:div w:id="611475613">
          <w:marLeft w:val="640"/>
          <w:marRight w:val="0"/>
          <w:marTop w:val="0"/>
          <w:marBottom w:val="0"/>
          <w:divBdr>
            <w:top w:val="none" w:sz="0" w:space="0" w:color="auto"/>
            <w:left w:val="none" w:sz="0" w:space="0" w:color="auto"/>
            <w:bottom w:val="none" w:sz="0" w:space="0" w:color="auto"/>
            <w:right w:val="none" w:sz="0" w:space="0" w:color="auto"/>
          </w:divBdr>
        </w:div>
        <w:div w:id="354353734">
          <w:marLeft w:val="640"/>
          <w:marRight w:val="0"/>
          <w:marTop w:val="0"/>
          <w:marBottom w:val="0"/>
          <w:divBdr>
            <w:top w:val="none" w:sz="0" w:space="0" w:color="auto"/>
            <w:left w:val="none" w:sz="0" w:space="0" w:color="auto"/>
            <w:bottom w:val="none" w:sz="0" w:space="0" w:color="auto"/>
            <w:right w:val="none" w:sz="0" w:space="0" w:color="auto"/>
          </w:divBdr>
        </w:div>
        <w:div w:id="807667340">
          <w:marLeft w:val="640"/>
          <w:marRight w:val="0"/>
          <w:marTop w:val="0"/>
          <w:marBottom w:val="0"/>
          <w:divBdr>
            <w:top w:val="none" w:sz="0" w:space="0" w:color="auto"/>
            <w:left w:val="none" w:sz="0" w:space="0" w:color="auto"/>
            <w:bottom w:val="none" w:sz="0" w:space="0" w:color="auto"/>
            <w:right w:val="none" w:sz="0" w:space="0" w:color="auto"/>
          </w:divBdr>
        </w:div>
        <w:div w:id="707604101">
          <w:marLeft w:val="640"/>
          <w:marRight w:val="0"/>
          <w:marTop w:val="0"/>
          <w:marBottom w:val="0"/>
          <w:divBdr>
            <w:top w:val="none" w:sz="0" w:space="0" w:color="auto"/>
            <w:left w:val="none" w:sz="0" w:space="0" w:color="auto"/>
            <w:bottom w:val="none" w:sz="0" w:space="0" w:color="auto"/>
            <w:right w:val="none" w:sz="0" w:space="0" w:color="auto"/>
          </w:divBdr>
        </w:div>
        <w:div w:id="731540213">
          <w:marLeft w:val="640"/>
          <w:marRight w:val="0"/>
          <w:marTop w:val="0"/>
          <w:marBottom w:val="0"/>
          <w:divBdr>
            <w:top w:val="none" w:sz="0" w:space="0" w:color="auto"/>
            <w:left w:val="none" w:sz="0" w:space="0" w:color="auto"/>
            <w:bottom w:val="none" w:sz="0" w:space="0" w:color="auto"/>
            <w:right w:val="none" w:sz="0" w:space="0" w:color="auto"/>
          </w:divBdr>
        </w:div>
        <w:div w:id="1713380307">
          <w:marLeft w:val="640"/>
          <w:marRight w:val="0"/>
          <w:marTop w:val="0"/>
          <w:marBottom w:val="0"/>
          <w:divBdr>
            <w:top w:val="none" w:sz="0" w:space="0" w:color="auto"/>
            <w:left w:val="none" w:sz="0" w:space="0" w:color="auto"/>
            <w:bottom w:val="none" w:sz="0" w:space="0" w:color="auto"/>
            <w:right w:val="none" w:sz="0" w:space="0" w:color="auto"/>
          </w:divBdr>
        </w:div>
        <w:div w:id="2146850833">
          <w:marLeft w:val="640"/>
          <w:marRight w:val="0"/>
          <w:marTop w:val="0"/>
          <w:marBottom w:val="0"/>
          <w:divBdr>
            <w:top w:val="none" w:sz="0" w:space="0" w:color="auto"/>
            <w:left w:val="none" w:sz="0" w:space="0" w:color="auto"/>
            <w:bottom w:val="none" w:sz="0" w:space="0" w:color="auto"/>
            <w:right w:val="none" w:sz="0" w:space="0" w:color="auto"/>
          </w:divBdr>
        </w:div>
        <w:div w:id="386683603">
          <w:marLeft w:val="640"/>
          <w:marRight w:val="0"/>
          <w:marTop w:val="0"/>
          <w:marBottom w:val="0"/>
          <w:divBdr>
            <w:top w:val="none" w:sz="0" w:space="0" w:color="auto"/>
            <w:left w:val="none" w:sz="0" w:space="0" w:color="auto"/>
            <w:bottom w:val="none" w:sz="0" w:space="0" w:color="auto"/>
            <w:right w:val="none" w:sz="0" w:space="0" w:color="auto"/>
          </w:divBdr>
        </w:div>
        <w:div w:id="2118523865">
          <w:marLeft w:val="640"/>
          <w:marRight w:val="0"/>
          <w:marTop w:val="0"/>
          <w:marBottom w:val="0"/>
          <w:divBdr>
            <w:top w:val="none" w:sz="0" w:space="0" w:color="auto"/>
            <w:left w:val="none" w:sz="0" w:space="0" w:color="auto"/>
            <w:bottom w:val="none" w:sz="0" w:space="0" w:color="auto"/>
            <w:right w:val="none" w:sz="0" w:space="0" w:color="auto"/>
          </w:divBdr>
        </w:div>
        <w:div w:id="1529102004">
          <w:marLeft w:val="640"/>
          <w:marRight w:val="0"/>
          <w:marTop w:val="0"/>
          <w:marBottom w:val="0"/>
          <w:divBdr>
            <w:top w:val="none" w:sz="0" w:space="0" w:color="auto"/>
            <w:left w:val="none" w:sz="0" w:space="0" w:color="auto"/>
            <w:bottom w:val="none" w:sz="0" w:space="0" w:color="auto"/>
            <w:right w:val="none" w:sz="0" w:space="0" w:color="auto"/>
          </w:divBdr>
        </w:div>
        <w:div w:id="220142945">
          <w:marLeft w:val="640"/>
          <w:marRight w:val="0"/>
          <w:marTop w:val="0"/>
          <w:marBottom w:val="0"/>
          <w:divBdr>
            <w:top w:val="none" w:sz="0" w:space="0" w:color="auto"/>
            <w:left w:val="none" w:sz="0" w:space="0" w:color="auto"/>
            <w:bottom w:val="none" w:sz="0" w:space="0" w:color="auto"/>
            <w:right w:val="none" w:sz="0" w:space="0" w:color="auto"/>
          </w:divBdr>
        </w:div>
        <w:div w:id="363528210">
          <w:marLeft w:val="640"/>
          <w:marRight w:val="0"/>
          <w:marTop w:val="0"/>
          <w:marBottom w:val="0"/>
          <w:divBdr>
            <w:top w:val="none" w:sz="0" w:space="0" w:color="auto"/>
            <w:left w:val="none" w:sz="0" w:space="0" w:color="auto"/>
            <w:bottom w:val="none" w:sz="0" w:space="0" w:color="auto"/>
            <w:right w:val="none" w:sz="0" w:space="0" w:color="auto"/>
          </w:divBdr>
        </w:div>
        <w:div w:id="1038815326">
          <w:marLeft w:val="640"/>
          <w:marRight w:val="0"/>
          <w:marTop w:val="0"/>
          <w:marBottom w:val="0"/>
          <w:divBdr>
            <w:top w:val="none" w:sz="0" w:space="0" w:color="auto"/>
            <w:left w:val="none" w:sz="0" w:space="0" w:color="auto"/>
            <w:bottom w:val="none" w:sz="0" w:space="0" w:color="auto"/>
            <w:right w:val="none" w:sz="0" w:space="0" w:color="auto"/>
          </w:divBdr>
        </w:div>
        <w:div w:id="1918977228">
          <w:marLeft w:val="640"/>
          <w:marRight w:val="0"/>
          <w:marTop w:val="0"/>
          <w:marBottom w:val="0"/>
          <w:divBdr>
            <w:top w:val="none" w:sz="0" w:space="0" w:color="auto"/>
            <w:left w:val="none" w:sz="0" w:space="0" w:color="auto"/>
            <w:bottom w:val="none" w:sz="0" w:space="0" w:color="auto"/>
            <w:right w:val="none" w:sz="0" w:space="0" w:color="auto"/>
          </w:divBdr>
        </w:div>
        <w:div w:id="1524977015">
          <w:marLeft w:val="640"/>
          <w:marRight w:val="0"/>
          <w:marTop w:val="0"/>
          <w:marBottom w:val="0"/>
          <w:divBdr>
            <w:top w:val="none" w:sz="0" w:space="0" w:color="auto"/>
            <w:left w:val="none" w:sz="0" w:space="0" w:color="auto"/>
            <w:bottom w:val="none" w:sz="0" w:space="0" w:color="auto"/>
            <w:right w:val="none" w:sz="0" w:space="0" w:color="auto"/>
          </w:divBdr>
        </w:div>
        <w:div w:id="1756441300">
          <w:marLeft w:val="640"/>
          <w:marRight w:val="0"/>
          <w:marTop w:val="0"/>
          <w:marBottom w:val="0"/>
          <w:divBdr>
            <w:top w:val="none" w:sz="0" w:space="0" w:color="auto"/>
            <w:left w:val="none" w:sz="0" w:space="0" w:color="auto"/>
            <w:bottom w:val="none" w:sz="0" w:space="0" w:color="auto"/>
            <w:right w:val="none" w:sz="0" w:space="0" w:color="auto"/>
          </w:divBdr>
        </w:div>
        <w:div w:id="598757366">
          <w:marLeft w:val="640"/>
          <w:marRight w:val="0"/>
          <w:marTop w:val="0"/>
          <w:marBottom w:val="0"/>
          <w:divBdr>
            <w:top w:val="none" w:sz="0" w:space="0" w:color="auto"/>
            <w:left w:val="none" w:sz="0" w:space="0" w:color="auto"/>
            <w:bottom w:val="none" w:sz="0" w:space="0" w:color="auto"/>
            <w:right w:val="none" w:sz="0" w:space="0" w:color="auto"/>
          </w:divBdr>
        </w:div>
        <w:div w:id="1034891664">
          <w:marLeft w:val="640"/>
          <w:marRight w:val="0"/>
          <w:marTop w:val="0"/>
          <w:marBottom w:val="0"/>
          <w:divBdr>
            <w:top w:val="none" w:sz="0" w:space="0" w:color="auto"/>
            <w:left w:val="none" w:sz="0" w:space="0" w:color="auto"/>
            <w:bottom w:val="none" w:sz="0" w:space="0" w:color="auto"/>
            <w:right w:val="none" w:sz="0" w:space="0" w:color="auto"/>
          </w:divBdr>
        </w:div>
        <w:div w:id="1939748770">
          <w:marLeft w:val="640"/>
          <w:marRight w:val="0"/>
          <w:marTop w:val="0"/>
          <w:marBottom w:val="0"/>
          <w:divBdr>
            <w:top w:val="none" w:sz="0" w:space="0" w:color="auto"/>
            <w:left w:val="none" w:sz="0" w:space="0" w:color="auto"/>
            <w:bottom w:val="none" w:sz="0" w:space="0" w:color="auto"/>
            <w:right w:val="none" w:sz="0" w:space="0" w:color="auto"/>
          </w:divBdr>
        </w:div>
        <w:div w:id="1757093478">
          <w:marLeft w:val="640"/>
          <w:marRight w:val="0"/>
          <w:marTop w:val="0"/>
          <w:marBottom w:val="0"/>
          <w:divBdr>
            <w:top w:val="none" w:sz="0" w:space="0" w:color="auto"/>
            <w:left w:val="none" w:sz="0" w:space="0" w:color="auto"/>
            <w:bottom w:val="none" w:sz="0" w:space="0" w:color="auto"/>
            <w:right w:val="none" w:sz="0" w:space="0" w:color="auto"/>
          </w:divBdr>
        </w:div>
        <w:div w:id="854534615">
          <w:marLeft w:val="640"/>
          <w:marRight w:val="0"/>
          <w:marTop w:val="0"/>
          <w:marBottom w:val="0"/>
          <w:divBdr>
            <w:top w:val="none" w:sz="0" w:space="0" w:color="auto"/>
            <w:left w:val="none" w:sz="0" w:space="0" w:color="auto"/>
            <w:bottom w:val="none" w:sz="0" w:space="0" w:color="auto"/>
            <w:right w:val="none" w:sz="0" w:space="0" w:color="auto"/>
          </w:divBdr>
        </w:div>
        <w:div w:id="664669478">
          <w:marLeft w:val="640"/>
          <w:marRight w:val="0"/>
          <w:marTop w:val="0"/>
          <w:marBottom w:val="0"/>
          <w:divBdr>
            <w:top w:val="none" w:sz="0" w:space="0" w:color="auto"/>
            <w:left w:val="none" w:sz="0" w:space="0" w:color="auto"/>
            <w:bottom w:val="none" w:sz="0" w:space="0" w:color="auto"/>
            <w:right w:val="none" w:sz="0" w:space="0" w:color="auto"/>
          </w:divBdr>
        </w:div>
        <w:div w:id="1808620599">
          <w:marLeft w:val="640"/>
          <w:marRight w:val="0"/>
          <w:marTop w:val="0"/>
          <w:marBottom w:val="0"/>
          <w:divBdr>
            <w:top w:val="none" w:sz="0" w:space="0" w:color="auto"/>
            <w:left w:val="none" w:sz="0" w:space="0" w:color="auto"/>
            <w:bottom w:val="none" w:sz="0" w:space="0" w:color="auto"/>
            <w:right w:val="none" w:sz="0" w:space="0" w:color="auto"/>
          </w:divBdr>
        </w:div>
        <w:div w:id="1078283061">
          <w:marLeft w:val="640"/>
          <w:marRight w:val="0"/>
          <w:marTop w:val="0"/>
          <w:marBottom w:val="0"/>
          <w:divBdr>
            <w:top w:val="none" w:sz="0" w:space="0" w:color="auto"/>
            <w:left w:val="none" w:sz="0" w:space="0" w:color="auto"/>
            <w:bottom w:val="none" w:sz="0" w:space="0" w:color="auto"/>
            <w:right w:val="none" w:sz="0" w:space="0" w:color="auto"/>
          </w:divBdr>
        </w:div>
        <w:div w:id="1245602587">
          <w:marLeft w:val="640"/>
          <w:marRight w:val="0"/>
          <w:marTop w:val="0"/>
          <w:marBottom w:val="0"/>
          <w:divBdr>
            <w:top w:val="none" w:sz="0" w:space="0" w:color="auto"/>
            <w:left w:val="none" w:sz="0" w:space="0" w:color="auto"/>
            <w:bottom w:val="none" w:sz="0" w:space="0" w:color="auto"/>
            <w:right w:val="none" w:sz="0" w:space="0" w:color="auto"/>
          </w:divBdr>
        </w:div>
        <w:div w:id="562059796">
          <w:marLeft w:val="640"/>
          <w:marRight w:val="0"/>
          <w:marTop w:val="0"/>
          <w:marBottom w:val="0"/>
          <w:divBdr>
            <w:top w:val="none" w:sz="0" w:space="0" w:color="auto"/>
            <w:left w:val="none" w:sz="0" w:space="0" w:color="auto"/>
            <w:bottom w:val="none" w:sz="0" w:space="0" w:color="auto"/>
            <w:right w:val="none" w:sz="0" w:space="0" w:color="auto"/>
          </w:divBdr>
        </w:div>
        <w:div w:id="1349017509">
          <w:marLeft w:val="640"/>
          <w:marRight w:val="0"/>
          <w:marTop w:val="0"/>
          <w:marBottom w:val="0"/>
          <w:divBdr>
            <w:top w:val="none" w:sz="0" w:space="0" w:color="auto"/>
            <w:left w:val="none" w:sz="0" w:space="0" w:color="auto"/>
            <w:bottom w:val="none" w:sz="0" w:space="0" w:color="auto"/>
            <w:right w:val="none" w:sz="0" w:space="0" w:color="auto"/>
          </w:divBdr>
        </w:div>
        <w:div w:id="1385762616">
          <w:marLeft w:val="640"/>
          <w:marRight w:val="0"/>
          <w:marTop w:val="0"/>
          <w:marBottom w:val="0"/>
          <w:divBdr>
            <w:top w:val="none" w:sz="0" w:space="0" w:color="auto"/>
            <w:left w:val="none" w:sz="0" w:space="0" w:color="auto"/>
            <w:bottom w:val="none" w:sz="0" w:space="0" w:color="auto"/>
            <w:right w:val="none" w:sz="0" w:space="0" w:color="auto"/>
          </w:divBdr>
        </w:div>
        <w:div w:id="1910535627">
          <w:marLeft w:val="640"/>
          <w:marRight w:val="0"/>
          <w:marTop w:val="0"/>
          <w:marBottom w:val="0"/>
          <w:divBdr>
            <w:top w:val="none" w:sz="0" w:space="0" w:color="auto"/>
            <w:left w:val="none" w:sz="0" w:space="0" w:color="auto"/>
            <w:bottom w:val="none" w:sz="0" w:space="0" w:color="auto"/>
            <w:right w:val="none" w:sz="0" w:space="0" w:color="auto"/>
          </w:divBdr>
        </w:div>
        <w:div w:id="583997100">
          <w:marLeft w:val="640"/>
          <w:marRight w:val="0"/>
          <w:marTop w:val="0"/>
          <w:marBottom w:val="0"/>
          <w:divBdr>
            <w:top w:val="none" w:sz="0" w:space="0" w:color="auto"/>
            <w:left w:val="none" w:sz="0" w:space="0" w:color="auto"/>
            <w:bottom w:val="none" w:sz="0" w:space="0" w:color="auto"/>
            <w:right w:val="none" w:sz="0" w:space="0" w:color="auto"/>
          </w:divBdr>
        </w:div>
        <w:div w:id="1652177977">
          <w:marLeft w:val="640"/>
          <w:marRight w:val="0"/>
          <w:marTop w:val="0"/>
          <w:marBottom w:val="0"/>
          <w:divBdr>
            <w:top w:val="none" w:sz="0" w:space="0" w:color="auto"/>
            <w:left w:val="none" w:sz="0" w:space="0" w:color="auto"/>
            <w:bottom w:val="none" w:sz="0" w:space="0" w:color="auto"/>
            <w:right w:val="none" w:sz="0" w:space="0" w:color="auto"/>
          </w:divBdr>
        </w:div>
        <w:div w:id="2060125827">
          <w:marLeft w:val="640"/>
          <w:marRight w:val="0"/>
          <w:marTop w:val="0"/>
          <w:marBottom w:val="0"/>
          <w:divBdr>
            <w:top w:val="none" w:sz="0" w:space="0" w:color="auto"/>
            <w:left w:val="none" w:sz="0" w:space="0" w:color="auto"/>
            <w:bottom w:val="none" w:sz="0" w:space="0" w:color="auto"/>
            <w:right w:val="none" w:sz="0" w:space="0" w:color="auto"/>
          </w:divBdr>
        </w:div>
        <w:div w:id="1276861522">
          <w:marLeft w:val="640"/>
          <w:marRight w:val="0"/>
          <w:marTop w:val="0"/>
          <w:marBottom w:val="0"/>
          <w:divBdr>
            <w:top w:val="none" w:sz="0" w:space="0" w:color="auto"/>
            <w:left w:val="none" w:sz="0" w:space="0" w:color="auto"/>
            <w:bottom w:val="none" w:sz="0" w:space="0" w:color="auto"/>
            <w:right w:val="none" w:sz="0" w:space="0" w:color="auto"/>
          </w:divBdr>
        </w:div>
        <w:div w:id="1403025559">
          <w:marLeft w:val="640"/>
          <w:marRight w:val="0"/>
          <w:marTop w:val="0"/>
          <w:marBottom w:val="0"/>
          <w:divBdr>
            <w:top w:val="none" w:sz="0" w:space="0" w:color="auto"/>
            <w:left w:val="none" w:sz="0" w:space="0" w:color="auto"/>
            <w:bottom w:val="none" w:sz="0" w:space="0" w:color="auto"/>
            <w:right w:val="none" w:sz="0" w:space="0" w:color="auto"/>
          </w:divBdr>
        </w:div>
        <w:div w:id="1735931385">
          <w:marLeft w:val="640"/>
          <w:marRight w:val="0"/>
          <w:marTop w:val="0"/>
          <w:marBottom w:val="0"/>
          <w:divBdr>
            <w:top w:val="none" w:sz="0" w:space="0" w:color="auto"/>
            <w:left w:val="none" w:sz="0" w:space="0" w:color="auto"/>
            <w:bottom w:val="none" w:sz="0" w:space="0" w:color="auto"/>
            <w:right w:val="none" w:sz="0" w:space="0" w:color="auto"/>
          </w:divBdr>
        </w:div>
        <w:div w:id="408426888">
          <w:marLeft w:val="640"/>
          <w:marRight w:val="0"/>
          <w:marTop w:val="0"/>
          <w:marBottom w:val="0"/>
          <w:divBdr>
            <w:top w:val="none" w:sz="0" w:space="0" w:color="auto"/>
            <w:left w:val="none" w:sz="0" w:space="0" w:color="auto"/>
            <w:bottom w:val="none" w:sz="0" w:space="0" w:color="auto"/>
            <w:right w:val="none" w:sz="0" w:space="0" w:color="auto"/>
          </w:divBdr>
        </w:div>
        <w:div w:id="1998143687">
          <w:marLeft w:val="640"/>
          <w:marRight w:val="0"/>
          <w:marTop w:val="0"/>
          <w:marBottom w:val="0"/>
          <w:divBdr>
            <w:top w:val="none" w:sz="0" w:space="0" w:color="auto"/>
            <w:left w:val="none" w:sz="0" w:space="0" w:color="auto"/>
            <w:bottom w:val="none" w:sz="0" w:space="0" w:color="auto"/>
            <w:right w:val="none" w:sz="0" w:space="0" w:color="auto"/>
          </w:divBdr>
        </w:div>
        <w:div w:id="465126466">
          <w:marLeft w:val="640"/>
          <w:marRight w:val="0"/>
          <w:marTop w:val="0"/>
          <w:marBottom w:val="0"/>
          <w:divBdr>
            <w:top w:val="none" w:sz="0" w:space="0" w:color="auto"/>
            <w:left w:val="none" w:sz="0" w:space="0" w:color="auto"/>
            <w:bottom w:val="none" w:sz="0" w:space="0" w:color="auto"/>
            <w:right w:val="none" w:sz="0" w:space="0" w:color="auto"/>
          </w:divBdr>
        </w:div>
        <w:div w:id="594174927">
          <w:marLeft w:val="640"/>
          <w:marRight w:val="0"/>
          <w:marTop w:val="0"/>
          <w:marBottom w:val="0"/>
          <w:divBdr>
            <w:top w:val="none" w:sz="0" w:space="0" w:color="auto"/>
            <w:left w:val="none" w:sz="0" w:space="0" w:color="auto"/>
            <w:bottom w:val="none" w:sz="0" w:space="0" w:color="auto"/>
            <w:right w:val="none" w:sz="0" w:space="0" w:color="auto"/>
          </w:divBdr>
        </w:div>
        <w:div w:id="737750439">
          <w:marLeft w:val="640"/>
          <w:marRight w:val="0"/>
          <w:marTop w:val="0"/>
          <w:marBottom w:val="0"/>
          <w:divBdr>
            <w:top w:val="none" w:sz="0" w:space="0" w:color="auto"/>
            <w:left w:val="none" w:sz="0" w:space="0" w:color="auto"/>
            <w:bottom w:val="none" w:sz="0" w:space="0" w:color="auto"/>
            <w:right w:val="none" w:sz="0" w:space="0" w:color="auto"/>
          </w:divBdr>
        </w:div>
        <w:div w:id="1818525100">
          <w:marLeft w:val="640"/>
          <w:marRight w:val="0"/>
          <w:marTop w:val="0"/>
          <w:marBottom w:val="0"/>
          <w:divBdr>
            <w:top w:val="none" w:sz="0" w:space="0" w:color="auto"/>
            <w:left w:val="none" w:sz="0" w:space="0" w:color="auto"/>
            <w:bottom w:val="none" w:sz="0" w:space="0" w:color="auto"/>
            <w:right w:val="none" w:sz="0" w:space="0" w:color="auto"/>
          </w:divBdr>
        </w:div>
        <w:div w:id="1514876385">
          <w:marLeft w:val="640"/>
          <w:marRight w:val="0"/>
          <w:marTop w:val="0"/>
          <w:marBottom w:val="0"/>
          <w:divBdr>
            <w:top w:val="none" w:sz="0" w:space="0" w:color="auto"/>
            <w:left w:val="none" w:sz="0" w:space="0" w:color="auto"/>
            <w:bottom w:val="none" w:sz="0" w:space="0" w:color="auto"/>
            <w:right w:val="none" w:sz="0" w:space="0" w:color="auto"/>
          </w:divBdr>
        </w:div>
        <w:div w:id="636300870">
          <w:marLeft w:val="640"/>
          <w:marRight w:val="0"/>
          <w:marTop w:val="0"/>
          <w:marBottom w:val="0"/>
          <w:divBdr>
            <w:top w:val="none" w:sz="0" w:space="0" w:color="auto"/>
            <w:left w:val="none" w:sz="0" w:space="0" w:color="auto"/>
            <w:bottom w:val="none" w:sz="0" w:space="0" w:color="auto"/>
            <w:right w:val="none" w:sz="0" w:space="0" w:color="auto"/>
          </w:divBdr>
        </w:div>
        <w:div w:id="1060176619">
          <w:marLeft w:val="640"/>
          <w:marRight w:val="0"/>
          <w:marTop w:val="0"/>
          <w:marBottom w:val="0"/>
          <w:divBdr>
            <w:top w:val="none" w:sz="0" w:space="0" w:color="auto"/>
            <w:left w:val="none" w:sz="0" w:space="0" w:color="auto"/>
            <w:bottom w:val="none" w:sz="0" w:space="0" w:color="auto"/>
            <w:right w:val="none" w:sz="0" w:space="0" w:color="auto"/>
          </w:divBdr>
        </w:div>
        <w:div w:id="2037921804">
          <w:marLeft w:val="640"/>
          <w:marRight w:val="0"/>
          <w:marTop w:val="0"/>
          <w:marBottom w:val="0"/>
          <w:divBdr>
            <w:top w:val="none" w:sz="0" w:space="0" w:color="auto"/>
            <w:left w:val="none" w:sz="0" w:space="0" w:color="auto"/>
            <w:bottom w:val="none" w:sz="0" w:space="0" w:color="auto"/>
            <w:right w:val="none" w:sz="0" w:space="0" w:color="auto"/>
          </w:divBdr>
        </w:div>
        <w:div w:id="1237205820">
          <w:marLeft w:val="640"/>
          <w:marRight w:val="0"/>
          <w:marTop w:val="0"/>
          <w:marBottom w:val="0"/>
          <w:divBdr>
            <w:top w:val="none" w:sz="0" w:space="0" w:color="auto"/>
            <w:left w:val="none" w:sz="0" w:space="0" w:color="auto"/>
            <w:bottom w:val="none" w:sz="0" w:space="0" w:color="auto"/>
            <w:right w:val="none" w:sz="0" w:space="0" w:color="auto"/>
          </w:divBdr>
        </w:div>
        <w:div w:id="1849709598">
          <w:marLeft w:val="640"/>
          <w:marRight w:val="0"/>
          <w:marTop w:val="0"/>
          <w:marBottom w:val="0"/>
          <w:divBdr>
            <w:top w:val="none" w:sz="0" w:space="0" w:color="auto"/>
            <w:left w:val="none" w:sz="0" w:space="0" w:color="auto"/>
            <w:bottom w:val="none" w:sz="0" w:space="0" w:color="auto"/>
            <w:right w:val="none" w:sz="0" w:space="0" w:color="auto"/>
          </w:divBdr>
        </w:div>
        <w:div w:id="388959422">
          <w:marLeft w:val="640"/>
          <w:marRight w:val="0"/>
          <w:marTop w:val="0"/>
          <w:marBottom w:val="0"/>
          <w:divBdr>
            <w:top w:val="none" w:sz="0" w:space="0" w:color="auto"/>
            <w:left w:val="none" w:sz="0" w:space="0" w:color="auto"/>
            <w:bottom w:val="none" w:sz="0" w:space="0" w:color="auto"/>
            <w:right w:val="none" w:sz="0" w:space="0" w:color="auto"/>
          </w:divBdr>
        </w:div>
        <w:div w:id="1567566706">
          <w:marLeft w:val="640"/>
          <w:marRight w:val="0"/>
          <w:marTop w:val="0"/>
          <w:marBottom w:val="0"/>
          <w:divBdr>
            <w:top w:val="none" w:sz="0" w:space="0" w:color="auto"/>
            <w:left w:val="none" w:sz="0" w:space="0" w:color="auto"/>
            <w:bottom w:val="none" w:sz="0" w:space="0" w:color="auto"/>
            <w:right w:val="none" w:sz="0" w:space="0" w:color="auto"/>
          </w:divBdr>
        </w:div>
        <w:div w:id="1426265892">
          <w:marLeft w:val="640"/>
          <w:marRight w:val="0"/>
          <w:marTop w:val="0"/>
          <w:marBottom w:val="0"/>
          <w:divBdr>
            <w:top w:val="none" w:sz="0" w:space="0" w:color="auto"/>
            <w:left w:val="none" w:sz="0" w:space="0" w:color="auto"/>
            <w:bottom w:val="none" w:sz="0" w:space="0" w:color="auto"/>
            <w:right w:val="none" w:sz="0" w:space="0" w:color="auto"/>
          </w:divBdr>
        </w:div>
        <w:div w:id="1142691719">
          <w:marLeft w:val="640"/>
          <w:marRight w:val="0"/>
          <w:marTop w:val="0"/>
          <w:marBottom w:val="0"/>
          <w:divBdr>
            <w:top w:val="none" w:sz="0" w:space="0" w:color="auto"/>
            <w:left w:val="none" w:sz="0" w:space="0" w:color="auto"/>
            <w:bottom w:val="none" w:sz="0" w:space="0" w:color="auto"/>
            <w:right w:val="none" w:sz="0" w:space="0" w:color="auto"/>
          </w:divBdr>
        </w:div>
        <w:div w:id="920021334">
          <w:marLeft w:val="640"/>
          <w:marRight w:val="0"/>
          <w:marTop w:val="0"/>
          <w:marBottom w:val="0"/>
          <w:divBdr>
            <w:top w:val="none" w:sz="0" w:space="0" w:color="auto"/>
            <w:left w:val="none" w:sz="0" w:space="0" w:color="auto"/>
            <w:bottom w:val="none" w:sz="0" w:space="0" w:color="auto"/>
            <w:right w:val="none" w:sz="0" w:space="0" w:color="auto"/>
          </w:divBdr>
        </w:div>
        <w:div w:id="608584932">
          <w:marLeft w:val="640"/>
          <w:marRight w:val="0"/>
          <w:marTop w:val="0"/>
          <w:marBottom w:val="0"/>
          <w:divBdr>
            <w:top w:val="none" w:sz="0" w:space="0" w:color="auto"/>
            <w:left w:val="none" w:sz="0" w:space="0" w:color="auto"/>
            <w:bottom w:val="none" w:sz="0" w:space="0" w:color="auto"/>
            <w:right w:val="none" w:sz="0" w:space="0" w:color="auto"/>
          </w:divBdr>
        </w:div>
        <w:div w:id="2070374022">
          <w:marLeft w:val="640"/>
          <w:marRight w:val="0"/>
          <w:marTop w:val="0"/>
          <w:marBottom w:val="0"/>
          <w:divBdr>
            <w:top w:val="none" w:sz="0" w:space="0" w:color="auto"/>
            <w:left w:val="none" w:sz="0" w:space="0" w:color="auto"/>
            <w:bottom w:val="none" w:sz="0" w:space="0" w:color="auto"/>
            <w:right w:val="none" w:sz="0" w:space="0" w:color="auto"/>
          </w:divBdr>
        </w:div>
        <w:div w:id="1001933538">
          <w:marLeft w:val="640"/>
          <w:marRight w:val="0"/>
          <w:marTop w:val="0"/>
          <w:marBottom w:val="0"/>
          <w:divBdr>
            <w:top w:val="none" w:sz="0" w:space="0" w:color="auto"/>
            <w:left w:val="none" w:sz="0" w:space="0" w:color="auto"/>
            <w:bottom w:val="none" w:sz="0" w:space="0" w:color="auto"/>
            <w:right w:val="none" w:sz="0" w:space="0" w:color="auto"/>
          </w:divBdr>
        </w:div>
        <w:div w:id="1806850694">
          <w:marLeft w:val="640"/>
          <w:marRight w:val="0"/>
          <w:marTop w:val="0"/>
          <w:marBottom w:val="0"/>
          <w:divBdr>
            <w:top w:val="none" w:sz="0" w:space="0" w:color="auto"/>
            <w:left w:val="none" w:sz="0" w:space="0" w:color="auto"/>
            <w:bottom w:val="none" w:sz="0" w:space="0" w:color="auto"/>
            <w:right w:val="none" w:sz="0" w:space="0" w:color="auto"/>
          </w:divBdr>
        </w:div>
        <w:div w:id="1923907407">
          <w:marLeft w:val="640"/>
          <w:marRight w:val="0"/>
          <w:marTop w:val="0"/>
          <w:marBottom w:val="0"/>
          <w:divBdr>
            <w:top w:val="none" w:sz="0" w:space="0" w:color="auto"/>
            <w:left w:val="none" w:sz="0" w:space="0" w:color="auto"/>
            <w:bottom w:val="none" w:sz="0" w:space="0" w:color="auto"/>
            <w:right w:val="none" w:sz="0" w:space="0" w:color="auto"/>
          </w:divBdr>
        </w:div>
        <w:div w:id="439380652">
          <w:marLeft w:val="640"/>
          <w:marRight w:val="0"/>
          <w:marTop w:val="0"/>
          <w:marBottom w:val="0"/>
          <w:divBdr>
            <w:top w:val="none" w:sz="0" w:space="0" w:color="auto"/>
            <w:left w:val="none" w:sz="0" w:space="0" w:color="auto"/>
            <w:bottom w:val="none" w:sz="0" w:space="0" w:color="auto"/>
            <w:right w:val="none" w:sz="0" w:space="0" w:color="auto"/>
          </w:divBdr>
        </w:div>
        <w:div w:id="1695497676">
          <w:marLeft w:val="640"/>
          <w:marRight w:val="0"/>
          <w:marTop w:val="0"/>
          <w:marBottom w:val="0"/>
          <w:divBdr>
            <w:top w:val="none" w:sz="0" w:space="0" w:color="auto"/>
            <w:left w:val="none" w:sz="0" w:space="0" w:color="auto"/>
            <w:bottom w:val="none" w:sz="0" w:space="0" w:color="auto"/>
            <w:right w:val="none" w:sz="0" w:space="0" w:color="auto"/>
          </w:divBdr>
        </w:div>
        <w:div w:id="1662197595">
          <w:marLeft w:val="640"/>
          <w:marRight w:val="0"/>
          <w:marTop w:val="0"/>
          <w:marBottom w:val="0"/>
          <w:divBdr>
            <w:top w:val="none" w:sz="0" w:space="0" w:color="auto"/>
            <w:left w:val="none" w:sz="0" w:space="0" w:color="auto"/>
            <w:bottom w:val="none" w:sz="0" w:space="0" w:color="auto"/>
            <w:right w:val="none" w:sz="0" w:space="0" w:color="auto"/>
          </w:divBdr>
        </w:div>
        <w:div w:id="11998978">
          <w:marLeft w:val="640"/>
          <w:marRight w:val="0"/>
          <w:marTop w:val="0"/>
          <w:marBottom w:val="0"/>
          <w:divBdr>
            <w:top w:val="none" w:sz="0" w:space="0" w:color="auto"/>
            <w:left w:val="none" w:sz="0" w:space="0" w:color="auto"/>
            <w:bottom w:val="none" w:sz="0" w:space="0" w:color="auto"/>
            <w:right w:val="none" w:sz="0" w:space="0" w:color="auto"/>
          </w:divBdr>
        </w:div>
        <w:div w:id="1034772195">
          <w:marLeft w:val="640"/>
          <w:marRight w:val="0"/>
          <w:marTop w:val="0"/>
          <w:marBottom w:val="0"/>
          <w:divBdr>
            <w:top w:val="none" w:sz="0" w:space="0" w:color="auto"/>
            <w:left w:val="none" w:sz="0" w:space="0" w:color="auto"/>
            <w:bottom w:val="none" w:sz="0" w:space="0" w:color="auto"/>
            <w:right w:val="none" w:sz="0" w:space="0" w:color="auto"/>
          </w:divBdr>
        </w:div>
        <w:div w:id="1239364799">
          <w:marLeft w:val="640"/>
          <w:marRight w:val="0"/>
          <w:marTop w:val="0"/>
          <w:marBottom w:val="0"/>
          <w:divBdr>
            <w:top w:val="none" w:sz="0" w:space="0" w:color="auto"/>
            <w:left w:val="none" w:sz="0" w:space="0" w:color="auto"/>
            <w:bottom w:val="none" w:sz="0" w:space="0" w:color="auto"/>
            <w:right w:val="none" w:sz="0" w:space="0" w:color="auto"/>
          </w:divBdr>
        </w:div>
        <w:div w:id="431972805">
          <w:marLeft w:val="640"/>
          <w:marRight w:val="0"/>
          <w:marTop w:val="0"/>
          <w:marBottom w:val="0"/>
          <w:divBdr>
            <w:top w:val="none" w:sz="0" w:space="0" w:color="auto"/>
            <w:left w:val="none" w:sz="0" w:space="0" w:color="auto"/>
            <w:bottom w:val="none" w:sz="0" w:space="0" w:color="auto"/>
            <w:right w:val="none" w:sz="0" w:space="0" w:color="auto"/>
          </w:divBdr>
        </w:div>
        <w:div w:id="1624338037">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359662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29">
          <w:marLeft w:val="640"/>
          <w:marRight w:val="0"/>
          <w:marTop w:val="0"/>
          <w:marBottom w:val="0"/>
          <w:divBdr>
            <w:top w:val="none" w:sz="0" w:space="0" w:color="auto"/>
            <w:left w:val="none" w:sz="0" w:space="0" w:color="auto"/>
            <w:bottom w:val="none" w:sz="0" w:space="0" w:color="auto"/>
            <w:right w:val="none" w:sz="0" w:space="0" w:color="auto"/>
          </w:divBdr>
        </w:div>
        <w:div w:id="1086069474">
          <w:marLeft w:val="640"/>
          <w:marRight w:val="0"/>
          <w:marTop w:val="0"/>
          <w:marBottom w:val="0"/>
          <w:divBdr>
            <w:top w:val="none" w:sz="0" w:space="0" w:color="auto"/>
            <w:left w:val="none" w:sz="0" w:space="0" w:color="auto"/>
            <w:bottom w:val="none" w:sz="0" w:space="0" w:color="auto"/>
            <w:right w:val="none" w:sz="0" w:space="0" w:color="auto"/>
          </w:divBdr>
        </w:div>
        <w:div w:id="1740664779">
          <w:marLeft w:val="640"/>
          <w:marRight w:val="0"/>
          <w:marTop w:val="0"/>
          <w:marBottom w:val="0"/>
          <w:divBdr>
            <w:top w:val="none" w:sz="0" w:space="0" w:color="auto"/>
            <w:left w:val="none" w:sz="0" w:space="0" w:color="auto"/>
            <w:bottom w:val="none" w:sz="0" w:space="0" w:color="auto"/>
            <w:right w:val="none" w:sz="0" w:space="0" w:color="auto"/>
          </w:divBdr>
        </w:div>
        <w:div w:id="1722363847">
          <w:marLeft w:val="640"/>
          <w:marRight w:val="0"/>
          <w:marTop w:val="0"/>
          <w:marBottom w:val="0"/>
          <w:divBdr>
            <w:top w:val="none" w:sz="0" w:space="0" w:color="auto"/>
            <w:left w:val="none" w:sz="0" w:space="0" w:color="auto"/>
            <w:bottom w:val="none" w:sz="0" w:space="0" w:color="auto"/>
            <w:right w:val="none" w:sz="0" w:space="0" w:color="auto"/>
          </w:divBdr>
        </w:div>
        <w:div w:id="231701962">
          <w:marLeft w:val="640"/>
          <w:marRight w:val="0"/>
          <w:marTop w:val="0"/>
          <w:marBottom w:val="0"/>
          <w:divBdr>
            <w:top w:val="none" w:sz="0" w:space="0" w:color="auto"/>
            <w:left w:val="none" w:sz="0" w:space="0" w:color="auto"/>
            <w:bottom w:val="none" w:sz="0" w:space="0" w:color="auto"/>
            <w:right w:val="none" w:sz="0" w:space="0" w:color="auto"/>
          </w:divBdr>
        </w:div>
        <w:div w:id="1449544480">
          <w:marLeft w:val="640"/>
          <w:marRight w:val="0"/>
          <w:marTop w:val="0"/>
          <w:marBottom w:val="0"/>
          <w:divBdr>
            <w:top w:val="none" w:sz="0" w:space="0" w:color="auto"/>
            <w:left w:val="none" w:sz="0" w:space="0" w:color="auto"/>
            <w:bottom w:val="none" w:sz="0" w:space="0" w:color="auto"/>
            <w:right w:val="none" w:sz="0" w:space="0" w:color="auto"/>
          </w:divBdr>
        </w:div>
        <w:div w:id="512691203">
          <w:marLeft w:val="640"/>
          <w:marRight w:val="0"/>
          <w:marTop w:val="0"/>
          <w:marBottom w:val="0"/>
          <w:divBdr>
            <w:top w:val="none" w:sz="0" w:space="0" w:color="auto"/>
            <w:left w:val="none" w:sz="0" w:space="0" w:color="auto"/>
            <w:bottom w:val="none" w:sz="0" w:space="0" w:color="auto"/>
            <w:right w:val="none" w:sz="0" w:space="0" w:color="auto"/>
          </w:divBdr>
        </w:div>
        <w:div w:id="1263342910">
          <w:marLeft w:val="640"/>
          <w:marRight w:val="0"/>
          <w:marTop w:val="0"/>
          <w:marBottom w:val="0"/>
          <w:divBdr>
            <w:top w:val="none" w:sz="0" w:space="0" w:color="auto"/>
            <w:left w:val="none" w:sz="0" w:space="0" w:color="auto"/>
            <w:bottom w:val="none" w:sz="0" w:space="0" w:color="auto"/>
            <w:right w:val="none" w:sz="0" w:space="0" w:color="auto"/>
          </w:divBdr>
        </w:div>
        <w:div w:id="114518535">
          <w:marLeft w:val="640"/>
          <w:marRight w:val="0"/>
          <w:marTop w:val="0"/>
          <w:marBottom w:val="0"/>
          <w:divBdr>
            <w:top w:val="none" w:sz="0" w:space="0" w:color="auto"/>
            <w:left w:val="none" w:sz="0" w:space="0" w:color="auto"/>
            <w:bottom w:val="none" w:sz="0" w:space="0" w:color="auto"/>
            <w:right w:val="none" w:sz="0" w:space="0" w:color="auto"/>
          </w:divBdr>
        </w:div>
        <w:div w:id="1128668942">
          <w:marLeft w:val="640"/>
          <w:marRight w:val="0"/>
          <w:marTop w:val="0"/>
          <w:marBottom w:val="0"/>
          <w:divBdr>
            <w:top w:val="none" w:sz="0" w:space="0" w:color="auto"/>
            <w:left w:val="none" w:sz="0" w:space="0" w:color="auto"/>
            <w:bottom w:val="none" w:sz="0" w:space="0" w:color="auto"/>
            <w:right w:val="none" w:sz="0" w:space="0" w:color="auto"/>
          </w:divBdr>
        </w:div>
        <w:div w:id="2097945397">
          <w:marLeft w:val="640"/>
          <w:marRight w:val="0"/>
          <w:marTop w:val="0"/>
          <w:marBottom w:val="0"/>
          <w:divBdr>
            <w:top w:val="none" w:sz="0" w:space="0" w:color="auto"/>
            <w:left w:val="none" w:sz="0" w:space="0" w:color="auto"/>
            <w:bottom w:val="none" w:sz="0" w:space="0" w:color="auto"/>
            <w:right w:val="none" w:sz="0" w:space="0" w:color="auto"/>
          </w:divBdr>
        </w:div>
        <w:div w:id="1494301136">
          <w:marLeft w:val="640"/>
          <w:marRight w:val="0"/>
          <w:marTop w:val="0"/>
          <w:marBottom w:val="0"/>
          <w:divBdr>
            <w:top w:val="none" w:sz="0" w:space="0" w:color="auto"/>
            <w:left w:val="none" w:sz="0" w:space="0" w:color="auto"/>
            <w:bottom w:val="none" w:sz="0" w:space="0" w:color="auto"/>
            <w:right w:val="none" w:sz="0" w:space="0" w:color="auto"/>
          </w:divBdr>
        </w:div>
        <w:div w:id="1808282190">
          <w:marLeft w:val="640"/>
          <w:marRight w:val="0"/>
          <w:marTop w:val="0"/>
          <w:marBottom w:val="0"/>
          <w:divBdr>
            <w:top w:val="none" w:sz="0" w:space="0" w:color="auto"/>
            <w:left w:val="none" w:sz="0" w:space="0" w:color="auto"/>
            <w:bottom w:val="none" w:sz="0" w:space="0" w:color="auto"/>
            <w:right w:val="none" w:sz="0" w:space="0" w:color="auto"/>
          </w:divBdr>
        </w:div>
        <w:div w:id="1783109989">
          <w:marLeft w:val="640"/>
          <w:marRight w:val="0"/>
          <w:marTop w:val="0"/>
          <w:marBottom w:val="0"/>
          <w:divBdr>
            <w:top w:val="none" w:sz="0" w:space="0" w:color="auto"/>
            <w:left w:val="none" w:sz="0" w:space="0" w:color="auto"/>
            <w:bottom w:val="none" w:sz="0" w:space="0" w:color="auto"/>
            <w:right w:val="none" w:sz="0" w:space="0" w:color="auto"/>
          </w:divBdr>
        </w:div>
        <w:div w:id="976029791">
          <w:marLeft w:val="640"/>
          <w:marRight w:val="0"/>
          <w:marTop w:val="0"/>
          <w:marBottom w:val="0"/>
          <w:divBdr>
            <w:top w:val="none" w:sz="0" w:space="0" w:color="auto"/>
            <w:left w:val="none" w:sz="0" w:space="0" w:color="auto"/>
            <w:bottom w:val="none" w:sz="0" w:space="0" w:color="auto"/>
            <w:right w:val="none" w:sz="0" w:space="0" w:color="auto"/>
          </w:divBdr>
        </w:div>
        <w:div w:id="965962893">
          <w:marLeft w:val="640"/>
          <w:marRight w:val="0"/>
          <w:marTop w:val="0"/>
          <w:marBottom w:val="0"/>
          <w:divBdr>
            <w:top w:val="none" w:sz="0" w:space="0" w:color="auto"/>
            <w:left w:val="none" w:sz="0" w:space="0" w:color="auto"/>
            <w:bottom w:val="none" w:sz="0" w:space="0" w:color="auto"/>
            <w:right w:val="none" w:sz="0" w:space="0" w:color="auto"/>
          </w:divBdr>
        </w:div>
        <w:div w:id="2091463084">
          <w:marLeft w:val="640"/>
          <w:marRight w:val="0"/>
          <w:marTop w:val="0"/>
          <w:marBottom w:val="0"/>
          <w:divBdr>
            <w:top w:val="none" w:sz="0" w:space="0" w:color="auto"/>
            <w:left w:val="none" w:sz="0" w:space="0" w:color="auto"/>
            <w:bottom w:val="none" w:sz="0" w:space="0" w:color="auto"/>
            <w:right w:val="none" w:sz="0" w:space="0" w:color="auto"/>
          </w:divBdr>
        </w:div>
        <w:div w:id="835848778">
          <w:marLeft w:val="640"/>
          <w:marRight w:val="0"/>
          <w:marTop w:val="0"/>
          <w:marBottom w:val="0"/>
          <w:divBdr>
            <w:top w:val="none" w:sz="0" w:space="0" w:color="auto"/>
            <w:left w:val="none" w:sz="0" w:space="0" w:color="auto"/>
            <w:bottom w:val="none" w:sz="0" w:space="0" w:color="auto"/>
            <w:right w:val="none" w:sz="0" w:space="0" w:color="auto"/>
          </w:divBdr>
        </w:div>
        <w:div w:id="1030688290">
          <w:marLeft w:val="640"/>
          <w:marRight w:val="0"/>
          <w:marTop w:val="0"/>
          <w:marBottom w:val="0"/>
          <w:divBdr>
            <w:top w:val="none" w:sz="0" w:space="0" w:color="auto"/>
            <w:left w:val="none" w:sz="0" w:space="0" w:color="auto"/>
            <w:bottom w:val="none" w:sz="0" w:space="0" w:color="auto"/>
            <w:right w:val="none" w:sz="0" w:space="0" w:color="auto"/>
          </w:divBdr>
        </w:div>
        <w:div w:id="946500885">
          <w:marLeft w:val="640"/>
          <w:marRight w:val="0"/>
          <w:marTop w:val="0"/>
          <w:marBottom w:val="0"/>
          <w:divBdr>
            <w:top w:val="none" w:sz="0" w:space="0" w:color="auto"/>
            <w:left w:val="none" w:sz="0" w:space="0" w:color="auto"/>
            <w:bottom w:val="none" w:sz="0" w:space="0" w:color="auto"/>
            <w:right w:val="none" w:sz="0" w:space="0" w:color="auto"/>
          </w:divBdr>
        </w:div>
        <w:div w:id="1293823349">
          <w:marLeft w:val="640"/>
          <w:marRight w:val="0"/>
          <w:marTop w:val="0"/>
          <w:marBottom w:val="0"/>
          <w:divBdr>
            <w:top w:val="none" w:sz="0" w:space="0" w:color="auto"/>
            <w:left w:val="none" w:sz="0" w:space="0" w:color="auto"/>
            <w:bottom w:val="none" w:sz="0" w:space="0" w:color="auto"/>
            <w:right w:val="none" w:sz="0" w:space="0" w:color="auto"/>
          </w:divBdr>
        </w:div>
        <w:div w:id="74939729">
          <w:marLeft w:val="640"/>
          <w:marRight w:val="0"/>
          <w:marTop w:val="0"/>
          <w:marBottom w:val="0"/>
          <w:divBdr>
            <w:top w:val="none" w:sz="0" w:space="0" w:color="auto"/>
            <w:left w:val="none" w:sz="0" w:space="0" w:color="auto"/>
            <w:bottom w:val="none" w:sz="0" w:space="0" w:color="auto"/>
            <w:right w:val="none" w:sz="0" w:space="0" w:color="auto"/>
          </w:divBdr>
        </w:div>
        <w:div w:id="1287153649">
          <w:marLeft w:val="640"/>
          <w:marRight w:val="0"/>
          <w:marTop w:val="0"/>
          <w:marBottom w:val="0"/>
          <w:divBdr>
            <w:top w:val="none" w:sz="0" w:space="0" w:color="auto"/>
            <w:left w:val="none" w:sz="0" w:space="0" w:color="auto"/>
            <w:bottom w:val="none" w:sz="0" w:space="0" w:color="auto"/>
            <w:right w:val="none" w:sz="0" w:space="0" w:color="auto"/>
          </w:divBdr>
        </w:div>
        <w:div w:id="595136836">
          <w:marLeft w:val="640"/>
          <w:marRight w:val="0"/>
          <w:marTop w:val="0"/>
          <w:marBottom w:val="0"/>
          <w:divBdr>
            <w:top w:val="none" w:sz="0" w:space="0" w:color="auto"/>
            <w:left w:val="none" w:sz="0" w:space="0" w:color="auto"/>
            <w:bottom w:val="none" w:sz="0" w:space="0" w:color="auto"/>
            <w:right w:val="none" w:sz="0" w:space="0" w:color="auto"/>
          </w:divBdr>
        </w:div>
        <w:div w:id="1626500636">
          <w:marLeft w:val="640"/>
          <w:marRight w:val="0"/>
          <w:marTop w:val="0"/>
          <w:marBottom w:val="0"/>
          <w:divBdr>
            <w:top w:val="none" w:sz="0" w:space="0" w:color="auto"/>
            <w:left w:val="none" w:sz="0" w:space="0" w:color="auto"/>
            <w:bottom w:val="none" w:sz="0" w:space="0" w:color="auto"/>
            <w:right w:val="none" w:sz="0" w:space="0" w:color="auto"/>
          </w:divBdr>
        </w:div>
        <w:div w:id="1326128148">
          <w:marLeft w:val="640"/>
          <w:marRight w:val="0"/>
          <w:marTop w:val="0"/>
          <w:marBottom w:val="0"/>
          <w:divBdr>
            <w:top w:val="none" w:sz="0" w:space="0" w:color="auto"/>
            <w:left w:val="none" w:sz="0" w:space="0" w:color="auto"/>
            <w:bottom w:val="none" w:sz="0" w:space="0" w:color="auto"/>
            <w:right w:val="none" w:sz="0" w:space="0" w:color="auto"/>
          </w:divBdr>
        </w:div>
        <w:div w:id="906572479">
          <w:marLeft w:val="640"/>
          <w:marRight w:val="0"/>
          <w:marTop w:val="0"/>
          <w:marBottom w:val="0"/>
          <w:divBdr>
            <w:top w:val="none" w:sz="0" w:space="0" w:color="auto"/>
            <w:left w:val="none" w:sz="0" w:space="0" w:color="auto"/>
            <w:bottom w:val="none" w:sz="0" w:space="0" w:color="auto"/>
            <w:right w:val="none" w:sz="0" w:space="0" w:color="auto"/>
          </w:divBdr>
        </w:div>
        <w:div w:id="1831435945">
          <w:marLeft w:val="640"/>
          <w:marRight w:val="0"/>
          <w:marTop w:val="0"/>
          <w:marBottom w:val="0"/>
          <w:divBdr>
            <w:top w:val="none" w:sz="0" w:space="0" w:color="auto"/>
            <w:left w:val="none" w:sz="0" w:space="0" w:color="auto"/>
            <w:bottom w:val="none" w:sz="0" w:space="0" w:color="auto"/>
            <w:right w:val="none" w:sz="0" w:space="0" w:color="auto"/>
          </w:divBdr>
        </w:div>
        <w:div w:id="1293944506">
          <w:marLeft w:val="640"/>
          <w:marRight w:val="0"/>
          <w:marTop w:val="0"/>
          <w:marBottom w:val="0"/>
          <w:divBdr>
            <w:top w:val="none" w:sz="0" w:space="0" w:color="auto"/>
            <w:left w:val="none" w:sz="0" w:space="0" w:color="auto"/>
            <w:bottom w:val="none" w:sz="0" w:space="0" w:color="auto"/>
            <w:right w:val="none" w:sz="0" w:space="0" w:color="auto"/>
          </w:divBdr>
        </w:div>
        <w:div w:id="371228254">
          <w:marLeft w:val="640"/>
          <w:marRight w:val="0"/>
          <w:marTop w:val="0"/>
          <w:marBottom w:val="0"/>
          <w:divBdr>
            <w:top w:val="none" w:sz="0" w:space="0" w:color="auto"/>
            <w:left w:val="none" w:sz="0" w:space="0" w:color="auto"/>
            <w:bottom w:val="none" w:sz="0" w:space="0" w:color="auto"/>
            <w:right w:val="none" w:sz="0" w:space="0" w:color="auto"/>
          </w:divBdr>
        </w:div>
        <w:div w:id="283386563">
          <w:marLeft w:val="640"/>
          <w:marRight w:val="0"/>
          <w:marTop w:val="0"/>
          <w:marBottom w:val="0"/>
          <w:divBdr>
            <w:top w:val="none" w:sz="0" w:space="0" w:color="auto"/>
            <w:left w:val="none" w:sz="0" w:space="0" w:color="auto"/>
            <w:bottom w:val="none" w:sz="0" w:space="0" w:color="auto"/>
            <w:right w:val="none" w:sz="0" w:space="0" w:color="auto"/>
          </w:divBdr>
        </w:div>
        <w:div w:id="472020383">
          <w:marLeft w:val="640"/>
          <w:marRight w:val="0"/>
          <w:marTop w:val="0"/>
          <w:marBottom w:val="0"/>
          <w:divBdr>
            <w:top w:val="none" w:sz="0" w:space="0" w:color="auto"/>
            <w:left w:val="none" w:sz="0" w:space="0" w:color="auto"/>
            <w:bottom w:val="none" w:sz="0" w:space="0" w:color="auto"/>
            <w:right w:val="none" w:sz="0" w:space="0" w:color="auto"/>
          </w:divBdr>
        </w:div>
        <w:div w:id="1948537451">
          <w:marLeft w:val="640"/>
          <w:marRight w:val="0"/>
          <w:marTop w:val="0"/>
          <w:marBottom w:val="0"/>
          <w:divBdr>
            <w:top w:val="none" w:sz="0" w:space="0" w:color="auto"/>
            <w:left w:val="none" w:sz="0" w:space="0" w:color="auto"/>
            <w:bottom w:val="none" w:sz="0" w:space="0" w:color="auto"/>
            <w:right w:val="none" w:sz="0" w:space="0" w:color="auto"/>
          </w:divBdr>
        </w:div>
        <w:div w:id="1845706792">
          <w:marLeft w:val="640"/>
          <w:marRight w:val="0"/>
          <w:marTop w:val="0"/>
          <w:marBottom w:val="0"/>
          <w:divBdr>
            <w:top w:val="none" w:sz="0" w:space="0" w:color="auto"/>
            <w:left w:val="none" w:sz="0" w:space="0" w:color="auto"/>
            <w:bottom w:val="none" w:sz="0" w:space="0" w:color="auto"/>
            <w:right w:val="none" w:sz="0" w:space="0" w:color="auto"/>
          </w:divBdr>
        </w:div>
        <w:div w:id="1319382136">
          <w:marLeft w:val="640"/>
          <w:marRight w:val="0"/>
          <w:marTop w:val="0"/>
          <w:marBottom w:val="0"/>
          <w:divBdr>
            <w:top w:val="none" w:sz="0" w:space="0" w:color="auto"/>
            <w:left w:val="none" w:sz="0" w:space="0" w:color="auto"/>
            <w:bottom w:val="none" w:sz="0" w:space="0" w:color="auto"/>
            <w:right w:val="none" w:sz="0" w:space="0" w:color="auto"/>
          </w:divBdr>
        </w:div>
        <w:div w:id="527262484">
          <w:marLeft w:val="640"/>
          <w:marRight w:val="0"/>
          <w:marTop w:val="0"/>
          <w:marBottom w:val="0"/>
          <w:divBdr>
            <w:top w:val="none" w:sz="0" w:space="0" w:color="auto"/>
            <w:left w:val="none" w:sz="0" w:space="0" w:color="auto"/>
            <w:bottom w:val="none" w:sz="0" w:space="0" w:color="auto"/>
            <w:right w:val="none" w:sz="0" w:space="0" w:color="auto"/>
          </w:divBdr>
        </w:div>
        <w:div w:id="787505158">
          <w:marLeft w:val="640"/>
          <w:marRight w:val="0"/>
          <w:marTop w:val="0"/>
          <w:marBottom w:val="0"/>
          <w:divBdr>
            <w:top w:val="none" w:sz="0" w:space="0" w:color="auto"/>
            <w:left w:val="none" w:sz="0" w:space="0" w:color="auto"/>
            <w:bottom w:val="none" w:sz="0" w:space="0" w:color="auto"/>
            <w:right w:val="none" w:sz="0" w:space="0" w:color="auto"/>
          </w:divBdr>
        </w:div>
        <w:div w:id="1515536905">
          <w:marLeft w:val="640"/>
          <w:marRight w:val="0"/>
          <w:marTop w:val="0"/>
          <w:marBottom w:val="0"/>
          <w:divBdr>
            <w:top w:val="none" w:sz="0" w:space="0" w:color="auto"/>
            <w:left w:val="none" w:sz="0" w:space="0" w:color="auto"/>
            <w:bottom w:val="none" w:sz="0" w:space="0" w:color="auto"/>
            <w:right w:val="none" w:sz="0" w:space="0" w:color="auto"/>
          </w:divBdr>
        </w:div>
        <w:div w:id="2138060434">
          <w:marLeft w:val="640"/>
          <w:marRight w:val="0"/>
          <w:marTop w:val="0"/>
          <w:marBottom w:val="0"/>
          <w:divBdr>
            <w:top w:val="none" w:sz="0" w:space="0" w:color="auto"/>
            <w:left w:val="none" w:sz="0" w:space="0" w:color="auto"/>
            <w:bottom w:val="none" w:sz="0" w:space="0" w:color="auto"/>
            <w:right w:val="none" w:sz="0" w:space="0" w:color="auto"/>
          </w:divBdr>
        </w:div>
        <w:div w:id="533814473">
          <w:marLeft w:val="640"/>
          <w:marRight w:val="0"/>
          <w:marTop w:val="0"/>
          <w:marBottom w:val="0"/>
          <w:divBdr>
            <w:top w:val="none" w:sz="0" w:space="0" w:color="auto"/>
            <w:left w:val="none" w:sz="0" w:space="0" w:color="auto"/>
            <w:bottom w:val="none" w:sz="0" w:space="0" w:color="auto"/>
            <w:right w:val="none" w:sz="0" w:space="0" w:color="auto"/>
          </w:divBdr>
        </w:div>
        <w:div w:id="502093475">
          <w:marLeft w:val="640"/>
          <w:marRight w:val="0"/>
          <w:marTop w:val="0"/>
          <w:marBottom w:val="0"/>
          <w:divBdr>
            <w:top w:val="none" w:sz="0" w:space="0" w:color="auto"/>
            <w:left w:val="none" w:sz="0" w:space="0" w:color="auto"/>
            <w:bottom w:val="none" w:sz="0" w:space="0" w:color="auto"/>
            <w:right w:val="none" w:sz="0" w:space="0" w:color="auto"/>
          </w:divBdr>
        </w:div>
        <w:div w:id="1482237673">
          <w:marLeft w:val="640"/>
          <w:marRight w:val="0"/>
          <w:marTop w:val="0"/>
          <w:marBottom w:val="0"/>
          <w:divBdr>
            <w:top w:val="none" w:sz="0" w:space="0" w:color="auto"/>
            <w:left w:val="none" w:sz="0" w:space="0" w:color="auto"/>
            <w:bottom w:val="none" w:sz="0" w:space="0" w:color="auto"/>
            <w:right w:val="none" w:sz="0" w:space="0" w:color="auto"/>
          </w:divBdr>
        </w:div>
        <w:div w:id="1540849086">
          <w:marLeft w:val="640"/>
          <w:marRight w:val="0"/>
          <w:marTop w:val="0"/>
          <w:marBottom w:val="0"/>
          <w:divBdr>
            <w:top w:val="none" w:sz="0" w:space="0" w:color="auto"/>
            <w:left w:val="none" w:sz="0" w:space="0" w:color="auto"/>
            <w:bottom w:val="none" w:sz="0" w:space="0" w:color="auto"/>
            <w:right w:val="none" w:sz="0" w:space="0" w:color="auto"/>
          </w:divBdr>
        </w:div>
        <w:div w:id="222177632">
          <w:marLeft w:val="640"/>
          <w:marRight w:val="0"/>
          <w:marTop w:val="0"/>
          <w:marBottom w:val="0"/>
          <w:divBdr>
            <w:top w:val="none" w:sz="0" w:space="0" w:color="auto"/>
            <w:left w:val="none" w:sz="0" w:space="0" w:color="auto"/>
            <w:bottom w:val="none" w:sz="0" w:space="0" w:color="auto"/>
            <w:right w:val="none" w:sz="0" w:space="0" w:color="auto"/>
          </w:divBdr>
        </w:div>
        <w:div w:id="1487621611">
          <w:marLeft w:val="640"/>
          <w:marRight w:val="0"/>
          <w:marTop w:val="0"/>
          <w:marBottom w:val="0"/>
          <w:divBdr>
            <w:top w:val="none" w:sz="0" w:space="0" w:color="auto"/>
            <w:left w:val="none" w:sz="0" w:space="0" w:color="auto"/>
            <w:bottom w:val="none" w:sz="0" w:space="0" w:color="auto"/>
            <w:right w:val="none" w:sz="0" w:space="0" w:color="auto"/>
          </w:divBdr>
        </w:div>
        <w:div w:id="1585920506">
          <w:marLeft w:val="640"/>
          <w:marRight w:val="0"/>
          <w:marTop w:val="0"/>
          <w:marBottom w:val="0"/>
          <w:divBdr>
            <w:top w:val="none" w:sz="0" w:space="0" w:color="auto"/>
            <w:left w:val="none" w:sz="0" w:space="0" w:color="auto"/>
            <w:bottom w:val="none" w:sz="0" w:space="0" w:color="auto"/>
            <w:right w:val="none" w:sz="0" w:space="0" w:color="auto"/>
          </w:divBdr>
        </w:div>
        <w:div w:id="1421026024">
          <w:marLeft w:val="640"/>
          <w:marRight w:val="0"/>
          <w:marTop w:val="0"/>
          <w:marBottom w:val="0"/>
          <w:divBdr>
            <w:top w:val="none" w:sz="0" w:space="0" w:color="auto"/>
            <w:left w:val="none" w:sz="0" w:space="0" w:color="auto"/>
            <w:bottom w:val="none" w:sz="0" w:space="0" w:color="auto"/>
            <w:right w:val="none" w:sz="0" w:space="0" w:color="auto"/>
          </w:divBdr>
        </w:div>
        <w:div w:id="651447036">
          <w:marLeft w:val="640"/>
          <w:marRight w:val="0"/>
          <w:marTop w:val="0"/>
          <w:marBottom w:val="0"/>
          <w:divBdr>
            <w:top w:val="none" w:sz="0" w:space="0" w:color="auto"/>
            <w:left w:val="none" w:sz="0" w:space="0" w:color="auto"/>
            <w:bottom w:val="none" w:sz="0" w:space="0" w:color="auto"/>
            <w:right w:val="none" w:sz="0" w:space="0" w:color="auto"/>
          </w:divBdr>
        </w:div>
        <w:div w:id="1229607158">
          <w:marLeft w:val="640"/>
          <w:marRight w:val="0"/>
          <w:marTop w:val="0"/>
          <w:marBottom w:val="0"/>
          <w:divBdr>
            <w:top w:val="none" w:sz="0" w:space="0" w:color="auto"/>
            <w:left w:val="none" w:sz="0" w:space="0" w:color="auto"/>
            <w:bottom w:val="none" w:sz="0" w:space="0" w:color="auto"/>
            <w:right w:val="none" w:sz="0" w:space="0" w:color="auto"/>
          </w:divBdr>
        </w:div>
        <w:div w:id="2113163074">
          <w:marLeft w:val="640"/>
          <w:marRight w:val="0"/>
          <w:marTop w:val="0"/>
          <w:marBottom w:val="0"/>
          <w:divBdr>
            <w:top w:val="none" w:sz="0" w:space="0" w:color="auto"/>
            <w:left w:val="none" w:sz="0" w:space="0" w:color="auto"/>
            <w:bottom w:val="none" w:sz="0" w:space="0" w:color="auto"/>
            <w:right w:val="none" w:sz="0" w:space="0" w:color="auto"/>
          </w:divBdr>
        </w:div>
        <w:div w:id="1028719753">
          <w:marLeft w:val="640"/>
          <w:marRight w:val="0"/>
          <w:marTop w:val="0"/>
          <w:marBottom w:val="0"/>
          <w:divBdr>
            <w:top w:val="none" w:sz="0" w:space="0" w:color="auto"/>
            <w:left w:val="none" w:sz="0" w:space="0" w:color="auto"/>
            <w:bottom w:val="none" w:sz="0" w:space="0" w:color="auto"/>
            <w:right w:val="none" w:sz="0" w:space="0" w:color="auto"/>
          </w:divBdr>
        </w:div>
        <w:div w:id="2001998333">
          <w:marLeft w:val="640"/>
          <w:marRight w:val="0"/>
          <w:marTop w:val="0"/>
          <w:marBottom w:val="0"/>
          <w:divBdr>
            <w:top w:val="none" w:sz="0" w:space="0" w:color="auto"/>
            <w:left w:val="none" w:sz="0" w:space="0" w:color="auto"/>
            <w:bottom w:val="none" w:sz="0" w:space="0" w:color="auto"/>
            <w:right w:val="none" w:sz="0" w:space="0" w:color="auto"/>
          </w:divBdr>
        </w:div>
        <w:div w:id="615212108">
          <w:marLeft w:val="640"/>
          <w:marRight w:val="0"/>
          <w:marTop w:val="0"/>
          <w:marBottom w:val="0"/>
          <w:divBdr>
            <w:top w:val="none" w:sz="0" w:space="0" w:color="auto"/>
            <w:left w:val="none" w:sz="0" w:space="0" w:color="auto"/>
            <w:bottom w:val="none" w:sz="0" w:space="0" w:color="auto"/>
            <w:right w:val="none" w:sz="0" w:space="0" w:color="auto"/>
          </w:divBdr>
        </w:div>
        <w:div w:id="1852987526">
          <w:marLeft w:val="640"/>
          <w:marRight w:val="0"/>
          <w:marTop w:val="0"/>
          <w:marBottom w:val="0"/>
          <w:divBdr>
            <w:top w:val="none" w:sz="0" w:space="0" w:color="auto"/>
            <w:left w:val="none" w:sz="0" w:space="0" w:color="auto"/>
            <w:bottom w:val="none" w:sz="0" w:space="0" w:color="auto"/>
            <w:right w:val="none" w:sz="0" w:space="0" w:color="auto"/>
          </w:divBdr>
        </w:div>
        <w:div w:id="1056510122">
          <w:marLeft w:val="640"/>
          <w:marRight w:val="0"/>
          <w:marTop w:val="0"/>
          <w:marBottom w:val="0"/>
          <w:divBdr>
            <w:top w:val="none" w:sz="0" w:space="0" w:color="auto"/>
            <w:left w:val="none" w:sz="0" w:space="0" w:color="auto"/>
            <w:bottom w:val="none" w:sz="0" w:space="0" w:color="auto"/>
            <w:right w:val="none" w:sz="0" w:space="0" w:color="auto"/>
          </w:divBdr>
        </w:div>
        <w:div w:id="1394548904">
          <w:marLeft w:val="640"/>
          <w:marRight w:val="0"/>
          <w:marTop w:val="0"/>
          <w:marBottom w:val="0"/>
          <w:divBdr>
            <w:top w:val="none" w:sz="0" w:space="0" w:color="auto"/>
            <w:left w:val="none" w:sz="0" w:space="0" w:color="auto"/>
            <w:bottom w:val="none" w:sz="0" w:space="0" w:color="auto"/>
            <w:right w:val="none" w:sz="0" w:space="0" w:color="auto"/>
          </w:divBdr>
        </w:div>
        <w:div w:id="1803884349">
          <w:marLeft w:val="640"/>
          <w:marRight w:val="0"/>
          <w:marTop w:val="0"/>
          <w:marBottom w:val="0"/>
          <w:divBdr>
            <w:top w:val="none" w:sz="0" w:space="0" w:color="auto"/>
            <w:left w:val="none" w:sz="0" w:space="0" w:color="auto"/>
            <w:bottom w:val="none" w:sz="0" w:space="0" w:color="auto"/>
            <w:right w:val="none" w:sz="0" w:space="0" w:color="auto"/>
          </w:divBdr>
        </w:div>
        <w:div w:id="522279814">
          <w:marLeft w:val="640"/>
          <w:marRight w:val="0"/>
          <w:marTop w:val="0"/>
          <w:marBottom w:val="0"/>
          <w:divBdr>
            <w:top w:val="none" w:sz="0" w:space="0" w:color="auto"/>
            <w:left w:val="none" w:sz="0" w:space="0" w:color="auto"/>
            <w:bottom w:val="none" w:sz="0" w:space="0" w:color="auto"/>
            <w:right w:val="none" w:sz="0" w:space="0" w:color="auto"/>
          </w:divBdr>
        </w:div>
        <w:div w:id="1096244297">
          <w:marLeft w:val="640"/>
          <w:marRight w:val="0"/>
          <w:marTop w:val="0"/>
          <w:marBottom w:val="0"/>
          <w:divBdr>
            <w:top w:val="none" w:sz="0" w:space="0" w:color="auto"/>
            <w:left w:val="none" w:sz="0" w:space="0" w:color="auto"/>
            <w:bottom w:val="none" w:sz="0" w:space="0" w:color="auto"/>
            <w:right w:val="none" w:sz="0" w:space="0" w:color="auto"/>
          </w:divBdr>
        </w:div>
        <w:div w:id="2134668966">
          <w:marLeft w:val="640"/>
          <w:marRight w:val="0"/>
          <w:marTop w:val="0"/>
          <w:marBottom w:val="0"/>
          <w:divBdr>
            <w:top w:val="none" w:sz="0" w:space="0" w:color="auto"/>
            <w:left w:val="none" w:sz="0" w:space="0" w:color="auto"/>
            <w:bottom w:val="none" w:sz="0" w:space="0" w:color="auto"/>
            <w:right w:val="none" w:sz="0" w:space="0" w:color="auto"/>
          </w:divBdr>
        </w:div>
        <w:div w:id="1540627930">
          <w:marLeft w:val="640"/>
          <w:marRight w:val="0"/>
          <w:marTop w:val="0"/>
          <w:marBottom w:val="0"/>
          <w:divBdr>
            <w:top w:val="none" w:sz="0" w:space="0" w:color="auto"/>
            <w:left w:val="none" w:sz="0" w:space="0" w:color="auto"/>
            <w:bottom w:val="none" w:sz="0" w:space="0" w:color="auto"/>
            <w:right w:val="none" w:sz="0" w:space="0" w:color="auto"/>
          </w:divBdr>
        </w:div>
        <w:div w:id="1299412015">
          <w:marLeft w:val="640"/>
          <w:marRight w:val="0"/>
          <w:marTop w:val="0"/>
          <w:marBottom w:val="0"/>
          <w:divBdr>
            <w:top w:val="none" w:sz="0" w:space="0" w:color="auto"/>
            <w:left w:val="none" w:sz="0" w:space="0" w:color="auto"/>
            <w:bottom w:val="none" w:sz="0" w:space="0" w:color="auto"/>
            <w:right w:val="none" w:sz="0" w:space="0" w:color="auto"/>
          </w:divBdr>
        </w:div>
        <w:div w:id="1282224121">
          <w:marLeft w:val="640"/>
          <w:marRight w:val="0"/>
          <w:marTop w:val="0"/>
          <w:marBottom w:val="0"/>
          <w:divBdr>
            <w:top w:val="none" w:sz="0" w:space="0" w:color="auto"/>
            <w:left w:val="none" w:sz="0" w:space="0" w:color="auto"/>
            <w:bottom w:val="none" w:sz="0" w:space="0" w:color="auto"/>
            <w:right w:val="none" w:sz="0" w:space="0" w:color="auto"/>
          </w:divBdr>
        </w:div>
        <w:div w:id="159858485">
          <w:marLeft w:val="640"/>
          <w:marRight w:val="0"/>
          <w:marTop w:val="0"/>
          <w:marBottom w:val="0"/>
          <w:divBdr>
            <w:top w:val="none" w:sz="0" w:space="0" w:color="auto"/>
            <w:left w:val="none" w:sz="0" w:space="0" w:color="auto"/>
            <w:bottom w:val="none" w:sz="0" w:space="0" w:color="auto"/>
            <w:right w:val="none" w:sz="0" w:space="0" w:color="auto"/>
          </w:divBdr>
        </w:div>
        <w:div w:id="1597249868">
          <w:marLeft w:val="640"/>
          <w:marRight w:val="0"/>
          <w:marTop w:val="0"/>
          <w:marBottom w:val="0"/>
          <w:divBdr>
            <w:top w:val="none" w:sz="0" w:space="0" w:color="auto"/>
            <w:left w:val="none" w:sz="0" w:space="0" w:color="auto"/>
            <w:bottom w:val="none" w:sz="0" w:space="0" w:color="auto"/>
            <w:right w:val="none" w:sz="0" w:space="0" w:color="auto"/>
          </w:divBdr>
        </w:div>
        <w:div w:id="2068676277">
          <w:marLeft w:val="640"/>
          <w:marRight w:val="0"/>
          <w:marTop w:val="0"/>
          <w:marBottom w:val="0"/>
          <w:divBdr>
            <w:top w:val="none" w:sz="0" w:space="0" w:color="auto"/>
            <w:left w:val="none" w:sz="0" w:space="0" w:color="auto"/>
            <w:bottom w:val="none" w:sz="0" w:space="0" w:color="auto"/>
            <w:right w:val="none" w:sz="0" w:space="0" w:color="auto"/>
          </w:divBdr>
        </w:div>
        <w:div w:id="93480924">
          <w:marLeft w:val="640"/>
          <w:marRight w:val="0"/>
          <w:marTop w:val="0"/>
          <w:marBottom w:val="0"/>
          <w:divBdr>
            <w:top w:val="none" w:sz="0" w:space="0" w:color="auto"/>
            <w:left w:val="none" w:sz="0" w:space="0" w:color="auto"/>
            <w:bottom w:val="none" w:sz="0" w:space="0" w:color="auto"/>
            <w:right w:val="none" w:sz="0" w:space="0" w:color="auto"/>
          </w:divBdr>
        </w:div>
        <w:div w:id="252014200">
          <w:marLeft w:val="640"/>
          <w:marRight w:val="0"/>
          <w:marTop w:val="0"/>
          <w:marBottom w:val="0"/>
          <w:divBdr>
            <w:top w:val="none" w:sz="0" w:space="0" w:color="auto"/>
            <w:left w:val="none" w:sz="0" w:space="0" w:color="auto"/>
            <w:bottom w:val="none" w:sz="0" w:space="0" w:color="auto"/>
            <w:right w:val="none" w:sz="0" w:space="0" w:color="auto"/>
          </w:divBdr>
        </w:div>
        <w:div w:id="712465670">
          <w:marLeft w:val="640"/>
          <w:marRight w:val="0"/>
          <w:marTop w:val="0"/>
          <w:marBottom w:val="0"/>
          <w:divBdr>
            <w:top w:val="none" w:sz="0" w:space="0" w:color="auto"/>
            <w:left w:val="none" w:sz="0" w:space="0" w:color="auto"/>
            <w:bottom w:val="none" w:sz="0" w:space="0" w:color="auto"/>
            <w:right w:val="none" w:sz="0" w:space="0" w:color="auto"/>
          </w:divBdr>
        </w:div>
        <w:div w:id="1288585789">
          <w:marLeft w:val="640"/>
          <w:marRight w:val="0"/>
          <w:marTop w:val="0"/>
          <w:marBottom w:val="0"/>
          <w:divBdr>
            <w:top w:val="none" w:sz="0" w:space="0" w:color="auto"/>
            <w:left w:val="none" w:sz="0" w:space="0" w:color="auto"/>
            <w:bottom w:val="none" w:sz="0" w:space="0" w:color="auto"/>
            <w:right w:val="none" w:sz="0" w:space="0" w:color="auto"/>
          </w:divBdr>
        </w:div>
        <w:div w:id="1160273743">
          <w:marLeft w:val="640"/>
          <w:marRight w:val="0"/>
          <w:marTop w:val="0"/>
          <w:marBottom w:val="0"/>
          <w:divBdr>
            <w:top w:val="none" w:sz="0" w:space="0" w:color="auto"/>
            <w:left w:val="none" w:sz="0" w:space="0" w:color="auto"/>
            <w:bottom w:val="none" w:sz="0" w:space="0" w:color="auto"/>
            <w:right w:val="none" w:sz="0" w:space="0" w:color="auto"/>
          </w:divBdr>
        </w:div>
        <w:div w:id="1972856506">
          <w:marLeft w:val="640"/>
          <w:marRight w:val="0"/>
          <w:marTop w:val="0"/>
          <w:marBottom w:val="0"/>
          <w:divBdr>
            <w:top w:val="none" w:sz="0" w:space="0" w:color="auto"/>
            <w:left w:val="none" w:sz="0" w:space="0" w:color="auto"/>
            <w:bottom w:val="none" w:sz="0" w:space="0" w:color="auto"/>
            <w:right w:val="none" w:sz="0" w:space="0" w:color="auto"/>
          </w:divBdr>
        </w:div>
        <w:div w:id="316687773">
          <w:marLeft w:val="640"/>
          <w:marRight w:val="0"/>
          <w:marTop w:val="0"/>
          <w:marBottom w:val="0"/>
          <w:divBdr>
            <w:top w:val="none" w:sz="0" w:space="0" w:color="auto"/>
            <w:left w:val="none" w:sz="0" w:space="0" w:color="auto"/>
            <w:bottom w:val="none" w:sz="0" w:space="0" w:color="auto"/>
            <w:right w:val="none" w:sz="0" w:space="0" w:color="auto"/>
          </w:divBdr>
        </w:div>
        <w:div w:id="1141385844">
          <w:marLeft w:val="640"/>
          <w:marRight w:val="0"/>
          <w:marTop w:val="0"/>
          <w:marBottom w:val="0"/>
          <w:divBdr>
            <w:top w:val="none" w:sz="0" w:space="0" w:color="auto"/>
            <w:left w:val="none" w:sz="0" w:space="0" w:color="auto"/>
            <w:bottom w:val="none" w:sz="0" w:space="0" w:color="auto"/>
            <w:right w:val="none" w:sz="0" w:space="0" w:color="auto"/>
          </w:divBdr>
        </w:div>
        <w:div w:id="688991345">
          <w:marLeft w:val="640"/>
          <w:marRight w:val="0"/>
          <w:marTop w:val="0"/>
          <w:marBottom w:val="0"/>
          <w:divBdr>
            <w:top w:val="none" w:sz="0" w:space="0" w:color="auto"/>
            <w:left w:val="none" w:sz="0" w:space="0" w:color="auto"/>
            <w:bottom w:val="none" w:sz="0" w:space="0" w:color="auto"/>
            <w:right w:val="none" w:sz="0" w:space="0" w:color="auto"/>
          </w:divBdr>
        </w:div>
        <w:div w:id="70783403">
          <w:marLeft w:val="640"/>
          <w:marRight w:val="0"/>
          <w:marTop w:val="0"/>
          <w:marBottom w:val="0"/>
          <w:divBdr>
            <w:top w:val="none" w:sz="0" w:space="0" w:color="auto"/>
            <w:left w:val="none" w:sz="0" w:space="0" w:color="auto"/>
            <w:bottom w:val="none" w:sz="0" w:space="0" w:color="auto"/>
            <w:right w:val="none" w:sz="0" w:space="0" w:color="auto"/>
          </w:divBdr>
        </w:div>
        <w:div w:id="1542127894">
          <w:marLeft w:val="640"/>
          <w:marRight w:val="0"/>
          <w:marTop w:val="0"/>
          <w:marBottom w:val="0"/>
          <w:divBdr>
            <w:top w:val="none" w:sz="0" w:space="0" w:color="auto"/>
            <w:left w:val="none" w:sz="0" w:space="0" w:color="auto"/>
            <w:bottom w:val="none" w:sz="0" w:space="0" w:color="auto"/>
            <w:right w:val="none" w:sz="0" w:space="0" w:color="auto"/>
          </w:divBdr>
        </w:div>
        <w:div w:id="1067917864">
          <w:marLeft w:val="640"/>
          <w:marRight w:val="0"/>
          <w:marTop w:val="0"/>
          <w:marBottom w:val="0"/>
          <w:divBdr>
            <w:top w:val="none" w:sz="0" w:space="0" w:color="auto"/>
            <w:left w:val="none" w:sz="0" w:space="0" w:color="auto"/>
            <w:bottom w:val="none" w:sz="0" w:space="0" w:color="auto"/>
            <w:right w:val="none" w:sz="0" w:space="0" w:color="auto"/>
          </w:divBdr>
        </w:div>
        <w:div w:id="1493257026">
          <w:marLeft w:val="640"/>
          <w:marRight w:val="0"/>
          <w:marTop w:val="0"/>
          <w:marBottom w:val="0"/>
          <w:divBdr>
            <w:top w:val="none" w:sz="0" w:space="0" w:color="auto"/>
            <w:left w:val="none" w:sz="0" w:space="0" w:color="auto"/>
            <w:bottom w:val="none" w:sz="0" w:space="0" w:color="auto"/>
            <w:right w:val="none" w:sz="0" w:space="0" w:color="auto"/>
          </w:divBdr>
        </w:div>
        <w:div w:id="1383288337">
          <w:marLeft w:val="640"/>
          <w:marRight w:val="0"/>
          <w:marTop w:val="0"/>
          <w:marBottom w:val="0"/>
          <w:divBdr>
            <w:top w:val="none" w:sz="0" w:space="0" w:color="auto"/>
            <w:left w:val="none" w:sz="0" w:space="0" w:color="auto"/>
            <w:bottom w:val="none" w:sz="0" w:space="0" w:color="auto"/>
            <w:right w:val="none" w:sz="0" w:space="0" w:color="auto"/>
          </w:divBdr>
        </w:div>
        <w:div w:id="242418513">
          <w:marLeft w:val="640"/>
          <w:marRight w:val="0"/>
          <w:marTop w:val="0"/>
          <w:marBottom w:val="0"/>
          <w:divBdr>
            <w:top w:val="none" w:sz="0" w:space="0" w:color="auto"/>
            <w:left w:val="none" w:sz="0" w:space="0" w:color="auto"/>
            <w:bottom w:val="none" w:sz="0" w:space="0" w:color="auto"/>
            <w:right w:val="none" w:sz="0" w:space="0" w:color="auto"/>
          </w:divBdr>
        </w:div>
        <w:div w:id="1313556096">
          <w:marLeft w:val="640"/>
          <w:marRight w:val="0"/>
          <w:marTop w:val="0"/>
          <w:marBottom w:val="0"/>
          <w:divBdr>
            <w:top w:val="none" w:sz="0" w:space="0" w:color="auto"/>
            <w:left w:val="none" w:sz="0" w:space="0" w:color="auto"/>
            <w:bottom w:val="none" w:sz="0" w:space="0" w:color="auto"/>
            <w:right w:val="none" w:sz="0" w:space="0" w:color="auto"/>
          </w:divBdr>
        </w:div>
        <w:div w:id="1256481774">
          <w:marLeft w:val="640"/>
          <w:marRight w:val="0"/>
          <w:marTop w:val="0"/>
          <w:marBottom w:val="0"/>
          <w:divBdr>
            <w:top w:val="none" w:sz="0" w:space="0" w:color="auto"/>
            <w:left w:val="none" w:sz="0" w:space="0" w:color="auto"/>
            <w:bottom w:val="none" w:sz="0" w:space="0" w:color="auto"/>
            <w:right w:val="none" w:sz="0" w:space="0" w:color="auto"/>
          </w:divBdr>
        </w:div>
        <w:div w:id="1503162117">
          <w:marLeft w:val="640"/>
          <w:marRight w:val="0"/>
          <w:marTop w:val="0"/>
          <w:marBottom w:val="0"/>
          <w:divBdr>
            <w:top w:val="none" w:sz="0" w:space="0" w:color="auto"/>
            <w:left w:val="none" w:sz="0" w:space="0" w:color="auto"/>
            <w:bottom w:val="none" w:sz="0" w:space="0" w:color="auto"/>
            <w:right w:val="none" w:sz="0" w:space="0" w:color="auto"/>
          </w:divBdr>
        </w:div>
        <w:div w:id="814221261">
          <w:marLeft w:val="640"/>
          <w:marRight w:val="0"/>
          <w:marTop w:val="0"/>
          <w:marBottom w:val="0"/>
          <w:divBdr>
            <w:top w:val="none" w:sz="0" w:space="0" w:color="auto"/>
            <w:left w:val="none" w:sz="0" w:space="0" w:color="auto"/>
            <w:bottom w:val="none" w:sz="0" w:space="0" w:color="auto"/>
            <w:right w:val="none" w:sz="0" w:space="0" w:color="auto"/>
          </w:divBdr>
        </w:div>
        <w:div w:id="1588491864">
          <w:marLeft w:val="640"/>
          <w:marRight w:val="0"/>
          <w:marTop w:val="0"/>
          <w:marBottom w:val="0"/>
          <w:divBdr>
            <w:top w:val="none" w:sz="0" w:space="0" w:color="auto"/>
            <w:left w:val="none" w:sz="0" w:space="0" w:color="auto"/>
            <w:bottom w:val="none" w:sz="0" w:space="0" w:color="auto"/>
            <w:right w:val="none" w:sz="0" w:space="0" w:color="auto"/>
          </w:divBdr>
        </w:div>
        <w:div w:id="1276786770">
          <w:marLeft w:val="640"/>
          <w:marRight w:val="0"/>
          <w:marTop w:val="0"/>
          <w:marBottom w:val="0"/>
          <w:divBdr>
            <w:top w:val="none" w:sz="0" w:space="0" w:color="auto"/>
            <w:left w:val="none" w:sz="0" w:space="0" w:color="auto"/>
            <w:bottom w:val="none" w:sz="0" w:space="0" w:color="auto"/>
            <w:right w:val="none" w:sz="0" w:space="0" w:color="auto"/>
          </w:divBdr>
        </w:div>
        <w:div w:id="906575513">
          <w:marLeft w:val="640"/>
          <w:marRight w:val="0"/>
          <w:marTop w:val="0"/>
          <w:marBottom w:val="0"/>
          <w:divBdr>
            <w:top w:val="none" w:sz="0" w:space="0" w:color="auto"/>
            <w:left w:val="none" w:sz="0" w:space="0" w:color="auto"/>
            <w:bottom w:val="none" w:sz="0" w:space="0" w:color="auto"/>
            <w:right w:val="none" w:sz="0" w:space="0" w:color="auto"/>
          </w:divBdr>
        </w:div>
        <w:div w:id="521942330">
          <w:marLeft w:val="640"/>
          <w:marRight w:val="0"/>
          <w:marTop w:val="0"/>
          <w:marBottom w:val="0"/>
          <w:divBdr>
            <w:top w:val="none" w:sz="0" w:space="0" w:color="auto"/>
            <w:left w:val="none" w:sz="0" w:space="0" w:color="auto"/>
            <w:bottom w:val="none" w:sz="0" w:space="0" w:color="auto"/>
            <w:right w:val="none" w:sz="0" w:space="0" w:color="auto"/>
          </w:divBdr>
        </w:div>
        <w:div w:id="2093961816">
          <w:marLeft w:val="640"/>
          <w:marRight w:val="0"/>
          <w:marTop w:val="0"/>
          <w:marBottom w:val="0"/>
          <w:divBdr>
            <w:top w:val="none" w:sz="0" w:space="0" w:color="auto"/>
            <w:left w:val="none" w:sz="0" w:space="0" w:color="auto"/>
            <w:bottom w:val="none" w:sz="0" w:space="0" w:color="auto"/>
            <w:right w:val="none" w:sz="0" w:space="0" w:color="auto"/>
          </w:divBdr>
        </w:div>
        <w:div w:id="533081934">
          <w:marLeft w:val="640"/>
          <w:marRight w:val="0"/>
          <w:marTop w:val="0"/>
          <w:marBottom w:val="0"/>
          <w:divBdr>
            <w:top w:val="none" w:sz="0" w:space="0" w:color="auto"/>
            <w:left w:val="none" w:sz="0" w:space="0" w:color="auto"/>
            <w:bottom w:val="none" w:sz="0" w:space="0" w:color="auto"/>
            <w:right w:val="none" w:sz="0" w:space="0" w:color="auto"/>
          </w:divBdr>
        </w:div>
        <w:div w:id="1273635342">
          <w:marLeft w:val="640"/>
          <w:marRight w:val="0"/>
          <w:marTop w:val="0"/>
          <w:marBottom w:val="0"/>
          <w:divBdr>
            <w:top w:val="none" w:sz="0" w:space="0" w:color="auto"/>
            <w:left w:val="none" w:sz="0" w:space="0" w:color="auto"/>
            <w:bottom w:val="none" w:sz="0" w:space="0" w:color="auto"/>
            <w:right w:val="none" w:sz="0" w:space="0" w:color="auto"/>
          </w:divBdr>
        </w:div>
        <w:div w:id="1979451227">
          <w:marLeft w:val="640"/>
          <w:marRight w:val="0"/>
          <w:marTop w:val="0"/>
          <w:marBottom w:val="0"/>
          <w:divBdr>
            <w:top w:val="none" w:sz="0" w:space="0" w:color="auto"/>
            <w:left w:val="none" w:sz="0" w:space="0" w:color="auto"/>
            <w:bottom w:val="none" w:sz="0" w:space="0" w:color="auto"/>
            <w:right w:val="none" w:sz="0" w:space="0" w:color="auto"/>
          </w:divBdr>
        </w:div>
        <w:div w:id="842474281">
          <w:marLeft w:val="640"/>
          <w:marRight w:val="0"/>
          <w:marTop w:val="0"/>
          <w:marBottom w:val="0"/>
          <w:divBdr>
            <w:top w:val="none" w:sz="0" w:space="0" w:color="auto"/>
            <w:left w:val="none" w:sz="0" w:space="0" w:color="auto"/>
            <w:bottom w:val="none" w:sz="0" w:space="0" w:color="auto"/>
            <w:right w:val="none" w:sz="0" w:space="0" w:color="auto"/>
          </w:divBdr>
        </w:div>
        <w:div w:id="1819178371">
          <w:marLeft w:val="640"/>
          <w:marRight w:val="0"/>
          <w:marTop w:val="0"/>
          <w:marBottom w:val="0"/>
          <w:divBdr>
            <w:top w:val="none" w:sz="0" w:space="0" w:color="auto"/>
            <w:left w:val="none" w:sz="0" w:space="0" w:color="auto"/>
            <w:bottom w:val="none" w:sz="0" w:space="0" w:color="auto"/>
            <w:right w:val="none" w:sz="0" w:space="0" w:color="auto"/>
          </w:divBdr>
        </w:div>
        <w:div w:id="1478185210">
          <w:marLeft w:val="640"/>
          <w:marRight w:val="0"/>
          <w:marTop w:val="0"/>
          <w:marBottom w:val="0"/>
          <w:divBdr>
            <w:top w:val="none" w:sz="0" w:space="0" w:color="auto"/>
            <w:left w:val="none" w:sz="0" w:space="0" w:color="auto"/>
            <w:bottom w:val="none" w:sz="0" w:space="0" w:color="auto"/>
            <w:right w:val="none" w:sz="0" w:space="0" w:color="auto"/>
          </w:divBdr>
        </w:div>
        <w:div w:id="400954768">
          <w:marLeft w:val="640"/>
          <w:marRight w:val="0"/>
          <w:marTop w:val="0"/>
          <w:marBottom w:val="0"/>
          <w:divBdr>
            <w:top w:val="none" w:sz="0" w:space="0" w:color="auto"/>
            <w:left w:val="none" w:sz="0" w:space="0" w:color="auto"/>
            <w:bottom w:val="none" w:sz="0" w:space="0" w:color="auto"/>
            <w:right w:val="none" w:sz="0" w:space="0" w:color="auto"/>
          </w:divBdr>
        </w:div>
        <w:div w:id="966157487">
          <w:marLeft w:val="640"/>
          <w:marRight w:val="0"/>
          <w:marTop w:val="0"/>
          <w:marBottom w:val="0"/>
          <w:divBdr>
            <w:top w:val="none" w:sz="0" w:space="0" w:color="auto"/>
            <w:left w:val="none" w:sz="0" w:space="0" w:color="auto"/>
            <w:bottom w:val="none" w:sz="0" w:space="0" w:color="auto"/>
            <w:right w:val="none" w:sz="0" w:space="0" w:color="auto"/>
          </w:divBdr>
        </w:div>
        <w:div w:id="1061487726">
          <w:marLeft w:val="640"/>
          <w:marRight w:val="0"/>
          <w:marTop w:val="0"/>
          <w:marBottom w:val="0"/>
          <w:divBdr>
            <w:top w:val="none" w:sz="0" w:space="0" w:color="auto"/>
            <w:left w:val="none" w:sz="0" w:space="0" w:color="auto"/>
            <w:bottom w:val="none" w:sz="0" w:space="0" w:color="auto"/>
            <w:right w:val="none" w:sz="0" w:space="0" w:color="auto"/>
          </w:divBdr>
        </w:div>
        <w:div w:id="2019690222">
          <w:marLeft w:val="640"/>
          <w:marRight w:val="0"/>
          <w:marTop w:val="0"/>
          <w:marBottom w:val="0"/>
          <w:divBdr>
            <w:top w:val="none" w:sz="0" w:space="0" w:color="auto"/>
            <w:left w:val="none" w:sz="0" w:space="0" w:color="auto"/>
            <w:bottom w:val="none" w:sz="0" w:space="0" w:color="auto"/>
            <w:right w:val="none" w:sz="0" w:space="0" w:color="auto"/>
          </w:divBdr>
        </w:div>
        <w:div w:id="1698119983">
          <w:marLeft w:val="640"/>
          <w:marRight w:val="0"/>
          <w:marTop w:val="0"/>
          <w:marBottom w:val="0"/>
          <w:divBdr>
            <w:top w:val="none" w:sz="0" w:space="0" w:color="auto"/>
            <w:left w:val="none" w:sz="0" w:space="0" w:color="auto"/>
            <w:bottom w:val="none" w:sz="0" w:space="0" w:color="auto"/>
            <w:right w:val="none" w:sz="0" w:space="0" w:color="auto"/>
          </w:divBdr>
        </w:div>
        <w:div w:id="1302660378">
          <w:marLeft w:val="640"/>
          <w:marRight w:val="0"/>
          <w:marTop w:val="0"/>
          <w:marBottom w:val="0"/>
          <w:divBdr>
            <w:top w:val="none" w:sz="0" w:space="0" w:color="auto"/>
            <w:left w:val="none" w:sz="0" w:space="0" w:color="auto"/>
            <w:bottom w:val="none" w:sz="0" w:space="0" w:color="auto"/>
            <w:right w:val="none" w:sz="0" w:space="0" w:color="auto"/>
          </w:divBdr>
        </w:div>
        <w:div w:id="1224411061">
          <w:marLeft w:val="640"/>
          <w:marRight w:val="0"/>
          <w:marTop w:val="0"/>
          <w:marBottom w:val="0"/>
          <w:divBdr>
            <w:top w:val="none" w:sz="0" w:space="0" w:color="auto"/>
            <w:left w:val="none" w:sz="0" w:space="0" w:color="auto"/>
            <w:bottom w:val="none" w:sz="0" w:space="0" w:color="auto"/>
            <w:right w:val="none" w:sz="0" w:space="0" w:color="auto"/>
          </w:divBdr>
        </w:div>
        <w:div w:id="1175389111">
          <w:marLeft w:val="640"/>
          <w:marRight w:val="0"/>
          <w:marTop w:val="0"/>
          <w:marBottom w:val="0"/>
          <w:divBdr>
            <w:top w:val="none" w:sz="0" w:space="0" w:color="auto"/>
            <w:left w:val="none" w:sz="0" w:space="0" w:color="auto"/>
            <w:bottom w:val="none" w:sz="0" w:space="0" w:color="auto"/>
            <w:right w:val="none" w:sz="0" w:space="0" w:color="auto"/>
          </w:divBdr>
        </w:div>
        <w:div w:id="518012155">
          <w:marLeft w:val="640"/>
          <w:marRight w:val="0"/>
          <w:marTop w:val="0"/>
          <w:marBottom w:val="0"/>
          <w:divBdr>
            <w:top w:val="none" w:sz="0" w:space="0" w:color="auto"/>
            <w:left w:val="none" w:sz="0" w:space="0" w:color="auto"/>
            <w:bottom w:val="none" w:sz="0" w:space="0" w:color="auto"/>
            <w:right w:val="none" w:sz="0" w:space="0" w:color="auto"/>
          </w:divBdr>
        </w:div>
        <w:div w:id="2096631151">
          <w:marLeft w:val="640"/>
          <w:marRight w:val="0"/>
          <w:marTop w:val="0"/>
          <w:marBottom w:val="0"/>
          <w:divBdr>
            <w:top w:val="none" w:sz="0" w:space="0" w:color="auto"/>
            <w:left w:val="none" w:sz="0" w:space="0" w:color="auto"/>
            <w:bottom w:val="none" w:sz="0" w:space="0" w:color="auto"/>
            <w:right w:val="none" w:sz="0" w:space="0" w:color="auto"/>
          </w:divBdr>
        </w:div>
        <w:div w:id="1987077907">
          <w:marLeft w:val="640"/>
          <w:marRight w:val="0"/>
          <w:marTop w:val="0"/>
          <w:marBottom w:val="0"/>
          <w:divBdr>
            <w:top w:val="none" w:sz="0" w:space="0" w:color="auto"/>
            <w:left w:val="none" w:sz="0" w:space="0" w:color="auto"/>
            <w:bottom w:val="none" w:sz="0" w:space="0" w:color="auto"/>
            <w:right w:val="none" w:sz="0" w:space="0" w:color="auto"/>
          </w:divBdr>
        </w:div>
        <w:div w:id="1475367743">
          <w:marLeft w:val="640"/>
          <w:marRight w:val="0"/>
          <w:marTop w:val="0"/>
          <w:marBottom w:val="0"/>
          <w:divBdr>
            <w:top w:val="none" w:sz="0" w:space="0" w:color="auto"/>
            <w:left w:val="none" w:sz="0" w:space="0" w:color="auto"/>
            <w:bottom w:val="none" w:sz="0" w:space="0" w:color="auto"/>
            <w:right w:val="none" w:sz="0" w:space="0" w:color="auto"/>
          </w:divBdr>
        </w:div>
        <w:div w:id="719744542">
          <w:marLeft w:val="640"/>
          <w:marRight w:val="0"/>
          <w:marTop w:val="0"/>
          <w:marBottom w:val="0"/>
          <w:divBdr>
            <w:top w:val="none" w:sz="0" w:space="0" w:color="auto"/>
            <w:left w:val="none" w:sz="0" w:space="0" w:color="auto"/>
            <w:bottom w:val="none" w:sz="0" w:space="0" w:color="auto"/>
            <w:right w:val="none" w:sz="0" w:space="0" w:color="auto"/>
          </w:divBdr>
        </w:div>
        <w:div w:id="469252459">
          <w:marLeft w:val="640"/>
          <w:marRight w:val="0"/>
          <w:marTop w:val="0"/>
          <w:marBottom w:val="0"/>
          <w:divBdr>
            <w:top w:val="none" w:sz="0" w:space="0" w:color="auto"/>
            <w:left w:val="none" w:sz="0" w:space="0" w:color="auto"/>
            <w:bottom w:val="none" w:sz="0" w:space="0" w:color="auto"/>
            <w:right w:val="none" w:sz="0" w:space="0" w:color="auto"/>
          </w:divBdr>
        </w:div>
        <w:div w:id="1201357976">
          <w:marLeft w:val="640"/>
          <w:marRight w:val="0"/>
          <w:marTop w:val="0"/>
          <w:marBottom w:val="0"/>
          <w:divBdr>
            <w:top w:val="none" w:sz="0" w:space="0" w:color="auto"/>
            <w:left w:val="none" w:sz="0" w:space="0" w:color="auto"/>
            <w:bottom w:val="none" w:sz="0" w:space="0" w:color="auto"/>
            <w:right w:val="none" w:sz="0" w:space="0" w:color="auto"/>
          </w:divBdr>
        </w:div>
        <w:div w:id="338125412">
          <w:marLeft w:val="640"/>
          <w:marRight w:val="0"/>
          <w:marTop w:val="0"/>
          <w:marBottom w:val="0"/>
          <w:divBdr>
            <w:top w:val="none" w:sz="0" w:space="0" w:color="auto"/>
            <w:left w:val="none" w:sz="0" w:space="0" w:color="auto"/>
            <w:bottom w:val="none" w:sz="0" w:space="0" w:color="auto"/>
            <w:right w:val="none" w:sz="0" w:space="0" w:color="auto"/>
          </w:divBdr>
        </w:div>
        <w:div w:id="1172649569">
          <w:marLeft w:val="640"/>
          <w:marRight w:val="0"/>
          <w:marTop w:val="0"/>
          <w:marBottom w:val="0"/>
          <w:divBdr>
            <w:top w:val="none" w:sz="0" w:space="0" w:color="auto"/>
            <w:left w:val="none" w:sz="0" w:space="0" w:color="auto"/>
            <w:bottom w:val="none" w:sz="0" w:space="0" w:color="auto"/>
            <w:right w:val="none" w:sz="0" w:space="0" w:color="auto"/>
          </w:divBdr>
        </w:div>
        <w:div w:id="1266426256">
          <w:marLeft w:val="640"/>
          <w:marRight w:val="0"/>
          <w:marTop w:val="0"/>
          <w:marBottom w:val="0"/>
          <w:divBdr>
            <w:top w:val="none" w:sz="0" w:space="0" w:color="auto"/>
            <w:left w:val="none" w:sz="0" w:space="0" w:color="auto"/>
            <w:bottom w:val="none" w:sz="0" w:space="0" w:color="auto"/>
            <w:right w:val="none" w:sz="0" w:space="0" w:color="auto"/>
          </w:divBdr>
        </w:div>
        <w:div w:id="888689418">
          <w:marLeft w:val="640"/>
          <w:marRight w:val="0"/>
          <w:marTop w:val="0"/>
          <w:marBottom w:val="0"/>
          <w:divBdr>
            <w:top w:val="none" w:sz="0" w:space="0" w:color="auto"/>
            <w:left w:val="none" w:sz="0" w:space="0" w:color="auto"/>
            <w:bottom w:val="none" w:sz="0" w:space="0" w:color="auto"/>
            <w:right w:val="none" w:sz="0" w:space="0" w:color="auto"/>
          </w:divBdr>
        </w:div>
        <w:div w:id="1092509876">
          <w:marLeft w:val="640"/>
          <w:marRight w:val="0"/>
          <w:marTop w:val="0"/>
          <w:marBottom w:val="0"/>
          <w:divBdr>
            <w:top w:val="none" w:sz="0" w:space="0" w:color="auto"/>
            <w:left w:val="none" w:sz="0" w:space="0" w:color="auto"/>
            <w:bottom w:val="none" w:sz="0" w:space="0" w:color="auto"/>
            <w:right w:val="none" w:sz="0" w:space="0" w:color="auto"/>
          </w:divBdr>
        </w:div>
        <w:div w:id="49767454">
          <w:marLeft w:val="640"/>
          <w:marRight w:val="0"/>
          <w:marTop w:val="0"/>
          <w:marBottom w:val="0"/>
          <w:divBdr>
            <w:top w:val="none" w:sz="0" w:space="0" w:color="auto"/>
            <w:left w:val="none" w:sz="0" w:space="0" w:color="auto"/>
            <w:bottom w:val="none" w:sz="0" w:space="0" w:color="auto"/>
            <w:right w:val="none" w:sz="0" w:space="0" w:color="auto"/>
          </w:divBdr>
        </w:div>
        <w:div w:id="1829975490">
          <w:marLeft w:val="640"/>
          <w:marRight w:val="0"/>
          <w:marTop w:val="0"/>
          <w:marBottom w:val="0"/>
          <w:divBdr>
            <w:top w:val="none" w:sz="0" w:space="0" w:color="auto"/>
            <w:left w:val="none" w:sz="0" w:space="0" w:color="auto"/>
            <w:bottom w:val="none" w:sz="0" w:space="0" w:color="auto"/>
            <w:right w:val="none" w:sz="0" w:space="0" w:color="auto"/>
          </w:divBdr>
        </w:div>
        <w:div w:id="2089039469">
          <w:marLeft w:val="640"/>
          <w:marRight w:val="0"/>
          <w:marTop w:val="0"/>
          <w:marBottom w:val="0"/>
          <w:divBdr>
            <w:top w:val="none" w:sz="0" w:space="0" w:color="auto"/>
            <w:left w:val="none" w:sz="0" w:space="0" w:color="auto"/>
            <w:bottom w:val="none" w:sz="0" w:space="0" w:color="auto"/>
            <w:right w:val="none" w:sz="0" w:space="0" w:color="auto"/>
          </w:divBdr>
        </w:div>
        <w:div w:id="316763658">
          <w:marLeft w:val="640"/>
          <w:marRight w:val="0"/>
          <w:marTop w:val="0"/>
          <w:marBottom w:val="0"/>
          <w:divBdr>
            <w:top w:val="none" w:sz="0" w:space="0" w:color="auto"/>
            <w:left w:val="none" w:sz="0" w:space="0" w:color="auto"/>
            <w:bottom w:val="none" w:sz="0" w:space="0" w:color="auto"/>
            <w:right w:val="none" w:sz="0" w:space="0" w:color="auto"/>
          </w:divBdr>
        </w:div>
        <w:div w:id="655576661">
          <w:marLeft w:val="640"/>
          <w:marRight w:val="0"/>
          <w:marTop w:val="0"/>
          <w:marBottom w:val="0"/>
          <w:divBdr>
            <w:top w:val="none" w:sz="0" w:space="0" w:color="auto"/>
            <w:left w:val="none" w:sz="0" w:space="0" w:color="auto"/>
            <w:bottom w:val="none" w:sz="0" w:space="0" w:color="auto"/>
            <w:right w:val="none" w:sz="0" w:space="0" w:color="auto"/>
          </w:divBdr>
        </w:div>
        <w:div w:id="658846413">
          <w:marLeft w:val="640"/>
          <w:marRight w:val="0"/>
          <w:marTop w:val="0"/>
          <w:marBottom w:val="0"/>
          <w:divBdr>
            <w:top w:val="none" w:sz="0" w:space="0" w:color="auto"/>
            <w:left w:val="none" w:sz="0" w:space="0" w:color="auto"/>
            <w:bottom w:val="none" w:sz="0" w:space="0" w:color="auto"/>
            <w:right w:val="none" w:sz="0" w:space="0" w:color="auto"/>
          </w:divBdr>
        </w:div>
        <w:div w:id="173544643">
          <w:marLeft w:val="640"/>
          <w:marRight w:val="0"/>
          <w:marTop w:val="0"/>
          <w:marBottom w:val="0"/>
          <w:divBdr>
            <w:top w:val="none" w:sz="0" w:space="0" w:color="auto"/>
            <w:left w:val="none" w:sz="0" w:space="0" w:color="auto"/>
            <w:bottom w:val="none" w:sz="0" w:space="0" w:color="auto"/>
            <w:right w:val="none" w:sz="0" w:space="0" w:color="auto"/>
          </w:divBdr>
        </w:div>
        <w:div w:id="229119504">
          <w:marLeft w:val="640"/>
          <w:marRight w:val="0"/>
          <w:marTop w:val="0"/>
          <w:marBottom w:val="0"/>
          <w:divBdr>
            <w:top w:val="none" w:sz="0" w:space="0" w:color="auto"/>
            <w:left w:val="none" w:sz="0" w:space="0" w:color="auto"/>
            <w:bottom w:val="none" w:sz="0" w:space="0" w:color="auto"/>
            <w:right w:val="none" w:sz="0" w:space="0" w:color="auto"/>
          </w:divBdr>
        </w:div>
        <w:div w:id="78526107">
          <w:marLeft w:val="640"/>
          <w:marRight w:val="0"/>
          <w:marTop w:val="0"/>
          <w:marBottom w:val="0"/>
          <w:divBdr>
            <w:top w:val="none" w:sz="0" w:space="0" w:color="auto"/>
            <w:left w:val="none" w:sz="0" w:space="0" w:color="auto"/>
            <w:bottom w:val="none" w:sz="0" w:space="0" w:color="auto"/>
            <w:right w:val="none" w:sz="0" w:space="0" w:color="auto"/>
          </w:divBdr>
        </w:div>
        <w:div w:id="1816678182">
          <w:marLeft w:val="640"/>
          <w:marRight w:val="0"/>
          <w:marTop w:val="0"/>
          <w:marBottom w:val="0"/>
          <w:divBdr>
            <w:top w:val="none" w:sz="0" w:space="0" w:color="auto"/>
            <w:left w:val="none" w:sz="0" w:space="0" w:color="auto"/>
            <w:bottom w:val="none" w:sz="0" w:space="0" w:color="auto"/>
            <w:right w:val="none" w:sz="0" w:space="0" w:color="auto"/>
          </w:divBdr>
        </w:div>
        <w:div w:id="2096392716">
          <w:marLeft w:val="640"/>
          <w:marRight w:val="0"/>
          <w:marTop w:val="0"/>
          <w:marBottom w:val="0"/>
          <w:divBdr>
            <w:top w:val="none" w:sz="0" w:space="0" w:color="auto"/>
            <w:left w:val="none" w:sz="0" w:space="0" w:color="auto"/>
            <w:bottom w:val="none" w:sz="0" w:space="0" w:color="auto"/>
            <w:right w:val="none" w:sz="0" w:space="0" w:color="auto"/>
          </w:divBdr>
        </w:div>
        <w:div w:id="1936938660">
          <w:marLeft w:val="640"/>
          <w:marRight w:val="0"/>
          <w:marTop w:val="0"/>
          <w:marBottom w:val="0"/>
          <w:divBdr>
            <w:top w:val="none" w:sz="0" w:space="0" w:color="auto"/>
            <w:left w:val="none" w:sz="0" w:space="0" w:color="auto"/>
            <w:bottom w:val="none" w:sz="0" w:space="0" w:color="auto"/>
            <w:right w:val="none" w:sz="0" w:space="0" w:color="auto"/>
          </w:divBdr>
        </w:div>
        <w:div w:id="1982608597">
          <w:marLeft w:val="640"/>
          <w:marRight w:val="0"/>
          <w:marTop w:val="0"/>
          <w:marBottom w:val="0"/>
          <w:divBdr>
            <w:top w:val="none" w:sz="0" w:space="0" w:color="auto"/>
            <w:left w:val="none" w:sz="0" w:space="0" w:color="auto"/>
            <w:bottom w:val="none" w:sz="0" w:space="0" w:color="auto"/>
            <w:right w:val="none" w:sz="0" w:space="0" w:color="auto"/>
          </w:divBdr>
        </w:div>
        <w:div w:id="1718503278">
          <w:marLeft w:val="640"/>
          <w:marRight w:val="0"/>
          <w:marTop w:val="0"/>
          <w:marBottom w:val="0"/>
          <w:divBdr>
            <w:top w:val="none" w:sz="0" w:space="0" w:color="auto"/>
            <w:left w:val="none" w:sz="0" w:space="0" w:color="auto"/>
            <w:bottom w:val="none" w:sz="0" w:space="0" w:color="auto"/>
            <w:right w:val="none" w:sz="0" w:space="0" w:color="auto"/>
          </w:divBdr>
        </w:div>
        <w:div w:id="1955481156">
          <w:marLeft w:val="640"/>
          <w:marRight w:val="0"/>
          <w:marTop w:val="0"/>
          <w:marBottom w:val="0"/>
          <w:divBdr>
            <w:top w:val="none" w:sz="0" w:space="0" w:color="auto"/>
            <w:left w:val="none" w:sz="0" w:space="0" w:color="auto"/>
            <w:bottom w:val="none" w:sz="0" w:space="0" w:color="auto"/>
            <w:right w:val="none" w:sz="0" w:space="0" w:color="auto"/>
          </w:divBdr>
        </w:div>
        <w:div w:id="1097868143">
          <w:marLeft w:val="640"/>
          <w:marRight w:val="0"/>
          <w:marTop w:val="0"/>
          <w:marBottom w:val="0"/>
          <w:divBdr>
            <w:top w:val="none" w:sz="0" w:space="0" w:color="auto"/>
            <w:left w:val="none" w:sz="0" w:space="0" w:color="auto"/>
            <w:bottom w:val="none" w:sz="0" w:space="0" w:color="auto"/>
            <w:right w:val="none" w:sz="0" w:space="0" w:color="auto"/>
          </w:divBdr>
        </w:div>
        <w:div w:id="1642925351">
          <w:marLeft w:val="640"/>
          <w:marRight w:val="0"/>
          <w:marTop w:val="0"/>
          <w:marBottom w:val="0"/>
          <w:divBdr>
            <w:top w:val="none" w:sz="0" w:space="0" w:color="auto"/>
            <w:left w:val="none" w:sz="0" w:space="0" w:color="auto"/>
            <w:bottom w:val="none" w:sz="0" w:space="0" w:color="auto"/>
            <w:right w:val="none" w:sz="0" w:space="0" w:color="auto"/>
          </w:divBdr>
        </w:div>
        <w:div w:id="441997090">
          <w:marLeft w:val="640"/>
          <w:marRight w:val="0"/>
          <w:marTop w:val="0"/>
          <w:marBottom w:val="0"/>
          <w:divBdr>
            <w:top w:val="none" w:sz="0" w:space="0" w:color="auto"/>
            <w:left w:val="none" w:sz="0" w:space="0" w:color="auto"/>
            <w:bottom w:val="none" w:sz="0" w:space="0" w:color="auto"/>
            <w:right w:val="none" w:sz="0" w:space="0" w:color="auto"/>
          </w:divBdr>
        </w:div>
        <w:div w:id="1696686584">
          <w:marLeft w:val="640"/>
          <w:marRight w:val="0"/>
          <w:marTop w:val="0"/>
          <w:marBottom w:val="0"/>
          <w:divBdr>
            <w:top w:val="none" w:sz="0" w:space="0" w:color="auto"/>
            <w:left w:val="none" w:sz="0" w:space="0" w:color="auto"/>
            <w:bottom w:val="none" w:sz="0" w:space="0" w:color="auto"/>
            <w:right w:val="none" w:sz="0" w:space="0" w:color="auto"/>
          </w:divBdr>
        </w:div>
        <w:div w:id="2122647254">
          <w:marLeft w:val="640"/>
          <w:marRight w:val="0"/>
          <w:marTop w:val="0"/>
          <w:marBottom w:val="0"/>
          <w:divBdr>
            <w:top w:val="none" w:sz="0" w:space="0" w:color="auto"/>
            <w:left w:val="none" w:sz="0" w:space="0" w:color="auto"/>
            <w:bottom w:val="none" w:sz="0" w:space="0" w:color="auto"/>
            <w:right w:val="none" w:sz="0" w:space="0" w:color="auto"/>
          </w:divBdr>
        </w:div>
        <w:div w:id="1099134494">
          <w:marLeft w:val="640"/>
          <w:marRight w:val="0"/>
          <w:marTop w:val="0"/>
          <w:marBottom w:val="0"/>
          <w:divBdr>
            <w:top w:val="none" w:sz="0" w:space="0" w:color="auto"/>
            <w:left w:val="none" w:sz="0" w:space="0" w:color="auto"/>
            <w:bottom w:val="none" w:sz="0" w:space="0" w:color="auto"/>
            <w:right w:val="none" w:sz="0" w:space="0" w:color="auto"/>
          </w:divBdr>
        </w:div>
        <w:div w:id="1995184895">
          <w:marLeft w:val="640"/>
          <w:marRight w:val="0"/>
          <w:marTop w:val="0"/>
          <w:marBottom w:val="0"/>
          <w:divBdr>
            <w:top w:val="none" w:sz="0" w:space="0" w:color="auto"/>
            <w:left w:val="none" w:sz="0" w:space="0" w:color="auto"/>
            <w:bottom w:val="none" w:sz="0" w:space="0" w:color="auto"/>
            <w:right w:val="none" w:sz="0" w:space="0" w:color="auto"/>
          </w:divBdr>
        </w:div>
        <w:div w:id="640770519">
          <w:marLeft w:val="640"/>
          <w:marRight w:val="0"/>
          <w:marTop w:val="0"/>
          <w:marBottom w:val="0"/>
          <w:divBdr>
            <w:top w:val="none" w:sz="0" w:space="0" w:color="auto"/>
            <w:left w:val="none" w:sz="0" w:space="0" w:color="auto"/>
            <w:bottom w:val="none" w:sz="0" w:space="0" w:color="auto"/>
            <w:right w:val="none" w:sz="0" w:space="0" w:color="auto"/>
          </w:divBdr>
        </w:div>
        <w:div w:id="186985602">
          <w:marLeft w:val="640"/>
          <w:marRight w:val="0"/>
          <w:marTop w:val="0"/>
          <w:marBottom w:val="0"/>
          <w:divBdr>
            <w:top w:val="none" w:sz="0" w:space="0" w:color="auto"/>
            <w:left w:val="none" w:sz="0" w:space="0" w:color="auto"/>
            <w:bottom w:val="none" w:sz="0" w:space="0" w:color="auto"/>
            <w:right w:val="none" w:sz="0" w:space="0" w:color="auto"/>
          </w:divBdr>
        </w:div>
        <w:div w:id="467012586">
          <w:marLeft w:val="640"/>
          <w:marRight w:val="0"/>
          <w:marTop w:val="0"/>
          <w:marBottom w:val="0"/>
          <w:divBdr>
            <w:top w:val="none" w:sz="0" w:space="0" w:color="auto"/>
            <w:left w:val="none" w:sz="0" w:space="0" w:color="auto"/>
            <w:bottom w:val="none" w:sz="0" w:space="0" w:color="auto"/>
            <w:right w:val="none" w:sz="0" w:space="0" w:color="auto"/>
          </w:divBdr>
        </w:div>
        <w:div w:id="482357555">
          <w:marLeft w:val="640"/>
          <w:marRight w:val="0"/>
          <w:marTop w:val="0"/>
          <w:marBottom w:val="0"/>
          <w:divBdr>
            <w:top w:val="none" w:sz="0" w:space="0" w:color="auto"/>
            <w:left w:val="none" w:sz="0" w:space="0" w:color="auto"/>
            <w:bottom w:val="none" w:sz="0" w:space="0" w:color="auto"/>
            <w:right w:val="none" w:sz="0" w:space="0" w:color="auto"/>
          </w:divBdr>
        </w:div>
        <w:div w:id="401566079">
          <w:marLeft w:val="640"/>
          <w:marRight w:val="0"/>
          <w:marTop w:val="0"/>
          <w:marBottom w:val="0"/>
          <w:divBdr>
            <w:top w:val="none" w:sz="0" w:space="0" w:color="auto"/>
            <w:left w:val="none" w:sz="0" w:space="0" w:color="auto"/>
            <w:bottom w:val="none" w:sz="0" w:space="0" w:color="auto"/>
            <w:right w:val="none" w:sz="0" w:space="0" w:color="auto"/>
          </w:divBdr>
        </w:div>
        <w:div w:id="1427843782">
          <w:marLeft w:val="640"/>
          <w:marRight w:val="0"/>
          <w:marTop w:val="0"/>
          <w:marBottom w:val="0"/>
          <w:divBdr>
            <w:top w:val="none" w:sz="0" w:space="0" w:color="auto"/>
            <w:left w:val="none" w:sz="0" w:space="0" w:color="auto"/>
            <w:bottom w:val="none" w:sz="0" w:space="0" w:color="auto"/>
            <w:right w:val="none" w:sz="0" w:space="0" w:color="auto"/>
          </w:divBdr>
        </w:div>
        <w:div w:id="2089303119">
          <w:marLeft w:val="640"/>
          <w:marRight w:val="0"/>
          <w:marTop w:val="0"/>
          <w:marBottom w:val="0"/>
          <w:divBdr>
            <w:top w:val="none" w:sz="0" w:space="0" w:color="auto"/>
            <w:left w:val="none" w:sz="0" w:space="0" w:color="auto"/>
            <w:bottom w:val="none" w:sz="0" w:space="0" w:color="auto"/>
            <w:right w:val="none" w:sz="0" w:space="0" w:color="auto"/>
          </w:divBdr>
        </w:div>
        <w:div w:id="1214271990">
          <w:marLeft w:val="640"/>
          <w:marRight w:val="0"/>
          <w:marTop w:val="0"/>
          <w:marBottom w:val="0"/>
          <w:divBdr>
            <w:top w:val="none" w:sz="0" w:space="0" w:color="auto"/>
            <w:left w:val="none" w:sz="0" w:space="0" w:color="auto"/>
            <w:bottom w:val="none" w:sz="0" w:space="0" w:color="auto"/>
            <w:right w:val="none" w:sz="0" w:space="0" w:color="auto"/>
          </w:divBdr>
        </w:div>
        <w:div w:id="1652829165">
          <w:marLeft w:val="640"/>
          <w:marRight w:val="0"/>
          <w:marTop w:val="0"/>
          <w:marBottom w:val="0"/>
          <w:divBdr>
            <w:top w:val="none" w:sz="0" w:space="0" w:color="auto"/>
            <w:left w:val="none" w:sz="0" w:space="0" w:color="auto"/>
            <w:bottom w:val="none" w:sz="0" w:space="0" w:color="auto"/>
            <w:right w:val="none" w:sz="0" w:space="0" w:color="auto"/>
          </w:divBdr>
        </w:div>
        <w:div w:id="827941174">
          <w:marLeft w:val="640"/>
          <w:marRight w:val="0"/>
          <w:marTop w:val="0"/>
          <w:marBottom w:val="0"/>
          <w:divBdr>
            <w:top w:val="none" w:sz="0" w:space="0" w:color="auto"/>
            <w:left w:val="none" w:sz="0" w:space="0" w:color="auto"/>
            <w:bottom w:val="none" w:sz="0" w:space="0" w:color="auto"/>
            <w:right w:val="none" w:sz="0" w:space="0" w:color="auto"/>
          </w:divBdr>
        </w:div>
        <w:div w:id="133065290">
          <w:marLeft w:val="640"/>
          <w:marRight w:val="0"/>
          <w:marTop w:val="0"/>
          <w:marBottom w:val="0"/>
          <w:divBdr>
            <w:top w:val="none" w:sz="0" w:space="0" w:color="auto"/>
            <w:left w:val="none" w:sz="0" w:space="0" w:color="auto"/>
            <w:bottom w:val="none" w:sz="0" w:space="0" w:color="auto"/>
            <w:right w:val="none" w:sz="0" w:space="0" w:color="auto"/>
          </w:divBdr>
        </w:div>
        <w:div w:id="1222786071">
          <w:marLeft w:val="640"/>
          <w:marRight w:val="0"/>
          <w:marTop w:val="0"/>
          <w:marBottom w:val="0"/>
          <w:divBdr>
            <w:top w:val="none" w:sz="0" w:space="0" w:color="auto"/>
            <w:left w:val="none" w:sz="0" w:space="0" w:color="auto"/>
            <w:bottom w:val="none" w:sz="0" w:space="0" w:color="auto"/>
            <w:right w:val="none" w:sz="0" w:space="0" w:color="auto"/>
          </w:divBdr>
        </w:div>
        <w:div w:id="1427919701">
          <w:marLeft w:val="640"/>
          <w:marRight w:val="0"/>
          <w:marTop w:val="0"/>
          <w:marBottom w:val="0"/>
          <w:divBdr>
            <w:top w:val="none" w:sz="0" w:space="0" w:color="auto"/>
            <w:left w:val="none" w:sz="0" w:space="0" w:color="auto"/>
            <w:bottom w:val="none" w:sz="0" w:space="0" w:color="auto"/>
            <w:right w:val="none" w:sz="0" w:space="0" w:color="auto"/>
          </w:divBdr>
        </w:div>
        <w:div w:id="167449028">
          <w:marLeft w:val="640"/>
          <w:marRight w:val="0"/>
          <w:marTop w:val="0"/>
          <w:marBottom w:val="0"/>
          <w:divBdr>
            <w:top w:val="none" w:sz="0" w:space="0" w:color="auto"/>
            <w:left w:val="none" w:sz="0" w:space="0" w:color="auto"/>
            <w:bottom w:val="none" w:sz="0" w:space="0" w:color="auto"/>
            <w:right w:val="none" w:sz="0" w:space="0" w:color="auto"/>
          </w:divBdr>
        </w:div>
        <w:div w:id="239221908">
          <w:marLeft w:val="640"/>
          <w:marRight w:val="0"/>
          <w:marTop w:val="0"/>
          <w:marBottom w:val="0"/>
          <w:divBdr>
            <w:top w:val="none" w:sz="0" w:space="0" w:color="auto"/>
            <w:left w:val="none" w:sz="0" w:space="0" w:color="auto"/>
            <w:bottom w:val="none" w:sz="0" w:space="0" w:color="auto"/>
            <w:right w:val="none" w:sz="0" w:space="0" w:color="auto"/>
          </w:divBdr>
        </w:div>
        <w:div w:id="173880996">
          <w:marLeft w:val="640"/>
          <w:marRight w:val="0"/>
          <w:marTop w:val="0"/>
          <w:marBottom w:val="0"/>
          <w:divBdr>
            <w:top w:val="none" w:sz="0" w:space="0" w:color="auto"/>
            <w:left w:val="none" w:sz="0" w:space="0" w:color="auto"/>
            <w:bottom w:val="none" w:sz="0" w:space="0" w:color="auto"/>
            <w:right w:val="none" w:sz="0" w:space="0" w:color="auto"/>
          </w:divBdr>
        </w:div>
        <w:div w:id="1243876450">
          <w:marLeft w:val="640"/>
          <w:marRight w:val="0"/>
          <w:marTop w:val="0"/>
          <w:marBottom w:val="0"/>
          <w:divBdr>
            <w:top w:val="none" w:sz="0" w:space="0" w:color="auto"/>
            <w:left w:val="none" w:sz="0" w:space="0" w:color="auto"/>
            <w:bottom w:val="none" w:sz="0" w:space="0" w:color="auto"/>
            <w:right w:val="none" w:sz="0" w:space="0" w:color="auto"/>
          </w:divBdr>
        </w:div>
        <w:div w:id="597491897">
          <w:marLeft w:val="640"/>
          <w:marRight w:val="0"/>
          <w:marTop w:val="0"/>
          <w:marBottom w:val="0"/>
          <w:divBdr>
            <w:top w:val="none" w:sz="0" w:space="0" w:color="auto"/>
            <w:left w:val="none" w:sz="0" w:space="0" w:color="auto"/>
            <w:bottom w:val="none" w:sz="0" w:space="0" w:color="auto"/>
            <w:right w:val="none" w:sz="0" w:space="0" w:color="auto"/>
          </w:divBdr>
        </w:div>
        <w:div w:id="869143800">
          <w:marLeft w:val="640"/>
          <w:marRight w:val="0"/>
          <w:marTop w:val="0"/>
          <w:marBottom w:val="0"/>
          <w:divBdr>
            <w:top w:val="none" w:sz="0" w:space="0" w:color="auto"/>
            <w:left w:val="none" w:sz="0" w:space="0" w:color="auto"/>
            <w:bottom w:val="none" w:sz="0" w:space="0" w:color="auto"/>
            <w:right w:val="none" w:sz="0" w:space="0" w:color="auto"/>
          </w:divBdr>
        </w:div>
        <w:div w:id="1997411758">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17979550">
      <w:bodyDiv w:val="1"/>
      <w:marLeft w:val="0"/>
      <w:marRight w:val="0"/>
      <w:marTop w:val="0"/>
      <w:marBottom w:val="0"/>
      <w:divBdr>
        <w:top w:val="none" w:sz="0" w:space="0" w:color="auto"/>
        <w:left w:val="none" w:sz="0" w:space="0" w:color="auto"/>
        <w:bottom w:val="none" w:sz="0" w:space="0" w:color="auto"/>
        <w:right w:val="none" w:sz="0" w:space="0" w:color="auto"/>
      </w:divBdr>
      <w:divsChild>
        <w:div w:id="570313826">
          <w:marLeft w:val="640"/>
          <w:marRight w:val="0"/>
          <w:marTop w:val="0"/>
          <w:marBottom w:val="0"/>
          <w:divBdr>
            <w:top w:val="none" w:sz="0" w:space="0" w:color="auto"/>
            <w:left w:val="none" w:sz="0" w:space="0" w:color="auto"/>
            <w:bottom w:val="none" w:sz="0" w:space="0" w:color="auto"/>
            <w:right w:val="none" w:sz="0" w:space="0" w:color="auto"/>
          </w:divBdr>
        </w:div>
        <w:div w:id="2064404786">
          <w:marLeft w:val="640"/>
          <w:marRight w:val="0"/>
          <w:marTop w:val="0"/>
          <w:marBottom w:val="0"/>
          <w:divBdr>
            <w:top w:val="none" w:sz="0" w:space="0" w:color="auto"/>
            <w:left w:val="none" w:sz="0" w:space="0" w:color="auto"/>
            <w:bottom w:val="none" w:sz="0" w:space="0" w:color="auto"/>
            <w:right w:val="none" w:sz="0" w:space="0" w:color="auto"/>
          </w:divBdr>
        </w:div>
        <w:div w:id="2040281761">
          <w:marLeft w:val="640"/>
          <w:marRight w:val="0"/>
          <w:marTop w:val="0"/>
          <w:marBottom w:val="0"/>
          <w:divBdr>
            <w:top w:val="none" w:sz="0" w:space="0" w:color="auto"/>
            <w:left w:val="none" w:sz="0" w:space="0" w:color="auto"/>
            <w:bottom w:val="none" w:sz="0" w:space="0" w:color="auto"/>
            <w:right w:val="none" w:sz="0" w:space="0" w:color="auto"/>
          </w:divBdr>
        </w:div>
        <w:div w:id="1187989049">
          <w:marLeft w:val="640"/>
          <w:marRight w:val="0"/>
          <w:marTop w:val="0"/>
          <w:marBottom w:val="0"/>
          <w:divBdr>
            <w:top w:val="none" w:sz="0" w:space="0" w:color="auto"/>
            <w:left w:val="none" w:sz="0" w:space="0" w:color="auto"/>
            <w:bottom w:val="none" w:sz="0" w:space="0" w:color="auto"/>
            <w:right w:val="none" w:sz="0" w:space="0" w:color="auto"/>
          </w:divBdr>
        </w:div>
        <w:div w:id="643243373">
          <w:marLeft w:val="640"/>
          <w:marRight w:val="0"/>
          <w:marTop w:val="0"/>
          <w:marBottom w:val="0"/>
          <w:divBdr>
            <w:top w:val="none" w:sz="0" w:space="0" w:color="auto"/>
            <w:left w:val="none" w:sz="0" w:space="0" w:color="auto"/>
            <w:bottom w:val="none" w:sz="0" w:space="0" w:color="auto"/>
            <w:right w:val="none" w:sz="0" w:space="0" w:color="auto"/>
          </w:divBdr>
        </w:div>
        <w:div w:id="1641156388">
          <w:marLeft w:val="640"/>
          <w:marRight w:val="0"/>
          <w:marTop w:val="0"/>
          <w:marBottom w:val="0"/>
          <w:divBdr>
            <w:top w:val="none" w:sz="0" w:space="0" w:color="auto"/>
            <w:left w:val="none" w:sz="0" w:space="0" w:color="auto"/>
            <w:bottom w:val="none" w:sz="0" w:space="0" w:color="auto"/>
            <w:right w:val="none" w:sz="0" w:space="0" w:color="auto"/>
          </w:divBdr>
        </w:div>
        <w:div w:id="1518889133">
          <w:marLeft w:val="640"/>
          <w:marRight w:val="0"/>
          <w:marTop w:val="0"/>
          <w:marBottom w:val="0"/>
          <w:divBdr>
            <w:top w:val="none" w:sz="0" w:space="0" w:color="auto"/>
            <w:left w:val="none" w:sz="0" w:space="0" w:color="auto"/>
            <w:bottom w:val="none" w:sz="0" w:space="0" w:color="auto"/>
            <w:right w:val="none" w:sz="0" w:space="0" w:color="auto"/>
          </w:divBdr>
        </w:div>
        <w:div w:id="1556697881">
          <w:marLeft w:val="640"/>
          <w:marRight w:val="0"/>
          <w:marTop w:val="0"/>
          <w:marBottom w:val="0"/>
          <w:divBdr>
            <w:top w:val="none" w:sz="0" w:space="0" w:color="auto"/>
            <w:left w:val="none" w:sz="0" w:space="0" w:color="auto"/>
            <w:bottom w:val="none" w:sz="0" w:space="0" w:color="auto"/>
            <w:right w:val="none" w:sz="0" w:space="0" w:color="auto"/>
          </w:divBdr>
        </w:div>
        <w:div w:id="37358469">
          <w:marLeft w:val="640"/>
          <w:marRight w:val="0"/>
          <w:marTop w:val="0"/>
          <w:marBottom w:val="0"/>
          <w:divBdr>
            <w:top w:val="none" w:sz="0" w:space="0" w:color="auto"/>
            <w:left w:val="none" w:sz="0" w:space="0" w:color="auto"/>
            <w:bottom w:val="none" w:sz="0" w:space="0" w:color="auto"/>
            <w:right w:val="none" w:sz="0" w:space="0" w:color="auto"/>
          </w:divBdr>
        </w:div>
        <w:div w:id="1863933688">
          <w:marLeft w:val="640"/>
          <w:marRight w:val="0"/>
          <w:marTop w:val="0"/>
          <w:marBottom w:val="0"/>
          <w:divBdr>
            <w:top w:val="none" w:sz="0" w:space="0" w:color="auto"/>
            <w:left w:val="none" w:sz="0" w:space="0" w:color="auto"/>
            <w:bottom w:val="none" w:sz="0" w:space="0" w:color="auto"/>
            <w:right w:val="none" w:sz="0" w:space="0" w:color="auto"/>
          </w:divBdr>
        </w:div>
        <w:div w:id="1748768263">
          <w:marLeft w:val="640"/>
          <w:marRight w:val="0"/>
          <w:marTop w:val="0"/>
          <w:marBottom w:val="0"/>
          <w:divBdr>
            <w:top w:val="none" w:sz="0" w:space="0" w:color="auto"/>
            <w:left w:val="none" w:sz="0" w:space="0" w:color="auto"/>
            <w:bottom w:val="none" w:sz="0" w:space="0" w:color="auto"/>
            <w:right w:val="none" w:sz="0" w:space="0" w:color="auto"/>
          </w:divBdr>
        </w:div>
        <w:div w:id="203911930">
          <w:marLeft w:val="640"/>
          <w:marRight w:val="0"/>
          <w:marTop w:val="0"/>
          <w:marBottom w:val="0"/>
          <w:divBdr>
            <w:top w:val="none" w:sz="0" w:space="0" w:color="auto"/>
            <w:left w:val="none" w:sz="0" w:space="0" w:color="auto"/>
            <w:bottom w:val="none" w:sz="0" w:space="0" w:color="auto"/>
            <w:right w:val="none" w:sz="0" w:space="0" w:color="auto"/>
          </w:divBdr>
        </w:div>
        <w:div w:id="195585148">
          <w:marLeft w:val="640"/>
          <w:marRight w:val="0"/>
          <w:marTop w:val="0"/>
          <w:marBottom w:val="0"/>
          <w:divBdr>
            <w:top w:val="none" w:sz="0" w:space="0" w:color="auto"/>
            <w:left w:val="none" w:sz="0" w:space="0" w:color="auto"/>
            <w:bottom w:val="none" w:sz="0" w:space="0" w:color="auto"/>
            <w:right w:val="none" w:sz="0" w:space="0" w:color="auto"/>
          </w:divBdr>
        </w:div>
        <w:div w:id="257449044">
          <w:marLeft w:val="640"/>
          <w:marRight w:val="0"/>
          <w:marTop w:val="0"/>
          <w:marBottom w:val="0"/>
          <w:divBdr>
            <w:top w:val="none" w:sz="0" w:space="0" w:color="auto"/>
            <w:left w:val="none" w:sz="0" w:space="0" w:color="auto"/>
            <w:bottom w:val="none" w:sz="0" w:space="0" w:color="auto"/>
            <w:right w:val="none" w:sz="0" w:space="0" w:color="auto"/>
          </w:divBdr>
        </w:div>
        <w:div w:id="485588295">
          <w:marLeft w:val="640"/>
          <w:marRight w:val="0"/>
          <w:marTop w:val="0"/>
          <w:marBottom w:val="0"/>
          <w:divBdr>
            <w:top w:val="none" w:sz="0" w:space="0" w:color="auto"/>
            <w:left w:val="none" w:sz="0" w:space="0" w:color="auto"/>
            <w:bottom w:val="none" w:sz="0" w:space="0" w:color="auto"/>
            <w:right w:val="none" w:sz="0" w:space="0" w:color="auto"/>
          </w:divBdr>
        </w:div>
        <w:div w:id="853108443">
          <w:marLeft w:val="640"/>
          <w:marRight w:val="0"/>
          <w:marTop w:val="0"/>
          <w:marBottom w:val="0"/>
          <w:divBdr>
            <w:top w:val="none" w:sz="0" w:space="0" w:color="auto"/>
            <w:left w:val="none" w:sz="0" w:space="0" w:color="auto"/>
            <w:bottom w:val="none" w:sz="0" w:space="0" w:color="auto"/>
            <w:right w:val="none" w:sz="0" w:space="0" w:color="auto"/>
          </w:divBdr>
        </w:div>
        <w:div w:id="267081360">
          <w:marLeft w:val="640"/>
          <w:marRight w:val="0"/>
          <w:marTop w:val="0"/>
          <w:marBottom w:val="0"/>
          <w:divBdr>
            <w:top w:val="none" w:sz="0" w:space="0" w:color="auto"/>
            <w:left w:val="none" w:sz="0" w:space="0" w:color="auto"/>
            <w:bottom w:val="none" w:sz="0" w:space="0" w:color="auto"/>
            <w:right w:val="none" w:sz="0" w:space="0" w:color="auto"/>
          </w:divBdr>
        </w:div>
        <w:div w:id="113453637">
          <w:marLeft w:val="640"/>
          <w:marRight w:val="0"/>
          <w:marTop w:val="0"/>
          <w:marBottom w:val="0"/>
          <w:divBdr>
            <w:top w:val="none" w:sz="0" w:space="0" w:color="auto"/>
            <w:left w:val="none" w:sz="0" w:space="0" w:color="auto"/>
            <w:bottom w:val="none" w:sz="0" w:space="0" w:color="auto"/>
            <w:right w:val="none" w:sz="0" w:space="0" w:color="auto"/>
          </w:divBdr>
        </w:div>
        <w:div w:id="1035034665">
          <w:marLeft w:val="640"/>
          <w:marRight w:val="0"/>
          <w:marTop w:val="0"/>
          <w:marBottom w:val="0"/>
          <w:divBdr>
            <w:top w:val="none" w:sz="0" w:space="0" w:color="auto"/>
            <w:left w:val="none" w:sz="0" w:space="0" w:color="auto"/>
            <w:bottom w:val="none" w:sz="0" w:space="0" w:color="auto"/>
            <w:right w:val="none" w:sz="0" w:space="0" w:color="auto"/>
          </w:divBdr>
        </w:div>
        <w:div w:id="434399834">
          <w:marLeft w:val="640"/>
          <w:marRight w:val="0"/>
          <w:marTop w:val="0"/>
          <w:marBottom w:val="0"/>
          <w:divBdr>
            <w:top w:val="none" w:sz="0" w:space="0" w:color="auto"/>
            <w:left w:val="none" w:sz="0" w:space="0" w:color="auto"/>
            <w:bottom w:val="none" w:sz="0" w:space="0" w:color="auto"/>
            <w:right w:val="none" w:sz="0" w:space="0" w:color="auto"/>
          </w:divBdr>
        </w:div>
        <w:div w:id="808085264">
          <w:marLeft w:val="640"/>
          <w:marRight w:val="0"/>
          <w:marTop w:val="0"/>
          <w:marBottom w:val="0"/>
          <w:divBdr>
            <w:top w:val="none" w:sz="0" w:space="0" w:color="auto"/>
            <w:left w:val="none" w:sz="0" w:space="0" w:color="auto"/>
            <w:bottom w:val="none" w:sz="0" w:space="0" w:color="auto"/>
            <w:right w:val="none" w:sz="0" w:space="0" w:color="auto"/>
          </w:divBdr>
        </w:div>
        <w:div w:id="2129423681">
          <w:marLeft w:val="640"/>
          <w:marRight w:val="0"/>
          <w:marTop w:val="0"/>
          <w:marBottom w:val="0"/>
          <w:divBdr>
            <w:top w:val="none" w:sz="0" w:space="0" w:color="auto"/>
            <w:left w:val="none" w:sz="0" w:space="0" w:color="auto"/>
            <w:bottom w:val="none" w:sz="0" w:space="0" w:color="auto"/>
            <w:right w:val="none" w:sz="0" w:space="0" w:color="auto"/>
          </w:divBdr>
        </w:div>
        <w:div w:id="2078091797">
          <w:marLeft w:val="640"/>
          <w:marRight w:val="0"/>
          <w:marTop w:val="0"/>
          <w:marBottom w:val="0"/>
          <w:divBdr>
            <w:top w:val="none" w:sz="0" w:space="0" w:color="auto"/>
            <w:left w:val="none" w:sz="0" w:space="0" w:color="auto"/>
            <w:bottom w:val="none" w:sz="0" w:space="0" w:color="auto"/>
            <w:right w:val="none" w:sz="0" w:space="0" w:color="auto"/>
          </w:divBdr>
        </w:div>
        <w:div w:id="1923023701">
          <w:marLeft w:val="640"/>
          <w:marRight w:val="0"/>
          <w:marTop w:val="0"/>
          <w:marBottom w:val="0"/>
          <w:divBdr>
            <w:top w:val="none" w:sz="0" w:space="0" w:color="auto"/>
            <w:left w:val="none" w:sz="0" w:space="0" w:color="auto"/>
            <w:bottom w:val="none" w:sz="0" w:space="0" w:color="auto"/>
            <w:right w:val="none" w:sz="0" w:space="0" w:color="auto"/>
          </w:divBdr>
        </w:div>
        <w:div w:id="1710841098">
          <w:marLeft w:val="640"/>
          <w:marRight w:val="0"/>
          <w:marTop w:val="0"/>
          <w:marBottom w:val="0"/>
          <w:divBdr>
            <w:top w:val="none" w:sz="0" w:space="0" w:color="auto"/>
            <w:left w:val="none" w:sz="0" w:space="0" w:color="auto"/>
            <w:bottom w:val="none" w:sz="0" w:space="0" w:color="auto"/>
            <w:right w:val="none" w:sz="0" w:space="0" w:color="auto"/>
          </w:divBdr>
        </w:div>
        <w:div w:id="1940598501">
          <w:marLeft w:val="640"/>
          <w:marRight w:val="0"/>
          <w:marTop w:val="0"/>
          <w:marBottom w:val="0"/>
          <w:divBdr>
            <w:top w:val="none" w:sz="0" w:space="0" w:color="auto"/>
            <w:left w:val="none" w:sz="0" w:space="0" w:color="auto"/>
            <w:bottom w:val="none" w:sz="0" w:space="0" w:color="auto"/>
            <w:right w:val="none" w:sz="0" w:space="0" w:color="auto"/>
          </w:divBdr>
        </w:div>
        <w:div w:id="705061774">
          <w:marLeft w:val="640"/>
          <w:marRight w:val="0"/>
          <w:marTop w:val="0"/>
          <w:marBottom w:val="0"/>
          <w:divBdr>
            <w:top w:val="none" w:sz="0" w:space="0" w:color="auto"/>
            <w:left w:val="none" w:sz="0" w:space="0" w:color="auto"/>
            <w:bottom w:val="none" w:sz="0" w:space="0" w:color="auto"/>
            <w:right w:val="none" w:sz="0" w:space="0" w:color="auto"/>
          </w:divBdr>
        </w:div>
        <w:div w:id="1488286413">
          <w:marLeft w:val="640"/>
          <w:marRight w:val="0"/>
          <w:marTop w:val="0"/>
          <w:marBottom w:val="0"/>
          <w:divBdr>
            <w:top w:val="none" w:sz="0" w:space="0" w:color="auto"/>
            <w:left w:val="none" w:sz="0" w:space="0" w:color="auto"/>
            <w:bottom w:val="none" w:sz="0" w:space="0" w:color="auto"/>
            <w:right w:val="none" w:sz="0" w:space="0" w:color="auto"/>
          </w:divBdr>
        </w:div>
        <w:div w:id="1206219344">
          <w:marLeft w:val="640"/>
          <w:marRight w:val="0"/>
          <w:marTop w:val="0"/>
          <w:marBottom w:val="0"/>
          <w:divBdr>
            <w:top w:val="none" w:sz="0" w:space="0" w:color="auto"/>
            <w:left w:val="none" w:sz="0" w:space="0" w:color="auto"/>
            <w:bottom w:val="none" w:sz="0" w:space="0" w:color="auto"/>
            <w:right w:val="none" w:sz="0" w:space="0" w:color="auto"/>
          </w:divBdr>
        </w:div>
        <w:div w:id="2142991037">
          <w:marLeft w:val="640"/>
          <w:marRight w:val="0"/>
          <w:marTop w:val="0"/>
          <w:marBottom w:val="0"/>
          <w:divBdr>
            <w:top w:val="none" w:sz="0" w:space="0" w:color="auto"/>
            <w:left w:val="none" w:sz="0" w:space="0" w:color="auto"/>
            <w:bottom w:val="none" w:sz="0" w:space="0" w:color="auto"/>
            <w:right w:val="none" w:sz="0" w:space="0" w:color="auto"/>
          </w:divBdr>
        </w:div>
        <w:div w:id="1466459714">
          <w:marLeft w:val="640"/>
          <w:marRight w:val="0"/>
          <w:marTop w:val="0"/>
          <w:marBottom w:val="0"/>
          <w:divBdr>
            <w:top w:val="none" w:sz="0" w:space="0" w:color="auto"/>
            <w:left w:val="none" w:sz="0" w:space="0" w:color="auto"/>
            <w:bottom w:val="none" w:sz="0" w:space="0" w:color="auto"/>
            <w:right w:val="none" w:sz="0" w:space="0" w:color="auto"/>
          </w:divBdr>
        </w:div>
        <w:div w:id="251937028">
          <w:marLeft w:val="640"/>
          <w:marRight w:val="0"/>
          <w:marTop w:val="0"/>
          <w:marBottom w:val="0"/>
          <w:divBdr>
            <w:top w:val="none" w:sz="0" w:space="0" w:color="auto"/>
            <w:left w:val="none" w:sz="0" w:space="0" w:color="auto"/>
            <w:bottom w:val="none" w:sz="0" w:space="0" w:color="auto"/>
            <w:right w:val="none" w:sz="0" w:space="0" w:color="auto"/>
          </w:divBdr>
        </w:div>
        <w:div w:id="1404988526">
          <w:marLeft w:val="640"/>
          <w:marRight w:val="0"/>
          <w:marTop w:val="0"/>
          <w:marBottom w:val="0"/>
          <w:divBdr>
            <w:top w:val="none" w:sz="0" w:space="0" w:color="auto"/>
            <w:left w:val="none" w:sz="0" w:space="0" w:color="auto"/>
            <w:bottom w:val="none" w:sz="0" w:space="0" w:color="auto"/>
            <w:right w:val="none" w:sz="0" w:space="0" w:color="auto"/>
          </w:divBdr>
        </w:div>
        <w:div w:id="1567686875">
          <w:marLeft w:val="640"/>
          <w:marRight w:val="0"/>
          <w:marTop w:val="0"/>
          <w:marBottom w:val="0"/>
          <w:divBdr>
            <w:top w:val="none" w:sz="0" w:space="0" w:color="auto"/>
            <w:left w:val="none" w:sz="0" w:space="0" w:color="auto"/>
            <w:bottom w:val="none" w:sz="0" w:space="0" w:color="auto"/>
            <w:right w:val="none" w:sz="0" w:space="0" w:color="auto"/>
          </w:divBdr>
        </w:div>
        <w:div w:id="1675717932">
          <w:marLeft w:val="640"/>
          <w:marRight w:val="0"/>
          <w:marTop w:val="0"/>
          <w:marBottom w:val="0"/>
          <w:divBdr>
            <w:top w:val="none" w:sz="0" w:space="0" w:color="auto"/>
            <w:left w:val="none" w:sz="0" w:space="0" w:color="auto"/>
            <w:bottom w:val="none" w:sz="0" w:space="0" w:color="auto"/>
            <w:right w:val="none" w:sz="0" w:space="0" w:color="auto"/>
          </w:divBdr>
        </w:div>
        <w:div w:id="1755322586">
          <w:marLeft w:val="640"/>
          <w:marRight w:val="0"/>
          <w:marTop w:val="0"/>
          <w:marBottom w:val="0"/>
          <w:divBdr>
            <w:top w:val="none" w:sz="0" w:space="0" w:color="auto"/>
            <w:left w:val="none" w:sz="0" w:space="0" w:color="auto"/>
            <w:bottom w:val="none" w:sz="0" w:space="0" w:color="auto"/>
            <w:right w:val="none" w:sz="0" w:space="0" w:color="auto"/>
          </w:divBdr>
        </w:div>
        <w:div w:id="46880993">
          <w:marLeft w:val="640"/>
          <w:marRight w:val="0"/>
          <w:marTop w:val="0"/>
          <w:marBottom w:val="0"/>
          <w:divBdr>
            <w:top w:val="none" w:sz="0" w:space="0" w:color="auto"/>
            <w:left w:val="none" w:sz="0" w:space="0" w:color="auto"/>
            <w:bottom w:val="none" w:sz="0" w:space="0" w:color="auto"/>
            <w:right w:val="none" w:sz="0" w:space="0" w:color="auto"/>
          </w:divBdr>
        </w:div>
        <w:div w:id="1477260778">
          <w:marLeft w:val="640"/>
          <w:marRight w:val="0"/>
          <w:marTop w:val="0"/>
          <w:marBottom w:val="0"/>
          <w:divBdr>
            <w:top w:val="none" w:sz="0" w:space="0" w:color="auto"/>
            <w:left w:val="none" w:sz="0" w:space="0" w:color="auto"/>
            <w:bottom w:val="none" w:sz="0" w:space="0" w:color="auto"/>
            <w:right w:val="none" w:sz="0" w:space="0" w:color="auto"/>
          </w:divBdr>
        </w:div>
        <w:div w:id="2092072602">
          <w:marLeft w:val="640"/>
          <w:marRight w:val="0"/>
          <w:marTop w:val="0"/>
          <w:marBottom w:val="0"/>
          <w:divBdr>
            <w:top w:val="none" w:sz="0" w:space="0" w:color="auto"/>
            <w:left w:val="none" w:sz="0" w:space="0" w:color="auto"/>
            <w:bottom w:val="none" w:sz="0" w:space="0" w:color="auto"/>
            <w:right w:val="none" w:sz="0" w:space="0" w:color="auto"/>
          </w:divBdr>
        </w:div>
        <w:div w:id="1978366352">
          <w:marLeft w:val="640"/>
          <w:marRight w:val="0"/>
          <w:marTop w:val="0"/>
          <w:marBottom w:val="0"/>
          <w:divBdr>
            <w:top w:val="none" w:sz="0" w:space="0" w:color="auto"/>
            <w:left w:val="none" w:sz="0" w:space="0" w:color="auto"/>
            <w:bottom w:val="none" w:sz="0" w:space="0" w:color="auto"/>
            <w:right w:val="none" w:sz="0" w:space="0" w:color="auto"/>
          </w:divBdr>
        </w:div>
        <w:div w:id="971902627">
          <w:marLeft w:val="640"/>
          <w:marRight w:val="0"/>
          <w:marTop w:val="0"/>
          <w:marBottom w:val="0"/>
          <w:divBdr>
            <w:top w:val="none" w:sz="0" w:space="0" w:color="auto"/>
            <w:left w:val="none" w:sz="0" w:space="0" w:color="auto"/>
            <w:bottom w:val="none" w:sz="0" w:space="0" w:color="auto"/>
            <w:right w:val="none" w:sz="0" w:space="0" w:color="auto"/>
          </w:divBdr>
        </w:div>
        <w:div w:id="178009958">
          <w:marLeft w:val="640"/>
          <w:marRight w:val="0"/>
          <w:marTop w:val="0"/>
          <w:marBottom w:val="0"/>
          <w:divBdr>
            <w:top w:val="none" w:sz="0" w:space="0" w:color="auto"/>
            <w:left w:val="none" w:sz="0" w:space="0" w:color="auto"/>
            <w:bottom w:val="none" w:sz="0" w:space="0" w:color="auto"/>
            <w:right w:val="none" w:sz="0" w:space="0" w:color="auto"/>
          </w:divBdr>
        </w:div>
        <w:div w:id="1461147800">
          <w:marLeft w:val="640"/>
          <w:marRight w:val="0"/>
          <w:marTop w:val="0"/>
          <w:marBottom w:val="0"/>
          <w:divBdr>
            <w:top w:val="none" w:sz="0" w:space="0" w:color="auto"/>
            <w:left w:val="none" w:sz="0" w:space="0" w:color="auto"/>
            <w:bottom w:val="none" w:sz="0" w:space="0" w:color="auto"/>
            <w:right w:val="none" w:sz="0" w:space="0" w:color="auto"/>
          </w:divBdr>
        </w:div>
        <w:div w:id="1554467876">
          <w:marLeft w:val="640"/>
          <w:marRight w:val="0"/>
          <w:marTop w:val="0"/>
          <w:marBottom w:val="0"/>
          <w:divBdr>
            <w:top w:val="none" w:sz="0" w:space="0" w:color="auto"/>
            <w:left w:val="none" w:sz="0" w:space="0" w:color="auto"/>
            <w:bottom w:val="none" w:sz="0" w:space="0" w:color="auto"/>
            <w:right w:val="none" w:sz="0" w:space="0" w:color="auto"/>
          </w:divBdr>
        </w:div>
        <w:div w:id="840198536">
          <w:marLeft w:val="640"/>
          <w:marRight w:val="0"/>
          <w:marTop w:val="0"/>
          <w:marBottom w:val="0"/>
          <w:divBdr>
            <w:top w:val="none" w:sz="0" w:space="0" w:color="auto"/>
            <w:left w:val="none" w:sz="0" w:space="0" w:color="auto"/>
            <w:bottom w:val="none" w:sz="0" w:space="0" w:color="auto"/>
            <w:right w:val="none" w:sz="0" w:space="0" w:color="auto"/>
          </w:divBdr>
        </w:div>
        <w:div w:id="526450735">
          <w:marLeft w:val="640"/>
          <w:marRight w:val="0"/>
          <w:marTop w:val="0"/>
          <w:marBottom w:val="0"/>
          <w:divBdr>
            <w:top w:val="none" w:sz="0" w:space="0" w:color="auto"/>
            <w:left w:val="none" w:sz="0" w:space="0" w:color="auto"/>
            <w:bottom w:val="none" w:sz="0" w:space="0" w:color="auto"/>
            <w:right w:val="none" w:sz="0" w:space="0" w:color="auto"/>
          </w:divBdr>
        </w:div>
        <w:div w:id="541401051">
          <w:marLeft w:val="640"/>
          <w:marRight w:val="0"/>
          <w:marTop w:val="0"/>
          <w:marBottom w:val="0"/>
          <w:divBdr>
            <w:top w:val="none" w:sz="0" w:space="0" w:color="auto"/>
            <w:left w:val="none" w:sz="0" w:space="0" w:color="auto"/>
            <w:bottom w:val="none" w:sz="0" w:space="0" w:color="auto"/>
            <w:right w:val="none" w:sz="0" w:space="0" w:color="auto"/>
          </w:divBdr>
        </w:div>
        <w:div w:id="886723772">
          <w:marLeft w:val="640"/>
          <w:marRight w:val="0"/>
          <w:marTop w:val="0"/>
          <w:marBottom w:val="0"/>
          <w:divBdr>
            <w:top w:val="none" w:sz="0" w:space="0" w:color="auto"/>
            <w:left w:val="none" w:sz="0" w:space="0" w:color="auto"/>
            <w:bottom w:val="none" w:sz="0" w:space="0" w:color="auto"/>
            <w:right w:val="none" w:sz="0" w:space="0" w:color="auto"/>
          </w:divBdr>
        </w:div>
        <w:div w:id="1290235287">
          <w:marLeft w:val="640"/>
          <w:marRight w:val="0"/>
          <w:marTop w:val="0"/>
          <w:marBottom w:val="0"/>
          <w:divBdr>
            <w:top w:val="none" w:sz="0" w:space="0" w:color="auto"/>
            <w:left w:val="none" w:sz="0" w:space="0" w:color="auto"/>
            <w:bottom w:val="none" w:sz="0" w:space="0" w:color="auto"/>
            <w:right w:val="none" w:sz="0" w:space="0" w:color="auto"/>
          </w:divBdr>
        </w:div>
        <w:div w:id="1381978778">
          <w:marLeft w:val="640"/>
          <w:marRight w:val="0"/>
          <w:marTop w:val="0"/>
          <w:marBottom w:val="0"/>
          <w:divBdr>
            <w:top w:val="none" w:sz="0" w:space="0" w:color="auto"/>
            <w:left w:val="none" w:sz="0" w:space="0" w:color="auto"/>
            <w:bottom w:val="none" w:sz="0" w:space="0" w:color="auto"/>
            <w:right w:val="none" w:sz="0" w:space="0" w:color="auto"/>
          </w:divBdr>
        </w:div>
        <w:div w:id="1838879733">
          <w:marLeft w:val="640"/>
          <w:marRight w:val="0"/>
          <w:marTop w:val="0"/>
          <w:marBottom w:val="0"/>
          <w:divBdr>
            <w:top w:val="none" w:sz="0" w:space="0" w:color="auto"/>
            <w:left w:val="none" w:sz="0" w:space="0" w:color="auto"/>
            <w:bottom w:val="none" w:sz="0" w:space="0" w:color="auto"/>
            <w:right w:val="none" w:sz="0" w:space="0" w:color="auto"/>
          </w:divBdr>
        </w:div>
        <w:div w:id="666783704">
          <w:marLeft w:val="640"/>
          <w:marRight w:val="0"/>
          <w:marTop w:val="0"/>
          <w:marBottom w:val="0"/>
          <w:divBdr>
            <w:top w:val="none" w:sz="0" w:space="0" w:color="auto"/>
            <w:left w:val="none" w:sz="0" w:space="0" w:color="auto"/>
            <w:bottom w:val="none" w:sz="0" w:space="0" w:color="auto"/>
            <w:right w:val="none" w:sz="0" w:space="0" w:color="auto"/>
          </w:divBdr>
        </w:div>
        <w:div w:id="566493634">
          <w:marLeft w:val="640"/>
          <w:marRight w:val="0"/>
          <w:marTop w:val="0"/>
          <w:marBottom w:val="0"/>
          <w:divBdr>
            <w:top w:val="none" w:sz="0" w:space="0" w:color="auto"/>
            <w:left w:val="none" w:sz="0" w:space="0" w:color="auto"/>
            <w:bottom w:val="none" w:sz="0" w:space="0" w:color="auto"/>
            <w:right w:val="none" w:sz="0" w:space="0" w:color="auto"/>
          </w:divBdr>
        </w:div>
        <w:div w:id="51389989">
          <w:marLeft w:val="640"/>
          <w:marRight w:val="0"/>
          <w:marTop w:val="0"/>
          <w:marBottom w:val="0"/>
          <w:divBdr>
            <w:top w:val="none" w:sz="0" w:space="0" w:color="auto"/>
            <w:left w:val="none" w:sz="0" w:space="0" w:color="auto"/>
            <w:bottom w:val="none" w:sz="0" w:space="0" w:color="auto"/>
            <w:right w:val="none" w:sz="0" w:space="0" w:color="auto"/>
          </w:divBdr>
        </w:div>
        <w:div w:id="2017033690">
          <w:marLeft w:val="640"/>
          <w:marRight w:val="0"/>
          <w:marTop w:val="0"/>
          <w:marBottom w:val="0"/>
          <w:divBdr>
            <w:top w:val="none" w:sz="0" w:space="0" w:color="auto"/>
            <w:left w:val="none" w:sz="0" w:space="0" w:color="auto"/>
            <w:bottom w:val="none" w:sz="0" w:space="0" w:color="auto"/>
            <w:right w:val="none" w:sz="0" w:space="0" w:color="auto"/>
          </w:divBdr>
        </w:div>
        <w:div w:id="1017194827">
          <w:marLeft w:val="640"/>
          <w:marRight w:val="0"/>
          <w:marTop w:val="0"/>
          <w:marBottom w:val="0"/>
          <w:divBdr>
            <w:top w:val="none" w:sz="0" w:space="0" w:color="auto"/>
            <w:left w:val="none" w:sz="0" w:space="0" w:color="auto"/>
            <w:bottom w:val="none" w:sz="0" w:space="0" w:color="auto"/>
            <w:right w:val="none" w:sz="0" w:space="0" w:color="auto"/>
          </w:divBdr>
        </w:div>
        <w:div w:id="600182450">
          <w:marLeft w:val="640"/>
          <w:marRight w:val="0"/>
          <w:marTop w:val="0"/>
          <w:marBottom w:val="0"/>
          <w:divBdr>
            <w:top w:val="none" w:sz="0" w:space="0" w:color="auto"/>
            <w:left w:val="none" w:sz="0" w:space="0" w:color="auto"/>
            <w:bottom w:val="none" w:sz="0" w:space="0" w:color="auto"/>
            <w:right w:val="none" w:sz="0" w:space="0" w:color="auto"/>
          </w:divBdr>
        </w:div>
        <w:div w:id="1018316323">
          <w:marLeft w:val="640"/>
          <w:marRight w:val="0"/>
          <w:marTop w:val="0"/>
          <w:marBottom w:val="0"/>
          <w:divBdr>
            <w:top w:val="none" w:sz="0" w:space="0" w:color="auto"/>
            <w:left w:val="none" w:sz="0" w:space="0" w:color="auto"/>
            <w:bottom w:val="none" w:sz="0" w:space="0" w:color="auto"/>
            <w:right w:val="none" w:sz="0" w:space="0" w:color="auto"/>
          </w:divBdr>
        </w:div>
        <w:div w:id="919407993">
          <w:marLeft w:val="640"/>
          <w:marRight w:val="0"/>
          <w:marTop w:val="0"/>
          <w:marBottom w:val="0"/>
          <w:divBdr>
            <w:top w:val="none" w:sz="0" w:space="0" w:color="auto"/>
            <w:left w:val="none" w:sz="0" w:space="0" w:color="auto"/>
            <w:bottom w:val="none" w:sz="0" w:space="0" w:color="auto"/>
            <w:right w:val="none" w:sz="0" w:space="0" w:color="auto"/>
          </w:divBdr>
        </w:div>
        <w:div w:id="1643924533">
          <w:marLeft w:val="640"/>
          <w:marRight w:val="0"/>
          <w:marTop w:val="0"/>
          <w:marBottom w:val="0"/>
          <w:divBdr>
            <w:top w:val="none" w:sz="0" w:space="0" w:color="auto"/>
            <w:left w:val="none" w:sz="0" w:space="0" w:color="auto"/>
            <w:bottom w:val="none" w:sz="0" w:space="0" w:color="auto"/>
            <w:right w:val="none" w:sz="0" w:space="0" w:color="auto"/>
          </w:divBdr>
        </w:div>
        <w:div w:id="517160093">
          <w:marLeft w:val="640"/>
          <w:marRight w:val="0"/>
          <w:marTop w:val="0"/>
          <w:marBottom w:val="0"/>
          <w:divBdr>
            <w:top w:val="none" w:sz="0" w:space="0" w:color="auto"/>
            <w:left w:val="none" w:sz="0" w:space="0" w:color="auto"/>
            <w:bottom w:val="none" w:sz="0" w:space="0" w:color="auto"/>
            <w:right w:val="none" w:sz="0" w:space="0" w:color="auto"/>
          </w:divBdr>
        </w:div>
        <w:div w:id="1800416428">
          <w:marLeft w:val="640"/>
          <w:marRight w:val="0"/>
          <w:marTop w:val="0"/>
          <w:marBottom w:val="0"/>
          <w:divBdr>
            <w:top w:val="none" w:sz="0" w:space="0" w:color="auto"/>
            <w:left w:val="none" w:sz="0" w:space="0" w:color="auto"/>
            <w:bottom w:val="none" w:sz="0" w:space="0" w:color="auto"/>
            <w:right w:val="none" w:sz="0" w:space="0" w:color="auto"/>
          </w:divBdr>
        </w:div>
        <w:div w:id="1591693257">
          <w:marLeft w:val="640"/>
          <w:marRight w:val="0"/>
          <w:marTop w:val="0"/>
          <w:marBottom w:val="0"/>
          <w:divBdr>
            <w:top w:val="none" w:sz="0" w:space="0" w:color="auto"/>
            <w:left w:val="none" w:sz="0" w:space="0" w:color="auto"/>
            <w:bottom w:val="none" w:sz="0" w:space="0" w:color="auto"/>
            <w:right w:val="none" w:sz="0" w:space="0" w:color="auto"/>
          </w:divBdr>
        </w:div>
        <w:div w:id="1646623261">
          <w:marLeft w:val="640"/>
          <w:marRight w:val="0"/>
          <w:marTop w:val="0"/>
          <w:marBottom w:val="0"/>
          <w:divBdr>
            <w:top w:val="none" w:sz="0" w:space="0" w:color="auto"/>
            <w:left w:val="none" w:sz="0" w:space="0" w:color="auto"/>
            <w:bottom w:val="none" w:sz="0" w:space="0" w:color="auto"/>
            <w:right w:val="none" w:sz="0" w:space="0" w:color="auto"/>
          </w:divBdr>
        </w:div>
        <w:div w:id="1411540103">
          <w:marLeft w:val="640"/>
          <w:marRight w:val="0"/>
          <w:marTop w:val="0"/>
          <w:marBottom w:val="0"/>
          <w:divBdr>
            <w:top w:val="none" w:sz="0" w:space="0" w:color="auto"/>
            <w:left w:val="none" w:sz="0" w:space="0" w:color="auto"/>
            <w:bottom w:val="none" w:sz="0" w:space="0" w:color="auto"/>
            <w:right w:val="none" w:sz="0" w:space="0" w:color="auto"/>
          </w:divBdr>
        </w:div>
        <w:div w:id="1012728003">
          <w:marLeft w:val="640"/>
          <w:marRight w:val="0"/>
          <w:marTop w:val="0"/>
          <w:marBottom w:val="0"/>
          <w:divBdr>
            <w:top w:val="none" w:sz="0" w:space="0" w:color="auto"/>
            <w:left w:val="none" w:sz="0" w:space="0" w:color="auto"/>
            <w:bottom w:val="none" w:sz="0" w:space="0" w:color="auto"/>
            <w:right w:val="none" w:sz="0" w:space="0" w:color="auto"/>
          </w:divBdr>
        </w:div>
        <w:div w:id="1324703926">
          <w:marLeft w:val="640"/>
          <w:marRight w:val="0"/>
          <w:marTop w:val="0"/>
          <w:marBottom w:val="0"/>
          <w:divBdr>
            <w:top w:val="none" w:sz="0" w:space="0" w:color="auto"/>
            <w:left w:val="none" w:sz="0" w:space="0" w:color="auto"/>
            <w:bottom w:val="none" w:sz="0" w:space="0" w:color="auto"/>
            <w:right w:val="none" w:sz="0" w:space="0" w:color="auto"/>
          </w:divBdr>
        </w:div>
        <w:div w:id="1332021987">
          <w:marLeft w:val="640"/>
          <w:marRight w:val="0"/>
          <w:marTop w:val="0"/>
          <w:marBottom w:val="0"/>
          <w:divBdr>
            <w:top w:val="none" w:sz="0" w:space="0" w:color="auto"/>
            <w:left w:val="none" w:sz="0" w:space="0" w:color="auto"/>
            <w:bottom w:val="none" w:sz="0" w:space="0" w:color="auto"/>
            <w:right w:val="none" w:sz="0" w:space="0" w:color="auto"/>
          </w:divBdr>
        </w:div>
        <w:div w:id="688340135">
          <w:marLeft w:val="640"/>
          <w:marRight w:val="0"/>
          <w:marTop w:val="0"/>
          <w:marBottom w:val="0"/>
          <w:divBdr>
            <w:top w:val="none" w:sz="0" w:space="0" w:color="auto"/>
            <w:left w:val="none" w:sz="0" w:space="0" w:color="auto"/>
            <w:bottom w:val="none" w:sz="0" w:space="0" w:color="auto"/>
            <w:right w:val="none" w:sz="0" w:space="0" w:color="auto"/>
          </w:divBdr>
        </w:div>
        <w:div w:id="2140144352">
          <w:marLeft w:val="640"/>
          <w:marRight w:val="0"/>
          <w:marTop w:val="0"/>
          <w:marBottom w:val="0"/>
          <w:divBdr>
            <w:top w:val="none" w:sz="0" w:space="0" w:color="auto"/>
            <w:left w:val="none" w:sz="0" w:space="0" w:color="auto"/>
            <w:bottom w:val="none" w:sz="0" w:space="0" w:color="auto"/>
            <w:right w:val="none" w:sz="0" w:space="0" w:color="auto"/>
          </w:divBdr>
        </w:div>
        <w:div w:id="1450470879">
          <w:marLeft w:val="640"/>
          <w:marRight w:val="0"/>
          <w:marTop w:val="0"/>
          <w:marBottom w:val="0"/>
          <w:divBdr>
            <w:top w:val="none" w:sz="0" w:space="0" w:color="auto"/>
            <w:left w:val="none" w:sz="0" w:space="0" w:color="auto"/>
            <w:bottom w:val="none" w:sz="0" w:space="0" w:color="auto"/>
            <w:right w:val="none" w:sz="0" w:space="0" w:color="auto"/>
          </w:divBdr>
        </w:div>
        <w:div w:id="474564226">
          <w:marLeft w:val="640"/>
          <w:marRight w:val="0"/>
          <w:marTop w:val="0"/>
          <w:marBottom w:val="0"/>
          <w:divBdr>
            <w:top w:val="none" w:sz="0" w:space="0" w:color="auto"/>
            <w:left w:val="none" w:sz="0" w:space="0" w:color="auto"/>
            <w:bottom w:val="none" w:sz="0" w:space="0" w:color="auto"/>
            <w:right w:val="none" w:sz="0" w:space="0" w:color="auto"/>
          </w:divBdr>
        </w:div>
        <w:div w:id="392511716">
          <w:marLeft w:val="640"/>
          <w:marRight w:val="0"/>
          <w:marTop w:val="0"/>
          <w:marBottom w:val="0"/>
          <w:divBdr>
            <w:top w:val="none" w:sz="0" w:space="0" w:color="auto"/>
            <w:left w:val="none" w:sz="0" w:space="0" w:color="auto"/>
            <w:bottom w:val="none" w:sz="0" w:space="0" w:color="auto"/>
            <w:right w:val="none" w:sz="0" w:space="0" w:color="auto"/>
          </w:divBdr>
        </w:div>
        <w:div w:id="41055123">
          <w:marLeft w:val="640"/>
          <w:marRight w:val="0"/>
          <w:marTop w:val="0"/>
          <w:marBottom w:val="0"/>
          <w:divBdr>
            <w:top w:val="none" w:sz="0" w:space="0" w:color="auto"/>
            <w:left w:val="none" w:sz="0" w:space="0" w:color="auto"/>
            <w:bottom w:val="none" w:sz="0" w:space="0" w:color="auto"/>
            <w:right w:val="none" w:sz="0" w:space="0" w:color="auto"/>
          </w:divBdr>
        </w:div>
        <w:div w:id="1915816661">
          <w:marLeft w:val="640"/>
          <w:marRight w:val="0"/>
          <w:marTop w:val="0"/>
          <w:marBottom w:val="0"/>
          <w:divBdr>
            <w:top w:val="none" w:sz="0" w:space="0" w:color="auto"/>
            <w:left w:val="none" w:sz="0" w:space="0" w:color="auto"/>
            <w:bottom w:val="none" w:sz="0" w:space="0" w:color="auto"/>
            <w:right w:val="none" w:sz="0" w:space="0" w:color="auto"/>
          </w:divBdr>
        </w:div>
        <w:div w:id="168523709">
          <w:marLeft w:val="640"/>
          <w:marRight w:val="0"/>
          <w:marTop w:val="0"/>
          <w:marBottom w:val="0"/>
          <w:divBdr>
            <w:top w:val="none" w:sz="0" w:space="0" w:color="auto"/>
            <w:left w:val="none" w:sz="0" w:space="0" w:color="auto"/>
            <w:bottom w:val="none" w:sz="0" w:space="0" w:color="auto"/>
            <w:right w:val="none" w:sz="0" w:space="0" w:color="auto"/>
          </w:divBdr>
        </w:div>
        <w:div w:id="650520400">
          <w:marLeft w:val="640"/>
          <w:marRight w:val="0"/>
          <w:marTop w:val="0"/>
          <w:marBottom w:val="0"/>
          <w:divBdr>
            <w:top w:val="none" w:sz="0" w:space="0" w:color="auto"/>
            <w:left w:val="none" w:sz="0" w:space="0" w:color="auto"/>
            <w:bottom w:val="none" w:sz="0" w:space="0" w:color="auto"/>
            <w:right w:val="none" w:sz="0" w:space="0" w:color="auto"/>
          </w:divBdr>
        </w:div>
        <w:div w:id="728304786">
          <w:marLeft w:val="640"/>
          <w:marRight w:val="0"/>
          <w:marTop w:val="0"/>
          <w:marBottom w:val="0"/>
          <w:divBdr>
            <w:top w:val="none" w:sz="0" w:space="0" w:color="auto"/>
            <w:left w:val="none" w:sz="0" w:space="0" w:color="auto"/>
            <w:bottom w:val="none" w:sz="0" w:space="0" w:color="auto"/>
            <w:right w:val="none" w:sz="0" w:space="0" w:color="auto"/>
          </w:divBdr>
        </w:div>
        <w:div w:id="1201698633">
          <w:marLeft w:val="640"/>
          <w:marRight w:val="0"/>
          <w:marTop w:val="0"/>
          <w:marBottom w:val="0"/>
          <w:divBdr>
            <w:top w:val="none" w:sz="0" w:space="0" w:color="auto"/>
            <w:left w:val="none" w:sz="0" w:space="0" w:color="auto"/>
            <w:bottom w:val="none" w:sz="0" w:space="0" w:color="auto"/>
            <w:right w:val="none" w:sz="0" w:space="0" w:color="auto"/>
          </w:divBdr>
        </w:div>
        <w:div w:id="1195773288">
          <w:marLeft w:val="640"/>
          <w:marRight w:val="0"/>
          <w:marTop w:val="0"/>
          <w:marBottom w:val="0"/>
          <w:divBdr>
            <w:top w:val="none" w:sz="0" w:space="0" w:color="auto"/>
            <w:left w:val="none" w:sz="0" w:space="0" w:color="auto"/>
            <w:bottom w:val="none" w:sz="0" w:space="0" w:color="auto"/>
            <w:right w:val="none" w:sz="0" w:space="0" w:color="auto"/>
          </w:divBdr>
        </w:div>
        <w:div w:id="1243370236">
          <w:marLeft w:val="640"/>
          <w:marRight w:val="0"/>
          <w:marTop w:val="0"/>
          <w:marBottom w:val="0"/>
          <w:divBdr>
            <w:top w:val="none" w:sz="0" w:space="0" w:color="auto"/>
            <w:left w:val="none" w:sz="0" w:space="0" w:color="auto"/>
            <w:bottom w:val="none" w:sz="0" w:space="0" w:color="auto"/>
            <w:right w:val="none" w:sz="0" w:space="0" w:color="auto"/>
          </w:divBdr>
        </w:div>
        <w:div w:id="962230216">
          <w:marLeft w:val="640"/>
          <w:marRight w:val="0"/>
          <w:marTop w:val="0"/>
          <w:marBottom w:val="0"/>
          <w:divBdr>
            <w:top w:val="none" w:sz="0" w:space="0" w:color="auto"/>
            <w:left w:val="none" w:sz="0" w:space="0" w:color="auto"/>
            <w:bottom w:val="none" w:sz="0" w:space="0" w:color="auto"/>
            <w:right w:val="none" w:sz="0" w:space="0" w:color="auto"/>
          </w:divBdr>
        </w:div>
        <w:div w:id="1486317761">
          <w:marLeft w:val="640"/>
          <w:marRight w:val="0"/>
          <w:marTop w:val="0"/>
          <w:marBottom w:val="0"/>
          <w:divBdr>
            <w:top w:val="none" w:sz="0" w:space="0" w:color="auto"/>
            <w:left w:val="none" w:sz="0" w:space="0" w:color="auto"/>
            <w:bottom w:val="none" w:sz="0" w:space="0" w:color="auto"/>
            <w:right w:val="none" w:sz="0" w:space="0" w:color="auto"/>
          </w:divBdr>
        </w:div>
        <w:div w:id="1709454398">
          <w:marLeft w:val="640"/>
          <w:marRight w:val="0"/>
          <w:marTop w:val="0"/>
          <w:marBottom w:val="0"/>
          <w:divBdr>
            <w:top w:val="none" w:sz="0" w:space="0" w:color="auto"/>
            <w:left w:val="none" w:sz="0" w:space="0" w:color="auto"/>
            <w:bottom w:val="none" w:sz="0" w:space="0" w:color="auto"/>
            <w:right w:val="none" w:sz="0" w:space="0" w:color="auto"/>
          </w:divBdr>
        </w:div>
        <w:div w:id="1000280278">
          <w:marLeft w:val="640"/>
          <w:marRight w:val="0"/>
          <w:marTop w:val="0"/>
          <w:marBottom w:val="0"/>
          <w:divBdr>
            <w:top w:val="none" w:sz="0" w:space="0" w:color="auto"/>
            <w:left w:val="none" w:sz="0" w:space="0" w:color="auto"/>
            <w:bottom w:val="none" w:sz="0" w:space="0" w:color="auto"/>
            <w:right w:val="none" w:sz="0" w:space="0" w:color="auto"/>
          </w:divBdr>
        </w:div>
        <w:div w:id="2059890533">
          <w:marLeft w:val="640"/>
          <w:marRight w:val="0"/>
          <w:marTop w:val="0"/>
          <w:marBottom w:val="0"/>
          <w:divBdr>
            <w:top w:val="none" w:sz="0" w:space="0" w:color="auto"/>
            <w:left w:val="none" w:sz="0" w:space="0" w:color="auto"/>
            <w:bottom w:val="none" w:sz="0" w:space="0" w:color="auto"/>
            <w:right w:val="none" w:sz="0" w:space="0" w:color="auto"/>
          </w:divBdr>
        </w:div>
        <w:div w:id="402878232">
          <w:marLeft w:val="640"/>
          <w:marRight w:val="0"/>
          <w:marTop w:val="0"/>
          <w:marBottom w:val="0"/>
          <w:divBdr>
            <w:top w:val="none" w:sz="0" w:space="0" w:color="auto"/>
            <w:left w:val="none" w:sz="0" w:space="0" w:color="auto"/>
            <w:bottom w:val="none" w:sz="0" w:space="0" w:color="auto"/>
            <w:right w:val="none" w:sz="0" w:space="0" w:color="auto"/>
          </w:divBdr>
        </w:div>
        <w:div w:id="398868287">
          <w:marLeft w:val="640"/>
          <w:marRight w:val="0"/>
          <w:marTop w:val="0"/>
          <w:marBottom w:val="0"/>
          <w:divBdr>
            <w:top w:val="none" w:sz="0" w:space="0" w:color="auto"/>
            <w:left w:val="none" w:sz="0" w:space="0" w:color="auto"/>
            <w:bottom w:val="none" w:sz="0" w:space="0" w:color="auto"/>
            <w:right w:val="none" w:sz="0" w:space="0" w:color="auto"/>
          </w:divBdr>
        </w:div>
        <w:div w:id="1805542662">
          <w:marLeft w:val="640"/>
          <w:marRight w:val="0"/>
          <w:marTop w:val="0"/>
          <w:marBottom w:val="0"/>
          <w:divBdr>
            <w:top w:val="none" w:sz="0" w:space="0" w:color="auto"/>
            <w:left w:val="none" w:sz="0" w:space="0" w:color="auto"/>
            <w:bottom w:val="none" w:sz="0" w:space="0" w:color="auto"/>
            <w:right w:val="none" w:sz="0" w:space="0" w:color="auto"/>
          </w:divBdr>
        </w:div>
        <w:div w:id="1205370643">
          <w:marLeft w:val="640"/>
          <w:marRight w:val="0"/>
          <w:marTop w:val="0"/>
          <w:marBottom w:val="0"/>
          <w:divBdr>
            <w:top w:val="none" w:sz="0" w:space="0" w:color="auto"/>
            <w:left w:val="none" w:sz="0" w:space="0" w:color="auto"/>
            <w:bottom w:val="none" w:sz="0" w:space="0" w:color="auto"/>
            <w:right w:val="none" w:sz="0" w:space="0" w:color="auto"/>
          </w:divBdr>
        </w:div>
        <w:div w:id="575818394">
          <w:marLeft w:val="640"/>
          <w:marRight w:val="0"/>
          <w:marTop w:val="0"/>
          <w:marBottom w:val="0"/>
          <w:divBdr>
            <w:top w:val="none" w:sz="0" w:space="0" w:color="auto"/>
            <w:left w:val="none" w:sz="0" w:space="0" w:color="auto"/>
            <w:bottom w:val="none" w:sz="0" w:space="0" w:color="auto"/>
            <w:right w:val="none" w:sz="0" w:space="0" w:color="auto"/>
          </w:divBdr>
        </w:div>
        <w:div w:id="566763394">
          <w:marLeft w:val="640"/>
          <w:marRight w:val="0"/>
          <w:marTop w:val="0"/>
          <w:marBottom w:val="0"/>
          <w:divBdr>
            <w:top w:val="none" w:sz="0" w:space="0" w:color="auto"/>
            <w:left w:val="none" w:sz="0" w:space="0" w:color="auto"/>
            <w:bottom w:val="none" w:sz="0" w:space="0" w:color="auto"/>
            <w:right w:val="none" w:sz="0" w:space="0" w:color="auto"/>
          </w:divBdr>
        </w:div>
        <w:div w:id="1156800247">
          <w:marLeft w:val="640"/>
          <w:marRight w:val="0"/>
          <w:marTop w:val="0"/>
          <w:marBottom w:val="0"/>
          <w:divBdr>
            <w:top w:val="none" w:sz="0" w:space="0" w:color="auto"/>
            <w:left w:val="none" w:sz="0" w:space="0" w:color="auto"/>
            <w:bottom w:val="none" w:sz="0" w:space="0" w:color="auto"/>
            <w:right w:val="none" w:sz="0" w:space="0" w:color="auto"/>
          </w:divBdr>
        </w:div>
        <w:div w:id="1072967649">
          <w:marLeft w:val="640"/>
          <w:marRight w:val="0"/>
          <w:marTop w:val="0"/>
          <w:marBottom w:val="0"/>
          <w:divBdr>
            <w:top w:val="none" w:sz="0" w:space="0" w:color="auto"/>
            <w:left w:val="none" w:sz="0" w:space="0" w:color="auto"/>
            <w:bottom w:val="none" w:sz="0" w:space="0" w:color="auto"/>
            <w:right w:val="none" w:sz="0" w:space="0" w:color="auto"/>
          </w:divBdr>
        </w:div>
        <w:div w:id="1755931548">
          <w:marLeft w:val="640"/>
          <w:marRight w:val="0"/>
          <w:marTop w:val="0"/>
          <w:marBottom w:val="0"/>
          <w:divBdr>
            <w:top w:val="none" w:sz="0" w:space="0" w:color="auto"/>
            <w:left w:val="none" w:sz="0" w:space="0" w:color="auto"/>
            <w:bottom w:val="none" w:sz="0" w:space="0" w:color="auto"/>
            <w:right w:val="none" w:sz="0" w:space="0" w:color="auto"/>
          </w:divBdr>
        </w:div>
        <w:div w:id="2053502">
          <w:marLeft w:val="640"/>
          <w:marRight w:val="0"/>
          <w:marTop w:val="0"/>
          <w:marBottom w:val="0"/>
          <w:divBdr>
            <w:top w:val="none" w:sz="0" w:space="0" w:color="auto"/>
            <w:left w:val="none" w:sz="0" w:space="0" w:color="auto"/>
            <w:bottom w:val="none" w:sz="0" w:space="0" w:color="auto"/>
            <w:right w:val="none" w:sz="0" w:space="0" w:color="auto"/>
          </w:divBdr>
        </w:div>
        <w:div w:id="1973708555">
          <w:marLeft w:val="640"/>
          <w:marRight w:val="0"/>
          <w:marTop w:val="0"/>
          <w:marBottom w:val="0"/>
          <w:divBdr>
            <w:top w:val="none" w:sz="0" w:space="0" w:color="auto"/>
            <w:left w:val="none" w:sz="0" w:space="0" w:color="auto"/>
            <w:bottom w:val="none" w:sz="0" w:space="0" w:color="auto"/>
            <w:right w:val="none" w:sz="0" w:space="0" w:color="auto"/>
          </w:divBdr>
        </w:div>
        <w:div w:id="1162047559">
          <w:marLeft w:val="640"/>
          <w:marRight w:val="0"/>
          <w:marTop w:val="0"/>
          <w:marBottom w:val="0"/>
          <w:divBdr>
            <w:top w:val="none" w:sz="0" w:space="0" w:color="auto"/>
            <w:left w:val="none" w:sz="0" w:space="0" w:color="auto"/>
            <w:bottom w:val="none" w:sz="0" w:space="0" w:color="auto"/>
            <w:right w:val="none" w:sz="0" w:space="0" w:color="auto"/>
          </w:divBdr>
        </w:div>
        <w:div w:id="1993875100">
          <w:marLeft w:val="640"/>
          <w:marRight w:val="0"/>
          <w:marTop w:val="0"/>
          <w:marBottom w:val="0"/>
          <w:divBdr>
            <w:top w:val="none" w:sz="0" w:space="0" w:color="auto"/>
            <w:left w:val="none" w:sz="0" w:space="0" w:color="auto"/>
            <w:bottom w:val="none" w:sz="0" w:space="0" w:color="auto"/>
            <w:right w:val="none" w:sz="0" w:space="0" w:color="auto"/>
          </w:divBdr>
        </w:div>
        <w:div w:id="1527716449">
          <w:marLeft w:val="640"/>
          <w:marRight w:val="0"/>
          <w:marTop w:val="0"/>
          <w:marBottom w:val="0"/>
          <w:divBdr>
            <w:top w:val="none" w:sz="0" w:space="0" w:color="auto"/>
            <w:left w:val="none" w:sz="0" w:space="0" w:color="auto"/>
            <w:bottom w:val="none" w:sz="0" w:space="0" w:color="auto"/>
            <w:right w:val="none" w:sz="0" w:space="0" w:color="auto"/>
          </w:divBdr>
        </w:div>
        <w:div w:id="2014141982">
          <w:marLeft w:val="640"/>
          <w:marRight w:val="0"/>
          <w:marTop w:val="0"/>
          <w:marBottom w:val="0"/>
          <w:divBdr>
            <w:top w:val="none" w:sz="0" w:space="0" w:color="auto"/>
            <w:left w:val="none" w:sz="0" w:space="0" w:color="auto"/>
            <w:bottom w:val="none" w:sz="0" w:space="0" w:color="auto"/>
            <w:right w:val="none" w:sz="0" w:space="0" w:color="auto"/>
          </w:divBdr>
        </w:div>
        <w:div w:id="1077753743">
          <w:marLeft w:val="640"/>
          <w:marRight w:val="0"/>
          <w:marTop w:val="0"/>
          <w:marBottom w:val="0"/>
          <w:divBdr>
            <w:top w:val="none" w:sz="0" w:space="0" w:color="auto"/>
            <w:left w:val="none" w:sz="0" w:space="0" w:color="auto"/>
            <w:bottom w:val="none" w:sz="0" w:space="0" w:color="auto"/>
            <w:right w:val="none" w:sz="0" w:space="0" w:color="auto"/>
          </w:divBdr>
        </w:div>
        <w:div w:id="2120639469">
          <w:marLeft w:val="640"/>
          <w:marRight w:val="0"/>
          <w:marTop w:val="0"/>
          <w:marBottom w:val="0"/>
          <w:divBdr>
            <w:top w:val="none" w:sz="0" w:space="0" w:color="auto"/>
            <w:left w:val="none" w:sz="0" w:space="0" w:color="auto"/>
            <w:bottom w:val="none" w:sz="0" w:space="0" w:color="auto"/>
            <w:right w:val="none" w:sz="0" w:space="0" w:color="auto"/>
          </w:divBdr>
        </w:div>
        <w:div w:id="589583046">
          <w:marLeft w:val="640"/>
          <w:marRight w:val="0"/>
          <w:marTop w:val="0"/>
          <w:marBottom w:val="0"/>
          <w:divBdr>
            <w:top w:val="none" w:sz="0" w:space="0" w:color="auto"/>
            <w:left w:val="none" w:sz="0" w:space="0" w:color="auto"/>
            <w:bottom w:val="none" w:sz="0" w:space="0" w:color="auto"/>
            <w:right w:val="none" w:sz="0" w:space="0" w:color="auto"/>
          </w:divBdr>
        </w:div>
        <w:div w:id="97414228">
          <w:marLeft w:val="640"/>
          <w:marRight w:val="0"/>
          <w:marTop w:val="0"/>
          <w:marBottom w:val="0"/>
          <w:divBdr>
            <w:top w:val="none" w:sz="0" w:space="0" w:color="auto"/>
            <w:left w:val="none" w:sz="0" w:space="0" w:color="auto"/>
            <w:bottom w:val="none" w:sz="0" w:space="0" w:color="auto"/>
            <w:right w:val="none" w:sz="0" w:space="0" w:color="auto"/>
          </w:divBdr>
        </w:div>
        <w:div w:id="1793740568">
          <w:marLeft w:val="640"/>
          <w:marRight w:val="0"/>
          <w:marTop w:val="0"/>
          <w:marBottom w:val="0"/>
          <w:divBdr>
            <w:top w:val="none" w:sz="0" w:space="0" w:color="auto"/>
            <w:left w:val="none" w:sz="0" w:space="0" w:color="auto"/>
            <w:bottom w:val="none" w:sz="0" w:space="0" w:color="auto"/>
            <w:right w:val="none" w:sz="0" w:space="0" w:color="auto"/>
          </w:divBdr>
        </w:div>
        <w:div w:id="2095860908">
          <w:marLeft w:val="640"/>
          <w:marRight w:val="0"/>
          <w:marTop w:val="0"/>
          <w:marBottom w:val="0"/>
          <w:divBdr>
            <w:top w:val="none" w:sz="0" w:space="0" w:color="auto"/>
            <w:left w:val="none" w:sz="0" w:space="0" w:color="auto"/>
            <w:bottom w:val="none" w:sz="0" w:space="0" w:color="auto"/>
            <w:right w:val="none" w:sz="0" w:space="0" w:color="auto"/>
          </w:divBdr>
        </w:div>
        <w:div w:id="1951087632">
          <w:marLeft w:val="640"/>
          <w:marRight w:val="0"/>
          <w:marTop w:val="0"/>
          <w:marBottom w:val="0"/>
          <w:divBdr>
            <w:top w:val="none" w:sz="0" w:space="0" w:color="auto"/>
            <w:left w:val="none" w:sz="0" w:space="0" w:color="auto"/>
            <w:bottom w:val="none" w:sz="0" w:space="0" w:color="auto"/>
            <w:right w:val="none" w:sz="0" w:space="0" w:color="auto"/>
          </w:divBdr>
        </w:div>
        <w:div w:id="1578398415">
          <w:marLeft w:val="640"/>
          <w:marRight w:val="0"/>
          <w:marTop w:val="0"/>
          <w:marBottom w:val="0"/>
          <w:divBdr>
            <w:top w:val="none" w:sz="0" w:space="0" w:color="auto"/>
            <w:left w:val="none" w:sz="0" w:space="0" w:color="auto"/>
            <w:bottom w:val="none" w:sz="0" w:space="0" w:color="auto"/>
            <w:right w:val="none" w:sz="0" w:space="0" w:color="auto"/>
          </w:divBdr>
        </w:div>
        <w:div w:id="416368188">
          <w:marLeft w:val="640"/>
          <w:marRight w:val="0"/>
          <w:marTop w:val="0"/>
          <w:marBottom w:val="0"/>
          <w:divBdr>
            <w:top w:val="none" w:sz="0" w:space="0" w:color="auto"/>
            <w:left w:val="none" w:sz="0" w:space="0" w:color="auto"/>
            <w:bottom w:val="none" w:sz="0" w:space="0" w:color="auto"/>
            <w:right w:val="none" w:sz="0" w:space="0" w:color="auto"/>
          </w:divBdr>
        </w:div>
        <w:div w:id="198713194">
          <w:marLeft w:val="640"/>
          <w:marRight w:val="0"/>
          <w:marTop w:val="0"/>
          <w:marBottom w:val="0"/>
          <w:divBdr>
            <w:top w:val="none" w:sz="0" w:space="0" w:color="auto"/>
            <w:left w:val="none" w:sz="0" w:space="0" w:color="auto"/>
            <w:bottom w:val="none" w:sz="0" w:space="0" w:color="auto"/>
            <w:right w:val="none" w:sz="0" w:space="0" w:color="auto"/>
          </w:divBdr>
        </w:div>
        <w:div w:id="883563473">
          <w:marLeft w:val="640"/>
          <w:marRight w:val="0"/>
          <w:marTop w:val="0"/>
          <w:marBottom w:val="0"/>
          <w:divBdr>
            <w:top w:val="none" w:sz="0" w:space="0" w:color="auto"/>
            <w:left w:val="none" w:sz="0" w:space="0" w:color="auto"/>
            <w:bottom w:val="none" w:sz="0" w:space="0" w:color="auto"/>
            <w:right w:val="none" w:sz="0" w:space="0" w:color="auto"/>
          </w:divBdr>
        </w:div>
        <w:div w:id="889459820">
          <w:marLeft w:val="640"/>
          <w:marRight w:val="0"/>
          <w:marTop w:val="0"/>
          <w:marBottom w:val="0"/>
          <w:divBdr>
            <w:top w:val="none" w:sz="0" w:space="0" w:color="auto"/>
            <w:left w:val="none" w:sz="0" w:space="0" w:color="auto"/>
            <w:bottom w:val="none" w:sz="0" w:space="0" w:color="auto"/>
            <w:right w:val="none" w:sz="0" w:space="0" w:color="auto"/>
          </w:divBdr>
        </w:div>
        <w:div w:id="124127436">
          <w:marLeft w:val="640"/>
          <w:marRight w:val="0"/>
          <w:marTop w:val="0"/>
          <w:marBottom w:val="0"/>
          <w:divBdr>
            <w:top w:val="none" w:sz="0" w:space="0" w:color="auto"/>
            <w:left w:val="none" w:sz="0" w:space="0" w:color="auto"/>
            <w:bottom w:val="none" w:sz="0" w:space="0" w:color="auto"/>
            <w:right w:val="none" w:sz="0" w:space="0" w:color="auto"/>
          </w:divBdr>
        </w:div>
        <w:div w:id="362557135">
          <w:marLeft w:val="640"/>
          <w:marRight w:val="0"/>
          <w:marTop w:val="0"/>
          <w:marBottom w:val="0"/>
          <w:divBdr>
            <w:top w:val="none" w:sz="0" w:space="0" w:color="auto"/>
            <w:left w:val="none" w:sz="0" w:space="0" w:color="auto"/>
            <w:bottom w:val="none" w:sz="0" w:space="0" w:color="auto"/>
            <w:right w:val="none" w:sz="0" w:space="0" w:color="auto"/>
          </w:divBdr>
        </w:div>
        <w:div w:id="1244071690">
          <w:marLeft w:val="640"/>
          <w:marRight w:val="0"/>
          <w:marTop w:val="0"/>
          <w:marBottom w:val="0"/>
          <w:divBdr>
            <w:top w:val="none" w:sz="0" w:space="0" w:color="auto"/>
            <w:left w:val="none" w:sz="0" w:space="0" w:color="auto"/>
            <w:bottom w:val="none" w:sz="0" w:space="0" w:color="auto"/>
            <w:right w:val="none" w:sz="0" w:space="0" w:color="auto"/>
          </w:divBdr>
        </w:div>
        <w:div w:id="570386673">
          <w:marLeft w:val="640"/>
          <w:marRight w:val="0"/>
          <w:marTop w:val="0"/>
          <w:marBottom w:val="0"/>
          <w:divBdr>
            <w:top w:val="none" w:sz="0" w:space="0" w:color="auto"/>
            <w:left w:val="none" w:sz="0" w:space="0" w:color="auto"/>
            <w:bottom w:val="none" w:sz="0" w:space="0" w:color="auto"/>
            <w:right w:val="none" w:sz="0" w:space="0" w:color="auto"/>
          </w:divBdr>
        </w:div>
        <w:div w:id="425930641">
          <w:marLeft w:val="640"/>
          <w:marRight w:val="0"/>
          <w:marTop w:val="0"/>
          <w:marBottom w:val="0"/>
          <w:divBdr>
            <w:top w:val="none" w:sz="0" w:space="0" w:color="auto"/>
            <w:left w:val="none" w:sz="0" w:space="0" w:color="auto"/>
            <w:bottom w:val="none" w:sz="0" w:space="0" w:color="auto"/>
            <w:right w:val="none" w:sz="0" w:space="0" w:color="auto"/>
          </w:divBdr>
        </w:div>
        <w:div w:id="1710759775">
          <w:marLeft w:val="640"/>
          <w:marRight w:val="0"/>
          <w:marTop w:val="0"/>
          <w:marBottom w:val="0"/>
          <w:divBdr>
            <w:top w:val="none" w:sz="0" w:space="0" w:color="auto"/>
            <w:left w:val="none" w:sz="0" w:space="0" w:color="auto"/>
            <w:bottom w:val="none" w:sz="0" w:space="0" w:color="auto"/>
            <w:right w:val="none" w:sz="0" w:space="0" w:color="auto"/>
          </w:divBdr>
        </w:div>
        <w:div w:id="243416955">
          <w:marLeft w:val="640"/>
          <w:marRight w:val="0"/>
          <w:marTop w:val="0"/>
          <w:marBottom w:val="0"/>
          <w:divBdr>
            <w:top w:val="none" w:sz="0" w:space="0" w:color="auto"/>
            <w:left w:val="none" w:sz="0" w:space="0" w:color="auto"/>
            <w:bottom w:val="none" w:sz="0" w:space="0" w:color="auto"/>
            <w:right w:val="none" w:sz="0" w:space="0" w:color="auto"/>
          </w:divBdr>
        </w:div>
        <w:div w:id="2014334218">
          <w:marLeft w:val="640"/>
          <w:marRight w:val="0"/>
          <w:marTop w:val="0"/>
          <w:marBottom w:val="0"/>
          <w:divBdr>
            <w:top w:val="none" w:sz="0" w:space="0" w:color="auto"/>
            <w:left w:val="none" w:sz="0" w:space="0" w:color="auto"/>
            <w:bottom w:val="none" w:sz="0" w:space="0" w:color="auto"/>
            <w:right w:val="none" w:sz="0" w:space="0" w:color="auto"/>
          </w:divBdr>
        </w:div>
        <w:div w:id="171921705">
          <w:marLeft w:val="640"/>
          <w:marRight w:val="0"/>
          <w:marTop w:val="0"/>
          <w:marBottom w:val="0"/>
          <w:divBdr>
            <w:top w:val="none" w:sz="0" w:space="0" w:color="auto"/>
            <w:left w:val="none" w:sz="0" w:space="0" w:color="auto"/>
            <w:bottom w:val="none" w:sz="0" w:space="0" w:color="auto"/>
            <w:right w:val="none" w:sz="0" w:space="0" w:color="auto"/>
          </w:divBdr>
        </w:div>
        <w:div w:id="1096973195">
          <w:marLeft w:val="640"/>
          <w:marRight w:val="0"/>
          <w:marTop w:val="0"/>
          <w:marBottom w:val="0"/>
          <w:divBdr>
            <w:top w:val="none" w:sz="0" w:space="0" w:color="auto"/>
            <w:left w:val="none" w:sz="0" w:space="0" w:color="auto"/>
            <w:bottom w:val="none" w:sz="0" w:space="0" w:color="auto"/>
            <w:right w:val="none" w:sz="0" w:space="0" w:color="auto"/>
          </w:divBdr>
        </w:div>
        <w:div w:id="873153002">
          <w:marLeft w:val="640"/>
          <w:marRight w:val="0"/>
          <w:marTop w:val="0"/>
          <w:marBottom w:val="0"/>
          <w:divBdr>
            <w:top w:val="none" w:sz="0" w:space="0" w:color="auto"/>
            <w:left w:val="none" w:sz="0" w:space="0" w:color="auto"/>
            <w:bottom w:val="none" w:sz="0" w:space="0" w:color="auto"/>
            <w:right w:val="none" w:sz="0" w:space="0" w:color="auto"/>
          </w:divBdr>
        </w:div>
        <w:div w:id="1330056642">
          <w:marLeft w:val="640"/>
          <w:marRight w:val="0"/>
          <w:marTop w:val="0"/>
          <w:marBottom w:val="0"/>
          <w:divBdr>
            <w:top w:val="none" w:sz="0" w:space="0" w:color="auto"/>
            <w:left w:val="none" w:sz="0" w:space="0" w:color="auto"/>
            <w:bottom w:val="none" w:sz="0" w:space="0" w:color="auto"/>
            <w:right w:val="none" w:sz="0" w:space="0" w:color="auto"/>
          </w:divBdr>
        </w:div>
        <w:div w:id="1525365502">
          <w:marLeft w:val="640"/>
          <w:marRight w:val="0"/>
          <w:marTop w:val="0"/>
          <w:marBottom w:val="0"/>
          <w:divBdr>
            <w:top w:val="none" w:sz="0" w:space="0" w:color="auto"/>
            <w:left w:val="none" w:sz="0" w:space="0" w:color="auto"/>
            <w:bottom w:val="none" w:sz="0" w:space="0" w:color="auto"/>
            <w:right w:val="none" w:sz="0" w:space="0" w:color="auto"/>
          </w:divBdr>
        </w:div>
        <w:div w:id="829832440">
          <w:marLeft w:val="640"/>
          <w:marRight w:val="0"/>
          <w:marTop w:val="0"/>
          <w:marBottom w:val="0"/>
          <w:divBdr>
            <w:top w:val="none" w:sz="0" w:space="0" w:color="auto"/>
            <w:left w:val="none" w:sz="0" w:space="0" w:color="auto"/>
            <w:bottom w:val="none" w:sz="0" w:space="0" w:color="auto"/>
            <w:right w:val="none" w:sz="0" w:space="0" w:color="auto"/>
          </w:divBdr>
        </w:div>
        <w:div w:id="528106744">
          <w:marLeft w:val="640"/>
          <w:marRight w:val="0"/>
          <w:marTop w:val="0"/>
          <w:marBottom w:val="0"/>
          <w:divBdr>
            <w:top w:val="none" w:sz="0" w:space="0" w:color="auto"/>
            <w:left w:val="none" w:sz="0" w:space="0" w:color="auto"/>
            <w:bottom w:val="none" w:sz="0" w:space="0" w:color="auto"/>
            <w:right w:val="none" w:sz="0" w:space="0" w:color="auto"/>
          </w:divBdr>
        </w:div>
        <w:div w:id="1990208743">
          <w:marLeft w:val="640"/>
          <w:marRight w:val="0"/>
          <w:marTop w:val="0"/>
          <w:marBottom w:val="0"/>
          <w:divBdr>
            <w:top w:val="none" w:sz="0" w:space="0" w:color="auto"/>
            <w:left w:val="none" w:sz="0" w:space="0" w:color="auto"/>
            <w:bottom w:val="none" w:sz="0" w:space="0" w:color="auto"/>
            <w:right w:val="none" w:sz="0" w:space="0" w:color="auto"/>
          </w:divBdr>
        </w:div>
        <w:div w:id="507452712">
          <w:marLeft w:val="640"/>
          <w:marRight w:val="0"/>
          <w:marTop w:val="0"/>
          <w:marBottom w:val="0"/>
          <w:divBdr>
            <w:top w:val="none" w:sz="0" w:space="0" w:color="auto"/>
            <w:left w:val="none" w:sz="0" w:space="0" w:color="auto"/>
            <w:bottom w:val="none" w:sz="0" w:space="0" w:color="auto"/>
            <w:right w:val="none" w:sz="0" w:space="0" w:color="auto"/>
          </w:divBdr>
        </w:div>
        <w:div w:id="279799430">
          <w:marLeft w:val="640"/>
          <w:marRight w:val="0"/>
          <w:marTop w:val="0"/>
          <w:marBottom w:val="0"/>
          <w:divBdr>
            <w:top w:val="none" w:sz="0" w:space="0" w:color="auto"/>
            <w:left w:val="none" w:sz="0" w:space="0" w:color="auto"/>
            <w:bottom w:val="none" w:sz="0" w:space="0" w:color="auto"/>
            <w:right w:val="none" w:sz="0" w:space="0" w:color="auto"/>
          </w:divBdr>
        </w:div>
        <w:div w:id="1304234214">
          <w:marLeft w:val="640"/>
          <w:marRight w:val="0"/>
          <w:marTop w:val="0"/>
          <w:marBottom w:val="0"/>
          <w:divBdr>
            <w:top w:val="none" w:sz="0" w:space="0" w:color="auto"/>
            <w:left w:val="none" w:sz="0" w:space="0" w:color="auto"/>
            <w:bottom w:val="none" w:sz="0" w:space="0" w:color="auto"/>
            <w:right w:val="none" w:sz="0" w:space="0" w:color="auto"/>
          </w:divBdr>
        </w:div>
        <w:div w:id="1539508196">
          <w:marLeft w:val="640"/>
          <w:marRight w:val="0"/>
          <w:marTop w:val="0"/>
          <w:marBottom w:val="0"/>
          <w:divBdr>
            <w:top w:val="none" w:sz="0" w:space="0" w:color="auto"/>
            <w:left w:val="none" w:sz="0" w:space="0" w:color="auto"/>
            <w:bottom w:val="none" w:sz="0" w:space="0" w:color="auto"/>
            <w:right w:val="none" w:sz="0" w:space="0" w:color="auto"/>
          </w:divBdr>
        </w:div>
        <w:div w:id="975448683">
          <w:marLeft w:val="640"/>
          <w:marRight w:val="0"/>
          <w:marTop w:val="0"/>
          <w:marBottom w:val="0"/>
          <w:divBdr>
            <w:top w:val="none" w:sz="0" w:space="0" w:color="auto"/>
            <w:left w:val="none" w:sz="0" w:space="0" w:color="auto"/>
            <w:bottom w:val="none" w:sz="0" w:space="0" w:color="auto"/>
            <w:right w:val="none" w:sz="0" w:space="0" w:color="auto"/>
          </w:divBdr>
        </w:div>
        <w:div w:id="1895772586">
          <w:marLeft w:val="640"/>
          <w:marRight w:val="0"/>
          <w:marTop w:val="0"/>
          <w:marBottom w:val="0"/>
          <w:divBdr>
            <w:top w:val="none" w:sz="0" w:space="0" w:color="auto"/>
            <w:left w:val="none" w:sz="0" w:space="0" w:color="auto"/>
            <w:bottom w:val="none" w:sz="0" w:space="0" w:color="auto"/>
            <w:right w:val="none" w:sz="0" w:space="0" w:color="auto"/>
          </w:divBdr>
        </w:div>
        <w:div w:id="1484932900">
          <w:marLeft w:val="640"/>
          <w:marRight w:val="0"/>
          <w:marTop w:val="0"/>
          <w:marBottom w:val="0"/>
          <w:divBdr>
            <w:top w:val="none" w:sz="0" w:space="0" w:color="auto"/>
            <w:left w:val="none" w:sz="0" w:space="0" w:color="auto"/>
            <w:bottom w:val="none" w:sz="0" w:space="0" w:color="auto"/>
            <w:right w:val="none" w:sz="0" w:space="0" w:color="auto"/>
          </w:divBdr>
        </w:div>
        <w:div w:id="1034840975">
          <w:marLeft w:val="640"/>
          <w:marRight w:val="0"/>
          <w:marTop w:val="0"/>
          <w:marBottom w:val="0"/>
          <w:divBdr>
            <w:top w:val="none" w:sz="0" w:space="0" w:color="auto"/>
            <w:left w:val="none" w:sz="0" w:space="0" w:color="auto"/>
            <w:bottom w:val="none" w:sz="0" w:space="0" w:color="auto"/>
            <w:right w:val="none" w:sz="0" w:space="0" w:color="auto"/>
          </w:divBdr>
        </w:div>
        <w:div w:id="1777946351">
          <w:marLeft w:val="640"/>
          <w:marRight w:val="0"/>
          <w:marTop w:val="0"/>
          <w:marBottom w:val="0"/>
          <w:divBdr>
            <w:top w:val="none" w:sz="0" w:space="0" w:color="auto"/>
            <w:left w:val="none" w:sz="0" w:space="0" w:color="auto"/>
            <w:bottom w:val="none" w:sz="0" w:space="0" w:color="auto"/>
            <w:right w:val="none" w:sz="0" w:space="0" w:color="auto"/>
          </w:divBdr>
        </w:div>
        <w:div w:id="897282714">
          <w:marLeft w:val="640"/>
          <w:marRight w:val="0"/>
          <w:marTop w:val="0"/>
          <w:marBottom w:val="0"/>
          <w:divBdr>
            <w:top w:val="none" w:sz="0" w:space="0" w:color="auto"/>
            <w:left w:val="none" w:sz="0" w:space="0" w:color="auto"/>
            <w:bottom w:val="none" w:sz="0" w:space="0" w:color="auto"/>
            <w:right w:val="none" w:sz="0" w:space="0" w:color="auto"/>
          </w:divBdr>
        </w:div>
        <w:div w:id="436949510">
          <w:marLeft w:val="640"/>
          <w:marRight w:val="0"/>
          <w:marTop w:val="0"/>
          <w:marBottom w:val="0"/>
          <w:divBdr>
            <w:top w:val="none" w:sz="0" w:space="0" w:color="auto"/>
            <w:left w:val="none" w:sz="0" w:space="0" w:color="auto"/>
            <w:bottom w:val="none" w:sz="0" w:space="0" w:color="auto"/>
            <w:right w:val="none" w:sz="0" w:space="0" w:color="auto"/>
          </w:divBdr>
        </w:div>
        <w:div w:id="1279796378">
          <w:marLeft w:val="640"/>
          <w:marRight w:val="0"/>
          <w:marTop w:val="0"/>
          <w:marBottom w:val="0"/>
          <w:divBdr>
            <w:top w:val="none" w:sz="0" w:space="0" w:color="auto"/>
            <w:left w:val="none" w:sz="0" w:space="0" w:color="auto"/>
            <w:bottom w:val="none" w:sz="0" w:space="0" w:color="auto"/>
            <w:right w:val="none" w:sz="0" w:space="0" w:color="auto"/>
          </w:divBdr>
        </w:div>
        <w:div w:id="1029182856">
          <w:marLeft w:val="640"/>
          <w:marRight w:val="0"/>
          <w:marTop w:val="0"/>
          <w:marBottom w:val="0"/>
          <w:divBdr>
            <w:top w:val="none" w:sz="0" w:space="0" w:color="auto"/>
            <w:left w:val="none" w:sz="0" w:space="0" w:color="auto"/>
            <w:bottom w:val="none" w:sz="0" w:space="0" w:color="auto"/>
            <w:right w:val="none" w:sz="0" w:space="0" w:color="auto"/>
          </w:divBdr>
        </w:div>
        <w:div w:id="169486595">
          <w:marLeft w:val="640"/>
          <w:marRight w:val="0"/>
          <w:marTop w:val="0"/>
          <w:marBottom w:val="0"/>
          <w:divBdr>
            <w:top w:val="none" w:sz="0" w:space="0" w:color="auto"/>
            <w:left w:val="none" w:sz="0" w:space="0" w:color="auto"/>
            <w:bottom w:val="none" w:sz="0" w:space="0" w:color="auto"/>
            <w:right w:val="none" w:sz="0" w:space="0" w:color="auto"/>
          </w:divBdr>
        </w:div>
        <w:div w:id="2093509434">
          <w:marLeft w:val="640"/>
          <w:marRight w:val="0"/>
          <w:marTop w:val="0"/>
          <w:marBottom w:val="0"/>
          <w:divBdr>
            <w:top w:val="none" w:sz="0" w:space="0" w:color="auto"/>
            <w:left w:val="none" w:sz="0" w:space="0" w:color="auto"/>
            <w:bottom w:val="none" w:sz="0" w:space="0" w:color="auto"/>
            <w:right w:val="none" w:sz="0" w:space="0" w:color="auto"/>
          </w:divBdr>
        </w:div>
        <w:div w:id="1259945923">
          <w:marLeft w:val="640"/>
          <w:marRight w:val="0"/>
          <w:marTop w:val="0"/>
          <w:marBottom w:val="0"/>
          <w:divBdr>
            <w:top w:val="none" w:sz="0" w:space="0" w:color="auto"/>
            <w:left w:val="none" w:sz="0" w:space="0" w:color="auto"/>
            <w:bottom w:val="none" w:sz="0" w:space="0" w:color="auto"/>
            <w:right w:val="none" w:sz="0" w:space="0" w:color="auto"/>
          </w:divBdr>
        </w:div>
        <w:div w:id="842088843">
          <w:marLeft w:val="640"/>
          <w:marRight w:val="0"/>
          <w:marTop w:val="0"/>
          <w:marBottom w:val="0"/>
          <w:divBdr>
            <w:top w:val="none" w:sz="0" w:space="0" w:color="auto"/>
            <w:left w:val="none" w:sz="0" w:space="0" w:color="auto"/>
            <w:bottom w:val="none" w:sz="0" w:space="0" w:color="auto"/>
            <w:right w:val="none" w:sz="0" w:space="0" w:color="auto"/>
          </w:divBdr>
        </w:div>
        <w:div w:id="506138934">
          <w:marLeft w:val="640"/>
          <w:marRight w:val="0"/>
          <w:marTop w:val="0"/>
          <w:marBottom w:val="0"/>
          <w:divBdr>
            <w:top w:val="none" w:sz="0" w:space="0" w:color="auto"/>
            <w:left w:val="none" w:sz="0" w:space="0" w:color="auto"/>
            <w:bottom w:val="none" w:sz="0" w:space="0" w:color="auto"/>
            <w:right w:val="none" w:sz="0" w:space="0" w:color="auto"/>
          </w:divBdr>
        </w:div>
        <w:div w:id="1057362992">
          <w:marLeft w:val="640"/>
          <w:marRight w:val="0"/>
          <w:marTop w:val="0"/>
          <w:marBottom w:val="0"/>
          <w:divBdr>
            <w:top w:val="none" w:sz="0" w:space="0" w:color="auto"/>
            <w:left w:val="none" w:sz="0" w:space="0" w:color="auto"/>
            <w:bottom w:val="none" w:sz="0" w:space="0" w:color="auto"/>
            <w:right w:val="none" w:sz="0" w:space="0" w:color="auto"/>
          </w:divBdr>
        </w:div>
        <w:div w:id="1924103749">
          <w:marLeft w:val="640"/>
          <w:marRight w:val="0"/>
          <w:marTop w:val="0"/>
          <w:marBottom w:val="0"/>
          <w:divBdr>
            <w:top w:val="none" w:sz="0" w:space="0" w:color="auto"/>
            <w:left w:val="none" w:sz="0" w:space="0" w:color="auto"/>
            <w:bottom w:val="none" w:sz="0" w:space="0" w:color="auto"/>
            <w:right w:val="none" w:sz="0" w:space="0" w:color="auto"/>
          </w:divBdr>
        </w:div>
        <w:div w:id="1243098929">
          <w:marLeft w:val="640"/>
          <w:marRight w:val="0"/>
          <w:marTop w:val="0"/>
          <w:marBottom w:val="0"/>
          <w:divBdr>
            <w:top w:val="none" w:sz="0" w:space="0" w:color="auto"/>
            <w:left w:val="none" w:sz="0" w:space="0" w:color="auto"/>
            <w:bottom w:val="none" w:sz="0" w:space="0" w:color="auto"/>
            <w:right w:val="none" w:sz="0" w:space="0" w:color="auto"/>
          </w:divBdr>
        </w:div>
        <w:div w:id="1884558227">
          <w:marLeft w:val="640"/>
          <w:marRight w:val="0"/>
          <w:marTop w:val="0"/>
          <w:marBottom w:val="0"/>
          <w:divBdr>
            <w:top w:val="none" w:sz="0" w:space="0" w:color="auto"/>
            <w:left w:val="none" w:sz="0" w:space="0" w:color="auto"/>
            <w:bottom w:val="none" w:sz="0" w:space="0" w:color="auto"/>
            <w:right w:val="none" w:sz="0" w:space="0" w:color="auto"/>
          </w:divBdr>
        </w:div>
        <w:div w:id="2127263983">
          <w:marLeft w:val="640"/>
          <w:marRight w:val="0"/>
          <w:marTop w:val="0"/>
          <w:marBottom w:val="0"/>
          <w:divBdr>
            <w:top w:val="none" w:sz="0" w:space="0" w:color="auto"/>
            <w:left w:val="none" w:sz="0" w:space="0" w:color="auto"/>
            <w:bottom w:val="none" w:sz="0" w:space="0" w:color="auto"/>
            <w:right w:val="none" w:sz="0" w:space="0" w:color="auto"/>
          </w:divBdr>
        </w:div>
        <w:div w:id="462892396">
          <w:marLeft w:val="640"/>
          <w:marRight w:val="0"/>
          <w:marTop w:val="0"/>
          <w:marBottom w:val="0"/>
          <w:divBdr>
            <w:top w:val="none" w:sz="0" w:space="0" w:color="auto"/>
            <w:left w:val="none" w:sz="0" w:space="0" w:color="auto"/>
            <w:bottom w:val="none" w:sz="0" w:space="0" w:color="auto"/>
            <w:right w:val="none" w:sz="0" w:space="0" w:color="auto"/>
          </w:divBdr>
        </w:div>
        <w:div w:id="619455875">
          <w:marLeft w:val="640"/>
          <w:marRight w:val="0"/>
          <w:marTop w:val="0"/>
          <w:marBottom w:val="0"/>
          <w:divBdr>
            <w:top w:val="none" w:sz="0" w:space="0" w:color="auto"/>
            <w:left w:val="none" w:sz="0" w:space="0" w:color="auto"/>
            <w:bottom w:val="none" w:sz="0" w:space="0" w:color="auto"/>
            <w:right w:val="none" w:sz="0" w:space="0" w:color="auto"/>
          </w:divBdr>
        </w:div>
        <w:div w:id="722797379">
          <w:marLeft w:val="640"/>
          <w:marRight w:val="0"/>
          <w:marTop w:val="0"/>
          <w:marBottom w:val="0"/>
          <w:divBdr>
            <w:top w:val="none" w:sz="0" w:space="0" w:color="auto"/>
            <w:left w:val="none" w:sz="0" w:space="0" w:color="auto"/>
            <w:bottom w:val="none" w:sz="0" w:space="0" w:color="auto"/>
            <w:right w:val="none" w:sz="0" w:space="0" w:color="auto"/>
          </w:divBdr>
        </w:div>
        <w:div w:id="957761774">
          <w:marLeft w:val="640"/>
          <w:marRight w:val="0"/>
          <w:marTop w:val="0"/>
          <w:marBottom w:val="0"/>
          <w:divBdr>
            <w:top w:val="none" w:sz="0" w:space="0" w:color="auto"/>
            <w:left w:val="none" w:sz="0" w:space="0" w:color="auto"/>
            <w:bottom w:val="none" w:sz="0" w:space="0" w:color="auto"/>
            <w:right w:val="none" w:sz="0" w:space="0" w:color="auto"/>
          </w:divBdr>
        </w:div>
        <w:div w:id="1779568799">
          <w:marLeft w:val="640"/>
          <w:marRight w:val="0"/>
          <w:marTop w:val="0"/>
          <w:marBottom w:val="0"/>
          <w:divBdr>
            <w:top w:val="none" w:sz="0" w:space="0" w:color="auto"/>
            <w:left w:val="none" w:sz="0" w:space="0" w:color="auto"/>
            <w:bottom w:val="none" w:sz="0" w:space="0" w:color="auto"/>
            <w:right w:val="none" w:sz="0" w:space="0" w:color="auto"/>
          </w:divBdr>
        </w:div>
      </w:divsChild>
    </w:div>
    <w:div w:id="921178087">
      <w:bodyDiv w:val="1"/>
      <w:marLeft w:val="0"/>
      <w:marRight w:val="0"/>
      <w:marTop w:val="0"/>
      <w:marBottom w:val="0"/>
      <w:divBdr>
        <w:top w:val="none" w:sz="0" w:space="0" w:color="auto"/>
        <w:left w:val="none" w:sz="0" w:space="0" w:color="auto"/>
        <w:bottom w:val="none" w:sz="0" w:space="0" w:color="auto"/>
        <w:right w:val="none" w:sz="0" w:space="0" w:color="auto"/>
      </w:divBdr>
      <w:divsChild>
        <w:div w:id="1645350703">
          <w:marLeft w:val="640"/>
          <w:marRight w:val="0"/>
          <w:marTop w:val="0"/>
          <w:marBottom w:val="0"/>
          <w:divBdr>
            <w:top w:val="none" w:sz="0" w:space="0" w:color="auto"/>
            <w:left w:val="none" w:sz="0" w:space="0" w:color="auto"/>
            <w:bottom w:val="none" w:sz="0" w:space="0" w:color="auto"/>
            <w:right w:val="none" w:sz="0" w:space="0" w:color="auto"/>
          </w:divBdr>
        </w:div>
        <w:div w:id="2067339427">
          <w:marLeft w:val="640"/>
          <w:marRight w:val="0"/>
          <w:marTop w:val="0"/>
          <w:marBottom w:val="0"/>
          <w:divBdr>
            <w:top w:val="none" w:sz="0" w:space="0" w:color="auto"/>
            <w:left w:val="none" w:sz="0" w:space="0" w:color="auto"/>
            <w:bottom w:val="none" w:sz="0" w:space="0" w:color="auto"/>
            <w:right w:val="none" w:sz="0" w:space="0" w:color="auto"/>
          </w:divBdr>
        </w:div>
        <w:div w:id="1192764070">
          <w:marLeft w:val="640"/>
          <w:marRight w:val="0"/>
          <w:marTop w:val="0"/>
          <w:marBottom w:val="0"/>
          <w:divBdr>
            <w:top w:val="none" w:sz="0" w:space="0" w:color="auto"/>
            <w:left w:val="none" w:sz="0" w:space="0" w:color="auto"/>
            <w:bottom w:val="none" w:sz="0" w:space="0" w:color="auto"/>
            <w:right w:val="none" w:sz="0" w:space="0" w:color="auto"/>
          </w:divBdr>
        </w:div>
        <w:div w:id="1244608270">
          <w:marLeft w:val="640"/>
          <w:marRight w:val="0"/>
          <w:marTop w:val="0"/>
          <w:marBottom w:val="0"/>
          <w:divBdr>
            <w:top w:val="none" w:sz="0" w:space="0" w:color="auto"/>
            <w:left w:val="none" w:sz="0" w:space="0" w:color="auto"/>
            <w:bottom w:val="none" w:sz="0" w:space="0" w:color="auto"/>
            <w:right w:val="none" w:sz="0" w:space="0" w:color="auto"/>
          </w:divBdr>
        </w:div>
        <w:div w:id="1014768536">
          <w:marLeft w:val="640"/>
          <w:marRight w:val="0"/>
          <w:marTop w:val="0"/>
          <w:marBottom w:val="0"/>
          <w:divBdr>
            <w:top w:val="none" w:sz="0" w:space="0" w:color="auto"/>
            <w:left w:val="none" w:sz="0" w:space="0" w:color="auto"/>
            <w:bottom w:val="none" w:sz="0" w:space="0" w:color="auto"/>
            <w:right w:val="none" w:sz="0" w:space="0" w:color="auto"/>
          </w:divBdr>
        </w:div>
        <w:div w:id="12070902">
          <w:marLeft w:val="640"/>
          <w:marRight w:val="0"/>
          <w:marTop w:val="0"/>
          <w:marBottom w:val="0"/>
          <w:divBdr>
            <w:top w:val="none" w:sz="0" w:space="0" w:color="auto"/>
            <w:left w:val="none" w:sz="0" w:space="0" w:color="auto"/>
            <w:bottom w:val="none" w:sz="0" w:space="0" w:color="auto"/>
            <w:right w:val="none" w:sz="0" w:space="0" w:color="auto"/>
          </w:divBdr>
        </w:div>
        <w:div w:id="1953199811">
          <w:marLeft w:val="640"/>
          <w:marRight w:val="0"/>
          <w:marTop w:val="0"/>
          <w:marBottom w:val="0"/>
          <w:divBdr>
            <w:top w:val="none" w:sz="0" w:space="0" w:color="auto"/>
            <w:left w:val="none" w:sz="0" w:space="0" w:color="auto"/>
            <w:bottom w:val="none" w:sz="0" w:space="0" w:color="auto"/>
            <w:right w:val="none" w:sz="0" w:space="0" w:color="auto"/>
          </w:divBdr>
        </w:div>
        <w:div w:id="811795911">
          <w:marLeft w:val="640"/>
          <w:marRight w:val="0"/>
          <w:marTop w:val="0"/>
          <w:marBottom w:val="0"/>
          <w:divBdr>
            <w:top w:val="none" w:sz="0" w:space="0" w:color="auto"/>
            <w:left w:val="none" w:sz="0" w:space="0" w:color="auto"/>
            <w:bottom w:val="none" w:sz="0" w:space="0" w:color="auto"/>
            <w:right w:val="none" w:sz="0" w:space="0" w:color="auto"/>
          </w:divBdr>
        </w:div>
        <w:div w:id="703212424">
          <w:marLeft w:val="640"/>
          <w:marRight w:val="0"/>
          <w:marTop w:val="0"/>
          <w:marBottom w:val="0"/>
          <w:divBdr>
            <w:top w:val="none" w:sz="0" w:space="0" w:color="auto"/>
            <w:left w:val="none" w:sz="0" w:space="0" w:color="auto"/>
            <w:bottom w:val="none" w:sz="0" w:space="0" w:color="auto"/>
            <w:right w:val="none" w:sz="0" w:space="0" w:color="auto"/>
          </w:divBdr>
        </w:div>
        <w:div w:id="140390960">
          <w:marLeft w:val="640"/>
          <w:marRight w:val="0"/>
          <w:marTop w:val="0"/>
          <w:marBottom w:val="0"/>
          <w:divBdr>
            <w:top w:val="none" w:sz="0" w:space="0" w:color="auto"/>
            <w:left w:val="none" w:sz="0" w:space="0" w:color="auto"/>
            <w:bottom w:val="none" w:sz="0" w:space="0" w:color="auto"/>
            <w:right w:val="none" w:sz="0" w:space="0" w:color="auto"/>
          </w:divBdr>
        </w:div>
        <w:div w:id="35206809">
          <w:marLeft w:val="640"/>
          <w:marRight w:val="0"/>
          <w:marTop w:val="0"/>
          <w:marBottom w:val="0"/>
          <w:divBdr>
            <w:top w:val="none" w:sz="0" w:space="0" w:color="auto"/>
            <w:left w:val="none" w:sz="0" w:space="0" w:color="auto"/>
            <w:bottom w:val="none" w:sz="0" w:space="0" w:color="auto"/>
            <w:right w:val="none" w:sz="0" w:space="0" w:color="auto"/>
          </w:divBdr>
        </w:div>
        <w:div w:id="666905762">
          <w:marLeft w:val="640"/>
          <w:marRight w:val="0"/>
          <w:marTop w:val="0"/>
          <w:marBottom w:val="0"/>
          <w:divBdr>
            <w:top w:val="none" w:sz="0" w:space="0" w:color="auto"/>
            <w:left w:val="none" w:sz="0" w:space="0" w:color="auto"/>
            <w:bottom w:val="none" w:sz="0" w:space="0" w:color="auto"/>
            <w:right w:val="none" w:sz="0" w:space="0" w:color="auto"/>
          </w:divBdr>
        </w:div>
        <w:div w:id="1553493296">
          <w:marLeft w:val="640"/>
          <w:marRight w:val="0"/>
          <w:marTop w:val="0"/>
          <w:marBottom w:val="0"/>
          <w:divBdr>
            <w:top w:val="none" w:sz="0" w:space="0" w:color="auto"/>
            <w:left w:val="none" w:sz="0" w:space="0" w:color="auto"/>
            <w:bottom w:val="none" w:sz="0" w:space="0" w:color="auto"/>
            <w:right w:val="none" w:sz="0" w:space="0" w:color="auto"/>
          </w:divBdr>
        </w:div>
        <w:div w:id="2140411013">
          <w:marLeft w:val="640"/>
          <w:marRight w:val="0"/>
          <w:marTop w:val="0"/>
          <w:marBottom w:val="0"/>
          <w:divBdr>
            <w:top w:val="none" w:sz="0" w:space="0" w:color="auto"/>
            <w:left w:val="none" w:sz="0" w:space="0" w:color="auto"/>
            <w:bottom w:val="none" w:sz="0" w:space="0" w:color="auto"/>
            <w:right w:val="none" w:sz="0" w:space="0" w:color="auto"/>
          </w:divBdr>
        </w:div>
        <w:div w:id="1207336034">
          <w:marLeft w:val="640"/>
          <w:marRight w:val="0"/>
          <w:marTop w:val="0"/>
          <w:marBottom w:val="0"/>
          <w:divBdr>
            <w:top w:val="none" w:sz="0" w:space="0" w:color="auto"/>
            <w:left w:val="none" w:sz="0" w:space="0" w:color="auto"/>
            <w:bottom w:val="none" w:sz="0" w:space="0" w:color="auto"/>
            <w:right w:val="none" w:sz="0" w:space="0" w:color="auto"/>
          </w:divBdr>
        </w:div>
        <w:div w:id="1986202924">
          <w:marLeft w:val="640"/>
          <w:marRight w:val="0"/>
          <w:marTop w:val="0"/>
          <w:marBottom w:val="0"/>
          <w:divBdr>
            <w:top w:val="none" w:sz="0" w:space="0" w:color="auto"/>
            <w:left w:val="none" w:sz="0" w:space="0" w:color="auto"/>
            <w:bottom w:val="none" w:sz="0" w:space="0" w:color="auto"/>
            <w:right w:val="none" w:sz="0" w:space="0" w:color="auto"/>
          </w:divBdr>
        </w:div>
        <w:div w:id="1542672322">
          <w:marLeft w:val="640"/>
          <w:marRight w:val="0"/>
          <w:marTop w:val="0"/>
          <w:marBottom w:val="0"/>
          <w:divBdr>
            <w:top w:val="none" w:sz="0" w:space="0" w:color="auto"/>
            <w:left w:val="none" w:sz="0" w:space="0" w:color="auto"/>
            <w:bottom w:val="none" w:sz="0" w:space="0" w:color="auto"/>
            <w:right w:val="none" w:sz="0" w:space="0" w:color="auto"/>
          </w:divBdr>
        </w:div>
        <w:div w:id="1836797287">
          <w:marLeft w:val="640"/>
          <w:marRight w:val="0"/>
          <w:marTop w:val="0"/>
          <w:marBottom w:val="0"/>
          <w:divBdr>
            <w:top w:val="none" w:sz="0" w:space="0" w:color="auto"/>
            <w:left w:val="none" w:sz="0" w:space="0" w:color="auto"/>
            <w:bottom w:val="none" w:sz="0" w:space="0" w:color="auto"/>
            <w:right w:val="none" w:sz="0" w:space="0" w:color="auto"/>
          </w:divBdr>
        </w:div>
        <w:div w:id="2072263234">
          <w:marLeft w:val="640"/>
          <w:marRight w:val="0"/>
          <w:marTop w:val="0"/>
          <w:marBottom w:val="0"/>
          <w:divBdr>
            <w:top w:val="none" w:sz="0" w:space="0" w:color="auto"/>
            <w:left w:val="none" w:sz="0" w:space="0" w:color="auto"/>
            <w:bottom w:val="none" w:sz="0" w:space="0" w:color="auto"/>
            <w:right w:val="none" w:sz="0" w:space="0" w:color="auto"/>
          </w:divBdr>
        </w:div>
        <w:div w:id="239490072">
          <w:marLeft w:val="640"/>
          <w:marRight w:val="0"/>
          <w:marTop w:val="0"/>
          <w:marBottom w:val="0"/>
          <w:divBdr>
            <w:top w:val="none" w:sz="0" w:space="0" w:color="auto"/>
            <w:left w:val="none" w:sz="0" w:space="0" w:color="auto"/>
            <w:bottom w:val="none" w:sz="0" w:space="0" w:color="auto"/>
            <w:right w:val="none" w:sz="0" w:space="0" w:color="auto"/>
          </w:divBdr>
        </w:div>
        <w:div w:id="1094783130">
          <w:marLeft w:val="640"/>
          <w:marRight w:val="0"/>
          <w:marTop w:val="0"/>
          <w:marBottom w:val="0"/>
          <w:divBdr>
            <w:top w:val="none" w:sz="0" w:space="0" w:color="auto"/>
            <w:left w:val="none" w:sz="0" w:space="0" w:color="auto"/>
            <w:bottom w:val="none" w:sz="0" w:space="0" w:color="auto"/>
            <w:right w:val="none" w:sz="0" w:space="0" w:color="auto"/>
          </w:divBdr>
        </w:div>
        <w:div w:id="2088334501">
          <w:marLeft w:val="640"/>
          <w:marRight w:val="0"/>
          <w:marTop w:val="0"/>
          <w:marBottom w:val="0"/>
          <w:divBdr>
            <w:top w:val="none" w:sz="0" w:space="0" w:color="auto"/>
            <w:left w:val="none" w:sz="0" w:space="0" w:color="auto"/>
            <w:bottom w:val="none" w:sz="0" w:space="0" w:color="auto"/>
            <w:right w:val="none" w:sz="0" w:space="0" w:color="auto"/>
          </w:divBdr>
        </w:div>
        <w:div w:id="295918849">
          <w:marLeft w:val="640"/>
          <w:marRight w:val="0"/>
          <w:marTop w:val="0"/>
          <w:marBottom w:val="0"/>
          <w:divBdr>
            <w:top w:val="none" w:sz="0" w:space="0" w:color="auto"/>
            <w:left w:val="none" w:sz="0" w:space="0" w:color="auto"/>
            <w:bottom w:val="none" w:sz="0" w:space="0" w:color="auto"/>
            <w:right w:val="none" w:sz="0" w:space="0" w:color="auto"/>
          </w:divBdr>
        </w:div>
        <w:div w:id="188111116">
          <w:marLeft w:val="640"/>
          <w:marRight w:val="0"/>
          <w:marTop w:val="0"/>
          <w:marBottom w:val="0"/>
          <w:divBdr>
            <w:top w:val="none" w:sz="0" w:space="0" w:color="auto"/>
            <w:left w:val="none" w:sz="0" w:space="0" w:color="auto"/>
            <w:bottom w:val="none" w:sz="0" w:space="0" w:color="auto"/>
            <w:right w:val="none" w:sz="0" w:space="0" w:color="auto"/>
          </w:divBdr>
        </w:div>
        <w:div w:id="1247151563">
          <w:marLeft w:val="640"/>
          <w:marRight w:val="0"/>
          <w:marTop w:val="0"/>
          <w:marBottom w:val="0"/>
          <w:divBdr>
            <w:top w:val="none" w:sz="0" w:space="0" w:color="auto"/>
            <w:left w:val="none" w:sz="0" w:space="0" w:color="auto"/>
            <w:bottom w:val="none" w:sz="0" w:space="0" w:color="auto"/>
            <w:right w:val="none" w:sz="0" w:space="0" w:color="auto"/>
          </w:divBdr>
        </w:div>
        <w:div w:id="911430146">
          <w:marLeft w:val="640"/>
          <w:marRight w:val="0"/>
          <w:marTop w:val="0"/>
          <w:marBottom w:val="0"/>
          <w:divBdr>
            <w:top w:val="none" w:sz="0" w:space="0" w:color="auto"/>
            <w:left w:val="none" w:sz="0" w:space="0" w:color="auto"/>
            <w:bottom w:val="none" w:sz="0" w:space="0" w:color="auto"/>
            <w:right w:val="none" w:sz="0" w:space="0" w:color="auto"/>
          </w:divBdr>
        </w:div>
        <w:div w:id="806706791">
          <w:marLeft w:val="640"/>
          <w:marRight w:val="0"/>
          <w:marTop w:val="0"/>
          <w:marBottom w:val="0"/>
          <w:divBdr>
            <w:top w:val="none" w:sz="0" w:space="0" w:color="auto"/>
            <w:left w:val="none" w:sz="0" w:space="0" w:color="auto"/>
            <w:bottom w:val="none" w:sz="0" w:space="0" w:color="auto"/>
            <w:right w:val="none" w:sz="0" w:space="0" w:color="auto"/>
          </w:divBdr>
        </w:div>
        <w:div w:id="1143081973">
          <w:marLeft w:val="640"/>
          <w:marRight w:val="0"/>
          <w:marTop w:val="0"/>
          <w:marBottom w:val="0"/>
          <w:divBdr>
            <w:top w:val="none" w:sz="0" w:space="0" w:color="auto"/>
            <w:left w:val="none" w:sz="0" w:space="0" w:color="auto"/>
            <w:bottom w:val="none" w:sz="0" w:space="0" w:color="auto"/>
            <w:right w:val="none" w:sz="0" w:space="0" w:color="auto"/>
          </w:divBdr>
        </w:div>
        <w:div w:id="1316638963">
          <w:marLeft w:val="640"/>
          <w:marRight w:val="0"/>
          <w:marTop w:val="0"/>
          <w:marBottom w:val="0"/>
          <w:divBdr>
            <w:top w:val="none" w:sz="0" w:space="0" w:color="auto"/>
            <w:left w:val="none" w:sz="0" w:space="0" w:color="auto"/>
            <w:bottom w:val="none" w:sz="0" w:space="0" w:color="auto"/>
            <w:right w:val="none" w:sz="0" w:space="0" w:color="auto"/>
          </w:divBdr>
        </w:div>
        <w:div w:id="411856617">
          <w:marLeft w:val="640"/>
          <w:marRight w:val="0"/>
          <w:marTop w:val="0"/>
          <w:marBottom w:val="0"/>
          <w:divBdr>
            <w:top w:val="none" w:sz="0" w:space="0" w:color="auto"/>
            <w:left w:val="none" w:sz="0" w:space="0" w:color="auto"/>
            <w:bottom w:val="none" w:sz="0" w:space="0" w:color="auto"/>
            <w:right w:val="none" w:sz="0" w:space="0" w:color="auto"/>
          </w:divBdr>
        </w:div>
        <w:div w:id="2096438103">
          <w:marLeft w:val="640"/>
          <w:marRight w:val="0"/>
          <w:marTop w:val="0"/>
          <w:marBottom w:val="0"/>
          <w:divBdr>
            <w:top w:val="none" w:sz="0" w:space="0" w:color="auto"/>
            <w:left w:val="none" w:sz="0" w:space="0" w:color="auto"/>
            <w:bottom w:val="none" w:sz="0" w:space="0" w:color="auto"/>
            <w:right w:val="none" w:sz="0" w:space="0" w:color="auto"/>
          </w:divBdr>
        </w:div>
        <w:div w:id="1447500625">
          <w:marLeft w:val="640"/>
          <w:marRight w:val="0"/>
          <w:marTop w:val="0"/>
          <w:marBottom w:val="0"/>
          <w:divBdr>
            <w:top w:val="none" w:sz="0" w:space="0" w:color="auto"/>
            <w:left w:val="none" w:sz="0" w:space="0" w:color="auto"/>
            <w:bottom w:val="none" w:sz="0" w:space="0" w:color="auto"/>
            <w:right w:val="none" w:sz="0" w:space="0" w:color="auto"/>
          </w:divBdr>
        </w:div>
        <w:div w:id="195656219">
          <w:marLeft w:val="640"/>
          <w:marRight w:val="0"/>
          <w:marTop w:val="0"/>
          <w:marBottom w:val="0"/>
          <w:divBdr>
            <w:top w:val="none" w:sz="0" w:space="0" w:color="auto"/>
            <w:left w:val="none" w:sz="0" w:space="0" w:color="auto"/>
            <w:bottom w:val="none" w:sz="0" w:space="0" w:color="auto"/>
            <w:right w:val="none" w:sz="0" w:space="0" w:color="auto"/>
          </w:divBdr>
        </w:div>
        <w:div w:id="447167159">
          <w:marLeft w:val="640"/>
          <w:marRight w:val="0"/>
          <w:marTop w:val="0"/>
          <w:marBottom w:val="0"/>
          <w:divBdr>
            <w:top w:val="none" w:sz="0" w:space="0" w:color="auto"/>
            <w:left w:val="none" w:sz="0" w:space="0" w:color="auto"/>
            <w:bottom w:val="none" w:sz="0" w:space="0" w:color="auto"/>
            <w:right w:val="none" w:sz="0" w:space="0" w:color="auto"/>
          </w:divBdr>
        </w:div>
        <w:div w:id="604119884">
          <w:marLeft w:val="640"/>
          <w:marRight w:val="0"/>
          <w:marTop w:val="0"/>
          <w:marBottom w:val="0"/>
          <w:divBdr>
            <w:top w:val="none" w:sz="0" w:space="0" w:color="auto"/>
            <w:left w:val="none" w:sz="0" w:space="0" w:color="auto"/>
            <w:bottom w:val="none" w:sz="0" w:space="0" w:color="auto"/>
            <w:right w:val="none" w:sz="0" w:space="0" w:color="auto"/>
          </w:divBdr>
        </w:div>
        <w:div w:id="797533575">
          <w:marLeft w:val="640"/>
          <w:marRight w:val="0"/>
          <w:marTop w:val="0"/>
          <w:marBottom w:val="0"/>
          <w:divBdr>
            <w:top w:val="none" w:sz="0" w:space="0" w:color="auto"/>
            <w:left w:val="none" w:sz="0" w:space="0" w:color="auto"/>
            <w:bottom w:val="none" w:sz="0" w:space="0" w:color="auto"/>
            <w:right w:val="none" w:sz="0" w:space="0" w:color="auto"/>
          </w:divBdr>
        </w:div>
        <w:div w:id="570849971">
          <w:marLeft w:val="640"/>
          <w:marRight w:val="0"/>
          <w:marTop w:val="0"/>
          <w:marBottom w:val="0"/>
          <w:divBdr>
            <w:top w:val="none" w:sz="0" w:space="0" w:color="auto"/>
            <w:left w:val="none" w:sz="0" w:space="0" w:color="auto"/>
            <w:bottom w:val="none" w:sz="0" w:space="0" w:color="auto"/>
            <w:right w:val="none" w:sz="0" w:space="0" w:color="auto"/>
          </w:divBdr>
        </w:div>
        <w:div w:id="1596477498">
          <w:marLeft w:val="640"/>
          <w:marRight w:val="0"/>
          <w:marTop w:val="0"/>
          <w:marBottom w:val="0"/>
          <w:divBdr>
            <w:top w:val="none" w:sz="0" w:space="0" w:color="auto"/>
            <w:left w:val="none" w:sz="0" w:space="0" w:color="auto"/>
            <w:bottom w:val="none" w:sz="0" w:space="0" w:color="auto"/>
            <w:right w:val="none" w:sz="0" w:space="0" w:color="auto"/>
          </w:divBdr>
        </w:div>
        <w:div w:id="1317419303">
          <w:marLeft w:val="640"/>
          <w:marRight w:val="0"/>
          <w:marTop w:val="0"/>
          <w:marBottom w:val="0"/>
          <w:divBdr>
            <w:top w:val="none" w:sz="0" w:space="0" w:color="auto"/>
            <w:left w:val="none" w:sz="0" w:space="0" w:color="auto"/>
            <w:bottom w:val="none" w:sz="0" w:space="0" w:color="auto"/>
            <w:right w:val="none" w:sz="0" w:space="0" w:color="auto"/>
          </w:divBdr>
        </w:div>
        <w:div w:id="426387138">
          <w:marLeft w:val="640"/>
          <w:marRight w:val="0"/>
          <w:marTop w:val="0"/>
          <w:marBottom w:val="0"/>
          <w:divBdr>
            <w:top w:val="none" w:sz="0" w:space="0" w:color="auto"/>
            <w:left w:val="none" w:sz="0" w:space="0" w:color="auto"/>
            <w:bottom w:val="none" w:sz="0" w:space="0" w:color="auto"/>
            <w:right w:val="none" w:sz="0" w:space="0" w:color="auto"/>
          </w:divBdr>
        </w:div>
        <w:div w:id="2137599152">
          <w:marLeft w:val="640"/>
          <w:marRight w:val="0"/>
          <w:marTop w:val="0"/>
          <w:marBottom w:val="0"/>
          <w:divBdr>
            <w:top w:val="none" w:sz="0" w:space="0" w:color="auto"/>
            <w:left w:val="none" w:sz="0" w:space="0" w:color="auto"/>
            <w:bottom w:val="none" w:sz="0" w:space="0" w:color="auto"/>
            <w:right w:val="none" w:sz="0" w:space="0" w:color="auto"/>
          </w:divBdr>
        </w:div>
        <w:div w:id="59137311">
          <w:marLeft w:val="640"/>
          <w:marRight w:val="0"/>
          <w:marTop w:val="0"/>
          <w:marBottom w:val="0"/>
          <w:divBdr>
            <w:top w:val="none" w:sz="0" w:space="0" w:color="auto"/>
            <w:left w:val="none" w:sz="0" w:space="0" w:color="auto"/>
            <w:bottom w:val="none" w:sz="0" w:space="0" w:color="auto"/>
            <w:right w:val="none" w:sz="0" w:space="0" w:color="auto"/>
          </w:divBdr>
        </w:div>
        <w:div w:id="244075624">
          <w:marLeft w:val="640"/>
          <w:marRight w:val="0"/>
          <w:marTop w:val="0"/>
          <w:marBottom w:val="0"/>
          <w:divBdr>
            <w:top w:val="none" w:sz="0" w:space="0" w:color="auto"/>
            <w:left w:val="none" w:sz="0" w:space="0" w:color="auto"/>
            <w:bottom w:val="none" w:sz="0" w:space="0" w:color="auto"/>
            <w:right w:val="none" w:sz="0" w:space="0" w:color="auto"/>
          </w:divBdr>
        </w:div>
        <w:div w:id="1493061347">
          <w:marLeft w:val="640"/>
          <w:marRight w:val="0"/>
          <w:marTop w:val="0"/>
          <w:marBottom w:val="0"/>
          <w:divBdr>
            <w:top w:val="none" w:sz="0" w:space="0" w:color="auto"/>
            <w:left w:val="none" w:sz="0" w:space="0" w:color="auto"/>
            <w:bottom w:val="none" w:sz="0" w:space="0" w:color="auto"/>
            <w:right w:val="none" w:sz="0" w:space="0" w:color="auto"/>
          </w:divBdr>
        </w:div>
        <w:div w:id="68380985">
          <w:marLeft w:val="640"/>
          <w:marRight w:val="0"/>
          <w:marTop w:val="0"/>
          <w:marBottom w:val="0"/>
          <w:divBdr>
            <w:top w:val="none" w:sz="0" w:space="0" w:color="auto"/>
            <w:left w:val="none" w:sz="0" w:space="0" w:color="auto"/>
            <w:bottom w:val="none" w:sz="0" w:space="0" w:color="auto"/>
            <w:right w:val="none" w:sz="0" w:space="0" w:color="auto"/>
          </w:divBdr>
        </w:div>
        <w:div w:id="1428696390">
          <w:marLeft w:val="640"/>
          <w:marRight w:val="0"/>
          <w:marTop w:val="0"/>
          <w:marBottom w:val="0"/>
          <w:divBdr>
            <w:top w:val="none" w:sz="0" w:space="0" w:color="auto"/>
            <w:left w:val="none" w:sz="0" w:space="0" w:color="auto"/>
            <w:bottom w:val="none" w:sz="0" w:space="0" w:color="auto"/>
            <w:right w:val="none" w:sz="0" w:space="0" w:color="auto"/>
          </w:divBdr>
        </w:div>
        <w:div w:id="1892689814">
          <w:marLeft w:val="640"/>
          <w:marRight w:val="0"/>
          <w:marTop w:val="0"/>
          <w:marBottom w:val="0"/>
          <w:divBdr>
            <w:top w:val="none" w:sz="0" w:space="0" w:color="auto"/>
            <w:left w:val="none" w:sz="0" w:space="0" w:color="auto"/>
            <w:bottom w:val="none" w:sz="0" w:space="0" w:color="auto"/>
            <w:right w:val="none" w:sz="0" w:space="0" w:color="auto"/>
          </w:divBdr>
        </w:div>
        <w:div w:id="796265239">
          <w:marLeft w:val="640"/>
          <w:marRight w:val="0"/>
          <w:marTop w:val="0"/>
          <w:marBottom w:val="0"/>
          <w:divBdr>
            <w:top w:val="none" w:sz="0" w:space="0" w:color="auto"/>
            <w:left w:val="none" w:sz="0" w:space="0" w:color="auto"/>
            <w:bottom w:val="none" w:sz="0" w:space="0" w:color="auto"/>
            <w:right w:val="none" w:sz="0" w:space="0" w:color="auto"/>
          </w:divBdr>
        </w:div>
        <w:div w:id="87820385">
          <w:marLeft w:val="640"/>
          <w:marRight w:val="0"/>
          <w:marTop w:val="0"/>
          <w:marBottom w:val="0"/>
          <w:divBdr>
            <w:top w:val="none" w:sz="0" w:space="0" w:color="auto"/>
            <w:left w:val="none" w:sz="0" w:space="0" w:color="auto"/>
            <w:bottom w:val="none" w:sz="0" w:space="0" w:color="auto"/>
            <w:right w:val="none" w:sz="0" w:space="0" w:color="auto"/>
          </w:divBdr>
        </w:div>
        <w:div w:id="1978216826">
          <w:marLeft w:val="640"/>
          <w:marRight w:val="0"/>
          <w:marTop w:val="0"/>
          <w:marBottom w:val="0"/>
          <w:divBdr>
            <w:top w:val="none" w:sz="0" w:space="0" w:color="auto"/>
            <w:left w:val="none" w:sz="0" w:space="0" w:color="auto"/>
            <w:bottom w:val="none" w:sz="0" w:space="0" w:color="auto"/>
            <w:right w:val="none" w:sz="0" w:space="0" w:color="auto"/>
          </w:divBdr>
        </w:div>
        <w:div w:id="756950069">
          <w:marLeft w:val="640"/>
          <w:marRight w:val="0"/>
          <w:marTop w:val="0"/>
          <w:marBottom w:val="0"/>
          <w:divBdr>
            <w:top w:val="none" w:sz="0" w:space="0" w:color="auto"/>
            <w:left w:val="none" w:sz="0" w:space="0" w:color="auto"/>
            <w:bottom w:val="none" w:sz="0" w:space="0" w:color="auto"/>
            <w:right w:val="none" w:sz="0" w:space="0" w:color="auto"/>
          </w:divBdr>
        </w:div>
        <w:div w:id="317269093">
          <w:marLeft w:val="640"/>
          <w:marRight w:val="0"/>
          <w:marTop w:val="0"/>
          <w:marBottom w:val="0"/>
          <w:divBdr>
            <w:top w:val="none" w:sz="0" w:space="0" w:color="auto"/>
            <w:left w:val="none" w:sz="0" w:space="0" w:color="auto"/>
            <w:bottom w:val="none" w:sz="0" w:space="0" w:color="auto"/>
            <w:right w:val="none" w:sz="0" w:space="0" w:color="auto"/>
          </w:divBdr>
        </w:div>
        <w:div w:id="965694004">
          <w:marLeft w:val="640"/>
          <w:marRight w:val="0"/>
          <w:marTop w:val="0"/>
          <w:marBottom w:val="0"/>
          <w:divBdr>
            <w:top w:val="none" w:sz="0" w:space="0" w:color="auto"/>
            <w:left w:val="none" w:sz="0" w:space="0" w:color="auto"/>
            <w:bottom w:val="none" w:sz="0" w:space="0" w:color="auto"/>
            <w:right w:val="none" w:sz="0" w:space="0" w:color="auto"/>
          </w:divBdr>
        </w:div>
        <w:div w:id="1023704131">
          <w:marLeft w:val="640"/>
          <w:marRight w:val="0"/>
          <w:marTop w:val="0"/>
          <w:marBottom w:val="0"/>
          <w:divBdr>
            <w:top w:val="none" w:sz="0" w:space="0" w:color="auto"/>
            <w:left w:val="none" w:sz="0" w:space="0" w:color="auto"/>
            <w:bottom w:val="none" w:sz="0" w:space="0" w:color="auto"/>
            <w:right w:val="none" w:sz="0" w:space="0" w:color="auto"/>
          </w:divBdr>
        </w:div>
        <w:div w:id="875393576">
          <w:marLeft w:val="640"/>
          <w:marRight w:val="0"/>
          <w:marTop w:val="0"/>
          <w:marBottom w:val="0"/>
          <w:divBdr>
            <w:top w:val="none" w:sz="0" w:space="0" w:color="auto"/>
            <w:left w:val="none" w:sz="0" w:space="0" w:color="auto"/>
            <w:bottom w:val="none" w:sz="0" w:space="0" w:color="auto"/>
            <w:right w:val="none" w:sz="0" w:space="0" w:color="auto"/>
          </w:divBdr>
        </w:div>
        <w:div w:id="127624626">
          <w:marLeft w:val="640"/>
          <w:marRight w:val="0"/>
          <w:marTop w:val="0"/>
          <w:marBottom w:val="0"/>
          <w:divBdr>
            <w:top w:val="none" w:sz="0" w:space="0" w:color="auto"/>
            <w:left w:val="none" w:sz="0" w:space="0" w:color="auto"/>
            <w:bottom w:val="none" w:sz="0" w:space="0" w:color="auto"/>
            <w:right w:val="none" w:sz="0" w:space="0" w:color="auto"/>
          </w:divBdr>
        </w:div>
        <w:div w:id="21437578">
          <w:marLeft w:val="640"/>
          <w:marRight w:val="0"/>
          <w:marTop w:val="0"/>
          <w:marBottom w:val="0"/>
          <w:divBdr>
            <w:top w:val="none" w:sz="0" w:space="0" w:color="auto"/>
            <w:left w:val="none" w:sz="0" w:space="0" w:color="auto"/>
            <w:bottom w:val="none" w:sz="0" w:space="0" w:color="auto"/>
            <w:right w:val="none" w:sz="0" w:space="0" w:color="auto"/>
          </w:divBdr>
        </w:div>
        <w:div w:id="1531525451">
          <w:marLeft w:val="640"/>
          <w:marRight w:val="0"/>
          <w:marTop w:val="0"/>
          <w:marBottom w:val="0"/>
          <w:divBdr>
            <w:top w:val="none" w:sz="0" w:space="0" w:color="auto"/>
            <w:left w:val="none" w:sz="0" w:space="0" w:color="auto"/>
            <w:bottom w:val="none" w:sz="0" w:space="0" w:color="auto"/>
            <w:right w:val="none" w:sz="0" w:space="0" w:color="auto"/>
          </w:divBdr>
        </w:div>
        <w:div w:id="2048412724">
          <w:marLeft w:val="640"/>
          <w:marRight w:val="0"/>
          <w:marTop w:val="0"/>
          <w:marBottom w:val="0"/>
          <w:divBdr>
            <w:top w:val="none" w:sz="0" w:space="0" w:color="auto"/>
            <w:left w:val="none" w:sz="0" w:space="0" w:color="auto"/>
            <w:bottom w:val="none" w:sz="0" w:space="0" w:color="auto"/>
            <w:right w:val="none" w:sz="0" w:space="0" w:color="auto"/>
          </w:divBdr>
        </w:div>
        <w:div w:id="394203210">
          <w:marLeft w:val="640"/>
          <w:marRight w:val="0"/>
          <w:marTop w:val="0"/>
          <w:marBottom w:val="0"/>
          <w:divBdr>
            <w:top w:val="none" w:sz="0" w:space="0" w:color="auto"/>
            <w:left w:val="none" w:sz="0" w:space="0" w:color="auto"/>
            <w:bottom w:val="none" w:sz="0" w:space="0" w:color="auto"/>
            <w:right w:val="none" w:sz="0" w:space="0" w:color="auto"/>
          </w:divBdr>
        </w:div>
        <w:div w:id="1862163928">
          <w:marLeft w:val="640"/>
          <w:marRight w:val="0"/>
          <w:marTop w:val="0"/>
          <w:marBottom w:val="0"/>
          <w:divBdr>
            <w:top w:val="none" w:sz="0" w:space="0" w:color="auto"/>
            <w:left w:val="none" w:sz="0" w:space="0" w:color="auto"/>
            <w:bottom w:val="none" w:sz="0" w:space="0" w:color="auto"/>
            <w:right w:val="none" w:sz="0" w:space="0" w:color="auto"/>
          </w:divBdr>
        </w:div>
        <w:div w:id="949513639">
          <w:marLeft w:val="640"/>
          <w:marRight w:val="0"/>
          <w:marTop w:val="0"/>
          <w:marBottom w:val="0"/>
          <w:divBdr>
            <w:top w:val="none" w:sz="0" w:space="0" w:color="auto"/>
            <w:left w:val="none" w:sz="0" w:space="0" w:color="auto"/>
            <w:bottom w:val="none" w:sz="0" w:space="0" w:color="auto"/>
            <w:right w:val="none" w:sz="0" w:space="0" w:color="auto"/>
          </w:divBdr>
        </w:div>
        <w:div w:id="1020594214">
          <w:marLeft w:val="640"/>
          <w:marRight w:val="0"/>
          <w:marTop w:val="0"/>
          <w:marBottom w:val="0"/>
          <w:divBdr>
            <w:top w:val="none" w:sz="0" w:space="0" w:color="auto"/>
            <w:left w:val="none" w:sz="0" w:space="0" w:color="auto"/>
            <w:bottom w:val="none" w:sz="0" w:space="0" w:color="auto"/>
            <w:right w:val="none" w:sz="0" w:space="0" w:color="auto"/>
          </w:divBdr>
        </w:div>
        <w:div w:id="360934509">
          <w:marLeft w:val="640"/>
          <w:marRight w:val="0"/>
          <w:marTop w:val="0"/>
          <w:marBottom w:val="0"/>
          <w:divBdr>
            <w:top w:val="none" w:sz="0" w:space="0" w:color="auto"/>
            <w:left w:val="none" w:sz="0" w:space="0" w:color="auto"/>
            <w:bottom w:val="none" w:sz="0" w:space="0" w:color="auto"/>
            <w:right w:val="none" w:sz="0" w:space="0" w:color="auto"/>
          </w:divBdr>
        </w:div>
        <w:div w:id="883567865">
          <w:marLeft w:val="640"/>
          <w:marRight w:val="0"/>
          <w:marTop w:val="0"/>
          <w:marBottom w:val="0"/>
          <w:divBdr>
            <w:top w:val="none" w:sz="0" w:space="0" w:color="auto"/>
            <w:left w:val="none" w:sz="0" w:space="0" w:color="auto"/>
            <w:bottom w:val="none" w:sz="0" w:space="0" w:color="auto"/>
            <w:right w:val="none" w:sz="0" w:space="0" w:color="auto"/>
          </w:divBdr>
        </w:div>
        <w:div w:id="1832519728">
          <w:marLeft w:val="640"/>
          <w:marRight w:val="0"/>
          <w:marTop w:val="0"/>
          <w:marBottom w:val="0"/>
          <w:divBdr>
            <w:top w:val="none" w:sz="0" w:space="0" w:color="auto"/>
            <w:left w:val="none" w:sz="0" w:space="0" w:color="auto"/>
            <w:bottom w:val="none" w:sz="0" w:space="0" w:color="auto"/>
            <w:right w:val="none" w:sz="0" w:space="0" w:color="auto"/>
          </w:divBdr>
        </w:div>
        <w:div w:id="432093973">
          <w:marLeft w:val="640"/>
          <w:marRight w:val="0"/>
          <w:marTop w:val="0"/>
          <w:marBottom w:val="0"/>
          <w:divBdr>
            <w:top w:val="none" w:sz="0" w:space="0" w:color="auto"/>
            <w:left w:val="none" w:sz="0" w:space="0" w:color="auto"/>
            <w:bottom w:val="none" w:sz="0" w:space="0" w:color="auto"/>
            <w:right w:val="none" w:sz="0" w:space="0" w:color="auto"/>
          </w:divBdr>
        </w:div>
        <w:div w:id="596475401">
          <w:marLeft w:val="640"/>
          <w:marRight w:val="0"/>
          <w:marTop w:val="0"/>
          <w:marBottom w:val="0"/>
          <w:divBdr>
            <w:top w:val="none" w:sz="0" w:space="0" w:color="auto"/>
            <w:left w:val="none" w:sz="0" w:space="0" w:color="auto"/>
            <w:bottom w:val="none" w:sz="0" w:space="0" w:color="auto"/>
            <w:right w:val="none" w:sz="0" w:space="0" w:color="auto"/>
          </w:divBdr>
        </w:div>
        <w:div w:id="1521624671">
          <w:marLeft w:val="640"/>
          <w:marRight w:val="0"/>
          <w:marTop w:val="0"/>
          <w:marBottom w:val="0"/>
          <w:divBdr>
            <w:top w:val="none" w:sz="0" w:space="0" w:color="auto"/>
            <w:left w:val="none" w:sz="0" w:space="0" w:color="auto"/>
            <w:bottom w:val="none" w:sz="0" w:space="0" w:color="auto"/>
            <w:right w:val="none" w:sz="0" w:space="0" w:color="auto"/>
          </w:divBdr>
        </w:div>
        <w:div w:id="504562935">
          <w:marLeft w:val="640"/>
          <w:marRight w:val="0"/>
          <w:marTop w:val="0"/>
          <w:marBottom w:val="0"/>
          <w:divBdr>
            <w:top w:val="none" w:sz="0" w:space="0" w:color="auto"/>
            <w:left w:val="none" w:sz="0" w:space="0" w:color="auto"/>
            <w:bottom w:val="none" w:sz="0" w:space="0" w:color="auto"/>
            <w:right w:val="none" w:sz="0" w:space="0" w:color="auto"/>
          </w:divBdr>
        </w:div>
        <w:div w:id="177235556">
          <w:marLeft w:val="640"/>
          <w:marRight w:val="0"/>
          <w:marTop w:val="0"/>
          <w:marBottom w:val="0"/>
          <w:divBdr>
            <w:top w:val="none" w:sz="0" w:space="0" w:color="auto"/>
            <w:left w:val="none" w:sz="0" w:space="0" w:color="auto"/>
            <w:bottom w:val="none" w:sz="0" w:space="0" w:color="auto"/>
            <w:right w:val="none" w:sz="0" w:space="0" w:color="auto"/>
          </w:divBdr>
        </w:div>
        <w:div w:id="811101771">
          <w:marLeft w:val="640"/>
          <w:marRight w:val="0"/>
          <w:marTop w:val="0"/>
          <w:marBottom w:val="0"/>
          <w:divBdr>
            <w:top w:val="none" w:sz="0" w:space="0" w:color="auto"/>
            <w:left w:val="none" w:sz="0" w:space="0" w:color="auto"/>
            <w:bottom w:val="none" w:sz="0" w:space="0" w:color="auto"/>
            <w:right w:val="none" w:sz="0" w:space="0" w:color="auto"/>
          </w:divBdr>
        </w:div>
        <w:div w:id="1514421612">
          <w:marLeft w:val="640"/>
          <w:marRight w:val="0"/>
          <w:marTop w:val="0"/>
          <w:marBottom w:val="0"/>
          <w:divBdr>
            <w:top w:val="none" w:sz="0" w:space="0" w:color="auto"/>
            <w:left w:val="none" w:sz="0" w:space="0" w:color="auto"/>
            <w:bottom w:val="none" w:sz="0" w:space="0" w:color="auto"/>
            <w:right w:val="none" w:sz="0" w:space="0" w:color="auto"/>
          </w:divBdr>
        </w:div>
        <w:div w:id="1885406229">
          <w:marLeft w:val="640"/>
          <w:marRight w:val="0"/>
          <w:marTop w:val="0"/>
          <w:marBottom w:val="0"/>
          <w:divBdr>
            <w:top w:val="none" w:sz="0" w:space="0" w:color="auto"/>
            <w:left w:val="none" w:sz="0" w:space="0" w:color="auto"/>
            <w:bottom w:val="none" w:sz="0" w:space="0" w:color="auto"/>
            <w:right w:val="none" w:sz="0" w:space="0" w:color="auto"/>
          </w:divBdr>
        </w:div>
        <w:div w:id="708842038">
          <w:marLeft w:val="640"/>
          <w:marRight w:val="0"/>
          <w:marTop w:val="0"/>
          <w:marBottom w:val="0"/>
          <w:divBdr>
            <w:top w:val="none" w:sz="0" w:space="0" w:color="auto"/>
            <w:left w:val="none" w:sz="0" w:space="0" w:color="auto"/>
            <w:bottom w:val="none" w:sz="0" w:space="0" w:color="auto"/>
            <w:right w:val="none" w:sz="0" w:space="0" w:color="auto"/>
          </w:divBdr>
        </w:div>
        <w:div w:id="647593554">
          <w:marLeft w:val="640"/>
          <w:marRight w:val="0"/>
          <w:marTop w:val="0"/>
          <w:marBottom w:val="0"/>
          <w:divBdr>
            <w:top w:val="none" w:sz="0" w:space="0" w:color="auto"/>
            <w:left w:val="none" w:sz="0" w:space="0" w:color="auto"/>
            <w:bottom w:val="none" w:sz="0" w:space="0" w:color="auto"/>
            <w:right w:val="none" w:sz="0" w:space="0" w:color="auto"/>
          </w:divBdr>
        </w:div>
        <w:div w:id="847914047">
          <w:marLeft w:val="640"/>
          <w:marRight w:val="0"/>
          <w:marTop w:val="0"/>
          <w:marBottom w:val="0"/>
          <w:divBdr>
            <w:top w:val="none" w:sz="0" w:space="0" w:color="auto"/>
            <w:left w:val="none" w:sz="0" w:space="0" w:color="auto"/>
            <w:bottom w:val="none" w:sz="0" w:space="0" w:color="auto"/>
            <w:right w:val="none" w:sz="0" w:space="0" w:color="auto"/>
          </w:divBdr>
        </w:div>
        <w:div w:id="355036733">
          <w:marLeft w:val="640"/>
          <w:marRight w:val="0"/>
          <w:marTop w:val="0"/>
          <w:marBottom w:val="0"/>
          <w:divBdr>
            <w:top w:val="none" w:sz="0" w:space="0" w:color="auto"/>
            <w:left w:val="none" w:sz="0" w:space="0" w:color="auto"/>
            <w:bottom w:val="none" w:sz="0" w:space="0" w:color="auto"/>
            <w:right w:val="none" w:sz="0" w:space="0" w:color="auto"/>
          </w:divBdr>
        </w:div>
        <w:div w:id="1157110128">
          <w:marLeft w:val="640"/>
          <w:marRight w:val="0"/>
          <w:marTop w:val="0"/>
          <w:marBottom w:val="0"/>
          <w:divBdr>
            <w:top w:val="none" w:sz="0" w:space="0" w:color="auto"/>
            <w:left w:val="none" w:sz="0" w:space="0" w:color="auto"/>
            <w:bottom w:val="none" w:sz="0" w:space="0" w:color="auto"/>
            <w:right w:val="none" w:sz="0" w:space="0" w:color="auto"/>
          </w:divBdr>
        </w:div>
        <w:div w:id="1781339030">
          <w:marLeft w:val="640"/>
          <w:marRight w:val="0"/>
          <w:marTop w:val="0"/>
          <w:marBottom w:val="0"/>
          <w:divBdr>
            <w:top w:val="none" w:sz="0" w:space="0" w:color="auto"/>
            <w:left w:val="none" w:sz="0" w:space="0" w:color="auto"/>
            <w:bottom w:val="none" w:sz="0" w:space="0" w:color="auto"/>
            <w:right w:val="none" w:sz="0" w:space="0" w:color="auto"/>
          </w:divBdr>
        </w:div>
        <w:div w:id="1587837609">
          <w:marLeft w:val="640"/>
          <w:marRight w:val="0"/>
          <w:marTop w:val="0"/>
          <w:marBottom w:val="0"/>
          <w:divBdr>
            <w:top w:val="none" w:sz="0" w:space="0" w:color="auto"/>
            <w:left w:val="none" w:sz="0" w:space="0" w:color="auto"/>
            <w:bottom w:val="none" w:sz="0" w:space="0" w:color="auto"/>
            <w:right w:val="none" w:sz="0" w:space="0" w:color="auto"/>
          </w:divBdr>
        </w:div>
        <w:div w:id="1577282913">
          <w:marLeft w:val="640"/>
          <w:marRight w:val="0"/>
          <w:marTop w:val="0"/>
          <w:marBottom w:val="0"/>
          <w:divBdr>
            <w:top w:val="none" w:sz="0" w:space="0" w:color="auto"/>
            <w:left w:val="none" w:sz="0" w:space="0" w:color="auto"/>
            <w:bottom w:val="none" w:sz="0" w:space="0" w:color="auto"/>
            <w:right w:val="none" w:sz="0" w:space="0" w:color="auto"/>
          </w:divBdr>
        </w:div>
        <w:div w:id="1095596187">
          <w:marLeft w:val="640"/>
          <w:marRight w:val="0"/>
          <w:marTop w:val="0"/>
          <w:marBottom w:val="0"/>
          <w:divBdr>
            <w:top w:val="none" w:sz="0" w:space="0" w:color="auto"/>
            <w:left w:val="none" w:sz="0" w:space="0" w:color="auto"/>
            <w:bottom w:val="none" w:sz="0" w:space="0" w:color="auto"/>
            <w:right w:val="none" w:sz="0" w:space="0" w:color="auto"/>
          </w:divBdr>
        </w:div>
        <w:div w:id="1954093317">
          <w:marLeft w:val="640"/>
          <w:marRight w:val="0"/>
          <w:marTop w:val="0"/>
          <w:marBottom w:val="0"/>
          <w:divBdr>
            <w:top w:val="none" w:sz="0" w:space="0" w:color="auto"/>
            <w:left w:val="none" w:sz="0" w:space="0" w:color="auto"/>
            <w:bottom w:val="none" w:sz="0" w:space="0" w:color="auto"/>
            <w:right w:val="none" w:sz="0" w:space="0" w:color="auto"/>
          </w:divBdr>
        </w:div>
        <w:div w:id="1993213951">
          <w:marLeft w:val="640"/>
          <w:marRight w:val="0"/>
          <w:marTop w:val="0"/>
          <w:marBottom w:val="0"/>
          <w:divBdr>
            <w:top w:val="none" w:sz="0" w:space="0" w:color="auto"/>
            <w:left w:val="none" w:sz="0" w:space="0" w:color="auto"/>
            <w:bottom w:val="none" w:sz="0" w:space="0" w:color="auto"/>
            <w:right w:val="none" w:sz="0" w:space="0" w:color="auto"/>
          </w:divBdr>
        </w:div>
        <w:div w:id="1285190998">
          <w:marLeft w:val="640"/>
          <w:marRight w:val="0"/>
          <w:marTop w:val="0"/>
          <w:marBottom w:val="0"/>
          <w:divBdr>
            <w:top w:val="none" w:sz="0" w:space="0" w:color="auto"/>
            <w:left w:val="none" w:sz="0" w:space="0" w:color="auto"/>
            <w:bottom w:val="none" w:sz="0" w:space="0" w:color="auto"/>
            <w:right w:val="none" w:sz="0" w:space="0" w:color="auto"/>
          </w:divBdr>
        </w:div>
        <w:div w:id="217668853">
          <w:marLeft w:val="640"/>
          <w:marRight w:val="0"/>
          <w:marTop w:val="0"/>
          <w:marBottom w:val="0"/>
          <w:divBdr>
            <w:top w:val="none" w:sz="0" w:space="0" w:color="auto"/>
            <w:left w:val="none" w:sz="0" w:space="0" w:color="auto"/>
            <w:bottom w:val="none" w:sz="0" w:space="0" w:color="auto"/>
            <w:right w:val="none" w:sz="0" w:space="0" w:color="auto"/>
          </w:divBdr>
        </w:div>
        <w:div w:id="1016997668">
          <w:marLeft w:val="640"/>
          <w:marRight w:val="0"/>
          <w:marTop w:val="0"/>
          <w:marBottom w:val="0"/>
          <w:divBdr>
            <w:top w:val="none" w:sz="0" w:space="0" w:color="auto"/>
            <w:left w:val="none" w:sz="0" w:space="0" w:color="auto"/>
            <w:bottom w:val="none" w:sz="0" w:space="0" w:color="auto"/>
            <w:right w:val="none" w:sz="0" w:space="0" w:color="auto"/>
          </w:divBdr>
        </w:div>
        <w:div w:id="603346843">
          <w:marLeft w:val="640"/>
          <w:marRight w:val="0"/>
          <w:marTop w:val="0"/>
          <w:marBottom w:val="0"/>
          <w:divBdr>
            <w:top w:val="none" w:sz="0" w:space="0" w:color="auto"/>
            <w:left w:val="none" w:sz="0" w:space="0" w:color="auto"/>
            <w:bottom w:val="none" w:sz="0" w:space="0" w:color="auto"/>
            <w:right w:val="none" w:sz="0" w:space="0" w:color="auto"/>
          </w:divBdr>
        </w:div>
        <w:div w:id="143813903">
          <w:marLeft w:val="640"/>
          <w:marRight w:val="0"/>
          <w:marTop w:val="0"/>
          <w:marBottom w:val="0"/>
          <w:divBdr>
            <w:top w:val="none" w:sz="0" w:space="0" w:color="auto"/>
            <w:left w:val="none" w:sz="0" w:space="0" w:color="auto"/>
            <w:bottom w:val="none" w:sz="0" w:space="0" w:color="auto"/>
            <w:right w:val="none" w:sz="0" w:space="0" w:color="auto"/>
          </w:divBdr>
        </w:div>
        <w:div w:id="1851065840">
          <w:marLeft w:val="640"/>
          <w:marRight w:val="0"/>
          <w:marTop w:val="0"/>
          <w:marBottom w:val="0"/>
          <w:divBdr>
            <w:top w:val="none" w:sz="0" w:space="0" w:color="auto"/>
            <w:left w:val="none" w:sz="0" w:space="0" w:color="auto"/>
            <w:bottom w:val="none" w:sz="0" w:space="0" w:color="auto"/>
            <w:right w:val="none" w:sz="0" w:space="0" w:color="auto"/>
          </w:divBdr>
        </w:div>
        <w:div w:id="1478566765">
          <w:marLeft w:val="640"/>
          <w:marRight w:val="0"/>
          <w:marTop w:val="0"/>
          <w:marBottom w:val="0"/>
          <w:divBdr>
            <w:top w:val="none" w:sz="0" w:space="0" w:color="auto"/>
            <w:left w:val="none" w:sz="0" w:space="0" w:color="auto"/>
            <w:bottom w:val="none" w:sz="0" w:space="0" w:color="auto"/>
            <w:right w:val="none" w:sz="0" w:space="0" w:color="auto"/>
          </w:divBdr>
        </w:div>
        <w:div w:id="328221050">
          <w:marLeft w:val="640"/>
          <w:marRight w:val="0"/>
          <w:marTop w:val="0"/>
          <w:marBottom w:val="0"/>
          <w:divBdr>
            <w:top w:val="none" w:sz="0" w:space="0" w:color="auto"/>
            <w:left w:val="none" w:sz="0" w:space="0" w:color="auto"/>
            <w:bottom w:val="none" w:sz="0" w:space="0" w:color="auto"/>
            <w:right w:val="none" w:sz="0" w:space="0" w:color="auto"/>
          </w:divBdr>
        </w:div>
        <w:div w:id="475693">
          <w:marLeft w:val="640"/>
          <w:marRight w:val="0"/>
          <w:marTop w:val="0"/>
          <w:marBottom w:val="0"/>
          <w:divBdr>
            <w:top w:val="none" w:sz="0" w:space="0" w:color="auto"/>
            <w:left w:val="none" w:sz="0" w:space="0" w:color="auto"/>
            <w:bottom w:val="none" w:sz="0" w:space="0" w:color="auto"/>
            <w:right w:val="none" w:sz="0" w:space="0" w:color="auto"/>
          </w:divBdr>
        </w:div>
        <w:div w:id="1595091295">
          <w:marLeft w:val="640"/>
          <w:marRight w:val="0"/>
          <w:marTop w:val="0"/>
          <w:marBottom w:val="0"/>
          <w:divBdr>
            <w:top w:val="none" w:sz="0" w:space="0" w:color="auto"/>
            <w:left w:val="none" w:sz="0" w:space="0" w:color="auto"/>
            <w:bottom w:val="none" w:sz="0" w:space="0" w:color="auto"/>
            <w:right w:val="none" w:sz="0" w:space="0" w:color="auto"/>
          </w:divBdr>
        </w:div>
        <w:div w:id="1111163396">
          <w:marLeft w:val="640"/>
          <w:marRight w:val="0"/>
          <w:marTop w:val="0"/>
          <w:marBottom w:val="0"/>
          <w:divBdr>
            <w:top w:val="none" w:sz="0" w:space="0" w:color="auto"/>
            <w:left w:val="none" w:sz="0" w:space="0" w:color="auto"/>
            <w:bottom w:val="none" w:sz="0" w:space="0" w:color="auto"/>
            <w:right w:val="none" w:sz="0" w:space="0" w:color="auto"/>
          </w:divBdr>
        </w:div>
        <w:div w:id="1837766087">
          <w:marLeft w:val="640"/>
          <w:marRight w:val="0"/>
          <w:marTop w:val="0"/>
          <w:marBottom w:val="0"/>
          <w:divBdr>
            <w:top w:val="none" w:sz="0" w:space="0" w:color="auto"/>
            <w:left w:val="none" w:sz="0" w:space="0" w:color="auto"/>
            <w:bottom w:val="none" w:sz="0" w:space="0" w:color="auto"/>
            <w:right w:val="none" w:sz="0" w:space="0" w:color="auto"/>
          </w:divBdr>
        </w:div>
        <w:div w:id="313027703">
          <w:marLeft w:val="640"/>
          <w:marRight w:val="0"/>
          <w:marTop w:val="0"/>
          <w:marBottom w:val="0"/>
          <w:divBdr>
            <w:top w:val="none" w:sz="0" w:space="0" w:color="auto"/>
            <w:left w:val="none" w:sz="0" w:space="0" w:color="auto"/>
            <w:bottom w:val="none" w:sz="0" w:space="0" w:color="auto"/>
            <w:right w:val="none" w:sz="0" w:space="0" w:color="auto"/>
          </w:divBdr>
        </w:div>
        <w:div w:id="1178546548">
          <w:marLeft w:val="640"/>
          <w:marRight w:val="0"/>
          <w:marTop w:val="0"/>
          <w:marBottom w:val="0"/>
          <w:divBdr>
            <w:top w:val="none" w:sz="0" w:space="0" w:color="auto"/>
            <w:left w:val="none" w:sz="0" w:space="0" w:color="auto"/>
            <w:bottom w:val="none" w:sz="0" w:space="0" w:color="auto"/>
            <w:right w:val="none" w:sz="0" w:space="0" w:color="auto"/>
          </w:divBdr>
        </w:div>
        <w:div w:id="1196190743">
          <w:marLeft w:val="640"/>
          <w:marRight w:val="0"/>
          <w:marTop w:val="0"/>
          <w:marBottom w:val="0"/>
          <w:divBdr>
            <w:top w:val="none" w:sz="0" w:space="0" w:color="auto"/>
            <w:left w:val="none" w:sz="0" w:space="0" w:color="auto"/>
            <w:bottom w:val="none" w:sz="0" w:space="0" w:color="auto"/>
            <w:right w:val="none" w:sz="0" w:space="0" w:color="auto"/>
          </w:divBdr>
        </w:div>
        <w:div w:id="1650670977">
          <w:marLeft w:val="640"/>
          <w:marRight w:val="0"/>
          <w:marTop w:val="0"/>
          <w:marBottom w:val="0"/>
          <w:divBdr>
            <w:top w:val="none" w:sz="0" w:space="0" w:color="auto"/>
            <w:left w:val="none" w:sz="0" w:space="0" w:color="auto"/>
            <w:bottom w:val="none" w:sz="0" w:space="0" w:color="auto"/>
            <w:right w:val="none" w:sz="0" w:space="0" w:color="auto"/>
          </w:divBdr>
        </w:div>
        <w:div w:id="402723558">
          <w:marLeft w:val="640"/>
          <w:marRight w:val="0"/>
          <w:marTop w:val="0"/>
          <w:marBottom w:val="0"/>
          <w:divBdr>
            <w:top w:val="none" w:sz="0" w:space="0" w:color="auto"/>
            <w:left w:val="none" w:sz="0" w:space="0" w:color="auto"/>
            <w:bottom w:val="none" w:sz="0" w:space="0" w:color="auto"/>
            <w:right w:val="none" w:sz="0" w:space="0" w:color="auto"/>
          </w:divBdr>
        </w:div>
        <w:div w:id="317852581">
          <w:marLeft w:val="640"/>
          <w:marRight w:val="0"/>
          <w:marTop w:val="0"/>
          <w:marBottom w:val="0"/>
          <w:divBdr>
            <w:top w:val="none" w:sz="0" w:space="0" w:color="auto"/>
            <w:left w:val="none" w:sz="0" w:space="0" w:color="auto"/>
            <w:bottom w:val="none" w:sz="0" w:space="0" w:color="auto"/>
            <w:right w:val="none" w:sz="0" w:space="0" w:color="auto"/>
          </w:divBdr>
        </w:div>
        <w:div w:id="967668479">
          <w:marLeft w:val="640"/>
          <w:marRight w:val="0"/>
          <w:marTop w:val="0"/>
          <w:marBottom w:val="0"/>
          <w:divBdr>
            <w:top w:val="none" w:sz="0" w:space="0" w:color="auto"/>
            <w:left w:val="none" w:sz="0" w:space="0" w:color="auto"/>
            <w:bottom w:val="none" w:sz="0" w:space="0" w:color="auto"/>
            <w:right w:val="none" w:sz="0" w:space="0" w:color="auto"/>
          </w:divBdr>
        </w:div>
        <w:div w:id="1538279398">
          <w:marLeft w:val="640"/>
          <w:marRight w:val="0"/>
          <w:marTop w:val="0"/>
          <w:marBottom w:val="0"/>
          <w:divBdr>
            <w:top w:val="none" w:sz="0" w:space="0" w:color="auto"/>
            <w:left w:val="none" w:sz="0" w:space="0" w:color="auto"/>
            <w:bottom w:val="none" w:sz="0" w:space="0" w:color="auto"/>
            <w:right w:val="none" w:sz="0" w:space="0" w:color="auto"/>
          </w:divBdr>
        </w:div>
        <w:div w:id="1473134102">
          <w:marLeft w:val="640"/>
          <w:marRight w:val="0"/>
          <w:marTop w:val="0"/>
          <w:marBottom w:val="0"/>
          <w:divBdr>
            <w:top w:val="none" w:sz="0" w:space="0" w:color="auto"/>
            <w:left w:val="none" w:sz="0" w:space="0" w:color="auto"/>
            <w:bottom w:val="none" w:sz="0" w:space="0" w:color="auto"/>
            <w:right w:val="none" w:sz="0" w:space="0" w:color="auto"/>
          </w:divBdr>
        </w:div>
        <w:div w:id="1821195723">
          <w:marLeft w:val="640"/>
          <w:marRight w:val="0"/>
          <w:marTop w:val="0"/>
          <w:marBottom w:val="0"/>
          <w:divBdr>
            <w:top w:val="none" w:sz="0" w:space="0" w:color="auto"/>
            <w:left w:val="none" w:sz="0" w:space="0" w:color="auto"/>
            <w:bottom w:val="none" w:sz="0" w:space="0" w:color="auto"/>
            <w:right w:val="none" w:sz="0" w:space="0" w:color="auto"/>
          </w:divBdr>
        </w:div>
        <w:div w:id="696076597">
          <w:marLeft w:val="640"/>
          <w:marRight w:val="0"/>
          <w:marTop w:val="0"/>
          <w:marBottom w:val="0"/>
          <w:divBdr>
            <w:top w:val="none" w:sz="0" w:space="0" w:color="auto"/>
            <w:left w:val="none" w:sz="0" w:space="0" w:color="auto"/>
            <w:bottom w:val="none" w:sz="0" w:space="0" w:color="auto"/>
            <w:right w:val="none" w:sz="0" w:space="0" w:color="auto"/>
          </w:divBdr>
        </w:div>
        <w:div w:id="275411950">
          <w:marLeft w:val="640"/>
          <w:marRight w:val="0"/>
          <w:marTop w:val="0"/>
          <w:marBottom w:val="0"/>
          <w:divBdr>
            <w:top w:val="none" w:sz="0" w:space="0" w:color="auto"/>
            <w:left w:val="none" w:sz="0" w:space="0" w:color="auto"/>
            <w:bottom w:val="none" w:sz="0" w:space="0" w:color="auto"/>
            <w:right w:val="none" w:sz="0" w:space="0" w:color="auto"/>
          </w:divBdr>
        </w:div>
        <w:div w:id="636839228">
          <w:marLeft w:val="640"/>
          <w:marRight w:val="0"/>
          <w:marTop w:val="0"/>
          <w:marBottom w:val="0"/>
          <w:divBdr>
            <w:top w:val="none" w:sz="0" w:space="0" w:color="auto"/>
            <w:left w:val="none" w:sz="0" w:space="0" w:color="auto"/>
            <w:bottom w:val="none" w:sz="0" w:space="0" w:color="auto"/>
            <w:right w:val="none" w:sz="0" w:space="0" w:color="auto"/>
          </w:divBdr>
        </w:div>
        <w:div w:id="1201549409">
          <w:marLeft w:val="640"/>
          <w:marRight w:val="0"/>
          <w:marTop w:val="0"/>
          <w:marBottom w:val="0"/>
          <w:divBdr>
            <w:top w:val="none" w:sz="0" w:space="0" w:color="auto"/>
            <w:left w:val="none" w:sz="0" w:space="0" w:color="auto"/>
            <w:bottom w:val="none" w:sz="0" w:space="0" w:color="auto"/>
            <w:right w:val="none" w:sz="0" w:space="0" w:color="auto"/>
          </w:divBdr>
        </w:div>
        <w:div w:id="327287823">
          <w:marLeft w:val="640"/>
          <w:marRight w:val="0"/>
          <w:marTop w:val="0"/>
          <w:marBottom w:val="0"/>
          <w:divBdr>
            <w:top w:val="none" w:sz="0" w:space="0" w:color="auto"/>
            <w:left w:val="none" w:sz="0" w:space="0" w:color="auto"/>
            <w:bottom w:val="none" w:sz="0" w:space="0" w:color="auto"/>
            <w:right w:val="none" w:sz="0" w:space="0" w:color="auto"/>
          </w:divBdr>
        </w:div>
        <w:div w:id="919145454">
          <w:marLeft w:val="640"/>
          <w:marRight w:val="0"/>
          <w:marTop w:val="0"/>
          <w:marBottom w:val="0"/>
          <w:divBdr>
            <w:top w:val="none" w:sz="0" w:space="0" w:color="auto"/>
            <w:left w:val="none" w:sz="0" w:space="0" w:color="auto"/>
            <w:bottom w:val="none" w:sz="0" w:space="0" w:color="auto"/>
            <w:right w:val="none" w:sz="0" w:space="0" w:color="auto"/>
          </w:divBdr>
        </w:div>
        <w:div w:id="777604995">
          <w:marLeft w:val="640"/>
          <w:marRight w:val="0"/>
          <w:marTop w:val="0"/>
          <w:marBottom w:val="0"/>
          <w:divBdr>
            <w:top w:val="none" w:sz="0" w:space="0" w:color="auto"/>
            <w:left w:val="none" w:sz="0" w:space="0" w:color="auto"/>
            <w:bottom w:val="none" w:sz="0" w:space="0" w:color="auto"/>
            <w:right w:val="none" w:sz="0" w:space="0" w:color="auto"/>
          </w:divBdr>
        </w:div>
        <w:div w:id="34350742">
          <w:marLeft w:val="640"/>
          <w:marRight w:val="0"/>
          <w:marTop w:val="0"/>
          <w:marBottom w:val="0"/>
          <w:divBdr>
            <w:top w:val="none" w:sz="0" w:space="0" w:color="auto"/>
            <w:left w:val="none" w:sz="0" w:space="0" w:color="auto"/>
            <w:bottom w:val="none" w:sz="0" w:space="0" w:color="auto"/>
            <w:right w:val="none" w:sz="0" w:space="0" w:color="auto"/>
          </w:divBdr>
        </w:div>
        <w:div w:id="1422264249">
          <w:marLeft w:val="640"/>
          <w:marRight w:val="0"/>
          <w:marTop w:val="0"/>
          <w:marBottom w:val="0"/>
          <w:divBdr>
            <w:top w:val="none" w:sz="0" w:space="0" w:color="auto"/>
            <w:left w:val="none" w:sz="0" w:space="0" w:color="auto"/>
            <w:bottom w:val="none" w:sz="0" w:space="0" w:color="auto"/>
            <w:right w:val="none" w:sz="0" w:space="0" w:color="auto"/>
          </w:divBdr>
        </w:div>
        <w:div w:id="1490753133">
          <w:marLeft w:val="640"/>
          <w:marRight w:val="0"/>
          <w:marTop w:val="0"/>
          <w:marBottom w:val="0"/>
          <w:divBdr>
            <w:top w:val="none" w:sz="0" w:space="0" w:color="auto"/>
            <w:left w:val="none" w:sz="0" w:space="0" w:color="auto"/>
            <w:bottom w:val="none" w:sz="0" w:space="0" w:color="auto"/>
            <w:right w:val="none" w:sz="0" w:space="0" w:color="auto"/>
          </w:divBdr>
        </w:div>
        <w:div w:id="1874267450">
          <w:marLeft w:val="640"/>
          <w:marRight w:val="0"/>
          <w:marTop w:val="0"/>
          <w:marBottom w:val="0"/>
          <w:divBdr>
            <w:top w:val="none" w:sz="0" w:space="0" w:color="auto"/>
            <w:left w:val="none" w:sz="0" w:space="0" w:color="auto"/>
            <w:bottom w:val="none" w:sz="0" w:space="0" w:color="auto"/>
            <w:right w:val="none" w:sz="0" w:space="0" w:color="auto"/>
          </w:divBdr>
        </w:div>
        <w:div w:id="1998683588">
          <w:marLeft w:val="640"/>
          <w:marRight w:val="0"/>
          <w:marTop w:val="0"/>
          <w:marBottom w:val="0"/>
          <w:divBdr>
            <w:top w:val="none" w:sz="0" w:space="0" w:color="auto"/>
            <w:left w:val="none" w:sz="0" w:space="0" w:color="auto"/>
            <w:bottom w:val="none" w:sz="0" w:space="0" w:color="auto"/>
            <w:right w:val="none" w:sz="0" w:space="0" w:color="auto"/>
          </w:divBdr>
        </w:div>
        <w:div w:id="2122606886">
          <w:marLeft w:val="640"/>
          <w:marRight w:val="0"/>
          <w:marTop w:val="0"/>
          <w:marBottom w:val="0"/>
          <w:divBdr>
            <w:top w:val="none" w:sz="0" w:space="0" w:color="auto"/>
            <w:left w:val="none" w:sz="0" w:space="0" w:color="auto"/>
            <w:bottom w:val="none" w:sz="0" w:space="0" w:color="auto"/>
            <w:right w:val="none" w:sz="0" w:space="0" w:color="auto"/>
          </w:divBdr>
        </w:div>
        <w:div w:id="88308979">
          <w:marLeft w:val="640"/>
          <w:marRight w:val="0"/>
          <w:marTop w:val="0"/>
          <w:marBottom w:val="0"/>
          <w:divBdr>
            <w:top w:val="none" w:sz="0" w:space="0" w:color="auto"/>
            <w:left w:val="none" w:sz="0" w:space="0" w:color="auto"/>
            <w:bottom w:val="none" w:sz="0" w:space="0" w:color="auto"/>
            <w:right w:val="none" w:sz="0" w:space="0" w:color="auto"/>
          </w:divBdr>
        </w:div>
        <w:div w:id="337734291">
          <w:marLeft w:val="640"/>
          <w:marRight w:val="0"/>
          <w:marTop w:val="0"/>
          <w:marBottom w:val="0"/>
          <w:divBdr>
            <w:top w:val="none" w:sz="0" w:space="0" w:color="auto"/>
            <w:left w:val="none" w:sz="0" w:space="0" w:color="auto"/>
            <w:bottom w:val="none" w:sz="0" w:space="0" w:color="auto"/>
            <w:right w:val="none" w:sz="0" w:space="0" w:color="auto"/>
          </w:divBdr>
        </w:div>
        <w:div w:id="724572829">
          <w:marLeft w:val="640"/>
          <w:marRight w:val="0"/>
          <w:marTop w:val="0"/>
          <w:marBottom w:val="0"/>
          <w:divBdr>
            <w:top w:val="none" w:sz="0" w:space="0" w:color="auto"/>
            <w:left w:val="none" w:sz="0" w:space="0" w:color="auto"/>
            <w:bottom w:val="none" w:sz="0" w:space="0" w:color="auto"/>
            <w:right w:val="none" w:sz="0" w:space="0" w:color="auto"/>
          </w:divBdr>
        </w:div>
        <w:div w:id="2002922467">
          <w:marLeft w:val="640"/>
          <w:marRight w:val="0"/>
          <w:marTop w:val="0"/>
          <w:marBottom w:val="0"/>
          <w:divBdr>
            <w:top w:val="none" w:sz="0" w:space="0" w:color="auto"/>
            <w:left w:val="none" w:sz="0" w:space="0" w:color="auto"/>
            <w:bottom w:val="none" w:sz="0" w:space="0" w:color="auto"/>
            <w:right w:val="none" w:sz="0" w:space="0" w:color="auto"/>
          </w:divBdr>
        </w:div>
        <w:div w:id="811555099">
          <w:marLeft w:val="640"/>
          <w:marRight w:val="0"/>
          <w:marTop w:val="0"/>
          <w:marBottom w:val="0"/>
          <w:divBdr>
            <w:top w:val="none" w:sz="0" w:space="0" w:color="auto"/>
            <w:left w:val="none" w:sz="0" w:space="0" w:color="auto"/>
            <w:bottom w:val="none" w:sz="0" w:space="0" w:color="auto"/>
            <w:right w:val="none" w:sz="0" w:space="0" w:color="auto"/>
          </w:divBdr>
        </w:div>
        <w:div w:id="189613199">
          <w:marLeft w:val="640"/>
          <w:marRight w:val="0"/>
          <w:marTop w:val="0"/>
          <w:marBottom w:val="0"/>
          <w:divBdr>
            <w:top w:val="none" w:sz="0" w:space="0" w:color="auto"/>
            <w:left w:val="none" w:sz="0" w:space="0" w:color="auto"/>
            <w:bottom w:val="none" w:sz="0" w:space="0" w:color="auto"/>
            <w:right w:val="none" w:sz="0" w:space="0" w:color="auto"/>
          </w:divBdr>
        </w:div>
        <w:div w:id="887960699">
          <w:marLeft w:val="640"/>
          <w:marRight w:val="0"/>
          <w:marTop w:val="0"/>
          <w:marBottom w:val="0"/>
          <w:divBdr>
            <w:top w:val="none" w:sz="0" w:space="0" w:color="auto"/>
            <w:left w:val="none" w:sz="0" w:space="0" w:color="auto"/>
            <w:bottom w:val="none" w:sz="0" w:space="0" w:color="auto"/>
            <w:right w:val="none" w:sz="0" w:space="0" w:color="auto"/>
          </w:divBdr>
        </w:div>
        <w:div w:id="2018384322">
          <w:marLeft w:val="640"/>
          <w:marRight w:val="0"/>
          <w:marTop w:val="0"/>
          <w:marBottom w:val="0"/>
          <w:divBdr>
            <w:top w:val="none" w:sz="0" w:space="0" w:color="auto"/>
            <w:left w:val="none" w:sz="0" w:space="0" w:color="auto"/>
            <w:bottom w:val="none" w:sz="0" w:space="0" w:color="auto"/>
            <w:right w:val="none" w:sz="0" w:space="0" w:color="auto"/>
          </w:divBdr>
        </w:div>
        <w:div w:id="873732982">
          <w:marLeft w:val="640"/>
          <w:marRight w:val="0"/>
          <w:marTop w:val="0"/>
          <w:marBottom w:val="0"/>
          <w:divBdr>
            <w:top w:val="none" w:sz="0" w:space="0" w:color="auto"/>
            <w:left w:val="none" w:sz="0" w:space="0" w:color="auto"/>
            <w:bottom w:val="none" w:sz="0" w:space="0" w:color="auto"/>
            <w:right w:val="none" w:sz="0" w:space="0" w:color="auto"/>
          </w:divBdr>
        </w:div>
        <w:div w:id="2088186039">
          <w:marLeft w:val="640"/>
          <w:marRight w:val="0"/>
          <w:marTop w:val="0"/>
          <w:marBottom w:val="0"/>
          <w:divBdr>
            <w:top w:val="none" w:sz="0" w:space="0" w:color="auto"/>
            <w:left w:val="none" w:sz="0" w:space="0" w:color="auto"/>
            <w:bottom w:val="none" w:sz="0" w:space="0" w:color="auto"/>
            <w:right w:val="none" w:sz="0" w:space="0" w:color="auto"/>
          </w:divBdr>
        </w:div>
        <w:div w:id="1782527547">
          <w:marLeft w:val="640"/>
          <w:marRight w:val="0"/>
          <w:marTop w:val="0"/>
          <w:marBottom w:val="0"/>
          <w:divBdr>
            <w:top w:val="none" w:sz="0" w:space="0" w:color="auto"/>
            <w:left w:val="none" w:sz="0" w:space="0" w:color="auto"/>
            <w:bottom w:val="none" w:sz="0" w:space="0" w:color="auto"/>
            <w:right w:val="none" w:sz="0" w:space="0" w:color="auto"/>
          </w:divBdr>
        </w:div>
        <w:div w:id="218712612">
          <w:marLeft w:val="640"/>
          <w:marRight w:val="0"/>
          <w:marTop w:val="0"/>
          <w:marBottom w:val="0"/>
          <w:divBdr>
            <w:top w:val="none" w:sz="0" w:space="0" w:color="auto"/>
            <w:left w:val="none" w:sz="0" w:space="0" w:color="auto"/>
            <w:bottom w:val="none" w:sz="0" w:space="0" w:color="auto"/>
            <w:right w:val="none" w:sz="0" w:space="0" w:color="auto"/>
          </w:divBdr>
        </w:div>
        <w:div w:id="1723556915">
          <w:marLeft w:val="640"/>
          <w:marRight w:val="0"/>
          <w:marTop w:val="0"/>
          <w:marBottom w:val="0"/>
          <w:divBdr>
            <w:top w:val="none" w:sz="0" w:space="0" w:color="auto"/>
            <w:left w:val="none" w:sz="0" w:space="0" w:color="auto"/>
            <w:bottom w:val="none" w:sz="0" w:space="0" w:color="auto"/>
            <w:right w:val="none" w:sz="0" w:space="0" w:color="auto"/>
          </w:divBdr>
        </w:div>
        <w:div w:id="647783054">
          <w:marLeft w:val="640"/>
          <w:marRight w:val="0"/>
          <w:marTop w:val="0"/>
          <w:marBottom w:val="0"/>
          <w:divBdr>
            <w:top w:val="none" w:sz="0" w:space="0" w:color="auto"/>
            <w:left w:val="none" w:sz="0" w:space="0" w:color="auto"/>
            <w:bottom w:val="none" w:sz="0" w:space="0" w:color="auto"/>
            <w:right w:val="none" w:sz="0" w:space="0" w:color="auto"/>
          </w:divBdr>
        </w:div>
        <w:div w:id="391739360">
          <w:marLeft w:val="640"/>
          <w:marRight w:val="0"/>
          <w:marTop w:val="0"/>
          <w:marBottom w:val="0"/>
          <w:divBdr>
            <w:top w:val="none" w:sz="0" w:space="0" w:color="auto"/>
            <w:left w:val="none" w:sz="0" w:space="0" w:color="auto"/>
            <w:bottom w:val="none" w:sz="0" w:space="0" w:color="auto"/>
            <w:right w:val="none" w:sz="0" w:space="0" w:color="auto"/>
          </w:divBdr>
        </w:div>
        <w:div w:id="1928269558">
          <w:marLeft w:val="640"/>
          <w:marRight w:val="0"/>
          <w:marTop w:val="0"/>
          <w:marBottom w:val="0"/>
          <w:divBdr>
            <w:top w:val="none" w:sz="0" w:space="0" w:color="auto"/>
            <w:left w:val="none" w:sz="0" w:space="0" w:color="auto"/>
            <w:bottom w:val="none" w:sz="0" w:space="0" w:color="auto"/>
            <w:right w:val="none" w:sz="0" w:space="0" w:color="auto"/>
          </w:divBdr>
        </w:div>
        <w:div w:id="250041488">
          <w:marLeft w:val="640"/>
          <w:marRight w:val="0"/>
          <w:marTop w:val="0"/>
          <w:marBottom w:val="0"/>
          <w:divBdr>
            <w:top w:val="none" w:sz="0" w:space="0" w:color="auto"/>
            <w:left w:val="none" w:sz="0" w:space="0" w:color="auto"/>
            <w:bottom w:val="none" w:sz="0" w:space="0" w:color="auto"/>
            <w:right w:val="none" w:sz="0" w:space="0" w:color="auto"/>
          </w:divBdr>
        </w:div>
        <w:div w:id="918177557">
          <w:marLeft w:val="640"/>
          <w:marRight w:val="0"/>
          <w:marTop w:val="0"/>
          <w:marBottom w:val="0"/>
          <w:divBdr>
            <w:top w:val="none" w:sz="0" w:space="0" w:color="auto"/>
            <w:left w:val="none" w:sz="0" w:space="0" w:color="auto"/>
            <w:bottom w:val="none" w:sz="0" w:space="0" w:color="auto"/>
            <w:right w:val="none" w:sz="0" w:space="0" w:color="auto"/>
          </w:divBdr>
        </w:div>
        <w:div w:id="157698507">
          <w:marLeft w:val="640"/>
          <w:marRight w:val="0"/>
          <w:marTop w:val="0"/>
          <w:marBottom w:val="0"/>
          <w:divBdr>
            <w:top w:val="none" w:sz="0" w:space="0" w:color="auto"/>
            <w:left w:val="none" w:sz="0" w:space="0" w:color="auto"/>
            <w:bottom w:val="none" w:sz="0" w:space="0" w:color="auto"/>
            <w:right w:val="none" w:sz="0" w:space="0" w:color="auto"/>
          </w:divBdr>
        </w:div>
        <w:div w:id="438259129">
          <w:marLeft w:val="640"/>
          <w:marRight w:val="0"/>
          <w:marTop w:val="0"/>
          <w:marBottom w:val="0"/>
          <w:divBdr>
            <w:top w:val="none" w:sz="0" w:space="0" w:color="auto"/>
            <w:left w:val="none" w:sz="0" w:space="0" w:color="auto"/>
            <w:bottom w:val="none" w:sz="0" w:space="0" w:color="auto"/>
            <w:right w:val="none" w:sz="0" w:space="0" w:color="auto"/>
          </w:divBdr>
        </w:div>
        <w:div w:id="1395808664">
          <w:marLeft w:val="640"/>
          <w:marRight w:val="0"/>
          <w:marTop w:val="0"/>
          <w:marBottom w:val="0"/>
          <w:divBdr>
            <w:top w:val="none" w:sz="0" w:space="0" w:color="auto"/>
            <w:left w:val="none" w:sz="0" w:space="0" w:color="auto"/>
            <w:bottom w:val="none" w:sz="0" w:space="0" w:color="auto"/>
            <w:right w:val="none" w:sz="0" w:space="0" w:color="auto"/>
          </w:divBdr>
        </w:div>
        <w:div w:id="739445454">
          <w:marLeft w:val="640"/>
          <w:marRight w:val="0"/>
          <w:marTop w:val="0"/>
          <w:marBottom w:val="0"/>
          <w:divBdr>
            <w:top w:val="none" w:sz="0" w:space="0" w:color="auto"/>
            <w:left w:val="none" w:sz="0" w:space="0" w:color="auto"/>
            <w:bottom w:val="none" w:sz="0" w:space="0" w:color="auto"/>
            <w:right w:val="none" w:sz="0" w:space="0" w:color="auto"/>
          </w:divBdr>
        </w:div>
        <w:div w:id="215169315">
          <w:marLeft w:val="640"/>
          <w:marRight w:val="0"/>
          <w:marTop w:val="0"/>
          <w:marBottom w:val="0"/>
          <w:divBdr>
            <w:top w:val="none" w:sz="0" w:space="0" w:color="auto"/>
            <w:left w:val="none" w:sz="0" w:space="0" w:color="auto"/>
            <w:bottom w:val="none" w:sz="0" w:space="0" w:color="auto"/>
            <w:right w:val="none" w:sz="0" w:space="0" w:color="auto"/>
          </w:divBdr>
        </w:div>
        <w:div w:id="58943094">
          <w:marLeft w:val="640"/>
          <w:marRight w:val="0"/>
          <w:marTop w:val="0"/>
          <w:marBottom w:val="0"/>
          <w:divBdr>
            <w:top w:val="none" w:sz="0" w:space="0" w:color="auto"/>
            <w:left w:val="none" w:sz="0" w:space="0" w:color="auto"/>
            <w:bottom w:val="none" w:sz="0" w:space="0" w:color="auto"/>
            <w:right w:val="none" w:sz="0" w:space="0" w:color="auto"/>
          </w:divBdr>
        </w:div>
        <w:div w:id="1705717814">
          <w:marLeft w:val="640"/>
          <w:marRight w:val="0"/>
          <w:marTop w:val="0"/>
          <w:marBottom w:val="0"/>
          <w:divBdr>
            <w:top w:val="none" w:sz="0" w:space="0" w:color="auto"/>
            <w:left w:val="none" w:sz="0" w:space="0" w:color="auto"/>
            <w:bottom w:val="none" w:sz="0" w:space="0" w:color="auto"/>
            <w:right w:val="none" w:sz="0" w:space="0" w:color="auto"/>
          </w:divBdr>
        </w:div>
        <w:div w:id="451753364">
          <w:marLeft w:val="640"/>
          <w:marRight w:val="0"/>
          <w:marTop w:val="0"/>
          <w:marBottom w:val="0"/>
          <w:divBdr>
            <w:top w:val="none" w:sz="0" w:space="0" w:color="auto"/>
            <w:left w:val="none" w:sz="0" w:space="0" w:color="auto"/>
            <w:bottom w:val="none" w:sz="0" w:space="0" w:color="auto"/>
            <w:right w:val="none" w:sz="0" w:space="0" w:color="auto"/>
          </w:divBdr>
        </w:div>
        <w:div w:id="419908800">
          <w:marLeft w:val="640"/>
          <w:marRight w:val="0"/>
          <w:marTop w:val="0"/>
          <w:marBottom w:val="0"/>
          <w:divBdr>
            <w:top w:val="none" w:sz="0" w:space="0" w:color="auto"/>
            <w:left w:val="none" w:sz="0" w:space="0" w:color="auto"/>
            <w:bottom w:val="none" w:sz="0" w:space="0" w:color="auto"/>
            <w:right w:val="none" w:sz="0" w:space="0" w:color="auto"/>
          </w:divBdr>
        </w:div>
        <w:div w:id="17242850">
          <w:marLeft w:val="640"/>
          <w:marRight w:val="0"/>
          <w:marTop w:val="0"/>
          <w:marBottom w:val="0"/>
          <w:divBdr>
            <w:top w:val="none" w:sz="0" w:space="0" w:color="auto"/>
            <w:left w:val="none" w:sz="0" w:space="0" w:color="auto"/>
            <w:bottom w:val="none" w:sz="0" w:space="0" w:color="auto"/>
            <w:right w:val="none" w:sz="0" w:space="0" w:color="auto"/>
          </w:divBdr>
        </w:div>
        <w:div w:id="1851142230">
          <w:marLeft w:val="640"/>
          <w:marRight w:val="0"/>
          <w:marTop w:val="0"/>
          <w:marBottom w:val="0"/>
          <w:divBdr>
            <w:top w:val="none" w:sz="0" w:space="0" w:color="auto"/>
            <w:left w:val="none" w:sz="0" w:space="0" w:color="auto"/>
            <w:bottom w:val="none" w:sz="0" w:space="0" w:color="auto"/>
            <w:right w:val="none" w:sz="0" w:space="0" w:color="auto"/>
          </w:divBdr>
        </w:div>
        <w:div w:id="1863393348">
          <w:marLeft w:val="640"/>
          <w:marRight w:val="0"/>
          <w:marTop w:val="0"/>
          <w:marBottom w:val="0"/>
          <w:divBdr>
            <w:top w:val="none" w:sz="0" w:space="0" w:color="auto"/>
            <w:left w:val="none" w:sz="0" w:space="0" w:color="auto"/>
            <w:bottom w:val="none" w:sz="0" w:space="0" w:color="auto"/>
            <w:right w:val="none" w:sz="0" w:space="0" w:color="auto"/>
          </w:divBdr>
        </w:div>
        <w:div w:id="1907105205">
          <w:marLeft w:val="640"/>
          <w:marRight w:val="0"/>
          <w:marTop w:val="0"/>
          <w:marBottom w:val="0"/>
          <w:divBdr>
            <w:top w:val="none" w:sz="0" w:space="0" w:color="auto"/>
            <w:left w:val="none" w:sz="0" w:space="0" w:color="auto"/>
            <w:bottom w:val="none" w:sz="0" w:space="0" w:color="auto"/>
            <w:right w:val="none" w:sz="0" w:space="0" w:color="auto"/>
          </w:divBdr>
        </w:div>
        <w:div w:id="1206798206">
          <w:marLeft w:val="640"/>
          <w:marRight w:val="0"/>
          <w:marTop w:val="0"/>
          <w:marBottom w:val="0"/>
          <w:divBdr>
            <w:top w:val="none" w:sz="0" w:space="0" w:color="auto"/>
            <w:left w:val="none" w:sz="0" w:space="0" w:color="auto"/>
            <w:bottom w:val="none" w:sz="0" w:space="0" w:color="auto"/>
            <w:right w:val="none" w:sz="0" w:space="0" w:color="auto"/>
          </w:divBdr>
        </w:div>
        <w:div w:id="1519152821">
          <w:marLeft w:val="640"/>
          <w:marRight w:val="0"/>
          <w:marTop w:val="0"/>
          <w:marBottom w:val="0"/>
          <w:divBdr>
            <w:top w:val="none" w:sz="0" w:space="0" w:color="auto"/>
            <w:left w:val="none" w:sz="0" w:space="0" w:color="auto"/>
            <w:bottom w:val="none" w:sz="0" w:space="0" w:color="auto"/>
            <w:right w:val="none" w:sz="0" w:space="0" w:color="auto"/>
          </w:divBdr>
        </w:div>
        <w:div w:id="768501631">
          <w:marLeft w:val="640"/>
          <w:marRight w:val="0"/>
          <w:marTop w:val="0"/>
          <w:marBottom w:val="0"/>
          <w:divBdr>
            <w:top w:val="none" w:sz="0" w:space="0" w:color="auto"/>
            <w:left w:val="none" w:sz="0" w:space="0" w:color="auto"/>
            <w:bottom w:val="none" w:sz="0" w:space="0" w:color="auto"/>
            <w:right w:val="none" w:sz="0" w:space="0" w:color="auto"/>
          </w:divBdr>
        </w:div>
        <w:div w:id="720831967">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100172">
      <w:bodyDiv w:val="1"/>
      <w:marLeft w:val="0"/>
      <w:marRight w:val="0"/>
      <w:marTop w:val="0"/>
      <w:marBottom w:val="0"/>
      <w:divBdr>
        <w:top w:val="none" w:sz="0" w:space="0" w:color="auto"/>
        <w:left w:val="none" w:sz="0" w:space="0" w:color="auto"/>
        <w:bottom w:val="none" w:sz="0" w:space="0" w:color="auto"/>
        <w:right w:val="none" w:sz="0" w:space="0" w:color="auto"/>
      </w:divBdr>
      <w:divsChild>
        <w:div w:id="18432412">
          <w:marLeft w:val="640"/>
          <w:marRight w:val="0"/>
          <w:marTop w:val="0"/>
          <w:marBottom w:val="0"/>
          <w:divBdr>
            <w:top w:val="none" w:sz="0" w:space="0" w:color="auto"/>
            <w:left w:val="none" w:sz="0" w:space="0" w:color="auto"/>
            <w:bottom w:val="none" w:sz="0" w:space="0" w:color="auto"/>
            <w:right w:val="none" w:sz="0" w:space="0" w:color="auto"/>
          </w:divBdr>
        </w:div>
        <w:div w:id="313268042">
          <w:marLeft w:val="640"/>
          <w:marRight w:val="0"/>
          <w:marTop w:val="0"/>
          <w:marBottom w:val="0"/>
          <w:divBdr>
            <w:top w:val="none" w:sz="0" w:space="0" w:color="auto"/>
            <w:left w:val="none" w:sz="0" w:space="0" w:color="auto"/>
            <w:bottom w:val="none" w:sz="0" w:space="0" w:color="auto"/>
            <w:right w:val="none" w:sz="0" w:space="0" w:color="auto"/>
          </w:divBdr>
        </w:div>
        <w:div w:id="59906368">
          <w:marLeft w:val="640"/>
          <w:marRight w:val="0"/>
          <w:marTop w:val="0"/>
          <w:marBottom w:val="0"/>
          <w:divBdr>
            <w:top w:val="none" w:sz="0" w:space="0" w:color="auto"/>
            <w:left w:val="none" w:sz="0" w:space="0" w:color="auto"/>
            <w:bottom w:val="none" w:sz="0" w:space="0" w:color="auto"/>
            <w:right w:val="none" w:sz="0" w:space="0" w:color="auto"/>
          </w:divBdr>
        </w:div>
        <w:div w:id="1306546790">
          <w:marLeft w:val="640"/>
          <w:marRight w:val="0"/>
          <w:marTop w:val="0"/>
          <w:marBottom w:val="0"/>
          <w:divBdr>
            <w:top w:val="none" w:sz="0" w:space="0" w:color="auto"/>
            <w:left w:val="none" w:sz="0" w:space="0" w:color="auto"/>
            <w:bottom w:val="none" w:sz="0" w:space="0" w:color="auto"/>
            <w:right w:val="none" w:sz="0" w:space="0" w:color="auto"/>
          </w:divBdr>
        </w:div>
        <w:div w:id="847133494">
          <w:marLeft w:val="640"/>
          <w:marRight w:val="0"/>
          <w:marTop w:val="0"/>
          <w:marBottom w:val="0"/>
          <w:divBdr>
            <w:top w:val="none" w:sz="0" w:space="0" w:color="auto"/>
            <w:left w:val="none" w:sz="0" w:space="0" w:color="auto"/>
            <w:bottom w:val="none" w:sz="0" w:space="0" w:color="auto"/>
            <w:right w:val="none" w:sz="0" w:space="0" w:color="auto"/>
          </w:divBdr>
        </w:div>
        <w:div w:id="261035817">
          <w:marLeft w:val="640"/>
          <w:marRight w:val="0"/>
          <w:marTop w:val="0"/>
          <w:marBottom w:val="0"/>
          <w:divBdr>
            <w:top w:val="none" w:sz="0" w:space="0" w:color="auto"/>
            <w:left w:val="none" w:sz="0" w:space="0" w:color="auto"/>
            <w:bottom w:val="none" w:sz="0" w:space="0" w:color="auto"/>
            <w:right w:val="none" w:sz="0" w:space="0" w:color="auto"/>
          </w:divBdr>
        </w:div>
        <w:div w:id="439301856">
          <w:marLeft w:val="640"/>
          <w:marRight w:val="0"/>
          <w:marTop w:val="0"/>
          <w:marBottom w:val="0"/>
          <w:divBdr>
            <w:top w:val="none" w:sz="0" w:space="0" w:color="auto"/>
            <w:left w:val="none" w:sz="0" w:space="0" w:color="auto"/>
            <w:bottom w:val="none" w:sz="0" w:space="0" w:color="auto"/>
            <w:right w:val="none" w:sz="0" w:space="0" w:color="auto"/>
          </w:divBdr>
        </w:div>
        <w:div w:id="1521091603">
          <w:marLeft w:val="640"/>
          <w:marRight w:val="0"/>
          <w:marTop w:val="0"/>
          <w:marBottom w:val="0"/>
          <w:divBdr>
            <w:top w:val="none" w:sz="0" w:space="0" w:color="auto"/>
            <w:left w:val="none" w:sz="0" w:space="0" w:color="auto"/>
            <w:bottom w:val="none" w:sz="0" w:space="0" w:color="auto"/>
            <w:right w:val="none" w:sz="0" w:space="0" w:color="auto"/>
          </w:divBdr>
        </w:div>
        <w:div w:id="1273587158">
          <w:marLeft w:val="640"/>
          <w:marRight w:val="0"/>
          <w:marTop w:val="0"/>
          <w:marBottom w:val="0"/>
          <w:divBdr>
            <w:top w:val="none" w:sz="0" w:space="0" w:color="auto"/>
            <w:left w:val="none" w:sz="0" w:space="0" w:color="auto"/>
            <w:bottom w:val="none" w:sz="0" w:space="0" w:color="auto"/>
            <w:right w:val="none" w:sz="0" w:space="0" w:color="auto"/>
          </w:divBdr>
        </w:div>
        <w:div w:id="1681156385">
          <w:marLeft w:val="640"/>
          <w:marRight w:val="0"/>
          <w:marTop w:val="0"/>
          <w:marBottom w:val="0"/>
          <w:divBdr>
            <w:top w:val="none" w:sz="0" w:space="0" w:color="auto"/>
            <w:left w:val="none" w:sz="0" w:space="0" w:color="auto"/>
            <w:bottom w:val="none" w:sz="0" w:space="0" w:color="auto"/>
            <w:right w:val="none" w:sz="0" w:space="0" w:color="auto"/>
          </w:divBdr>
        </w:div>
        <w:div w:id="843739676">
          <w:marLeft w:val="640"/>
          <w:marRight w:val="0"/>
          <w:marTop w:val="0"/>
          <w:marBottom w:val="0"/>
          <w:divBdr>
            <w:top w:val="none" w:sz="0" w:space="0" w:color="auto"/>
            <w:left w:val="none" w:sz="0" w:space="0" w:color="auto"/>
            <w:bottom w:val="none" w:sz="0" w:space="0" w:color="auto"/>
            <w:right w:val="none" w:sz="0" w:space="0" w:color="auto"/>
          </w:divBdr>
        </w:div>
        <w:div w:id="1426077547">
          <w:marLeft w:val="640"/>
          <w:marRight w:val="0"/>
          <w:marTop w:val="0"/>
          <w:marBottom w:val="0"/>
          <w:divBdr>
            <w:top w:val="none" w:sz="0" w:space="0" w:color="auto"/>
            <w:left w:val="none" w:sz="0" w:space="0" w:color="auto"/>
            <w:bottom w:val="none" w:sz="0" w:space="0" w:color="auto"/>
            <w:right w:val="none" w:sz="0" w:space="0" w:color="auto"/>
          </w:divBdr>
        </w:div>
        <w:div w:id="553926302">
          <w:marLeft w:val="640"/>
          <w:marRight w:val="0"/>
          <w:marTop w:val="0"/>
          <w:marBottom w:val="0"/>
          <w:divBdr>
            <w:top w:val="none" w:sz="0" w:space="0" w:color="auto"/>
            <w:left w:val="none" w:sz="0" w:space="0" w:color="auto"/>
            <w:bottom w:val="none" w:sz="0" w:space="0" w:color="auto"/>
            <w:right w:val="none" w:sz="0" w:space="0" w:color="auto"/>
          </w:divBdr>
        </w:div>
        <w:div w:id="1325426642">
          <w:marLeft w:val="640"/>
          <w:marRight w:val="0"/>
          <w:marTop w:val="0"/>
          <w:marBottom w:val="0"/>
          <w:divBdr>
            <w:top w:val="none" w:sz="0" w:space="0" w:color="auto"/>
            <w:left w:val="none" w:sz="0" w:space="0" w:color="auto"/>
            <w:bottom w:val="none" w:sz="0" w:space="0" w:color="auto"/>
            <w:right w:val="none" w:sz="0" w:space="0" w:color="auto"/>
          </w:divBdr>
        </w:div>
        <w:div w:id="2095855129">
          <w:marLeft w:val="640"/>
          <w:marRight w:val="0"/>
          <w:marTop w:val="0"/>
          <w:marBottom w:val="0"/>
          <w:divBdr>
            <w:top w:val="none" w:sz="0" w:space="0" w:color="auto"/>
            <w:left w:val="none" w:sz="0" w:space="0" w:color="auto"/>
            <w:bottom w:val="none" w:sz="0" w:space="0" w:color="auto"/>
            <w:right w:val="none" w:sz="0" w:space="0" w:color="auto"/>
          </w:divBdr>
        </w:div>
        <w:div w:id="1729452130">
          <w:marLeft w:val="640"/>
          <w:marRight w:val="0"/>
          <w:marTop w:val="0"/>
          <w:marBottom w:val="0"/>
          <w:divBdr>
            <w:top w:val="none" w:sz="0" w:space="0" w:color="auto"/>
            <w:left w:val="none" w:sz="0" w:space="0" w:color="auto"/>
            <w:bottom w:val="none" w:sz="0" w:space="0" w:color="auto"/>
            <w:right w:val="none" w:sz="0" w:space="0" w:color="auto"/>
          </w:divBdr>
        </w:div>
        <w:div w:id="1003161910">
          <w:marLeft w:val="640"/>
          <w:marRight w:val="0"/>
          <w:marTop w:val="0"/>
          <w:marBottom w:val="0"/>
          <w:divBdr>
            <w:top w:val="none" w:sz="0" w:space="0" w:color="auto"/>
            <w:left w:val="none" w:sz="0" w:space="0" w:color="auto"/>
            <w:bottom w:val="none" w:sz="0" w:space="0" w:color="auto"/>
            <w:right w:val="none" w:sz="0" w:space="0" w:color="auto"/>
          </w:divBdr>
        </w:div>
        <w:div w:id="1741950551">
          <w:marLeft w:val="640"/>
          <w:marRight w:val="0"/>
          <w:marTop w:val="0"/>
          <w:marBottom w:val="0"/>
          <w:divBdr>
            <w:top w:val="none" w:sz="0" w:space="0" w:color="auto"/>
            <w:left w:val="none" w:sz="0" w:space="0" w:color="auto"/>
            <w:bottom w:val="none" w:sz="0" w:space="0" w:color="auto"/>
            <w:right w:val="none" w:sz="0" w:space="0" w:color="auto"/>
          </w:divBdr>
        </w:div>
        <w:div w:id="499590199">
          <w:marLeft w:val="640"/>
          <w:marRight w:val="0"/>
          <w:marTop w:val="0"/>
          <w:marBottom w:val="0"/>
          <w:divBdr>
            <w:top w:val="none" w:sz="0" w:space="0" w:color="auto"/>
            <w:left w:val="none" w:sz="0" w:space="0" w:color="auto"/>
            <w:bottom w:val="none" w:sz="0" w:space="0" w:color="auto"/>
            <w:right w:val="none" w:sz="0" w:space="0" w:color="auto"/>
          </w:divBdr>
        </w:div>
        <w:div w:id="1399598044">
          <w:marLeft w:val="640"/>
          <w:marRight w:val="0"/>
          <w:marTop w:val="0"/>
          <w:marBottom w:val="0"/>
          <w:divBdr>
            <w:top w:val="none" w:sz="0" w:space="0" w:color="auto"/>
            <w:left w:val="none" w:sz="0" w:space="0" w:color="auto"/>
            <w:bottom w:val="none" w:sz="0" w:space="0" w:color="auto"/>
            <w:right w:val="none" w:sz="0" w:space="0" w:color="auto"/>
          </w:divBdr>
        </w:div>
        <w:div w:id="743718534">
          <w:marLeft w:val="640"/>
          <w:marRight w:val="0"/>
          <w:marTop w:val="0"/>
          <w:marBottom w:val="0"/>
          <w:divBdr>
            <w:top w:val="none" w:sz="0" w:space="0" w:color="auto"/>
            <w:left w:val="none" w:sz="0" w:space="0" w:color="auto"/>
            <w:bottom w:val="none" w:sz="0" w:space="0" w:color="auto"/>
            <w:right w:val="none" w:sz="0" w:space="0" w:color="auto"/>
          </w:divBdr>
        </w:div>
        <w:div w:id="845557352">
          <w:marLeft w:val="640"/>
          <w:marRight w:val="0"/>
          <w:marTop w:val="0"/>
          <w:marBottom w:val="0"/>
          <w:divBdr>
            <w:top w:val="none" w:sz="0" w:space="0" w:color="auto"/>
            <w:left w:val="none" w:sz="0" w:space="0" w:color="auto"/>
            <w:bottom w:val="none" w:sz="0" w:space="0" w:color="auto"/>
            <w:right w:val="none" w:sz="0" w:space="0" w:color="auto"/>
          </w:divBdr>
        </w:div>
        <w:div w:id="1843352927">
          <w:marLeft w:val="640"/>
          <w:marRight w:val="0"/>
          <w:marTop w:val="0"/>
          <w:marBottom w:val="0"/>
          <w:divBdr>
            <w:top w:val="none" w:sz="0" w:space="0" w:color="auto"/>
            <w:left w:val="none" w:sz="0" w:space="0" w:color="auto"/>
            <w:bottom w:val="none" w:sz="0" w:space="0" w:color="auto"/>
            <w:right w:val="none" w:sz="0" w:space="0" w:color="auto"/>
          </w:divBdr>
        </w:div>
        <w:div w:id="1222987117">
          <w:marLeft w:val="640"/>
          <w:marRight w:val="0"/>
          <w:marTop w:val="0"/>
          <w:marBottom w:val="0"/>
          <w:divBdr>
            <w:top w:val="none" w:sz="0" w:space="0" w:color="auto"/>
            <w:left w:val="none" w:sz="0" w:space="0" w:color="auto"/>
            <w:bottom w:val="none" w:sz="0" w:space="0" w:color="auto"/>
            <w:right w:val="none" w:sz="0" w:space="0" w:color="auto"/>
          </w:divBdr>
        </w:div>
        <w:div w:id="1549606097">
          <w:marLeft w:val="640"/>
          <w:marRight w:val="0"/>
          <w:marTop w:val="0"/>
          <w:marBottom w:val="0"/>
          <w:divBdr>
            <w:top w:val="none" w:sz="0" w:space="0" w:color="auto"/>
            <w:left w:val="none" w:sz="0" w:space="0" w:color="auto"/>
            <w:bottom w:val="none" w:sz="0" w:space="0" w:color="auto"/>
            <w:right w:val="none" w:sz="0" w:space="0" w:color="auto"/>
          </w:divBdr>
        </w:div>
        <w:div w:id="267275601">
          <w:marLeft w:val="640"/>
          <w:marRight w:val="0"/>
          <w:marTop w:val="0"/>
          <w:marBottom w:val="0"/>
          <w:divBdr>
            <w:top w:val="none" w:sz="0" w:space="0" w:color="auto"/>
            <w:left w:val="none" w:sz="0" w:space="0" w:color="auto"/>
            <w:bottom w:val="none" w:sz="0" w:space="0" w:color="auto"/>
            <w:right w:val="none" w:sz="0" w:space="0" w:color="auto"/>
          </w:divBdr>
        </w:div>
        <w:div w:id="1305235376">
          <w:marLeft w:val="640"/>
          <w:marRight w:val="0"/>
          <w:marTop w:val="0"/>
          <w:marBottom w:val="0"/>
          <w:divBdr>
            <w:top w:val="none" w:sz="0" w:space="0" w:color="auto"/>
            <w:left w:val="none" w:sz="0" w:space="0" w:color="auto"/>
            <w:bottom w:val="none" w:sz="0" w:space="0" w:color="auto"/>
            <w:right w:val="none" w:sz="0" w:space="0" w:color="auto"/>
          </w:divBdr>
        </w:div>
        <w:div w:id="550967912">
          <w:marLeft w:val="640"/>
          <w:marRight w:val="0"/>
          <w:marTop w:val="0"/>
          <w:marBottom w:val="0"/>
          <w:divBdr>
            <w:top w:val="none" w:sz="0" w:space="0" w:color="auto"/>
            <w:left w:val="none" w:sz="0" w:space="0" w:color="auto"/>
            <w:bottom w:val="none" w:sz="0" w:space="0" w:color="auto"/>
            <w:right w:val="none" w:sz="0" w:space="0" w:color="auto"/>
          </w:divBdr>
        </w:div>
        <w:div w:id="293021096">
          <w:marLeft w:val="640"/>
          <w:marRight w:val="0"/>
          <w:marTop w:val="0"/>
          <w:marBottom w:val="0"/>
          <w:divBdr>
            <w:top w:val="none" w:sz="0" w:space="0" w:color="auto"/>
            <w:left w:val="none" w:sz="0" w:space="0" w:color="auto"/>
            <w:bottom w:val="none" w:sz="0" w:space="0" w:color="auto"/>
            <w:right w:val="none" w:sz="0" w:space="0" w:color="auto"/>
          </w:divBdr>
        </w:div>
        <w:div w:id="804007169">
          <w:marLeft w:val="640"/>
          <w:marRight w:val="0"/>
          <w:marTop w:val="0"/>
          <w:marBottom w:val="0"/>
          <w:divBdr>
            <w:top w:val="none" w:sz="0" w:space="0" w:color="auto"/>
            <w:left w:val="none" w:sz="0" w:space="0" w:color="auto"/>
            <w:bottom w:val="none" w:sz="0" w:space="0" w:color="auto"/>
            <w:right w:val="none" w:sz="0" w:space="0" w:color="auto"/>
          </w:divBdr>
        </w:div>
        <w:div w:id="492915119">
          <w:marLeft w:val="640"/>
          <w:marRight w:val="0"/>
          <w:marTop w:val="0"/>
          <w:marBottom w:val="0"/>
          <w:divBdr>
            <w:top w:val="none" w:sz="0" w:space="0" w:color="auto"/>
            <w:left w:val="none" w:sz="0" w:space="0" w:color="auto"/>
            <w:bottom w:val="none" w:sz="0" w:space="0" w:color="auto"/>
            <w:right w:val="none" w:sz="0" w:space="0" w:color="auto"/>
          </w:divBdr>
        </w:div>
        <w:div w:id="1860699665">
          <w:marLeft w:val="640"/>
          <w:marRight w:val="0"/>
          <w:marTop w:val="0"/>
          <w:marBottom w:val="0"/>
          <w:divBdr>
            <w:top w:val="none" w:sz="0" w:space="0" w:color="auto"/>
            <w:left w:val="none" w:sz="0" w:space="0" w:color="auto"/>
            <w:bottom w:val="none" w:sz="0" w:space="0" w:color="auto"/>
            <w:right w:val="none" w:sz="0" w:space="0" w:color="auto"/>
          </w:divBdr>
        </w:div>
        <w:div w:id="913589656">
          <w:marLeft w:val="640"/>
          <w:marRight w:val="0"/>
          <w:marTop w:val="0"/>
          <w:marBottom w:val="0"/>
          <w:divBdr>
            <w:top w:val="none" w:sz="0" w:space="0" w:color="auto"/>
            <w:left w:val="none" w:sz="0" w:space="0" w:color="auto"/>
            <w:bottom w:val="none" w:sz="0" w:space="0" w:color="auto"/>
            <w:right w:val="none" w:sz="0" w:space="0" w:color="auto"/>
          </w:divBdr>
        </w:div>
        <w:div w:id="1673996208">
          <w:marLeft w:val="640"/>
          <w:marRight w:val="0"/>
          <w:marTop w:val="0"/>
          <w:marBottom w:val="0"/>
          <w:divBdr>
            <w:top w:val="none" w:sz="0" w:space="0" w:color="auto"/>
            <w:left w:val="none" w:sz="0" w:space="0" w:color="auto"/>
            <w:bottom w:val="none" w:sz="0" w:space="0" w:color="auto"/>
            <w:right w:val="none" w:sz="0" w:space="0" w:color="auto"/>
          </w:divBdr>
        </w:div>
        <w:div w:id="721252683">
          <w:marLeft w:val="640"/>
          <w:marRight w:val="0"/>
          <w:marTop w:val="0"/>
          <w:marBottom w:val="0"/>
          <w:divBdr>
            <w:top w:val="none" w:sz="0" w:space="0" w:color="auto"/>
            <w:left w:val="none" w:sz="0" w:space="0" w:color="auto"/>
            <w:bottom w:val="none" w:sz="0" w:space="0" w:color="auto"/>
            <w:right w:val="none" w:sz="0" w:space="0" w:color="auto"/>
          </w:divBdr>
        </w:div>
        <w:div w:id="1978879575">
          <w:marLeft w:val="640"/>
          <w:marRight w:val="0"/>
          <w:marTop w:val="0"/>
          <w:marBottom w:val="0"/>
          <w:divBdr>
            <w:top w:val="none" w:sz="0" w:space="0" w:color="auto"/>
            <w:left w:val="none" w:sz="0" w:space="0" w:color="auto"/>
            <w:bottom w:val="none" w:sz="0" w:space="0" w:color="auto"/>
            <w:right w:val="none" w:sz="0" w:space="0" w:color="auto"/>
          </w:divBdr>
        </w:div>
        <w:div w:id="42413624">
          <w:marLeft w:val="640"/>
          <w:marRight w:val="0"/>
          <w:marTop w:val="0"/>
          <w:marBottom w:val="0"/>
          <w:divBdr>
            <w:top w:val="none" w:sz="0" w:space="0" w:color="auto"/>
            <w:left w:val="none" w:sz="0" w:space="0" w:color="auto"/>
            <w:bottom w:val="none" w:sz="0" w:space="0" w:color="auto"/>
            <w:right w:val="none" w:sz="0" w:space="0" w:color="auto"/>
          </w:divBdr>
        </w:div>
        <w:div w:id="977492389">
          <w:marLeft w:val="640"/>
          <w:marRight w:val="0"/>
          <w:marTop w:val="0"/>
          <w:marBottom w:val="0"/>
          <w:divBdr>
            <w:top w:val="none" w:sz="0" w:space="0" w:color="auto"/>
            <w:left w:val="none" w:sz="0" w:space="0" w:color="auto"/>
            <w:bottom w:val="none" w:sz="0" w:space="0" w:color="auto"/>
            <w:right w:val="none" w:sz="0" w:space="0" w:color="auto"/>
          </w:divBdr>
        </w:div>
        <w:div w:id="750469845">
          <w:marLeft w:val="640"/>
          <w:marRight w:val="0"/>
          <w:marTop w:val="0"/>
          <w:marBottom w:val="0"/>
          <w:divBdr>
            <w:top w:val="none" w:sz="0" w:space="0" w:color="auto"/>
            <w:left w:val="none" w:sz="0" w:space="0" w:color="auto"/>
            <w:bottom w:val="none" w:sz="0" w:space="0" w:color="auto"/>
            <w:right w:val="none" w:sz="0" w:space="0" w:color="auto"/>
          </w:divBdr>
        </w:div>
        <w:div w:id="240407501">
          <w:marLeft w:val="640"/>
          <w:marRight w:val="0"/>
          <w:marTop w:val="0"/>
          <w:marBottom w:val="0"/>
          <w:divBdr>
            <w:top w:val="none" w:sz="0" w:space="0" w:color="auto"/>
            <w:left w:val="none" w:sz="0" w:space="0" w:color="auto"/>
            <w:bottom w:val="none" w:sz="0" w:space="0" w:color="auto"/>
            <w:right w:val="none" w:sz="0" w:space="0" w:color="auto"/>
          </w:divBdr>
        </w:div>
        <w:div w:id="2117366797">
          <w:marLeft w:val="640"/>
          <w:marRight w:val="0"/>
          <w:marTop w:val="0"/>
          <w:marBottom w:val="0"/>
          <w:divBdr>
            <w:top w:val="none" w:sz="0" w:space="0" w:color="auto"/>
            <w:left w:val="none" w:sz="0" w:space="0" w:color="auto"/>
            <w:bottom w:val="none" w:sz="0" w:space="0" w:color="auto"/>
            <w:right w:val="none" w:sz="0" w:space="0" w:color="auto"/>
          </w:divBdr>
        </w:div>
        <w:div w:id="1064140496">
          <w:marLeft w:val="640"/>
          <w:marRight w:val="0"/>
          <w:marTop w:val="0"/>
          <w:marBottom w:val="0"/>
          <w:divBdr>
            <w:top w:val="none" w:sz="0" w:space="0" w:color="auto"/>
            <w:left w:val="none" w:sz="0" w:space="0" w:color="auto"/>
            <w:bottom w:val="none" w:sz="0" w:space="0" w:color="auto"/>
            <w:right w:val="none" w:sz="0" w:space="0" w:color="auto"/>
          </w:divBdr>
        </w:div>
        <w:div w:id="737675452">
          <w:marLeft w:val="640"/>
          <w:marRight w:val="0"/>
          <w:marTop w:val="0"/>
          <w:marBottom w:val="0"/>
          <w:divBdr>
            <w:top w:val="none" w:sz="0" w:space="0" w:color="auto"/>
            <w:left w:val="none" w:sz="0" w:space="0" w:color="auto"/>
            <w:bottom w:val="none" w:sz="0" w:space="0" w:color="auto"/>
            <w:right w:val="none" w:sz="0" w:space="0" w:color="auto"/>
          </w:divBdr>
        </w:div>
        <w:div w:id="812255011">
          <w:marLeft w:val="640"/>
          <w:marRight w:val="0"/>
          <w:marTop w:val="0"/>
          <w:marBottom w:val="0"/>
          <w:divBdr>
            <w:top w:val="none" w:sz="0" w:space="0" w:color="auto"/>
            <w:left w:val="none" w:sz="0" w:space="0" w:color="auto"/>
            <w:bottom w:val="none" w:sz="0" w:space="0" w:color="auto"/>
            <w:right w:val="none" w:sz="0" w:space="0" w:color="auto"/>
          </w:divBdr>
        </w:div>
        <w:div w:id="1298220901">
          <w:marLeft w:val="640"/>
          <w:marRight w:val="0"/>
          <w:marTop w:val="0"/>
          <w:marBottom w:val="0"/>
          <w:divBdr>
            <w:top w:val="none" w:sz="0" w:space="0" w:color="auto"/>
            <w:left w:val="none" w:sz="0" w:space="0" w:color="auto"/>
            <w:bottom w:val="none" w:sz="0" w:space="0" w:color="auto"/>
            <w:right w:val="none" w:sz="0" w:space="0" w:color="auto"/>
          </w:divBdr>
        </w:div>
        <w:div w:id="228660905">
          <w:marLeft w:val="640"/>
          <w:marRight w:val="0"/>
          <w:marTop w:val="0"/>
          <w:marBottom w:val="0"/>
          <w:divBdr>
            <w:top w:val="none" w:sz="0" w:space="0" w:color="auto"/>
            <w:left w:val="none" w:sz="0" w:space="0" w:color="auto"/>
            <w:bottom w:val="none" w:sz="0" w:space="0" w:color="auto"/>
            <w:right w:val="none" w:sz="0" w:space="0" w:color="auto"/>
          </w:divBdr>
        </w:div>
        <w:div w:id="1486363386">
          <w:marLeft w:val="640"/>
          <w:marRight w:val="0"/>
          <w:marTop w:val="0"/>
          <w:marBottom w:val="0"/>
          <w:divBdr>
            <w:top w:val="none" w:sz="0" w:space="0" w:color="auto"/>
            <w:left w:val="none" w:sz="0" w:space="0" w:color="auto"/>
            <w:bottom w:val="none" w:sz="0" w:space="0" w:color="auto"/>
            <w:right w:val="none" w:sz="0" w:space="0" w:color="auto"/>
          </w:divBdr>
        </w:div>
        <w:div w:id="1945190775">
          <w:marLeft w:val="640"/>
          <w:marRight w:val="0"/>
          <w:marTop w:val="0"/>
          <w:marBottom w:val="0"/>
          <w:divBdr>
            <w:top w:val="none" w:sz="0" w:space="0" w:color="auto"/>
            <w:left w:val="none" w:sz="0" w:space="0" w:color="auto"/>
            <w:bottom w:val="none" w:sz="0" w:space="0" w:color="auto"/>
            <w:right w:val="none" w:sz="0" w:space="0" w:color="auto"/>
          </w:divBdr>
        </w:div>
        <w:div w:id="469565895">
          <w:marLeft w:val="640"/>
          <w:marRight w:val="0"/>
          <w:marTop w:val="0"/>
          <w:marBottom w:val="0"/>
          <w:divBdr>
            <w:top w:val="none" w:sz="0" w:space="0" w:color="auto"/>
            <w:left w:val="none" w:sz="0" w:space="0" w:color="auto"/>
            <w:bottom w:val="none" w:sz="0" w:space="0" w:color="auto"/>
            <w:right w:val="none" w:sz="0" w:space="0" w:color="auto"/>
          </w:divBdr>
        </w:div>
        <w:div w:id="1201668896">
          <w:marLeft w:val="640"/>
          <w:marRight w:val="0"/>
          <w:marTop w:val="0"/>
          <w:marBottom w:val="0"/>
          <w:divBdr>
            <w:top w:val="none" w:sz="0" w:space="0" w:color="auto"/>
            <w:left w:val="none" w:sz="0" w:space="0" w:color="auto"/>
            <w:bottom w:val="none" w:sz="0" w:space="0" w:color="auto"/>
            <w:right w:val="none" w:sz="0" w:space="0" w:color="auto"/>
          </w:divBdr>
        </w:div>
        <w:div w:id="2001080889">
          <w:marLeft w:val="640"/>
          <w:marRight w:val="0"/>
          <w:marTop w:val="0"/>
          <w:marBottom w:val="0"/>
          <w:divBdr>
            <w:top w:val="none" w:sz="0" w:space="0" w:color="auto"/>
            <w:left w:val="none" w:sz="0" w:space="0" w:color="auto"/>
            <w:bottom w:val="none" w:sz="0" w:space="0" w:color="auto"/>
            <w:right w:val="none" w:sz="0" w:space="0" w:color="auto"/>
          </w:divBdr>
        </w:div>
        <w:div w:id="525407456">
          <w:marLeft w:val="640"/>
          <w:marRight w:val="0"/>
          <w:marTop w:val="0"/>
          <w:marBottom w:val="0"/>
          <w:divBdr>
            <w:top w:val="none" w:sz="0" w:space="0" w:color="auto"/>
            <w:left w:val="none" w:sz="0" w:space="0" w:color="auto"/>
            <w:bottom w:val="none" w:sz="0" w:space="0" w:color="auto"/>
            <w:right w:val="none" w:sz="0" w:space="0" w:color="auto"/>
          </w:divBdr>
        </w:div>
        <w:div w:id="1695888153">
          <w:marLeft w:val="640"/>
          <w:marRight w:val="0"/>
          <w:marTop w:val="0"/>
          <w:marBottom w:val="0"/>
          <w:divBdr>
            <w:top w:val="none" w:sz="0" w:space="0" w:color="auto"/>
            <w:left w:val="none" w:sz="0" w:space="0" w:color="auto"/>
            <w:bottom w:val="none" w:sz="0" w:space="0" w:color="auto"/>
            <w:right w:val="none" w:sz="0" w:space="0" w:color="auto"/>
          </w:divBdr>
        </w:div>
        <w:div w:id="1603875948">
          <w:marLeft w:val="640"/>
          <w:marRight w:val="0"/>
          <w:marTop w:val="0"/>
          <w:marBottom w:val="0"/>
          <w:divBdr>
            <w:top w:val="none" w:sz="0" w:space="0" w:color="auto"/>
            <w:left w:val="none" w:sz="0" w:space="0" w:color="auto"/>
            <w:bottom w:val="none" w:sz="0" w:space="0" w:color="auto"/>
            <w:right w:val="none" w:sz="0" w:space="0" w:color="auto"/>
          </w:divBdr>
        </w:div>
        <w:div w:id="676075149">
          <w:marLeft w:val="640"/>
          <w:marRight w:val="0"/>
          <w:marTop w:val="0"/>
          <w:marBottom w:val="0"/>
          <w:divBdr>
            <w:top w:val="none" w:sz="0" w:space="0" w:color="auto"/>
            <w:left w:val="none" w:sz="0" w:space="0" w:color="auto"/>
            <w:bottom w:val="none" w:sz="0" w:space="0" w:color="auto"/>
            <w:right w:val="none" w:sz="0" w:space="0" w:color="auto"/>
          </w:divBdr>
        </w:div>
        <w:div w:id="558590199">
          <w:marLeft w:val="640"/>
          <w:marRight w:val="0"/>
          <w:marTop w:val="0"/>
          <w:marBottom w:val="0"/>
          <w:divBdr>
            <w:top w:val="none" w:sz="0" w:space="0" w:color="auto"/>
            <w:left w:val="none" w:sz="0" w:space="0" w:color="auto"/>
            <w:bottom w:val="none" w:sz="0" w:space="0" w:color="auto"/>
            <w:right w:val="none" w:sz="0" w:space="0" w:color="auto"/>
          </w:divBdr>
        </w:div>
        <w:div w:id="38944748">
          <w:marLeft w:val="640"/>
          <w:marRight w:val="0"/>
          <w:marTop w:val="0"/>
          <w:marBottom w:val="0"/>
          <w:divBdr>
            <w:top w:val="none" w:sz="0" w:space="0" w:color="auto"/>
            <w:left w:val="none" w:sz="0" w:space="0" w:color="auto"/>
            <w:bottom w:val="none" w:sz="0" w:space="0" w:color="auto"/>
            <w:right w:val="none" w:sz="0" w:space="0" w:color="auto"/>
          </w:divBdr>
        </w:div>
        <w:div w:id="1448158200">
          <w:marLeft w:val="640"/>
          <w:marRight w:val="0"/>
          <w:marTop w:val="0"/>
          <w:marBottom w:val="0"/>
          <w:divBdr>
            <w:top w:val="none" w:sz="0" w:space="0" w:color="auto"/>
            <w:left w:val="none" w:sz="0" w:space="0" w:color="auto"/>
            <w:bottom w:val="none" w:sz="0" w:space="0" w:color="auto"/>
            <w:right w:val="none" w:sz="0" w:space="0" w:color="auto"/>
          </w:divBdr>
        </w:div>
        <w:div w:id="2127387133">
          <w:marLeft w:val="640"/>
          <w:marRight w:val="0"/>
          <w:marTop w:val="0"/>
          <w:marBottom w:val="0"/>
          <w:divBdr>
            <w:top w:val="none" w:sz="0" w:space="0" w:color="auto"/>
            <w:left w:val="none" w:sz="0" w:space="0" w:color="auto"/>
            <w:bottom w:val="none" w:sz="0" w:space="0" w:color="auto"/>
            <w:right w:val="none" w:sz="0" w:space="0" w:color="auto"/>
          </w:divBdr>
        </w:div>
        <w:div w:id="1934432020">
          <w:marLeft w:val="640"/>
          <w:marRight w:val="0"/>
          <w:marTop w:val="0"/>
          <w:marBottom w:val="0"/>
          <w:divBdr>
            <w:top w:val="none" w:sz="0" w:space="0" w:color="auto"/>
            <w:left w:val="none" w:sz="0" w:space="0" w:color="auto"/>
            <w:bottom w:val="none" w:sz="0" w:space="0" w:color="auto"/>
            <w:right w:val="none" w:sz="0" w:space="0" w:color="auto"/>
          </w:divBdr>
        </w:div>
        <w:div w:id="1578325972">
          <w:marLeft w:val="640"/>
          <w:marRight w:val="0"/>
          <w:marTop w:val="0"/>
          <w:marBottom w:val="0"/>
          <w:divBdr>
            <w:top w:val="none" w:sz="0" w:space="0" w:color="auto"/>
            <w:left w:val="none" w:sz="0" w:space="0" w:color="auto"/>
            <w:bottom w:val="none" w:sz="0" w:space="0" w:color="auto"/>
            <w:right w:val="none" w:sz="0" w:space="0" w:color="auto"/>
          </w:divBdr>
        </w:div>
        <w:div w:id="239755065">
          <w:marLeft w:val="640"/>
          <w:marRight w:val="0"/>
          <w:marTop w:val="0"/>
          <w:marBottom w:val="0"/>
          <w:divBdr>
            <w:top w:val="none" w:sz="0" w:space="0" w:color="auto"/>
            <w:left w:val="none" w:sz="0" w:space="0" w:color="auto"/>
            <w:bottom w:val="none" w:sz="0" w:space="0" w:color="auto"/>
            <w:right w:val="none" w:sz="0" w:space="0" w:color="auto"/>
          </w:divBdr>
        </w:div>
        <w:div w:id="1129132568">
          <w:marLeft w:val="640"/>
          <w:marRight w:val="0"/>
          <w:marTop w:val="0"/>
          <w:marBottom w:val="0"/>
          <w:divBdr>
            <w:top w:val="none" w:sz="0" w:space="0" w:color="auto"/>
            <w:left w:val="none" w:sz="0" w:space="0" w:color="auto"/>
            <w:bottom w:val="none" w:sz="0" w:space="0" w:color="auto"/>
            <w:right w:val="none" w:sz="0" w:space="0" w:color="auto"/>
          </w:divBdr>
        </w:div>
        <w:div w:id="1278414206">
          <w:marLeft w:val="640"/>
          <w:marRight w:val="0"/>
          <w:marTop w:val="0"/>
          <w:marBottom w:val="0"/>
          <w:divBdr>
            <w:top w:val="none" w:sz="0" w:space="0" w:color="auto"/>
            <w:left w:val="none" w:sz="0" w:space="0" w:color="auto"/>
            <w:bottom w:val="none" w:sz="0" w:space="0" w:color="auto"/>
            <w:right w:val="none" w:sz="0" w:space="0" w:color="auto"/>
          </w:divBdr>
        </w:div>
        <w:div w:id="352263484">
          <w:marLeft w:val="640"/>
          <w:marRight w:val="0"/>
          <w:marTop w:val="0"/>
          <w:marBottom w:val="0"/>
          <w:divBdr>
            <w:top w:val="none" w:sz="0" w:space="0" w:color="auto"/>
            <w:left w:val="none" w:sz="0" w:space="0" w:color="auto"/>
            <w:bottom w:val="none" w:sz="0" w:space="0" w:color="auto"/>
            <w:right w:val="none" w:sz="0" w:space="0" w:color="auto"/>
          </w:divBdr>
        </w:div>
        <w:div w:id="270550653">
          <w:marLeft w:val="640"/>
          <w:marRight w:val="0"/>
          <w:marTop w:val="0"/>
          <w:marBottom w:val="0"/>
          <w:divBdr>
            <w:top w:val="none" w:sz="0" w:space="0" w:color="auto"/>
            <w:left w:val="none" w:sz="0" w:space="0" w:color="auto"/>
            <w:bottom w:val="none" w:sz="0" w:space="0" w:color="auto"/>
            <w:right w:val="none" w:sz="0" w:space="0" w:color="auto"/>
          </w:divBdr>
        </w:div>
        <w:div w:id="1465273223">
          <w:marLeft w:val="640"/>
          <w:marRight w:val="0"/>
          <w:marTop w:val="0"/>
          <w:marBottom w:val="0"/>
          <w:divBdr>
            <w:top w:val="none" w:sz="0" w:space="0" w:color="auto"/>
            <w:left w:val="none" w:sz="0" w:space="0" w:color="auto"/>
            <w:bottom w:val="none" w:sz="0" w:space="0" w:color="auto"/>
            <w:right w:val="none" w:sz="0" w:space="0" w:color="auto"/>
          </w:divBdr>
        </w:div>
        <w:div w:id="253130039">
          <w:marLeft w:val="640"/>
          <w:marRight w:val="0"/>
          <w:marTop w:val="0"/>
          <w:marBottom w:val="0"/>
          <w:divBdr>
            <w:top w:val="none" w:sz="0" w:space="0" w:color="auto"/>
            <w:left w:val="none" w:sz="0" w:space="0" w:color="auto"/>
            <w:bottom w:val="none" w:sz="0" w:space="0" w:color="auto"/>
            <w:right w:val="none" w:sz="0" w:space="0" w:color="auto"/>
          </w:divBdr>
        </w:div>
        <w:div w:id="1652752430">
          <w:marLeft w:val="640"/>
          <w:marRight w:val="0"/>
          <w:marTop w:val="0"/>
          <w:marBottom w:val="0"/>
          <w:divBdr>
            <w:top w:val="none" w:sz="0" w:space="0" w:color="auto"/>
            <w:left w:val="none" w:sz="0" w:space="0" w:color="auto"/>
            <w:bottom w:val="none" w:sz="0" w:space="0" w:color="auto"/>
            <w:right w:val="none" w:sz="0" w:space="0" w:color="auto"/>
          </w:divBdr>
        </w:div>
        <w:div w:id="1891457367">
          <w:marLeft w:val="640"/>
          <w:marRight w:val="0"/>
          <w:marTop w:val="0"/>
          <w:marBottom w:val="0"/>
          <w:divBdr>
            <w:top w:val="none" w:sz="0" w:space="0" w:color="auto"/>
            <w:left w:val="none" w:sz="0" w:space="0" w:color="auto"/>
            <w:bottom w:val="none" w:sz="0" w:space="0" w:color="auto"/>
            <w:right w:val="none" w:sz="0" w:space="0" w:color="auto"/>
          </w:divBdr>
        </w:div>
        <w:div w:id="43600448">
          <w:marLeft w:val="640"/>
          <w:marRight w:val="0"/>
          <w:marTop w:val="0"/>
          <w:marBottom w:val="0"/>
          <w:divBdr>
            <w:top w:val="none" w:sz="0" w:space="0" w:color="auto"/>
            <w:left w:val="none" w:sz="0" w:space="0" w:color="auto"/>
            <w:bottom w:val="none" w:sz="0" w:space="0" w:color="auto"/>
            <w:right w:val="none" w:sz="0" w:space="0" w:color="auto"/>
          </w:divBdr>
        </w:div>
        <w:div w:id="480122841">
          <w:marLeft w:val="640"/>
          <w:marRight w:val="0"/>
          <w:marTop w:val="0"/>
          <w:marBottom w:val="0"/>
          <w:divBdr>
            <w:top w:val="none" w:sz="0" w:space="0" w:color="auto"/>
            <w:left w:val="none" w:sz="0" w:space="0" w:color="auto"/>
            <w:bottom w:val="none" w:sz="0" w:space="0" w:color="auto"/>
            <w:right w:val="none" w:sz="0" w:space="0" w:color="auto"/>
          </w:divBdr>
        </w:div>
        <w:div w:id="2039772547">
          <w:marLeft w:val="640"/>
          <w:marRight w:val="0"/>
          <w:marTop w:val="0"/>
          <w:marBottom w:val="0"/>
          <w:divBdr>
            <w:top w:val="none" w:sz="0" w:space="0" w:color="auto"/>
            <w:left w:val="none" w:sz="0" w:space="0" w:color="auto"/>
            <w:bottom w:val="none" w:sz="0" w:space="0" w:color="auto"/>
            <w:right w:val="none" w:sz="0" w:space="0" w:color="auto"/>
          </w:divBdr>
        </w:div>
        <w:div w:id="1011297957">
          <w:marLeft w:val="640"/>
          <w:marRight w:val="0"/>
          <w:marTop w:val="0"/>
          <w:marBottom w:val="0"/>
          <w:divBdr>
            <w:top w:val="none" w:sz="0" w:space="0" w:color="auto"/>
            <w:left w:val="none" w:sz="0" w:space="0" w:color="auto"/>
            <w:bottom w:val="none" w:sz="0" w:space="0" w:color="auto"/>
            <w:right w:val="none" w:sz="0" w:space="0" w:color="auto"/>
          </w:divBdr>
        </w:div>
        <w:div w:id="1929537075">
          <w:marLeft w:val="640"/>
          <w:marRight w:val="0"/>
          <w:marTop w:val="0"/>
          <w:marBottom w:val="0"/>
          <w:divBdr>
            <w:top w:val="none" w:sz="0" w:space="0" w:color="auto"/>
            <w:left w:val="none" w:sz="0" w:space="0" w:color="auto"/>
            <w:bottom w:val="none" w:sz="0" w:space="0" w:color="auto"/>
            <w:right w:val="none" w:sz="0" w:space="0" w:color="auto"/>
          </w:divBdr>
        </w:div>
        <w:div w:id="1208638766">
          <w:marLeft w:val="640"/>
          <w:marRight w:val="0"/>
          <w:marTop w:val="0"/>
          <w:marBottom w:val="0"/>
          <w:divBdr>
            <w:top w:val="none" w:sz="0" w:space="0" w:color="auto"/>
            <w:left w:val="none" w:sz="0" w:space="0" w:color="auto"/>
            <w:bottom w:val="none" w:sz="0" w:space="0" w:color="auto"/>
            <w:right w:val="none" w:sz="0" w:space="0" w:color="auto"/>
          </w:divBdr>
        </w:div>
        <w:div w:id="1627469526">
          <w:marLeft w:val="640"/>
          <w:marRight w:val="0"/>
          <w:marTop w:val="0"/>
          <w:marBottom w:val="0"/>
          <w:divBdr>
            <w:top w:val="none" w:sz="0" w:space="0" w:color="auto"/>
            <w:left w:val="none" w:sz="0" w:space="0" w:color="auto"/>
            <w:bottom w:val="none" w:sz="0" w:space="0" w:color="auto"/>
            <w:right w:val="none" w:sz="0" w:space="0" w:color="auto"/>
          </w:divBdr>
        </w:div>
        <w:div w:id="1285311654">
          <w:marLeft w:val="640"/>
          <w:marRight w:val="0"/>
          <w:marTop w:val="0"/>
          <w:marBottom w:val="0"/>
          <w:divBdr>
            <w:top w:val="none" w:sz="0" w:space="0" w:color="auto"/>
            <w:left w:val="none" w:sz="0" w:space="0" w:color="auto"/>
            <w:bottom w:val="none" w:sz="0" w:space="0" w:color="auto"/>
            <w:right w:val="none" w:sz="0" w:space="0" w:color="auto"/>
          </w:divBdr>
        </w:div>
        <w:div w:id="323582137">
          <w:marLeft w:val="640"/>
          <w:marRight w:val="0"/>
          <w:marTop w:val="0"/>
          <w:marBottom w:val="0"/>
          <w:divBdr>
            <w:top w:val="none" w:sz="0" w:space="0" w:color="auto"/>
            <w:left w:val="none" w:sz="0" w:space="0" w:color="auto"/>
            <w:bottom w:val="none" w:sz="0" w:space="0" w:color="auto"/>
            <w:right w:val="none" w:sz="0" w:space="0" w:color="auto"/>
          </w:divBdr>
        </w:div>
        <w:div w:id="198513614">
          <w:marLeft w:val="640"/>
          <w:marRight w:val="0"/>
          <w:marTop w:val="0"/>
          <w:marBottom w:val="0"/>
          <w:divBdr>
            <w:top w:val="none" w:sz="0" w:space="0" w:color="auto"/>
            <w:left w:val="none" w:sz="0" w:space="0" w:color="auto"/>
            <w:bottom w:val="none" w:sz="0" w:space="0" w:color="auto"/>
            <w:right w:val="none" w:sz="0" w:space="0" w:color="auto"/>
          </w:divBdr>
        </w:div>
        <w:div w:id="1301303651">
          <w:marLeft w:val="640"/>
          <w:marRight w:val="0"/>
          <w:marTop w:val="0"/>
          <w:marBottom w:val="0"/>
          <w:divBdr>
            <w:top w:val="none" w:sz="0" w:space="0" w:color="auto"/>
            <w:left w:val="none" w:sz="0" w:space="0" w:color="auto"/>
            <w:bottom w:val="none" w:sz="0" w:space="0" w:color="auto"/>
            <w:right w:val="none" w:sz="0" w:space="0" w:color="auto"/>
          </w:divBdr>
        </w:div>
        <w:div w:id="1668048478">
          <w:marLeft w:val="640"/>
          <w:marRight w:val="0"/>
          <w:marTop w:val="0"/>
          <w:marBottom w:val="0"/>
          <w:divBdr>
            <w:top w:val="none" w:sz="0" w:space="0" w:color="auto"/>
            <w:left w:val="none" w:sz="0" w:space="0" w:color="auto"/>
            <w:bottom w:val="none" w:sz="0" w:space="0" w:color="auto"/>
            <w:right w:val="none" w:sz="0" w:space="0" w:color="auto"/>
          </w:divBdr>
        </w:div>
        <w:div w:id="1569920645">
          <w:marLeft w:val="640"/>
          <w:marRight w:val="0"/>
          <w:marTop w:val="0"/>
          <w:marBottom w:val="0"/>
          <w:divBdr>
            <w:top w:val="none" w:sz="0" w:space="0" w:color="auto"/>
            <w:left w:val="none" w:sz="0" w:space="0" w:color="auto"/>
            <w:bottom w:val="none" w:sz="0" w:space="0" w:color="auto"/>
            <w:right w:val="none" w:sz="0" w:space="0" w:color="auto"/>
          </w:divBdr>
        </w:div>
        <w:div w:id="2084835796">
          <w:marLeft w:val="640"/>
          <w:marRight w:val="0"/>
          <w:marTop w:val="0"/>
          <w:marBottom w:val="0"/>
          <w:divBdr>
            <w:top w:val="none" w:sz="0" w:space="0" w:color="auto"/>
            <w:left w:val="none" w:sz="0" w:space="0" w:color="auto"/>
            <w:bottom w:val="none" w:sz="0" w:space="0" w:color="auto"/>
            <w:right w:val="none" w:sz="0" w:space="0" w:color="auto"/>
          </w:divBdr>
        </w:div>
        <w:div w:id="1982925608">
          <w:marLeft w:val="640"/>
          <w:marRight w:val="0"/>
          <w:marTop w:val="0"/>
          <w:marBottom w:val="0"/>
          <w:divBdr>
            <w:top w:val="none" w:sz="0" w:space="0" w:color="auto"/>
            <w:left w:val="none" w:sz="0" w:space="0" w:color="auto"/>
            <w:bottom w:val="none" w:sz="0" w:space="0" w:color="auto"/>
            <w:right w:val="none" w:sz="0" w:space="0" w:color="auto"/>
          </w:divBdr>
        </w:div>
        <w:div w:id="2024623767">
          <w:marLeft w:val="640"/>
          <w:marRight w:val="0"/>
          <w:marTop w:val="0"/>
          <w:marBottom w:val="0"/>
          <w:divBdr>
            <w:top w:val="none" w:sz="0" w:space="0" w:color="auto"/>
            <w:left w:val="none" w:sz="0" w:space="0" w:color="auto"/>
            <w:bottom w:val="none" w:sz="0" w:space="0" w:color="auto"/>
            <w:right w:val="none" w:sz="0" w:space="0" w:color="auto"/>
          </w:divBdr>
        </w:div>
        <w:div w:id="263004647">
          <w:marLeft w:val="640"/>
          <w:marRight w:val="0"/>
          <w:marTop w:val="0"/>
          <w:marBottom w:val="0"/>
          <w:divBdr>
            <w:top w:val="none" w:sz="0" w:space="0" w:color="auto"/>
            <w:left w:val="none" w:sz="0" w:space="0" w:color="auto"/>
            <w:bottom w:val="none" w:sz="0" w:space="0" w:color="auto"/>
            <w:right w:val="none" w:sz="0" w:space="0" w:color="auto"/>
          </w:divBdr>
        </w:div>
        <w:div w:id="520172223">
          <w:marLeft w:val="640"/>
          <w:marRight w:val="0"/>
          <w:marTop w:val="0"/>
          <w:marBottom w:val="0"/>
          <w:divBdr>
            <w:top w:val="none" w:sz="0" w:space="0" w:color="auto"/>
            <w:left w:val="none" w:sz="0" w:space="0" w:color="auto"/>
            <w:bottom w:val="none" w:sz="0" w:space="0" w:color="auto"/>
            <w:right w:val="none" w:sz="0" w:space="0" w:color="auto"/>
          </w:divBdr>
        </w:div>
        <w:div w:id="1302033440">
          <w:marLeft w:val="640"/>
          <w:marRight w:val="0"/>
          <w:marTop w:val="0"/>
          <w:marBottom w:val="0"/>
          <w:divBdr>
            <w:top w:val="none" w:sz="0" w:space="0" w:color="auto"/>
            <w:left w:val="none" w:sz="0" w:space="0" w:color="auto"/>
            <w:bottom w:val="none" w:sz="0" w:space="0" w:color="auto"/>
            <w:right w:val="none" w:sz="0" w:space="0" w:color="auto"/>
          </w:divBdr>
        </w:div>
        <w:div w:id="730160043">
          <w:marLeft w:val="640"/>
          <w:marRight w:val="0"/>
          <w:marTop w:val="0"/>
          <w:marBottom w:val="0"/>
          <w:divBdr>
            <w:top w:val="none" w:sz="0" w:space="0" w:color="auto"/>
            <w:left w:val="none" w:sz="0" w:space="0" w:color="auto"/>
            <w:bottom w:val="none" w:sz="0" w:space="0" w:color="auto"/>
            <w:right w:val="none" w:sz="0" w:space="0" w:color="auto"/>
          </w:divBdr>
        </w:div>
        <w:div w:id="1493061974">
          <w:marLeft w:val="640"/>
          <w:marRight w:val="0"/>
          <w:marTop w:val="0"/>
          <w:marBottom w:val="0"/>
          <w:divBdr>
            <w:top w:val="none" w:sz="0" w:space="0" w:color="auto"/>
            <w:left w:val="none" w:sz="0" w:space="0" w:color="auto"/>
            <w:bottom w:val="none" w:sz="0" w:space="0" w:color="auto"/>
            <w:right w:val="none" w:sz="0" w:space="0" w:color="auto"/>
          </w:divBdr>
        </w:div>
        <w:div w:id="2116291039">
          <w:marLeft w:val="640"/>
          <w:marRight w:val="0"/>
          <w:marTop w:val="0"/>
          <w:marBottom w:val="0"/>
          <w:divBdr>
            <w:top w:val="none" w:sz="0" w:space="0" w:color="auto"/>
            <w:left w:val="none" w:sz="0" w:space="0" w:color="auto"/>
            <w:bottom w:val="none" w:sz="0" w:space="0" w:color="auto"/>
            <w:right w:val="none" w:sz="0" w:space="0" w:color="auto"/>
          </w:divBdr>
        </w:div>
        <w:div w:id="1106581451">
          <w:marLeft w:val="640"/>
          <w:marRight w:val="0"/>
          <w:marTop w:val="0"/>
          <w:marBottom w:val="0"/>
          <w:divBdr>
            <w:top w:val="none" w:sz="0" w:space="0" w:color="auto"/>
            <w:left w:val="none" w:sz="0" w:space="0" w:color="auto"/>
            <w:bottom w:val="none" w:sz="0" w:space="0" w:color="auto"/>
            <w:right w:val="none" w:sz="0" w:space="0" w:color="auto"/>
          </w:divBdr>
        </w:div>
        <w:div w:id="1528174586">
          <w:marLeft w:val="640"/>
          <w:marRight w:val="0"/>
          <w:marTop w:val="0"/>
          <w:marBottom w:val="0"/>
          <w:divBdr>
            <w:top w:val="none" w:sz="0" w:space="0" w:color="auto"/>
            <w:left w:val="none" w:sz="0" w:space="0" w:color="auto"/>
            <w:bottom w:val="none" w:sz="0" w:space="0" w:color="auto"/>
            <w:right w:val="none" w:sz="0" w:space="0" w:color="auto"/>
          </w:divBdr>
        </w:div>
        <w:div w:id="1727487479">
          <w:marLeft w:val="640"/>
          <w:marRight w:val="0"/>
          <w:marTop w:val="0"/>
          <w:marBottom w:val="0"/>
          <w:divBdr>
            <w:top w:val="none" w:sz="0" w:space="0" w:color="auto"/>
            <w:left w:val="none" w:sz="0" w:space="0" w:color="auto"/>
            <w:bottom w:val="none" w:sz="0" w:space="0" w:color="auto"/>
            <w:right w:val="none" w:sz="0" w:space="0" w:color="auto"/>
          </w:divBdr>
        </w:div>
        <w:div w:id="1969512461">
          <w:marLeft w:val="640"/>
          <w:marRight w:val="0"/>
          <w:marTop w:val="0"/>
          <w:marBottom w:val="0"/>
          <w:divBdr>
            <w:top w:val="none" w:sz="0" w:space="0" w:color="auto"/>
            <w:left w:val="none" w:sz="0" w:space="0" w:color="auto"/>
            <w:bottom w:val="none" w:sz="0" w:space="0" w:color="auto"/>
            <w:right w:val="none" w:sz="0" w:space="0" w:color="auto"/>
          </w:divBdr>
        </w:div>
        <w:div w:id="1854881266">
          <w:marLeft w:val="640"/>
          <w:marRight w:val="0"/>
          <w:marTop w:val="0"/>
          <w:marBottom w:val="0"/>
          <w:divBdr>
            <w:top w:val="none" w:sz="0" w:space="0" w:color="auto"/>
            <w:left w:val="none" w:sz="0" w:space="0" w:color="auto"/>
            <w:bottom w:val="none" w:sz="0" w:space="0" w:color="auto"/>
            <w:right w:val="none" w:sz="0" w:space="0" w:color="auto"/>
          </w:divBdr>
        </w:div>
        <w:div w:id="362632142">
          <w:marLeft w:val="640"/>
          <w:marRight w:val="0"/>
          <w:marTop w:val="0"/>
          <w:marBottom w:val="0"/>
          <w:divBdr>
            <w:top w:val="none" w:sz="0" w:space="0" w:color="auto"/>
            <w:left w:val="none" w:sz="0" w:space="0" w:color="auto"/>
            <w:bottom w:val="none" w:sz="0" w:space="0" w:color="auto"/>
            <w:right w:val="none" w:sz="0" w:space="0" w:color="auto"/>
          </w:divBdr>
        </w:div>
        <w:div w:id="701707466">
          <w:marLeft w:val="640"/>
          <w:marRight w:val="0"/>
          <w:marTop w:val="0"/>
          <w:marBottom w:val="0"/>
          <w:divBdr>
            <w:top w:val="none" w:sz="0" w:space="0" w:color="auto"/>
            <w:left w:val="none" w:sz="0" w:space="0" w:color="auto"/>
            <w:bottom w:val="none" w:sz="0" w:space="0" w:color="auto"/>
            <w:right w:val="none" w:sz="0" w:space="0" w:color="auto"/>
          </w:divBdr>
        </w:div>
        <w:div w:id="1335953830">
          <w:marLeft w:val="640"/>
          <w:marRight w:val="0"/>
          <w:marTop w:val="0"/>
          <w:marBottom w:val="0"/>
          <w:divBdr>
            <w:top w:val="none" w:sz="0" w:space="0" w:color="auto"/>
            <w:left w:val="none" w:sz="0" w:space="0" w:color="auto"/>
            <w:bottom w:val="none" w:sz="0" w:space="0" w:color="auto"/>
            <w:right w:val="none" w:sz="0" w:space="0" w:color="auto"/>
          </w:divBdr>
        </w:div>
        <w:div w:id="558828197">
          <w:marLeft w:val="640"/>
          <w:marRight w:val="0"/>
          <w:marTop w:val="0"/>
          <w:marBottom w:val="0"/>
          <w:divBdr>
            <w:top w:val="none" w:sz="0" w:space="0" w:color="auto"/>
            <w:left w:val="none" w:sz="0" w:space="0" w:color="auto"/>
            <w:bottom w:val="none" w:sz="0" w:space="0" w:color="auto"/>
            <w:right w:val="none" w:sz="0" w:space="0" w:color="auto"/>
          </w:divBdr>
        </w:div>
        <w:div w:id="1879586377">
          <w:marLeft w:val="640"/>
          <w:marRight w:val="0"/>
          <w:marTop w:val="0"/>
          <w:marBottom w:val="0"/>
          <w:divBdr>
            <w:top w:val="none" w:sz="0" w:space="0" w:color="auto"/>
            <w:left w:val="none" w:sz="0" w:space="0" w:color="auto"/>
            <w:bottom w:val="none" w:sz="0" w:space="0" w:color="auto"/>
            <w:right w:val="none" w:sz="0" w:space="0" w:color="auto"/>
          </w:divBdr>
        </w:div>
        <w:div w:id="570193790">
          <w:marLeft w:val="640"/>
          <w:marRight w:val="0"/>
          <w:marTop w:val="0"/>
          <w:marBottom w:val="0"/>
          <w:divBdr>
            <w:top w:val="none" w:sz="0" w:space="0" w:color="auto"/>
            <w:left w:val="none" w:sz="0" w:space="0" w:color="auto"/>
            <w:bottom w:val="none" w:sz="0" w:space="0" w:color="auto"/>
            <w:right w:val="none" w:sz="0" w:space="0" w:color="auto"/>
          </w:divBdr>
        </w:div>
        <w:div w:id="1413236757">
          <w:marLeft w:val="640"/>
          <w:marRight w:val="0"/>
          <w:marTop w:val="0"/>
          <w:marBottom w:val="0"/>
          <w:divBdr>
            <w:top w:val="none" w:sz="0" w:space="0" w:color="auto"/>
            <w:left w:val="none" w:sz="0" w:space="0" w:color="auto"/>
            <w:bottom w:val="none" w:sz="0" w:space="0" w:color="auto"/>
            <w:right w:val="none" w:sz="0" w:space="0" w:color="auto"/>
          </w:divBdr>
        </w:div>
        <w:div w:id="1597907203">
          <w:marLeft w:val="640"/>
          <w:marRight w:val="0"/>
          <w:marTop w:val="0"/>
          <w:marBottom w:val="0"/>
          <w:divBdr>
            <w:top w:val="none" w:sz="0" w:space="0" w:color="auto"/>
            <w:left w:val="none" w:sz="0" w:space="0" w:color="auto"/>
            <w:bottom w:val="none" w:sz="0" w:space="0" w:color="auto"/>
            <w:right w:val="none" w:sz="0" w:space="0" w:color="auto"/>
          </w:divBdr>
        </w:div>
        <w:div w:id="1982542498">
          <w:marLeft w:val="640"/>
          <w:marRight w:val="0"/>
          <w:marTop w:val="0"/>
          <w:marBottom w:val="0"/>
          <w:divBdr>
            <w:top w:val="none" w:sz="0" w:space="0" w:color="auto"/>
            <w:left w:val="none" w:sz="0" w:space="0" w:color="auto"/>
            <w:bottom w:val="none" w:sz="0" w:space="0" w:color="auto"/>
            <w:right w:val="none" w:sz="0" w:space="0" w:color="auto"/>
          </w:divBdr>
        </w:div>
        <w:div w:id="437219475">
          <w:marLeft w:val="640"/>
          <w:marRight w:val="0"/>
          <w:marTop w:val="0"/>
          <w:marBottom w:val="0"/>
          <w:divBdr>
            <w:top w:val="none" w:sz="0" w:space="0" w:color="auto"/>
            <w:left w:val="none" w:sz="0" w:space="0" w:color="auto"/>
            <w:bottom w:val="none" w:sz="0" w:space="0" w:color="auto"/>
            <w:right w:val="none" w:sz="0" w:space="0" w:color="auto"/>
          </w:divBdr>
        </w:div>
        <w:div w:id="1854876510">
          <w:marLeft w:val="640"/>
          <w:marRight w:val="0"/>
          <w:marTop w:val="0"/>
          <w:marBottom w:val="0"/>
          <w:divBdr>
            <w:top w:val="none" w:sz="0" w:space="0" w:color="auto"/>
            <w:left w:val="none" w:sz="0" w:space="0" w:color="auto"/>
            <w:bottom w:val="none" w:sz="0" w:space="0" w:color="auto"/>
            <w:right w:val="none" w:sz="0" w:space="0" w:color="auto"/>
          </w:divBdr>
        </w:div>
        <w:div w:id="1075670127">
          <w:marLeft w:val="640"/>
          <w:marRight w:val="0"/>
          <w:marTop w:val="0"/>
          <w:marBottom w:val="0"/>
          <w:divBdr>
            <w:top w:val="none" w:sz="0" w:space="0" w:color="auto"/>
            <w:left w:val="none" w:sz="0" w:space="0" w:color="auto"/>
            <w:bottom w:val="none" w:sz="0" w:space="0" w:color="auto"/>
            <w:right w:val="none" w:sz="0" w:space="0" w:color="auto"/>
          </w:divBdr>
        </w:div>
        <w:div w:id="20061097">
          <w:marLeft w:val="640"/>
          <w:marRight w:val="0"/>
          <w:marTop w:val="0"/>
          <w:marBottom w:val="0"/>
          <w:divBdr>
            <w:top w:val="none" w:sz="0" w:space="0" w:color="auto"/>
            <w:left w:val="none" w:sz="0" w:space="0" w:color="auto"/>
            <w:bottom w:val="none" w:sz="0" w:space="0" w:color="auto"/>
            <w:right w:val="none" w:sz="0" w:space="0" w:color="auto"/>
          </w:divBdr>
        </w:div>
        <w:div w:id="860893061">
          <w:marLeft w:val="640"/>
          <w:marRight w:val="0"/>
          <w:marTop w:val="0"/>
          <w:marBottom w:val="0"/>
          <w:divBdr>
            <w:top w:val="none" w:sz="0" w:space="0" w:color="auto"/>
            <w:left w:val="none" w:sz="0" w:space="0" w:color="auto"/>
            <w:bottom w:val="none" w:sz="0" w:space="0" w:color="auto"/>
            <w:right w:val="none" w:sz="0" w:space="0" w:color="auto"/>
          </w:divBdr>
        </w:div>
        <w:div w:id="171192496">
          <w:marLeft w:val="640"/>
          <w:marRight w:val="0"/>
          <w:marTop w:val="0"/>
          <w:marBottom w:val="0"/>
          <w:divBdr>
            <w:top w:val="none" w:sz="0" w:space="0" w:color="auto"/>
            <w:left w:val="none" w:sz="0" w:space="0" w:color="auto"/>
            <w:bottom w:val="none" w:sz="0" w:space="0" w:color="auto"/>
            <w:right w:val="none" w:sz="0" w:space="0" w:color="auto"/>
          </w:divBdr>
        </w:div>
        <w:div w:id="1695420099">
          <w:marLeft w:val="640"/>
          <w:marRight w:val="0"/>
          <w:marTop w:val="0"/>
          <w:marBottom w:val="0"/>
          <w:divBdr>
            <w:top w:val="none" w:sz="0" w:space="0" w:color="auto"/>
            <w:left w:val="none" w:sz="0" w:space="0" w:color="auto"/>
            <w:bottom w:val="none" w:sz="0" w:space="0" w:color="auto"/>
            <w:right w:val="none" w:sz="0" w:space="0" w:color="auto"/>
          </w:divBdr>
        </w:div>
        <w:div w:id="1753627659">
          <w:marLeft w:val="640"/>
          <w:marRight w:val="0"/>
          <w:marTop w:val="0"/>
          <w:marBottom w:val="0"/>
          <w:divBdr>
            <w:top w:val="none" w:sz="0" w:space="0" w:color="auto"/>
            <w:left w:val="none" w:sz="0" w:space="0" w:color="auto"/>
            <w:bottom w:val="none" w:sz="0" w:space="0" w:color="auto"/>
            <w:right w:val="none" w:sz="0" w:space="0" w:color="auto"/>
          </w:divBdr>
        </w:div>
        <w:div w:id="66264797">
          <w:marLeft w:val="640"/>
          <w:marRight w:val="0"/>
          <w:marTop w:val="0"/>
          <w:marBottom w:val="0"/>
          <w:divBdr>
            <w:top w:val="none" w:sz="0" w:space="0" w:color="auto"/>
            <w:left w:val="none" w:sz="0" w:space="0" w:color="auto"/>
            <w:bottom w:val="none" w:sz="0" w:space="0" w:color="auto"/>
            <w:right w:val="none" w:sz="0" w:space="0" w:color="auto"/>
          </w:divBdr>
        </w:div>
        <w:div w:id="665286060">
          <w:marLeft w:val="640"/>
          <w:marRight w:val="0"/>
          <w:marTop w:val="0"/>
          <w:marBottom w:val="0"/>
          <w:divBdr>
            <w:top w:val="none" w:sz="0" w:space="0" w:color="auto"/>
            <w:left w:val="none" w:sz="0" w:space="0" w:color="auto"/>
            <w:bottom w:val="none" w:sz="0" w:space="0" w:color="auto"/>
            <w:right w:val="none" w:sz="0" w:space="0" w:color="auto"/>
          </w:divBdr>
        </w:div>
        <w:div w:id="2136561358">
          <w:marLeft w:val="640"/>
          <w:marRight w:val="0"/>
          <w:marTop w:val="0"/>
          <w:marBottom w:val="0"/>
          <w:divBdr>
            <w:top w:val="none" w:sz="0" w:space="0" w:color="auto"/>
            <w:left w:val="none" w:sz="0" w:space="0" w:color="auto"/>
            <w:bottom w:val="none" w:sz="0" w:space="0" w:color="auto"/>
            <w:right w:val="none" w:sz="0" w:space="0" w:color="auto"/>
          </w:divBdr>
        </w:div>
        <w:div w:id="974916819">
          <w:marLeft w:val="640"/>
          <w:marRight w:val="0"/>
          <w:marTop w:val="0"/>
          <w:marBottom w:val="0"/>
          <w:divBdr>
            <w:top w:val="none" w:sz="0" w:space="0" w:color="auto"/>
            <w:left w:val="none" w:sz="0" w:space="0" w:color="auto"/>
            <w:bottom w:val="none" w:sz="0" w:space="0" w:color="auto"/>
            <w:right w:val="none" w:sz="0" w:space="0" w:color="auto"/>
          </w:divBdr>
        </w:div>
        <w:div w:id="22949910">
          <w:marLeft w:val="640"/>
          <w:marRight w:val="0"/>
          <w:marTop w:val="0"/>
          <w:marBottom w:val="0"/>
          <w:divBdr>
            <w:top w:val="none" w:sz="0" w:space="0" w:color="auto"/>
            <w:left w:val="none" w:sz="0" w:space="0" w:color="auto"/>
            <w:bottom w:val="none" w:sz="0" w:space="0" w:color="auto"/>
            <w:right w:val="none" w:sz="0" w:space="0" w:color="auto"/>
          </w:divBdr>
        </w:div>
        <w:div w:id="1698312329">
          <w:marLeft w:val="640"/>
          <w:marRight w:val="0"/>
          <w:marTop w:val="0"/>
          <w:marBottom w:val="0"/>
          <w:divBdr>
            <w:top w:val="none" w:sz="0" w:space="0" w:color="auto"/>
            <w:left w:val="none" w:sz="0" w:space="0" w:color="auto"/>
            <w:bottom w:val="none" w:sz="0" w:space="0" w:color="auto"/>
            <w:right w:val="none" w:sz="0" w:space="0" w:color="auto"/>
          </w:divBdr>
        </w:div>
        <w:div w:id="158472402">
          <w:marLeft w:val="640"/>
          <w:marRight w:val="0"/>
          <w:marTop w:val="0"/>
          <w:marBottom w:val="0"/>
          <w:divBdr>
            <w:top w:val="none" w:sz="0" w:space="0" w:color="auto"/>
            <w:left w:val="none" w:sz="0" w:space="0" w:color="auto"/>
            <w:bottom w:val="none" w:sz="0" w:space="0" w:color="auto"/>
            <w:right w:val="none" w:sz="0" w:space="0" w:color="auto"/>
          </w:divBdr>
        </w:div>
        <w:div w:id="804469088">
          <w:marLeft w:val="640"/>
          <w:marRight w:val="0"/>
          <w:marTop w:val="0"/>
          <w:marBottom w:val="0"/>
          <w:divBdr>
            <w:top w:val="none" w:sz="0" w:space="0" w:color="auto"/>
            <w:left w:val="none" w:sz="0" w:space="0" w:color="auto"/>
            <w:bottom w:val="none" w:sz="0" w:space="0" w:color="auto"/>
            <w:right w:val="none" w:sz="0" w:space="0" w:color="auto"/>
          </w:divBdr>
        </w:div>
        <w:div w:id="1131242113">
          <w:marLeft w:val="640"/>
          <w:marRight w:val="0"/>
          <w:marTop w:val="0"/>
          <w:marBottom w:val="0"/>
          <w:divBdr>
            <w:top w:val="none" w:sz="0" w:space="0" w:color="auto"/>
            <w:left w:val="none" w:sz="0" w:space="0" w:color="auto"/>
            <w:bottom w:val="none" w:sz="0" w:space="0" w:color="auto"/>
            <w:right w:val="none" w:sz="0" w:space="0" w:color="auto"/>
          </w:divBdr>
        </w:div>
        <w:div w:id="279188827">
          <w:marLeft w:val="640"/>
          <w:marRight w:val="0"/>
          <w:marTop w:val="0"/>
          <w:marBottom w:val="0"/>
          <w:divBdr>
            <w:top w:val="none" w:sz="0" w:space="0" w:color="auto"/>
            <w:left w:val="none" w:sz="0" w:space="0" w:color="auto"/>
            <w:bottom w:val="none" w:sz="0" w:space="0" w:color="auto"/>
            <w:right w:val="none" w:sz="0" w:space="0" w:color="auto"/>
          </w:divBdr>
        </w:div>
        <w:div w:id="1307005059">
          <w:marLeft w:val="640"/>
          <w:marRight w:val="0"/>
          <w:marTop w:val="0"/>
          <w:marBottom w:val="0"/>
          <w:divBdr>
            <w:top w:val="none" w:sz="0" w:space="0" w:color="auto"/>
            <w:left w:val="none" w:sz="0" w:space="0" w:color="auto"/>
            <w:bottom w:val="none" w:sz="0" w:space="0" w:color="auto"/>
            <w:right w:val="none" w:sz="0" w:space="0" w:color="auto"/>
          </w:divBdr>
        </w:div>
        <w:div w:id="1365012944">
          <w:marLeft w:val="640"/>
          <w:marRight w:val="0"/>
          <w:marTop w:val="0"/>
          <w:marBottom w:val="0"/>
          <w:divBdr>
            <w:top w:val="none" w:sz="0" w:space="0" w:color="auto"/>
            <w:left w:val="none" w:sz="0" w:space="0" w:color="auto"/>
            <w:bottom w:val="none" w:sz="0" w:space="0" w:color="auto"/>
            <w:right w:val="none" w:sz="0" w:space="0" w:color="auto"/>
          </w:divBdr>
        </w:div>
        <w:div w:id="1905024123">
          <w:marLeft w:val="640"/>
          <w:marRight w:val="0"/>
          <w:marTop w:val="0"/>
          <w:marBottom w:val="0"/>
          <w:divBdr>
            <w:top w:val="none" w:sz="0" w:space="0" w:color="auto"/>
            <w:left w:val="none" w:sz="0" w:space="0" w:color="auto"/>
            <w:bottom w:val="none" w:sz="0" w:space="0" w:color="auto"/>
            <w:right w:val="none" w:sz="0" w:space="0" w:color="auto"/>
          </w:divBdr>
        </w:div>
        <w:div w:id="2036729923">
          <w:marLeft w:val="640"/>
          <w:marRight w:val="0"/>
          <w:marTop w:val="0"/>
          <w:marBottom w:val="0"/>
          <w:divBdr>
            <w:top w:val="none" w:sz="0" w:space="0" w:color="auto"/>
            <w:left w:val="none" w:sz="0" w:space="0" w:color="auto"/>
            <w:bottom w:val="none" w:sz="0" w:space="0" w:color="auto"/>
            <w:right w:val="none" w:sz="0" w:space="0" w:color="auto"/>
          </w:divBdr>
        </w:div>
        <w:div w:id="2055234404">
          <w:marLeft w:val="640"/>
          <w:marRight w:val="0"/>
          <w:marTop w:val="0"/>
          <w:marBottom w:val="0"/>
          <w:divBdr>
            <w:top w:val="none" w:sz="0" w:space="0" w:color="auto"/>
            <w:left w:val="none" w:sz="0" w:space="0" w:color="auto"/>
            <w:bottom w:val="none" w:sz="0" w:space="0" w:color="auto"/>
            <w:right w:val="none" w:sz="0" w:space="0" w:color="auto"/>
          </w:divBdr>
        </w:div>
        <w:div w:id="108741575">
          <w:marLeft w:val="640"/>
          <w:marRight w:val="0"/>
          <w:marTop w:val="0"/>
          <w:marBottom w:val="0"/>
          <w:divBdr>
            <w:top w:val="none" w:sz="0" w:space="0" w:color="auto"/>
            <w:left w:val="none" w:sz="0" w:space="0" w:color="auto"/>
            <w:bottom w:val="none" w:sz="0" w:space="0" w:color="auto"/>
            <w:right w:val="none" w:sz="0" w:space="0" w:color="auto"/>
          </w:divBdr>
        </w:div>
        <w:div w:id="1168207990">
          <w:marLeft w:val="640"/>
          <w:marRight w:val="0"/>
          <w:marTop w:val="0"/>
          <w:marBottom w:val="0"/>
          <w:divBdr>
            <w:top w:val="none" w:sz="0" w:space="0" w:color="auto"/>
            <w:left w:val="none" w:sz="0" w:space="0" w:color="auto"/>
            <w:bottom w:val="none" w:sz="0" w:space="0" w:color="auto"/>
            <w:right w:val="none" w:sz="0" w:space="0" w:color="auto"/>
          </w:divBdr>
        </w:div>
        <w:div w:id="1977300779">
          <w:marLeft w:val="640"/>
          <w:marRight w:val="0"/>
          <w:marTop w:val="0"/>
          <w:marBottom w:val="0"/>
          <w:divBdr>
            <w:top w:val="none" w:sz="0" w:space="0" w:color="auto"/>
            <w:left w:val="none" w:sz="0" w:space="0" w:color="auto"/>
            <w:bottom w:val="none" w:sz="0" w:space="0" w:color="auto"/>
            <w:right w:val="none" w:sz="0" w:space="0" w:color="auto"/>
          </w:divBdr>
        </w:div>
        <w:div w:id="24989004">
          <w:marLeft w:val="640"/>
          <w:marRight w:val="0"/>
          <w:marTop w:val="0"/>
          <w:marBottom w:val="0"/>
          <w:divBdr>
            <w:top w:val="none" w:sz="0" w:space="0" w:color="auto"/>
            <w:left w:val="none" w:sz="0" w:space="0" w:color="auto"/>
            <w:bottom w:val="none" w:sz="0" w:space="0" w:color="auto"/>
            <w:right w:val="none" w:sz="0" w:space="0" w:color="auto"/>
          </w:divBdr>
        </w:div>
        <w:div w:id="2136871885">
          <w:marLeft w:val="640"/>
          <w:marRight w:val="0"/>
          <w:marTop w:val="0"/>
          <w:marBottom w:val="0"/>
          <w:divBdr>
            <w:top w:val="none" w:sz="0" w:space="0" w:color="auto"/>
            <w:left w:val="none" w:sz="0" w:space="0" w:color="auto"/>
            <w:bottom w:val="none" w:sz="0" w:space="0" w:color="auto"/>
            <w:right w:val="none" w:sz="0" w:space="0" w:color="auto"/>
          </w:divBdr>
        </w:div>
        <w:div w:id="761343772">
          <w:marLeft w:val="640"/>
          <w:marRight w:val="0"/>
          <w:marTop w:val="0"/>
          <w:marBottom w:val="0"/>
          <w:divBdr>
            <w:top w:val="none" w:sz="0" w:space="0" w:color="auto"/>
            <w:left w:val="none" w:sz="0" w:space="0" w:color="auto"/>
            <w:bottom w:val="none" w:sz="0" w:space="0" w:color="auto"/>
            <w:right w:val="none" w:sz="0" w:space="0" w:color="auto"/>
          </w:divBdr>
        </w:div>
        <w:div w:id="1354109298">
          <w:marLeft w:val="640"/>
          <w:marRight w:val="0"/>
          <w:marTop w:val="0"/>
          <w:marBottom w:val="0"/>
          <w:divBdr>
            <w:top w:val="none" w:sz="0" w:space="0" w:color="auto"/>
            <w:left w:val="none" w:sz="0" w:space="0" w:color="auto"/>
            <w:bottom w:val="none" w:sz="0" w:space="0" w:color="auto"/>
            <w:right w:val="none" w:sz="0" w:space="0" w:color="auto"/>
          </w:divBdr>
        </w:div>
        <w:div w:id="1624727725">
          <w:marLeft w:val="640"/>
          <w:marRight w:val="0"/>
          <w:marTop w:val="0"/>
          <w:marBottom w:val="0"/>
          <w:divBdr>
            <w:top w:val="none" w:sz="0" w:space="0" w:color="auto"/>
            <w:left w:val="none" w:sz="0" w:space="0" w:color="auto"/>
            <w:bottom w:val="none" w:sz="0" w:space="0" w:color="auto"/>
            <w:right w:val="none" w:sz="0" w:space="0" w:color="auto"/>
          </w:divBdr>
        </w:div>
        <w:div w:id="1778476230">
          <w:marLeft w:val="640"/>
          <w:marRight w:val="0"/>
          <w:marTop w:val="0"/>
          <w:marBottom w:val="0"/>
          <w:divBdr>
            <w:top w:val="none" w:sz="0" w:space="0" w:color="auto"/>
            <w:left w:val="none" w:sz="0" w:space="0" w:color="auto"/>
            <w:bottom w:val="none" w:sz="0" w:space="0" w:color="auto"/>
            <w:right w:val="none" w:sz="0" w:space="0" w:color="auto"/>
          </w:divBdr>
        </w:div>
        <w:div w:id="646016176">
          <w:marLeft w:val="640"/>
          <w:marRight w:val="0"/>
          <w:marTop w:val="0"/>
          <w:marBottom w:val="0"/>
          <w:divBdr>
            <w:top w:val="none" w:sz="0" w:space="0" w:color="auto"/>
            <w:left w:val="none" w:sz="0" w:space="0" w:color="auto"/>
            <w:bottom w:val="none" w:sz="0" w:space="0" w:color="auto"/>
            <w:right w:val="none" w:sz="0" w:space="0" w:color="auto"/>
          </w:divBdr>
        </w:div>
        <w:div w:id="969020471">
          <w:marLeft w:val="640"/>
          <w:marRight w:val="0"/>
          <w:marTop w:val="0"/>
          <w:marBottom w:val="0"/>
          <w:divBdr>
            <w:top w:val="none" w:sz="0" w:space="0" w:color="auto"/>
            <w:left w:val="none" w:sz="0" w:space="0" w:color="auto"/>
            <w:bottom w:val="none" w:sz="0" w:space="0" w:color="auto"/>
            <w:right w:val="none" w:sz="0" w:space="0" w:color="auto"/>
          </w:divBdr>
        </w:div>
        <w:div w:id="259879472">
          <w:marLeft w:val="640"/>
          <w:marRight w:val="0"/>
          <w:marTop w:val="0"/>
          <w:marBottom w:val="0"/>
          <w:divBdr>
            <w:top w:val="none" w:sz="0" w:space="0" w:color="auto"/>
            <w:left w:val="none" w:sz="0" w:space="0" w:color="auto"/>
            <w:bottom w:val="none" w:sz="0" w:space="0" w:color="auto"/>
            <w:right w:val="none" w:sz="0" w:space="0" w:color="auto"/>
          </w:divBdr>
        </w:div>
        <w:div w:id="869952046">
          <w:marLeft w:val="640"/>
          <w:marRight w:val="0"/>
          <w:marTop w:val="0"/>
          <w:marBottom w:val="0"/>
          <w:divBdr>
            <w:top w:val="none" w:sz="0" w:space="0" w:color="auto"/>
            <w:left w:val="none" w:sz="0" w:space="0" w:color="auto"/>
            <w:bottom w:val="none" w:sz="0" w:space="0" w:color="auto"/>
            <w:right w:val="none" w:sz="0" w:space="0" w:color="auto"/>
          </w:divBdr>
        </w:div>
        <w:div w:id="179439362">
          <w:marLeft w:val="640"/>
          <w:marRight w:val="0"/>
          <w:marTop w:val="0"/>
          <w:marBottom w:val="0"/>
          <w:divBdr>
            <w:top w:val="none" w:sz="0" w:space="0" w:color="auto"/>
            <w:left w:val="none" w:sz="0" w:space="0" w:color="auto"/>
            <w:bottom w:val="none" w:sz="0" w:space="0" w:color="auto"/>
            <w:right w:val="none" w:sz="0" w:space="0" w:color="auto"/>
          </w:divBdr>
        </w:div>
        <w:div w:id="1648045516">
          <w:marLeft w:val="640"/>
          <w:marRight w:val="0"/>
          <w:marTop w:val="0"/>
          <w:marBottom w:val="0"/>
          <w:divBdr>
            <w:top w:val="none" w:sz="0" w:space="0" w:color="auto"/>
            <w:left w:val="none" w:sz="0" w:space="0" w:color="auto"/>
            <w:bottom w:val="none" w:sz="0" w:space="0" w:color="auto"/>
            <w:right w:val="none" w:sz="0" w:space="0" w:color="auto"/>
          </w:divBdr>
        </w:div>
        <w:div w:id="2125491589">
          <w:marLeft w:val="640"/>
          <w:marRight w:val="0"/>
          <w:marTop w:val="0"/>
          <w:marBottom w:val="0"/>
          <w:divBdr>
            <w:top w:val="none" w:sz="0" w:space="0" w:color="auto"/>
            <w:left w:val="none" w:sz="0" w:space="0" w:color="auto"/>
            <w:bottom w:val="none" w:sz="0" w:space="0" w:color="auto"/>
            <w:right w:val="none" w:sz="0" w:space="0" w:color="auto"/>
          </w:divBdr>
        </w:div>
        <w:div w:id="939139520">
          <w:marLeft w:val="640"/>
          <w:marRight w:val="0"/>
          <w:marTop w:val="0"/>
          <w:marBottom w:val="0"/>
          <w:divBdr>
            <w:top w:val="none" w:sz="0" w:space="0" w:color="auto"/>
            <w:left w:val="none" w:sz="0" w:space="0" w:color="auto"/>
            <w:bottom w:val="none" w:sz="0" w:space="0" w:color="auto"/>
            <w:right w:val="none" w:sz="0" w:space="0" w:color="auto"/>
          </w:divBdr>
        </w:div>
        <w:div w:id="1713767127">
          <w:marLeft w:val="640"/>
          <w:marRight w:val="0"/>
          <w:marTop w:val="0"/>
          <w:marBottom w:val="0"/>
          <w:divBdr>
            <w:top w:val="none" w:sz="0" w:space="0" w:color="auto"/>
            <w:left w:val="none" w:sz="0" w:space="0" w:color="auto"/>
            <w:bottom w:val="none" w:sz="0" w:space="0" w:color="auto"/>
            <w:right w:val="none" w:sz="0" w:space="0" w:color="auto"/>
          </w:divBdr>
        </w:div>
        <w:div w:id="1877084961">
          <w:marLeft w:val="640"/>
          <w:marRight w:val="0"/>
          <w:marTop w:val="0"/>
          <w:marBottom w:val="0"/>
          <w:divBdr>
            <w:top w:val="none" w:sz="0" w:space="0" w:color="auto"/>
            <w:left w:val="none" w:sz="0" w:space="0" w:color="auto"/>
            <w:bottom w:val="none" w:sz="0" w:space="0" w:color="auto"/>
            <w:right w:val="none" w:sz="0" w:space="0" w:color="auto"/>
          </w:divBdr>
        </w:div>
        <w:div w:id="210582546">
          <w:marLeft w:val="640"/>
          <w:marRight w:val="0"/>
          <w:marTop w:val="0"/>
          <w:marBottom w:val="0"/>
          <w:divBdr>
            <w:top w:val="none" w:sz="0" w:space="0" w:color="auto"/>
            <w:left w:val="none" w:sz="0" w:space="0" w:color="auto"/>
            <w:bottom w:val="none" w:sz="0" w:space="0" w:color="auto"/>
            <w:right w:val="none" w:sz="0" w:space="0" w:color="auto"/>
          </w:divBdr>
        </w:div>
        <w:div w:id="363018343">
          <w:marLeft w:val="640"/>
          <w:marRight w:val="0"/>
          <w:marTop w:val="0"/>
          <w:marBottom w:val="0"/>
          <w:divBdr>
            <w:top w:val="none" w:sz="0" w:space="0" w:color="auto"/>
            <w:left w:val="none" w:sz="0" w:space="0" w:color="auto"/>
            <w:bottom w:val="none" w:sz="0" w:space="0" w:color="auto"/>
            <w:right w:val="none" w:sz="0" w:space="0" w:color="auto"/>
          </w:divBdr>
        </w:div>
        <w:div w:id="1902398972">
          <w:marLeft w:val="640"/>
          <w:marRight w:val="0"/>
          <w:marTop w:val="0"/>
          <w:marBottom w:val="0"/>
          <w:divBdr>
            <w:top w:val="none" w:sz="0" w:space="0" w:color="auto"/>
            <w:left w:val="none" w:sz="0" w:space="0" w:color="auto"/>
            <w:bottom w:val="none" w:sz="0" w:space="0" w:color="auto"/>
            <w:right w:val="none" w:sz="0" w:space="0" w:color="auto"/>
          </w:divBdr>
        </w:div>
        <w:div w:id="1430275056">
          <w:marLeft w:val="640"/>
          <w:marRight w:val="0"/>
          <w:marTop w:val="0"/>
          <w:marBottom w:val="0"/>
          <w:divBdr>
            <w:top w:val="none" w:sz="0" w:space="0" w:color="auto"/>
            <w:left w:val="none" w:sz="0" w:space="0" w:color="auto"/>
            <w:bottom w:val="none" w:sz="0" w:space="0" w:color="auto"/>
            <w:right w:val="none" w:sz="0" w:space="0" w:color="auto"/>
          </w:divBdr>
        </w:div>
        <w:div w:id="1603298416">
          <w:marLeft w:val="640"/>
          <w:marRight w:val="0"/>
          <w:marTop w:val="0"/>
          <w:marBottom w:val="0"/>
          <w:divBdr>
            <w:top w:val="none" w:sz="0" w:space="0" w:color="auto"/>
            <w:left w:val="none" w:sz="0" w:space="0" w:color="auto"/>
            <w:bottom w:val="none" w:sz="0" w:space="0" w:color="auto"/>
            <w:right w:val="none" w:sz="0" w:space="0" w:color="auto"/>
          </w:divBdr>
        </w:div>
        <w:div w:id="1192762378">
          <w:marLeft w:val="640"/>
          <w:marRight w:val="0"/>
          <w:marTop w:val="0"/>
          <w:marBottom w:val="0"/>
          <w:divBdr>
            <w:top w:val="none" w:sz="0" w:space="0" w:color="auto"/>
            <w:left w:val="none" w:sz="0" w:space="0" w:color="auto"/>
            <w:bottom w:val="none" w:sz="0" w:space="0" w:color="auto"/>
            <w:right w:val="none" w:sz="0" w:space="0" w:color="auto"/>
          </w:divBdr>
        </w:div>
        <w:div w:id="1126894217">
          <w:marLeft w:val="640"/>
          <w:marRight w:val="0"/>
          <w:marTop w:val="0"/>
          <w:marBottom w:val="0"/>
          <w:divBdr>
            <w:top w:val="none" w:sz="0" w:space="0" w:color="auto"/>
            <w:left w:val="none" w:sz="0" w:space="0" w:color="auto"/>
            <w:bottom w:val="none" w:sz="0" w:space="0" w:color="auto"/>
            <w:right w:val="none" w:sz="0" w:space="0" w:color="auto"/>
          </w:divBdr>
        </w:div>
        <w:div w:id="839387014">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0889539">
      <w:bodyDiv w:val="1"/>
      <w:marLeft w:val="0"/>
      <w:marRight w:val="0"/>
      <w:marTop w:val="0"/>
      <w:marBottom w:val="0"/>
      <w:divBdr>
        <w:top w:val="none" w:sz="0" w:space="0" w:color="auto"/>
        <w:left w:val="none" w:sz="0" w:space="0" w:color="auto"/>
        <w:bottom w:val="none" w:sz="0" w:space="0" w:color="auto"/>
        <w:right w:val="none" w:sz="0" w:space="0" w:color="auto"/>
      </w:divBdr>
      <w:divsChild>
        <w:div w:id="1179197381">
          <w:marLeft w:val="640"/>
          <w:marRight w:val="0"/>
          <w:marTop w:val="0"/>
          <w:marBottom w:val="0"/>
          <w:divBdr>
            <w:top w:val="none" w:sz="0" w:space="0" w:color="auto"/>
            <w:left w:val="none" w:sz="0" w:space="0" w:color="auto"/>
            <w:bottom w:val="none" w:sz="0" w:space="0" w:color="auto"/>
            <w:right w:val="none" w:sz="0" w:space="0" w:color="auto"/>
          </w:divBdr>
        </w:div>
        <w:div w:id="1406564310">
          <w:marLeft w:val="640"/>
          <w:marRight w:val="0"/>
          <w:marTop w:val="0"/>
          <w:marBottom w:val="0"/>
          <w:divBdr>
            <w:top w:val="none" w:sz="0" w:space="0" w:color="auto"/>
            <w:left w:val="none" w:sz="0" w:space="0" w:color="auto"/>
            <w:bottom w:val="none" w:sz="0" w:space="0" w:color="auto"/>
            <w:right w:val="none" w:sz="0" w:space="0" w:color="auto"/>
          </w:divBdr>
        </w:div>
        <w:div w:id="1910113334">
          <w:marLeft w:val="640"/>
          <w:marRight w:val="0"/>
          <w:marTop w:val="0"/>
          <w:marBottom w:val="0"/>
          <w:divBdr>
            <w:top w:val="none" w:sz="0" w:space="0" w:color="auto"/>
            <w:left w:val="none" w:sz="0" w:space="0" w:color="auto"/>
            <w:bottom w:val="none" w:sz="0" w:space="0" w:color="auto"/>
            <w:right w:val="none" w:sz="0" w:space="0" w:color="auto"/>
          </w:divBdr>
        </w:div>
        <w:div w:id="630865679">
          <w:marLeft w:val="640"/>
          <w:marRight w:val="0"/>
          <w:marTop w:val="0"/>
          <w:marBottom w:val="0"/>
          <w:divBdr>
            <w:top w:val="none" w:sz="0" w:space="0" w:color="auto"/>
            <w:left w:val="none" w:sz="0" w:space="0" w:color="auto"/>
            <w:bottom w:val="none" w:sz="0" w:space="0" w:color="auto"/>
            <w:right w:val="none" w:sz="0" w:space="0" w:color="auto"/>
          </w:divBdr>
        </w:div>
        <w:div w:id="1296913457">
          <w:marLeft w:val="640"/>
          <w:marRight w:val="0"/>
          <w:marTop w:val="0"/>
          <w:marBottom w:val="0"/>
          <w:divBdr>
            <w:top w:val="none" w:sz="0" w:space="0" w:color="auto"/>
            <w:left w:val="none" w:sz="0" w:space="0" w:color="auto"/>
            <w:bottom w:val="none" w:sz="0" w:space="0" w:color="auto"/>
            <w:right w:val="none" w:sz="0" w:space="0" w:color="auto"/>
          </w:divBdr>
        </w:div>
        <w:div w:id="23361951">
          <w:marLeft w:val="640"/>
          <w:marRight w:val="0"/>
          <w:marTop w:val="0"/>
          <w:marBottom w:val="0"/>
          <w:divBdr>
            <w:top w:val="none" w:sz="0" w:space="0" w:color="auto"/>
            <w:left w:val="none" w:sz="0" w:space="0" w:color="auto"/>
            <w:bottom w:val="none" w:sz="0" w:space="0" w:color="auto"/>
            <w:right w:val="none" w:sz="0" w:space="0" w:color="auto"/>
          </w:divBdr>
        </w:div>
        <w:div w:id="1765685480">
          <w:marLeft w:val="640"/>
          <w:marRight w:val="0"/>
          <w:marTop w:val="0"/>
          <w:marBottom w:val="0"/>
          <w:divBdr>
            <w:top w:val="none" w:sz="0" w:space="0" w:color="auto"/>
            <w:left w:val="none" w:sz="0" w:space="0" w:color="auto"/>
            <w:bottom w:val="none" w:sz="0" w:space="0" w:color="auto"/>
            <w:right w:val="none" w:sz="0" w:space="0" w:color="auto"/>
          </w:divBdr>
        </w:div>
        <w:div w:id="728960384">
          <w:marLeft w:val="640"/>
          <w:marRight w:val="0"/>
          <w:marTop w:val="0"/>
          <w:marBottom w:val="0"/>
          <w:divBdr>
            <w:top w:val="none" w:sz="0" w:space="0" w:color="auto"/>
            <w:left w:val="none" w:sz="0" w:space="0" w:color="auto"/>
            <w:bottom w:val="none" w:sz="0" w:space="0" w:color="auto"/>
            <w:right w:val="none" w:sz="0" w:space="0" w:color="auto"/>
          </w:divBdr>
        </w:div>
        <w:div w:id="1643651257">
          <w:marLeft w:val="640"/>
          <w:marRight w:val="0"/>
          <w:marTop w:val="0"/>
          <w:marBottom w:val="0"/>
          <w:divBdr>
            <w:top w:val="none" w:sz="0" w:space="0" w:color="auto"/>
            <w:left w:val="none" w:sz="0" w:space="0" w:color="auto"/>
            <w:bottom w:val="none" w:sz="0" w:space="0" w:color="auto"/>
            <w:right w:val="none" w:sz="0" w:space="0" w:color="auto"/>
          </w:divBdr>
        </w:div>
        <w:div w:id="1718161689">
          <w:marLeft w:val="640"/>
          <w:marRight w:val="0"/>
          <w:marTop w:val="0"/>
          <w:marBottom w:val="0"/>
          <w:divBdr>
            <w:top w:val="none" w:sz="0" w:space="0" w:color="auto"/>
            <w:left w:val="none" w:sz="0" w:space="0" w:color="auto"/>
            <w:bottom w:val="none" w:sz="0" w:space="0" w:color="auto"/>
            <w:right w:val="none" w:sz="0" w:space="0" w:color="auto"/>
          </w:divBdr>
        </w:div>
        <w:div w:id="65684694">
          <w:marLeft w:val="640"/>
          <w:marRight w:val="0"/>
          <w:marTop w:val="0"/>
          <w:marBottom w:val="0"/>
          <w:divBdr>
            <w:top w:val="none" w:sz="0" w:space="0" w:color="auto"/>
            <w:left w:val="none" w:sz="0" w:space="0" w:color="auto"/>
            <w:bottom w:val="none" w:sz="0" w:space="0" w:color="auto"/>
            <w:right w:val="none" w:sz="0" w:space="0" w:color="auto"/>
          </w:divBdr>
        </w:div>
        <w:div w:id="1706253076">
          <w:marLeft w:val="640"/>
          <w:marRight w:val="0"/>
          <w:marTop w:val="0"/>
          <w:marBottom w:val="0"/>
          <w:divBdr>
            <w:top w:val="none" w:sz="0" w:space="0" w:color="auto"/>
            <w:left w:val="none" w:sz="0" w:space="0" w:color="auto"/>
            <w:bottom w:val="none" w:sz="0" w:space="0" w:color="auto"/>
            <w:right w:val="none" w:sz="0" w:space="0" w:color="auto"/>
          </w:divBdr>
        </w:div>
        <w:div w:id="814301893">
          <w:marLeft w:val="640"/>
          <w:marRight w:val="0"/>
          <w:marTop w:val="0"/>
          <w:marBottom w:val="0"/>
          <w:divBdr>
            <w:top w:val="none" w:sz="0" w:space="0" w:color="auto"/>
            <w:left w:val="none" w:sz="0" w:space="0" w:color="auto"/>
            <w:bottom w:val="none" w:sz="0" w:space="0" w:color="auto"/>
            <w:right w:val="none" w:sz="0" w:space="0" w:color="auto"/>
          </w:divBdr>
        </w:div>
        <w:div w:id="247886387">
          <w:marLeft w:val="640"/>
          <w:marRight w:val="0"/>
          <w:marTop w:val="0"/>
          <w:marBottom w:val="0"/>
          <w:divBdr>
            <w:top w:val="none" w:sz="0" w:space="0" w:color="auto"/>
            <w:left w:val="none" w:sz="0" w:space="0" w:color="auto"/>
            <w:bottom w:val="none" w:sz="0" w:space="0" w:color="auto"/>
            <w:right w:val="none" w:sz="0" w:space="0" w:color="auto"/>
          </w:divBdr>
        </w:div>
        <w:div w:id="1019966721">
          <w:marLeft w:val="640"/>
          <w:marRight w:val="0"/>
          <w:marTop w:val="0"/>
          <w:marBottom w:val="0"/>
          <w:divBdr>
            <w:top w:val="none" w:sz="0" w:space="0" w:color="auto"/>
            <w:left w:val="none" w:sz="0" w:space="0" w:color="auto"/>
            <w:bottom w:val="none" w:sz="0" w:space="0" w:color="auto"/>
            <w:right w:val="none" w:sz="0" w:space="0" w:color="auto"/>
          </w:divBdr>
        </w:div>
        <w:div w:id="1293054078">
          <w:marLeft w:val="640"/>
          <w:marRight w:val="0"/>
          <w:marTop w:val="0"/>
          <w:marBottom w:val="0"/>
          <w:divBdr>
            <w:top w:val="none" w:sz="0" w:space="0" w:color="auto"/>
            <w:left w:val="none" w:sz="0" w:space="0" w:color="auto"/>
            <w:bottom w:val="none" w:sz="0" w:space="0" w:color="auto"/>
            <w:right w:val="none" w:sz="0" w:space="0" w:color="auto"/>
          </w:divBdr>
        </w:div>
        <w:div w:id="969482263">
          <w:marLeft w:val="640"/>
          <w:marRight w:val="0"/>
          <w:marTop w:val="0"/>
          <w:marBottom w:val="0"/>
          <w:divBdr>
            <w:top w:val="none" w:sz="0" w:space="0" w:color="auto"/>
            <w:left w:val="none" w:sz="0" w:space="0" w:color="auto"/>
            <w:bottom w:val="none" w:sz="0" w:space="0" w:color="auto"/>
            <w:right w:val="none" w:sz="0" w:space="0" w:color="auto"/>
          </w:divBdr>
        </w:div>
        <w:div w:id="877938407">
          <w:marLeft w:val="640"/>
          <w:marRight w:val="0"/>
          <w:marTop w:val="0"/>
          <w:marBottom w:val="0"/>
          <w:divBdr>
            <w:top w:val="none" w:sz="0" w:space="0" w:color="auto"/>
            <w:left w:val="none" w:sz="0" w:space="0" w:color="auto"/>
            <w:bottom w:val="none" w:sz="0" w:space="0" w:color="auto"/>
            <w:right w:val="none" w:sz="0" w:space="0" w:color="auto"/>
          </w:divBdr>
        </w:div>
        <w:div w:id="688869551">
          <w:marLeft w:val="640"/>
          <w:marRight w:val="0"/>
          <w:marTop w:val="0"/>
          <w:marBottom w:val="0"/>
          <w:divBdr>
            <w:top w:val="none" w:sz="0" w:space="0" w:color="auto"/>
            <w:left w:val="none" w:sz="0" w:space="0" w:color="auto"/>
            <w:bottom w:val="none" w:sz="0" w:space="0" w:color="auto"/>
            <w:right w:val="none" w:sz="0" w:space="0" w:color="auto"/>
          </w:divBdr>
        </w:div>
        <w:div w:id="1885869993">
          <w:marLeft w:val="640"/>
          <w:marRight w:val="0"/>
          <w:marTop w:val="0"/>
          <w:marBottom w:val="0"/>
          <w:divBdr>
            <w:top w:val="none" w:sz="0" w:space="0" w:color="auto"/>
            <w:left w:val="none" w:sz="0" w:space="0" w:color="auto"/>
            <w:bottom w:val="none" w:sz="0" w:space="0" w:color="auto"/>
            <w:right w:val="none" w:sz="0" w:space="0" w:color="auto"/>
          </w:divBdr>
        </w:div>
        <w:div w:id="1341080901">
          <w:marLeft w:val="640"/>
          <w:marRight w:val="0"/>
          <w:marTop w:val="0"/>
          <w:marBottom w:val="0"/>
          <w:divBdr>
            <w:top w:val="none" w:sz="0" w:space="0" w:color="auto"/>
            <w:left w:val="none" w:sz="0" w:space="0" w:color="auto"/>
            <w:bottom w:val="none" w:sz="0" w:space="0" w:color="auto"/>
            <w:right w:val="none" w:sz="0" w:space="0" w:color="auto"/>
          </w:divBdr>
        </w:div>
        <w:div w:id="217858982">
          <w:marLeft w:val="640"/>
          <w:marRight w:val="0"/>
          <w:marTop w:val="0"/>
          <w:marBottom w:val="0"/>
          <w:divBdr>
            <w:top w:val="none" w:sz="0" w:space="0" w:color="auto"/>
            <w:left w:val="none" w:sz="0" w:space="0" w:color="auto"/>
            <w:bottom w:val="none" w:sz="0" w:space="0" w:color="auto"/>
            <w:right w:val="none" w:sz="0" w:space="0" w:color="auto"/>
          </w:divBdr>
        </w:div>
        <w:div w:id="1601377291">
          <w:marLeft w:val="640"/>
          <w:marRight w:val="0"/>
          <w:marTop w:val="0"/>
          <w:marBottom w:val="0"/>
          <w:divBdr>
            <w:top w:val="none" w:sz="0" w:space="0" w:color="auto"/>
            <w:left w:val="none" w:sz="0" w:space="0" w:color="auto"/>
            <w:bottom w:val="none" w:sz="0" w:space="0" w:color="auto"/>
            <w:right w:val="none" w:sz="0" w:space="0" w:color="auto"/>
          </w:divBdr>
        </w:div>
        <w:div w:id="1722090369">
          <w:marLeft w:val="640"/>
          <w:marRight w:val="0"/>
          <w:marTop w:val="0"/>
          <w:marBottom w:val="0"/>
          <w:divBdr>
            <w:top w:val="none" w:sz="0" w:space="0" w:color="auto"/>
            <w:left w:val="none" w:sz="0" w:space="0" w:color="auto"/>
            <w:bottom w:val="none" w:sz="0" w:space="0" w:color="auto"/>
            <w:right w:val="none" w:sz="0" w:space="0" w:color="auto"/>
          </w:divBdr>
        </w:div>
        <w:div w:id="1666081837">
          <w:marLeft w:val="640"/>
          <w:marRight w:val="0"/>
          <w:marTop w:val="0"/>
          <w:marBottom w:val="0"/>
          <w:divBdr>
            <w:top w:val="none" w:sz="0" w:space="0" w:color="auto"/>
            <w:left w:val="none" w:sz="0" w:space="0" w:color="auto"/>
            <w:bottom w:val="none" w:sz="0" w:space="0" w:color="auto"/>
            <w:right w:val="none" w:sz="0" w:space="0" w:color="auto"/>
          </w:divBdr>
        </w:div>
        <w:div w:id="1093666253">
          <w:marLeft w:val="640"/>
          <w:marRight w:val="0"/>
          <w:marTop w:val="0"/>
          <w:marBottom w:val="0"/>
          <w:divBdr>
            <w:top w:val="none" w:sz="0" w:space="0" w:color="auto"/>
            <w:left w:val="none" w:sz="0" w:space="0" w:color="auto"/>
            <w:bottom w:val="none" w:sz="0" w:space="0" w:color="auto"/>
            <w:right w:val="none" w:sz="0" w:space="0" w:color="auto"/>
          </w:divBdr>
        </w:div>
        <w:div w:id="256787772">
          <w:marLeft w:val="640"/>
          <w:marRight w:val="0"/>
          <w:marTop w:val="0"/>
          <w:marBottom w:val="0"/>
          <w:divBdr>
            <w:top w:val="none" w:sz="0" w:space="0" w:color="auto"/>
            <w:left w:val="none" w:sz="0" w:space="0" w:color="auto"/>
            <w:bottom w:val="none" w:sz="0" w:space="0" w:color="auto"/>
            <w:right w:val="none" w:sz="0" w:space="0" w:color="auto"/>
          </w:divBdr>
        </w:div>
        <w:div w:id="484129595">
          <w:marLeft w:val="640"/>
          <w:marRight w:val="0"/>
          <w:marTop w:val="0"/>
          <w:marBottom w:val="0"/>
          <w:divBdr>
            <w:top w:val="none" w:sz="0" w:space="0" w:color="auto"/>
            <w:left w:val="none" w:sz="0" w:space="0" w:color="auto"/>
            <w:bottom w:val="none" w:sz="0" w:space="0" w:color="auto"/>
            <w:right w:val="none" w:sz="0" w:space="0" w:color="auto"/>
          </w:divBdr>
        </w:div>
        <w:div w:id="1774275970">
          <w:marLeft w:val="640"/>
          <w:marRight w:val="0"/>
          <w:marTop w:val="0"/>
          <w:marBottom w:val="0"/>
          <w:divBdr>
            <w:top w:val="none" w:sz="0" w:space="0" w:color="auto"/>
            <w:left w:val="none" w:sz="0" w:space="0" w:color="auto"/>
            <w:bottom w:val="none" w:sz="0" w:space="0" w:color="auto"/>
            <w:right w:val="none" w:sz="0" w:space="0" w:color="auto"/>
          </w:divBdr>
        </w:div>
        <w:div w:id="533422767">
          <w:marLeft w:val="640"/>
          <w:marRight w:val="0"/>
          <w:marTop w:val="0"/>
          <w:marBottom w:val="0"/>
          <w:divBdr>
            <w:top w:val="none" w:sz="0" w:space="0" w:color="auto"/>
            <w:left w:val="none" w:sz="0" w:space="0" w:color="auto"/>
            <w:bottom w:val="none" w:sz="0" w:space="0" w:color="auto"/>
            <w:right w:val="none" w:sz="0" w:space="0" w:color="auto"/>
          </w:divBdr>
        </w:div>
        <w:div w:id="1846280644">
          <w:marLeft w:val="640"/>
          <w:marRight w:val="0"/>
          <w:marTop w:val="0"/>
          <w:marBottom w:val="0"/>
          <w:divBdr>
            <w:top w:val="none" w:sz="0" w:space="0" w:color="auto"/>
            <w:left w:val="none" w:sz="0" w:space="0" w:color="auto"/>
            <w:bottom w:val="none" w:sz="0" w:space="0" w:color="auto"/>
            <w:right w:val="none" w:sz="0" w:space="0" w:color="auto"/>
          </w:divBdr>
        </w:div>
        <w:div w:id="932662509">
          <w:marLeft w:val="640"/>
          <w:marRight w:val="0"/>
          <w:marTop w:val="0"/>
          <w:marBottom w:val="0"/>
          <w:divBdr>
            <w:top w:val="none" w:sz="0" w:space="0" w:color="auto"/>
            <w:left w:val="none" w:sz="0" w:space="0" w:color="auto"/>
            <w:bottom w:val="none" w:sz="0" w:space="0" w:color="auto"/>
            <w:right w:val="none" w:sz="0" w:space="0" w:color="auto"/>
          </w:divBdr>
        </w:div>
        <w:div w:id="1018198459">
          <w:marLeft w:val="640"/>
          <w:marRight w:val="0"/>
          <w:marTop w:val="0"/>
          <w:marBottom w:val="0"/>
          <w:divBdr>
            <w:top w:val="none" w:sz="0" w:space="0" w:color="auto"/>
            <w:left w:val="none" w:sz="0" w:space="0" w:color="auto"/>
            <w:bottom w:val="none" w:sz="0" w:space="0" w:color="auto"/>
            <w:right w:val="none" w:sz="0" w:space="0" w:color="auto"/>
          </w:divBdr>
        </w:div>
        <w:div w:id="473567530">
          <w:marLeft w:val="640"/>
          <w:marRight w:val="0"/>
          <w:marTop w:val="0"/>
          <w:marBottom w:val="0"/>
          <w:divBdr>
            <w:top w:val="none" w:sz="0" w:space="0" w:color="auto"/>
            <w:left w:val="none" w:sz="0" w:space="0" w:color="auto"/>
            <w:bottom w:val="none" w:sz="0" w:space="0" w:color="auto"/>
            <w:right w:val="none" w:sz="0" w:space="0" w:color="auto"/>
          </w:divBdr>
        </w:div>
        <w:div w:id="305401570">
          <w:marLeft w:val="640"/>
          <w:marRight w:val="0"/>
          <w:marTop w:val="0"/>
          <w:marBottom w:val="0"/>
          <w:divBdr>
            <w:top w:val="none" w:sz="0" w:space="0" w:color="auto"/>
            <w:left w:val="none" w:sz="0" w:space="0" w:color="auto"/>
            <w:bottom w:val="none" w:sz="0" w:space="0" w:color="auto"/>
            <w:right w:val="none" w:sz="0" w:space="0" w:color="auto"/>
          </w:divBdr>
        </w:div>
        <w:div w:id="127091782">
          <w:marLeft w:val="640"/>
          <w:marRight w:val="0"/>
          <w:marTop w:val="0"/>
          <w:marBottom w:val="0"/>
          <w:divBdr>
            <w:top w:val="none" w:sz="0" w:space="0" w:color="auto"/>
            <w:left w:val="none" w:sz="0" w:space="0" w:color="auto"/>
            <w:bottom w:val="none" w:sz="0" w:space="0" w:color="auto"/>
            <w:right w:val="none" w:sz="0" w:space="0" w:color="auto"/>
          </w:divBdr>
        </w:div>
        <w:div w:id="1213620521">
          <w:marLeft w:val="640"/>
          <w:marRight w:val="0"/>
          <w:marTop w:val="0"/>
          <w:marBottom w:val="0"/>
          <w:divBdr>
            <w:top w:val="none" w:sz="0" w:space="0" w:color="auto"/>
            <w:left w:val="none" w:sz="0" w:space="0" w:color="auto"/>
            <w:bottom w:val="none" w:sz="0" w:space="0" w:color="auto"/>
            <w:right w:val="none" w:sz="0" w:space="0" w:color="auto"/>
          </w:divBdr>
        </w:div>
        <w:div w:id="2012759711">
          <w:marLeft w:val="640"/>
          <w:marRight w:val="0"/>
          <w:marTop w:val="0"/>
          <w:marBottom w:val="0"/>
          <w:divBdr>
            <w:top w:val="none" w:sz="0" w:space="0" w:color="auto"/>
            <w:left w:val="none" w:sz="0" w:space="0" w:color="auto"/>
            <w:bottom w:val="none" w:sz="0" w:space="0" w:color="auto"/>
            <w:right w:val="none" w:sz="0" w:space="0" w:color="auto"/>
          </w:divBdr>
        </w:div>
        <w:div w:id="1386639862">
          <w:marLeft w:val="640"/>
          <w:marRight w:val="0"/>
          <w:marTop w:val="0"/>
          <w:marBottom w:val="0"/>
          <w:divBdr>
            <w:top w:val="none" w:sz="0" w:space="0" w:color="auto"/>
            <w:left w:val="none" w:sz="0" w:space="0" w:color="auto"/>
            <w:bottom w:val="none" w:sz="0" w:space="0" w:color="auto"/>
            <w:right w:val="none" w:sz="0" w:space="0" w:color="auto"/>
          </w:divBdr>
        </w:div>
        <w:div w:id="506484785">
          <w:marLeft w:val="640"/>
          <w:marRight w:val="0"/>
          <w:marTop w:val="0"/>
          <w:marBottom w:val="0"/>
          <w:divBdr>
            <w:top w:val="none" w:sz="0" w:space="0" w:color="auto"/>
            <w:left w:val="none" w:sz="0" w:space="0" w:color="auto"/>
            <w:bottom w:val="none" w:sz="0" w:space="0" w:color="auto"/>
            <w:right w:val="none" w:sz="0" w:space="0" w:color="auto"/>
          </w:divBdr>
        </w:div>
        <w:div w:id="1876652713">
          <w:marLeft w:val="640"/>
          <w:marRight w:val="0"/>
          <w:marTop w:val="0"/>
          <w:marBottom w:val="0"/>
          <w:divBdr>
            <w:top w:val="none" w:sz="0" w:space="0" w:color="auto"/>
            <w:left w:val="none" w:sz="0" w:space="0" w:color="auto"/>
            <w:bottom w:val="none" w:sz="0" w:space="0" w:color="auto"/>
            <w:right w:val="none" w:sz="0" w:space="0" w:color="auto"/>
          </w:divBdr>
        </w:div>
        <w:div w:id="1606767513">
          <w:marLeft w:val="640"/>
          <w:marRight w:val="0"/>
          <w:marTop w:val="0"/>
          <w:marBottom w:val="0"/>
          <w:divBdr>
            <w:top w:val="none" w:sz="0" w:space="0" w:color="auto"/>
            <w:left w:val="none" w:sz="0" w:space="0" w:color="auto"/>
            <w:bottom w:val="none" w:sz="0" w:space="0" w:color="auto"/>
            <w:right w:val="none" w:sz="0" w:space="0" w:color="auto"/>
          </w:divBdr>
        </w:div>
        <w:div w:id="614600969">
          <w:marLeft w:val="640"/>
          <w:marRight w:val="0"/>
          <w:marTop w:val="0"/>
          <w:marBottom w:val="0"/>
          <w:divBdr>
            <w:top w:val="none" w:sz="0" w:space="0" w:color="auto"/>
            <w:left w:val="none" w:sz="0" w:space="0" w:color="auto"/>
            <w:bottom w:val="none" w:sz="0" w:space="0" w:color="auto"/>
            <w:right w:val="none" w:sz="0" w:space="0" w:color="auto"/>
          </w:divBdr>
        </w:div>
        <w:div w:id="185754527">
          <w:marLeft w:val="640"/>
          <w:marRight w:val="0"/>
          <w:marTop w:val="0"/>
          <w:marBottom w:val="0"/>
          <w:divBdr>
            <w:top w:val="none" w:sz="0" w:space="0" w:color="auto"/>
            <w:left w:val="none" w:sz="0" w:space="0" w:color="auto"/>
            <w:bottom w:val="none" w:sz="0" w:space="0" w:color="auto"/>
            <w:right w:val="none" w:sz="0" w:space="0" w:color="auto"/>
          </w:divBdr>
        </w:div>
        <w:div w:id="1850290695">
          <w:marLeft w:val="640"/>
          <w:marRight w:val="0"/>
          <w:marTop w:val="0"/>
          <w:marBottom w:val="0"/>
          <w:divBdr>
            <w:top w:val="none" w:sz="0" w:space="0" w:color="auto"/>
            <w:left w:val="none" w:sz="0" w:space="0" w:color="auto"/>
            <w:bottom w:val="none" w:sz="0" w:space="0" w:color="auto"/>
            <w:right w:val="none" w:sz="0" w:space="0" w:color="auto"/>
          </w:divBdr>
        </w:div>
        <w:div w:id="1287736756">
          <w:marLeft w:val="640"/>
          <w:marRight w:val="0"/>
          <w:marTop w:val="0"/>
          <w:marBottom w:val="0"/>
          <w:divBdr>
            <w:top w:val="none" w:sz="0" w:space="0" w:color="auto"/>
            <w:left w:val="none" w:sz="0" w:space="0" w:color="auto"/>
            <w:bottom w:val="none" w:sz="0" w:space="0" w:color="auto"/>
            <w:right w:val="none" w:sz="0" w:space="0" w:color="auto"/>
          </w:divBdr>
        </w:div>
        <w:div w:id="197939578">
          <w:marLeft w:val="640"/>
          <w:marRight w:val="0"/>
          <w:marTop w:val="0"/>
          <w:marBottom w:val="0"/>
          <w:divBdr>
            <w:top w:val="none" w:sz="0" w:space="0" w:color="auto"/>
            <w:left w:val="none" w:sz="0" w:space="0" w:color="auto"/>
            <w:bottom w:val="none" w:sz="0" w:space="0" w:color="auto"/>
            <w:right w:val="none" w:sz="0" w:space="0" w:color="auto"/>
          </w:divBdr>
        </w:div>
        <w:div w:id="1398552668">
          <w:marLeft w:val="640"/>
          <w:marRight w:val="0"/>
          <w:marTop w:val="0"/>
          <w:marBottom w:val="0"/>
          <w:divBdr>
            <w:top w:val="none" w:sz="0" w:space="0" w:color="auto"/>
            <w:left w:val="none" w:sz="0" w:space="0" w:color="auto"/>
            <w:bottom w:val="none" w:sz="0" w:space="0" w:color="auto"/>
            <w:right w:val="none" w:sz="0" w:space="0" w:color="auto"/>
          </w:divBdr>
        </w:div>
        <w:div w:id="665059452">
          <w:marLeft w:val="640"/>
          <w:marRight w:val="0"/>
          <w:marTop w:val="0"/>
          <w:marBottom w:val="0"/>
          <w:divBdr>
            <w:top w:val="none" w:sz="0" w:space="0" w:color="auto"/>
            <w:left w:val="none" w:sz="0" w:space="0" w:color="auto"/>
            <w:bottom w:val="none" w:sz="0" w:space="0" w:color="auto"/>
            <w:right w:val="none" w:sz="0" w:space="0" w:color="auto"/>
          </w:divBdr>
        </w:div>
        <w:div w:id="548105392">
          <w:marLeft w:val="640"/>
          <w:marRight w:val="0"/>
          <w:marTop w:val="0"/>
          <w:marBottom w:val="0"/>
          <w:divBdr>
            <w:top w:val="none" w:sz="0" w:space="0" w:color="auto"/>
            <w:left w:val="none" w:sz="0" w:space="0" w:color="auto"/>
            <w:bottom w:val="none" w:sz="0" w:space="0" w:color="auto"/>
            <w:right w:val="none" w:sz="0" w:space="0" w:color="auto"/>
          </w:divBdr>
        </w:div>
        <w:div w:id="1087462416">
          <w:marLeft w:val="640"/>
          <w:marRight w:val="0"/>
          <w:marTop w:val="0"/>
          <w:marBottom w:val="0"/>
          <w:divBdr>
            <w:top w:val="none" w:sz="0" w:space="0" w:color="auto"/>
            <w:left w:val="none" w:sz="0" w:space="0" w:color="auto"/>
            <w:bottom w:val="none" w:sz="0" w:space="0" w:color="auto"/>
            <w:right w:val="none" w:sz="0" w:space="0" w:color="auto"/>
          </w:divBdr>
        </w:div>
        <w:div w:id="131411526">
          <w:marLeft w:val="640"/>
          <w:marRight w:val="0"/>
          <w:marTop w:val="0"/>
          <w:marBottom w:val="0"/>
          <w:divBdr>
            <w:top w:val="none" w:sz="0" w:space="0" w:color="auto"/>
            <w:left w:val="none" w:sz="0" w:space="0" w:color="auto"/>
            <w:bottom w:val="none" w:sz="0" w:space="0" w:color="auto"/>
            <w:right w:val="none" w:sz="0" w:space="0" w:color="auto"/>
          </w:divBdr>
        </w:div>
        <w:div w:id="1425103913">
          <w:marLeft w:val="640"/>
          <w:marRight w:val="0"/>
          <w:marTop w:val="0"/>
          <w:marBottom w:val="0"/>
          <w:divBdr>
            <w:top w:val="none" w:sz="0" w:space="0" w:color="auto"/>
            <w:left w:val="none" w:sz="0" w:space="0" w:color="auto"/>
            <w:bottom w:val="none" w:sz="0" w:space="0" w:color="auto"/>
            <w:right w:val="none" w:sz="0" w:space="0" w:color="auto"/>
          </w:divBdr>
        </w:div>
        <w:div w:id="912158451">
          <w:marLeft w:val="640"/>
          <w:marRight w:val="0"/>
          <w:marTop w:val="0"/>
          <w:marBottom w:val="0"/>
          <w:divBdr>
            <w:top w:val="none" w:sz="0" w:space="0" w:color="auto"/>
            <w:left w:val="none" w:sz="0" w:space="0" w:color="auto"/>
            <w:bottom w:val="none" w:sz="0" w:space="0" w:color="auto"/>
            <w:right w:val="none" w:sz="0" w:space="0" w:color="auto"/>
          </w:divBdr>
        </w:div>
        <w:div w:id="471100583">
          <w:marLeft w:val="640"/>
          <w:marRight w:val="0"/>
          <w:marTop w:val="0"/>
          <w:marBottom w:val="0"/>
          <w:divBdr>
            <w:top w:val="none" w:sz="0" w:space="0" w:color="auto"/>
            <w:left w:val="none" w:sz="0" w:space="0" w:color="auto"/>
            <w:bottom w:val="none" w:sz="0" w:space="0" w:color="auto"/>
            <w:right w:val="none" w:sz="0" w:space="0" w:color="auto"/>
          </w:divBdr>
        </w:div>
        <w:div w:id="1905870724">
          <w:marLeft w:val="640"/>
          <w:marRight w:val="0"/>
          <w:marTop w:val="0"/>
          <w:marBottom w:val="0"/>
          <w:divBdr>
            <w:top w:val="none" w:sz="0" w:space="0" w:color="auto"/>
            <w:left w:val="none" w:sz="0" w:space="0" w:color="auto"/>
            <w:bottom w:val="none" w:sz="0" w:space="0" w:color="auto"/>
            <w:right w:val="none" w:sz="0" w:space="0" w:color="auto"/>
          </w:divBdr>
        </w:div>
        <w:div w:id="710035006">
          <w:marLeft w:val="640"/>
          <w:marRight w:val="0"/>
          <w:marTop w:val="0"/>
          <w:marBottom w:val="0"/>
          <w:divBdr>
            <w:top w:val="none" w:sz="0" w:space="0" w:color="auto"/>
            <w:left w:val="none" w:sz="0" w:space="0" w:color="auto"/>
            <w:bottom w:val="none" w:sz="0" w:space="0" w:color="auto"/>
            <w:right w:val="none" w:sz="0" w:space="0" w:color="auto"/>
          </w:divBdr>
        </w:div>
        <w:div w:id="1603949901">
          <w:marLeft w:val="640"/>
          <w:marRight w:val="0"/>
          <w:marTop w:val="0"/>
          <w:marBottom w:val="0"/>
          <w:divBdr>
            <w:top w:val="none" w:sz="0" w:space="0" w:color="auto"/>
            <w:left w:val="none" w:sz="0" w:space="0" w:color="auto"/>
            <w:bottom w:val="none" w:sz="0" w:space="0" w:color="auto"/>
            <w:right w:val="none" w:sz="0" w:space="0" w:color="auto"/>
          </w:divBdr>
        </w:div>
        <w:div w:id="59207471">
          <w:marLeft w:val="640"/>
          <w:marRight w:val="0"/>
          <w:marTop w:val="0"/>
          <w:marBottom w:val="0"/>
          <w:divBdr>
            <w:top w:val="none" w:sz="0" w:space="0" w:color="auto"/>
            <w:left w:val="none" w:sz="0" w:space="0" w:color="auto"/>
            <w:bottom w:val="none" w:sz="0" w:space="0" w:color="auto"/>
            <w:right w:val="none" w:sz="0" w:space="0" w:color="auto"/>
          </w:divBdr>
        </w:div>
        <w:div w:id="161311355">
          <w:marLeft w:val="640"/>
          <w:marRight w:val="0"/>
          <w:marTop w:val="0"/>
          <w:marBottom w:val="0"/>
          <w:divBdr>
            <w:top w:val="none" w:sz="0" w:space="0" w:color="auto"/>
            <w:left w:val="none" w:sz="0" w:space="0" w:color="auto"/>
            <w:bottom w:val="none" w:sz="0" w:space="0" w:color="auto"/>
            <w:right w:val="none" w:sz="0" w:space="0" w:color="auto"/>
          </w:divBdr>
        </w:div>
        <w:div w:id="701514594">
          <w:marLeft w:val="640"/>
          <w:marRight w:val="0"/>
          <w:marTop w:val="0"/>
          <w:marBottom w:val="0"/>
          <w:divBdr>
            <w:top w:val="none" w:sz="0" w:space="0" w:color="auto"/>
            <w:left w:val="none" w:sz="0" w:space="0" w:color="auto"/>
            <w:bottom w:val="none" w:sz="0" w:space="0" w:color="auto"/>
            <w:right w:val="none" w:sz="0" w:space="0" w:color="auto"/>
          </w:divBdr>
        </w:div>
        <w:div w:id="728379248">
          <w:marLeft w:val="640"/>
          <w:marRight w:val="0"/>
          <w:marTop w:val="0"/>
          <w:marBottom w:val="0"/>
          <w:divBdr>
            <w:top w:val="none" w:sz="0" w:space="0" w:color="auto"/>
            <w:left w:val="none" w:sz="0" w:space="0" w:color="auto"/>
            <w:bottom w:val="none" w:sz="0" w:space="0" w:color="auto"/>
            <w:right w:val="none" w:sz="0" w:space="0" w:color="auto"/>
          </w:divBdr>
        </w:div>
        <w:div w:id="2073233289">
          <w:marLeft w:val="640"/>
          <w:marRight w:val="0"/>
          <w:marTop w:val="0"/>
          <w:marBottom w:val="0"/>
          <w:divBdr>
            <w:top w:val="none" w:sz="0" w:space="0" w:color="auto"/>
            <w:left w:val="none" w:sz="0" w:space="0" w:color="auto"/>
            <w:bottom w:val="none" w:sz="0" w:space="0" w:color="auto"/>
            <w:right w:val="none" w:sz="0" w:space="0" w:color="auto"/>
          </w:divBdr>
        </w:div>
        <w:div w:id="622274721">
          <w:marLeft w:val="640"/>
          <w:marRight w:val="0"/>
          <w:marTop w:val="0"/>
          <w:marBottom w:val="0"/>
          <w:divBdr>
            <w:top w:val="none" w:sz="0" w:space="0" w:color="auto"/>
            <w:left w:val="none" w:sz="0" w:space="0" w:color="auto"/>
            <w:bottom w:val="none" w:sz="0" w:space="0" w:color="auto"/>
            <w:right w:val="none" w:sz="0" w:space="0" w:color="auto"/>
          </w:divBdr>
        </w:div>
        <w:div w:id="1334339003">
          <w:marLeft w:val="640"/>
          <w:marRight w:val="0"/>
          <w:marTop w:val="0"/>
          <w:marBottom w:val="0"/>
          <w:divBdr>
            <w:top w:val="none" w:sz="0" w:space="0" w:color="auto"/>
            <w:left w:val="none" w:sz="0" w:space="0" w:color="auto"/>
            <w:bottom w:val="none" w:sz="0" w:space="0" w:color="auto"/>
            <w:right w:val="none" w:sz="0" w:space="0" w:color="auto"/>
          </w:divBdr>
        </w:div>
        <w:div w:id="1449735234">
          <w:marLeft w:val="640"/>
          <w:marRight w:val="0"/>
          <w:marTop w:val="0"/>
          <w:marBottom w:val="0"/>
          <w:divBdr>
            <w:top w:val="none" w:sz="0" w:space="0" w:color="auto"/>
            <w:left w:val="none" w:sz="0" w:space="0" w:color="auto"/>
            <w:bottom w:val="none" w:sz="0" w:space="0" w:color="auto"/>
            <w:right w:val="none" w:sz="0" w:space="0" w:color="auto"/>
          </w:divBdr>
        </w:div>
        <w:div w:id="1766030819">
          <w:marLeft w:val="640"/>
          <w:marRight w:val="0"/>
          <w:marTop w:val="0"/>
          <w:marBottom w:val="0"/>
          <w:divBdr>
            <w:top w:val="none" w:sz="0" w:space="0" w:color="auto"/>
            <w:left w:val="none" w:sz="0" w:space="0" w:color="auto"/>
            <w:bottom w:val="none" w:sz="0" w:space="0" w:color="auto"/>
            <w:right w:val="none" w:sz="0" w:space="0" w:color="auto"/>
          </w:divBdr>
        </w:div>
        <w:div w:id="694623734">
          <w:marLeft w:val="640"/>
          <w:marRight w:val="0"/>
          <w:marTop w:val="0"/>
          <w:marBottom w:val="0"/>
          <w:divBdr>
            <w:top w:val="none" w:sz="0" w:space="0" w:color="auto"/>
            <w:left w:val="none" w:sz="0" w:space="0" w:color="auto"/>
            <w:bottom w:val="none" w:sz="0" w:space="0" w:color="auto"/>
            <w:right w:val="none" w:sz="0" w:space="0" w:color="auto"/>
          </w:divBdr>
        </w:div>
        <w:div w:id="1763797017">
          <w:marLeft w:val="640"/>
          <w:marRight w:val="0"/>
          <w:marTop w:val="0"/>
          <w:marBottom w:val="0"/>
          <w:divBdr>
            <w:top w:val="none" w:sz="0" w:space="0" w:color="auto"/>
            <w:left w:val="none" w:sz="0" w:space="0" w:color="auto"/>
            <w:bottom w:val="none" w:sz="0" w:space="0" w:color="auto"/>
            <w:right w:val="none" w:sz="0" w:space="0" w:color="auto"/>
          </w:divBdr>
        </w:div>
        <w:div w:id="923105124">
          <w:marLeft w:val="640"/>
          <w:marRight w:val="0"/>
          <w:marTop w:val="0"/>
          <w:marBottom w:val="0"/>
          <w:divBdr>
            <w:top w:val="none" w:sz="0" w:space="0" w:color="auto"/>
            <w:left w:val="none" w:sz="0" w:space="0" w:color="auto"/>
            <w:bottom w:val="none" w:sz="0" w:space="0" w:color="auto"/>
            <w:right w:val="none" w:sz="0" w:space="0" w:color="auto"/>
          </w:divBdr>
        </w:div>
        <w:div w:id="1435245682">
          <w:marLeft w:val="640"/>
          <w:marRight w:val="0"/>
          <w:marTop w:val="0"/>
          <w:marBottom w:val="0"/>
          <w:divBdr>
            <w:top w:val="none" w:sz="0" w:space="0" w:color="auto"/>
            <w:left w:val="none" w:sz="0" w:space="0" w:color="auto"/>
            <w:bottom w:val="none" w:sz="0" w:space="0" w:color="auto"/>
            <w:right w:val="none" w:sz="0" w:space="0" w:color="auto"/>
          </w:divBdr>
        </w:div>
        <w:div w:id="1401638199">
          <w:marLeft w:val="640"/>
          <w:marRight w:val="0"/>
          <w:marTop w:val="0"/>
          <w:marBottom w:val="0"/>
          <w:divBdr>
            <w:top w:val="none" w:sz="0" w:space="0" w:color="auto"/>
            <w:left w:val="none" w:sz="0" w:space="0" w:color="auto"/>
            <w:bottom w:val="none" w:sz="0" w:space="0" w:color="auto"/>
            <w:right w:val="none" w:sz="0" w:space="0" w:color="auto"/>
          </w:divBdr>
        </w:div>
        <w:div w:id="1666854050">
          <w:marLeft w:val="640"/>
          <w:marRight w:val="0"/>
          <w:marTop w:val="0"/>
          <w:marBottom w:val="0"/>
          <w:divBdr>
            <w:top w:val="none" w:sz="0" w:space="0" w:color="auto"/>
            <w:left w:val="none" w:sz="0" w:space="0" w:color="auto"/>
            <w:bottom w:val="none" w:sz="0" w:space="0" w:color="auto"/>
            <w:right w:val="none" w:sz="0" w:space="0" w:color="auto"/>
          </w:divBdr>
        </w:div>
        <w:div w:id="1626883861">
          <w:marLeft w:val="640"/>
          <w:marRight w:val="0"/>
          <w:marTop w:val="0"/>
          <w:marBottom w:val="0"/>
          <w:divBdr>
            <w:top w:val="none" w:sz="0" w:space="0" w:color="auto"/>
            <w:left w:val="none" w:sz="0" w:space="0" w:color="auto"/>
            <w:bottom w:val="none" w:sz="0" w:space="0" w:color="auto"/>
            <w:right w:val="none" w:sz="0" w:space="0" w:color="auto"/>
          </w:divBdr>
        </w:div>
        <w:div w:id="70273582">
          <w:marLeft w:val="640"/>
          <w:marRight w:val="0"/>
          <w:marTop w:val="0"/>
          <w:marBottom w:val="0"/>
          <w:divBdr>
            <w:top w:val="none" w:sz="0" w:space="0" w:color="auto"/>
            <w:left w:val="none" w:sz="0" w:space="0" w:color="auto"/>
            <w:bottom w:val="none" w:sz="0" w:space="0" w:color="auto"/>
            <w:right w:val="none" w:sz="0" w:space="0" w:color="auto"/>
          </w:divBdr>
        </w:div>
        <w:div w:id="1647121899">
          <w:marLeft w:val="640"/>
          <w:marRight w:val="0"/>
          <w:marTop w:val="0"/>
          <w:marBottom w:val="0"/>
          <w:divBdr>
            <w:top w:val="none" w:sz="0" w:space="0" w:color="auto"/>
            <w:left w:val="none" w:sz="0" w:space="0" w:color="auto"/>
            <w:bottom w:val="none" w:sz="0" w:space="0" w:color="auto"/>
            <w:right w:val="none" w:sz="0" w:space="0" w:color="auto"/>
          </w:divBdr>
        </w:div>
        <w:div w:id="1440418285">
          <w:marLeft w:val="640"/>
          <w:marRight w:val="0"/>
          <w:marTop w:val="0"/>
          <w:marBottom w:val="0"/>
          <w:divBdr>
            <w:top w:val="none" w:sz="0" w:space="0" w:color="auto"/>
            <w:left w:val="none" w:sz="0" w:space="0" w:color="auto"/>
            <w:bottom w:val="none" w:sz="0" w:space="0" w:color="auto"/>
            <w:right w:val="none" w:sz="0" w:space="0" w:color="auto"/>
          </w:divBdr>
        </w:div>
        <w:div w:id="1572538618">
          <w:marLeft w:val="640"/>
          <w:marRight w:val="0"/>
          <w:marTop w:val="0"/>
          <w:marBottom w:val="0"/>
          <w:divBdr>
            <w:top w:val="none" w:sz="0" w:space="0" w:color="auto"/>
            <w:left w:val="none" w:sz="0" w:space="0" w:color="auto"/>
            <w:bottom w:val="none" w:sz="0" w:space="0" w:color="auto"/>
            <w:right w:val="none" w:sz="0" w:space="0" w:color="auto"/>
          </w:divBdr>
        </w:div>
        <w:div w:id="1821842163">
          <w:marLeft w:val="640"/>
          <w:marRight w:val="0"/>
          <w:marTop w:val="0"/>
          <w:marBottom w:val="0"/>
          <w:divBdr>
            <w:top w:val="none" w:sz="0" w:space="0" w:color="auto"/>
            <w:left w:val="none" w:sz="0" w:space="0" w:color="auto"/>
            <w:bottom w:val="none" w:sz="0" w:space="0" w:color="auto"/>
            <w:right w:val="none" w:sz="0" w:space="0" w:color="auto"/>
          </w:divBdr>
        </w:div>
        <w:div w:id="1870220274">
          <w:marLeft w:val="640"/>
          <w:marRight w:val="0"/>
          <w:marTop w:val="0"/>
          <w:marBottom w:val="0"/>
          <w:divBdr>
            <w:top w:val="none" w:sz="0" w:space="0" w:color="auto"/>
            <w:left w:val="none" w:sz="0" w:space="0" w:color="auto"/>
            <w:bottom w:val="none" w:sz="0" w:space="0" w:color="auto"/>
            <w:right w:val="none" w:sz="0" w:space="0" w:color="auto"/>
          </w:divBdr>
        </w:div>
        <w:div w:id="433747985">
          <w:marLeft w:val="640"/>
          <w:marRight w:val="0"/>
          <w:marTop w:val="0"/>
          <w:marBottom w:val="0"/>
          <w:divBdr>
            <w:top w:val="none" w:sz="0" w:space="0" w:color="auto"/>
            <w:left w:val="none" w:sz="0" w:space="0" w:color="auto"/>
            <w:bottom w:val="none" w:sz="0" w:space="0" w:color="auto"/>
            <w:right w:val="none" w:sz="0" w:space="0" w:color="auto"/>
          </w:divBdr>
        </w:div>
        <w:div w:id="1246914371">
          <w:marLeft w:val="640"/>
          <w:marRight w:val="0"/>
          <w:marTop w:val="0"/>
          <w:marBottom w:val="0"/>
          <w:divBdr>
            <w:top w:val="none" w:sz="0" w:space="0" w:color="auto"/>
            <w:left w:val="none" w:sz="0" w:space="0" w:color="auto"/>
            <w:bottom w:val="none" w:sz="0" w:space="0" w:color="auto"/>
            <w:right w:val="none" w:sz="0" w:space="0" w:color="auto"/>
          </w:divBdr>
        </w:div>
        <w:div w:id="646783353">
          <w:marLeft w:val="640"/>
          <w:marRight w:val="0"/>
          <w:marTop w:val="0"/>
          <w:marBottom w:val="0"/>
          <w:divBdr>
            <w:top w:val="none" w:sz="0" w:space="0" w:color="auto"/>
            <w:left w:val="none" w:sz="0" w:space="0" w:color="auto"/>
            <w:bottom w:val="none" w:sz="0" w:space="0" w:color="auto"/>
            <w:right w:val="none" w:sz="0" w:space="0" w:color="auto"/>
          </w:divBdr>
        </w:div>
        <w:div w:id="569536384">
          <w:marLeft w:val="640"/>
          <w:marRight w:val="0"/>
          <w:marTop w:val="0"/>
          <w:marBottom w:val="0"/>
          <w:divBdr>
            <w:top w:val="none" w:sz="0" w:space="0" w:color="auto"/>
            <w:left w:val="none" w:sz="0" w:space="0" w:color="auto"/>
            <w:bottom w:val="none" w:sz="0" w:space="0" w:color="auto"/>
            <w:right w:val="none" w:sz="0" w:space="0" w:color="auto"/>
          </w:divBdr>
        </w:div>
        <w:div w:id="472606166">
          <w:marLeft w:val="640"/>
          <w:marRight w:val="0"/>
          <w:marTop w:val="0"/>
          <w:marBottom w:val="0"/>
          <w:divBdr>
            <w:top w:val="none" w:sz="0" w:space="0" w:color="auto"/>
            <w:left w:val="none" w:sz="0" w:space="0" w:color="auto"/>
            <w:bottom w:val="none" w:sz="0" w:space="0" w:color="auto"/>
            <w:right w:val="none" w:sz="0" w:space="0" w:color="auto"/>
          </w:divBdr>
        </w:div>
        <w:div w:id="1961840072">
          <w:marLeft w:val="640"/>
          <w:marRight w:val="0"/>
          <w:marTop w:val="0"/>
          <w:marBottom w:val="0"/>
          <w:divBdr>
            <w:top w:val="none" w:sz="0" w:space="0" w:color="auto"/>
            <w:left w:val="none" w:sz="0" w:space="0" w:color="auto"/>
            <w:bottom w:val="none" w:sz="0" w:space="0" w:color="auto"/>
            <w:right w:val="none" w:sz="0" w:space="0" w:color="auto"/>
          </w:divBdr>
        </w:div>
        <w:div w:id="2139490243">
          <w:marLeft w:val="640"/>
          <w:marRight w:val="0"/>
          <w:marTop w:val="0"/>
          <w:marBottom w:val="0"/>
          <w:divBdr>
            <w:top w:val="none" w:sz="0" w:space="0" w:color="auto"/>
            <w:left w:val="none" w:sz="0" w:space="0" w:color="auto"/>
            <w:bottom w:val="none" w:sz="0" w:space="0" w:color="auto"/>
            <w:right w:val="none" w:sz="0" w:space="0" w:color="auto"/>
          </w:divBdr>
        </w:div>
        <w:div w:id="1406101702">
          <w:marLeft w:val="640"/>
          <w:marRight w:val="0"/>
          <w:marTop w:val="0"/>
          <w:marBottom w:val="0"/>
          <w:divBdr>
            <w:top w:val="none" w:sz="0" w:space="0" w:color="auto"/>
            <w:left w:val="none" w:sz="0" w:space="0" w:color="auto"/>
            <w:bottom w:val="none" w:sz="0" w:space="0" w:color="auto"/>
            <w:right w:val="none" w:sz="0" w:space="0" w:color="auto"/>
          </w:divBdr>
        </w:div>
        <w:div w:id="736124041">
          <w:marLeft w:val="640"/>
          <w:marRight w:val="0"/>
          <w:marTop w:val="0"/>
          <w:marBottom w:val="0"/>
          <w:divBdr>
            <w:top w:val="none" w:sz="0" w:space="0" w:color="auto"/>
            <w:left w:val="none" w:sz="0" w:space="0" w:color="auto"/>
            <w:bottom w:val="none" w:sz="0" w:space="0" w:color="auto"/>
            <w:right w:val="none" w:sz="0" w:space="0" w:color="auto"/>
          </w:divBdr>
        </w:div>
        <w:div w:id="509755668">
          <w:marLeft w:val="640"/>
          <w:marRight w:val="0"/>
          <w:marTop w:val="0"/>
          <w:marBottom w:val="0"/>
          <w:divBdr>
            <w:top w:val="none" w:sz="0" w:space="0" w:color="auto"/>
            <w:left w:val="none" w:sz="0" w:space="0" w:color="auto"/>
            <w:bottom w:val="none" w:sz="0" w:space="0" w:color="auto"/>
            <w:right w:val="none" w:sz="0" w:space="0" w:color="auto"/>
          </w:divBdr>
        </w:div>
        <w:div w:id="933514406">
          <w:marLeft w:val="640"/>
          <w:marRight w:val="0"/>
          <w:marTop w:val="0"/>
          <w:marBottom w:val="0"/>
          <w:divBdr>
            <w:top w:val="none" w:sz="0" w:space="0" w:color="auto"/>
            <w:left w:val="none" w:sz="0" w:space="0" w:color="auto"/>
            <w:bottom w:val="none" w:sz="0" w:space="0" w:color="auto"/>
            <w:right w:val="none" w:sz="0" w:space="0" w:color="auto"/>
          </w:divBdr>
        </w:div>
        <w:div w:id="410932970">
          <w:marLeft w:val="640"/>
          <w:marRight w:val="0"/>
          <w:marTop w:val="0"/>
          <w:marBottom w:val="0"/>
          <w:divBdr>
            <w:top w:val="none" w:sz="0" w:space="0" w:color="auto"/>
            <w:left w:val="none" w:sz="0" w:space="0" w:color="auto"/>
            <w:bottom w:val="none" w:sz="0" w:space="0" w:color="auto"/>
            <w:right w:val="none" w:sz="0" w:space="0" w:color="auto"/>
          </w:divBdr>
        </w:div>
        <w:div w:id="1659990315">
          <w:marLeft w:val="640"/>
          <w:marRight w:val="0"/>
          <w:marTop w:val="0"/>
          <w:marBottom w:val="0"/>
          <w:divBdr>
            <w:top w:val="none" w:sz="0" w:space="0" w:color="auto"/>
            <w:left w:val="none" w:sz="0" w:space="0" w:color="auto"/>
            <w:bottom w:val="none" w:sz="0" w:space="0" w:color="auto"/>
            <w:right w:val="none" w:sz="0" w:space="0" w:color="auto"/>
          </w:divBdr>
        </w:div>
        <w:div w:id="914048408">
          <w:marLeft w:val="640"/>
          <w:marRight w:val="0"/>
          <w:marTop w:val="0"/>
          <w:marBottom w:val="0"/>
          <w:divBdr>
            <w:top w:val="none" w:sz="0" w:space="0" w:color="auto"/>
            <w:left w:val="none" w:sz="0" w:space="0" w:color="auto"/>
            <w:bottom w:val="none" w:sz="0" w:space="0" w:color="auto"/>
            <w:right w:val="none" w:sz="0" w:space="0" w:color="auto"/>
          </w:divBdr>
        </w:div>
        <w:div w:id="1647079054">
          <w:marLeft w:val="640"/>
          <w:marRight w:val="0"/>
          <w:marTop w:val="0"/>
          <w:marBottom w:val="0"/>
          <w:divBdr>
            <w:top w:val="none" w:sz="0" w:space="0" w:color="auto"/>
            <w:left w:val="none" w:sz="0" w:space="0" w:color="auto"/>
            <w:bottom w:val="none" w:sz="0" w:space="0" w:color="auto"/>
            <w:right w:val="none" w:sz="0" w:space="0" w:color="auto"/>
          </w:divBdr>
        </w:div>
        <w:div w:id="1751728444">
          <w:marLeft w:val="640"/>
          <w:marRight w:val="0"/>
          <w:marTop w:val="0"/>
          <w:marBottom w:val="0"/>
          <w:divBdr>
            <w:top w:val="none" w:sz="0" w:space="0" w:color="auto"/>
            <w:left w:val="none" w:sz="0" w:space="0" w:color="auto"/>
            <w:bottom w:val="none" w:sz="0" w:space="0" w:color="auto"/>
            <w:right w:val="none" w:sz="0" w:space="0" w:color="auto"/>
          </w:divBdr>
        </w:div>
        <w:div w:id="830874236">
          <w:marLeft w:val="640"/>
          <w:marRight w:val="0"/>
          <w:marTop w:val="0"/>
          <w:marBottom w:val="0"/>
          <w:divBdr>
            <w:top w:val="none" w:sz="0" w:space="0" w:color="auto"/>
            <w:left w:val="none" w:sz="0" w:space="0" w:color="auto"/>
            <w:bottom w:val="none" w:sz="0" w:space="0" w:color="auto"/>
            <w:right w:val="none" w:sz="0" w:space="0" w:color="auto"/>
          </w:divBdr>
        </w:div>
        <w:div w:id="2134132385">
          <w:marLeft w:val="640"/>
          <w:marRight w:val="0"/>
          <w:marTop w:val="0"/>
          <w:marBottom w:val="0"/>
          <w:divBdr>
            <w:top w:val="none" w:sz="0" w:space="0" w:color="auto"/>
            <w:left w:val="none" w:sz="0" w:space="0" w:color="auto"/>
            <w:bottom w:val="none" w:sz="0" w:space="0" w:color="auto"/>
            <w:right w:val="none" w:sz="0" w:space="0" w:color="auto"/>
          </w:divBdr>
        </w:div>
        <w:div w:id="1027291782">
          <w:marLeft w:val="640"/>
          <w:marRight w:val="0"/>
          <w:marTop w:val="0"/>
          <w:marBottom w:val="0"/>
          <w:divBdr>
            <w:top w:val="none" w:sz="0" w:space="0" w:color="auto"/>
            <w:left w:val="none" w:sz="0" w:space="0" w:color="auto"/>
            <w:bottom w:val="none" w:sz="0" w:space="0" w:color="auto"/>
            <w:right w:val="none" w:sz="0" w:space="0" w:color="auto"/>
          </w:divBdr>
        </w:div>
        <w:div w:id="1085999172">
          <w:marLeft w:val="640"/>
          <w:marRight w:val="0"/>
          <w:marTop w:val="0"/>
          <w:marBottom w:val="0"/>
          <w:divBdr>
            <w:top w:val="none" w:sz="0" w:space="0" w:color="auto"/>
            <w:left w:val="none" w:sz="0" w:space="0" w:color="auto"/>
            <w:bottom w:val="none" w:sz="0" w:space="0" w:color="auto"/>
            <w:right w:val="none" w:sz="0" w:space="0" w:color="auto"/>
          </w:divBdr>
        </w:div>
        <w:div w:id="836309476">
          <w:marLeft w:val="640"/>
          <w:marRight w:val="0"/>
          <w:marTop w:val="0"/>
          <w:marBottom w:val="0"/>
          <w:divBdr>
            <w:top w:val="none" w:sz="0" w:space="0" w:color="auto"/>
            <w:left w:val="none" w:sz="0" w:space="0" w:color="auto"/>
            <w:bottom w:val="none" w:sz="0" w:space="0" w:color="auto"/>
            <w:right w:val="none" w:sz="0" w:space="0" w:color="auto"/>
          </w:divBdr>
        </w:div>
        <w:div w:id="1434090798">
          <w:marLeft w:val="640"/>
          <w:marRight w:val="0"/>
          <w:marTop w:val="0"/>
          <w:marBottom w:val="0"/>
          <w:divBdr>
            <w:top w:val="none" w:sz="0" w:space="0" w:color="auto"/>
            <w:left w:val="none" w:sz="0" w:space="0" w:color="auto"/>
            <w:bottom w:val="none" w:sz="0" w:space="0" w:color="auto"/>
            <w:right w:val="none" w:sz="0" w:space="0" w:color="auto"/>
          </w:divBdr>
        </w:div>
        <w:div w:id="1998068874">
          <w:marLeft w:val="640"/>
          <w:marRight w:val="0"/>
          <w:marTop w:val="0"/>
          <w:marBottom w:val="0"/>
          <w:divBdr>
            <w:top w:val="none" w:sz="0" w:space="0" w:color="auto"/>
            <w:left w:val="none" w:sz="0" w:space="0" w:color="auto"/>
            <w:bottom w:val="none" w:sz="0" w:space="0" w:color="auto"/>
            <w:right w:val="none" w:sz="0" w:space="0" w:color="auto"/>
          </w:divBdr>
        </w:div>
        <w:div w:id="1565141249">
          <w:marLeft w:val="640"/>
          <w:marRight w:val="0"/>
          <w:marTop w:val="0"/>
          <w:marBottom w:val="0"/>
          <w:divBdr>
            <w:top w:val="none" w:sz="0" w:space="0" w:color="auto"/>
            <w:left w:val="none" w:sz="0" w:space="0" w:color="auto"/>
            <w:bottom w:val="none" w:sz="0" w:space="0" w:color="auto"/>
            <w:right w:val="none" w:sz="0" w:space="0" w:color="auto"/>
          </w:divBdr>
        </w:div>
        <w:div w:id="614555651">
          <w:marLeft w:val="640"/>
          <w:marRight w:val="0"/>
          <w:marTop w:val="0"/>
          <w:marBottom w:val="0"/>
          <w:divBdr>
            <w:top w:val="none" w:sz="0" w:space="0" w:color="auto"/>
            <w:left w:val="none" w:sz="0" w:space="0" w:color="auto"/>
            <w:bottom w:val="none" w:sz="0" w:space="0" w:color="auto"/>
            <w:right w:val="none" w:sz="0" w:space="0" w:color="auto"/>
          </w:divBdr>
        </w:div>
        <w:div w:id="1784494181">
          <w:marLeft w:val="640"/>
          <w:marRight w:val="0"/>
          <w:marTop w:val="0"/>
          <w:marBottom w:val="0"/>
          <w:divBdr>
            <w:top w:val="none" w:sz="0" w:space="0" w:color="auto"/>
            <w:left w:val="none" w:sz="0" w:space="0" w:color="auto"/>
            <w:bottom w:val="none" w:sz="0" w:space="0" w:color="auto"/>
            <w:right w:val="none" w:sz="0" w:space="0" w:color="auto"/>
          </w:divBdr>
        </w:div>
        <w:div w:id="165705989">
          <w:marLeft w:val="640"/>
          <w:marRight w:val="0"/>
          <w:marTop w:val="0"/>
          <w:marBottom w:val="0"/>
          <w:divBdr>
            <w:top w:val="none" w:sz="0" w:space="0" w:color="auto"/>
            <w:left w:val="none" w:sz="0" w:space="0" w:color="auto"/>
            <w:bottom w:val="none" w:sz="0" w:space="0" w:color="auto"/>
            <w:right w:val="none" w:sz="0" w:space="0" w:color="auto"/>
          </w:divBdr>
        </w:div>
        <w:div w:id="1722753283">
          <w:marLeft w:val="640"/>
          <w:marRight w:val="0"/>
          <w:marTop w:val="0"/>
          <w:marBottom w:val="0"/>
          <w:divBdr>
            <w:top w:val="none" w:sz="0" w:space="0" w:color="auto"/>
            <w:left w:val="none" w:sz="0" w:space="0" w:color="auto"/>
            <w:bottom w:val="none" w:sz="0" w:space="0" w:color="auto"/>
            <w:right w:val="none" w:sz="0" w:space="0" w:color="auto"/>
          </w:divBdr>
        </w:div>
        <w:div w:id="37433844">
          <w:marLeft w:val="640"/>
          <w:marRight w:val="0"/>
          <w:marTop w:val="0"/>
          <w:marBottom w:val="0"/>
          <w:divBdr>
            <w:top w:val="none" w:sz="0" w:space="0" w:color="auto"/>
            <w:left w:val="none" w:sz="0" w:space="0" w:color="auto"/>
            <w:bottom w:val="none" w:sz="0" w:space="0" w:color="auto"/>
            <w:right w:val="none" w:sz="0" w:space="0" w:color="auto"/>
          </w:divBdr>
        </w:div>
        <w:div w:id="2016565057">
          <w:marLeft w:val="640"/>
          <w:marRight w:val="0"/>
          <w:marTop w:val="0"/>
          <w:marBottom w:val="0"/>
          <w:divBdr>
            <w:top w:val="none" w:sz="0" w:space="0" w:color="auto"/>
            <w:left w:val="none" w:sz="0" w:space="0" w:color="auto"/>
            <w:bottom w:val="none" w:sz="0" w:space="0" w:color="auto"/>
            <w:right w:val="none" w:sz="0" w:space="0" w:color="auto"/>
          </w:divBdr>
        </w:div>
        <w:div w:id="158355386">
          <w:marLeft w:val="640"/>
          <w:marRight w:val="0"/>
          <w:marTop w:val="0"/>
          <w:marBottom w:val="0"/>
          <w:divBdr>
            <w:top w:val="none" w:sz="0" w:space="0" w:color="auto"/>
            <w:left w:val="none" w:sz="0" w:space="0" w:color="auto"/>
            <w:bottom w:val="none" w:sz="0" w:space="0" w:color="auto"/>
            <w:right w:val="none" w:sz="0" w:space="0" w:color="auto"/>
          </w:divBdr>
        </w:div>
        <w:div w:id="868877866">
          <w:marLeft w:val="640"/>
          <w:marRight w:val="0"/>
          <w:marTop w:val="0"/>
          <w:marBottom w:val="0"/>
          <w:divBdr>
            <w:top w:val="none" w:sz="0" w:space="0" w:color="auto"/>
            <w:left w:val="none" w:sz="0" w:space="0" w:color="auto"/>
            <w:bottom w:val="none" w:sz="0" w:space="0" w:color="auto"/>
            <w:right w:val="none" w:sz="0" w:space="0" w:color="auto"/>
          </w:divBdr>
        </w:div>
        <w:div w:id="105002309">
          <w:marLeft w:val="640"/>
          <w:marRight w:val="0"/>
          <w:marTop w:val="0"/>
          <w:marBottom w:val="0"/>
          <w:divBdr>
            <w:top w:val="none" w:sz="0" w:space="0" w:color="auto"/>
            <w:left w:val="none" w:sz="0" w:space="0" w:color="auto"/>
            <w:bottom w:val="none" w:sz="0" w:space="0" w:color="auto"/>
            <w:right w:val="none" w:sz="0" w:space="0" w:color="auto"/>
          </w:divBdr>
        </w:div>
        <w:div w:id="952321076">
          <w:marLeft w:val="640"/>
          <w:marRight w:val="0"/>
          <w:marTop w:val="0"/>
          <w:marBottom w:val="0"/>
          <w:divBdr>
            <w:top w:val="none" w:sz="0" w:space="0" w:color="auto"/>
            <w:left w:val="none" w:sz="0" w:space="0" w:color="auto"/>
            <w:bottom w:val="none" w:sz="0" w:space="0" w:color="auto"/>
            <w:right w:val="none" w:sz="0" w:space="0" w:color="auto"/>
          </w:divBdr>
        </w:div>
        <w:div w:id="245919092">
          <w:marLeft w:val="640"/>
          <w:marRight w:val="0"/>
          <w:marTop w:val="0"/>
          <w:marBottom w:val="0"/>
          <w:divBdr>
            <w:top w:val="none" w:sz="0" w:space="0" w:color="auto"/>
            <w:left w:val="none" w:sz="0" w:space="0" w:color="auto"/>
            <w:bottom w:val="none" w:sz="0" w:space="0" w:color="auto"/>
            <w:right w:val="none" w:sz="0" w:space="0" w:color="auto"/>
          </w:divBdr>
        </w:div>
        <w:div w:id="579369123">
          <w:marLeft w:val="640"/>
          <w:marRight w:val="0"/>
          <w:marTop w:val="0"/>
          <w:marBottom w:val="0"/>
          <w:divBdr>
            <w:top w:val="none" w:sz="0" w:space="0" w:color="auto"/>
            <w:left w:val="none" w:sz="0" w:space="0" w:color="auto"/>
            <w:bottom w:val="none" w:sz="0" w:space="0" w:color="auto"/>
            <w:right w:val="none" w:sz="0" w:space="0" w:color="auto"/>
          </w:divBdr>
        </w:div>
        <w:div w:id="802695036">
          <w:marLeft w:val="640"/>
          <w:marRight w:val="0"/>
          <w:marTop w:val="0"/>
          <w:marBottom w:val="0"/>
          <w:divBdr>
            <w:top w:val="none" w:sz="0" w:space="0" w:color="auto"/>
            <w:left w:val="none" w:sz="0" w:space="0" w:color="auto"/>
            <w:bottom w:val="none" w:sz="0" w:space="0" w:color="auto"/>
            <w:right w:val="none" w:sz="0" w:space="0" w:color="auto"/>
          </w:divBdr>
        </w:div>
        <w:div w:id="1531796635">
          <w:marLeft w:val="640"/>
          <w:marRight w:val="0"/>
          <w:marTop w:val="0"/>
          <w:marBottom w:val="0"/>
          <w:divBdr>
            <w:top w:val="none" w:sz="0" w:space="0" w:color="auto"/>
            <w:left w:val="none" w:sz="0" w:space="0" w:color="auto"/>
            <w:bottom w:val="none" w:sz="0" w:space="0" w:color="auto"/>
            <w:right w:val="none" w:sz="0" w:space="0" w:color="auto"/>
          </w:divBdr>
        </w:div>
        <w:div w:id="1521428363">
          <w:marLeft w:val="640"/>
          <w:marRight w:val="0"/>
          <w:marTop w:val="0"/>
          <w:marBottom w:val="0"/>
          <w:divBdr>
            <w:top w:val="none" w:sz="0" w:space="0" w:color="auto"/>
            <w:left w:val="none" w:sz="0" w:space="0" w:color="auto"/>
            <w:bottom w:val="none" w:sz="0" w:space="0" w:color="auto"/>
            <w:right w:val="none" w:sz="0" w:space="0" w:color="auto"/>
          </w:divBdr>
        </w:div>
        <w:div w:id="367680210">
          <w:marLeft w:val="640"/>
          <w:marRight w:val="0"/>
          <w:marTop w:val="0"/>
          <w:marBottom w:val="0"/>
          <w:divBdr>
            <w:top w:val="none" w:sz="0" w:space="0" w:color="auto"/>
            <w:left w:val="none" w:sz="0" w:space="0" w:color="auto"/>
            <w:bottom w:val="none" w:sz="0" w:space="0" w:color="auto"/>
            <w:right w:val="none" w:sz="0" w:space="0" w:color="auto"/>
          </w:divBdr>
        </w:div>
        <w:div w:id="1259289842">
          <w:marLeft w:val="640"/>
          <w:marRight w:val="0"/>
          <w:marTop w:val="0"/>
          <w:marBottom w:val="0"/>
          <w:divBdr>
            <w:top w:val="none" w:sz="0" w:space="0" w:color="auto"/>
            <w:left w:val="none" w:sz="0" w:space="0" w:color="auto"/>
            <w:bottom w:val="none" w:sz="0" w:space="0" w:color="auto"/>
            <w:right w:val="none" w:sz="0" w:space="0" w:color="auto"/>
          </w:divBdr>
        </w:div>
        <w:div w:id="743991389">
          <w:marLeft w:val="640"/>
          <w:marRight w:val="0"/>
          <w:marTop w:val="0"/>
          <w:marBottom w:val="0"/>
          <w:divBdr>
            <w:top w:val="none" w:sz="0" w:space="0" w:color="auto"/>
            <w:left w:val="none" w:sz="0" w:space="0" w:color="auto"/>
            <w:bottom w:val="none" w:sz="0" w:space="0" w:color="auto"/>
            <w:right w:val="none" w:sz="0" w:space="0" w:color="auto"/>
          </w:divBdr>
        </w:div>
        <w:div w:id="1686594179">
          <w:marLeft w:val="640"/>
          <w:marRight w:val="0"/>
          <w:marTop w:val="0"/>
          <w:marBottom w:val="0"/>
          <w:divBdr>
            <w:top w:val="none" w:sz="0" w:space="0" w:color="auto"/>
            <w:left w:val="none" w:sz="0" w:space="0" w:color="auto"/>
            <w:bottom w:val="none" w:sz="0" w:space="0" w:color="auto"/>
            <w:right w:val="none" w:sz="0" w:space="0" w:color="auto"/>
          </w:divBdr>
        </w:div>
        <w:div w:id="1721779078">
          <w:marLeft w:val="640"/>
          <w:marRight w:val="0"/>
          <w:marTop w:val="0"/>
          <w:marBottom w:val="0"/>
          <w:divBdr>
            <w:top w:val="none" w:sz="0" w:space="0" w:color="auto"/>
            <w:left w:val="none" w:sz="0" w:space="0" w:color="auto"/>
            <w:bottom w:val="none" w:sz="0" w:space="0" w:color="auto"/>
            <w:right w:val="none" w:sz="0" w:space="0" w:color="auto"/>
          </w:divBdr>
        </w:div>
        <w:div w:id="440883155">
          <w:marLeft w:val="640"/>
          <w:marRight w:val="0"/>
          <w:marTop w:val="0"/>
          <w:marBottom w:val="0"/>
          <w:divBdr>
            <w:top w:val="none" w:sz="0" w:space="0" w:color="auto"/>
            <w:left w:val="none" w:sz="0" w:space="0" w:color="auto"/>
            <w:bottom w:val="none" w:sz="0" w:space="0" w:color="auto"/>
            <w:right w:val="none" w:sz="0" w:space="0" w:color="auto"/>
          </w:divBdr>
        </w:div>
        <w:div w:id="1326784542">
          <w:marLeft w:val="640"/>
          <w:marRight w:val="0"/>
          <w:marTop w:val="0"/>
          <w:marBottom w:val="0"/>
          <w:divBdr>
            <w:top w:val="none" w:sz="0" w:space="0" w:color="auto"/>
            <w:left w:val="none" w:sz="0" w:space="0" w:color="auto"/>
            <w:bottom w:val="none" w:sz="0" w:space="0" w:color="auto"/>
            <w:right w:val="none" w:sz="0" w:space="0" w:color="auto"/>
          </w:divBdr>
        </w:div>
        <w:div w:id="937366921">
          <w:marLeft w:val="640"/>
          <w:marRight w:val="0"/>
          <w:marTop w:val="0"/>
          <w:marBottom w:val="0"/>
          <w:divBdr>
            <w:top w:val="none" w:sz="0" w:space="0" w:color="auto"/>
            <w:left w:val="none" w:sz="0" w:space="0" w:color="auto"/>
            <w:bottom w:val="none" w:sz="0" w:space="0" w:color="auto"/>
            <w:right w:val="none" w:sz="0" w:space="0" w:color="auto"/>
          </w:divBdr>
        </w:div>
        <w:div w:id="685012701">
          <w:marLeft w:val="640"/>
          <w:marRight w:val="0"/>
          <w:marTop w:val="0"/>
          <w:marBottom w:val="0"/>
          <w:divBdr>
            <w:top w:val="none" w:sz="0" w:space="0" w:color="auto"/>
            <w:left w:val="none" w:sz="0" w:space="0" w:color="auto"/>
            <w:bottom w:val="none" w:sz="0" w:space="0" w:color="auto"/>
            <w:right w:val="none" w:sz="0" w:space="0" w:color="auto"/>
          </w:divBdr>
        </w:div>
        <w:div w:id="841816535">
          <w:marLeft w:val="640"/>
          <w:marRight w:val="0"/>
          <w:marTop w:val="0"/>
          <w:marBottom w:val="0"/>
          <w:divBdr>
            <w:top w:val="none" w:sz="0" w:space="0" w:color="auto"/>
            <w:left w:val="none" w:sz="0" w:space="0" w:color="auto"/>
            <w:bottom w:val="none" w:sz="0" w:space="0" w:color="auto"/>
            <w:right w:val="none" w:sz="0" w:space="0" w:color="auto"/>
          </w:divBdr>
        </w:div>
        <w:div w:id="1853182608">
          <w:marLeft w:val="640"/>
          <w:marRight w:val="0"/>
          <w:marTop w:val="0"/>
          <w:marBottom w:val="0"/>
          <w:divBdr>
            <w:top w:val="none" w:sz="0" w:space="0" w:color="auto"/>
            <w:left w:val="none" w:sz="0" w:space="0" w:color="auto"/>
            <w:bottom w:val="none" w:sz="0" w:space="0" w:color="auto"/>
            <w:right w:val="none" w:sz="0" w:space="0" w:color="auto"/>
          </w:divBdr>
        </w:div>
        <w:div w:id="302127912">
          <w:marLeft w:val="640"/>
          <w:marRight w:val="0"/>
          <w:marTop w:val="0"/>
          <w:marBottom w:val="0"/>
          <w:divBdr>
            <w:top w:val="none" w:sz="0" w:space="0" w:color="auto"/>
            <w:left w:val="none" w:sz="0" w:space="0" w:color="auto"/>
            <w:bottom w:val="none" w:sz="0" w:space="0" w:color="auto"/>
            <w:right w:val="none" w:sz="0" w:space="0" w:color="auto"/>
          </w:divBdr>
        </w:div>
        <w:div w:id="1559365159">
          <w:marLeft w:val="640"/>
          <w:marRight w:val="0"/>
          <w:marTop w:val="0"/>
          <w:marBottom w:val="0"/>
          <w:divBdr>
            <w:top w:val="none" w:sz="0" w:space="0" w:color="auto"/>
            <w:left w:val="none" w:sz="0" w:space="0" w:color="auto"/>
            <w:bottom w:val="none" w:sz="0" w:space="0" w:color="auto"/>
            <w:right w:val="none" w:sz="0" w:space="0" w:color="auto"/>
          </w:divBdr>
        </w:div>
        <w:div w:id="357852526">
          <w:marLeft w:val="640"/>
          <w:marRight w:val="0"/>
          <w:marTop w:val="0"/>
          <w:marBottom w:val="0"/>
          <w:divBdr>
            <w:top w:val="none" w:sz="0" w:space="0" w:color="auto"/>
            <w:left w:val="none" w:sz="0" w:space="0" w:color="auto"/>
            <w:bottom w:val="none" w:sz="0" w:space="0" w:color="auto"/>
            <w:right w:val="none" w:sz="0" w:space="0" w:color="auto"/>
          </w:divBdr>
        </w:div>
        <w:div w:id="1493794472">
          <w:marLeft w:val="640"/>
          <w:marRight w:val="0"/>
          <w:marTop w:val="0"/>
          <w:marBottom w:val="0"/>
          <w:divBdr>
            <w:top w:val="none" w:sz="0" w:space="0" w:color="auto"/>
            <w:left w:val="none" w:sz="0" w:space="0" w:color="auto"/>
            <w:bottom w:val="none" w:sz="0" w:space="0" w:color="auto"/>
            <w:right w:val="none" w:sz="0" w:space="0" w:color="auto"/>
          </w:divBdr>
        </w:div>
        <w:div w:id="767578056">
          <w:marLeft w:val="640"/>
          <w:marRight w:val="0"/>
          <w:marTop w:val="0"/>
          <w:marBottom w:val="0"/>
          <w:divBdr>
            <w:top w:val="none" w:sz="0" w:space="0" w:color="auto"/>
            <w:left w:val="none" w:sz="0" w:space="0" w:color="auto"/>
            <w:bottom w:val="none" w:sz="0" w:space="0" w:color="auto"/>
            <w:right w:val="none" w:sz="0" w:space="0" w:color="auto"/>
          </w:divBdr>
        </w:div>
        <w:div w:id="1334408223">
          <w:marLeft w:val="640"/>
          <w:marRight w:val="0"/>
          <w:marTop w:val="0"/>
          <w:marBottom w:val="0"/>
          <w:divBdr>
            <w:top w:val="none" w:sz="0" w:space="0" w:color="auto"/>
            <w:left w:val="none" w:sz="0" w:space="0" w:color="auto"/>
            <w:bottom w:val="none" w:sz="0" w:space="0" w:color="auto"/>
            <w:right w:val="none" w:sz="0" w:space="0" w:color="auto"/>
          </w:divBdr>
        </w:div>
        <w:div w:id="98716757">
          <w:marLeft w:val="640"/>
          <w:marRight w:val="0"/>
          <w:marTop w:val="0"/>
          <w:marBottom w:val="0"/>
          <w:divBdr>
            <w:top w:val="none" w:sz="0" w:space="0" w:color="auto"/>
            <w:left w:val="none" w:sz="0" w:space="0" w:color="auto"/>
            <w:bottom w:val="none" w:sz="0" w:space="0" w:color="auto"/>
            <w:right w:val="none" w:sz="0" w:space="0" w:color="auto"/>
          </w:divBdr>
        </w:div>
        <w:div w:id="78452947">
          <w:marLeft w:val="640"/>
          <w:marRight w:val="0"/>
          <w:marTop w:val="0"/>
          <w:marBottom w:val="0"/>
          <w:divBdr>
            <w:top w:val="none" w:sz="0" w:space="0" w:color="auto"/>
            <w:left w:val="none" w:sz="0" w:space="0" w:color="auto"/>
            <w:bottom w:val="none" w:sz="0" w:space="0" w:color="auto"/>
            <w:right w:val="none" w:sz="0" w:space="0" w:color="auto"/>
          </w:divBdr>
        </w:div>
        <w:div w:id="1646661580">
          <w:marLeft w:val="640"/>
          <w:marRight w:val="0"/>
          <w:marTop w:val="0"/>
          <w:marBottom w:val="0"/>
          <w:divBdr>
            <w:top w:val="none" w:sz="0" w:space="0" w:color="auto"/>
            <w:left w:val="none" w:sz="0" w:space="0" w:color="auto"/>
            <w:bottom w:val="none" w:sz="0" w:space="0" w:color="auto"/>
            <w:right w:val="none" w:sz="0" w:space="0" w:color="auto"/>
          </w:divBdr>
        </w:div>
        <w:div w:id="577638852">
          <w:marLeft w:val="640"/>
          <w:marRight w:val="0"/>
          <w:marTop w:val="0"/>
          <w:marBottom w:val="0"/>
          <w:divBdr>
            <w:top w:val="none" w:sz="0" w:space="0" w:color="auto"/>
            <w:left w:val="none" w:sz="0" w:space="0" w:color="auto"/>
            <w:bottom w:val="none" w:sz="0" w:space="0" w:color="auto"/>
            <w:right w:val="none" w:sz="0" w:space="0" w:color="auto"/>
          </w:divBdr>
        </w:div>
        <w:div w:id="311713582">
          <w:marLeft w:val="640"/>
          <w:marRight w:val="0"/>
          <w:marTop w:val="0"/>
          <w:marBottom w:val="0"/>
          <w:divBdr>
            <w:top w:val="none" w:sz="0" w:space="0" w:color="auto"/>
            <w:left w:val="none" w:sz="0" w:space="0" w:color="auto"/>
            <w:bottom w:val="none" w:sz="0" w:space="0" w:color="auto"/>
            <w:right w:val="none" w:sz="0" w:space="0" w:color="auto"/>
          </w:divBdr>
        </w:div>
        <w:div w:id="448399809">
          <w:marLeft w:val="640"/>
          <w:marRight w:val="0"/>
          <w:marTop w:val="0"/>
          <w:marBottom w:val="0"/>
          <w:divBdr>
            <w:top w:val="none" w:sz="0" w:space="0" w:color="auto"/>
            <w:left w:val="none" w:sz="0" w:space="0" w:color="auto"/>
            <w:bottom w:val="none" w:sz="0" w:space="0" w:color="auto"/>
            <w:right w:val="none" w:sz="0" w:space="0" w:color="auto"/>
          </w:divBdr>
        </w:div>
        <w:div w:id="1242984130">
          <w:marLeft w:val="640"/>
          <w:marRight w:val="0"/>
          <w:marTop w:val="0"/>
          <w:marBottom w:val="0"/>
          <w:divBdr>
            <w:top w:val="none" w:sz="0" w:space="0" w:color="auto"/>
            <w:left w:val="none" w:sz="0" w:space="0" w:color="auto"/>
            <w:bottom w:val="none" w:sz="0" w:space="0" w:color="auto"/>
            <w:right w:val="none" w:sz="0" w:space="0" w:color="auto"/>
          </w:divBdr>
        </w:div>
        <w:div w:id="931009490">
          <w:marLeft w:val="640"/>
          <w:marRight w:val="0"/>
          <w:marTop w:val="0"/>
          <w:marBottom w:val="0"/>
          <w:divBdr>
            <w:top w:val="none" w:sz="0" w:space="0" w:color="auto"/>
            <w:left w:val="none" w:sz="0" w:space="0" w:color="auto"/>
            <w:bottom w:val="none" w:sz="0" w:space="0" w:color="auto"/>
            <w:right w:val="none" w:sz="0" w:space="0" w:color="auto"/>
          </w:divBdr>
        </w:div>
        <w:div w:id="1998920929">
          <w:marLeft w:val="640"/>
          <w:marRight w:val="0"/>
          <w:marTop w:val="0"/>
          <w:marBottom w:val="0"/>
          <w:divBdr>
            <w:top w:val="none" w:sz="0" w:space="0" w:color="auto"/>
            <w:left w:val="none" w:sz="0" w:space="0" w:color="auto"/>
            <w:bottom w:val="none" w:sz="0" w:space="0" w:color="auto"/>
            <w:right w:val="none" w:sz="0" w:space="0" w:color="auto"/>
          </w:divBdr>
        </w:div>
        <w:div w:id="1760441702">
          <w:marLeft w:val="640"/>
          <w:marRight w:val="0"/>
          <w:marTop w:val="0"/>
          <w:marBottom w:val="0"/>
          <w:divBdr>
            <w:top w:val="none" w:sz="0" w:space="0" w:color="auto"/>
            <w:left w:val="none" w:sz="0" w:space="0" w:color="auto"/>
            <w:bottom w:val="none" w:sz="0" w:space="0" w:color="auto"/>
            <w:right w:val="none" w:sz="0" w:space="0" w:color="auto"/>
          </w:divBdr>
        </w:div>
        <w:div w:id="453986368">
          <w:marLeft w:val="640"/>
          <w:marRight w:val="0"/>
          <w:marTop w:val="0"/>
          <w:marBottom w:val="0"/>
          <w:divBdr>
            <w:top w:val="none" w:sz="0" w:space="0" w:color="auto"/>
            <w:left w:val="none" w:sz="0" w:space="0" w:color="auto"/>
            <w:bottom w:val="none" w:sz="0" w:space="0" w:color="auto"/>
            <w:right w:val="none" w:sz="0" w:space="0" w:color="auto"/>
          </w:divBdr>
        </w:div>
        <w:div w:id="1829860437">
          <w:marLeft w:val="640"/>
          <w:marRight w:val="0"/>
          <w:marTop w:val="0"/>
          <w:marBottom w:val="0"/>
          <w:divBdr>
            <w:top w:val="none" w:sz="0" w:space="0" w:color="auto"/>
            <w:left w:val="none" w:sz="0" w:space="0" w:color="auto"/>
            <w:bottom w:val="none" w:sz="0" w:space="0" w:color="auto"/>
            <w:right w:val="none" w:sz="0" w:space="0" w:color="auto"/>
          </w:divBdr>
        </w:div>
        <w:div w:id="148637844">
          <w:marLeft w:val="640"/>
          <w:marRight w:val="0"/>
          <w:marTop w:val="0"/>
          <w:marBottom w:val="0"/>
          <w:divBdr>
            <w:top w:val="none" w:sz="0" w:space="0" w:color="auto"/>
            <w:left w:val="none" w:sz="0" w:space="0" w:color="auto"/>
            <w:bottom w:val="none" w:sz="0" w:space="0" w:color="auto"/>
            <w:right w:val="none" w:sz="0" w:space="0" w:color="auto"/>
          </w:divBdr>
        </w:div>
        <w:div w:id="469251844">
          <w:marLeft w:val="640"/>
          <w:marRight w:val="0"/>
          <w:marTop w:val="0"/>
          <w:marBottom w:val="0"/>
          <w:divBdr>
            <w:top w:val="none" w:sz="0" w:space="0" w:color="auto"/>
            <w:left w:val="none" w:sz="0" w:space="0" w:color="auto"/>
            <w:bottom w:val="none" w:sz="0" w:space="0" w:color="auto"/>
            <w:right w:val="none" w:sz="0" w:space="0" w:color="auto"/>
          </w:divBdr>
        </w:div>
        <w:div w:id="993873859">
          <w:marLeft w:val="640"/>
          <w:marRight w:val="0"/>
          <w:marTop w:val="0"/>
          <w:marBottom w:val="0"/>
          <w:divBdr>
            <w:top w:val="none" w:sz="0" w:space="0" w:color="auto"/>
            <w:left w:val="none" w:sz="0" w:space="0" w:color="auto"/>
            <w:bottom w:val="none" w:sz="0" w:space="0" w:color="auto"/>
            <w:right w:val="none" w:sz="0" w:space="0" w:color="auto"/>
          </w:divBdr>
        </w:div>
        <w:div w:id="494298881">
          <w:marLeft w:val="640"/>
          <w:marRight w:val="0"/>
          <w:marTop w:val="0"/>
          <w:marBottom w:val="0"/>
          <w:divBdr>
            <w:top w:val="none" w:sz="0" w:space="0" w:color="auto"/>
            <w:left w:val="none" w:sz="0" w:space="0" w:color="auto"/>
            <w:bottom w:val="none" w:sz="0" w:space="0" w:color="auto"/>
            <w:right w:val="none" w:sz="0" w:space="0" w:color="auto"/>
          </w:divBdr>
        </w:div>
        <w:div w:id="766537800">
          <w:marLeft w:val="640"/>
          <w:marRight w:val="0"/>
          <w:marTop w:val="0"/>
          <w:marBottom w:val="0"/>
          <w:divBdr>
            <w:top w:val="none" w:sz="0" w:space="0" w:color="auto"/>
            <w:left w:val="none" w:sz="0" w:space="0" w:color="auto"/>
            <w:bottom w:val="none" w:sz="0" w:space="0" w:color="auto"/>
            <w:right w:val="none" w:sz="0" w:space="0" w:color="auto"/>
          </w:divBdr>
        </w:div>
        <w:div w:id="703529625">
          <w:marLeft w:val="640"/>
          <w:marRight w:val="0"/>
          <w:marTop w:val="0"/>
          <w:marBottom w:val="0"/>
          <w:divBdr>
            <w:top w:val="none" w:sz="0" w:space="0" w:color="auto"/>
            <w:left w:val="none" w:sz="0" w:space="0" w:color="auto"/>
            <w:bottom w:val="none" w:sz="0" w:space="0" w:color="auto"/>
            <w:right w:val="none" w:sz="0" w:space="0" w:color="auto"/>
          </w:divBdr>
        </w:div>
        <w:div w:id="1034385035">
          <w:marLeft w:val="640"/>
          <w:marRight w:val="0"/>
          <w:marTop w:val="0"/>
          <w:marBottom w:val="0"/>
          <w:divBdr>
            <w:top w:val="none" w:sz="0" w:space="0" w:color="auto"/>
            <w:left w:val="none" w:sz="0" w:space="0" w:color="auto"/>
            <w:bottom w:val="none" w:sz="0" w:space="0" w:color="auto"/>
            <w:right w:val="none" w:sz="0" w:space="0" w:color="auto"/>
          </w:divBdr>
        </w:div>
        <w:div w:id="1564948952">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982078826">
      <w:bodyDiv w:val="1"/>
      <w:marLeft w:val="0"/>
      <w:marRight w:val="0"/>
      <w:marTop w:val="0"/>
      <w:marBottom w:val="0"/>
      <w:divBdr>
        <w:top w:val="none" w:sz="0" w:space="0" w:color="auto"/>
        <w:left w:val="none" w:sz="0" w:space="0" w:color="auto"/>
        <w:bottom w:val="none" w:sz="0" w:space="0" w:color="auto"/>
        <w:right w:val="none" w:sz="0" w:space="0" w:color="auto"/>
      </w:divBdr>
      <w:divsChild>
        <w:div w:id="1455368089">
          <w:marLeft w:val="640"/>
          <w:marRight w:val="0"/>
          <w:marTop w:val="0"/>
          <w:marBottom w:val="0"/>
          <w:divBdr>
            <w:top w:val="none" w:sz="0" w:space="0" w:color="auto"/>
            <w:left w:val="none" w:sz="0" w:space="0" w:color="auto"/>
            <w:bottom w:val="none" w:sz="0" w:space="0" w:color="auto"/>
            <w:right w:val="none" w:sz="0" w:space="0" w:color="auto"/>
          </w:divBdr>
        </w:div>
        <w:div w:id="711147509">
          <w:marLeft w:val="640"/>
          <w:marRight w:val="0"/>
          <w:marTop w:val="0"/>
          <w:marBottom w:val="0"/>
          <w:divBdr>
            <w:top w:val="none" w:sz="0" w:space="0" w:color="auto"/>
            <w:left w:val="none" w:sz="0" w:space="0" w:color="auto"/>
            <w:bottom w:val="none" w:sz="0" w:space="0" w:color="auto"/>
            <w:right w:val="none" w:sz="0" w:space="0" w:color="auto"/>
          </w:divBdr>
        </w:div>
        <w:div w:id="1106654330">
          <w:marLeft w:val="640"/>
          <w:marRight w:val="0"/>
          <w:marTop w:val="0"/>
          <w:marBottom w:val="0"/>
          <w:divBdr>
            <w:top w:val="none" w:sz="0" w:space="0" w:color="auto"/>
            <w:left w:val="none" w:sz="0" w:space="0" w:color="auto"/>
            <w:bottom w:val="none" w:sz="0" w:space="0" w:color="auto"/>
            <w:right w:val="none" w:sz="0" w:space="0" w:color="auto"/>
          </w:divBdr>
        </w:div>
        <w:div w:id="1295209442">
          <w:marLeft w:val="640"/>
          <w:marRight w:val="0"/>
          <w:marTop w:val="0"/>
          <w:marBottom w:val="0"/>
          <w:divBdr>
            <w:top w:val="none" w:sz="0" w:space="0" w:color="auto"/>
            <w:left w:val="none" w:sz="0" w:space="0" w:color="auto"/>
            <w:bottom w:val="none" w:sz="0" w:space="0" w:color="auto"/>
            <w:right w:val="none" w:sz="0" w:space="0" w:color="auto"/>
          </w:divBdr>
        </w:div>
        <w:div w:id="909005829">
          <w:marLeft w:val="640"/>
          <w:marRight w:val="0"/>
          <w:marTop w:val="0"/>
          <w:marBottom w:val="0"/>
          <w:divBdr>
            <w:top w:val="none" w:sz="0" w:space="0" w:color="auto"/>
            <w:left w:val="none" w:sz="0" w:space="0" w:color="auto"/>
            <w:bottom w:val="none" w:sz="0" w:space="0" w:color="auto"/>
            <w:right w:val="none" w:sz="0" w:space="0" w:color="auto"/>
          </w:divBdr>
        </w:div>
        <w:div w:id="1854875776">
          <w:marLeft w:val="640"/>
          <w:marRight w:val="0"/>
          <w:marTop w:val="0"/>
          <w:marBottom w:val="0"/>
          <w:divBdr>
            <w:top w:val="none" w:sz="0" w:space="0" w:color="auto"/>
            <w:left w:val="none" w:sz="0" w:space="0" w:color="auto"/>
            <w:bottom w:val="none" w:sz="0" w:space="0" w:color="auto"/>
            <w:right w:val="none" w:sz="0" w:space="0" w:color="auto"/>
          </w:divBdr>
        </w:div>
        <w:div w:id="1559629720">
          <w:marLeft w:val="640"/>
          <w:marRight w:val="0"/>
          <w:marTop w:val="0"/>
          <w:marBottom w:val="0"/>
          <w:divBdr>
            <w:top w:val="none" w:sz="0" w:space="0" w:color="auto"/>
            <w:left w:val="none" w:sz="0" w:space="0" w:color="auto"/>
            <w:bottom w:val="none" w:sz="0" w:space="0" w:color="auto"/>
            <w:right w:val="none" w:sz="0" w:space="0" w:color="auto"/>
          </w:divBdr>
        </w:div>
        <w:div w:id="1133254515">
          <w:marLeft w:val="640"/>
          <w:marRight w:val="0"/>
          <w:marTop w:val="0"/>
          <w:marBottom w:val="0"/>
          <w:divBdr>
            <w:top w:val="none" w:sz="0" w:space="0" w:color="auto"/>
            <w:left w:val="none" w:sz="0" w:space="0" w:color="auto"/>
            <w:bottom w:val="none" w:sz="0" w:space="0" w:color="auto"/>
            <w:right w:val="none" w:sz="0" w:space="0" w:color="auto"/>
          </w:divBdr>
        </w:div>
        <w:div w:id="700667420">
          <w:marLeft w:val="640"/>
          <w:marRight w:val="0"/>
          <w:marTop w:val="0"/>
          <w:marBottom w:val="0"/>
          <w:divBdr>
            <w:top w:val="none" w:sz="0" w:space="0" w:color="auto"/>
            <w:left w:val="none" w:sz="0" w:space="0" w:color="auto"/>
            <w:bottom w:val="none" w:sz="0" w:space="0" w:color="auto"/>
            <w:right w:val="none" w:sz="0" w:space="0" w:color="auto"/>
          </w:divBdr>
        </w:div>
        <w:div w:id="496269033">
          <w:marLeft w:val="640"/>
          <w:marRight w:val="0"/>
          <w:marTop w:val="0"/>
          <w:marBottom w:val="0"/>
          <w:divBdr>
            <w:top w:val="none" w:sz="0" w:space="0" w:color="auto"/>
            <w:left w:val="none" w:sz="0" w:space="0" w:color="auto"/>
            <w:bottom w:val="none" w:sz="0" w:space="0" w:color="auto"/>
            <w:right w:val="none" w:sz="0" w:space="0" w:color="auto"/>
          </w:divBdr>
        </w:div>
        <w:div w:id="1828282821">
          <w:marLeft w:val="640"/>
          <w:marRight w:val="0"/>
          <w:marTop w:val="0"/>
          <w:marBottom w:val="0"/>
          <w:divBdr>
            <w:top w:val="none" w:sz="0" w:space="0" w:color="auto"/>
            <w:left w:val="none" w:sz="0" w:space="0" w:color="auto"/>
            <w:bottom w:val="none" w:sz="0" w:space="0" w:color="auto"/>
            <w:right w:val="none" w:sz="0" w:space="0" w:color="auto"/>
          </w:divBdr>
        </w:div>
        <w:div w:id="1733457031">
          <w:marLeft w:val="640"/>
          <w:marRight w:val="0"/>
          <w:marTop w:val="0"/>
          <w:marBottom w:val="0"/>
          <w:divBdr>
            <w:top w:val="none" w:sz="0" w:space="0" w:color="auto"/>
            <w:left w:val="none" w:sz="0" w:space="0" w:color="auto"/>
            <w:bottom w:val="none" w:sz="0" w:space="0" w:color="auto"/>
            <w:right w:val="none" w:sz="0" w:space="0" w:color="auto"/>
          </w:divBdr>
        </w:div>
        <w:div w:id="2106218977">
          <w:marLeft w:val="640"/>
          <w:marRight w:val="0"/>
          <w:marTop w:val="0"/>
          <w:marBottom w:val="0"/>
          <w:divBdr>
            <w:top w:val="none" w:sz="0" w:space="0" w:color="auto"/>
            <w:left w:val="none" w:sz="0" w:space="0" w:color="auto"/>
            <w:bottom w:val="none" w:sz="0" w:space="0" w:color="auto"/>
            <w:right w:val="none" w:sz="0" w:space="0" w:color="auto"/>
          </w:divBdr>
        </w:div>
        <w:div w:id="506218565">
          <w:marLeft w:val="640"/>
          <w:marRight w:val="0"/>
          <w:marTop w:val="0"/>
          <w:marBottom w:val="0"/>
          <w:divBdr>
            <w:top w:val="none" w:sz="0" w:space="0" w:color="auto"/>
            <w:left w:val="none" w:sz="0" w:space="0" w:color="auto"/>
            <w:bottom w:val="none" w:sz="0" w:space="0" w:color="auto"/>
            <w:right w:val="none" w:sz="0" w:space="0" w:color="auto"/>
          </w:divBdr>
        </w:div>
        <w:div w:id="527137443">
          <w:marLeft w:val="640"/>
          <w:marRight w:val="0"/>
          <w:marTop w:val="0"/>
          <w:marBottom w:val="0"/>
          <w:divBdr>
            <w:top w:val="none" w:sz="0" w:space="0" w:color="auto"/>
            <w:left w:val="none" w:sz="0" w:space="0" w:color="auto"/>
            <w:bottom w:val="none" w:sz="0" w:space="0" w:color="auto"/>
            <w:right w:val="none" w:sz="0" w:space="0" w:color="auto"/>
          </w:divBdr>
        </w:div>
        <w:div w:id="1868444122">
          <w:marLeft w:val="640"/>
          <w:marRight w:val="0"/>
          <w:marTop w:val="0"/>
          <w:marBottom w:val="0"/>
          <w:divBdr>
            <w:top w:val="none" w:sz="0" w:space="0" w:color="auto"/>
            <w:left w:val="none" w:sz="0" w:space="0" w:color="auto"/>
            <w:bottom w:val="none" w:sz="0" w:space="0" w:color="auto"/>
            <w:right w:val="none" w:sz="0" w:space="0" w:color="auto"/>
          </w:divBdr>
        </w:div>
        <w:div w:id="2137327867">
          <w:marLeft w:val="640"/>
          <w:marRight w:val="0"/>
          <w:marTop w:val="0"/>
          <w:marBottom w:val="0"/>
          <w:divBdr>
            <w:top w:val="none" w:sz="0" w:space="0" w:color="auto"/>
            <w:left w:val="none" w:sz="0" w:space="0" w:color="auto"/>
            <w:bottom w:val="none" w:sz="0" w:space="0" w:color="auto"/>
            <w:right w:val="none" w:sz="0" w:space="0" w:color="auto"/>
          </w:divBdr>
        </w:div>
        <w:div w:id="579868906">
          <w:marLeft w:val="640"/>
          <w:marRight w:val="0"/>
          <w:marTop w:val="0"/>
          <w:marBottom w:val="0"/>
          <w:divBdr>
            <w:top w:val="none" w:sz="0" w:space="0" w:color="auto"/>
            <w:left w:val="none" w:sz="0" w:space="0" w:color="auto"/>
            <w:bottom w:val="none" w:sz="0" w:space="0" w:color="auto"/>
            <w:right w:val="none" w:sz="0" w:space="0" w:color="auto"/>
          </w:divBdr>
        </w:div>
        <w:div w:id="1498495778">
          <w:marLeft w:val="640"/>
          <w:marRight w:val="0"/>
          <w:marTop w:val="0"/>
          <w:marBottom w:val="0"/>
          <w:divBdr>
            <w:top w:val="none" w:sz="0" w:space="0" w:color="auto"/>
            <w:left w:val="none" w:sz="0" w:space="0" w:color="auto"/>
            <w:bottom w:val="none" w:sz="0" w:space="0" w:color="auto"/>
            <w:right w:val="none" w:sz="0" w:space="0" w:color="auto"/>
          </w:divBdr>
        </w:div>
        <w:div w:id="297732920">
          <w:marLeft w:val="640"/>
          <w:marRight w:val="0"/>
          <w:marTop w:val="0"/>
          <w:marBottom w:val="0"/>
          <w:divBdr>
            <w:top w:val="none" w:sz="0" w:space="0" w:color="auto"/>
            <w:left w:val="none" w:sz="0" w:space="0" w:color="auto"/>
            <w:bottom w:val="none" w:sz="0" w:space="0" w:color="auto"/>
            <w:right w:val="none" w:sz="0" w:space="0" w:color="auto"/>
          </w:divBdr>
        </w:div>
        <w:div w:id="1893349531">
          <w:marLeft w:val="640"/>
          <w:marRight w:val="0"/>
          <w:marTop w:val="0"/>
          <w:marBottom w:val="0"/>
          <w:divBdr>
            <w:top w:val="none" w:sz="0" w:space="0" w:color="auto"/>
            <w:left w:val="none" w:sz="0" w:space="0" w:color="auto"/>
            <w:bottom w:val="none" w:sz="0" w:space="0" w:color="auto"/>
            <w:right w:val="none" w:sz="0" w:space="0" w:color="auto"/>
          </w:divBdr>
        </w:div>
        <w:div w:id="1020355214">
          <w:marLeft w:val="640"/>
          <w:marRight w:val="0"/>
          <w:marTop w:val="0"/>
          <w:marBottom w:val="0"/>
          <w:divBdr>
            <w:top w:val="none" w:sz="0" w:space="0" w:color="auto"/>
            <w:left w:val="none" w:sz="0" w:space="0" w:color="auto"/>
            <w:bottom w:val="none" w:sz="0" w:space="0" w:color="auto"/>
            <w:right w:val="none" w:sz="0" w:space="0" w:color="auto"/>
          </w:divBdr>
        </w:div>
        <w:div w:id="251665938">
          <w:marLeft w:val="640"/>
          <w:marRight w:val="0"/>
          <w:marTop w:val="0"/>
          <w:marBottom w:val="0"/>
          <w:divBdr>
            <w:top w:val="none" w:sz="0" w:space="0" w:color="auto"/>
            <w:left w:val="none" w:sz="0" w:space="0" w:color="auto"/>
            <w:bottom w:val="none" w:sz="0" w:space="0" w:color="auto"/>
            <w:right w:val="none" w:sz="0" w:space="0" w:color="auto"/>
          </w:divBdr>
        </w:div>
        <w:div w:id="375276088">
          <w:marLeft w:val="640"/>
          <w:marRight w:val="0"/>
          <w:marTop w:val="0"/>
          <w:marBottom w:val="0"/>
          <w:divBdr>
            <w:top w:val="none" w:sz="0" w:space="0" w:color="auto"/>
            <w:left w:val="none" w:sz="0" w:space="0" w:color="auto"/>
            <w:bottom w:val="none" w:sz="0" w:space="0" w:color="auto"/>
            <w:right w:val="none" w:sz="0" w:space="0" w:color="auto"/>
          </w:divBdr>
        </w:div>
        <w:div w:id="1990359319">
          <w:marLeft w:val="640"/>
          <w:marRight w:val="0"/>
          <w:marTop w:val="0"/>
          <w:marBottom w:val="0"/>
          <w:divBdr>
            <w:top w:val="none" w:sz="0" w:space="0" w:color="auto"/>
            <w:left w:val="none" w:sz="0" w:space="0" w:color="auto"/>
            <w:bottom w:val="none" w:sz="0" w:space="0" w:color="auto"/>
            <w:right w:val="none" w:sz="0" w:space="0" w:color="auto"/>
          </w:divBdr>
        </w:div>
        <w:div w:id="84571933">
          <w:marLeft w:val="640"/>
          <w:marRight w:val="0"/>
          <w:marTop w:val="0"/>
          <w:marBottom w:val="0"/>
          <w:divBdr>
            <w:top w:val="none" w:sz="0" w:space="0" w:color="auto"/>
            <w:left w:val="none" w:sz="0" w:space="0" w:color="auto"/>
            <w:bottom w:val="none" w:sz="0" w:space="0" w:color="auto"/>
            <w:right w:val="none" w:sz="0" w:space="0" w:color="auto"/>
          </w:divBdr>
        </w:div>
        <w:div w:id="960497844">
          <w:marLeft w:val="640"/>
          <w:marRight w:val="0"/>
          <w:marTop w:val="0"/>
          <w:marBottom w:val="0"/>
          <w:divBdr>
            <w:top w:val="none" w:sz="0" w:space="0" w:color="auto"/>
            <w:left w:val="none" w:sz="0" w:space="0" w:color="auto"/>
            <w:bottom w:val="none" w:sz="0" w:space="0" w:color="auto"/>
            <w:right w:val="none" w:sz="0" w:space="0" w:color="auto"/>
          </w:divBdr>
        </w:div>
        <w:div w:id="1938711602">
          <w:marLeft w:val="640"/>
          <w:marRight w:val="0"/>
          <w:marTop w:val="0"/>
          <w:marBottom w:val="0"/>
          <w:divBdr>
            <w:top w:val="none" w:sz="0" w:space="0" w:color="auto"/>
            <w:left w:val="none" w:sz="0" w:space="0" w:color="auto"/>
            <w:bottom w:val="none" w:sz="0" w:space="0" w:color="auto"/>
            <w:right w:val="none" w:sz="0" w:space="0" w:color="auto"/>
          </w:divBdr>
        </w:div>
        <w:div w:id="162740789">
          <w:marLeft w:val="640"/>
          <w:marRight w:val="0"/>
          <w:marTop w:val="0"/>
          <w:marBottom w:val="0"/>
          <w:divBdr>
            <w:top w:val="none" w:sz="0" w:space="0" w:color="auto"/>
            <w:left w:val="none" w:sz="0" w:space="0" w:color="auto"/>
            <w:bottom w:val="none" w:sz="0" w:space="0" w:color="auto"/>
            <w:right w:val="none" w:sz="0" w:space="0" w:color="auto"/>
          </w:divBdr>
        </w:div>
        <w:div w:id="562643554">
          <w:marLeft w:val="640"/>
          <w:marRight w:val="0"/>
          <w:marTop w:val="0"/>
          <w:marBottom w:val="0"/>
          <w:divBdr>
            <w:top w:val="none" w:sz="0" w:space="0" w:color="auto"/>
            <w:left w:val="none" w:sz="0" w:space="0" w:color="auto"/>
            <w:bottom w:val="none" w:sz="0" w:space="0" w:color="auto"/>
            <w:right w:val="none" w:sz="0" w:space="0" w:color="auto"/>
          </w:divBdr>
        </w:div>
        <w:div w:id="1254584363">
          <w:marLeft w:val="640"/>
          <w:marRight w:val="0"/>
          <w:marTop w:val="0"/>
          <w:marBottom w:val="0"/>
          <w:divBdr>
            <w:top w:val="none" w:sz="0" w:space="0" w:color="auto"/>
            <w:left w:val="none" w:sz="0" w:space="0" w:color="auto"/>
            <w:bottom w:val="none" w:sz="0" w:space="0" w:color="auto"/>
            <w:right w:val="none" w:sz="0" w:space="0" w:color="auto"/>
          </w:divBdr>
        </w:div>
        <w:div w:id="1034231994">
          <w:marLeft w:val="640"/>
          <w:marRight w:val="0"/>
          <w:marTop w:val="0"/>
          <w:marBottom w:val="0"/>
          <w:divBdr>
            <w:top w:val="none" w:sz="0" w:space="0" w:color="auto"/>
            <w:left w:val="none" w:sz="0" w:space="0" w:color="auto"/>
            <w:bottom w:val="none" w:sz="0" w:space="0" w:color="auto"/>
            <w:right w:val="none" w:sz="0" w:space="0" w:color="auto"/>
          </w:divBdr>
        </w:div>
        <w:div w:id="2129160892">
          <w:marLeft w:val="640"/>
          <w:marRight w:val="0"/>
          <w:marTop w:val="0"/>
          <w:marBottom w:val="0"/>
          <w:divBdr>
            <w:top w:val="none" w:sz="0" w:space="0" w:color="auto"/>
            <w:left w:val="none" w:sz="0" w:space="0" w:color="auto"/>
            <w:bottom w:val="none" w:sz="0" w:space="0" w:color="auto"/>
            <w:right w:val="none" w:sz="0" w:space="0" w:color="auto"/>
          </w:divBdr>
        </w:div>
        <w:div w:id="1585840616">
          <w:marLeft w:val="640"/>
          <w:marRight w:val="0"/>
          <w:marTop w:val="0"/>
          <w:marBottom w:val="0"/>
          <w:divBdr>
            <w:top w:val="none" w:sz="0" w:space="0" w:color="auto"/>
            <w:left w:val="none" w:sz="0" w:space="0" w:color="auto"/>
            <w:bottom w:val="none" w:sz="0" w:space="0" w:color="auto"/>
            <w:right w:val="none" w:sz="0" w:space="0" w:color="auto"/>
          </w:divBdr>
        </w:div>
        <w:div w:id="854347299">
          <w:marLeft w:val="640"/>
          <w:marRight w:val="0"/>
          <w:marTop w:val="0"/>
          <w:marBottom w:val="0"/>
          <w:divBdr>
            <w:top w:val="none" w:sz="0" w:space="0" w:color="auto"/>
            <w:left w:val="none" w:sz="0" w:space="0" w:color="auto"/>
            <w:bottom w:val="none" w:sz="0" w:space="0" w:color="auto"/>
            <w:right w:val="none" w:sz="0" w:space="0" w:color="auto"/>
          </w:divBdr>
        </w:div>
        <w:div w:id="856189795">
          <w:marLeft w:val="640"/>
          <w:marRight w:val="0"/>
          <w:marTop w:val="0"/>
          <w:marBottom w:val="0"/>
          <w:divBdr>
            <w:top w:val="none" w:sz="0" w:space="0" w:color="auto"/>
            <w:left w:val="none" w:sz="0" w:space="0" w:color="auto"/>
            <w:bottom w:val="none" w:sz="0" w:space="0" w:color="auto"/>
            <w:right w:val="none" w:sz="0" w:space="0" w:color="auto"/>
          </w:divBdr>
        </w:div>
        <w:div w:id="1694184132">
          <w:marLeft w:val="640"/>
          <w:marRight w:val="0"/>
          <w:marTop w:val="0"/>
          <w:marBottom w:val="0"/>
          <w:divBdr>
            <w:top w:val="none" w:sz="0" w:space="0" w:color="auto"/>
            <w:left w:val="none" w:sz="0" w:space="0" w:color="auto"/>
            <w:bottom w:val="none" w:sz="0" w:space="0" w:color="auto"/>
            <w:right w:val="none" w:sz="0" w:space="0" w:color="auto"/>
          </w:divBdr>
        </w:div>
        <w:div w:id="664863501">
          <w:marLeft w:val="640"/>
          <w:marRight w:val="0"/>
          <w:marTop w:val="0"/>
          <w:marBottom w:val="0"/>
          <w:divBdr>
            <w:top w:val="none" w:sz="0" w:space="0" w:color="auto"/>
            <w:left w:val="none" w:sz="0" w:space="0" w:color="auto"/>
            <w:bottom w:val="none" w:sz="0" w:space="0" w:color="auto"/>
            <w:right w:val="none" w:sz="0" w:space="0" w:color="auto"/>
          </w:divBdr>
        </w:div>
        <w:div w:id="99029530">
          <w:marLeft w:val="640"/>
          <w:marRight w:val="0"/>
          <w:marTop w:val="0"/>
          <w:marBottom w:val="0"/>
          <w:divBdr>
            <w:top w:val="none" w:sz="0" w:space="0" w:color="auto"/>
            <w:left w:val="none" w:sz="0" w:space="0" w:color="auto"/>
            <w:bottom w:val="none" w:sz="0" w:space="0" w:color="auto"/>
            <w:right w:val="none" w:sz="0" w:space="0" w:color="auto"/>
          </w:divBdr>
        </w:div>
        <w:div w:id="2106612726">
          <w:marLeft w:val="640"/>
          <w:marRight w:val="0"/>
          <w:marTop w:val="0"/>
          <w:marBottom w:val="0"/>
          <w:divBdr>
            <w:top w:val="none" w:sz="0" w:space="0" w:color="auto"/>
            <w:left w:val="none" w:sz="0" w:space="0" w:color="auto"/>
            <w:bottom w:val="none" w:sz="0" w:space="0" w:color="auto"/>
            <w:right w:val="none" w:sz="0" w:space="0" w:color="auto"/>
          </w:divBdr>
        </w:div>
        <w:div w:id="274216172">
          <w:marLeft w:val="640"/>
          <w:marRight w:val="0"/>
          <w:marTop w:val="0"/>
          <w:marBottom w:val="0"/>
          <w:divBdr>
            <w:top w:val="none" w:sz="0" w:space="0" w:color="auto"/>
            <w:left w:val="none" w:sz="0" w:space="0" w:color="auto"/>
            <w:bottom w:val="none" w:sz="0" w:space="0" w:color="auto"/>
            <w:right w:val="none" w:sz="0" w:space="0" w:color="auto"/>
          </w:divBdr>
        </w:div>
        <w:div w:id="1587617317">
          <w:marLeft w:val="640"/>
          <w:marRight w:val="0"/>
          <w:marTop w:val="0"/>
          <w:marBottom w:val="0"/>
          <w:divBdr>
            <w:top w:val="none" w:sz="0" w:space="0" w:color="auto"/>
            <w:left w:val="none" w:sz="0" w:space="0" w:color="auto"/>
            <w:bottom w:val="none" w:sz="0" w:space="0" w:color="auto"/>
            <w:right w:val="none" w:sz="0" w:space="0" w:color="auto"/>
          </w:divBdr>
        </w:div>
        <w:div w:id="2013605867">
          <w:marLeft w:val="640"/>
          <w:marRight w:val="0"/>
          <w:marTop w:val="0"/>
          <w:marBottom w:val="0"/>
          <w:divBdr>
            <w:top w:val="none" w:sz="0" w:space="0" w:color="auto"/>
            <w:left w:val="none" w:sz="0" w:space="0" w:color="auto"/>
            <w:bottom w:val="none" w:sz="0" w:space="0" w:color="auto"/>
            <w:right w:val="none" w:sz="0" w:space="0" w:color="auto"/>
          </w:divBdr>
        </w:div>
        <w:div w:id="1577739942">
          <w:marLeft w:val="640"/>
          <w:marRight w:val="0"/>
          <w:marTop w:val="0"/>
          <w:marBottom w:val="0"/>
          <w:divBdr>
            <w:top w:val="none" w:sz="0" w:space="0" w:color="auto"/>
            <w:left w:val="none" w:sz="0" w:space="0" w:color="auto"/>
            <w:bottom w:val="none" w:sz="0" w:space="0" w:color="auto"/>
            <w:right w:val="none" w:sz="0" w:space="0" w:color="auto"/>
          </w:divBdr>
        </w:div>
        <w:div w:id="501821404">
          <w:marLeft w:val="640"/>
          <w:marRight w:val="0"/>
          <w:marTop w:val="0"/>
          <w:marBottom w:val="0"/>
          <w:divBdr>
            <w:top w:val="none" w:sz="0" w:space="0" w:color="auto"/>
            <w:left w:val="none" w:sz="0" w:space="0" w:color="auto"/>
            <w:bottom w:val="none" w:sz="0" w:space="0" w:color="auto"/>
            <w:right w:val="none" w:sz="0" w:space="0" w:color="auto"/>
          </w:divBdr>
        </w:div>
        <w:div w:id="755127001">
          <w:marLeft w:val="640"/>
          <w:marRight w:val="0"/>
          <w:marTop w:val="0"/>
          <w:marBottom w:val="0"/>
          <w:divBdr>
            <w:top w:val="none" w:sz="0" w:space="0" w:color="auto"/>
            <w:left w:val="none" w:sz="0" w:space="0" w:color="auto"/>
            <w:bottom w:val="none" w:sz="0" w:space="0" w:color="auto"/>
            <w:right w:val="none" w:sz="0" w:space="0" w:color="auto"/>
          </w:divBdr>
        </w:div>
        <w:div w:id="1958023306">
          <w:marLeft w:val="640"/>
          <w:marRight w:val="0"/>
          <w:marTop w:val="0"/>
          <w:marBottom w:val="0"/>
          <w:divBdr>
            <w:top w:val="none" w:sz="0" w:space="0" w:color="auto"/>
            <w:left w:val="none" w:sz="0" w:space="0" w:color="auto"/>
            <w:bottom w:val="none" w:sz="0" w:space="0" w:color="auto"/>
            <w:right w:val="none" w:sz="0" w:space="0" w:color="auto"/>
          </w:divBdr>
        </w:div>
        <w:div w:id="31423627">
          <w:marLeft w:val="640"/>
          <w:marRight w:val="0"/>
          <w:marTop w:val="0"/>
          <w:marBottom w:val="0"/>
          <w:divBdr>
            <w:top w:val="none" w:sz="0" w:space="0" w:color="auto"/>
            <w:left w:val="none" w:sz="0" w:space="0" w:color="auto"/>
            <w:bottom w:val="none" w:sz="0" w:space="0" w:color="auto"/>
            <w:right w:val="none" w:sz="0" w:space="0" w:color="auto"/>
          </w:divBdr>
        </w:div>
        <w:div w:id="379941797">
          <w:marLeft w:val="640"/>
          <w:marRight w:val="0"/>
          <w:marTop w:val="0"/>
          <w:marBottom w:val="0"/>
          <w:divBdr>
            <w:top w:val="none" w:sz="0" w:space="0" w:color="auto"/>
            <w:left w:val="none" w:sz="0" w:space="0" w:color="auto"/>
            <w:bottom w:val="none" w:sz="0" w:space="0" w:color="auto"/>
            <w:right w:val="none" w:sz="0" w:space="0" w:color="auto"/>
          </w:divBdr>
        </w:div>
        <w:div w:id="633145375">
          <w:marLeft w:val="640"/>
          <w:marRight w:val="0"/>
          <w:marTop w:val="0"/>
          <w:marBottom w:val="0"/>
          <w:divBdr>
            <w:top w:val="none" w:sz="0" w:space="0" w:color="auto"/>
            <w:left w:val="none" w:sz="0" w:space="0" w:color="auto"/>
            <w:bottom w:val="none" w:sz="0" w:space="0" w:color="auto"/>
            <w:right w:val="none" w:sz="0" w:space="0" w:color="auto"/>
          </w:divBdr>
        </w:div>
        <w:div w:id="365496308">
          <w:marLeft w:val="640"/>
          <w:marRight w:val="0"/>
          <w:marTop w:val="0"/>
          <w:marBottom w:val="0"/>
          <w:divBdr>
            <w:top w:val="none" w:sz="0" w:space="0" w:color="auto"/>
            <w:left w:val="none" w:sz="0" w:space="0" w:color="auto"/>
            <w:bottom w:val="none" w:sz="0" w:space="0" w:color="auto"/>
            <w:right w:val="none" w:sz="0" w:space="0" w:color="auto"/>
          </w:divBdr>
        </w:div>
        <w:div w:id="669403836">
          <w:marLeft w:val="640"/>
          <w:marRight w:val="0"/>
          <w:marTop w:val="0"/>
          <w:marBottom w:val="0"/>
          <w:divBdr>
            <w:top w:val="none" w:sz="0" w:space="0" w:color="auto"/>
            <w:left w:val="none" w:sz="0" w:space="0" w:color="auto"/>
            <w:bottom w:val="none" w:sz="0" w:space="0" w:color="auto"/>
            <w:right w:val="none" w:sz="0" w:space="0" w:color="auto"/>
          </w:divBdr>
        </w:div>
        <w:div w:id="527330499">
          <w:marLeft w:val="640"/>
          <w:marRight w:val="0"/>
          <w:marTop w:val="0"/>
          <w:marBottom w:val="0"/>
          <w:divBdr>
            <w:top w:val="none" w:sz="0" w:space="0" w:color="auto"/>
            <w:left w:val="none" w:sz="0" w:space="0" w:color="auto"/>
            <w:bottom w:val="none" w:sz="0" w:space="0" w:color="auto"/>
            <w:right w:val="none" w:sz="0" w:space="0" w:color="auto"/>
          </w:divBdr>
        </w:div>
        <w:div w:id="392970731">
          <w:marLeft w:val="640"/>
          <w:marRight w:val="0"/>
          <w:marTop w:val="0"/>
          <w:marBottom w:val="0"/>
          <w:divBdr>
            <w:top w:val="none" w:sz="0" w:space="0" w:color="auto"/>
            <w:left w:val="none" w:sz="0" w:space="0" w:color="auto"/>
            <w:bottom w:val="none" w:sz="0" w:space="0" w:color="auto"/>
            <w:right w:val="none" w:sz="0" w:space="0" w:color="auto"/>
          </w:divBdr>
        </w:div>
        <w:div w:id="31226135">
          <w:marLeft w:val="640"/>
          <w:marRight w:val="0"/>
          <w:marTop w:val="0"/>
          <w:marBottom w:val="0"/>
          <w:divBdr>
            <w:top w:val="none" w:sz="0" w:space="0" w:color="auto"/>
            <w:left w:val="none" w:sz="0" w:space="0" w:color="auto"/>
            <w:bottom w:val="none" w:sz="0" w:space="0" w:color="auto"/>
            <w:right w:val="none" w:sz="0" w:space="0" w:color="auto"/>
          </w:divBdr>
        </w:div>
        <w:div w:id="123891506">
          <w:marLeft w:val="640"/>
          <w:marRight w:val="0"/>
          <w:marTop w:val="0"/>
          <w:marBottom w:val="0"/>
          <w:divBdr>
            <w:top w:val="none" w:sz="0" w:space="0" w:color="auto"/>
            <w:left w:val="none" w:sz="0" w:space="0" w:color="auto"/>
            <w:bottom w:val="none" w:sz="0" w:space="0" w:color="auto"/>
            <w:right w:val="none" w:sz="0" w:space="0" w:color="auto"/>
          </w:divBdr>
        </w:div>
        <w:div w:id="1822425975">
          <w:marLeft w:val="640"/>
          <w:marRight w:val="0"/>
          <w:marTop w:val="0"/>
          <w:marBottom w:val="0"/>
          <w:divBdr>
            <w:top w:val="none" w:sz="0" w:space="0" w:color="auto"/>
            <w:left w:val="none" w:sz="0" w:space="0" w:color="auto"/>
            <w:bottom w:val="none" w:sz="0" w:space="0" w:color="auto"/>
            <w:right w:val="none" w:sz="0" w:space="0" w:color="auto"/>
          </w:divBdr>
        </w:div>
        <w:div w:id="2106412794">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322195058">
          <w:marLeft w:val="640"/>
          <w:marRight w:val="0"/>
          <w:marTop w:val="0"/>
          <w:marBottom w:val="0"/>
          <w:divBdr>
            <w:top w:val="none" w:sz="0" w:space="0" w:color="auto"/>
            <w:left w:val="none" w:sz="0" w:space="0" w:color="auto"/>
            <w:bottom w:val="none" w:sz="0" w:space="0" w:color="auto"/>
            <w:right w:val="none" w:sz="0" w:space="0" w:color="auto"/>
          </w:divBdr>
        </w:div>
        <w:div w:id="1666544781">
          <w:marLeft w:val="640"/>
          <w:marRight w:val="0"/>
          <w:marTop w:val="0"/>
          <w:marBottom w:val="0"/>
          <w:divBdr>
            <w:top w:val="none" w:sz="0" w:space="0" w:color="auto"/>
            <w:left w:val="none" w:sz="0" w:space="0" w:color="auto"/>
            <w:bottom w:val="none" w:sz="0" w:space="0" w:color="auto"/>
            <w:right w:val="none" w:sz="0" w:space="0" w:color="auto"/>
          </w:divBdr>
        </w:div>
        <w:div w:id="1617171953">
          <w:marLeft w:val="640"/>
          <w:marRight w:val="0"/>
          <w:marTop w:val="0"/>
          <w:marBottom w:val="0"/>
          <w:divBdr>
            <w:top w:val="none" w:sz="0" w:space="0" w:color="auto"/>
            <w:left w:val="none" w:sz="0" w:space="0" w:color="auto"/>
            <w:bottom w:val="none" w:sz="0" w:space="0" w:color="auto"/>
            <w:right w:val="none" w:sz="0" w:space="0" w:color="auto"/>
          </w:divBdr>
        </w:div>
        <w:div w:id="1074006688">
          <w:marLeft w:val="640"/>
          <w:marRight w:val="0"/>
          <w:marTop w:val="0"/>
          <w:marBottom w:val="0"/>
          <w:divBdr>
            <w:top w:val="none" w:sz="0" w:space="0" w:color="auto"/>
            <w:left w:val="none" w:sz="0" w:space="0" w:color="auto"/>
            <w:bottom w:val="none" w:sz="0" w:space="0" w:color="auto"/>
            <w:right w:val="none" w:sz="0" w:space="0" w:color="auto"/>
          </w:divBdr>
        </w:div>
        <w:div w:id="611595129">
          <w:marLeft w:val="640"/>
          <w:marRight w:val="0"/>
          <w:marTop w:val="0"/>
          <w:marBottom w:val="0"/>
          <w:divBdr>
            <w:top w:val="none" w:sz="0" w:space="0" w:color="auto"/>
            <w:left w:val="none" w:sz="0" w:space="0" w:color="auto"/>
            <w:bottom w:val="none" w:sz="0" w:space="0" w:color="auto"/>
            <w:right w:val="none" w:sz="0" w:space="0" w:color="auto"/>
          </w:divBdr>
        </w:div>
        <w:div w:id="1231699309">
          <w:marLeft w:val="640"/>
          <w:marRight w:val="0"/>
          <w:marTop w:val="0"/>
          <w:marBottom w:val="0"/>
          <w:divBdr>
            <w:top w:val="none" w:sz="0" w:space="0" w:color="auto"/>
            <w:left w:val="none" w:sz="0" w:space="0" w:color="auto"/>
            <w:bottom w:val="none" w:sz="0" w:space="0" w:color="auto"/>
            <w:right w:val="none" w:sz="0" w:space="0" w:color="auto"/>
          </w:divBdr>
        </w:div>
        <w:div w:id="630981323">
          <w:marLeft w:val="640"/>
          <w:marRight w:val="0"/>
          <w:marTop w:val="0"/>
          <w:marBottom w:val="0"/>
          <w:divBdr>
            <w:top w:val="none" w:sz="0" w:space="0" w:color="auto"/>
            <w:left w:val="none" w:sz="0" w:space="0" w:color="auto"/>
            <w:bottom w:val="none" w:sz="0" w:space="0" w:color="auto"/>
            <w:right w:val="none" w:sz="0" w:space="0" w:color="auto"/>
          </w:divBdr>
        </w:div>
        <w:div w:id="763571437">
          <w:marLeft w:val="640"/>
          <w:marRight w:val="0"/>
          <w:marTop w:val="0"/>
          <w:marBottom w:val="0"/>
          <w:divBdr>
            <w:top w:val="none" w:sz="0" w:space="0" w:color="auto"/>
            <w:left w:val="none" w:sz="0" w:space="0" w:color="auto"/>
            <w:bottom w:val="none" w:sz="0" w:space="0" w:color="auto"/>
            <w:right w:val="none" w:sz="0" w:space="0" w:color="auto"/>
          </w:divBdr>
        </w:div>
        <w:div w:id="88088887">
          <w:marLeft w:val="640"/>
          <w:marRight w:val="0"/>
          <w:marTop w:val="0"/>
          <w:marBottom w:val="0"/>
          <w:divBdr>
            <w:top w:val="none" w:sz="0" w:space="0" w:color="auto"/>
            <w:left w:val="none" w:sz="0" w:space="0" w:color="auto"/>
            <w:bottom w:val="none" w:sz="0" w:space="0" w:color="auto"/>
            <w:right w:val="none" w:sz="0" w:space="0" w:color="auto"/>
          </w:divBdr>
        </w:div>
        <w:div w:id="1569921663">
          <w:marLeft w:val="640"/>
          <w:marRight w:val="0"/>
          <w:marTop w:val="0"/>
          <w:marBottom w:val="0"/>
          <w:divBdr>
            <w:top w:val="none" w:sz="0" w:space="0" w:color="auto"/>
            <w:left w:val="none" w:sz="0" w:space="0" w:color="auto"/>
            <w:bottom w:val="none" w:sz="0" w:space="0" w:color="auto"/>
            <w:right w:val="none" w:sz="0" w:space="0" w:color="auto"/>
          </w:divBdr>
        </w:div>
        <w:div w:id="2084184804">
          <w:marLeft w:val="640"/>
          <w:marRight w:val="0"/>
          <w:marTop w:val="0"/>
          <w:marBottom w:val="0"/>
          <w:divBdr>
            <w:top w:val="none" w:sz="0" w:space="0" w:color="auto"/>
            <w:left w:val="none" w:sz="0" w:space="0" w:color="auto"/>
            <w:bottom w:val="none" w:sz="0" w:space="0" w:color="auto"/>
            <w:right w:val="none" w:sz="0" w:space="0" w:color="auto"/>
          </w:divBdr>
        </w:div>
        <w:div w:id="444081077">
          <w:marLeft w:val="640"/>
          <w:marRight w:val="0"/>
          <w:marTop w:val="0"/>
          <w:marBottom w:val="0"/>
          <w:divBdr>
            <w:top w:val="none" w:sz="0" w:space="0" w:color="auto"/>
            <w:left w:val="none" w:sz="0" w:space="0" w:color="auto"/>
            <w:bottom w:val="none" w:sz="0" w:space="0" w:color="auto"/>
            <w:right w:val="none" w:sz="0" w:space="0" w:color="auto"/>
          </w:divBdr>
        </w:div>
        <w:div w:id="1844129098">
          <w:marLeft w:val="640"/>
          <w:marRight w:val="0"/>
          <w:marTop w:val="0"/>
          <w:marBottom w:val="0"/>
          <w:divBdr>
            <w:top w:val="none" w:sz="0" w:space="0" w:color="auto"/>
            <w:left w:val="none" w:sz="0" w:space="0" w:color="auto"/>
            <w:bottom w:val="none" w:sz="0" w:space="0" w:color="auto"/>
            <w:right w:val="none" w:sz="0" w:space="0" w:color="auto"/>
          </w:divBdr>
        </w:div>
        <w:div w:id="32078859">
          <w:marLeft w:val="640"/>
          <w:marRight w:val="0"/>
          <w:marTop w:val="0"/>
          <w:marBottom w:val="0"/>
          <w:divBdr>
            <w:top w:val="none" w:sz="0" w:space="0" w:color="auto"/>
            <w:left w:val="none" w:sz="0" w:space="0" w:color="auto"/>
            <w:bottom w:val="none" w:sz="0" w:space="0" w:color="auto"/>
            <w:right w:val="none" w:sz="0" w:space="0" w:color="auto"/>
          </w:divBdr>
        </w:div>
        <w:div w:id="1306542318">
          <w:marLeft w:val="640"/>
          <w:marRight w:val="0"/>
          <w:marTop w:val="0"/>
          <w:marBottom w:val="0"/>
          <w:divBdr>
            <w:top w:val="none" w:sz="0" w:space="0" w:color="auto"/>
            <w:left w:val="none" w:sz="0" w:space="0" w:color="auto"/>
            <w:bottom w:val="none" w:sz="0" w:space="0" w:color="auto"/>
            <w:right w:val="none" w:sz="0" w:space="0" w:color="auto"/>
          </w:divBdr>
        </w:div>
        <w:div w:id="2113938161">
          <w:marLeft w:val="640"/>
          <w:marRight w:val="0"/>
          <w:marTop w:val="0"/>
          <w:marBottom w:val="0"/>
          <w:divBdr>
            <w:top w:val="none" w:sz="0" w:space="0" w:color="auto"/>
            <w:left w:val="none" w:sz="0" w:space="0" w:color="auto"/>
            <w:bottom w:val="none" w:sz="0" w:space="0" w:color="auto"/>
            <w:right w:val="none" w:sz="0" w:space="0" w:color="auto"/>
          </w:divBdr>
        </w:div>
        <w:div w:id="223495334">
          <w:marLeft w:val="640"/>
          <w:marRight w:val="0"/>
          <w:marTop w:val="0"/>
          <w:marBottom w:val="0"/>
          <w:divBdr>
            <w:top w:val="none" w:sz="0" w:space="0" w:color="auto"/>
            <w:left w:val="none" w:sz="0" w:space="0" w:color="auto"/>
            <w:bottom w:val="none" w:sz="0" w:space="0" w:color="auto"/>
            <w:right w:val="none" w:sz="0" w:space="0" w:color="auto"/>
          </w:divBdr>
        </w:div>
        <w:div w:id="899054273">
          <w:marLeft w:val="640"/>
          <w:marRight w:val="0"/>
          <w:marTop w:val="0"/>
          <w:marBottom w:val="0"/>
          <w:divBdr>
            <w:top w:val="none" w:sz="0" w:space="0" w:color="auto"/>
            <w:left w:val="none" w:sz="0" w:space="0" w:color="auto"/>
            <w:bottom w:val="none" w:sz="0" w:space="0" w:color="auto"/>
            <w:right w:val="none" w:sz="0" w:space="0" w:color="auto"/>
          </w:divBdr>
        </w:div>
        <w:div w:id="1831284041">
          <w:marLeft w:val="640"/>
          <w:marRight w:val="0"/>
          <w:marTop w:val="0"/>
          <w:marBottom w:val="0"/>
          <w:divBdr>
            <w:top w:val="none" w:sz="0" w:space="0" w:color="auto"/>
            <w:left w:val="none" w:sz="0" w:space="0" w:color="auto"/>
            <w:bottom w:val="none" w:sz="0" w:space="0" w:color="auto"/>
            <w:right w:val="none" w:sz="0" w:space="0" w:color="auto"/>
          </w:divBdr>
        </w:div>
        <w:div w:id="1338146115">
          <w:marLeft w:val="640"/>
          <w:marRight w:val="0"/>
          <w:marTop w:val="0"/>
          <w:marBottom w:val="0"/>
          <w:divBdr>
            <w:top w:val="none" w:sz="0" w:space="0" w:color="auto"/>
            <w:left w:val="none" w:sz="0" w:space="0" w:color="auto"/>
            <w:bottom w:val="none" w:sz="0" w:space="0" w:color="auto"/>
            <w:right w:val="none" w:sz="0" w:space="0" w:color="auto"/>
          </w:divBdr>
        </w:div>
        <w:div w:id="674576131">
          <w:marLeft w:val="640"/>
          <w:marRight w:val="0"/>
          <w:marTop w:val="0"/>
          <w:marBottom w:val="0"/>
          <w:divBdr>
            <w:top w:val="none" w:sz="0" w:space="0" w:color="auto"/>
            <w:left w:val="none" w:sz="0" w:space="0" w:color="auto"/>
            <w:bottom w:val="none" w:sz="0" w:space="0" w:color="auto"/>
            <w:right w:val="none" w:sz="0" w:space="0" w:color="auto"/>
          </w:divBdr>
        </w:div>
        <w:div w:id="120271820">
          <w:marLeft w:val="640"/>
          <w:marRight w:val="0"/>
          <w:marTop w:val="0"/>
          <w:marBottom w:val="0"/>
          <w:divBdr>
            <w:top w:val="none" w:sz="0" w:space="0" w:color="auto"/>
            <w:left w:val="none" w:sz="0" w:space="0" w:color="auto"/>
            <w:bottom w:val="none" w:sz="0" w:space="0" w:color="auto"/>
            <w:right w:val="none" w:sz="0" w:space="0" w:color="auto"/>
          </w:divBdr>
        </w:div>
        <w:div w:id="939525925">
          <w:marLeft w:val="640"/>
          <w:marRight w:val="0"/>
          <w:marTop w:val="0"/>
          <w:marBottom w:val="0"/>
          <w:divBdr>
            <w:top w:val="none" w:sz="0" w:space="0" w:color="auto"/>
            <w:left w:val="none" w:sz="0" w:space="0" w:color="auto"/>
            <w:bottom w:val="none" w:sz="0" w:space="0" w:color="auto"/>
            <w:right w:val="none" w:sz="0" w:space="0" w:color="auto"/>
          </w:divBdr>
        </w:div>
        <w:div w:id="785545183">
          <w:marLeft w:val="640"/>
          <w:marRight w:val="0"/>
          <w:marTop w:val="0"/>
          <w:marBottom w:val="0"/>
          <w:divBdr>
            <w:top w:val="none" w:sz="0" w:space="0" w:color="auto"/>
            <w:left w:val="none" w:sz="0" w:space="0" w:color="auto"/>
            <w:bottom w:val="none" w:sz="0" w:space="0" w:color="auto"/>
            <w:right w:val="none" w:sz="0" w:space="0" w:color="auto"/>
          </w:divBdr>
        </w:div>
        <w:div w:id="1558200552">
          <w:marLeft w:val="640"/>
          <w:marRight w:val="0"/>
          <w:marTop w:val="0"/>
          <w:marBottom w:val="0"/>
          <w:divBdr>
            <w:top w:val="none" w:sz="0" w:space="0" w:color="auto"/>
            <w:left w:val="none" w:sz="0" w:space="0" w:color="auto"/>
            <w:bottom w:val="none" w:sz="0" w:space="0" w:color="auto"/>
            <w:right w:val="none" w:sz="0" w:space="0" w:color="auto"/>
          </w:divBdr>
        </w:div>
        <w:div w:id="577130682">
          <w:marLeft w:val="640"/>
          <w:marRight w:val="0"/>
          <w:marTop w:val="0"/>
          <w:marBottom w:val="0"/>
          <w:divBdr>
            <w:top w:val="none" w:sz="0" w:space="0" w:color="auto"/>
            <w:left w:val="none" w:sz="0" w:space="0" w:color="auto"/>
            <w:bottom w:val="none" w:sz="0" w:space="0" w:color="auto"/>
            <w:right w:val="none" w:sz="0" w:space="0" w:color="auto"/>
          </w:divBdr>
        </w:div>
        <w:div w:id="174157496">
          <w:marLeft w:val="640"/>
          <w:marRight w:val="0"/>
          <w:marTop w:val="0"/>
          <w:marBottom w:val="0"/>
          <w:divBdr>
            <w:top w:val="none" w:sz="0" w:space="0" w:color="auto"/>
            <w:left w:val="none" w:sz="0" w:space="0" w:color="auto"/>
            <w:bottom w:val="none" w:sz="0" w:space="0" w:color="auto"/>
            <w:right w:val="none" w:sz="0" w:space="0" w:color="auto"/>
          </w:divBdr>
        </w:div>
        <w:div w:id="1040134116">
          <w:marLeft w:val="640"/>
          <w:marRight w:val="0"/>
          <w:marTop w:val="0"/>
          <w:marBottom w:val="0"/>
          <w:divBdr>
            <w:top w:val="none" w:sz="0" w:space="0" w:color="auto"/>
            <w:left w:val="none" w:sz="0" w:space="0" w:color="auto"/>
            <w:bottom w:val="none" w:sz="0" w:space="0" w:color="auto"/>
            <w:right w:val="none" w:sz="0" w:space="0" w:color="auto"/>
          </w:divBdr>
        </w:div>
        <w:div w:id="1326401274">
          <w:marLeft w:val="640"/>
          <w:marRight w:val="0"/>
          <w:marTop w:val="0"/>
          <w:marBottom w:val="0"/>
          <w:divBdr>
            <w:top w:val="none" w:sz="0" w:space="0" w:color="auto"/>
            <w:left w:val="none" w:sz="0" w:space="0" w:color="auto"/>
            <w:bottom w:val="none" w:sz="0" w:space="0" w:color="auto"/>
            <w:right w:val="none" w:sz="0" w:space="0" w:color="auto"/>
          </w:divBdr>
        </w:div>
        <w:div w:id="193546708">
          <w:marLeft w:val="640"/>
          <w:marRight w:val="0"/>
          <w:marTop w:val="0"/>
          <w:marBottom w:val="0"/>
          <w:divBdr>
            <w:top w:val="none" w:sz="0" w:space="0" w:color="auto"/>
            <w:left w:val="none" w:sz="0" w:space="0" w:color="auto"/>
            <w:bottom w:val="none" w:sz="0" w:space="0" w:color="auto"/>
            <w:right w:val="none" w:sz="0" w:space="0" w:color="auto"/>
          </w:divBdr>
        </w:div>
        <w:div w:id="1609237369">
          <w:marLeft w:val="640"/>
          <w:marRight w:val="0"/>
          <w:marTop w:val="0"/>
          <w:marBottom w:val="0"/>
          <w:divBdr>
            <w:top w:val="none" w:sz="0" w:space="0" w:color="auto"/>
            <w:left w:val="none" w:sz="0" w:space="0" w:color="auto"/>
            <w:bottom w:val="none" w:sz="0" w:space="0" w:color="auto"/>
            <w:right w:val="none" w:sz="0" w:space="0" w:color="auto"/>
          </w:divBdr>
        </w:div>
        <w:div w:id="783773363">
          <w:marLeft w:val="640"/>
          <w:marRight w:val="0"/>
          <w:marTop w:val="0"/>
          <w:marBottom w:val="0"/>
          <w:divBdr>
            <w:top w:val="none" w:sz="0" w:space="0" w:color="auto"/>
            <w:left w:val="none" w:sz="0" w:space="0" w:color="auto"/>
            <w:bottom w:val="none" w:sz="0" w:space="0" w:color="auto"/>
            <w:right w:val="none" w:sz="0" w:space="0" w:color="auto"/>
          </w:divBdr>
        </w:div>
        <w:div w:id="80491978">
          <w:marLeft w:val="640"/>
          <w:marRight w:val="0"/>
          <w:marTop w:val="0"/>
          <w:marBottom w:val="0"/>
          <w:divBdr>
            <w:top w:val="none" w:sz="0" w:space="0" w:color="auto"/>
            <w:left w:val="none" w:sz="0" w:space="0" w:color="auto"/>
            <w:bottom w:val="none" w:sz="0" w:space="0" w:color="auto"/>
            <w:right w:val="none" w:sz="0" w:space="0" w:color="auto"/>
          </w:divBdr>
        </w:div>
        <w:div w:id="479542215">
          <w:marLeft w:val="640"/>
          <w:marRight w:val="0"/>
          <w:marTop w:val="0"/>
          <w:marBottom w:val="0"/>
          <w:divBdr>
            <w:top w:val="none" w:sz="0" w:space="0" w:color="auto"/>
            <w:left w:val="none" w:sz="0" w:space="0" w:color="auto"/>
            <w:bottom w:val="none" w:sz="0" w:space="0" w:color="auto"/>
            <w:right w:val="none" w:sz="0" w:space="0" w:color="auto"/>
          </w:divBdr>
        </w:div>
        <w:div w:id="1843618904">
          <w:marLeft w:val="640"/>
          <w:marRight w:val="0"/>
          <w:marTop w:val="0"/>
          <w:marBottom w:val="0"/>
          <w:divBdr>
            <w:top w:val="none" w:sz="0" w:space="0" w:color="auto"/>
            <w:left w:val="none" w:sz="0" w:space="0" w:color="auto"/>
            <w:bottom w:val="none" w:sz="0" w:space="0" w:color="auto"/>
            <w:right w:val="none" w:sz="0" w:space="0" w:color="auto"/>
          </w:divBdr>
        </w:div>
        <w:div w:id="887910001">
          <w:marLeft w:val="640"/>
          <w:marRight w:val="0"/>
          <w:marTop w:val="0"/>
          <w:marBottom w:val="0"/>
          <w:divBdr>
            <w:top w:val="none" w:sz="0" w:space="0" w:color="auto"/>
            <w:left w:val="none" w:sz="0" w:space="0" w:color="auto"/>
            <w:bottom w:val="none" w:sz="0" w:space="0" w:color="auto"/>
            <w:right w:val="none" w:sz="0" w:space="0" w:color="auto"/>
          </w:divBdr>
        </w:div>
        <w:div w:id="106433177">
          <w:marLeft w:val="640"/>
          <w:marRight w:val="0"/>
          <w:marTop w:val="0"/>
          <w:marBottom w:val="0"/>
          <w:divBdr>
            <w:top w:val="none" w:sz="0" w:space="0" w:color="auto"/>
            <w:left w:val="none" w:sz="0" w:space="0" w:color="auto"/>
            <w:bottom w:val="none" w:sz="0" w:space="0" w:color="auto"/>
            <w:right w:val="none" w:sz="0" w:space="0" w:color="auto"/>
          </w:divBdr>
        </w:div>
        <w:div w:id="349573621">
          <w:marLeft w:val="640"/>
          <w:marRight w:val="0"/>
          <w:marTop w:val="0"/>
          <w:marBottom w:val="0"/>
          <w:divBdr>
            <w:top w:val="none" w:sz="0" w:space="0" w:color="auto"/>
            <w:left w:val="none" w:sz="0" w:space="0" w:color="auto"/>
            <w:bottom w:val="none" w:sz="0" w:space="0" w:color="auto"/>
            <w:right w:val="none" w:sz="0" w:space="0" w:color="auto"/>
          </w:divBdr>
        </w:div>
        <w:div w:id="16085447">
          <w:marLeft w:val="640"/>
          <w:marRight w:val="0"/>
          <w:marTop w:val="0"/>
          <w:marBottom w:val="0"/>
          <w:divBdr>
            <w:top w:val="none" w:sz="0" w:space="0" w:color="auto"/>
            <w:left w:val="none" w:sz="0" w:space="0" w:color="auto"/>
            <w:bottom w:val="none" w:sz="0" w:space="0" w:color="auto"/>
            <w:right w:val="none" w:sz="0" w:space="0" w:color="auto"/>
          </w:divBdr>
        </w:div>
        <w:div w:id="66609362">
          <w:marLeft w:val="640"/>
          <w:marRight w:val="0"/>
          <w:marTop w:val="0"/>
          <w:marBottom w:val="0"/>
          <w:divBdr>
            <w:top w:val="none" w:sz="0" w:space="0" w:color="auto"/>
            <w:left w:val="none" w:sz="0" w:space="0" w:color="auto"/>
            <w:bottom w:val="none" w:sz="0" w:space="0" w:color="auto"/>
            <w:right w:val="none" w:sz="0" w:space="0" w:color="auto"/>
          </w:divBdr>
        </w:div>
        <w:div w:id="1915846477">
          <w:marLeft w:val="640"/>
          <w:marRight w:val="0"/>
          <w:marTop w:val="0"/>
          <w:marBottom w:val="0"/>
          <w:divBdr>
            <w:top w:val="none" w:sz="0" w:space="0" w:color="auto"/>
            <w:left w:val="none" w:sz="0" w:space="0" w:color="auto"/>
            <w:bottom w:val="none" w:sz="0" w:space="0" w:color="auto"/>
            <w:right w:val="none" w:sz="0" w:space="0" w:color="auto"/>
          </w:divBdr>
        </w:div>
        <w:div w:id="1453210700">
          <w:marLeft w:val="640"/>
          <w:marRight w:val="0"/>
          <w:marTop w:val="0"/>
          <w:marBottom w:val="0"/>
          <w:divBdr>
            <w:top w:val="none" w:sz="0" w:space="0" w:color="auto"/>
            <w:left w:val="none" w:sz="0" w:space="0" w:color="auto"/>
            <w:bottom w:val="none" w:sz="0" w:space="0" w:color="auto"/>
            <w:right w:val="none" w:sz="0" w:space="0" w:color="auto"/>
          </w:divBdr>
        </w:div>
        <w:div w:id="1491944019">
          <w:marLeft w:val="640"/>
          <w:marRight w:val="0"/>
          <w:marTop w:val="0"/>
          <w:marBottom w:val="0"/>
          <w:divBdr>
            <w:top w:val="none" w:sz="0" w:space="0" w:color="auto"/>
            <w:left w:val="none" w:sz="0" w:space="0" w:color="auto"/>
            <w:bottom w:val="none" w:sz="0" w:space="0" w:color="auto"/>
            <w:right w:val="none" w:sz="0" w:space="0" w:color="auto"/>
          </w:divBdr>
        </w:div>
        <w:div w:id="61805101">
          <w:marLeft w:val="640"/>
          <w:marRight w:val="0"/>
          <w:marTop w:val="0"/>
          <w:marBottom w:val="0"/>
          <w:divBdr>
            <w:top w:val="none" w:sz="0" w:space="0" w:color="auto"/>
            <w:left w:val="none" w:sz="0" w:space="0" w:color="auto"/>
            <w:bottom w:val="none" w:sz="0" w:space="0" w:color="auto"/>
            <w:right w:val="none" w:sz="0" w:space="0" w:color="auto"/>
          </w:divBdr>
        </w:div>
        <w:div w:id="1452431973">
          <w:marLeft w:val="640"/>
          <w:marRight w:val="0"/>
          <w:marTop w:val="0"/>
          <w:marBottom w:val="0"/>
          <w:divBdr>
            <w:top w:val="none" w:sz="0" w:space="0" w:color="auto"/>
            <w:left w:val="none" w:sz="0" w:space="0" w:color="auto"/>
            <w:bottom w:val="none" w:sz="0" w:space="0" w:color="auto"/>
            <w:right w:val="none" w:sz="0" w:space="0" w:color="auto"/>
          </w:divBdr>
        </w:div>
        <w:div w:id="18817316">
          <w:marLeft w:val="640"/>
          <w:marRight w:val="0"/>
          <w:marTop w:val="0"/>
          <w:marBottom w:val="0"/>
          <w:divBdr>
            <w:top w:val="none" w:sz="0" w:space="0" w:color="auto"/>
            <w:left w:val="none" w:sz="0" w:space="0" w:color="auto"/>
            <w:bottom w:val="none" w:sz="0" w:space="0" w:color="auto"/>
            <w:right w:val="none" w:sz="0" w:space="0" w:color="auto"/>
          </w:divBdr>
        </w:div>
        <w:div w:id="1689019651">
          <w:marLeft w:val="640"/>
          <w:marRight w:val="0"/>
          <w:marTop w:val="0"/>
          <w:marBottom w:val="0"/>
          <w:divBdr>
            <w:top w:val="none" w:sz="0" w:space="0" w:color="auto"/>
            <w:left w:val="none" w:sz="0" w:space="0" w:color="auto"/>
            <w:bottom w:val="none" w:sz="0" w:space="0" w:color="auto"/>
            <w:right w:val="none" w:sz="0" w:space="0" w:color="auto"/>
          </w:divBdr>
        </w:div>
        <w:div w:id="1447652249">
          <w:marLeft w:val="640"/>
          <w:marRight w:val="0"/>
          <w:marTop w:val="0"/>
          <w:marBottom w:val="0"/>
          <w:divBdr>
            <w:top w:val="none" w:sz="0" w:space="0" w:color="auto"/>
            <w:left w:val="none" w:sz="0" w:space="0" w:color="auto"/>
            <w:bottom w:val="none" w:sz="0" w:space="0" w:color="auto"/>
            <w:right w:val="none" w:sz="0" w:space="0" w:color="auto"/>
          </w:divBdr>
        </w:div>
        <w:div w:id="2018344681">
          <w:marLeft w:val="640"/>
          <w:marRight w:val="0"/>
          <w:marTop w:val="0"/>
          <w:marBottom w:val="0"/>
          <w:divBdr>
            <w:top w:val="none" w:sz="0" w:space="0" w:color="auto"/>
            <w:left w:val="none" w:sz="0" w:space="0" w:color="auto"/>
            <w:bottom w:val="none" w:sz="0" w:space="0" w:color="auto"/>
            <w:right w:val="none" w:sz="0" w:space="0" w:color="auto"/>
          </w:divBdr>
        </w:div>
        <w:div w:id="1560896135">
          <w:marLeft w:val="640"/>
          <w:marRight w:val="0"/>
          <w:marTop w:val="0"/>
          <w:marBottom w:val="0"/>
          <w:divBdr>
            <w:top w:val="none" w:sz="0" w:space="0" w:color="auto"/>
            <w:left w:val="none" w:sz="0" w:space="0" w:color="auto"/>
            <w:bottom w:val="none" w:sz="0" w:space="0" w:color="auto"/>
            <w:right w:val="none" w:sz="0" w:space="0" w:color="auto"/>
          </w:divBdr>
        </w:div>
        <w:div w:id="2038849909">
          <w:marLeft w:val="640"/>
          <w:marRight w:val="0"/>
          <w:marTop w:val="0"/>
          <w:marBottom w:val="0"/>
          <w:divBdr>
            <w:top w:val="none" w:sz="0" w:space="0" w:color="auto"/>
            <w:left w:val="none" w:sz="0" w:space="0" w:color="auto"/>
            <w:bottom w:val="none" w:sz="0" w:space="0" w:color="auto"/>
            <w:right w:val="none" w:sz="0" w:space="0" w:color="auto"/>
          </w:divBdr>
        </w:div>
        <w:div w:id="1911386008">
          <w:marLeft w:val="640"/>
          <w:marRight w:val="0"/>
          <w:marTop w:val="0"/>
          <w:marBottom w:val="0"/>
          <w:divBdr>
            <w:top w:val="none" w:sz="0" w:space="0" w:color="auto"/>
            <w:left w:val="none" w:sz="0" w:space="0" w:color="auto"/>
            <w:bottom w:val="none" w:sz="0" w:space="0" w:color="auto"/>
            <w:right w:val="none" w:sz="0" w:space="0" w:color="auto"/>
          </w:divBdr>
        </w:div>
        <w:div w:id="1426001970">
          <w:marLeft w:val="640"/>
          <w:marRight w:val="0"/>
          <w:marTop w:val="0"/>
          <w:marBottom w:val="0"/>
          <w:divBdr>
            <w:top w:val="none" w:sz="0" w:space="0" w:color="auto"/>
            <w:left w:val="none" w:sz="0" w:space="0" w:color="auto"/>
            <w:bottom w:val="none" w:sz="0" w:space="0" w:color="auto"/>
            <w:right w:val="none" w:sz="0" w:space="0" w:color="auto"/>
          </w:divBdr>
        </w:div>
        <w:div w:id="1730961675">
          <w:marLeft w:val="640"/>
          <w:marRight w:val="0"/>
          <w:marTop w:val="0"/>
          <w:marBottom w:val="0"/>
          <w:divBdr>
            <w:top w:val="none" w:sz="0" w:space="0" w:color="auto"/>
            <w:left w:val="none" w:sz="0" w:space="0" w:color="auto"/>
            <w:bottom w:val="none" w:sz="0" w:space="0" w:color="auto"/>
            <w:right w:val="none" w:sz="0" w:space="0" w:color="auto"/>
          </w:divBdr>
        </w:div>
        <w:div w:id="2062290702">
          <w:marLeft w:val="640"/>
          <w:marRight w:val="0"/>
          <w:marTop w:val="0"/>
          <w:marBottom w:val="0"/>
          <w:divBdr>
            <w:top w:val="none" w:sz="0" w:space="0" w:color="auto"/>
            <w:left w:val="none" w:sz="0" w:space="0" w:color="auto"/>
            <w:bottom w:val="none" w:sz="0" w:space="0" w:color="auto"/>
            <w:right w:val="none" w:sz="0" w:space="0" w:color="auto"/>
          </w:divBdr>
        </w:div>
        <w:div w:id="471674498">
          <w:marLeft w:val="640"/>
          <w:marRight w:val="0"/>
          <w:marTop w:val="0"/>
          <w:marBottom w:val="0"/>
          <w:divBdr>
            <w:top w:val="none" w:sz="0" w:space="0" w:color="auto"/>
            <w:left w:val="none" w:sz="0" w:space="0" w:color="auto"/>
            <w:bottom w:val="none" w:sz="0" w:space="0" w:color="auto"/>
            <w:right w:val="none" w:sz="0" w:space="0" w:color="auto"/>
          </w:divBdr>
        </w:div>
        <w:div w:id="1086809365">
          <w:marLeft w:val="640"/>
          <w:marRight w:val="0"/>
          <w:marTop w:val="0"/>
          <w:marBottom w:val="0"/>
          <w:divBdr>
            <w:top w:val="none" w:sz="0" w:space="0" w:color="auto"/>
            <w:left w:val="none" w:sz="0" w:space="0" w:color="auto"/>
            <w:bottom w:val="none" w:sz="0" w:space="0" w:color="auto"/>
            <w:right w:val="none" w:sz="0" w:space="0" w:color="auto"/>
          </w:divBdr>
        </w:div>
        <w:div w:id="2026441048">
          <w:marLeft w:val="640"/>
          <w:marRight w:val="0"/>
          <w:marTop w:val="0"/>
          <w:marBottom w:val="0"/>
          <w:divBdr>
            <w:top w:val="none" w:sz="0" w:space="0" w:color="auto"/>
            <w:left w:val="none" w:sz="0" w:space="0" w:color="auto"/>
            <w:bottom w:val="none" w:sz="0" w:space="0" w:color="auto"/>
            <w:right w:val="none" w:sz="0" w:space="0" w:color="auto"/>
          </w:divBdr>
        </w:div>
        <w:div w:id="294875001">
          <w:marLeft w:val="640"/>
          <w:marRight w:val="0"/>
          <w:marTop w:val="0"/>
          <w:marBottom w:val="0"/>
          <w:divBdr>
            <w:top w:val="none" w:sz="0" w:space="0" w:color="auto"/>
            <w:left w:val="none" w:sz="0" w:space="0" w:color="auto"/>
            <w:bottom w:val="none" w:sz="0" w:space="0" w:color="auto"/>
            <w:right w:val="none" w:sz="0" w:space="0" w:color="auto"/>
          </w:divBdr>
        </w:div>
        <w:div w:id="414058345">
          <w:marLeft w:val="640"/>
          <w:marRight w:val="0"/>
          <w:marTop w:val="0"/>
          <w:marBottom w:val="0"/>
          <w:divBdr>
            <w:top w:val="none" w:sz="0" w:space="0" w:color="auto"/>
            <w:left w:val="none" w:sz="0" w:space="0" w:color="auto"/>
            <w:bottom w:val="none" w:sz="0" w:space="0" w:color="auto"/>
            <w:right w:val="none" w:sz="0" w:space="0" w:color="auto"/>
          </w:divBdr>
        </w:div>
        <w:div w:id="1108240424">
          <w:marLeft w:val="640"/>
          <w:marRight w:val="0"/>
          <w:marTop w:val="0"/>
          <w:marBottom w:val="0"/>
          <w:divBdr>
            <w:top w:val="none" w:sz="0" w:space="0" w:color="auto"/>
            <w:left w:val="none" w:sz="0" w:space="0" w:color="auto"/>
            <w:bottom w:val="none" w:sz="0" w:space="0" w:color="auto"/>
            <w:right w:val="none" w:sz="0" w:space="0" w:color="auto"/>
          </w:divBdr>
        </w:div>
        <w:div w:id="1873229994">
          <w:marLeft w:val="640"/>
          <w:marRight w:val="0"/>
          <w:marTop w:val="0"/>
          <w:marBottom w:val="0"/>
          <w:divBdr>
            <w:top w:val="none" w:sz="0" w:space="0" w:color="auto"/>
            <w:left w:val="none" w:sz="0" w:space="0" w:color="auto"/>
            <w:bottom w:val="none" w:sz="0" w:space="0" w:color="auto"/>
            <w:right w:val="none" w:sz="0" w:space="0" w:color="auto"/>
          </w:divBdr>
        </w:div>
        <w:div w:id="1919318575">
          <w:marLeft w:val="640"/>
          <w:marRight w:val="0"/>
          <w:marTop w:val="0"/>
          <w:marBottom w:val="0"/>
          <w:divBdr>
            <w:top w:val="none" w:sz="0" w:space="0" w:color="auto"/>
            <w:left w:val="none" w:sz="0" w:space="0" w:color="auto"/>
            <w:bottom w:val="none" w:sz="0" w:space="0" w:color="auto"/>
            <w:right w:val="none" w:sz="0" w:space="0" w:color="auto"/>
          </w:divBdr>
        </w:div>
        <w:div w:id="2002733031">
          <w:marLeft w:val="640"/>
          <w:marRight w:val="0"/>
          <w:marTop w:val="0"/>
          <w:marBottom w:val="0"/>
          <w:divBdr>
            <w:top w:val="none" w:sz="0" w:space="0" w:color="auto"/>
            <w:left w:val="none" w:sz="0" w:space="0" w:color="auto"/>
            <w:bottom w:val="none" w:sz="0" w:space="0" w:color="auto"/>
            <w:right w:val="none" w:sz="0" w:space="0" w:color="auto"/>
          </w:divBdr>
        </w:div>
        <w:div w:id="279193585">
          <w:marLeft w:val="640"/>
          <w:marRight w:val="0"/>
          <w:marTop w:val="0"/>
          <w:marBottom w:val="0"/>
          <w:divBdr>
            <w:top w:val="none" w:sz="0" w:space="0" w:color="auto"/>
            <w:left w:val="none" w:sz="0" w:space="0" w:color="auto"/>
            <w:bottom w:val="none" w:sz="0" w:space="0" w:color="auto"/>
            <w:right w:val="none" w:sz="0" w:space="0" w:color="auto"/>
          </w:divBdr>
        </w:div>
        <w:div w:id="1429958799">
          <w:marLeft w:val="640"/>
          <w:marRight w:val="0"/>
          <w:marTop w:val="0"/>
          <w:marBottom w:val="0"/>
          <w:divBdr>
            <w:top w:val="none" w:sz="0" w:space="0" w:color="auto"/>
            <w:left w:val="none" w:sz="0" w:space="0" w:color="auto"/>
            <w:bottom w:val="none" w:sz="0" w:space="0" w:color="auto"/>
            <w:right w:val="none" w:sz="0" w:space="0" w:color="auto"/>
          </w:divBdr>
        </w:div>
        <w:div w:id="950824955">
          <w:marLeft w:val="640"/>
          <w:marRight w:val="0"/>
          <w:marTop w:val="0"/>
          <w:marBottom w:val="0"/>
          <w:divBdr>
            <w:top w:val="none" w:sz="0" w:space="0" w:color="auto"/>
            <w:left w:val="none" w:sz="0" w:space="0" w:color="auto"/>
            <w:bottom w:val="none" w:sz="0" w:space="0" w:color="auto"/>
            <w:right w:val="none" w:sz="0" w:space="0" w:color="auto"/>
          </w:divBdr>
        </w:div>
        <w:div w:id="604963966">
          <w:marLeft w:val="640"/>
          <w:marRight w:val="0"/>
          <w:marTop w:val="0"/>
          <w:marBottom w:val="0"/>
          <w:divBdr>
            <w:top w:val="none" w:sz="0" w:space="0" w:color="auto"/>
            <w:left w:val="none" w:sz="0" w:space="0" w:color="auto"/>
            <w:bottom w:val="none" w:sz="0" w:space="0" w:color="auto"/>
            <w:right w:val="none" w:sz="0" w:space="0" w:color="auto"/>
          </w:divBdr>
        </w:div>
        <w:div w:id="1602452131">
          <w:marLeft w:val="640"/>
          <w:marRight w:val="0"/>
          <w:marTop w:val="0"/>
          <w:marBottom w:val="0"/>
          <w:divBdr>
            <w:top w:val="none" w:sz="0" w:space="0" w:color="auto"/>
            <w:left w:val="none" w:sz="0" w:space="0" w:color="auto"/>
            <w:bottom w:val="none" w:sz="0" w:space="0" w:color="auto"/>
            <w:right w:val="none" w:sz="0" w:space="0" w:color="auto"/>
          </w:divBdr>
        </w:div>
        <w:div w:id="1961522369">
          <w:marLeft w:val="640"/>
          <w:marRight w:val="0"/>
          <w:marTop w:val="0"/>
          <w:marBottom w:val="0"/>
          <w:divBdr>
            <w:top w:val="none" w:sz="0" w:space="0" w:color="auto"/>
            <w:left w:val="none" w:sz="0" w:space="0" w:color="auto"/>
            <w:bottom w:val="none" w:sz="0" w:space="0" w:color="auto"/>
            <w:right w:val="none" w:sz="0" w:space="0" w:color="auto"/>
          </w:divBdr>
        </w:div>
        <w:div w:id="786504166">
          <w:marLeft w:val="640"/>
          <w:marRight w:val="0"/>
          <w:marTop w:val="0"/>
          <w:marBottom w:val="0"/>
          <w:divBdr>
            <w:top w:val="none" w:sz="0" w:space="0" w:color="auto"/>
            <w:left w:val="none" w:sz="0" w:space="0" w:color="auto"/>
            <w:bottom w:val="none" w:sz="0" w:space="0" w:color="auto"/>
            <w:right w:val="none" w:sz="0" w:space="0" w:color="auto"/>
          </w:divBdr>
        </w:div>
        <w:div w:id="614140784">
          <w:marLeft w:val="640"/>
          <w:marRight w:val="0"/>
          <w:marTop w:val="0"/>
          <w:marBottom w:val="0"/>
          <w:divBdr>
            <w:top w:val="none" w:sz="0" w:space="0" w:color="auto"/>
            <w:left w:val="none" w:sz="0" w:space="0" w:color="auto"/>
            <w:bottom w:val="none" w:sz="0" w:space="0" w:color="auto"/>
            <w:right w:val="none" w:sz="0" w:space="0" w:color="auto"/>
          </w:divBdr>
        </w:div>
        <w:div w:id="1186137093">
          <w:marLeft w:val="640"/>
          <w:marRight w:val="0"/>
          <w:marTop w:val="0"/>
          <w:marBottom w:val="0"/>
          <w:divBdr>
            <w:top w:val="none" w:sz="0" w:space="0" w:color="auto"/>
            <w:left w:val="none" w:sz="0" w:space="0" w:color="auto"/>
            <w:bottom w:val="none" w:sz="0" w:space="0" w:color="auto"/>
            <w:right w:val="none" w:sz="0" w:space="0" w:color="auto"/>
          </w:divBdr>
        </w:div>
        <w:div w:id="927541250">
          <w:marLeft w:val="640"/>
          <w:marRight w:val="0"/>
          <w:marTop w:val="0"/>
          <w:marBottom w:val="0"/>
          <w:divBdr>
            <w:top w:val="none" w:sz="0" w:space="0" w:color="auto"/>
            <w:left w:val="none" w:sz="0" w:space="0" w:color="auto"/>
            <w:bottom w:val="none" w:sz="0" w:space="0" w:color="auto"/>
            <w:right w:val="none" w:sz="0" w:space="0" w:color="auto"/>
          </w:divBdr>
        </w:div>
        <w:div w:id="1918513361">
          <w:marLeft w:val="640"/>
          <w:marRight w:val="0"/>
          <w:marTop w:val="0"/>
          <w:marBottom w:val="0"/>
          <w:divBdr>
            <w:top w:val="none" w:sz="0" w:space="0" w:color="auto"/>
            <w:left w:val="none" w:sz="0" w:space="0" w:color="auto"/>
            <w:bottom w:val="none" w:sz="0" w:space="0" w:color="auto"/>
            <w:right w:val="none" w:sz="0" w:space="0" w:color="auto"/>
          </w:divBdr>
        </w:div>
        <w:div w:id="1520703794">
          <w:marLeft w:val="640"/>
          <w:marRight w:val="0"/>
          <w:marTop w:val="0"/>
          <w:marBottom w:val="0"/>
          <w:divBdr>
            <w:top w:val="none" w:sz="0" w:space="0" w:color="auto"/>
            <w:left w:val="none" w:sz="0" w:space="0" w:color="auto"/>
            <w:bottom w:val="none" w:sz="0" w:space="0" w:color="auto"/>
            <w:right w:val="none" w:sz="0" w:space="0" w:color="auto"/>
          </w:divBdr>
        </w:div>
        <w:div w:id="590703949">
          <w:marLeft w:val="640"/>
          <w:marRight w:val="0"/>
          <w:marTop w:val="0"/>
          <w:marBottom w:val="0"/>
          <w:divBdr>
            <w:top w:val="none" w:sz="0" w:space="0" w:color="auto"/>
            <w:left w:val="none" w:sz="0" w:space="0" w:color="auto"/>
            <w:bottom w:val="none" w:sz="0" w:space="0" w:color="auto"/>
            <w:right w:val="none" w:sz="0" w:space="0" w:color="auto"/>
          </w:divBdr>
        </w:div>
        <w:div w:id="1573538638">
          <w:marLeft w:val="640"/>
          <w:marRight w:val="0"/>
          <w:marTop w:val="0"/>
          <w:marBottom w:val="0"/>
          <w:divBdr>
            <w:top w:val="none" w:sz="0" w:space="0" w:color="auto"/>
            <w:left w:val="none" w:sz="0" w:space="0" w:color="auto"/>
            <w:bottom w:val="none" w:sz="0" w:space="0" w:color="auto"/>
            <w:right w:val="none" w:sz="0" w:space="0" w:color="auto"/>
          </w:divBdr>
        </w:div>
        <w:div w:id="364329889">
          <w:marLeft w:val="640"/>
          <w:marRight w:val="0"/>
          <w:marTop w:val="0"/>
          <w:marBottom w:val="0"/>
          <w:divBdr>
            <w:top w:val="none" w:sz="0" w:space="0" w:color="auto"/>
            <w:left w:val="none" w:sz="0" w:space="0" w:color="auto"/>
            <w:bottom w:val="none" w:sz="0" w:space="0" w:color="auto"/>
            <w:right w:val="none" w:sz="0" w:space="0" w:color="auto"/>
          </w:divBdr>
        </w:div>
        <w:div w:id="386951478">
          <w:marLeft w:val="640"/>
          <w:marRight w:val="0"/>
          <w:marTop w:val="0"/>
          <w:marBottom w:val="0"/>
          <w:divBdr>
            <w:top w:val="none" w:sz="0" w:space="0" w:color="auto"/>
            <w:left w:val="none" w:sz="0" w:space="0" w:color="auto"/>
            <w:bottom w:val="none" w:sz="0" w:space="0" w:color="auto"/>
            <w:right w:val="none" w:sz="0" w:space="0" w:color="auto"/>
          </w:divBdr>
        </w:div>
        <w:div w:id="1921214220">
          <w:marLeft w:val="640"/>
          <w:marRight w:val="0"/>
          <w:marTop w:val="0"/>
          <w:marBottom w:val="0"/>
          <w:divBdr>
            <w:top w:val="none" w:sz="0" w:space="0" w:color="auto"/>
            <w:left w:val="none" w:sz="0" w:space="0" w:color="auto"/>
            <w:bottom w:val="none" w:sz="0" w:space="0" w:color="auto"/>
            <w:right w:val="none" w:sz="0" w:space="0" w:color="auto"/>
          </w:divBdr>
        </w:div>
        <w:div w:id="1575823062">
          <w:marLeft w:val="640"/>
          <w:marRight w:val="0"/>
          <w:marTop w:val="0"/>
          <w:marBottom w:val="0"/>
          <w:divBdr>
            <w:top w:val="none" w:sz="0" w:space="0" w:color="auto"/>
            <w:left w:val="none" w:sz="0" w:space="0" w:color="auto"/>
            <w:bottom w:val="none" w:sz="0" w:space="0" w:color="auto"/>
            <w:right w:val="none" w:sz="0" w:space="0" w:color="auto"/>
          </w:divBdr>
        </w:div>
        <w:div w:id="1936741084">
          <w:marLeft w:val="640"/>
          <w:marRight w:val="0"/>
          <w:marTop w:val="0"/>
          <w:marBottom w:val="0"/>
          <w:divBdr>
            <w:top w:val="none" w:sz="0" w:space="0" w:color="auto"/>
            <w:left w:val="none" w:sz="0" w:space="0" w:color="auto"/>
            <w:bottom w:val="none" w:sz="0" w:space="0" w:color="auto"/>
            <w:right w:val="none" w:sz="0" w:space="0" w:color="auto"/>
          </w:divBdr>
        </w:div>
        <w:div w:id="1467771213">
          <w:marLeft w:val="640"/>
          <w:marRight w:val="0"/>
          <w:marTop w:val="0"/>
          <w:marBottom w:val="0"/>
          <w:divBdr>
            <w:top w:val="none" w:sz="0" w:space="0" w:color="auto"/>
            <w:left w:val="none" w:sz="0" w:space="0" w:color="auto"/>
            <w:bottom w:val="none" w:sz="0" w:space="0" w:color="auto"/>
            <w:right w:val="none" w:sz="0" w:space="0" w:color="auto"/>
          </w:divBdr>
        </w:div>
        <w:div w:id="1742169225">
          <w:marLeft w:val="640"/>
          <w:marRight w:val="0"/>
          <w:marTop w:val="0"/>
          <w:marBottom w:val="0"/>
          <w:divBdr>
            <w:top w:val="none" w:sz="0" w:space="0" w:color="auto"/>
            <w:left w:val="none" w:sz="0" w:space="0" w:color="auto"/>
            <w:bottom w:val="none" w:sz="0" w:space="0" w:color="auto"/>
            <w:right w:val="none" w:sz="0" w:space="0" w:color="auto"/>
          </w:divBdr>
        </w:div>
        <w:div w:id="241064785">
          <w:marLeft w:val="640"/>
          <w:marRight w:val="0"/>
          <w:marTop w:val="0"/>
          <w:marBottom w:val="0"/>
          <w:divBdr>
            <w:top w:val="none" w:sz="0" w:space="0" w:color="auto"/>
            <w:left w:val="none" w:sz="0" w:space="0" w:color="auto"/>
            <w:bottom w:val="none" w:sz="0" w:space="0" w:color="auto"/>
            <w:right w:val="none" w:sz="0" w:space="0" w:color="auto"/>
          </w:divBdr>
        </w:div>
        <w:div w:id="1562331370">
          <w:marLeft w:val="640"/>
          <w:marRight w:val="0"/>
          <w:marTop w:val="0"/>
          <w:marBottom w:val="0"/>
          <w:divBdr>
            <w:top w:val="none" w:sz="0" w:space="0" w:color="auto"/>
            <w:left w:val="none" w:sz="0" w:space="0" w:color="auto"/>
            <w:bottom w:val="none" w:sz="0" w:space="0" w:color="auto"/>
            <w:right w:val="none" w:sz="0" w:space="0" w:color="auto"/>
          </w:divBdr>
        </w:div>
        <w:div w:id="1339506825">
          <w:marLeft w:val="640"/>
          <w:marRight w:val="0"/>
          <w:marTop w:val="0"/>
          <w:marBottom w:val="0"/>
          <w:divBdr>
            <w:top w:val="none" w:sz="0" w:space="0" w:color="auto"/>
            <w:left w:val="none" w:sz="0" w:space="0" w:color="auto"/>
            <w:bottom w:val="none" w:sz="0" w:space="0" w:color="auto"/>
            <w:right w:val="none" w:sz="0" w:space="0" w:color="auto"/>
          </w:divBdr>
        </w:div>
        <w:div w:id="1375546192">
          <w:marLeft w:val="640"/>
          <w:marRight w:val="0"/>
          <w:marTop w:val="0"/>
          <w:marBottom w:val="0"/>
          <w:divBdr>
            <w:top w:val="none" w:sz="0" w:space="0" w:color="auto"/>
            <w:left w:val="none" w:sz="0" w:space="0" w:color="auto"/>
            <w:bottom w:val="none" w:sz="0" w:space="0" w:color="auto"/>
            <w:right w:val="none" w:sz="0" w:space="0" w:color="auto"/>
          </w:divBdr>
        </w:div>
        <w:div w:id="664867213">
          <w:marLeft w:val="640"/>
          <w:marRight w:val="0"/>
          <w:marTop w:val="0"/>
          <w:marBottom w:val="0"/>
          <w:divBdr>
            <w:top w:val="none" w:sz="0" w:space="0" w:color="auto"/>
            <w:left w:val="none" w:sz="0" w:space="0" w:color="auto"/>
            <w:bottom w:val="none" w:sz="0" w:space="0" w:color="auto"/>
            <w:right w:val="none" w:sz="0" w:space="0" w:color="auto"/>
          </w:divBdr>
        </w:div>
        <w:div w:id="1459298673">
          <w:marLeft w:val="640"/>
          <w:marRight w:val="0"/>
          <w:marTop w:val="0"/>
          <w:marBottom w:val="0"/>
          <w:divBdr>
            <w:top w:val="none" w:sz="0" w:space="0" w:color="auto"/>
            <w:left w:val="none" w:sz="0" w:space="0" w:color="auto"/>
            <w:bottom w:val="none" w:sz="0" w:space="0" w:color="auto"/>
            <w:right w:val="none" w:sz="0" w:space="0" w:color="auto"/>
          </w:divBdr>
        </w:div>
        <w:div w:id="283268399">
          <w:marLeft w:val="640"/>
          <w:marRight w:val="0"/>
          <w:marTop w:val="0"/>
          <w:marBottom w:val="0"/>
          <w:divBdr>
            <w:top w:val="none" w:sz="0" w:space="0" w:color="auto"/>
            <w:left w:val="none" w:sz="0" w:space="0" w:color="auto"/>
            <w:bottom w:val="none" w:sz="0" w:space="0" w:color="auto"/>
            <w:right w:val="none" w:sz="0" w:space="0" w:color="auto"/>
          </w:divBdr>
        </w:div>
        <w:div w:id="2060588125">
          <w:marLeft w:val="640"/>
          <w:marRight w:val="0"/>
          <w:marTop w:val="0"/>
          <w:marBottom w:val="0"/>
          <w:divBdr>
            <w:top w:val="none" w:sz="0" w:space="0" w:color="auto"/>
            <w:left w:val="none" w:sz="0" w:space="0" w:color="auto"/>
            <w:bottom w:val="none" w:sz="0" w:space="0" w:color="auto"/>
            <w:right w:val="none" w:sz="0" w:space="0" w:color="auto"/>
          </w:divBdr>
        </w:div>
        <w:div w:id="1086145629">
          <w:marLeft w:val="640"/>
          <w:marRight w:val="0"/>
          <w:marTop w:val="0"/>
          <w:marBottom w:val="0"/>
          <w:divBdr>
            <w:top w:val="none" w:sz="0" w:space="0" w:color="auto"/>
            <w:left w:val="none" w:sz="0" w:space="0" w:color="auto"/>
            <w:bottom w:val="none" w:sz="0" w:space="0" w:color="auto"/>
            <w:right w:val="none" w:sz="0" w:space="0" w:color="auto"/>
          </w:divBdr>
        </w:div>
        <w:div w:id="868103564">
          <w:marLeft w:val="640"/>
          <w:marRight w:val="0"/>
          <w:marTop w:val="0"/>
          <w:marBottom w:val="0"/>
          <w:divBdr>
            <w:top w:val="none" w:sz="0" w:space="0" w:color="auto"/>
            <w:left w:val="none" w:sz="0" w:space="0" w:color="auto"/>
            <w:bottom w:val="none" w:sz="0" w:space="0" w:color="auto"/>
            <w:right w:val="none" w:sz="0" w:space="0" w:color="auto"/>
          </w:divBdr>
        </w:div>
        <w:div w:id="1457137548">
          <w:marLeft w:val="640"/>
          <w:marRight w:val="0"/>
          <w:marTop w:val="0"/>
          <w:marBottom w:val="0"/>
          <w:divBdr>
            <w:top w:val="none" w:sz="0" w:space="0" w:color="auto"/>
            <w:left w:val="none" w:sz="0" w:space="0" w:color="auto"/>
            <w:bottom w:val="none" w:sz="0" w:space="0" w:color="auto"/>
            <w:right w:val="none" w:sz="0" w:space="0" w:color="auto"/>
          </w:divBdr>
        </w:div>
        <w:div w:id="712270543">
          <w:marLeft w:val="640"/>
          <w:marRight w:val="0"/>
          <w:marTop w:val="0"/>
          <w:marBottom w:val="0"/>
          <w:divBdr>
            <w:top w:val="none" w:sz="0" w:space="0" w:color="auto"/>
            <w:left w:val="none" w:sz="0" w:space="0" w:color="auto"/>
            <w:bottom w:val="none" w:sz="0" w:space="0" w:color="auto"/>
            <w:right w:val="none" w:sz="0" w:space="0" w:color="auto"/>
          </w:divBdr>
        </w:div>
      </w:divsChild>
    </w:div>
    <w:div w:id="994575551">
      <w:bodyDiv w:val="1"/>
      <w:marLeft w:val="0"/>
      <w:marRight w:val="0"/>
      <w:marTop w:val="0"/>
      <w:marBottom w:val="0"/>
      <w:divBdr>
        <w:top w:val="none" w:sz="0" w:space="0" w:color="auto"/>
        <w:left w:val="none" w:sz="0" w:space="0" w:color="auto"/>
        <w:bottom w:val="none" w:sz="0" w:space="0" w:color="auto"/>
        <w:right w:val="none" w:sz="0" w:space="0" w:color="auto"/>
      </w:divBdr>
      <w:divsChild>
        <w:div w:id="1557551609">
          <w:marLeft w:val="640"/>
          <w:marRight w:val="0"/>
          <w:marTop w:val="0"/>
          <w:marBottom w:val="0"/>
          <w:divBdr>
            <w:top w:val="none" w:sz="0" w:space="0" w:color="auto"/>
            <w:left w:val="none" w:sz="0" w:space="0" w:color="auto"/>
            <w:bottom w:val="none" w:sz="0" w:space="0" w:color="auto"/>
            <w:right w:val="none" w:sz="0" w:space="0" w:color="auto"/>
          </w:divBdr>
        </w:div>
        <w:div w:id="1188713882">
          <w:marLeft w:val="640"/>
          <w:marRight w:val="0"/>
          <w:marTop w:val="0"/>
          <w:marBottom w:val="0"/>
          <w:divBdr>
            <w:top w:val="none" w:sz="0" w:space="0" w:color="auto"/>
            <w:left w:val="none" w:sz="0" w:space="0" w:color="auto"/>
            <w:bottom w:val="none" w:sz="0" w:space="0" w:color="auto"/>
            <w:right w:val="none" w:sz="0" w:space="0" w:color="auto"/>
          </w:divBdr>
        </w:div>
        <w:div w:id="410464321">
          <w:marLeft w:val="640"/>
          <w:marRight w:val="0"/>
          <w:marTop w:val="0"/>
          <w:marBottom w:val="0"/>
          <w:divBdr>
            <w:top w:val="none" w:sz="0" w:space="0" w:color="auto"/>
            <w:left w:val="none" w:sz="0" w:space="0" w:color="auto"/>
            <w:bottom w:val="none" w:sz="0" w:space="0" w:color="auto"/>
            <w:right w:val="none" w:sz="0" w:space="0" w:color="auto"/>
          </w:divBdr>
        </w:div>
        <w:div w:id="1329291612">
          <w:marLeft w:val="640"/>
          <w:marRight w:val="0"/>
          <w:marTop w:val="0"/>
          <w:marBottom w:val="0"/>
          <w:divBdr>
            <w:top w:val="none" w:sz="0" w:space="0" w:color="auto"/>
            <w:left w:val="none" w:sz="0" w:space="0" w:color="auto"/>
            <w:bottom w:val="none" w:sz="0" w:space="0" w:color="auto"/>
            <w:right w:val="none" w:sz="0" w:space="0" w:color="auto"/>
          </w:divBdr>
        </w:div>
        <w:div w:id="655456945">
          <w:marLeft w:val="640"/>
          <w:marRight w:val="0"/>
          <w:marTop w:val="0"/>
          <w:marBottom w:val="0"/>
          <w:divBdr>
            <w:top w:val="none" w:sz="0" w:space="0" w:color="auto"/>
            <w:left w:val="none" w:sz="0" w:space="0" w:color="auto"/>
            <w:bottom w:val="none" w:sz="0" w:space="0" w:color="auto"/>
            <w:right w:val="none" w:sz="0" w:space="0" w:color="auto"/>
          </w:divBdr>
        </w:div>
        <w:div w:id="136609494">
          <w:marLeft w:val="640"/>
          <w:marRight w:val="0"/>
          <w:marTop w:val="0"/>
          <w:marBottom w:val="0"/>
          <w:divBdr>
            <w:top w:val="none" w:sz="0" w:space="0" w:color="auto"/>
            <w:left w:val="none" w:sz="0" w:space="0" w:color="auto"/>
            <w:bottom w:val="none" w:sz="0" w:space="0" w:color="auto"/>
            <w:right w:val="none" w:sz="0" w:space="0" w:color="auto"/>
          </w:divBdr>
        </w:div>
        <w:div w:id="402488297">
          <w:marLeft w:val="640"/>
          <w:marRight w:val="0"/>
          <w:marTop w:val="0"/>
          <w:marBottom w:val="0"/>
          <w:divBdr>
            <w:top w:val="none" w:sz="0" w:space="0" w:color="auto"/>
            <w:left w:val="none" w:sz="0" w:space="0" w:color="auto"/>
            <w:bottom w:val="none" w:sz="0" w:space="0" w:color="auto"/>
            <w:right w:val="none" w:sz="0" w:space="0" w:color="auto"/>
          </w:divBdr>
        </w:div>
        <w:div w:id="918557414">
          <w:marLeft w:val="640"/>
          <w:marRight w:val="0"/>
          <w:marTop w:val="0"/>
          <w:marBottom w:val="0"/>
          <w:divBdr>
            <w:top w:val="none" w:sz="0" w:space="0" w:color="auto"/>
            <w:left w:val="none" w:sz="0" w:space="0" w:color="auto"/>
            <w:bottom w:val="none" w:sz="0" w:space="0" w:color="auto"/>
            <w:right w:val="none" w:sz="0" w:space="0" w:color="auto"/>
          </w:divBdr>
        </w:div>
        <w:div w:id="454638032">
          <w:marLeft w:val="640"/>
          <w:marRight w:val="0"/>
          <w:marTop w:val="0"/>
          <w:marBottom w:val="0"/>
          <w:divBdr>
            <w:top w:val="none" w:sz="0" w:space="0" w:color="auto"/>
            <w:left w:val="none" w:sz="0" w:space="0" w:color="auto"/>
            <w:bottom w:val="none" w:sz="0" w:space="0" w:color="auto"/>
            <w:right w:val="none" w:sz="0" w:space="0" w:color="auto"/>
          </w:divBdr>
        </w:div>
        <w:div w:id="1894661177">
          <w:marLeft w:val="640"/>
          <w:marRight w:val="0"/>
          <w:marTop w:val="0"/>
          <w:marBottom w:val="0"/>
          <w:divBdr>
            <w:top w:val="none" w:sz="0" w:space="0" w:color="auto"/>
            <w:left w:val="none" w:sz="0" w:space="0" w:color="auto"/>
            <w:bottom w:val="none" w:sz="0" w:space="0" w:color="auto"/>
            <w:right w:val="none" w:sz="0" w:space="0" w:color="auto"/>
          </w:divBdr>
        </w:div>
        <w:div w:id="20861903">
          <w:marLeft w:val="640"/>
          <w:marRight w:val="0"/>
          <w:marTop w:val="0"/>
          <w:marBottom w:val="0"/>
          <w:divBdr>
            <w:top w:val="none" w:sz="0" w:space="0" w:color="auto"/>
            <w:left w:val="none" w:sz="0" w:space="0" w:color="auto"/>
            <w:bottom w:val="none" w:sz="0" w:space="0" w:color="auto"/>
            <w:right w:val="none" w:sz="0" w:space="0" w:color="auto"/>
          </w:divBdr>
        </w:div>
        <w:div w:id="1190220573">
          <w:marLeft w:val="640"/>
          <w:marRight w:val="0"/>
          <w:marTop w:val="0"/>
          <w:marBottom w:val="0"/>
          <w:divBdr>
            <w:top w:val="none" w:sz="0" w:space="0" w:color="auto"/>
            <w:left w:val="none" w:sz="0" w:space="0" w:color="auto"/>
            <w:bottom w:val="none" w:sz="0" w:space="0" w:color="auto"/>
            <w:right w:val="none" w:sz="0" w:space="0" w:color="auto"/>
          </w:divBdr>
        </w:div>
        <w:div w:id="290747431">
          <w:marLeft w:val="640"/>
          <w:marRight w:val="0"/>
          <w:marTop w:val="0"/>
          <w:marBottom w:val="0"/>
          <w:divBdr>
            <w:top w:val="none" w:sz="0" w:space="0" w:color="auto"/>
            <w:left w:val="none" w:sz="0" w:space="0" w:color="auto"/>
            <w:bottom w:val="none" w:sz="0" w:space="0" w:color="auto"/>
            <w:right w:val="none" w:sz="0" w:space="0" w:color="auto"/>
          </w:divBdr>
        </w:div>
        <w:div w:id="470365508">
          <w:marLeft w:val="640"/>
          <w:marRight w:val="0"/>
          <w:marTop w:val="0"/>
          <w:marBottom w:val="0"/>
          <w:divBdr>
            <w:top w:val="none" w:sz="0" w:space="0" w:color="auto"/>
            <w:left w:val="none" w:sz="0" w:space="0" w:color="auto"/>
            <w:bottom w:val="none" w:sz="0" w:space="0" w:color="auto"/>
            <w:right w:val="none" w:sz="0" w:space="0" w:color="auto"/>
          </w:divBdr>
        </w:div>
        <w:div w:id="306521462">
          <w:marLeft w:val="640"/>
          <w:marRight w:val="0"/>
          <w:marTop w:val="0"/>
          <w:marBottom w:val="0"/>
          <w:divBdr>
            <w:top w:val="none" w:sz="0" w:space="0" w:color="auto"/>
            <w:left w:val="none" w:sz="0" w:space="0" w:color="auto"/>
            <w:bottom w:val="none" w:sz="0" w:space="0" w:color="auto"/>
            <w:right w:val="none" w:sz="0" w:space="0" w:color="auto"/>
          </w:divBdr>
        </w:div>
        <w:div w:id="841941712">
          <w:marLeft w:val="640"/>
          <w:marRight w:val="0"/>
          <w:marTop w:val="0"/>
          <w:marBottom w:val="0"/>
          <w:divBdr>
            <w:top w:val="none" w:sz="0" w:space="0" w:color="auto"/>
            <w:left w:val="none" w:sz="0" w:space="0" w:color="auto"/>
            <w:bottom w:val="none" w:sz="0" w:space="0" w:color="auto"/>
            <w:right w:val="none" w:sz="0" w:space="0" w:color="auto"/>
          </w:divBdr>
        </w:div>
        <w:div w:id="1857183842">
          <w:marLeft w:val="640"/>
          <w:marRight w:val="0"/>
          <w:marTop w:val="0"/>
          <w:marBottom w:val="0"/>
          <w:divBdr>
            <w:top w:val="none" w:sz="0" w:space="0" w:color="auto"/>
            <w:left w:val="none" w:sz="0" w:space="0" w:color="auto"/>
            <w:bottom w:val="none" w:sz="0" w:space="0" w:color="auto"/>
            <w:right w:val="none" w:sz="0" w:space="0" w:color="auto"/>
          </w:divBdr>
        </w:div>
        <w:div w:id="598873112">
          <w:marLeft w:val="640"/>
          <w:marRight w:val="0"/>
          <w:marTop w:val="0"/>
          <w:marBottom w:val="0"/>
          <w:divBdr>
            <w:top w:val="none" w:sz="0" w:space="0" w:color="auto"/>
            <w:left w:val="none" w:sz="0" w:space="0" w:color="auto"/>
            <w:bottom w:val="none" w:sz="0" w:space="0" w:color="auto"/>
            <w:right w:val="none" w:sz="0" w:space="0" w:color="auto"/>
          </w:divBdr>
        </w:div>
        <w:div w:id="1783262309">
          <w:marLeft w:val="640"/>
          <w:marRight w:val="0"/>
          <w:marTop w:val="0"/>
          <w:marBottom w:val="0"/>
          <w:divBdr>
            <w:top w:val="none" w:sz="0" w:space="0" w:color="auto"/>
            <w:left w:val="none" w:sz="0" w:space="0" w:color="auto"/>
            <w:bottom w:val="none" w:sz="0" w:space="0" w:color="auto"/>
            <w:right w:val="none" w:sz="0" w:space="0" w:color="auto"/>
          </w:divBdr>
        </w:div>
        <w:div w:id="44640865">
          <w:marLeft w:val="640"/>
          <w:marRight w:val="0"/>
          <w:marTop w:val="0"/>
          <w:marBottom w:val="0"/>
          <w:divBdr>
            <w:top w:val="none" w:sz="0" w:space="0" w:color="auto"/>
            <w:left w:val="none" w:sz="0" w:space="0" w:color="auto"/>
            <w:bottom w:val="none" w:sz="0" w:space="0" w:color="auto"/>
            <w:right w:val="none" w:sz="0" w:space="0" w:color="auto"/>
          </w:divBdr>
        </w:div>
        <w:div w:id="1445074609">
          <w:marLeft w:val="640"/>
          <w:marRight w:val="0"/>
          <w:marTop w:val="0"/>
          <w:marBottom w:val="0"/>
          <w:divBdr>
            <w:top w:val="none" w:sz="0" w:space="0" w:color="auto"/>
            <w:left w:val="none" w:sz="0" w:space="0" w:color="auto"/>
            <w:bottom w:val="none" w:sz="0" w:space="0" w:color="auto"/>
            <w:right w:val="none" w:sz="0" w:space="0" w:color="auto"/>
          </w:divBdr>
        </w:div>
        <w:div w:id="118423932">
          <w:marLeft w:val="640"/>
          <w:marRight w:val="0"/>
          <w:marTop w:val="0"/>
          <w:marBottom w:val="0"/>
          <w:divBdr>
            <w:top w:val="none" w:sz="0" w:space="0" w:color="auto"/>
            <w:left w:val="none" w:sz="0" w:space="0" w:color="auto"/>
            <w:bottom w:val="none" w:sz="0" w:space="0" w:color="auto"/>
            <w:right w:val="none" w:sz="0" w:space="0" w:color="auto"/>
          </w:divBdr>
        </w:div>
        <w:div w:id="103044421">
          <w:marLeft w:val="640"/>
          <w:marRight w:val="0"/>
          <w:marTop w:val="0"/>
          <w:marBottom w:val="0"/>
          <w:divBdr>
            <w:top w:val="none" w:sz="0" w:space="0" w:color="auto"/>
            <w:left w:val="none" w:sz="0" w:space="0" w:color="auto"/>
            <w:bottom w:val="none" w:sz="0" w:space="0" w:color="auto"/>
            <w:right w:val="none" w:sz="0" w:space="0" w:color="auto"/>
          </w:divBdr>
        </w:div>
        <w:div w:id="1458523120">
          <w:marLeft w:val="640"/>
          <w:marRight w:val="0"/>
          <w:marTop w:val="0"/>
          <w:marBottom w:val="0"/>
          <w:divBdr>
            <w:top w:val="none" w:sz="0" w:space="0" w:color="auto"/>
            <w:left w:val="none" w:sz="0" w:space="0" w:color="auto"/>
            <w:bottom w:val="none" w:sz="0" w:space="0" w:color="auto"/>
            <w:right w:val="none" w:sz="0" w:space="0" w:color="auto"/>
          </w:divBdr>
        </w:div>
        <w:div w:id="1308779103">
          <w:marLeft w:val="640"/>
          <w:marRight w:val="0"/>
          <w:marTop w:val="0"/>
          <w:marBottom w:val="0"/>
          <w:divBdr>
            <w:top w:val="none" w:sz="0" w:space="0" w:color="auto"/>
            <w:left w:val="none" w:sz="0" w:space="0" w:color="auto"/>
            <w:bottom w:val="none" w:sz="0" w:space="0" w:color="auto"/>
            <w:right w:val="none" w:sz="0" w:space="0" w:color="auto"/>
          </w:divBdr>
        </w:div>
        <w:div w:id="2139835263">
          <w:marLeft w:val="640"/>
          <w:marRight w:val="0"/>
          <w:marTop w:val="0"/>
          <w:marBottom w:val="0"/>
          <w:divBdr>
            <w:top w:val="none" w:sz="0" w:space="0" w:color="auto"/>
            <w:left w:val="none" w:sz="0" w:space="0" w:color="auto"/>
            <w:bottom w:val="none" w:sz="0" w:space="0" w:color="auto"/>
            <w:right w:val="none" w:sz="0" w:space="0" w:color="auto"/>
          </w:divBdr>
        </w:div>
        <w:div w:id="1945461257">
          <w:marLeft w:val="640"/>
          <w:marRight w:val="0"/>
          <w:marTop w:val="0"/>
          <w:marBottom w:val="0"/>
          <w:divBdr>
            <w:top w:val="none" w:sz="0" w:space="0" w:color="auto"/>
            <w:left w:val="none" w:sz="0" w:space="0" w:color="auto"/>
            <w:bottom w:val="none" w:sz="0" w:space="0" w:color="auto"/>
            <w:right w:val="none" w:sz="0" w:space="0" w:color="auto"/>
          </w:divBdr>
        </w:div>
        <w:div w:id="418330288">
          <w:marLeft w:val="640"/>
          <w:marRight w:val="0"/>
          <w:marTop w:val="0"/>
          <w:marBottom w:val="0"/>
          <w:divBdr>
            <w:top w:val="none" w:sz="0" w:space="0" w:color="auto"/>
            <w:left w:val="none" w:sz="0" w:space="0" w:color="auto"/>
            <w:bottom w:val="none" w:sz="0" w:space="0" w:color="auto"/>
            <w:right w:val="none" w:sz="0" w:space="0" w:color="auto"/>
          </w:divBdr>
        </w:div>
        <w:div w:id="571888060">
          <w:marLeft w:val="640"/>
          <w:marRight w:val="0"/>
          <w:marTop w:val="0"/>
          <w:marBottom w:val="0"/>
          <w:divBdr>
            <w:top w:val="none" w:sz="0" w:space="0" w:color="auto"/>
            <w:left w:val="none" w:sz="0" w:space="0" w:color="auto"/>
            <w:bottom w:val="none" w:sz="0" w:space="0" w:color="auto"/>
            <w:right w:val="none" w:sz="0" w:space="0" w:color="auto"/>
          </w:divBdr>
        </w:div>
        <w:div w:id="729428159">
          <w:marLeft w:val="640"/>
          <w:marRight w:val="0"/>
          <w:marTop w:val="0"/>
          <w:marBottom w:val="0"/>
          <w:divBdr>
            <w:top w:val="none" w:sz="0" w:space="0" w:color="auto"/>
            <w:left w:val="none" w:sz="0" w:space="0" w:color="auto"/>
            <w:bottom w:val="none" w:sz="0" w:space="0" w:color="auto"/>
            <w:right w:val="none" w:sz="0" w:space="0" w:color="auto"/>
          </w:divBdr>
        </w:div>
        <w:div w:id="558638876">
          <w:marLeft w:val="640"/>
          <w:marRight w:val="0"/>
          <w:marTop w:val="0"/>
          <w:marBottom w:val="0"/>
          <w:divBdr>
            <w:top w:val="none" w:sz="0" w:space="0" w:color="auto"/>
            <w:left w:val="none" w:sz="0" w:space="0" w:color="auto"/>
            <w:bottom w:val="none" w:sz="0" w:space="0" w:color="auto"/>
            <w:right w:val="none" w:sz="0" w:space="0" w:color="auto"/>
          </w:divBdr>
        </w:div>
        <w:div w:id="1847749236">
          <w:marLeft w:val="640"/>
          <w:marRight w:val="0"/>
          <w:marTop w:val="0"/>
          <w:marBottom w:val="0"/>
          <w:divBdr>
            <w:top w:val="none" w:sz="0" w:space="0" w:color="auto"/>
            <w:left w:val="none" w:sz="0" w:space="0" w:color="auto"/>
            <w:bottom w:val="none" w:sz="0" w:space="0" w:color="auto"/>
            <w:right w:val="none" w:sz="0" w:space="0" w:color="auto"/>
          </w:divBdr>
        </w:div>
        <w:div w:id="2090151728">
          <w:marLeft w:val="640"/>
          <w:marRight w:val="0"/>
          <w:marTop w:val="0"/>
          <w:marBottom w:val="0"/>
          <w:divBdr>
            <w:top w:val="none" w:sz="0" w:space="0" w:color="auto"/>
            <w:left w:val="none" w:sz="0" w:space="0" w:color="auto"/>
            <w:bottom w:val="none" w:sz="0" w:space="0" w:color="auto"/>
            <w:right w:val="none" w:sz="0" w:space="0" w:color="auto"/>
          </w:divBdr>
        </w:div>
        <w:div w:id="1433282936">
          <w:marLeft w:val="640"/>
          <w:marRight w:val="0"/>
          <w:marTop w:val="0"/>
          <w:marBottom w:val="0"/>
          <w:divBdr>
            <w:top w:val="none" w:sz="0" w:space="0" w:color="auto"/>
            <w:left w:val="none" w:sz="0" w:space="0" w:color="auto"/>
            <w:bottom w:val="none" w:sz="0" w:space="0" w:color="auto"/>
            <w:right w:val="none" w:sz="0" w:space="0" w:color="auto"/>
          </w:divBdr>
        </w:div>
        <w:div w:id="1962152286">
          <w:marLeft w:val="640"/>
          <w:marRight w:val="0"/>
          <w:marTop w:val="0"/>
          <w:marBottom w:val="0"/>
          <w:divBdr>
            <w:top w:val="none" w:sz="0" w:space="0" w:color="auto"/>
            <w:left w:val="none" w:sz="0" w:space="0" w:color="auto"/>
            <w:bottom w:val="none" w:sz="0" w:space="0" w:color="auto"/>
            <w:right w:val="none" w:sz="0" w:space="0" w:color="auto"/>
          </w:divBdr>
        </w:div>
        <w:div w:id="1604872282">
          <w:marLeft w:val="640"/>
          <w:marRight w:val="0"/>
          <w:marTop w:val="0"/>
          <w:marBottom w:val="0"/>
          <w:divBdr>
            <w:top w:val="none" w:sz="0" w:space="0" w:color="auto"/>
            <w:left w:val="none" w:sz="0" w:space="0" w:color="auto"/>
            <w:bottom w:val="none" w:sz="0" w:space="0" w:color="auto"/>
            <w:right w:val="none" w:sz="0" w:space="0" w:color="auto"/>
          </w:divBdr>
        </w:div>
        <w:div w:id="1606183721">
          <w:marLeft w:val="640"/>
          <w:marRight w:val="0"/>
          <w:marTop w:val="0"/>
          <w:marBottom w:val="0"/>
          <w:divBdr>
            <w:top w:val="none" w:sz="0" w:space="0" w:color="auto"/>
            <w:left w:val="none" w:sz="0" w:space="0" w:color="auto"/>
            <w:bottom w:val="none" w:sz="0" w:space="0" w:color="auto"/>
            <w:right w:val="none" w:sz="0" w:space="0" w:color="auto"/>
          </w:divBdr>
        </w:div>
        <w:div w:id="882448605">
          <w:marLeft w:val="640"/>
          <w:marRight w:val="0"/>
          <w:marTop w:val="0"/>
          <w:marBottom w:val="0"/>
          <w:divBdr>
            <w:top w:val="none" w:sz="0" w:space="0" w:color="auto"/>
            <w:left w:val="none" w:sz="0" w:space="0" w:color="auto"/>
            <w:bottom w:val="none" w:sz="0" w:space="0" w:color="auto"/>
            <w:right w:val="none" w:sz="0" w:space="0" w:color="auto"/>
          </w:divBdr>
        </w:div>
        <w:div w:id="1535314668">
          <w:marLeft w:val="640"/>
          <w:marRight w:val="0"/>
          <w:marTop w:val="0"/>
          <w:marBottom w:val="0"/>
          <w:divBdr>
            <w:top w:val="none" w:sz="0" w:space="0" w:color="auto"/>
            <w:left w:val="none" w:sz="0" w:space="0" w:color="auto"/>
            <w:bottom w:val="none" w:sz="0" w:space="0" w:color="auto"/>
            <w:right w:val="none" w:sz="0" w:space="0" w:color="auto"/>
          </w:divBdr>
        </w:div>
        <w:div w:id="466510711">
          <w:marLeft w:val="640"/>
          <w:marRight w:val="0"/>
          <w:marTop w:val="0"/>
          <w:marBottom w:val="0"/>
          <w:divBdr>
            <w:top w:val="none" w:sz="0" w:space="0" w:color="auto"/>
            <w:left w:val="none" w:sz="0" w:space="0" w:color="auto"/>
            <w:bottom w:val="none" w:sz="0" w:space="0" w:color="auto"/>
            <w:right w:val="none" w:sz="0" w:space="0" w:color="auto"/>
          </w:divBdr>
        </w:div>
        <w:div w:id="1608733532">
          <w:marLeft w:val="640"/>
          <w:marRight w:val="0"/>
          <w:marTop w:val="0"/>
          <w:marBottom w:val="0"/>
          <w:divBdr>
            <w:top w:val="none" w:sz="0" w:space="0" w:color="auto"/>
            <w:left w:val="none" w:sz="0" w:space="0" w:color="auto"/>
            <w:bottom w:val="none" w:sz="0" w:space="0" w:color="auto"/>
            <w:right w:val="none" w:sz="0" w:space="0" w:color="auto"/>
          </w:divBdr>
        </w:div>
        <w:div w:id="417335169">
          <w:marLeft w:val="640"/>
          <w:marRight w:val="0"/>
          <w:marTop w:val="0"/>
          <w:marBottom w:val="0"/>
          <w:divBdr>
            <w:top w:val="none" w:sz="0" w:space="0" w:color="auto"/>
            <w:left w:val="none" w:sz="0" w:space="0" w:color="auto"/>
            <w:bottom w:val="none" w:sz="0" w:space="0" w:color="auto"/>
            <w:right w:val="none" w:sz="0" w:space="0" w:color="auto"/>
          </w:divBdr>
        </w:div>
        <w:div w:id="1753045029">
          <w:marLeft w:val="640"/>
          <w:marRight w:val="0"/>
          <w:marTop w:val="0"/>
          <w:marBottom w:val="0"/>
          <w:divBdr>
            <w:top w:val="none" w:sz="0" w:space="0" w:color="auto"/>
            <w:left w:val="none" w:sz="0" w:space="0" w:color="auto"/>
            <w:bottom w:val="none" w:sz="0" w:space="0" w:color="auto"/>
            <w:right w:val="none" w:sz="0" w:space="0" w:color="auto"/>
          </w:divBdr>
        </w:div>
        <w:div w:id="937908297">
          <w:marLeft w:val="640"/>
          <w:marRight w:val="0"/>
          <w:marTop w:val="0"/>
          <w:marBottom w:val="0"/>
          <w:divBdr>
            <w:top w:val="none" w:sz="0" w:space="0" w:color="auto"/>
            <w:left w:val="none" w:sz="0" w:space="0" w:color="auto"/>
            <w:bottom w:val="none" w:sz="0" w:space="0" w:color="auto"/>
            <w:right w:val="none" w:sz="0" w:space="0" w:color="auto"/>
          </w:divBdr>
        </w:div>
        <w:div w:id="223609192">
          <w:marLeft w:val="640"/>
          <w:marRight w:val="0"/>
          <w:marTop w:val="0"/>
          <w:marBottom w:val="0"/>
          <w:divBdr>
            <w:top w:val="none" w:sz="0" w:space="0" w:color="auto"/>
            <w:left w:val="none" w:sz="0" w:space="0" w:color="auto"/>
            <w:bottom w:val="none" w:sz="0" w:space="0" w:color="auto"/>
            <w:right w:val="none" w:sz="0" w:space="0" w:color="auto"/>
          </w:divBdr>
        </w:div>
        <w:div w:id="22286272">
          <w:marLeft w:val="640"/>
          <w:marRight w:val="0"/>
          <w:marTop w:val="0"/>
          <w:marBottom w:val="0"/>
          <w:divBdr>
            <w:top w:val="none" w:sz="0" w:space="0" w:color="auto"/>
            <w:left w:val="none" w:sz="0" w:space="0" w:color="auto"/>
            <w:bottom w:val="none" w:sz="0" w:space="0" w:color="auto"/>
            <w:right w:val="none" w:sz="0" w:space="0" w:color="auto"/>
          </w:divBdr>
        </w:div>
        <w:div w:id="1306549494">
          <w:marLeft w:val="640"/>
          <w:marRight w:val="0"/>
          <w:marTop w:val="0"/>
          <w:marBottom w:val="0"/>
          <w:divBdr>
            <w:top w:val="none" w:sz="0" w:space="0" w:color="auto"/>
            <w:left w:val="none" w:sz="0" w:space="0" w:color="auto"/>
            <w:bottom w:val="none" w:sz="0" w:space="0" w:color="auto"/>
            <w:right w:val="none" w:sz="0" w:space="0" w:color="auto"/>
          </w:divBdr>
        </w:div>
        <w:div w:id="1553926120">
          <w:marLeft w:val="640"/>
          <w:marRight w:val="0"/>
          <w:marTop w:val="0"/>
          <w:marBottom w:val="0"/>
          <w:divBdr>
            <w:top w:val="none" w:sz="0" w:space="0" w:color="auto"/>
            <w:left w:val="none" w:sz="0" w:space="0" w:color="auto"/>
            <w:bottom w:val="none" w:sz="0" w:space="0" w:color="auto"/>
            <w:right w:val="none" w:sz="0" w:space="0" w:color="auto"/>
          </w:divBdr>
        </w:div>
        <w:div w:id="1652443564">
          <w:marLeft w:val="640"/>
          <w:marRight w:val="0"/>
          <w:marTop w:val="0"/>
          <w:marBottom w:val="0"/>
          <w:divBdr>
            <w:top w:val="none" w:sz="0" w:space="0" w:color="auto"/>
            <w:left w:val="none" w:sz="0" w:space="0" w:color="auto"/>
            <w:bottom w:val="none" w:sz="0" w:space="0" w:color="auto"/>
            <w:right w:val="none" w:sz="0" w:space="0" w:color="auto"/>
          </w:divBdr>
        </w:div>
        <w:div w:id="1895703225">
          <w:marLeft w:val="640"/>
          <w:marRight w:val="0"/>
          <w:marTop w:val="0"/>
          <w:marBottom w:val="0"/>
          <w:divBdr>
            <w:top w:val="none" w:sz="0" w:space="0" w:color="auto"/>
            <w:left w:val="none" w:sz="0" w:space="0" w:color="auto"/>
            <w:bottom w:val="none" w:sz="0" w:space="0" w:color="auto"/>
            <w:right w:val="none" w:sz="0" w:space="0" w:color="auto"/>
          </w:divBdr>
        </w:div>
        <w:div w:id="477572209">
          <w:marLeft w:val="640"/>
          <w:marRight w:val="0"/>
          <w:marTop w:val="0"/>
          <w:marBottom w:val="0"/>
          <w:divBdr>
            <w:top w:val="none" w:sz="0" w:space="0" w:color="auto"/>
            <w:left w:val="none" w:sz="0" w:space="0" w:color="auto"/>
            <w:bottom w:val="none" w:sz="0" w:space="0" w:color="auto"/>
            <w:right w:val="none" w:sz="0" w:space="0" w:color="auto"/>
          </w:divBdr>
        </w:div>
        <w:div w:id="130951691">
          <w:marLeft w:val="640"/>
          <w:marRight w:val="0"/>
          <w:marTop w:val="0"/>
          <w:marBottom w:val="0"/>
          <w:divBdr>
            <w:top w:val="none" w:sz="0" w:space="0" w:color="auto"/>
            <w:left w:val="none" w:sz="0" w:space="0" w:color="auto"/>
            <w:bottom w:val="none" w:sz="0" w:space="0" w:color="auto"/>
            <w:right w:val="none" w:sz="0" w:space="0" w:color="auto"/>
          </w:divBdr>
        </w:div>
        <w:div w:id="1817068675">
          <w:marLeft w:val="640"/>
          <w:marRight w:val="0"/>
          <w:marTop w:val="0"/>
          <w:marBottom w:val="0"/>
          <w:divBdr>
            <w:top w:val="none" w:sz="0" w:space="0" w:color="auto"/>
            <w:left w:val="none" w:sz="0" w:space="0" w:color="auto"/>
            <w:bottom w:val="none" w:sz="0" w:space="0" w:color="auto"/>
            <w:right w:val="none" w:sz="0" w:space="0" w:color="auto"/>
          </w:divBdr>
        </w:div>
        <w:div w:id="2119828471">
          <w:marLeft w:val="640"/>
          <w:marRight w:val="0"/>
          <w:marTop w:val="0"/>
          <w:marBottom w:val="0"/>
          <w:divBdr>
            <w:top w:val="none" w:sz="0" w:space="0" w:color="auto"/>
            <w:left w:val="none" w:sz="0" w:space="0" w:color="auto"/>
            <w:bottom w:val="none" w:sz="0" w:space="0" w:color="auto"/>
            <w:right w:val="none" w:sz="0" w:space="0" w:color="auto"/>
          </w:divBdr>
        </w:div>
        <w:div w:id="355161759">
          <w:marLeft w:val="640"/>
          <w:marRight w:val="0"/>
          <w:marTop w:val="0"/>
          <w:marBottom w:val="0"/>
          <w:divBdr>
            <w:top w:val="none" w:sz="0" w:space="0" w:color="auto"/>
            <w:left w:val="none" w:sz="0" w:space="0" w:color="auto"/>
            <w:bottom w:val="none" w:sz="0" w:space="0" w:color="auto"/>
            <w:right w:val="none" w:sz="0" w:space="0" w:color="auto"/>
          </w:divBdr>
        </w:div>
        <w:div w:id="819686850">
          <w:marLeft w:val="640"/>
          <w:marRight w:val="0"/>
          <w:marTop w:val="0"/>
          <w:marBottom w:val="0"/>
          <w:divBdr>
            <w:top w:val="none" w:sz="0" w:space="0" w:color="auto"/>
            <w:left w:val="none" w:sz="0" w:space="0" w:color="auto"/>
            <w:bottom w:val="none" w:sz="0" w:space="0" w:color="auto"/>
            <w:right w:val="none" w:sz="0" w:space="0" w:color="auto"/>
          </w:divBdr>
        </w:div>
        <w:div w:id="1303005481">
          <w:marLeft w:val="640"/>
          <w:marRight w:val="0"/>
          <w:marTop w:val="0"/>
          <w:marBottom w:val="0"/>
          <w:divBdr>
            <w:top w:val="none" w:sz="0" w:space="0" w:color="auto"/>
            <w:left w:val="none" w:sz="0" w:space="0" w:color="auto"/>
            <w:bottom w:val="none" w:sz="0" w:space="0" w:color="auto"/>
            <w:right w:val="none" w:sz="0" w:space="0" w:color="auto"/>
          </w:divBdr>
        </w:div>
        <w:div w:id="1188519452">
          <w:marLeft w:val="640"/>
          <w:marRight w:val="0"/>
          <w:marTop w:val="0"/>
          <w:marBottom w:val="0"/>
          <w:divBdr>
            <w:top w:val="none" w:sz="0" w:space="0" w:color="auto"/>
            <w:left w:val="none" w:sz="0" w:space="0" w:color="auto"/>
            <w:bottom w:val="none" w:sz="0" w:space="0" w:color="auto"/>
            <w:right w:val="none" w:sz="0" w:space="0" w:color="auto"/>
          </w:divBdr>
        </w:div>
        <w:div w:id="1822042044">
          <w:marLeft w:val="640"/>
          <w:marRight w:val="0"/>
          <w:marTop w:val="0"/>
          <w:marBottom w:val="0"/>
          <w:divBdr>
            <w:top w:val="none" w:sz="0" w:space="0" w:color="auto"/>
            <w:left w:val="none" w:sz="0" w:space="0" w:color="auto"/>
            <w:bottom w:val="none" w:sz="0" w:space="0" w:color="auto"/>
            <w:right w:val="none" w:sz="0" w:space="0" w:color="auto"/>
          </w:divBdr>
        </w:div>
        <w:div w:id="1800798431">
          <w:marLeft w:val="640"/>
          <w:marRight w:val="0"/>
          <w:marTop w:val="0"/>
          <w:marBottom w:val="0"/>
          <w:divBdr>
            <w:top w:val="none" w:sz="0" w:space="0" w:color="auto"/>
            <w:left w:val="none" w:sz="0" w:space="0" w:color="auto"/>
            <w:bottom w:val="none" w:sz="0" w:space="0" w:color="auto"/>
            <w:right w:val="none" w:sz="0" w:space="0" w:color="auto"/>
          </w:divBdr>
        </w:div>
        <w:div w:id="1717465351">
          <w:marLeft w:val="640"/>
          <w:marRight w:val="0"/>
          <w:marTop w:val="0"/>
          <w:marBottom w:val="0"/>
          <w:divBdr>
            <w:top w:val="none" w:sz="0" w:space="0" w:color="auto"/>
            <w:left w:val="none" w:sz="0" w:space="0" w:color="auto"/>
            <w:bottom w:val="none" w:sz="0" w:space="0" w:color="auto"/>
            <w:right w:val="none" w:sz="0" w:space="0" w:color="auto"/>
          </w:divBdr>
        </w:div>
        <w:div w:id="1266573440">
          <w:marLeft w:val="640"/>
          <w:marRight w:val="0"/>
          <w:marTop w:val="0"/>
          <w:marBottom w:val="0"/>
          <w:divBdr>
            <w:top w:val="none" w:sz="0" w:space="0" w:color="auto"/>
            <w:left w:val="none" w:sz="0" w:space="0" w:color="auto"/>
            <w:bottom w:val="none" w:sz="0" w:space="0" w:color="auto"/>
            <w:right w:val="none" w:sz="0" w:space="0" w:color="auto"/>
          </w:divBdr>
        </w:div>
        <w:div w:id="892617345">
          <w:marLeft w:val="640"/>
          <w:marRight w:val="0"/>
          <w:marTop w:val="0"/>
          <w:marBottom w:val="0"/>
          <w:divBdr>
            <w:top w:val="none" w:sz="0" w:space="0" w:color="auto"/>
            <w:left w:val="none" w:sz="0" w:space="0" w:color="auto"/>
            <w:bottom w:val="none" w:sz="0" w:space="0" w:color="auto"/>
            <w:right w:val="none" w:sz="0" w:space="0" w:color="auto"/>
          </w:divBdr>
        </w:div>
        <w:div w:id="2004578319">
          <w:marLeft w:val="640"/>
          <w:marRight w:val="0"/>
          <w:marTop w:val="0"/>
          <w:marBottom w:val="0"/>
          <w:divBdr>
            <w:top w:val="none" w:sz="0" w:space="0" w:color="auto"/>
            <w:left w:val="none" w:sz="0" w:space="0" w:color="auto"/>
            <w:bottom w:val="none" w:sz="0" w:space="0" w:color="auto"/>
            <w:right w:val="none" w:sz="0" w:space="0" w:color="auto"/>
          </w:divBdr>
        </w:div>
        <w:div w:id="598877120">
          <w:marLeft w:val="640"/>
          <w:marRight w:val="0"/>
          <w:marTop w:val="0"/>
          <w:marBottom w:val="0"/>
          <w:divBdr>
            <w:top w:val="none" w:sz="0" w:space="0" w:color="auto"/>
            <w:left w:val="none" w:sz="0" w:space="0" w:color="auto"/>
            <w:bottom w:val="none" w:sz="0" w:space="0" w:color="auto"/>
            <w:right w:val="none" w:sz="0" w:space="0" w:color="auto"/>
          </w:divBdr>
        </w:div>
        <w:div w:id="577635113">
          <w:marLeft w:val="640"/>
          <w:marRight w:val="0"/>
          <w:marTop w:val="0"/>
          <w:marBottom w:val="0"/>
          <w:divBdr>
            <w:top w:val="none" w:sz="0" w:space="0" w:color="auto"/>
            <w:left w:val="none" w:sz="0" w:space="0" w:color="auto"/>
            <w:bottom w:val="none" w:sz="0" w:space="0" w:color="auto"/>
            <w:right w:val="none" w:sz="0" w:space="0" w:color="auto"/>
          </w:divBdr>
        </w:div>
        <w:div w:id="1129277021">
          <w:marLeft w:val="640"/>
          <w:marRight w:val="0"/>
          <w:marTop w:val="0"/>
          <w:marBottom w:val="0"/>
          <w:divBdr>
            <w:top w:val="none" w:sz="0" w:space="0" w:color="auto"/>
            <w:left w:val="none" w:sz="0" w:space="0" w:color="auto"/>
            <w:bottom w:val="none" w:sz="0" w:space="0" w:color="auto"/>
            <w:right w:val="none" w:sz="0" w:space="0" w:color="auto"/>
          </w:divBdr>
        </w:div>
        <w:div w:id="888996479">
          <w:marLeft w:val="640"/>
          <w:marRight w:val="0"/>
          <w:marTop w:val="0"/>
          <w:marBottom w:val="0"/>
          <w:divBdr>
            <w:top w:val="none" w:sz="0" w:space="0" w:color="auto"/>
            <w:left w:val="none" w:sz="0" w:space="0" w:color="auto"/>
            <w:bottom w:val="none" w:sz="0" w:space="0" w:color="auto"/>
            <w:right w:val="none" w:sz="0" w:space="0" w:color="auto"/>
          </w:divBdr>
        </w:div>
        <w:div w:id="1219626472">
          <w:marLeft w:val="640"/>
          <w:marRight w:val="0"/>
          <w:marTop w:val="0"/>
          <w:marBottom w:val="0"/>
          <w:divBdr>
            <w:top w:val="none" w:sz="0" w:space="0" w:color="auto"/>
            <w:left w:val="none" w:sz="0" w:space="0" w:color="auto"/>
            <w:bottom w:val="none" w:sz="0" w:space="0" w:color="auto"/>
            <w:right w:val="none" w:sz="0" w:space="0" w:color="auto"/>
          </w:divBdr>
        </w:div>
        <w:div w:id="287007081">
          <w:marLeft w:val="640"/>
          <w:marRight w:val="0"/>
          <w:marTop w:val="0"/>
          <w:marBottom w:val="0"/>
          <w:divBdr>
            <w:top w:val="none" w:sz="0" w:space="0" w:color="auto"/>
            <w:left w:val="none" w:sz="0" w:space="0" w:color="auto"/>
            <w:bottom w:val="none" w:sz="0" w:space="0" w:color="auto"/>
            <w:right w:val="none" w:sz="0" w:space="0" w:color="auto"/>
          </w:divBdr>
        </w:div>
        <w:div w:id="329022488">
          <w:marLeft w:val="640"/>
          <w:marRight w:val="0"/>
          <w:marTop w:val="0"/>
          <w:marBottom w:val="0"/>
          <w:divBdr>
            <w:top w:val="none" w:sz="0" w:space="0" w:color="auto"/>
            <w:left w:val="none" w:sz="0" w:space="0" w:color="auto"/>
            <w:bottom w:val="none" w:sz="0" w:space="0" w:color="auto"/>
            <w:right w:val="none" w:sz="0" w:space="0" w:color="auto"/>
          </w:divBdr>
        </w:div>
        <w:div w:id="1388869459">
          <w:marLeft w:val="640"/>
          <w:marRight w:val="0"/>
          <w:marTop w:val="0"/>
          <w:marBottom w:val="0"/>
          <w:divBdr>
            <w:top w:val="none" w:sz="0" w:space="0" w:color="auto"/>
            <w:left w:val="none" w:sz="0" w:space="0" w:color="auto"/>
            <w:bottom w:val="none" w:sz="0" w:space="0" w:color="auto"/>
            <w:right w:val="none" w:sz="0" w:space="0" w:color="auto"/>
          </w:divBdr>
        </w:div>
        <w:div w:id="1767337543">
          <w:marLeft w:val="640"/>
          <w:marRight w:val="0"/>
          <w:marTop w:val="0"/>
          <w:marBottom w:val="0"/>
          <w:divBdr>
            <w:top w:val="none" w:sz="0" w:space="0" w:color="auto"/>
            <w:left w:val="none" w:sz="0" w:space="0" w:color="auto"/>
            <w:bottom w:val="none" w:sz="0" w:space="0" w:color="auto"/>
            <w:right w:val="none" w:sz="0" w:space="0" w:color="auto"/>
          </w:divBdr>
        </w:div>
        <w:div w:id="1055743203">
          <w:marLeft w:val="640"/>
          <w:marRight w:val="0"/>
          <w:marTop w:val="0"/>
          <w:marBottom w:val="0"/>
          <w:divBdr>
            <w:top w:val="none" w:sz="0" w:space="0" w:color="auto"/>
            <w:left w:val="none" w:sz="0" w:space="0" w:color="auto"/>
            <w:bottom w:val="none" w:sz="0" w:space="0" w:color="auto"/>
            <w:right w:val="none" w:sz="0" w:space="0" w:color="auto"/>
          </w:divBdr>
        </w:div>
        <w:div w:id="474297947">
          <w:marLeft w:val="640"/>
          <w:marRight w:val="0"/>
          <w:marTop w:val="0"/>
          <w:marBottom w:val="0"/>
          <w:divBdr>
            <w:top w:val="none" w:sz="0" w:space="0" w:color="auto"/>
            <w:left w:val="none" w:sz="0" w:space="0" w:color="auto"/>
            <w:bottom w:val="none" w:sz="0" w:space="0" w:color="auto"/>
            <w:right w:val="none" w:sz="0" w:space="0" w:color="auto"/>
          </w:divBdr>
        </w:div>
        <w:div w:id="1772772948">
          <w:marLeft w:val="640"/>
          <w:marRight w:val="0"/>
          <w:marTop w:val="0"/>
          <w:marBottom w:val="0"/>
          <w:divBdr>
            <w:top w:val="none" w:sz="0" w:space="0" w:color="auto"/>
            <w:left w:val="none" w:sz="0" w:space="0" w:color="auto"/>
            <w:bottom w:val="none" w:sz="0" w:space="0" w:color="auto"/>
            <w:right w:val="none" w:sz="0" w:space="0" w:color="auto"/>
          </w:divBdr>
        </w:div>
        <w:div w:id="1559827087">
          <w:marLeft w:val="640"/>
          <w:marRight w:val="0"/>
          <w:marTop w:val="0"/>
          <w:marBottom w:val="0"/>
          <w:divBdr>
            <w:top w:val="none" w:sz="0" w:space="0" w:color="auto"/>
            <w:left w:val="none" w:sz="0" w:space="0" w:color="auto"/>
            <w:bottom w:val="none" w:sz="0" w:space="0" w:color="auto"/>
            <w:right w:val="none" w:sz="0" w:space="0" w:color="auto"/>
          </w:divBdr>
        </w:div>
        <w:div w:id="2018070874">
          <w:marLeft w:val="640"/>
          <w:marRight w:val="0"/>
          <w:marTop w:val="0"/>
          <w:marBottom w:val="0"/>
          <w:divBdr>
            <w:top w:val="none" w:sz="0" w:space="0" w:color="auto"/>
            <w:left w:val="none" w:sz="0" w:space="0" w:color="auto"/>
            <w:bottom w:val="none" w:sz="0" w:space="0" w:color="auto"/>
            <w:right w:val="none" w:sz="0" w:space="0" w:color="auto"/>
          </w:divBdr>
        </w:div>
        <w:div w:id="407851702">
          <w:marLeft w:val="640"/>
          <w:marRight w:val="0"/>
          <w:marTop w:val="0"/>
          <w:marBottom w:val="0"/>
          <w:divBdr>
            <w:top w:val="none" w:sz="0" w:space="0" w:color="auto"/>
            <w:left w:val="none" w:sz="0" w:space="0" w:color="auto"/>
            <w:bottom w:val="none" w:sz="0" w:space="0" w:color="auto"/>
            <w:right w:val="none" w:sz="0" w:space="0" w:color="auto"/>
          </w:divBdr>
        </w:div>
        <w:div w:id="1036586439">
          <w:marLeft w:val="640"/>
          <w:marRight w:val="0"/>
          <w:marTop w:val="0"/>
          <w:marBottom w:val="0"/>
          <w:divBdr>
            <w:top w:val="none" w:sz="0" w:space="0" w:color="auto"/>
            <w:left w:val="none" w:sz="0" w:space="0" w:color="auto"/>
            <w:bottom w:val="none" w:sz="0" w:space="0" w:color="auto"/>
            <w:right w:val="none" w:sz="0" w:space="0" w:color="auto"/>
          </w:divBdr>
        </w:div>
        <w:div w:id="545333488">
          <w:marLeft w:val="640"/>
          <w:marRight w:val="0"/>
          <w:marTop w:val="0"/>
          <w:marBottom w:val="0"/>
          <w:divBdr>
            <w:top w:val="none" w:sz="0" w:space="0" w:color="auto"/>
            <w:left w:val="none" w:sz="0" w:space="0" w:color="auto"/>
            <w:bottom w:val="none" w:sz="0" w:space="0" w:color="auto"/>
            <w:right w:val="none" w:sz="0" w:space="0" w:color="auto"/>
          </w:divBdr>
        </w:div>
        <w:div w:id="977955285">
          <w:marLeft w:val="640"/>
          <w:marRight w:val="0"/>
          <w:marTop w:val="0"/>
          <w:marBottom w:val="0"/>
          <w:divBdr>
            <w:top w:val="none" w:sz="0" w:space="0" w:color="auto"/>
            <w:left w:val="none" w:sz="0" w:space="0" w:color="auto"/>
            <w:bottom w:val="none" w:sz="0" w:space="0" w:color="auto"/>
            <w:right w:val="none" w:sz="0" w:space="0" w:color="auto"/>
          </w:divBdr>
        </w:div>
        <w:div w:id="974063677">
          <w:marLeft w:val="640"/>
          <w:marRight w:val="0"/>
          <w:marTop w:val="0"/>
          <w:marBottom w:val="0"/>
          <w:divBdr>
            <w:top w:val="none" w:sz="0" w:space="0" w:color="auto"/>
            <w:left w:val="none" w:sz="0" w:space="0" w:color="auto"/>
            <w:bottom w:val="none" w:sz="0" w:space="0" w:color="auto"/>
            <w:right w:val="none" w:sz="0" w:space="0" w:color="auto"/>
          </w:divBdr>
        </w:div>
        <w:div w:id="665859646">
          <w:marLeft w:val="640"/>
          <w:marRight w:val="0"/>
          <w:marTop w:val="0"/>
          <w:marBottom w:val="0"/>
          <w:divBdr>
            <w:top w:val="none" w:sz="0" w:space="0" w:color="auto"/>
            <w:left w:val="none" w:sz="0" w:space="0" w:color="auto"/>
            <w:bottom w:val="none" w:sz="0" w:space="0" w:color="auto"/>
            <w:right w:val="none" w:sz="0" w:space="0" w:color="auto"/>
          </w:divBdr>
        </w:div>
        <w:div w:id="1924336905">
          <w:marLeft w:val="640"/>
          <w:marRight w:val="0"/>
          <w:marTop w:val="0"/>
          <w:marBottom w:val="0"/>
          <w:divBdr>
            <w:top w:val="none" w:sz="0" w:space="0" w:color="auto"/>
            <w:left w:val="none" w:sz="0" w:space="0" w:color="auto"/>
            <w:bottom w:val="none" w:sz="0" w:space="0" w:color="auto"/>
            <w:right w:val="none" w:sz="0" w:space="0" w:color="auto"/>
          </w:divBdr>
        </w:div>
        <w:div w:id="457917270">
          <w:marLeft w:val="640"/>
          <w:marRight w:val="0"/>
          <w:marTop w:val="0"/>
          <w:marBottom w:val="0"/>
          <w:divBdr>
            <w:top w:val="none" w:sz="0" w:space="0" w:color="auto"/>
            <w:left w:val="none" w:sz="0" w:space="0" w:color="auto"/>
            <w:bottom w:val="none" w:sz="0" w:space="0" w:color="auto"/>
            <w:right w:val="none" w:sz="0" w:space="0" w:color="auto"/>
          </w:divBdr>
        </w:div>
        <w:div w:id="1636713902">
          <w:marLeft w:val="640"/>
          <w:marRight w:val="0"/>
          <w:marTop w:val="0"/>
          <w:marBottom w:val="0"/>
          <w:divBdr>
            <w:top w:val="none" w:sz="0" w:space="0" w:color="auto"/>
            <w:left w:val="none" w:sz="0" w:space="0" w:color="auto"/>
            <w:bottom w:val="none" w:sz="0" w:space="0" w:color="auto"/>
            <w:right w:val="none" w:sz="0" w:space="0" w:color="auto"/>
          </w:divBdr>
        </w:div>
        <w:div w:id="1223515539">
          <w:marLeft w:val="640"/>
          <w:marRight w:val="0"/>
          <w:marTop w:val="0"/>
          <w:marBottom w:val="0"/>
          <w:divBdr>
            <w:top w:val="none" w:sz="0" w:space="0" w:color="auto"/>
            <w:left w:val="none" w:sz="0" w:space="0" w:color="auto"/>
            <w:bottom w:val="none" w:sz="0" w:space="0" w:color="auto"/>
            <w:right w:val="none" w:sz="0" w:space="0" w:color="auto"/>
          </w:divBdr>
        </w:div>
        <w:div w:id="2118984364">
          <w:marLeft w:val="640"/>
          <w:marRight w:val="0"/>
          <w:marTop w:val="0"/>
          <w:marBottom w:val="0"/>
          <w:divBdr>
            <w:top w:val="none" w:sz="0" w:space="0" w:color="auto"/>
            <w:left w:val="none" w:sz="0" w:space="0" w:color="auto"/>
            <w:bottom w:val="none" w:sz="0" w:space="0" w:color="auto"/>
            <w:right w:val="none" w:sz="0" w:space="0" w:color="auto"/>
          </w:divBdr>
        </w:div>
        <w:div w:id="954941576">
          <w:marLeft w:val="640"/>
          <w:marRight w:val="0"/>
          <w:marTop w:val="0"/>
          <w:marBottom w:val="0"/>
          <w:divBdr>
            <w:top w:val="none" w:sz="0" w:space="0" w:color="auto"/>
            <w:left w:val="none" w:sz="0" w:space="0" w:color="auto"/>
            <w:bottom w:val="none" w:sz="0" w:space="0" w:color="auto"/>
            <w:right w:val="none" w:sz="0" w:space="0" w:color="auto"/>
          </w:divBdr>
        </w:div>
        <w:div w:id="715079787">
          <w:marLeft w:val="640"/>
          <w:marRight w:val="0"/>
          <w:marTop w:val="0"/>
          <w:marBottom w:val="0"/>
          <w:divBdr>
            <w:top w:val="none" w:sz="0" w:space="0" w:color="auto"/>
            <w:left w:val="none" w:sz="0" w:space="0" w:color="auto"/>
            <w:bottom w:val="none" w:sz="0" w:space="0" w:color="auto"/>
            <w:right w:val="none" w:sz="0" w:space="0" w:color="auto"/>
          </w:divBdr>
        </w:div>
        <w:div w:id="1712027387">
          <w:marLeft w:val="640"/>
          <w:marRight w:val="0"/>
          <w:marTop w:val="0"/>
          <w:marBottom w:val="0"/>
          <w:divBdr>
            <w:top w:val="none" w:sz="0" w:space="0" w:color="auto"/>
            <w:left w:val="none" w:sz="0" w:space="0" w:color="auto"/>
            <w:bottom w:val="none" w:sz="0" w:space="0" w:color="auto"/>
            <w:right w:val="none" w:sz="0" w:space="0" w:color="auto"/>
          </w:divBdr>
        </w:div>
        <w:div w:id="759571791">
          <w:marLeft w:val="640"/>
          <w:marRight w:val="0"/>
          <w:marTop w:val="0"/>
          <w:marBottom w:val="0"/>
          <w:divBdr>
            <w:top w:val="none" w:sz="0" w:space="0" w:color="auto"/>
            <w:left w:val="none" w:sz="0" w:space="0" w:color="auto"/>
            <w:bottom w:val="none" w:sz="0" w:space="0" w:color="auto"/>
            <w:right w:val="none" w:sz="0" w:space="0" w:color="auto"/>
          </w:divBdr>
        </w:div>
        <w:div w:id="1728141600">
          <w:marLeft w:val="640"/>
          <w:marRight w:val="0"/>
          <w:marTop w:val="0"/>
          <w:marBottom w:val="0"/>
          <w:divBdr>
            <w:top w:val="none" w:sz="0" w:space="0" w:color="auto"/>
            <w:left w:val="none" w:sz="0" w:space="0" w:color="auto"/>
            <w:bottom w:val="none" w:sz="0" w:space="0" w:color="auto"/>
            <w:right w:val="none" w:sz="0" w:space="0" w:color="auto"/>
          </w:divBdr>
        </w:div>
        <w:div w:id="915824055">
          <w:marLeft w:val="640"/>
          <w:marRight w:val="0"/>
          <w:marTop w:val="0"/>
          <w:marBottom w:val="0"/>
          <w:divBdr>
            <w:top w:val="none" w:sz="0" w:space="0" w:color="auto"/>
            <w:left w:val="none" w:sz="0" w:space="0" w:color="auto"/>
            <w:bottom w:val="none" w:sz="0" w:space="0" w:color="auto"/>
            <w:right w:val="none" w:sz="0" w:space="0" w:color="auto"/>
          </w:divBdr>
        </w:div>
        <w:div w:id="1552109100">
          <w:marLeft w:val="640"/>
          <w:marRight w:val="0"/>
          <w:marTop w:val="0"/>
          <w:marBottom w:val="0"/>
          <w:divBdr>
            <w:top w:val="none" w:sz="0" w:space="0" w:color="auto"/>
            <w:left w:val="none" w:sz="0" w:space="0" w:color="auto"/>
            <w:bottom w:val="none" w:sz="0" w:space="0" w:color="auto"/>
            <w:right w:val="none" w:sz="0" w:space="0" w:color="auto"/>
          </w:divBdr>
        </w:div>
        <w:div w:id="2087723582">
          <w:marLeft w:val="640"/>
          <w:marRight w:val="0"/>
          <w:marTop w:val="0"/>
          <w:marBottom w:val="0"/>
          <w:divBdr>
            <w:top w:val="none" w:sz="0" w:space="0" w:color="auto"/>
            <w:left w:val="none" w:sz="0" w:space="0" w:color="auto"/>
            <w:bottom w:val="none" w:sz="0" w:space="0" w:color="auto"/>
            <w:right w:val="none" w:sz="0" w:space="0" w:color="auto"/>
          </w:divBdr>
        </w:div>
        <w:div w:id="938218243">
          <w:marLeft w:val="640"/>
          <w:marRight w:val="0"/>
          <w:marTop w:val="0"/>
          <w:marBottom w:val="0"/>
          <w:divBdr>
            <w:top w:val="none" w:sz="0" w:space="0" w:color="auto"/>
            <w:left w:val="none" w:sz="0" w:space="0" w:color="auto"/>
            <w:bottom w:val="none" w:sz="0" w:space="0" w:color="auto"/>
            <w:right w:val="none" w:sz="0" w:space="0" w:color="auto"/>
          </w:divBdr>
        </w:div>
        <w:div w:id="1439368746">
          <w:marLeft w:val="640"/>
          <w:marRight w:val="0"/>
          <w:marTop w:val="0"/>
          <w:marBottom w:val="0"/>
          <w:divBdr>
            <w:top w:val="none" w:sz="0" w:space="0" w:color="auto"/>
            <w:left w:val="none" w:sz="0" w:space="0" w:color="auto"/>
            <w:bottom w:val="none" w:sz="0" w:space="0" w:color="auto"/>
            <w:right w:val="none" w:sz="0" w:space="0" w:color="auto"/>
          </w:divBdr>
        </w:div>
        <w:div w:id="249975438">
          <w:marLeft w:val="640"/>
          <w:marRight w:val="0"/>
          <w:marTop w:val="0"/>
          <w:marBottom w:val="0"/>
          <w:divBdr>
            <w:top w:val="none" w:sz="0" w:space="0" w:color="auto"/>
            <w:left w:val="none" w:sz="0" w:space="0" w:color="auto"/>
            <w:bottom w:val="none" w:sz="0" w:space="0" w:color="auto"/>
            <w:right w:val="none" w:sz="0" w:space="0" w:color="auto"/>
          </w:divBdr>
        </w:div>
        <w:div w:id="1057126583">
          <w:marLeft w:val="640"/>
          <w:marRight w:val="0"/>
          <w:marTop w:val="0"/>
          <w:marBottom w:val="0"/>
          <w:divBdr>
            <w:top w:val="none" w:sz="0" w:space="0" w:color="auto"/>
            <w:left w:val="none" w:sz="0" w:space="0" w:color="auto"/>
            <w:bottom w:val="none" w:sz="0" w:space="0" w:color="auto"/>
            <w:right w:val="none" w:sz="0" w:space="0" w:color="auto"/>
          </w:divBdr>
        </w:div>
        <w:div w:id="651300752">
          <w:marLeft w:val="640"/>
          <w:marRight w:val="0"/>
          <w:marTop w:val="0"/>
          <w:marBottom w:val="0"/>
          <w:divBdr>
            <w:top w:val="none" w:sz="0" w:space="0" w:color="auto"/>
            <w:left w:val="none" w:sz="0" w:space="0" w:color="auto"/>
            <w:bottom w:val="none" w:sz="0" w:space="0" w:color="auto"/>
            <w:right w:val="none" w:sz="0" w:space="0" w:color="auto"/>
          </w:divBdr>
        </w:div>
        <w:div w:id="303855979">
          <w:marLeft w:val="640"/>
          <w:marRight w:val="0"/>
          <w:marTop w:val="0"/>
          <w:marBottom w:val="0"/>
          <w:divBdr>
            <w:top w:val="none" w:sz="0" w:space="0" w:color="auto"/>
            <w:left w:val="none" w:sz="0" w:space="0" w:color="auto"/>
            <w:bottom w:val="none" w:sz="0" w:space="0" w:color="auto"/>
            <w:right w:val="none" w:sz="0" w:space="0" w:color="auto"/>
          </w:divBdr>
        </w:div>
        <w:div w:id="943149396">
          <w:marLeft w:val="640"/>
          <w:marRight w:val="0"/>
          <w:marTop w:val="0"/>
          <w:marBottom w:val="0"/>
          <w:divBdr>
            <w:top w:val="none" w:sz="0" w:space="0" w:color="auto"/>
            <w:left w:val="none" w:sz="0" w:space="0" w:color="auto"/>
            <w:bottom w:val="none" w:sz="0" w:space="0" w:color="auto"/>
            <w:right w:val="none" w:sz="0" w:space="0" w:color="auto"/>
          </w:divBdr>
        </w:div>
        <w:div w:id="407849711">
          <w:marLeft w:val="640"/>
          <w:marRight w:val="0"/>
          <w:marTop w:val="0"/>
          <w:marBottom w:val="0"/>
          <w:divBdr>
            <w:top w:val="none" w:sz="0" w:space="0" w:color="auto"/>
            <w:left w:val="none" w:sz="0" w:space="0" w:color="auto"/>
            <w:bottom w:val="none" w:sz="0" w:space="0" w:color="auto"/>
            <w:right w:val="none" w:sz="0" w:space="0" w:color="auto"/>
          </w:divBdr>
        </w:div>
        <w:div w:id="1492716326">
          <w:marLeft w:val="640"/>
          <w:marRight w:val="0"/>
          <w:marTop w:val="0"/>
          <w:marBottom w:val="0"/>
          <w:divBdr>
            <w:top w:val="none" w:sz="0" w:space="0" w:color="auto"/>
            <w:left w:val="none" w:sz="0" w:space="0" w:color="auto"/>
            <w:bottom w:val="none" w:sz="0" w:space="0" w:color="auto"/>
            <w:right w:val="none" w:sz="0" w:space="0" w:color="auto"/>
          </w:divBdr>
        </w:div>
        <w:div w:id="726759275">
          <w:marLeft w:val="640"/>
          <w:marRight w:val="0"/>
          <w:marTop w:val="0"/>
          <w:marBottom w:val="0"/>
          <w:divBdr>
            <w:top w:val="none" w:sz="0" w:space="0" w:color="auto"/>
            <w:left w:val="none" w:sz="0" w:space="0" w:color="auto"/>
            <w:bottom w:val="none" w:sz="0" w:space="0" w:color="auto"/>
            <w:right w:val="none" w:sz="0" w:space="0" w:color="auto"/>
          </w:divBdr>
        </w:div>
        <w:div w:id="1986153972">
          <w:marLeft w:val="640"/>
          <w:marRight w:val="0"/>
          <w:marTop w:val="0"/>
          <w:marBottom w:val="0"/>
          <w:divBdr>
            <w:top w:val="none" w:sz="0" w:space="0" w:color="auto"/>
            <w:left w:val="none" w:sz="0" w:space="0" w:color="auto"/>
            <w:bottom w:val="none" w:sz="0" w:space="0" w:color="auto"/>
            <w:right w:val="none" w:sz="0" w:space="0" w:color="auto"/>
          </w:divBdr>
        </w:div>
        <w:div w:id="603879917">
          <w:marLeft w:val="640"/>
          <w:marRight w:val="0"/>
          <w:marTop w:val="0"/>
          <w:marBottom w:val="0"/>
          <w:divBdr>
            <w:top w:val="none" w:sz="0" w:space="0" w:color="auto"/>
            <w:left w:val="none" w:sz="0" w:space="0" w:color="auto"/>
            <w:bottom w:val="none" w:sz="0" w:space="0" w:color="auto"/>
            <w:right w:val="none" w:sz="0" w:space="0" w:color="auto"/>
          </w:divBdr>
        </w:div>
        <w:div w:id="662470088">
          <w:marLeft w:val="640"/>
          <w:marRight w:val="0"/>
          <w:marTop w:val="0"/>
          <w:marBottom w:val="0"/>
          <w:divBdr>
            <w:top w:val="none" w:sz="0" w:space="0" w:color="auto"/>
            <w:left w:val="none" w:sz="0" w:space="0" w:color="auto"/>
            <w:bottom w:val="none" w:sz="0" w:space="0" w:color="auto"/>
            <w:right w:val="none" w:sz="0" w:space="0" w:color="auto"/>
          </w:divBdr>
        </w:div>
        <w:div w:id="25760839">
          <w:marLeft w:val="640"/>
          <w:marRight w:val="0"/>
          <w:marTop w:val="0"/>
          <w:marBottom w:val="0"/>
          <w:divBdr>
            <w:top w:val="none" w:sz="0" w:space="0" w:color="auto"/>
            <w:left w:val="none" w:sz="0" w:space="0" w:color="auto"/>
            <w:bottom w:val="none" w:sz="0" w:space="0" w:color="auto"/>
            <w:right w:val="none" w:sz="0" w:space="0" w:color="auto"/>
          </w:divBdr>
        </w:div>
        <w:div w:id="1704356031">
          <w:marLeft w:val="640"/>
          <w:marRight w:val="0"/>
          <w:marTop w:val="0"/>
          <w:marBottom w:val="0"/>
          <w:divBdr>
            <w:top w:val="none" w:sz="0" w:space="0" w:color="auto"/>
            <w:left w:val="none" w:sz="0" w:space="0" w:color="auto"/>
            <w:bottom w:val="none" w:sz="0" w:space="0" w:color="auto"/>
            <w:right w:val="none" w:sz="0" w:space="0" w:color="auto"/>
          </w:divBdr>
        </w:div>
        <w:div w:id="329724512">
          <w:marLeft w:val="640"/>
          <w:marRight w:val="0"/>
          <w:marTop w:val="0"/>
          <w:marBottom w:val="0"/>
          <w:divBdr>
            <w:top w:val="none" w:sz="0" w:space="0" w:color="auto"/>
            <w:left w:val="none" w:sz="0" w:space="0" w:color="auto"/>
            <w:bottom w:val="none" w:sz="0" w:space="0" w:color="auto"/>
            <w:right w:val="none" w:sz="0" w:space="0" w:color="auto"/>
          </w:divBdr>
        </w:div>
        <w:div w:id="767821441">
          <w:marLeft w:val="640"/>
          <w:marRight w:val="0"/>
          <w:marTop w:val="0"/>
          <w:marBottom w:val="0"/>
          <w:divBdr>
            <w:top w:val="none" w:sz="0" w:space="0" w:color="auto"/>
            <w:left w:val="none" w:sz="0" w:space="0" w:color="auto"/>
            <w:bottom w:val="none" w:sz="0" w:space="0" w:color="auto"/>
            <w:right w:val="none" w:sz="0" w:space="0" w:color="auto"/>
          </w:divBdr>
        </w:div>
        <w:div w:id="224537563">
          <w:marLeft w:val="640"/>
          <w:marRight w:val="0"/>
          <w:marTop w:val="0"/>
          <w:marBottom w:val="0"/>
          <w:divBdr>
            <w:top w:val="none" w:sz="0" w:space="0" w:color="auto"/>
            <w:left w:val="none" w:sz="0" w:space="0" w:color="auto"/>
            <w:bottom w:val="none" w:sz="0" w:space="0" w:color="auto"/>
            <w:right w:val="none" w:sz="0" w:space="0" w:color="auto"/>
          </w:divBdr>
        </w:div>
        <w:div w:id="2079135247">
          <w:marLeft w:val="640"/>
          <w:marRight w:val="0"/>
          <w:marTop w:val="0"/>
          <w:marBottom w:val="0"/>
          <w:divBdr>
            <w:top w:val="none" w:sz="0" w:space="0" w:color="auto"/>
            <w:left w:val="none" w:sz="0" w:space="0" w:color="auto"/>
            <w:bottom w:val="none" w:sz="0" w:space="0" w:color="auto"/>
            <w:right w:val="none" w:sz="0" w:space="0" w:color="auto"/>
          </w:divBdr>
        </w:div>
        <w:div w:id="1081757035">
          <w:marLeft w:val="640"/>
          <w:marRight w:val="0"/>
          <w:marTop w:val="0"/>
          <w:marBottom w:val="0"/>
          <w:divBdr>
            <w:top w:val="none" w:sz="0" w:space="0" w:color="auto"/>
            <w:left w:val="none" w:sz="0" w:space="0" w:color="auto"/>
            <w:bottom w:val="none" w:sz="0" w:space="0" w:color="auto"/>
            <w:right w:val="none" w:sz="0" w:space="0" w:color="auto"/>
          </w:divBdr>
        </w:div>
        <w:div w:id="705523156">
          <w:marLeft w:val="640"/>
          <w:marRight w:val="0"/>
          <w:marTop w:val="0"/>
          <w:marBottom w:val="0"/>
          <w:divBdr>
            <w:top w:val="none" w:sz="0" w:space="0" w:color="auto"/>
            <w:left w:val="none" w:sz="0" w:space="0" w:color="auto"/>
            <w:bottom w:val="none" w:sz="0" w:space="0" w:color="auto"/>
            <w:right w:val="none" w:sz="0" w:space="0" w:color="auto"/>
          </w:divBdr>
        </w:div>
        <w:div w:id="327948605">
          <w:marLeft w:val="640"/>
          <w:marRight w:val="0"/>
          <w:marTop w:val="0"/>
          <w:marBottom w:val="0"/>
          <w:divBdr>
            <w:top w:val="none" w:sz="0" w:space="0" w:color="auto"/>
            <w:left w:val="none" w:sz="0" w:space="0" w:color="auto"/>
            <w:bottom w:val="none" w:sz="0" w:space="0" w:color="auto"/>
            <w:right w:val="none" w:sz="0" w:space="0" w:color="auto"/>
          </w:divBdr>
        </w:div>
        <w:div w:id="1455519794">
          <w:marLeft w:val="640"/>
          <w:marRight w:val="0"/>
          <w:marTop w:val="0"/>
          <w:marBottom w:val="0"/>
          <w:divBdr>
            <w:top w:val="none" w:sz="0" w:space="0" w:color="auto"/>
            <w:left w:val="none" w:sz="0" w:space="0" w:color="auto"/>
            <w:bottom w:val="none" w:sz="0" w:space="0" w:color="auto"/>
            <w:right w:val="none" w:sz="0" w:space="0" w:color="auto"/>
          </w:divBdr>
        </w:div>
        <w:div w:id="870068389">
          <w:marLeft w:val="640"/>
          <w:marRight w:val="0"/>
          <w:marTop w:val="0"/>
          <w:marBottom w:val="0"/>
          <w:divBdr>
            <w:top w:val="none" w:sz="0" w:space="0" w:color="auto"/>
            <w:left w:val="none" w:sz="0" w:space="0" w:color="auto"/>
            <w:bottom w:val="none" w:sz="0" w:space="0" w:color="auto"/>
            <w:right w:val="none" w:sz="0" w:space="0" w:color="auto"/>
          </w:divBdr>
        </w:div>
        <w:div w:id="1298729966">
          <w:marLeft w:val="640"/>
          <w:marRight w:val="0"/>
          <w:marTop w:val="0"/>
          <w:marBottom w:val="0"/>
          <w:divBdr>
            <w:top w:val="none" w:sz="0" w:space="0" w:color="auto"/>
            <w:left w:val="none" w:sz="0" w:space="0" w:color="auto"/>
            <w:bottom w:val="none" w:sz="0" w:space="0" w:color="auto"/>
            <w:right w:val="none" w:sz="0" w:space="0" w:color="auto"/>
          </w:divBdr>
        </w:div>
        <w:div w:id="1168985656">
          <w:marLeft w:val="640"/>
          <w:marRight w:val="0"/>
          <w:marTop w:val="0"/>
          <w:marBottom w:val="0"/>
          <w:divBdr>
            <w:top w:val="none" w:sz="0" w:space="0" w:color="auto"/>
            <w:left w:val="none" w:sz="0" w:space="0" w:color="auto"/>
            <w:bottom w:val="none" w:sz="0" w:space="0" w:color="auto"/>
            <w:right w:val="none" w:sz="0" w:space="0" w:color="auto"/>
          </w:divBdr>
        </w:div>
        <w:div w:id="1588609517">
          <w:marLeft w:val="640"/>
          <w:marRight w:val="0"/>
          <w:marTop w:val="0"/>
          <w:marBottom w:val="0"/>
          <w:divBdr>
            <w:top w:val="none" w:sz="0" w:space="0" w:color="auto"/>
            <w:left w:val="none" w:sz="0" w:space="0" w:color="auto"/>
            <w:bottom w:val="none" w:sz="0" w:space="0" w:color="auto"/>
            <w:right w:val="none" w:sz="0" w:space="0" w:color="auto"/>
          </w:divBdr>
        </w:div>
        <w:div w:id="1081874776">
          <w:marLeft w:val="640"/>
          <w:marRight w:val="0"/>
          <w:marTop w:val="0"/>
          <w:marBottom w:val="0"/>
          <w:divBdr>
            <w:top w:val="none" w:sz="0" w:space="0" w:color="auto"/>
            <w:left w:val="none" w:sz="0" w:space="0" w:color="auto"/>
            <w:bottom w:val="none" w:sz="0" w:space="0" w:color="auto"/>
            <w:right w:val="none" w:sz="0" w:space="0" w:color="auto"/>
          </w:divBdr>
        </w:div>
        <w:div w:id="1467624675">
          <w:marLeft w:val="640"/>
          <w:marRight w:val="0"/>
          <w:marTop w:val="0"/>
          <w:marBottom w:val="0"/>
          <w:divBdr>
            <w:top w:val="none" w:sz="0" w:space="0" w:color="auto"/>
            <w:left w:val="none" w:sz="0" w:space="0" w:color="auto"/>
            <w:bottom w:val="none" w:sz="0" w:space="0" w:color="auto"/>
            <w:right w:val="none" w:sz="0" w:space="0" w:color="auto"/>
          </w:divBdr>
        </w:div>
        <w:div w:id="395277032">
          <w:marLeft w:val="640"/>
          <w:marRight w:val="0"/>
          <w:marTop w:val="0"/>
          <w:marBottom w:val="0"/>
          <w:divBdr>
            <w:top w:val="none" w:sz="0" w:space="0" w:color="auto"/>
            <w:left w:val="none" w:sz="0" w:space="0" w:color="auto"/>
            <w:bottom w:val="none" w:sz="0" w:space="0" w:color="auto"/>
            <w:right w:val="none" w:sz="0" w:space="0" w:color="auto"/>
          </w:divBdr>
        </w:div>
        <w:div w:id="1713190924">
          <w:marLeft w:val="640"/>
          <w:marRight w:val="0"/>
          <w:marTop w:val="0"/>
          <w:marBottom w:val="0"/>
          <w:divBdr>
            <w:top w:val="none" w:sz="0" w:space="0" w:color="auto"/>
            <w:left w:val="none" w:sz="0" w:space="0" w:color="auto"/>
            <w:bottom w:val="none" w:sz="0" w:space="0" w:color="auto"/>
            <w:right w:val="none" w:sz="0" w:space="0" w:color="auto"/>
          </w:divBdr>
        </w:div>
        <w:div w:id="1163358191">
          <w:marLeft w:val="640"/>
          <w:marRight w:val="0"/>
          <w:marTop w:val="0"/>
          <w:marBottom w:val="0"/>
          <w:divBdr>
            <w:top w:val="none" w:sz="0" w:space="0" w:color="auto"/>
            <w:left w:val="none" w:sz="0" w:space="0" w:color="auto"/>
            <w:bottom w:val="none" w:sz="0" w:space="0" w:color="auto"/>
            <w:right w:val="none" w:sz="0" w:space="0" w:color="auto"/>
          </w:divBdr>
        </w:div>
        <w:div w:id="1412003093">
          <w:marLeft w:val="640"/>
          <w:marRight w:val="0"/>
          <w:marTop w:val="0"/>
          <w:marBottom w:val="0"/>
          <w:divBdr>
            <w:top w:val="none" w:sz="0" w:space="0" w:color="auto"/>
            <w:left w:val="none" w:sz="0" w:space="0" w:color="auto"/>
            <w:bottom w:val="none" w:sz="0" w:space="0" w:color="auto"/>
            <w:right w:val="none" w:sz="0" w:space="0" w:color="auto"/>
          </w:divBdr>
        </w:div>
        <w:div w:id="1635138600">
          <w:marLeft w:val="640"/>
          <w:marRight w:val="0"/>
          <w:marTop w:val="0"/>
          <w:marBottom w:val="0"/>
          <w:divBdr>
            <w:top w:val="none" w:sz="0" w:space="0" w:color="auto"/>
            <w:left w:val="none" w:sz="0" w:space="0" w:color="auto"/>
            <w:bottom w:val="none" w:sz="0" w:space="0" w:color="auto"/>
            <w:right w:val="none" w:sz="0" w:space="0" w:color="auto"/>
          </w:divBdr>
        </w:div>
        <w:div w:id="1475953977">
          <w:marLeft w:val="640"/>
          <w:marRight w:val="0"/>
          <w:marTop w:val="0"/>
          <w:marBottom w:val="0"/>
          <w:divBdr>
            <w:top w:val="none" w:sz="0" w:space="0" w:color="auto"/>
            <w:left w:val="none" w:sz="0" w:space="0" w:color="auto"/>
            <w:bottom w:val="none" w:sz="0" w:space="0" w:color="auto"/>
            <w:right w:val="none" w:sz="0" w:space="0" w:color="auto"/>
          </w:divBdr>
        </w:div>
        <w:div w:id="779644528">
          <w:marLeft w:val="640"/>
          <w:marRight w:val="0"/>
          <w:marTop w:val="0"/>
          <w:marBottom w:val="0"/>
          <w:divBdr>
            <w:top w:val="none" w:sz="0" w:space="0" w:color="auto"/>
            <w:left w:val="none" w:sz="0" w:space="0" w:color="auto"/>
            <w:bottom w:val="none" w:sz="0" w:space="0" w:color="auto"/>
            <w:right w:val="none" w:sz="0" w:space="0" w:color="auto"/>
          </w:divBdr>
        </w:div>
        <w:div w:id="1524517462">
          <w:marLeft w:val="640"/>
          <w:marRight w:val="0"/>
          <w:marTop w:val="0"/>
          <w:marBottom w:val="0"/>
          <w:divBdr>
            <w:top w:val="none" w:sz="0" w:space="0" w:color="auto"/>
            <w:left w:val="none" w:sz="0" w:space="0" w:color="auto"/>
            <w:bottom w:val="none" w:sz="0" w:space="0" w:color="auto"/>
            <w:right w:val="none" w:sz="0" w:space="0" w:color="auto"/>
          </w:divBdr>
        </w:div>
        <w:div w:id="1858469967">
          <w:marLeft w:val="640"/>
          <w:marRight w:val="0"/>
          <w:marTop w:val="0"/>
          <w:marBottom w:val="0"/>
          <w:divBdr>
            <w:top w:val="none" w:sz="0" w:space="0" w:color="auto"/>
            <w:left w:val="none" w:sz="0" w:space="0" w:color="auto"/>
            <w:bottom w:val="none" w:sz="0" w:space="0" w:color="auto"/>
            <w:right w:val="none" w:sz="0" w:space="0" w:color="auto"/>
          </w:divBdr>
        </w:div>
        <w:div w:id="1872375859">
          <w:marLeft w:val="640"/>
          <w:marRight w:val="0"/>
          <w:marTop w:val="0"/>
          <w:marBottom w:val="0"/>
          <w:divBdr>
            <w:top w:val="none" w:sz="0" w:space="0" w:color="auto"/>
            <w:left w:val="none" w:sz="0" w:space="0" w:color="auto"/>
            <w:bottom w:val="none" w:sz="0" w:space="0" w:color="auto"/>
            <w:right w:val="none" w:sz="0" w:space="0" w:color="auto"/>
          </w:divBdr>
        </w:div>
        <w:div w:id="850686333">
          <w:marLeft w:val="640"/>
          <w:marRight w:val="0"/>
          <w:marTop w:val="0"/>
          <w:marBottom w:val="0"/>
          <w:divBdr>
            <w:top w:val="none" w:sz="0" w:space="0" w:color="auto"/>
            <w:left w:val="none" w:sz="0" w:space="0" w:color="auto"/>
            <w:bottom w:val="none" w:sz="0" w:space="0" w:color="auto"/>
            <w:right w:val="none" w:sz="0" w:space="0" w:color="auto"/>
          </w:divBdr>
        </w:div>
        <w:div w:id="2003266848">
          <w:marLeft w:val="640"/>
          <w:marRight w:val="0"/>
          <w:marTop w:val="0"/>
          <w:marBottom w:val="0"/>
          <w:divBdr>
            <w:top w:val="none" w:sz="0" w:space="0" w:color="auto"/>
            <w:left w:val="none" w:sz="0" w:space="0" w:color="auto"/>
            <w:bottom w:val="none" w:sz="0" w:space="0" w:color="auto"/>
            <w:right w:val="none" w:sz="0" w:space="0" w:color="auto"/>
          </w:divBdr>
        </w:div>
        <w:div w:id="234515963">
          <w:marLeft w:val="640"/>
          <w:marRight w:val="0"/>
          <w:marTop w:val="0"/>
          <w:marBottom w:val="0"/>
          <w:divBdr>
            <w:top w:val="none" w:sz="0" w:space="0" w:color="auto"/>
            <w:left w:val="none" w:sz="0" w:space="0" w:color="auto"/>
            <w:bottom w:val="none" w:sz="0" w:space="0" w:color="auto"/>
            <w:right w:val="none" w:sz="0" w:space="0" w:color="auto"/>
          </w:divBdr>
        </w:div>
        <w:div w:id="1307971260">
          <w:marLeft w:val="640"/>
          <w:marRight w:val="0"/>
          <w:marTop w:val="0"/>
          <w:marBottom w:val="0"/>
          <w:divBdr>
            <w:top w:val="none" w:sz="0" w:space="0" w:color="auto"/>
            <w:left w:val="none" w:sz="0" w:space="0" w:color="auto"/>
            <w:bottom w:val="none" w:sz="0" w:space="0" w:color="auto"/>
            <w:right w:val="none" w:sz="0" w:space="0" w:color="auto"/>
          </w:divBdr>
        </w:div>
        <w:div w:id="1278441949">
          <w:marLeft w:val="640"/>
          <w:marRight w:val="0"/>
          <w:marTop w:val="0"/>
          <w:marBottom w:val="0"/>
          <w:divBdr>
            <w:top w:val="none" w:sz="0" w:space="0" w:color="auto"/>
            <w:left w:val="none" w:sz="0" w:space="0" w:color="auto"/>
            <w:bottom w:val="none" w:sz="0" w:space="0" w:color="auto"/>
            <w:right w:val="none" w:sz="0" w:space="0" w:color="auto"/>
          </w:divBdr>
        </w:div>
        <w:div w:id="773981547">
          <w:marLeft w:val="640"/>
          <w:marRight w:val="0"/>
          <w:marTop w:val="0"/>
          <w:marBottom w:val="0"/>
          <w:divBdr>
            <w:top w:val="none" w:sz="0" w:space="0" w:color="auto"/>
            <w:left w:val="none" w:sz="0" w:space="0" w:color="auto"/>
            <w:bottom w:val="none" w:sz="0" w:space="0" w:color="auto"/>
            <w:right w:val="none" w:sz="0" w:space="0" w:color="auto"/>
          </w:divBdr>
        </w:div>
        <w:div w:id="1626424732">
          <w:marLeft w:val="640"/>
          <w:marRight w:val="0"/>
          <w:marTop w:val="0"/>
          <w:marBottom w:val="0"/>
          <w:divBdr>
            <w:top w:val="none" w:sz="0" w:space="0" w:color="auto"/>
            <w:left w:val="none" w:sz="0" w:space="0" w:color="auto"/>
            <w:bottom w:val="none" w:sz="0" w:space="0" w:color="auto"/>
            <w:right w:val="none" w:sz="0" w:space="0" w:color="auto"/>
          </w:divBdr>
        </w:div>
        <w:div w:id="328602865">
          <w:marLeft w:val="640"/>
          <w:marRight w:val="0"/>
          <w:marTop w:val="0"/>
          <w:marBottom w:val="0"/>
          <w:divBdr>
            <w:top w:val="none" w:sz="0" w:space="0" w:color="auto"/>
            <w:left w:val="none" w:sz="0" w:space="0" w:color="auto"/>
            <w:bottom w:val="none" w:sz="0" w:space="0" w:color="auto"/>
            <w:right w:val="none" w:sz="0" w:space="0" w:color="auto"/>
          </w:divBdr>
        </w:div>
        <w:div w:id="1972246509">
          <w:marLeft w:val="640"/>
          <w:marRight w:val="0"/>
          <w:marTop w:val="0"/>
          <w:marBottom w:val="0"/>
          <w:divBdr>
            <w:top w:val="none" w:sz="0" w:space="0" w:color="auto"/>
            <w:left w:val="none" w:sz="0" w:space="0" w:color="auto"/>
            <w:bottom w:val="none" w:sz="0" w:space="0" w:color="auto"/>
            <w:right w:val="none" w:sz="0" w:space="0" w:color="auto"/>
          </w:divBdr>
        </w:div>
        <w:div w:id="1779593886">
          <w:marLeft w:val="640"/>
          <w:marRight w:val="0"/>
          <w:marTop w:val="0"/>
          <w:marBottom w:val="0"/>
          <w:divBdr>
            <w:top w:val="none" w:sz="0" w:space="0" w:color="auto"/>
            <w:left w:val="none" w:sz="0" w:space="0" w:color="auto"/>
            <w:bottom w:val="none" w:sz="0" w:space="0" w:color="auto"/>
            <w:right w:val="none" w:sz="0" w:space="0" w:color="auto"/>
          </w:divBdr>
        </w:div>
        <w:div w:id="1157645596">
          <w:marLeft w:val="640"/>
          <w:marRight w:val="0"/>
          <w:marTop w:val="0"/>
          <w:marBottom w:val="0"/>
          <w:divBdr>
            <w:top w:val="none" w:sz="0" w:space="0" w:color="auto"/>
            <w:left w:val="none" w:sz="0" w:space="0" w:color="auto"/>
            <w:bottom w:val="none" w:sz="0" w:space="0" w:color="auto"/>
            <w:right w:val="none" w:sz="0" w:space="0" w:color="auto"/>
          </w:divBdr>
        </w:div>
        <w:div w:id="1409575637">
          <w:marLeft w:val="640"/>
          <w:marRight w:val="0"/>
          <w:marTop w:val="0"/>
          <w:marBottom w:val="0"/>
          <w:divBdr>
            <w:top w:val="none" w:sz="0" w:space="0" w:color="auto"/>
            <w:left w:val="none" w:sz="0" w:space="0" w:color="auto"/>
            <w:bottom w:val="none" w:sz="0" w:space="0" w:color="auto"/>
            <w:right w:val="none" w:sz="0" w:space="0" w:color="auto"/>
          </w:divBdr>
        </w:div>
        <w:div w:id="462768339">
          <w:marLeft w:val="640"/>
          <w:marRight w:val="0"/>
          <w:marTop w:val="0"/>
          <w:marBottom w:val="0"/>
          <w:divBdr>
            <w:top w:val="none" w:sz="0" w:space="0" w:color="auto"/>
            <w:left w:val="none" w:sz="0" w:space="0" w:color="auto"/>
            <w:bottom w:val="none" w:sz="0" w:space="0" w:color="auto"/>
            <w:right w:val="none" w:sz="0" w:space="0" w:color="auto"/>
          </w:divBdr>
        </w:div>
        <w:div w:id="1931234681">
          <w:marLeft w:val="640"/>
          <w:marRight w:val="0"/>
          <w:marTop w:val="0"/>
          <w:marBottom w:val="0"/>
          <w:divBdr>
            <w:top w:val="none" w:sz="0" w:space="0" w:color="auto"/>
            <w:left w:val="none" w:sz="0" w:space="0" w:color="auto"/>
            <w:bottom w:val="none" w:sz="0" w:space="0" w:color="auto"/>
            <w:right w:val="none" w:sz="0" w:space="0" w:color="auto"/>
          </w:divBdr>
        </w:div>
        <w:div w:id="666056836">
          <w:marLeft w:val="640"/>
          <w:marRight w:val="0"/>
          <w:marTop w:val="0"/>
          <w:marBottom w:val="0"/>
          <w:divBdr>
            <w:top w:val="none" w:sz="0" w:space="0" w:color="auto"/>
            <w:left w:val="none" w:sz="0" w:space="0" w:color="auto"/>
            <w:bottom w:val="none" w:sz="0" w:space="0" w:color="auto"/>
            <w:right w:val="none" w:sz="0" w:space="0" w:color="auto"/>
          </w:divBdr>
        </w:div>
        <w:div w:id="841434748">
          <w:marLeft w:val="640"/>
          <w:marRight w:val="0"/>
          <w:marTop w:val="0"/>
          <w:marBottom w:val="0"/>
          <w:divBdr>
            <w:top w:val="none" w:sz="0" w:space="0" w:color="auto"/>
            <w:left w:val="none" w:sz="0" w:space="0" w:color="auto"/>
            <w:bottom w:val="none" w:sz="0" w:space="0" w:color="auto"/>
            <w:right w:val="none" w:sz="0" w:space="0" w:color="auto"/>
          </w:divBdr>
        </w:div>
        <w:div w:id="415908141">
          <w:marLeft w:val="640"/>
          <w:marRight w:val="0"/>
          <w:marTop w:val="0"/>
          <w:marBottom w:val="0"/>
          <w:divBdr>
            <w:top w:val="none" w:sz="0" w:space="0" w:color="auto"/>
            <w:left w:val="none" w:sz="0" w:space="0" w:color="auto"/>
            <w:bottom w:val="none" w:sz="0" w:space="0" w:color="auto"/>
            <w:right w:val="none" w:sz="0" w:space="0" w:color="auto"/>
          </w:divBdr>
        </w:div>
        <w:div w:id="2087650862">
          <w:marLeft w:val="640"/>
          <w:marRight w:val="0"/>
          <w:marTop w:val="0"/>
          <w:marBottom w:val="0"/>
          <w:divBdr>
            <w:top w:val="none" w:sz="0" w:space="0" w:color="auto"/>
            <w:left w:val="none" w:sz="0" w:space="0" w:color="auto"/>
            <w:bottom w:val="none" w:sz="0" w:space="0" w:color="auto"/>
            <w:right w:val="none" w:sz="0" w:space="0" w:color="auto"/>
          </w:divBdr>
        </w:div>
        <w:div w:id="583993636">
          <w:marLeft w:val="640"/>
          <w:marRight w:val="0"/>
          <w:marTop w:val="0"/>
          <w:marBottom w:val="0"/>
          <w:divBdr>
            <w:top w:val="none" w:sz="0" w:space="0" w:color="auto"/>
            <w:left w:val="none" w:sz="0" w:space="0" w:color="auto"/>
            <w:bottom w:val="none" w:sz="0" w:space="0" w:color="auto"/>
            <w:right w:val="none" w:sz="0" w:space="0" w:color="auto"/>
          </w:divBdr>
        </w:div>
        <w:div w:id="924076567">
          <w:marLeft w:val="640"/>
          <w:marRight w:val="0"/>
          <w:marTop w:val="0"/>
          <w:marBottom w:val="0"/>
          <w:divBdr>
            <w:top w:val="none" w:sz="0" w:space="0" w:color="auto"/>
            <w:left w:val="none" w:sz="0" w:space="0" w:color="auto"/>
            <w:bottom w:val="none" w:sz="0" w:space="0" w:color="auto"/>
            <w:right w:val="none" w:sz="0" w:space="0" w:color="auto"/>
          </w:divBdr>
        </w:div>
        <w:div w:id="2122408080">
          <w:marLeft w:val="640"/>
          <w:marRight w:val="0"/>
          <w:marTop w:val="0"/>
          <w:marBottom w:val="0"/>
          <w:divBdr>
            <w:top w:val="none" w:sz="0" w:space="0" w:color="auto"/>
            <w:left w:val="none" w:sz="0" w:space="0" w:color="auto"/>
            <w:bottom w:val="none" w:sz="0" w:space="0" w:color="auto"/>
            <w:right w:val="none" w:sz="0" w:space="0" w:color="auto"/>
          </w:divBdr>
        </w:div>
        <w:div w:id="400717860">
          <w:marLeft w:val="640"/>
          <w:marRight w:val="0"/>
          <w:marTop w:val="0"/>
          <w:marBottom w:val="0"/>
          <w:divBdr>
            <w:top w:val="none" w:sz="0" w:space="0" w:color="auto"/>
            <w:left w:val="none" w:sz="0" w:space="0" w:color="auto"/>
            <w:bottom w:val="none" w:sz="0" w:space="0" w:color="auto"/>
            <w:right w:val="none" w:sz="0" w:space="0" w:color="auto"/>
          </w:divBdr>
        </w:div>
        <w:div w:id="789588815">
          <w:marLeft w:val="640"/>
          <w:marRight w:val="0"/>
          <w:marTop w:val="0"/>
          <w:marBottom w:val="0"/>
          <w:divBdr>
            <w:top w:val="none" w:sz="0" w:space="0" w:color="auto"/>
            <w:left w:val="none" w:sz="0" w:space="0" w:color="auto"/>
            <w:bottom w:val="none" w:sz="0" w:space="0" w:color="auto"/>
            <w:right w:val="none" w:sz="0" w:space="0" w:color="auto"/>
          </w:divBdr>
        </w:div>
        <w:div w:id="274482684">
          <w:marLeft w:val="640"/>
          <w:marRight w:val="0"/>
          <w:marTop w:val="0"/>
          <w:marBottom w:val="0"/>
          <w:divBdr>
            <w:top w:val="none" w:sz="0" w:space="0" w:color="auto"/>
            <w:left w:val="none" w:sz="0" w:space="0" w:color="auto"/>
            <w:bottom w:val="none" w:sz="0" w:space="0" w:color="auto"/>
            <w:right w:val="none" w:sz="0" w:space="0" w:color="auto"/>
          </w:divBdr>
        </w:div>
        <w:div w:id="2064983974">
          <w:marLeft w:val="640"/>
          <w:marRight w:val="0"/>
          <w:marTop w:val="0"/>
          <w:marBottom w:val="0"/>
          <w:divBdr>
            <w:top w:val="none" w:sz="0" w:space="0" w:color="auto"/>
            <w:left w:val="none" w:sz="0" w:space="0" w:color="auto"/>
            <w:bottom w:val="none" w:sz="0" w:space="0" w:color="auto"/>
            <w:right w:val="none" w:sz="0" w:space="0" w:color="auto"/>
          </w:divBdr>
        </w:div>
        <w:div w:id="832376221">
          <w:marLeft w:val="640"/>
          <w:marRight w:val="0"/>
          <w:marTop w:val="0"/>
          <w:marBottom w:val="0"/>
          <w:divBdr>
            <w:top w:val="none" w:sz="0" w:space="0" w:color="auto"/>
            <w:left w:val="none" w:sz="0" w:space="0" w:color="auto"/>
            <w:bottom w:val="none" w:sz="0" w:space="0" w:color="auto"/>
            <w:right w:val="none" w:sz="0" w:space="0" w:color="auto"/>
          </w:divBdr>
        </w:div>
      </w:divsChild>
    </w:div>
    <w:div w:id="998729525">
      <w:bodyDiv w:val="1"/>
      <w:marLeft w:val="0"/>
      <w:marRight w:val="0"/>
      <w:marTop w:val="0"/>
      <w:marBottom w:val="0"/>
      <w:divBdr>
        <w:top w:val="none" w:sz="0" w:space="0" w:color="auto"/>
        <w:left w:val="none" w:sz="0" w:space="0" w:color="auto"/>
        <w:bottom w:val="none" w:sz="0" w:space="0" w:color="auto"/>
        <w:right w:val="none" w:sz="0" w:space="0" w:color="auto"/>
      </w:divBdr>
      <w:divsChild>
        <w:div w:id="755320786">
          <w:marLeft w:val="640"/>
          <w:marRight w:val="0"/>
          <w:marTop w:val="0"/>
          <w:marBottom w:val="0"/>
          <w:divBdr>
            <w:top w:val="none" w:sz="0" w:space="0" w:color="auto"/>
            <w:left w:val="none" w:sz="0" w:space="0" w:color="auto"/>
            <w:bottom w:val="none" w:sz="0" w:space="0" w:color="auto"/>
            <w:right w:val="none" w:sz="0" w:space="0" w:color="auto"/>
          </w:divBdr>
        </w:div>
        <w:div w:id="1471941044">
          <w:marLeft w:val="640"/>
          <w:marRight w:val="0"/>
          <w:marTop w:val="0"/>
          <w:marBottom w:val="0"/>
          <w:divBdr>
            <w:top w:val="none" w:sz="0" w:space="0" w:color="auto"/>
            <w:left w:val="none" w:sz="0" w:space="0" w:color="auto"/>
            <w:bottom w:val="none" w:sz="0" w:space="0" w:color="auto"/>
            <w:right w:val="none" w:sz="0" w:space="0" w:color="auto"/>
          </w:divBdr>
        </w:div>
        <w:div w:id="1259409583">
          <w:marLeft w:val="640"/>
          <w:marRight w:val="0"/>
          <w:marTop w:val="0"/>
          <w:marBottom w:val="0"/>
          <w:divBdr>
            <w:top w:val="none" w:sz="0" w:space="0" w:color="auto"/>
            <w:left w:val="none" w:sz="0" w:space="0" w:color="auto"/>
            <w:bottom w:val="none" w:sz="0" w:space="0" w:color="auto"/>
            <w:right w:val="none" w:sz="0" w:space="0" w:color="auto"/>
          </w:divBdr>
        </w:div>
        <w:div w:id="125700842">
          <w:marLeft w:val="640"/>
          <w:marRight w:val="0"/>
          <w:marTop w:val="0"/>
          <w:marBottom w:val="0"/>
          <w:divBdr>
            <w:top w:val="none" w:sz="0" w:space="0" w:color="auto"/>
            <w:left w:val="none" w:sz="0" w:space="0" w:color="auto"/>
            <w:bottom w:val="none" w:sz="0" w:space="0" w:color="auto"/>
            <w:right w:val="none" w:sz="0" w:space="0" w:color="auto"/>
          </w:divBdr>
        </w:div>
        <w:div w:id="1034113398">
          <w:marLeft w:val="640"/>
          <w:marRight w:val="0"/>
          <w:marTop w:val="0"/>
          <w:marBottom w:val="0"/>
          <w:divBdr>
            <w:top w:val="none" w:sz="0" w:space="0" w:color="auto"/>
            <w:left w:val="none" w:sz="0" w:space="0" w:color="auto"/>
            <w:bottom w:val="none" w:sz="0" w:space="0" w:color="auto"/>
            <w:right w:val="none" w:sz="0" w:space="0" w:color="auto"/>
          </w:divBdr>
        </w:div>
        <w:div w:id="1322661851">
          <w:marLeft w:val="640"/>
          <w:marRight w:val="0"/>
          <w:marTop w:val="0"/>
          <w:marBottom w:val="0"/>
          <w:divBdr>
            <w:top w:val="none" w:sz="0" w:space="0" w:color="auto"/>
            <w:left w:val="none" w:sz="0" w:space="0" w:color="auto"/>
            <w:bottom w:val="none" w:sz="0" w:space="0" w:color="auto"/>
            <w:right w:val="none" w:sz="0" w:space="0" w:color="auto"/>
          </w:divBdr>
        </w:div>
        <w:div w:id="1790473481">
          <w:marLeft w:val="640"/>
          <w:marRight w:val="0"/>
          <w:marTop w:val="0"/>
          <w:marBottom w:val="0"/>
          <w:divBdr>
            <w:top w:val="none" w:sz="0" w:space="0" w:color="auto"/>
            <w:left w:val="none" w:sz="0" w:space="0" w:color="auto"/>
            <w:bottom w:val="none" w:sz="0" w:space="0" w:color="auto"/>
            <w:right w:val="none" w:sz="0" w:space="0" w:color="auto"/>
          </w:divBdr>
        </w:div>
        <w:div w:id="132871859">
          <w:marLeft w:val="640"/>
          <w:marRight w:val="0"/>
          <w:marTop w:val="0"/>
          <w:marBottom w:val="0"/>
          <w:divBdr>
            <w:top w:val="none" w:sz="0" w:space="0" w:color="auto"/>
            <w:left w:val="none" w:sz="0" w:space="0" w:color="auto"/>
            <w:bottom w:val="none" w:sz="0" w:space="0" w:color="auto"/>
            <w:right w:val="none" w:sz="0" w:space="0" w:color="auto"/>
          </w:divBdr>
        </w:div>
        <w:div w:id="1686590510">
          <w:marLeft w:val="640"/>
          <w:marRight w:val="0"/>
          <w:marTop w:val="0"/>
          <w:marBottom w:val="0"/>
          <w:divBdr>
            <w:top w:val="none" w:sz="0" w:space="0" w:color="auto"/>
            <w:left w:val="none" w:sz="0" w:space="0" w:color="auto"/>
            <w:bottom w:val="none" w:sz="0" w:space="0" w:color="auto"/>
            <w:right w:val="none" w:sz="0" w:space="0" w:color="auto"/>
          </w:divBdr>
        </w:div>
        <w:div w:id="2107797974">
          <w:marLeft w:val="640"/>
          <w:marRight w:val="0"/>
          <w:marTop w:val="0"/>
          <w:marBottom w:val="0"/>
          <w:divBdr>
            <w:top w:val="none" w:sz="0" w:space="0" w:color="auto"/>
            <w:left w:val="none" w:sz="0" w:space="0" w:color="auto"/>
            <w:bottom w:val="none" w:sz="0" w:space="0" w:color="auto"/>
            <w:right w:val="none" w:sz="0" w:space="0" w:color="auto"/>
          </w:divBdr>
        </w:div>
        <w:div w:id="1338194894">
          <w:marLeft w:val="640"/>
          <w:marRight w:val="0"/>
          <w:marTop w:val="0"/>
          <w:marBottom w:val="0"/>
          <w:divBdr>
            <w:top w:val="none" w:sz="0" w:space="0" w:color="auto"/>
            <w:left w:val="none" w:sz="0" w:space="0" w:color="auto"/>
            <w:bottom w:val="none" w:sz="0" w:space="0" w:color="auto"/>
            <w:right w:val="none" w:sz="0" w:space="0" w:color="auto"/>
          </w:divBdr>
        </w:div>
        <w:div w:id="1428187889">
          <w:marLeft w:val="640"/>
          <w:marRight w:val="0"/>
          <w:marTop w:val="0"/>
          <w:marBottom w:val="0"/>
          <w:divBdr>
            <w:top w:val="none" w:sz="0" w:space="0" w:color="auto"/>
            <w:left w:val="none" w:sz="0" w:space="0" w:color="auto"/>
            <w:bottom w:val="none" w:sz="0" w:space="0" w:color="auto"/>
            <w:right w:val="none" w:sz="0" w:space="0" w:color="auto"/>
          </w:divBdr>
        </w:div>
        <w:div w:id="1119228738">
          <w:marLeft w:val="640"/>
          <w:marRight w:val="0"/>
          <w:marTop w:val="0"/>
          <w:marBottom w:val="0"/>
          <w:divBdr>
            <w:top w:val="none" w:sz="0" w:space="0" w:color="auto"/>
            <w:left w:val="none" w:sz="0" w:space="0" w:color="auto"/>
            <w:bottom w:val="none" w:sz="0" w:space="0" w:color="auto"/>
            <w:right w:val="none" w:sz="0" w:space="0" w:color="auto"/>
          </w:divBdr>
        </w:div>
        <w:div w:id="1743017418">
          <w:marLeft w:val="640"/>
          <w:marRight w:val="0"/>
          <w:marTop w:val="0"/>
          <w:marBottom w:val="0"/>
          <w:divBdr>
            <w:top w:val="none" w:sz="0" w:space="0" w:color="auto"/>
            <w:left w:val="none" w:sz="0" w:space="0" w:color="auto"/>
            <w:bottom w:val="none" w:sz="0" w:space="0" w:color="auto"/>
            <w:right w:val="none" w:sz="0" w:space="0" w:color="auto"/>
          </w:divBdr>
        </w:div>
        <w:div w:id="1276327056">
          <w:marLeft w:val="640"/>
          <w:marRight w:val="0"/>
          <w:marTop w:val="0"/>
          <w:marBottom w:val="0"/>
          <w:divBdr>
            <w:top w:val="none" w:sz="0" w:space="0" w:color="auto"/>
            <w:left w:val="none" w:sz="0" w:space="0" w:color="auto"/>
            <w:bottom w:val="none" w:sz="0" w:space="0" w:color="auto"/>
            <w:right w:val="none" w:sz="0" w:space="0" w:color="auto"/>
          </w:divBdr>
        </w:div>
        <w:div w:id="150798879">
          <w:marLeft w:val="640"/>
          <w:marRight w:val="0"/>
          <w:marTop w:val="0"/>
          <w:marBottom w:val="0"/>
          <w:divBdr>
            <w:top w:val="none" w:sz="0" w:space="0" w:color="auto"/>
            <w:left w:val="none" w:sz="0" w:space="0" w:color="auto"/>
            <w:bottom w:val="none" w:sz="0" w:space="0" w:color="auto"/>
            <w:right w:val="none" w:sz="0" w:space="0" w:color="auto"/>
          </w:divBdr>
        </w:div>
        <w:div w:id="1427456303">
          <w:marLeft w:val="640"/>
          <w:marRight w:val="0"/>
          <w:marTop w:val="0"/>
          <w:marBottom w:val="0"/>
          <w:divBdr>
            <w:top w:val="none" w:sz="0" w:space="0" w:color="auto"/>
            <w:left w:val="none" w:sz="0" w:space="0" w:color="auto"/>
            <w:bottom w:val="none" w:sz="0" w:space="0" w:color="auto"/>
            <w:right w:val="none" w:sz="0" w:space="0" w:color="auto"/>
          </w:divBdr>
        </w:div>
        <w:div w:id="824862571">
          <w:marLeft w:val="640"/>
          <w:marRight w:val="0"/>
          <w:marTop w:val="0"/>
          <w:marBottom w:val="0"/>
          <w:divBdr>
            <w:top w:val="none" w:sz="0" w:space="0" w:color="auto"/>
            <w:left w:val="none" w:sz="0" w:space="0" w:color="auto"/>
            <w:bottom w:val="none" w:sz="0" w:space="0" w:color="auto"/>
            <w:right w:val="none" w:sz="0" w:space="0" w:color="auto"/>
          </w:divBdr>
        </w:div>
        <w:div w:id="665324033">
          <w:marLeft w:val="640"/>
          <w:marRight w:val="0"/>
          <w:marTop w:val="0"/>
          <w:marBottom w:val="0"/>
          <w:divBdr>
            <w:top w:val="none" w:sz="0" w:space="0" w:color="auto"/>
            <w:left w:val="none" w:sz="0" w:space="0" w:color="auto"/>
            <w:bottom w:val="none" w:sz="0" w:space="0" w:color="auto"/>
            <w:right w:val="none" w:sz="0" w:space="0" w:color="auto"/>
          </w:divBdr>
        </w:div>
        <w:div w:id="1397120786">
          <w:marLeft w:val="640"/>
          <w:marRight w:val="0"/>
          <w:marTop w:val="0"/>
          <w:marBottom w:val="0"/>
          <w:divBdr>
            <w:top w:val="none" w:sz="0" w:space="0" w:color="auto"/>
            <w:left w:val="none" w:sz="0" w:space="0" w:color="auto"/>
            <w:bottom w:val="none" w:sz="0" w:space="0" w:color="auto"/>
            <w:right w:val="none" w:sz="0" w:space="0" w:color="auto"/>
          </w:divBdr>
        </w:div>
        <w:div w:id="1193884761">
          <w:marLeft w:val="640"/>
          <w:marRight w:val="0"/>
          <w:marTop w:val="0"/>
          <w:marBottom w:val="0"/>
          <w:divBdr>
            <w:top w:val="none" w:sz="0" w:space="0" w:color="auto"/>
            <w:left w:val="none" w:sz="0" w:space="0" w:color="auto"/>
            <w:bottom w:val="none" w:sz="0" w:space="0" w:color="auto"/>
            <w:right w:val="none" w:sz="0" w:space="0" w:color="auto"/>
          </w:divBdr>
        </w:div>
        <w:div w:id="1314797948">
          <w:marLeft w:val="640"/>
          <w:marRight w:val="0"/>
          <w:marTop w:val="0"/>
          <w:marBottom w:val="0"/>
          <w:divBdr>
            <w:top w:val="none" w:sz="0" w:space="0" w:color="auto"/>
            <w:left w:val="none" w:sz="0" w:space="0" w:color="auto"/>
            <w:bottom w:val="none" w:sz="0" w:space="0" w:color="auto"/>
            <w:right w:val="none" w:sz="0" w:space="0" w:color="auto"/>
          </w:divBdr>
        </w:div>
        <w:div w:id="1678649014">
          <w:marLeft w:val="640"/>
          <w:marRight w:val="0"/>
          <w:marTop w:val="0"/>
          <w:marBottom w:val="0"/>
          <w:divBdr>
            <w:top w:val="none" w:sz="0" w:space="0" w:color="auto"/>
            <w:left w:val="none" w:sz="0" w:space="0" w:color="auto"/>
            <w:bottom w:val="none" w:sz="0" w:space="0" w:color="auto"/>
            <w:right w:val="none" w:sz="0" w:space="0" w:color="auto"/>
          </w:divBdr>
        </w:div>
        <w:div w:id="841549376">
          <w:marLeft w:val="640"/>
          <w:marRight w:val="0"/>
          <w:marTop w:val="0"/>
          <w:marBottom w:val="0"/>
          <w:divBdr>
            <w:top w:val="none" w:sz="0" w:space="0" w:color="auto"/>
            <w:left w:val="none" w:sz="0" w:space="0" w:color="auto"/>
            <w:bottom w:val="none" w:sz="0" w:space="0" w:color="auto"/>
            <w:right w:val="none" w:sz="0" w:space="0" w:color="auto"/>
          </w:divBdr>
        </w:div>
        <w:div w:id="1600796871">
          <w:marLeft w:val="640"/>
          <w:marRight w:val="0"/>
          <w:marTop w:val="0"/>
          <w:marBottom w:val="0"/>
          <w:divBdr>
            <w:top w:val="none" w:sz="0" w:space="0" w:color="auto"/>
            <w:left w:val="none" w:sz="0" w:space="0" w:color="auto"/>
            <w:bottom w:val="none" w:sz="0" w:space="0" w:color="auto"/>
            <w:right w:val="none" w:sz="0" w:space="0" w:color="auto"/>
          </w:divBdr>
        </w:div>
        <w:div w:id="1410737791">
          <w:marLeft w:val="640"/>
          <w:marRight w:val="0"/>
          <w:marTop w:val="0"/>
          <w:marBottom w:val="0"/>
          <w:divBdr>
            <w:top w:val="none" w:sz="0" w:space="0" w:color="auto"/>
            <w:left w:val="none" w:sz="0" w:space="0" w:color="auto"/>
            <w:bottom w:val="none" w:sz="0" w:space="0" w:color="auto"/>
            <w:right w:val="none" w:sz="0" w:space="0" w:color="auto"/>
          </w:divBdr>
        </w:div>
        <w:div w:id="2080204766">
          <w:marLeft w:val="640"/>
          <w:marRight w:val="0"/>
          <w:marTop w:val="0"/>
          <w:marBottom w:val="0"/>
          <w:divBdr>
            <w:top w:val="none" w:sz="0" w:space="0" w:color="auto"/>
            <w:left w:val="none" w:sz="0" w:space="0" w:color="auto"/>
            <w:bottom w:val="none" w:sz="0" w:space="0" w:color="auto"/>
            <w:right w:val="none" w:sz="0" w:space="0" w:color="auto"/>
          </w:divBdr>
        </w:div>
        <w:div w:id="1189180901">
          <w:marLeft w:val="640"/>
          <w:marRight w:val="0"/>
          <w:marTop w:val="0"/>
          <w:marBottom w:val="0"/>
          <w:divBdr>
            <w:top w:val="none" w:sz="0" w:space="0" w:color="auto"/>
            <w:left w:val="none" w:sz="0" w:space="0" w:color="auto"/>
            <w:bottom w:val="none" w:sz="0" w:space="0" w:color="auto"/>
            <w:right w:val="none" w:sz="0" w:space="0" w:color="auto"/>
          </w:divBdr>
        </w:div>
        <w:div w:id="166020621">
          <w:marLeft w:val="640"/>
          <w:marRight w:val="0"/>
          <w:marTop w:val="0"/>
          <w:marBottom w:val="0"/>
          <w:divBdr>
            <w:top w:val="none" w:sz="0" w:space="0" w:color="auto"/>
            <w:left w:val="none" w:sz="0" w:space="0" w:color="auto"/>
            <w:bottom w:val="none" w:sz="0" w:space="0" w:color="auto"/>
            <w:right w:val="none" w:sz="0" w:space="0" w:color="auto"/>
          </w:divBdr>
        </w:div>
        <w:div w:id="1916474053">
          <w:marLeft w:val="640"/>
          <w:marRight w:val="0"/>
          <w:marTop w:val="0"/>
          <w:marBottom w:val="0"/>
          <w:divBdr>
            <w:top w:val="none" w:sz="0" w:space="0" w:color="auto"/>
            <w:left w:val="none" w:sz="0" w:space="0" w:color="auto"/>
            <w:bottom w:val="none" w:sz="0" w:space="0" w:color="auto"/>
            <w:right w:val="none" w:sz="0" w:space="0" w:color="auto"/>
          </w:divBdr>
        </w:div>
        <w:div w:id="169371100">
          <w:marLeft w:val="640"/>
          <w:marRight w:val="0"/>
          <w:marTop w:val="0"/>
          <w:marBottom w:val="0"/>
          <w:divBdr>
            <w:top w:val="none" w:sz="0" w:space="0" w:color="auto"/>
            <w:left w:val="none" w:sz="0" w:space="0" w:color="auto"/>
            <w:bottom w:val="none" w:sz="0" w:space="0" w:color="auto"/>
            <w:right w:val="none" w:sz="0" w:space="0" w:color="auto"/>
          </w:divBdr>
        </w:div>
        <w:div w:id="1478837030">
          <w:marLeft w:val="640"/>
          <w:marRight w:val="0"/>
          <w:marTop w:val="0"/>
          <w:marBottom w:val="0"/>
          <w:divBdr>
            <w:top w:val="none" w:sz="0" w:space="0" w:color="auto"/>
            <w:left w:val="none" w:sz="0" w:space="0" w:color="auto"/>
            <w:bottom w:val="none" w:sz="0" w:space="0" w:color="auto"/>
            <w:right w:val="none" w:sz="0" w:space="0" w:color="auto"/>
          </w:divBdr>
        </w:div>
        <w:div w:id="391660830">
          <w:marLeft w:val="640"/>
          <w:marRight w:val="0"/>
          <w:marTop w:val="0"/>
          <w:marBottom w:val="0"/>
          <w:divBdr>
            <w:top w:val="none" w:sz="0" w:space="0" w:color="auto"/>
            <w:left w:val="none" w:sz="0" w:space="0" w:color="auto"/>
            <w:bottom w:val="none" w:sz="0" w:space="0" w:color="auto"/>
            <w:right w:val="none" w:sz="0" w:space="0" w:color="auto"/>
          </w:divBdr>
        </w:div>
        <w:div w:id="769934229">
          <w:marLeft w:val="640"/>
          <w:marRight w:val="0"/>
          <w:marTop w:val="0"/>
          <w:marBottom w:val="0"/>
          <w:divBdr>
            <w:top w:val="none" w:sz="0" w:space="0" w:color="auto"/>
            <w:left w:val="none" w:sz="0" w:space="0" w:color="auto"/>
            <w:bottom w:val="none" w:sz="0" w:space="0" w:color="auto"/>
            <w:right w:val="none" w:sz="0" w:space="0" w:color="auto"/>
          </w:divBdr>
        </w:div>
        <w:div w:id="879513166">
          <w:marLeft w:val="640"/>
          <w:marRight w:val="0"/>
          <w:marTop w:val="0"/>
          <w:marBottom w:val="0"/>
          <w:divBdr>
            <w:top w:val="none" w:sz="0" w:space="0" w:color="auto"/>
            <w:left w:val="none" w:sz="0" w:space="0" w:color="auto"/>
            <w:bottom w:val="none" w:sz="0" w:space="0" w:color="auto"/>
            <w:right w:val="none" w:sz="0" w:space="0" w:color="auto"/>
          </w:divBdr>
        </w:div>
        <w:div w:id="912087834">
          <w:marLeft w:val="640"/>
          <w:marRight w:val="0"/>
          <w:marTop w:val="0"/>
          <w:marBottom w:val="0"/>
          <w:divBdr>
            <w:top w:val="none" w:sz="0" w:space="0" w:color="auto"/>
            <w:left w:val="none" w:sz="0" w:space="0" w:color="auto"/>
            <w:bottom w:val="none" w:sz="0" w:space="0" w:color="auto"/>
            <w:right w:val="none" w:sz="0" w:space="0" w:color="auto"/>
          </w:divBdr>
        </w:div>
        <w:div w:id="585922913">
          <w:marLeft w:val="640"/>
          <w:marRight w:val="0"/>
          <w:marTop w:val="0"/>
          <w:marBottom w:val="0"/>
          <w:divBdr>
            <w:top w:val="none" w:sz="0" w:space="0" w:color="auto"/>
            <w:left w:val="none" w:sz="0" w:space="0" w:color="auto"/>
            <w:bottom w:val="none" w:sz="0" w:space="0" w:color="auto"/>
            <w:right w:val="none" w:sz="0" w:space="0" w:color="auto"/>
          </w:divBdr>
        </w:div>
        <w:div w:id="425424301">
          <w:marLeft w:val="640"/>
          <w:marRight w:val="0"/>
          <w:marTop w:val="0"/>
          <w:marBottom w:val="0"/>
          <w:divBdr>
            <w:top w:val="none" w:sz="0" w:space="0" w:color="auto"/>
            <w:left w:val="none" w:sz="0" w:space="0" w:color="auto"/>
            <w:bottom w:val="none" w:sz="0" w:space="0" w:color="auto"/>
            <w:right w:val="none" w:sz="0" w:space="0" w:color="auto"/>
          </w:divBdr>
        </w:div>
        <w:div w:id="127473419">
          <w:marLeft w:val="640"/>
          <w:marRight w:val="0"/>
          <w:marTop w:val="0"/>
          <w:marBottom w:val="0"/>
          <w:divBdr>
            <w:top w:val="none" w:sz="0" w:space="0" w:color="auto"/>
            <w:left w:val="none" w:sz="0" w:space="0" w:color="auto"/>
            <w:bottom w:val="none" w:sz="0" w:space="0" w:color="auto"/>
            <w:right w:val="none" w:sz="0" w:space="0" w:color="auto"/>
          </w:divBdr>
        </w:div>
        <w:div w:id="207231761">
          <w:marLeft w:val="640"/>
          <w:marRight w:val="0"/>
          <w:marTop w:val="0"/>
          <w:marBottom w:val="0"/>
          <w:divBdr>
            <w:top w:val="none" w:sz="0" w:space="0" w:color="auto"/>
            <w:left w:val="none" w:sz="0" w:space="0" w:color="auto"/>
            <w:bottom w:val="none" w:sz="0" w:space="0" w:color="auto"/>
            <w:right w:val="none" w:sz="0" w:space="0" w:color="auto"/>
          </w:divBdr>
        </w:div>
        <w:div w:id="1995058944">
          <w:marLeft w:val="640"/>
          <w:marRight w:val="0"/>
          <w:marTop w:val="0"/>
          <w:marBottom w:val="0"/>
          <w:divBdr>
            <w:top w:val="none" w:sz="0" w:space="0" w:color="auto"/>
            <w:left w:val="none" w:sz="0" w:space="0" w:color="auto"/>
            <w:bottom w:val="none" w:sz="0" w:space="0" w:color="auto"/>
            <w:right w:val="none" w:sz="0" w:space="0" w:color="auto"/>
          </w:divBdr>
        </w:div>
        <w:div w:id="805198990">
          <w:marLeft w:val="640"/>
          <w:marRight w:val="0"/>
          <w:marTop w:val="0"/>
          <w:marBottom w:val="0"/>
          <w:divBdr>
            <w:top w:val="none" w:sz="0" w:space="0" w:color="auto"/>
            <w:left w:val="none" w:sz="0" w:space="0" w:color="auto"/>
            <w:bottom w:val="none" w:sz="0" w:space="0" w:color="auto"/>
            <w:right w:val="none" w:sz="0" w:space="0" w:color="auto"/>
          </w:divBdr>
        </w:div>
        <w:div w:id="1276213247">
          <w:marLeft w:val="640"/>
          <w:marRight w:val="0"/>
          <w:marTop w:val="0"/>
          <w:marBottom w:val="0"/>
          <w:divBdr>
            <w:top w:val="none" w:sz="0" w:space="0" w:color="auto"/>
            <w:left w:val="none" w:sz="0" w:space="0" w:color="auto"/>
            <w:bottom w:val="none" w:sz="0" w:space="0" w:color="auto"/>
            <w:right w:val="none" w:sz="0" w:space="0" w:color="auto"/>
          </w:divBdr>
        </w:div>
        <w:div w:id="337465801">
          <w:marLeft w:val="640"/>
          <w:marRight w:val="0"/>
          <w:marTop w:val="0"/>
          <w:marBottom w:val="0"/>
          <w:divBdr>
            <w:top w:val="none" w:sz="0" w:space="0" w:color="auto"/>
            <w:left w:val="none" w:sz="0" w:space="0" w:color="auto"/>
            <w:bottom w:val="none" w:sz="0" w:space="0" w:color="auto"/>
            <w:right w:val="none" w:sz="0" w:space="0" w:color="auto"/>
          </w:divBdr>
        </w:div>
        <w:div w:id="859666597">
          <w:marLeft w:val="640"/>
          <w:marRight w:val="0"/>
          <w:marTop w:val="0"/>
          <w:marBottom w:val="0"/>
          <w:divBdr>
            <w:top w:val="none" w:sz="0" w:space="0" w:color="auto"/>
            <w:left w:val="none" w:sz="0" w:space="0" w:color="auto"/>
            <w:bottom w:val="none" w:sz="0" w:space="0" w:color="auto"/>
            <w:right w:val="none" w:sz="0" w:space="0" w:color="auto"/>
          </w:divBdr>
        </w:div>
        <w:div w:id="1824276163">
          <w:marLeft w:val="640"/>
          <w:marRight w:val="0"/>
          <w:marTop w:val="0"/>
          <w:marBottom w:val="0"/>
          <w:divBdr>
            <w:top w:val="none" w:sz="0" w:space="0" w:color="auto"/>
            <w:left w:val="none" w:sz="0" w:space="0" w:color="auto"/>
            <w:bottom w:val="none" w:sz="0" w:space="0" w:color="auto"/>
            <w:right w:val="none" w:sz="0" w:space="0" w:color="auto"/>
          </w:divBdr>
        </w:div>
        <w:div w:id="1334643130">
          <w:marLeft w:val="640"/>
          <w:marRight w:val="0"/>
          <w:marTop w:val="0"/>
          <w:marBottom w:val="0"/>
          <w:divBdr>
            <w:top w:val="none" w:sz="0" w:space="0" w:color="auto"/>
            <w:left w:val="none" w:sz="0" w:space="0" w:color="auto"/>
            <w:bottom w:val="none" w:sz="0" w:space="0" w:color="auto"/>
            <w:right w:val="none" w:sz="0" w:space="0" w:color="auto"/>
          </w:divBdr>
        </w:div>
        <w:div w:id="830755779">
          <w:marLeft w:val="640"/>
          <w:marRight w:val="0"/>
          <w:marTop w:val="0"/>
          <w:marBottom w:val="0"/>
          <w:divBdr>
            <w:top w:val="none" w:sz="0" w:space="0" w:color="auto"/>
            <w:left w:val="none" w:sz="0" w:space="0" w:color="auto"/>
            <w:bottom w:val="none" w:sz="0" w:space="0" w:color="auto"/>
            <w:right w:val="none" w:sz="0" w:space="0" w:color="auto"/>
          </w:divBdr>
        </w:div>
        <w:div w:id="1947955825">
          <w:marLeft w:val="640"/>
          <w:marRight w:val="0"/>
          <w:marTop w:val="0"/>
          <w:marBottom w:val="0"/>
          <w:divBdr>
            <w:top w:val="none" w:sz="0" w:space="0" w:color="auto"/>
            <w:left w:val="none" w:sz="0" w:space="0" w:color="auto"/>
            <w:bottom w:val="none" w:sz="0" w:space="0" w:color="auto"/>
            <w:right w:val="none" w:sz="0" w:space="0" w:color="auto"/>
          </w:divBdr>
        </w:div>
        <w:div w:id="370493009">
          <w:marLeft w:val="640"/>
          <w:marRight w:val="0"/>
          <w:marTop w:val="0"/>
          <w:marBottom w:val="0"/>
          <w:divBdr>
            <w:top w:val="none" w:sz="0" w:space="0" w:color="auto"/>
            <w:left w:val="none" w:sz="0" w:space="0" w:color="auto"/>
            <w:bottom w:val="none" w:sz="0" w:space="0" w:color="auto"/>
            <w:right w:val="none" w:sz="0" w:space="0" w:color="auto"/>
          </w:divBdr>
        </w:div>
        <w:div w:id="962612794">
          <w:marLeft w:val="640"/>
          <w:marRight w:val="0"/>
          <w:marTop w:val="0"/>
          <w:marBottom w:val="0"/>
          <w:divBdr>
            <w:top w:val="none" w:sz="0" w:space="0" w:color="auto"/>
            <w:left w:val="none" w:sz="0" w:space="0" w:color="auto"/>
            <w:bottom w:val="none" w:sz="0" w:space="0" w:color="auto"/>
            <w:right w:val="none" w:sz="0" w:space="0" w:color="auto"/>
          </w:divBdr>
        </w:div>
        <w:div w:id="426389561">
          <w:marLeft w:val="640"/>
          <w:marRight w:val="0"/>
          <w:marTop w:val="0"/>
          <w:marBottom w:val="0"/>
          <w:divBdr>
            <w:top w:val="none" w:sz="0" w:space="0" w:color="auto"/>
            <w:left w:val="none" w:sz="0" w:space="0" w:color="auto"/>
            <w:bottom w:val="none" w:sz="0" w:space="0" w:color="auto"/>
            <w:right w:val="none" w:sz="0" w:space="0" w:color="auto"/>
          </w:divBdr>
        </w:div>
        <w:div w:id="298582961">
          <w:marLeft w:val="640"/>
          <w:marRight w:val="0"/>
          <w:marTop w:val="0"/>
          <w:marBottom w:val="0"/>
          <w:divBdr>
            <w:top w:val="none" w:sz="0" w:space="0" w:color="auto"/>
            <w:left w:val="none" w:sz="0" w:space="0" w:color="auto"/>
            <w:bottom w:val="none" w:sz="0" w:space="0" w:color="auto"/>
            <w:right w:val="none" w:sz="0" w:space="0" w:color="auto"/>
          </w:divBdr>
        </w:div>
        <w:div w:id="320278899">
          <w:marLeft w:val="640"/>
          <w:marRight w:val="0"/>
          <w:marTop w:val="0"/>
          <w:marBottom w:val="0"/>
          <w:divBdr>
            <w:top w:val="none" w:sz="0" w:space="0" w:color="auto"/>
            <w:left w:val="none" w:sz="0" w:space="0" w:color="auto"/>
            <w:bottom w:val="none" w:sz="0" w:space="0" w:color="auto"/>
            <w:right w:val="none" w:sz="0" w:space="0" w:color="auto"/>
          </w:divBdr>
        </w:div>
        <w:div w:id="1858041075">
          <w:marLeft w:val="640"/>
          <w:marRight w:val="0"/>
          <w:marTop w:val="0"/>
          <w:marBottom w:val="0"/>
          <w:divBdr>
            <w:top w:val="none" w:sz="0" w:space="0" w:color="auto"/>
            <w:left w:val="none" w:sz="0" w:space="0" w:color="auto"/>
            <w:bottom w:val="none" w:sz="0" w:space="0" w:color="auto"/>
            <w:right w:val="none" w:sz="0" w:space="0" w:color="auto"/>
          </w:divBdr>
        </w:div>
        <w:div w:id="920018656">
          <w:marLeft w:val="640"/>
          <w:marRight w:val="0"/>
          <w:marTop w:val="0"/>
          <w:marBottom w:val="0"/>
          <w:divBdr>
            <w:top w:val="none" w:sz="0" w:space="0" w:color="auto"/>
            <w:left w:val="none" w:sz="0" w:space="0" w:color="auto"/>
            <w:bottom w:val="none" w:sz="0" w:space="0" w:color="auto"/>
            <w:right w:val="none" w:sz="0" w:space="0" w:color="auto"/>
          </w:divBdr>
        </w:div>
        <w:div w:id="1683895233">
          <w:marLeft w:val="640"/>
          <w:marRight w:val="0"/>
          <w:marTop w:val="0"/>
          <w:marBottom w:val="0"/>
          <w:divBdr>
            <w:top w:val="none" w:sz="0" w:space="0" w:color="auto"/>
            <w:left w:val="none" w:sz="0" w:space="0" w:color="auto"/>
            <w:bottom w:val="none" w:sz="0" w:space="0" w:color="auto"/>
            <w:right w:val="none" w:sz="0" w:space="0" w:color="auto"/>
          </w:divBdr>
        </w:div>
        <w:div w:id="492993183">
          <w:marLeft w:val="640"/>
          <w:marRight w:val="0"/>
          <w:marTop w:val="0"/>
          <w:marBottom w:val="0"/>
          <w:divBdr>
            <w:top w:val="none" w:sz="0" w:space="0" w:color="auto"/>
            <w:left w:val="none" w:sz="0" w:space="0" w:color="auto"/>
            <w:bottom w:val="none" w:sz="0" w:space="0" w:color="auto"/>
            <w:right w:val="none" w:sz="0" w:space="0" w:color="auto"/>
          </w:divBdr>
        </w:div>
        <w:div w:id="1413508676">
          <w:marLeft w:val="640"/>
          <w:marRight w:val="0"/>
          <w:marTop w:val="0"/>
          <w:marBottom w:val="0"/>
          <w:divBdr>
            <w:top w:val="none" w:sz="0" w:space="0" w:color="auto"/>
            <w:left w:val="none" w:sz="0" w:space="0" w:color="auto"/>
            <w:bottom w:val="none" w:sz="0" w:space="0" w:color="auto"/>
            <w:right w:val="none" w:sz="0" w:space="0" w:color="auto"/>
          </w:divBdr>
        </w:div>
        <w:div w:id="1371615214">
          <w:marLeft w:val="640"/>
          <w:marRight w:val="0"/>
          <w:marTop w:val="0"/>
          <w:marBottom w:val="0"/>
          <w:divBdr>
            <w:top w:val="none" w:sz="0" w:space="0" w:color="auto"/>
            <w:left w:val="none" w:sz="0" w:space="0" w:color="auto"/>
            <w:bottom w:val="none" w:sz="0" w:space="0" w:color="auto"/>
            <w:right w:val="none" w:sz="0" w:space="0" w:color="auto"/>
          </w:divBdr>
        </w:div>
        <w:div w:id="1403025847">
          <w:marLeft w:val="640"/>
          <w:marRight w:val="0"/>
          <w:marTop w:val="0"/>
          <w:marBottom w:val="0"/>
          <w:divBdr>
            <w:top w:val="none" w:sz="0" w:space="0" w:color="auto"/>
            <w:left w:val="none" w:sz="0" w:space="0" w:color="auto"/>
            <w:bottom w:val="none" w:sz="0" w:space="0" w:color="auto"/>
            <w:right w:val="none" w:sz="0" w:space="0" w:color="auto"/>
          </w:divBdr>
        </w:div>
        <w:div w:id="63645107">
          <w:marLeft w:val="640"/>
          <w:marRight w:val="0"/>
          <w:marTop w:val="0"/>
          <w:marBottom w:val="0"/>
          <w:divBdr>
            <w:top w:val="none" w:sz="0" w:space="0" w:color="auto"/>
            <w:left w:val="none" w:sz="0" w:space="0" w:color="auto"/>
            <w:bottom w:val="none" w:sz="0" w:space="0" w:color="auto"/>
            <w:right w:val="none" w:sz="0" w:space="0" w:color="auto"/>
          </w:divBdr>
        </w:div>
        <w:div w:id="1277904487">
          <w:marLeft w:val="640"/>
          <w:marRight w:val="0"/>
          <w:marTop w:val="0"/>
          <w:marBottom w:val="0"/>
          <w:divBdr>
            <w:top w:val="none" w:sz="0" w:space="0" w:color="auto"/>
            <w:left w:val="none" w:sz="0" w:space="0" w:color="auto"/>
            <w:bottom w:val="none" w:sz="0" w:space="0" w:color="auto"/>
            <w:right w:val="none" w:sz="0" w:space="0" w:color="auto"/>
          </w:divBdr>
        </w:div>
        <w:div w:id="159086310">
          <w:marLeft w:val="640"/>
          <w:marRight w:val="0"/>
          <w:marTop w:val="0"/>
          <w:marBottom w:val="0"/>
          <w:divBdr>
            <w:top w:val="none" w:sz="0" w:space="0" w:color="auto"/>
            <w:left w:val="none" w:sz="0" w:space="0" w:color="auto"/>
            <w:bottom w:val="none" w:sz="0" w:space="0" w:color="auto"/>
            <w:right w:val="none" w:sz="0" w:space="0" w:color="auto"/>
          </w:divBdr>
        </w:div>
        <w:div w:id="44990434">
          <w:marLeft w:val="640"/>
          <w:marRight w:val="0"/>
          <w:marTop w:val="0"/>
          <w:marBottom w:val="0"/>
          <w:divBdr>
            <w:top w:val="none" w:sz="0" w:space="0" w:color="auto"/>
            <w:left w:val="none" w:sz="0" w:space="0" w:color="auto"/>
            <w:bottom w:val="none" w:sz="0" w:space="0" w:color="auto"/>
            <w:right w:val="none" w:sz="0" w:space="0" w:color="auto"/>
          </w:divBdr>
        </w:div>
        <w:div w:id="791093172">
          <w:marLeft w:val="640"/>
          <w:marRight w:val="0"/>
          <w:marTop w:val="0"/>
          <w:marBottom w:val="0"/>
          <w:divBdr>
            <w:top w:val="none" w:sz="0" w:space="0" w:color="auto"/>
            <w:left w:val="none" w:sz="0" w:space="0" w:color="auto"/>
            <w:bottom w:val="none" w:sz="0" w:space="0" w:color="auto"/>
            <w:right w:val="none" w:sz="0" w:space="0" w:color="auto"/>
          </w:divBdr>
        </w:div>
        <w:div w:id="1428505554">
          <w:marLeft w:val="640"/>
          <w:marRight w:val="0"/>
          <w:marTop w:val="0"/>
          <w:marBottom w:val="0"/>
          <w:divBdr>
            <w:top w:val="none" w:sz="0" w:space="0" w:color="auto"/>
            <w:left w:val="none" w:sz="0" w:space="0" w:color="auto"/>
            <w:bottom w:val="none" w:sz="0" w:space="0" w:color="auto"/>
            <w:right w:val="none" w:sz="0" w:space="0" w:color="auto"/>
          </w:divBdr>
        </w:div>
        <w:div w:id="1564558678">
          <w:marLeft w:val="640"/>
          <w:marRight w:val="0"/>
          <w:marTop w:val="0"/>
          <w:marBottom w:val="0"/>
          <w:divBdr>
            <w:top w:val="none" w:sz="0" w:space="0" w:color="auto"/>
            <w:left w:val="none" w:sz="0" w:space="0" w:color="auto"/>
            <w:bottom w:val="none" w:sz="0" w:space="0" w:color="auto"/>
            <w:right w:val="none" w:sz="0" w:space="0" w:color="auto"/>
          </w:divBdr>
        </w:div>
        <w:div w:id="74665264">
          <w:marLeft w:val="640"/>
          <w:marRight w:val="0"/>
          <w:marTop w:val="0"/>
          <w:marBottom w:val="0"/>
          <w:divBdr>
            <w:top w:val="none" w:sz="0" w:space="0" w:color="auto"/>
            <w:left w:val="none" w:sz="0" w:space="0" w:color="auto"/>
            <w:bottom w:val="none" w:sz="0" w:space="0" w:color="auto"/>
            <w:right w:val="none" w:sz="0" w:space="0" w:color="auto"/>
          </w:divBdr>
        </w:div>
        <w:div w:id="1323239857">
          <w:marLeft w:val="640"/>
          <w:marRight w:val="0"/>
          <w:marTop w:val="0"/>
          <w:marBottom w:val="0"/>
          <w:divBdr>
            <w:top w:val="none" w:sz="0" w:space="0" w:color="auto"/>
            <w:left w:val="none" w:sz="0" w:space="0" w:color="auto"/>
            <w:bottom w:val="none" w:sz="0" w:space="0" w:color="auto"/>
            <w:right w:val="none" w:sz="0" w:space="0" w:color="auto"/>
          </w:divBdr>
        </w:div>
        <w:div w:id="1616935900">
          <w:marLeft w:val="640"/>
          <w:marRight w:val="0"/>
          <w:marTop w:val="0"/>
          <w:marBottom w:val="0"/>
          <w:divBdr>
            <w:top w:val="none" w:sz="0" w:space="0" w:color="auto"/>
            <w:left w:val="none" w:sz="0" w:space="0" w:color="auto"/>
            <w:bottom w:val="none" w:sz="0" w:space="0" w:color="auto"/>
            <w:right w:val="none" w:sz="0" w:space="0" w:color="auto"/>
          </w:divBdr>
        </w:div>
        <w:div w:id="1694921915">
          <w:marLeft w:val="640"/>
          <w:marRight w:val="0"/>
          <w:marTop w:val="0"/>
          <w:marBottom w:val="0"/>
          <w:divBdr>
            <w:top w:val="none" w:sz="0" w:space="0" w:color="auto"/>
            <w:left w:val="none" w:sz="0" w:space="0" w:color="auto"/>
            <w:bottom w:val="none" w:sz="0" w:space="0" w:color="auto"/>
            <w:right w:val="none" w:sz="0" w:space="0" w:color="auto"/>
          </w:divBdr>
        </w:div>
        <w:div w:id="1730419298">
          <w:marLeft w:val="640"/>
          <w:marRight w:val="0"/>
          <w:marTop w:val="0"/>
          <w:marBottom w:val="0"/>
          <w:divBdr>
            <w:top w:val="none" w:sz="0" w:space="0" w:color="auto"/>
            <w:left w:val="none" w:sz="0" w:space="0" w:color="auto"/>
            <w:bottom w:val="none" w:sz="0" w:space="0" w:color="auto"/>
            <w:right w:val="none" w:sz="0" w:space="0" w:color="auto"/>
          </w:divBdr>
        </w:div>
        <w:div w:id="701830504">
          <w:marLeft w:val="640"/>
          <w:marRight w:val="0"/>
          <w:marTop w:val="0"/>
          <w:marBottom w:val="0"/>
          <w:divBdr>
            <w:top w:val="none" w:sz="0" w:space="0" w:color="auto"/>
            <w:left w:val="none" w:sz="0" w:space="0" w:color="auto"/>
            <w:bottom w:val="none" w:sz="0" w:space="0" w:color="auto"/>
            <w:right w:val="none" w:sz="0" w:space="0" w:color="auto"/>
          </w:divBdr>
        </w:div>
        <w:div w:id="854659302">
          <w:marLeft w:val="640"/>
          <w:marRight w:val="0"/>
          <w:marTop w:val="0"/>
          <w:marBottom w:val="0"/>
          <w:divBdr>
            <w:top w:val="none" w:sz="0" w:space="0" w:color="auto"/>
            <w:left w:val="none" w:sz="0" w:space="0" w:color="auto"/>
            <w:bottom w:val="none" w:sz="0" w:space="0" w:color="auto"/>
            <w:right w:val="none" w:sz="0" w:space="0" w:color="auto"/>
          </w:divBdr>
        </w:div>
        <w:div w:id="1703093920">
          <w:marLeft w:val="640"/>
          <w:marRight w:val="0"/>
          <w:marTop w:val="0"/>
          <w:marBottom w:val="0"/>
          <w:divBdr>
            <w:top w:val="none" w:sz="0" w:space="0" w:color="auto"/>
            <w:left w:val="none" w:sz="0" w:space="0" w:color="auto"/>
            <w:bottom w:val="none" w:sz="0" w:space="0" w:color="auto"/>
            <w:right w:val="none" w:sz="0" w:space="0" w:color="auto"/>
          </w:divBdr>
        </w:div>
        <w:div w:id="1685472183">
          <w:marLeft w:val="640"/>
          <w:marRight w:val="0"/>
          <w:marTop w:val="0"/>
          <w:marBottom w:val="0"/>
          <w:divBdr>
            <w:top w:val="none" w:sz="0" w:space="0" w:color="auto"/>
            <w:left w:val="none" w:sz="0" w:space="0" w:color="auto"/>
            <w:bottom w:val="none" w:sz="0" w:space="0" w:color="auto"/>
            <w:right w:val="none" w:sz="0" w:space="0" w:color="auto"/>
          </w:divBdr>
        </w:div>
        <w:div w:id="1544052764">
          <w:marLeft w:val="640"/>
          <w:marRight w:val="0"/>
          <w:marTop w:val="0"/>
          <w:marBottom w:val="0"/>
          <w:divBdr>
            <w:top w:val="none" w:sz="0" w:space="0" w:color="auto"/>
            <w:left w:val="none" w:sz="0" w:space="0" w:color="auto"/>
            <w:bottom w:val="none" w:sz="0" w:space="0" w:color="auto"/>
            <w:right w:val="none" w:sz="0" w:space="0" w:color="auto"/>
          </w:divBdr>
        </w:div>
        <w:div w:id="860557546">
          <w:marLeft w:val="640"/>
          <w:marRight w:val="0"/>
          <w:marTop w:val="0"/>
          <w:marBottom w:val="0"/>
          <w:divBdr>
            <w:top w:val="none" w:sz="0" w:space="0" w:color="auto"/>
            <w:left w:val="none" w:sz="0" w:space="0" w:color="auto"/>
            <w:bottom w:val="none" w:sz="0" w:space="0" w:color="auto"/>
            <w:right w:val="none" w:sz="0" w:space="0" w:color="auto"/>
          </w:divBdr>
        </w:div>
        <w:div w:id="1797407634">
          <w:marLeft w:val="640"/>
          <w:marRight w:val="0"/>
          <w:marTop w:val="0"/>
          <w:marBottom w:val="0"/>
          <w:divBdr>
            <w:top w:val="none" w:sz="0" w:space="0" w:color="auto"/>
            <w:left w:val="none" w:sz="0" w:space="0" w:color="auto"/>
            <w:bottom w:val="none" w:sz="0" w:space="0" w:color="auto"/>
            <w:right w:val="none" w:sz="0" w:space="0" w:color="auto"/>
          </w:divBdr>
        </w:div>
        <w:div w:id="1563520494">
          <w:marLeft w:val="640"/>
          <w:marRight w:val="0"/>
          <w:marTop w:val="0"/>
          <w:marBottom w:val="0"/>
          <w:divBdr>
            <w:top w:val="none" w:sz="0" w:space="0" w:color="auto"/>
            <w:left w:val="none" w:sz="0" w:space="0" w:color="auto"/>
            <w:bottom w:val="none" w:sz="0" w:space="0" w:color="auto"/>
            <w:right w:val="none" w:sz="0" w:space="0" w:color="auto"/>
          </w:divBdr>
        </w:div>
        <w:div w:id="2026979384">
          <w:marLeft w:val="640"/>
          <w:marRight w:val="0"/>
          <w:marTop w:val="0"/>
          <w:marBottom w:val="0"/>
          <w:divBdr>
            <w:top w:val="none" w:sz="0" w:space="0" w:color="auto"/>
            <w:left w:val="none" w:sz="0" w:space="0" w:color="auto"/>
            <w:bottom w:val="none" w:sz="0" w:space="0" w:color="auto"/>
            <w:right w:val="none" w:sz="0" w:space="0" w:color="auto"/>
          </w:divBdr>
        </w:div>
        <w:div w:id="803158606">
          <w:marLeft w:val="640"/>
          <w:marRight w:val="0"/>
          <w:marTop w:val="0"/>
          <w:marBottom w:val="0"/>
          <w:divBdr>
            <w:top w:val="none" w:sz="0" w:space="0" w:color="auto"/>
            <w:left w:val="none" w:sz="0" w:space="0" w:color="auto"/>
            <w:bottom w:val="none" w:sz="0" w:space="0" w:color="auto"/>
            <w:right w:val="none" w:sz="0" w:space="0" w:color="auto"/>
          </w:divBdr>
        </w:div>
        <w:div w:id="1388260009">
          <w:marLeft w:val="640"/>
          <w:marRight w:val="0"/>
          <w:marTop w:val="0"/>
          <w:marBottom w:val="0"/>
          <w:divBdr>
            <w:top w:val="none" w:sz="0" w:space="0" w:color="auto"/>
            <w:left w:val="none" w:sz="0" w:space="0" w:color="auto"/>
            <w:bottom w:val="none" w:sz="0" w:space="0" w:color="auto"/>
            <w:right w:val="none" w:sz="0" w:space="0" w:color="auto"/>
          </w:divBdr>
        </w:div>
        <w:div w:id="654726250">
          <w:marLeft w:val="640"/>
          <w:marRight w:val="0"/>
          <w:marTop w:val="0"/>
          <w:marBottom w:val="0"/>
          <w:divBdr>
            <w:top w:val="none" w:sz="0" w:space="0" w:color="auto"/>
            <w:left w:val="none" w:sz="0" w:space="0" w:color="auto"/>
            <w:bottom w:val="none" w:sz="0" w:space="0" w:color="auto"/>
            <w:right w:val="none" w:sz="0" w:space="0" w:color="auto"/>
          </w:divBdr>
        </w:div>
        <w:div w:id="2112890095">
          <w:marLeft w:val="640"/>
          <w:marRight w:val="0"/>
          <w:marTop w:val="0"/>
          <w:marBottom w:val="0"/>
          <w:divBdr>
            <w:top w:val="none" w:sz="0" w:space="0" w:color="auto"/>
            <w:left w:val="none" w:sz="0" w:space="0" w:color="auto"/>
            <w:bottom w:val="none" w:sz="0" w:space="0" w:color="auto"/>
            <w:right w:val="none" w:sz="0" w:space="0" w:color="auto"/>
          </w:divBdr>
        </w:div>
        <w:div w:id="1813674496">
          <w:marLeft w:val="640"/>
          <w:marRight w:val="0"/>
          <w:marTop w:val="0"/>
          <w:marBottom w:val="0"/>
          <w:divBdr>
            <w:top w:val="none" w:sz="0" w:space="0" w:color="auto"/>
            <w:left w:val="none" w:sz="0" w:space="0" w:color="auto"/>
            <w:bottom w:val="none" w:sz="0" w:space="0" w:color="auto"/>
            <w:right w:val="none" w:sz="0" w:space="0" w:color="auto"/>
          </w:divBdr>
        </w:div>
        <w:div w:id="2044476510">
          <w:marLeft w:val="640"/>
          <w:marRight w:val="0"/>
          <w:marTop w:val="0"/>
          <w:marBottom w:val="0"/>
          <w:divBdr>
            <w:top w:val="none" w:sz="0" w:space="0" w:color="auto"/>
            <w:left w:val="none" w:sz="0" w:space="0" w:color="auto"/>
            <w:bottom w:val="none" w:sz="0" w:space="0" w:color="auto"/>
            <w:right w:val="none" w:sz="0" w:space="0" w:color="auto"/>
          </w:divBdr>
        </w:div>
        <w:div w:id="1918443887">
          <w:marLeft w:val="640"/>
          <w:marRight w:val="0"/>
          <w:marTop w:val="0"/>
          <w:marBottom w:val="0"/>
          <w:divBdr>
            <w:top w:val="none" w:sz="0" w:space="0" w:color="auto"/>
            <w:left w:val="none" w:sz="0" w:space="0" w:color="auto"/>
            <w:bottom w:val="none" w:sz="0" w:space="0" w:color="auto"/>
            <w:right w:val="none" w:sz="0" w:space="0" w:color="auto"/>
          </w:divBdr>
        </w:div>
        <w:div w:id="513544263">
          <w:marLeft w:val="640"/>
          <w:marRight w:val="0"/>
          <w:marTop w:val="0"/>
          <w:marBottom w:val="0"/>
          <w:divBdr>
            <w:top w:val="none" w:sz="0" w:space="0" w:color="auto"/>
            <w:left w:val="none" w:sz="0" w:space="0" w:color="auto"/>
            <w:bottom w:val="none" w:sz="0" w:space="0" w:color="auto"/>
            <w:right w:val="none" w:sz="0" w:space="0" w:color="auto"/>
          </w:divBdr>
        </w:div>
        <w:div w:id="2005891245">
          <w:marLeft w:val="640"/>
          <w:marRight w:val="0"/>
          <w:marTop w:val="0"/>
          <w:marBottom w:val="0"/>
          <w:divBdr>
            <w:top w:val="none" w:sz="0" w:space="0" w:color="auto"/>
            <w:left w:val="none" w:sz="0" w:space="0" w:color="auto"/>
            <w:bottom w:val="none" w:sz="0" w:space="0" w:color="auto"/>
            <w:right w:val="none" w:sz="0" w:space="0" w:color="auto"/>
          </w:divBdr>
        </w:div>
        <w:div w:id="632297798">
          <w:marLeft w:val="640"/>
          <w:marRight w:val="0"/>
          <w:marTop w:val="0"/>
          <w:marBottom w:val="0"/>
          <w:divBdr>
            <w:top w:val="none" w:sz="0" w:space="0" w:color="auto"/>
            <w:left w:val="none" w:sz="0" w:space="0" w:color="auto"/>
            <w:bottom w:val="none" w:sz="0" w:space="0" w:color="auto"/>
            <w:right w:val="none" w:sz="0" w:space="0" w:color="auto"/>
          </w:divBdr>
        </w:div>
        <w:div w:id="538274392">
          <w:marLeft w:val="640"/>
          <w:marRight w:val="0"/>
          <w:marTop w:val="0"/>
          <w:marBottom w:val="0"/>
          <w:divBdr>
            <w:top w:val="none" w:sz="0" w:space="0" w:color="auto"/>
            <w:left w:val="none" w:sz="0" w:space="0" w:color="auto"/>
            <w:bottom w:val="none" w:sz="0" w:space="0" w:color="auto"/>
            <w:right w:val="none" w:sz="0" w:space="0" w:color="auto"/>
          </w:divBdr>
        </w:div>
        <w:div w:id="1592659904">
          <w:marLeft w:val="640"/>
          <w:marRight w:val="0"/>
          <w:marTop w:val="0"/>
          <w:marBottom w:val="0"/>
          <w:divBdr>
            <w:top w:val="none" w:sz="0" w:space="0" w:color="auto"/>
            <w:left w:val="none" w:sz="0" w:space="0" w:color="auto"/>
            <w:bottom w:val="none" w:sz="0" w:space="0" w:color="auto"/>
            <w:right w:val="none" w:sz="0" w:space="0" w:color="auto"/>
          </w:divBdr>
        </w:div>
        <w:div w:id="871114165">
          <w:marLeft w:val="640"/>
          <w:marRight w:val="0"/>
          <w:marTop w:val="0"/>
          <w:marBottom w:val="0"/>
          <w:divBdr>
            <w:top w:val="none" w:sz="0" w:space="0" w:color="auto"/>
            <w:left w:val="none" w:sz="0" w:space="0" w:color="auto"/>
            <w:bottom w:val="none" w:sz="0" w:space="0" w:color="auto"/>
            <w:right w:val="none" w:sz="0" w:space="0" w:color="auto"/>
          </w:divBdr>
        </w:div>
        <w:div w:id="335615869">
          <w:marLeft w:val="640"/>
          <w:marRight w:val="0"/>
          <w:marTop w:val="0"/>
          <w:marBottom w:val="0"/>
          <w:divBdr>
            <w:top w:val="none" w:sz="0" w:space="0" w:color="auto"/>
            <w:left w:val="none" w:sz="0" w:space="0" w:color="auto"/>
            <w:bottom w:val="none" w:sz="0" w:space="0" w:color="auto"/>
            <w:right w:val="none" w:sz="0" w:space="0" w:color="auto"/>
          </w:divBdr>
        </w:div>
        <w:div w:id="613707894">
          <w:marLeft w:val="640"/>
          <w:marRight w:val="0"/>
          <w:marTop w:val="0"/>
          <w:marBottom w:val="0"/>
          <w:divBdr>
            <w:top w:val="none" w:sz="0" w:space="0" w:color="auto"/>
            <w:left w:val="none" w:sz="0" w:space="0" w:color="auto"/>
            <w:bottom w:val="none" w:sz="0" w:space="0" w:color="auto"/>
            <w:right w:val="none" w:sz="0" w:space="0" w:color="auto"/>
          </w:divBdr>
        </w:div>
        <w:div w:id="18048136">
          <w:marLeft w:val="640"/>
          <w:marRight w:val="0"/>
          <w:marTop w:val="0"/>
          <w:marBottom w:val="0"/>
          <w:divBdr>
            <w:top w:val="none" w:sz="0" w:space="0" w:color="auto"/>
            <w:left w:val="none" w:sz="0" w:space="0" w:color="auto"/>
            <w:bottom w:val="none" w:sz="0" w:space="0" w:color="auto"/>
            <w:right w:val="none" w:sz="0" w:space="0" w:color="auto"/>
          </w:divBdr>
        </w:div>
        <w:div w:id="1725367384">
          <w:marLeft w:val="640"/>
          <w:marRight w:val="0"/>
          <w:marTop w:val="0"/>
          <w:marBottom w:val="0"/>
          <w:divBdr>
            <w:top w:val="none" w:sz="0" w:space="0" w:color="auto"/>
            <w:left w:val="none" w:sz="0" w:space="0" w:color="auto"/>
            <w:bottom w:val="none" w:sz="0" w:space="0" w:color="auto"/>
            <w:right w:val="none" w:sz="0" w:space="0" w:color="auto"/>
          </w:divBdr>
        </w:div>
        <w:div w:id="894047702">
          <w:marLeft w:val="640"/>
          <w:marRight w:val="0"/>
          <w:marTop w:val="0"/>
          <w:marBottom w:val="0"/>
          <w:divBdr>
            <w:top w:val="none" w:sz="0" w:space="0" w:color="auto"/>
            <w:left w:val="none" w:sz="0" w:space="0" w:color="auto"/>
            <w:bottom w:val="none" w:sz="0" w:space="0" w:color="auto"/>
            <w:right w:val="none" w:sz="0" w:space="0" w:color="auto"/>
          </w:divBdr>
        </w:div>
        <w:div w:id="820536129">
          <w:marLeft w:val="640"/>
          <w:marRight w:val="0"/>
          <w:marTop w:val="0"/>
          <w:marBottom w:val="0"/>
          <w:divBdr>
            <w:top w:val="none" w:sz="0" w:space="0" w:color="auto"/>
            <w:left w:val="none" w:sz="0" w:space="0" w:color="auto"/>
            <w:bottom w:val="none" w:sz="0" w:space="0" w:color="auto"/>
            <w:right w:val="none" w:sz="0" w:space="0" w:color="auto"/>
          </w:divBdr>
        </w:div>
        <w:div w:id="1305548218">
          <w:marLeft w:val="640"/>
          <w:marRight w:val="0"/>
          <w:marTop w:val="0"/>
          <w:marBottom w:val="0"/>
          <w:divBdr>
            <w:top w:val="none" w:sz="0" w:space="0" w:color="auto"/>
            <w:left w:val="none" w:sz="0" w:space="0" w:color="auto"/>
            <w:bottom w:val="none" w:sz="0" w:space="0" w:color="auto"/>
            <w:right w:val="none" w:sz="0" w:space="0" w:color="auto"/>
          </w:divBdr>
        </w:div>
        <w:div w:id="534390087">
          <w:marLeft w:val="640"/>
          <w:marRight w:val="0"/>
          <w:marTop w:val="0"/>
          <w:marBottom w:val="0"/>
          <w:divBdr>
            <w:top w:val="none" w:sz="0" w:space="0" w:color="auto"/>
            <w:left w:val="none" w:sz="0" w:space="0" w:color="auto"/>
            <w:bottom w:val="none" w:sz="0" w:space="0" w:color="auto"/>
            <w:right w:val="none" w:sz="0" w:space="0" w:color="auto"/>
          </w:divBdr>
        </w:div>
        <w:div w:id="866219358">
          <w:marLeft w:val="640"/>
          <w:marRight w:val="0"/>
          <w:marTop w:val="0"/>
          <w:marBottom w:val="0"/>
          <w:divBdr>
            <w:top w:val="none" w:sz="0" w:space="0" w:color="auto"/>
            <w:left w:val="none" w:sz="0" w:space="0" w:color="auto"/>
            <w:bottom w:val="none" w:sz="0" w:space="0" w:color="auto"/>
            <w:right w:val="none" w:sz="0" w:space="0" w:color="auto"/>
          </w:divBdr>
        </w:div>
        <w:div w:id="1219633799">
          <w:marLeft w:val="640"/>
          <w:marRight w:val="0"/>
          <w:marTop w:val="0"/>
          <w:marBottom w:val="0"/>
          <w:divBdr>
            <w:top w:val="none" w:sz="0" w:space="0" w:color="auto"/>
            <w:left w:val="none" w:sz="0" w:space="0" w:color="auto"/>
            <w:bottom w:val="none" w:sz="0" w:space="0" w:color="auto"/>
            <w:right w:val="none" w:sz="0" w:space="0" w:color="auto"/>
          </w:divBdr>
        </w:div>
        <w:div w:id="691035806">
          <w:marLeft w:val="640"/>
          <w:marRight w:val="0"/>
          <w:marTop w:val="0"/>
          <w:marBottom w:val="0"/>
          <w:divBdr>
            <w:top w:val="none" w:sz="0" w:space="0" w:color="auto"/>
            <w:left w:val="none" w:sz="0" w:space="0" w:color="auto"/>
            <w:bottom w:val="none" w:sz="0" w:space="0" w:color="auto"/>
            <w:right w:val="none" w:sz="0" w:space="0" w:color="auto"/>
          </w:divBdr>
        </w:div>
        <w:div w:id="1703167856">
          <w:marLeft w:val="640"/>
          <w:marRight w:val="0"/>
          <w:marTop w:val="0"/>
          <w:marBottom w:val="0"/>
          <w:divBdr>
            <w:top w:val="none" w:sz="0" w:space="0" w:color="auto"/>
            <w:left w:val="none" w:sz="0" w:space="0" w:color="auto"/>
            <w:bottom w:val="none" w:sz="0" w:space="0" w:color="auto"/>
            <w:right w:val="none" w:sz="0" w:space="0" w:color="auto"/>
          </w:divBdr>
        </w:div>
        <w:div w:id="800269105">
          <w:marLeft w:val="640"/>
          <w:marRight w:val="0"/>
          <w:marTop w:val="0"/>
          <w:marBottom w:val="0"/>
          <w:divBdr>
            <w:top w:val="none" w:sz="0" w:space="0" w:color="auto"/>
            <w:left w:val="none" w:sz="0" w:space="0" w:color="auto"/>
            <w:bottom w:val="none" w:sz="0" w:space="0" w:color="auto"/>
            <w:right w:val="none" w:sz="0" w:space="0" w:color="auto"/>
          </w:divBdr>
        </w:div>
        <w:div w:id="450051043">
          <w:marLeft w:val="640"/>
          <w:marRight w:val="0"/>
          <w:marTop w:val="0"/>
          <w:marBottom w:val="0"/>
          <w:divBdr>
            <w:top w:val="none" w:sz="0" w:space="0" w:color="auto"/>
            <w:left w:val="none" w:sz="0" w:space="0" w:color="auto"/>
            <w:bottom w:val="none" w:sz="0" w:space="0" w:color="auto"/>
            <w:right w:val="none" w:sz="0" w:space="0" w:color="auto"/>
          </w:divBdr>
        </w:div>
        <w:div w:id="27145366">
          <w:marLeft w:val="640"/>
          <w:marRight w:val="0"/>
          <w:marTop w:val="0"/>
          <w:marBottom w:val="0"/>
          <w:divBdr>
            <w:top w:val="none" w:sz="0" w:space="0" w:color="auto"/>
            <w:left w:val="none" w:sz="0" w:space="0" w:color="auto"/>
            <w:bottom w:val="none" w:sz="0" w:space="0" w:color="auto"/>
            <w:right w:val="none" w:sz="0" w:space="0" w:color="auto"/>
          </w:divBdr>
        </w:div>
        <w:div w:id="1906141223">
          <w:marLeft w:val="640"/>
          <w:marRight w:val="0"/>
          <w:marTop w:val="0"/>
          <w:marBottom w:val="0"/>
          <w:divBdr>
            <w:top w:val="none" w:sz="0" w:space="0" w:color="auto"/>
            <w:left w:val="none" w:sz="0" w:space="0" w:color="auto"/>
            <w:bottom w:val="none" w:sz="0" w:space="0" w:color="auto"/>
            <w:right w:val="none" w:sz="0" w:space="0" w:color="auto"/>
          </w:divBdr>
        </w:div>
        <w:div w:id="1145273845">
          <w:marLeft w:val="640"/>
          <w:marRight w:val="0"/>
          <w:marTop w:val="0"/>
          <w:marBottom w:val="0"/>
          <w:divBdr>
            <w:top w:val="none" w:sz="0" w:space="0" w:color="auto"/>
            <w:left w:val="none" w:sz="0" w:space="0" w:color="auto"/>
            <w:bottom w:val="none" w:sz="0" w:space="0" w:color="auto"/>
            <w:right w:val="none" w:sz="0" w:space="0" w:color="auto"/>
          </w:divBdr>
        </w:div>
        <w:div w:id="1498154719">
          <w:marLeft w:val="640"/>
          <w:marRight w:val="0"/>
          <w:marTop w:val="0"/>
          <w:marBottom w:val="0"/>
          <w:divBdr>
            <w:top w:val="none" w:sz="0" w:space="0" w:color="auto"/>
            <w:left w:val="none" w:sz="0" w:space="0" w:color="auto"/>
            <w:bottom w:val="none" w:sz="0" w:space="0" w:color="auto"/>
            <w:right w:val="none" w:sz="0" w:space="0" w:color="auto"/>
          </w:divBdr>
        </w:div>
        <w:div w:id="811289127">
          <w:marLeft w:val="640"/>
          <w:marRight w:val="0"/>
          <w:marTop w:val="0"/>
          <w:marBottom w:val="0"/>
          <w:divBdr>
            <w:top w:val="none" w:sz="0" w:space="0" w:color="auto"/>
            <w:left w:val="none" w:sz="0" w:space="0" w:color="auto"/>
            <w:bottom w:val="none" w:sz="0" w:space="0" w:color="auto"/>
            <w:right w:val="none" w:sz="0" w:space="0" w:color="auto"/>
          </w:divBdr>
        </w:div>
        <w:div w:id="1233925744">
          <w:marLeft w:val="640"/>
          <w:marRight w:val="0"/>
          <w:marTop w:val="0"/>
          <w:marBottom w:val="0"/>
          <w:divBdr>
            <w:top w:val="none" w:sz="0" w:space="0" w:color="auto"/>
            <w:left w:val="none" w:sz="0" w:space="0" w:color="auto"/>
            <w:bottom w:val="none" w:sz="0" w:space="0" w:color="auto"/>
            <w:right w:val="none" w:sz="0" w:space="0" w:color="auto"/>
          </w:divBdr>
        </w:div>
        <w:div w:id="2030789308">
          <w:marLeft w:val="640"/>
          <w:marRight w:val="0"/>
          <w:marTop w:val="0"/>
          <w:marBottom w:val="0"/>
          <w:divBdr>
            <w:top w:val="none" w:sz="0" w:space="0" w:color="auto"/>
            <w:left w:val="none" w:sz="0" w:space="0" w:color="auto"/>
            <w:bottom w:val="none" w:sz="0" w:space="0" w:color="auto"/>
            <w:right w:val="none" w:sz="0" w:space="0" w:color="auto"/>
          </w:divBdr>
        </w:div>
        <w:div w:id="1982536744">
          <w:marLeft w:val="640"/>
          <w:marRight w:val="0"/>
          <w:marTop w:val="0"/>
          <w:marBottom w:val="0"/>
          <w:divBdr>
            <w:top w:val="none" w:sz="0" w:space="0" w:color="auto"/>
            <w:left w:val="none" w:sz="0" w:space="0" w:color="auto"/>
            <w:bottom w:val="none" w:sz="0" w:space="0" w:color="auto"/>
            <w:right w:val="none" w:sz="0" w:space="0" w:color="auto"/>
          </w:divBdr>
        </w:div>
        <w:div w:id="737171191">
          <w:marLeft w:val="640"/>
          <w:marRight w:val="0"/>
          <w:marTop w:val="0"/>
          <w:marBottom w:val="0"/>
          <w:divBdr>
            <w:top w:val="none" w:sz="0" w:space="0" w:color="auto"/>
            <w:left w:val="none" w:sz="0" w:space="0" w:color="auto"/>
            <w:bottom w:val="none" w:sz="0" w:space="0" w:color="auto"/>
            <w:right w:val="none" w:sz="0" w:space="0" w:color="auto"/>
          </w:divBdr>
        </w:div>
        <w:div w:id="1604652920">
          <w:marLeft w:val="640"/>
          <w:marRight w:val="0"/>
          <w:marTop w:val="0"/>
          <w:marBottom w:val="0"/>
          <w:divBdr>
            <w:top w:val="none" w:sz="0" w:space="0" w:color="auto"/>
            <w:left w:val="none" w:sz="0" w:space="0" w:color="auto"/>
            <w:bottom w:val="none" w:sz="0" w:space="0" w:color="auto"/>
            <w:right w:val="none" w:sz="0" w:space="0" w:color="auto"/>
          </w:divBdr>
        </w:div>
        <w:div w:id="2124112947">
          <w:marLeft w:val="640"/>
          <w:marRight w:val="0"/>
          <w:marTop w:val="0"/>
          <w:marBottom w:val="0"/>
          <w:divBdr>
            <w:top w:val="none" w:sz="0" w:space="0" w:color="auto"/>
            <w:left w:val="none" w:sz="0" w:space="0" w:color="auto"/>
            <w:bottom w:val="none" w:sz="0" w:space="0" w:color="auto"/>
            <w:right w:val="none" w:sz="0" w:space="0" w:color="auto"/>
          </w:divBdr>
        </w:div>
        <w:div w:id="649217387">
          <w:marLeft w:val="640"/>
          <w:marRight w:val="0"/>
          <w:marTop w:val="0"/>
          <w:marBottom w:val="0"/>
          <w:divBdr>
            <w:top w:val="none" w:sz="0" w:space="0" w:color="auto"/>
            <w:left w:val="none" w:sz="0" w:space="0" w:color="auto"/>
            <w:bottom w:val="none" w:sz="0" w:space="0" w:color="auto"/>
            <w:right w:val="none" w:sz="0" w:space="0" w:color="auto"/>
          </w:divBdr>
        </w:div>
        <w:div w:id="1174606771">
          <w:marLeft w:val="640"/>
          <w:marRight w:val="0"/>
          <w:marTop w:val="0"/>
          <w:marBottom w:val="0"/>
          <w:divBdr>
            <w:top w:val="none" w:sz="0" w:space="0" w:color="auto"/>
            <w:left w:val="none" w:sz="0" w:space="0" w:color="auto"/>
            <w:bottom w:val="none" w:sz="0" w:space="0" w:color="auto"/>
            <w:right w:val="none" w:sz="0" w:space="0" w:color="auto"/>
          </w:divBdr>
        </w:div>
        <w:div w:id="1474565619">
          <w:marLeft w:val="640"/>
          <w:marRight w:val="0"/>
          <w:marTop w:val="0"/>
          <w:marBottom w:val="0"/>
          <w:divBdr>
            <w:top w:val="none" w:sz="0" w:space="0" w:color="auto"/>
            <w:left w:val="none" w:sz="0" w:space="0" w:color="auto"/>
            <w:bottom w:val="none" w:sz="0" w:space="0" w:color="auto"/>
            <w:right w:val="none" w:sz="0" w:space="0" w:color="auto"/>
          </w:divBdr>
        </w:div>
        <w:div w:id="648553353">
          <w:marLeft w:val="640"/>
          <w:marRight w:val="0"/>
          <w:marTop w:val="0"/>
          <w:marBottom w:val="0"/>
          <w:divBdr>
            <w:top w:val="none" w:sz="0" w:space="0" w:color="auto"/>
            <w:left w:val="none" w:sz="0" w:space="0" w:color="auto"/>
            <w:bottom w:val="none" w:sz="0" w:space="0" w:color="auto"/>
            <w:right w:val="none" w:sz="0" w:space="0" w:color="auto"/>
          </w:divBdr>
        </w:div>
        <w:div w:id="1683169262">
          <w:marLeft w:val="640"/>
          <w:marRight w:val="0"/>
          <w:marTop w:val="0"/>
          <w:marBottom w:val="0"/>
          <w:divBdr>
            <w:top w:val="none" w:sz="0" w:space="0" w:color="auto"/>
            <w:left w:val="none" w:sz="0" w:space="0" w:color="auto"/>
            <w:bottom w:val="none" w:sz="0" w:space="0" w:color="auto"/>
            <w:right w:val="none" w:sz="0" w:space="0" w:color="auto"/>
          </w:divBdr>
        </w:div>
        <w:div w:id="1968046218">
          <w:marLeft w:val="640"/>
          <w:marRight w:val="0"/>
          <w:marTop w:val="0"/>
          <w:marBottom w:val="0"/>
          <w:divBdr>
            <w:top w:val="none" w:sz="0" w:space="0" w:color="auto"/>
            <w:left w:val="none" w:sz="0" w:space="0" w:color="auto"/>
            <w:bottom w:val="none" w:sz="0" w:space="0" w:color="auto"/>
            <w:right w:val="none" w:sz="0" w:space="0" w:color="auto"/>
          </w:divBdr>
        </w:div>
        <w:div w:id="1057583473">
          <w:marLeft w:val="640"/>
          <w:marRight w:val="0"/>
          <w:marTop w:val="0"/>
          <w:marBottom w:val="0"/>
          <w:divBdr>
            <w:top w:val="none" w:sz="0" w:space="0" w:color="auto"/>
            <w:left w:val="none" w:sz="0" w:space="0" w:color="auto"/>
            <w:bottom w:val="none" w:sz="0" w:space="0" w:color="auto"/>
            <w:right w:val="none" w:sz="0" w:space="0" w:color="auto"/>
          </w:divBdr>
        </w:div>
        <w:div w:id="434834154">
          <w:marLeft w:val="640"/>
          <w:marRight w:val="0"/>
          <w:marTop w:val="0"/>
          <w:marBottom w:val="0"/>
          <w:divBdr>
            <w:top w:val="none" w:sz="0" w:space="0" w:color="auto"/>
            <w:left w:val="none" w:sz="0" w:space="0" w:color="auto"/>
            <w:bottom w:val="none" w:sz="0" w:space="0" w:color="auto"/>
            <w:right w:val="none" w:sz="0" w:space="0" w:color="auto"/>
          </w:divBdr>
        </w:div>
        <w:div w:id="1115902716">
          <w:marLeft w:val="640"/>
          <w:marRight w:val="0"/>
          <w:marTop w:val="0"/>
          <w:marBottom w:val="0"/>
          <w:divBdr>
            <w:top w:val="none" w:sz="0" w:space="0" w:color="auto"/>
            <w:left w:val="none" w:sz="0" w:space="0" w:color="auto"/>
            <w:bottom w:val="none" w:sz="0" w:space="0" w:color="auto"/>
            <w:right w:val="none" w:sz="0" w:space="0" w:color="auto"/>
          </w:divBdr>
        </w:div>
        <w:div w:id="684208163">
          <w:marLeft w:val="640"/>
          <w:marRight w:val="0"/>
          <w:marTop w:val="0"/>
          <w:marBottom w:val="0"/>
          <w:divBdr>
            <w:top w:val="none" w:sz="0" w:space="0" w:color="auto"/>
            <w:left w:val="none" w:sz="0" w:space="0" w:color="auto"/>
            <w:bottom w:val="none" w:sz="0" w:space="0" w:color="auto"/>
            <w:right w:val="none" w:sz="0" w:space="0" w:color="auto"/>
          </w:divBdr>
        </w:div>
        <w:div w:id="1203402120">
          <w:marLeft w:val="640"/>
          <w:marRight w:val="0"/>
          <w:marTop w:val="0"/>
          <w:marBottom w:val="0"/>
          <w:divBdr>
            <w:top w:val="none" w:sz="0" w:space="0" w:color="auto"/>
            <w:left w:val="none" w:sz="0" w:space="0" w:color="auto"/>
            <w:bottom w:val="none" w:sz="0" w:space="0" w:color="auto"/>
            <w:right w:val="none" w:sz="0" w:space="0" w:color="auto"/>
          </w:divBdr>
        </w:div>
        <w:div w:id="312489304">
          <w:marLeft w:val="640"/>
          <w:marRight w:val="0"/>
          <w:marTop w:val="0"/>
          <w:marBottom w:val="0"/>
          <w:divBdr>
            <w:top w:val="none" w:sz="0" w:space="0" w:color="auto"/>
            <w:left w:val="none" w:sz="0" w:space="0" w:color="auto"/>
            <w:bottom w:val="none" w:sz="0" w:space="0" w:color="auto"/>
            <w:right w:val="none" w:sz="0" w:space="0" w:color="auto"/>
          </w:divBdr>
        </w:div>
        <w:div w:id="408775296">
          <w:marLeft w:val="640"/>
          <w:marRight w:val="0"/>
          <w:marTop w:val="0"/>
          <w:marBottom w:val="0"/>
          <w:divBdr>
            <w:top w:val="none" w:sz="0" w:space="0" w:color="auto"/>
            <w:left w:val="none" w:sz="0" w:space="0" w:color="auto"/>
            <w:bottom w:val="none" w:sz="0" w:space="0" w:color="auto"/>
            <w:right w:val="none" w:sz="0" w:space="0" w:color="auto"/>
          </w:divBdr>
        </w:div>
        <w:div w:id="1465808237">
          <w:marLeft w:val="640"/>
          <w:marRight w:val="0"/>
          <w:marTop w:val="0"/>
          <w:marBottom w:val="0"/>
          <w:divBdr>
            <w:top w:val="none" w:sz="0" w:space="0" w:color="auto"/>
            <w:left w:val="none" w:sz="0" w:space="0" w:color="auto"/>
            <w:bottom w:val="none" w:sz="0" w:space="0" w:color="auto"/>
            <w:right w:val="none" w:sz="0" w:space="0" w:color="auto"/>
          </w:divBdr>
        </w:div>
        <w:div w:id="1904900897">
          <w:marLeft w:val="640"/>
          <w:marRight w:val="0"/>
          <w:marTop w:val="0"/>
          <w:marBottom w:val="0"/>
          <w:divBdr>
            <w:top w:val="none" w:sz="0" w:space="0" w:color="auto"/>
            <w:left w:val="none" w:sz="0" w:space="0" w:color="auto"/>
            <w:bottom w:val="none" w:sz="0" w:space="0" w:color="auto"/>
            <w:right w:val="none" w:sz="0" w:space="0" w:color="auto"/>
          </w:divBdr>
        </w:div>
        <w:div w:id="1267276167">
          <w:marLeft w:val="640"/>
          <w:marRight w:val="0"/>
          <w:marTop w:val="0"/>
          <w:marBottom w:val="0"/>
          <w:divBdr>
            <w:top w:val="none" w:sz="0" w:space="0" w:color="auto"/>
            <w:left w:val="none" w:sz="0" w:space="0" w:color="auto"/>
            <w:bottom w:val="none" w:sz="0" w:space="0" w:color="auto"/>
            <w:right w:val="none" w:sz="0" w:space="0" w:color="auto"/>
          </w:divBdr>
        </w:div>
        <w:div w:id="1528636824">
          <w:marLeft w:val="640"/>
          <w:marRight w:val="0"/>
          <w:marTop w:val="0"/>
          <w:marBottom w:val="0"/>
          <w:divBdr>
            <w:top w:val="none" w:sz="0" w:space="0" w:color="auto"/>
            <w:left w:val="none" w:sz="0" w:space="0" w:color="auto"/>
            <w:bottom w:val="none" w:sz="0" w:space="0" w:color="auto"/>
            <w:right w:val="none" w:sz="0" w:space="0" w:color="auto"/>
          </w:divBdr>
        </w:div>
        <w:div w:id="1210150489">
          <w:marLeft w:val="640"/>
          <w:marRight w:val="0"/>
          <w:marTop w:val="0"/>
          <w:marBottom w:val="0"/>
          <w:divBdr>
            <w:top w:val="none" w:sz="0" w:space="0" w:color="auto"/>
            <w:left w:val="none" w:sz="0" w:space="0" w:color="auto"/>
            <w:bottom w:val="none" w:sz="0" w:space="0" w:color="auto"/>
            <w:right w:val="none" w:sz="0" w:space="0" w:color="auto"/>
          </w:divBdr>
        </w:div>
        <w:div w:id="1701081994">
          <w:marLeft w:val="640"/>
          <w:marRight w:val="0"/>
          <w:marTop w:val="0"/>
          <w:marBottom w:val="0"/>
          <w:divBdr>
            <w:top w:val="none" w:sz="0" w:space="0" w:color="auto"/>
            <w:left w:val="none" w:sz="0" w:space="0" w:color="auto"/>
            <w:bottom w:val="none" w:sz="0" w:space="0" w:color="auto"/>
            <w:right w:val="none" w:sz="0" w:space="0" w:color="auto"/>
          </w:divBdr>
        </w:div>
        <w:div w:id="306402723">
          <w:marLeft w:val="640"/>
          <w:marRight w:val="0"/>
          <w:marTop w:val="0"/>
          <w:marBottom w:val="0"/>
          <w:divBdr>
            <w:top w:val="none" w:sz="0" w:space="0" w:color="auto"/>
            <w:left w:val="none" w:sz="0" w:space="0" w:color="auto"/>
            <w:bottom w:val="none" w:sz="0" w:space="0" w:color="auto"/>
            <w:right w:val="none" w:sz="0" w:space="0" w:color="auto"/>
          </w:divBdr>
        </w:div>
        <w:div w:id="1951471618">
          <w:marLeft w:val="640"/>
          <w:marRight w:val="0"/>
          <w:marTop w:val="0"/>
          <w:marBottom w:val="0"/>
          <w:divBdr>
            <w:top w:val="none" w:sz="0" w:space="0" w:color="auto"/>
            <w:left w:val="none" w:sz="0" w:space="0" w:color="auto"/>
            <w:bottom w:val="none" w:sz="0" w:space="0" w:color="auto"/>
            <w:right w:val="none" w:sz="0" w:space="0" w:color="auto"/>
          </w:divBdr>
        </w:div>
        <w:div w:id="204103009">
          <w:marLeft w:val="640"/>
          <w:marRight w:val="0"/>
          <w:marTop w:val="0"/>
          <w:marBottom w:val="0"/>
          <w:divBdr>
            <w:top w:val="none" w:sz="0" w:space="0" w:color="auto"/>
            <w:left w:val="none" w:sz="0" w:space="0" w:color="auto"/>
            <w:bottom w:val="none" w:sz="0" w:space="0" w:color="auto"/>
            <w:right w:val="none" w:sz="0" w:space="0" w:color="auto"/>
          </w:divBdr>
        </w:div>
        <w:div w:id="2069954961">
          <w:marLeft w:val="640"/>
          <w:marRight w:val="0"/>
          <w:marTop w:val="0"/>
          <w:marBottom w:val="0"/>
          <w:divBdr>
            <w:top w:val="none" w:sz="0" w:space="0" w:color="auto"/>
            <w:left w:val="none" w:sz="0" w:space="0" w:color="auto"/>
            <w:bottom w:val="none" w:sz="0" w:space="0" w:color="auto"/>
            <w:right w:val="none" w:sz="0" w:space="0" w:color="auto"/>
          </w:divBdr>
        </w:div>
        <w:div w:id="442848466">
          <w:marLeft w:val="640"/>
          <w:marRight w:val="0"/>
          <w:marTop w:val="0"/>
          <w:marBottom w:val="0"/>
          <w:divBdr>
            <w:top w:val="none" w:sz="0" w:space="0" w:color="auto"/>
            <w:left w:val="none" w:sz="0" w:space="0" w:color="auto"/>
            <w:bottom w:val="none" w:sz="0" w:space="0" w:color="auto"/>
            <w:right w:val="none" w:sz="0" w:space="0" w:color="auto"/>
          </w:divBdr>
        </w:div>
        <w:div w:id="500661372">
          <w:marLeft w:val="640"/>
          <w:marRight w:val="0"/>
          <w:marTop w:val="0"/>
          <w:marBottom w:val="0"/>
          <w:divBdr>
            <w:top w:val="none" w:sz="0" w:space="0" w:color="auto"/>
            <w:left w:val="none" w:sz="0" w:space="0" w:color="auto"/>
            <w:bottom w:val="none" w:sz="0" w:space="0" w:color="auto"/>
            <w:right w:val="none" w:sz="0" w:space="0" w:color="auto"/>
          </w:divBdr>
        </w:div>
        <w:div w:id="1114324774">
          <w:marLeft w:val="640"/>
          <w:marRight w:val="0"/>
          <w:marTop w:val="0"/>
          <w:marBottom w:val="0"/>
          <w:divBdr>
            <w:top w:val="none" w:sz="0" w:space="0" w:color="auto"/>
            <w:left w:val="none" w:sz="0" w:space="0" w:color="auto"/>
            <w:bottom w:val="none" w:sz="0" w:space="0" w:color="auto"/>
            <w:right w:val="none" w:sz="0" w:space="0" w:color="auto"/>
          </w:divBdr>
        </w:div>
        <w:div w:id="1097482541">
          <w:marLeft w:val="640"/>
          <w:marRight w:val="0"/>
          <w:marTop w:val="0"/>
          <w:marBottom w:val="0"/>
          <w:divBdr>
            <w:top w:val="none" w:sz="0" w:space="0" w:color="auto"/>
            <w:left w:val="none" w:sz="0" w:space="0" w:color="auto"/>
            <w:bottom w:val="none" w:sz="0" w:space="0" w:color="auto"/>
            <w:right w:val="none" w:sz="0" w:space="0" w:color="auto"/>
          </w:divBdr>
        </w:div>
        <w:div w:id="1762098557">
          <w:marLeft w:val="640"/>
          <w:marRight w:val="0"/>
          <w:marTop w:val="0"/>
          <w:marBottom w:val="0"/>
          <w:divBdr>
            <w:top w:val="none" w:sz="0" w:space="0" w:color="auto"/>
            <w:left w:val="none" w:sz="0" w:space="0" w:color="auto"/>
            <w:bottom w:val="none" w:sz="0" w:space="0" w:color="auto"/>
            <w:right w:val="none" w:sz="0" w:space="0" w:color="auto"/>
          </w:divBdr>
        </w:div>
        <w:div w:id="1302803770">
          <w:marLeft w:val="640"/>
          <w:marRight w:val="0"/>
          <w:marTop w:val="0"/>
          <w:marBottom w:val="0"/>
          <w:divBdr>
            <w:top w:val="none" w:sz="0" w:space="0" w:color="auto"/>
            <w:left w:val="none" w:sz="0" w:space="0" w:color="auto"/>
            <w:bottom w:val="none" w:sz="0" w:space="0" w:color="auto"/>
            <w:right w:val="none" w:sz="0" w:space="0" w:color="auto"/>
          </w:divBdr>
        </w:div>
        <w:div w:id="2048945400">
          <w:marLeft w:val="640"/>
          <w:marRight w:val="0"/>
          <w:marTop w:val="0"/>
          <w:marBottom w:val="0"/>
          <w:divBdr>
            <w:top w:val="none" w:sz="0" w:space="0" w:color="auto"/>
            <w:left w:val="none" w:sz="0" w:space="0" w:color="auto"/>
            <w:bottom w:val="none" w:sz="0" w:space="0" w:color="auto"/>
            <w:right w:val="none" w:sz="0" w:space="0" w:color="auto"/>
          </w:divBdr>
        </w:div>
        <w:div w:id="2102557033">
          <w:marLeft w:val="640"/>
          <w:marRight w:val="0"/>
          <w:marTop w:val="0"/>
          <w:marBottom w:val="0"/>
          <w:divBdr>
            <w:top w:val="none" w:sz="0" w:space="0" w:color="auto"/>
            <w:left w:val="none" w:sz="0" w:space="0" w:color="auto"/>
            <w:bottom w:val="none" w:sz="0" w:space="0" w:color="auto"/>
            <w:right w:val="none" w:sz="0" w:space="0" w:color="auto"/>
          </w:divBdr>
        </w:div>
        <w:div w:id="1376345823">
          <w:marLeft w:val="640"/>
          <w:marRight w:val="0"/>
          <w:marTop w:val="0"/>
          <w:marBottom w:val="0"/>
          <w:divBdr>
            <w:top w:val="none" w:sz="0" w:space="0" w:color="auto"/>
            <w:left w:val="none" w:sz="0" w:space="0" w:color="auto"/>
            <w:bottom w:val="none" w:sz="0" w:space="0" w:color="auto"/>
            <w:right w:val="none" w:sz="0" w:space="0" w:color="auto"/>
          </w:divBdr>
        </w:div>
        <w:div w:id="1083917348">
          <w:marLeft w:val="640"/>
          <w:marRight w:val="0"/>
          <w:marTop w:val="0"/>
          <w:marBottom w:val="0"/>
          <w:divBdr>
            <w:top w:val="none" w:sz="0" w:space="0" w:color="auto"/>
            <w:left w:val="none" w:sz="0" w:space="0" w:color="auto"/>
            <w:bottom w:val="none" w:sz="0" w:space="0" w:color="auto"/>
            <w:right w:val="none" w:sz="0" w:space="0" w:color="auto"/>
          </w:divBdr>
        </w:div>
        <w:div w:id="1115061111">
          <w:marLeft w:val="640"/>
          <w:marRight w:val="0"/>
          <w:marTop w:val="0"/>
          <w:marBottom w:val="0"/>
          <w:divBdr>
            <w:top w:val="none" w:sz="0" w:space="0" w:color="auto"/>
            <w:left w:val="none" w:sz="0" w:space="0" w:color="auto"/>
            <w:bottom w:val="none" w:sz="0" w:space="0" w:color="auto"/>
            <w:right w:val="none" w:sz="0" w:space="0" w:color="auto"/>
          </w:divBdr>
        </w:div>
        <w:div w:id="564681778">
          <w:marLeft w:val="640"/>
          <w:marRight w:val="0"/>
          <w:marTop w:val="0"/>
          <w:marBottom w:val="0"/>
          <w:divBdr>
            <w:top w:val="none" w:sz="0" w:space="0" w:color="auto"/>
            <w:left w:val="none" w:sz="0" w:space="0" w:color="auto"/>
            <w:bottom w:val="none" w:sz="0" w:space="0" w:color="auto"/>
            <w:right w:val="none" w:sz="0" w:space="0" w:color="auto"/>
          </w:divBdr>
        </w:div>
        <w:div w:id="436828169">
          <w:marLeft w:val="640"/>
          <w:marRight w:val="0"/>
          <w:marTop w:val="0"/>
          <w:marBottom w:val="0"/>
          <w:divBdr>
            <w:top w:val="none" w:sz="0" w:space="0" w:color="auto"/>
            <w:left w:val="none" w:sz="0" w:space="0" w:color="auto"/>
            <w:bottom w:val="none" w:sz="0" w:space="0" w:color="auto"/>
            <w:right w:val="none" w:sz="0" w:space="0" w:color="auto"/>
          </w:divBdr>
        </w:div>
        <w:div w:id="454952949">
          <w:marLeft w:val="640"/>
          <w:marRight w:val="0"/>
          <w:marTop w:val="0"/>
          <w:marBottom w:val="0"/>
          <w:divBdr>
            <w:top w:val="none" w:sz="0" w:space="0" w:color="auto"/>
            <w:left w:val="none" w:sz="0" w:space="0" w:color="auto"/>
            <w:bottom w:val="none" w:sz="0" w:space="0" w:color="auto"/>
            <w:right w:val="none" w:sz="0" w:space="0" w:color="auto"/>
          </w:divBdr>
        </w:div>
        <w:div w:id="1575629652">
          <w:marLeft w:val="640"/>
          <w:marRight w:val="0"/>
          <w:marTop w:val="0"/>
          <w:marBottom w:val="0"/>
          <w:divBdr>
            <w:top w:val="none" w:sz="0" w:space="0" w:color="auto"/>
            <w:left w:val="none" w:sz="0" w:space="0" w:color="auto"/>
            <w:bottom w:val="none" w:sz="0" w:space="0" w:color="auto"/>
            <w:right w:val="none" w:sz="0" w:space="0" w:color="auto"/>
          </w:divBdr>
        </w:div>
        <w:div w:id="767117923">
          <w:marLeft w:val="640"/>
          <w:marRight w:val="0"/>
          <w:marTop w:val="0"/>
          <w:marBottom w:val="0"/>
          <w:divBdr>
            <w:top w:val="none" w:sz="0" w:space="0" w:color="auto"/>
            <w:left w:val="none" w:sz="0" w:space="0" w:color="auto"/>
            <w:bottom w:val="none" w:sz="0" w:space="0" w:color="auto"/>
            <w:right w:val="none" w:sz="0" w:space="0" w:color="auto"/>
          </w:divBdr>
        </w:div>
        <w:div w:id="1418673850">
          <w:marLeft w:val="640"/>
          <w:marRight w:val="0"/>
          <w:marTop w:val="0"/>
          <w:marBottom w:val="0"/>
          <w:divBdr>
            <w:top w:val="none" w:sz="0" w:space="0" w:color="auto"/>
            <w:left w:val="none" w:sz="0" w:space="0" w:color="auto"/>
            <w:bottom w:val="none" w:sz="0" w:space="0" w:color="auto"/>
            <w:right w:val="none" w:sz="0" w:space="0" w:color="auto"/>
          </w:divBdr>
        </w:div>
        <w:div w:id="1985696250">
          <w:marLeft w:val="640"/>
          <w:marRight w:val="0"/>
          <w:marTop w:val="0"/>
          <w:marBottom w:val="0"/>
          <w:divBdr>
            <w:top w:val="none" w:sz="0" w:space="0" w:color="auto"/>
            <w:left w:val="none" w:sz="0" w:space="0" w:color="auto"/>
            <w:bottom w:val="none" w:sz="0" w:space="0" w:color="auto"/>
            <w:right w:val="none" w:sz="0" w:space="0" w:color="auto"/>
          </w:divBdr>
        </w:div>
        <w:div w:id="2115662711">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08368854">
      <w:bodyDiv w:val="1"/>
      <w:marLeft w:val="0"/>
      <w:marRight w:val="0"/>
      <w:marTop w:val="0"/>
      <w:marBottom w:val="0"/>
      <w:divBdr>
        <w:top w:val="none" w:sz="0" w:space="0" w:color="auto"/>
        <w:left w:val="none" w:sz="0" w:space="0" w:color="auto"/>
        <w:bottom w:val="none" w:sz="0" w:space="0" w:color="auto"/>
        <w:right w:val="none" w:sz="0" w:space="0" w:color="auto"/>
      </w:divBdr>
      <w:divsChild>
        <w:div w:id="1832670103">
          <w:marLeft w:val="640"/>
          <w:marRight w:val="0"/>
          <w:marTop w:val="0"/>
          <w:marBottom w:val="0"/>
          <w:divBdr>
            <w:top w:val="none" w:sz="0" w:space="0" w:color="auto"/>
            <w:left w:val="none" w:sz="0" w:space="0" w:color="auto"/>
            <w:bottom w:val="none" w:sz="0" w:space="0" w:color="auto"/>
            <w:right w:val="none" w:sz="0" w:space="0" w:color="auto"/>
          </w:divBdr>
        </w:div>
        <w:div w:id="1981767816">
          <w:marLeft w:val="640"/>
          <w:marRight w:val="0"/>
          <w:marTop w:val="0"/>
          <w:marBottom w:val="0"/>
          <w:divBdr>
            <w:top w:val="none" w:sz="0" w:space="0" w:color="auto"/>
            <w:left w:val="none" w:sz="0" w:space="0" w:color="auto"/>
            <w:bottom w:val="none" w:sz="0" w:space="0" w:color="auto"/>
            <w:right w:val="none" w:sz="0" w:space="0" w:color="auto"/>
          </w:divBdr>
        </w:div>
        <w:div w:id="1848863241">
          <w:marLeft w:val="640"/>
          <w:marRight w:val="0"/>
          <w:marTop w:val="0"/>
          <w:marBottom w:val="0"/>
          <w:divBdr>
            <w:top w:val="none" w:sz="0" w:space="0" w:color="auto"/>
            <w:left w:val="none" w:sz="0" w:space="0" w:color="auto"/>
            <w:bottom w:val="none" w:sz="0" w:space="0" w:color="auto"/>
            <w:right w:val="none" w:sz="0" w:space="0" w:color="auto"/>
          </w:divBdr>
        </w:div>
        <w:div w:id="19093448">
          <w:marLeft w:val="640"/>
          <w:marRight w:val="0"/>
          <w:marTop w:val="0"/>
          <w:marBottom w:val="0"/>
          <w:divBdr>
            <w:top w:val="none" w:sz="0" w:space="0" w:color="auto"/>
            <w:left w:val="none" w:sz="0" w:space="0" w:color="auto"/>
            <w:bottom w:val="none" w:sz="0" w:space="0" w:color="auto"/>
            <w:right w:val="none" w:sz="0" w:space="0" w:color="auto"/>
          </w:divBdr>
        </w:div>
        <w:div w:id="684786677">
          <w:marLeft w:val="640"/>
          <w:marRight w:val="0"/>
          <w:marTop w:val="0"/>
          <w:marBottom w:val="0"/>
          <w:divBdr>
            <w:top w:val="none" w:sz="0" w:space="0" w:color="auto"/>
            <w:left w:val="none" w:sz="0" w:space="0" w:color="auto"/>
            <w:bottom w:val="none" w:sz="0" w:space="0" w:color="auto"/>
            <w:right w:val="none" w:sz="0" w:space="0" w:color="auto"/>
          </w:divBdr>
        </w:div>
        <w:div w:id="1462965024">
          <w:marLeft w:val="640"/>
          <w:marRight w:val="0"/>
          <w:marTop w:val="0"/>
          <w:marBottom w:val="0"/>
          <w:divBdr>
            <w:top w:val="none" w:sz="0" w:space="0" w:color="auto"/>
            <w:left w:val="none" w:sz="0" w:space="0" w:color="auto"/>
            <w:bottom w:val="none" w:sz="0" w:space="0" w:color="auto"/>
            <w:right w:val="none" w:sz="0" w:space="0" w:color="auto"/>
          </w:divBdr>
        </w:div>
        <w:div w:id="961036651">
          <w:marLeft w:val="640"/>
          <w:marRight w:val="0"/>
          <w:marTop w:val="0"/>
          <w:marBottom w:val="0"/>
          <w:divBdr>
            <w:top w:val="none" w:sz="0" w:space="0" w:color="auto"/>
            <w:left w:val="none" w:sz="0" w:space="0" w:color="auto"/>
            <w:bottom w:val="none" w:sz="0" w:space="0" w:color="auto"/>
            <w:right w:val="none" w:sz="0" w:space="0" w:color="auto"/>
          </w:divBdr>
        </w:div>
        <w:div w:id="1021782894">
          <w:marLeft w:val="640"/>
          <w:marRight w:val="0"/>
          <w:marTop w:val="0"/>
          <w:marBottom w:val="0"/>
          <w:divBdr>
            <w:top w:val="none" w:sz="0" w:space="0" w:color="auto"/>
            <w:left w:val="none" w:sz="0" w:space="0" w:color="auto"/>
            <w:bottom w:val="none" w:sz="0" w:space="0" w:color="auto"/>
            <w:right w:val="none" w:sz="0" w:space="0" w:color="auto"/>
          </w:divBdr>
        </w:div>
        <w:div w:id="1103459487">
          <w:marLeft w:val="640"/>
          <w:marRight w:val="0"/>
          <w:marTop w:val="0"/>
          <w:marBottom w:val="0"/>
          <w:divBdr>
            <w:top w:val="none" w:sz="0" w:space="0" w:color="auto"/>
            <w:left w:val="none" w:sz="0" w:space="0" w:color="auto"/>
            <w:bottom w:val="none" w:sz="0" w:space="0" w:color="auto"/>
            <w:right w:val="none" w:sz="0" w:space="0" w:color="auto"/>
          </w:divBdr>
        </w:div>
        <w:div w:id="326716912">
          <w:marLeft w:val="640"/>
          <w:marRight w:val="0"/>
          <w:marTop w:val="0"/>
          <w:marBottom w:val="0"/>
          <w:divBdr>
            <w:top w:val="none" w:sz="0" w:space="0" w:color="auto"/>
            <w:left w:val="none" w:sz="0" w:space="0" w:color="auto"/>
            <w:bottom w:val="none" w:sz="0" w:space="0" w:color="auto"/>
            <w:right w:val="none" w:sz="0" w:space="0" w:color="auto"/>
          </w:divBdr>
        </w:div>
        <w:div w:id="129447552">
          <w:marLeft w:val="640"/>
          <w:marRight w:val="0"/>
          <w:marTop w:val="0"/>
          <w:marBottom w:val="0"/>
          <w:divBdr>
            <w:top w:val="none" w:sz="0" w:space="0" w:color="auto"/>
            <w:left w:val="none" w:sz="0" w:space="0" w:color="auto"/>
            <w:bottom w:val="none" w:sz="0" w:space="0" w:color="auto"/>
            <w:right w:val="none" w:sz="0" w:space="0" w:color="auto"/>
          </w:divBdr>
        </w:div>
        <w:div w:id="1394504570">
          <w:marLeft w:val="640"/>
          <w:marRight w:val="0"/>
          <w:marTop w:val="0"/>
          <w:marBottom w:val="0"/>
          <w:divBdr>
            <w:top w:val="none" w:sz="0" w:space="0" w:color="auto"/>
            <w:left w:val="none" w:sz="0" w:space="0" w:color="auto"/>
            <w:bottom w:val="none" w:sz="0" w:space="0" w:color="auto"/>
            <w:right w:val="none" w:sz="0" w:space="0" w:color="auto"/>
          </w:divBdr>
        </w:div>
        <w:div w:id="965770866">
          <w:marLeft w:val="640"/>
          <w:marRight w:val="0"/>
          <w:marTop w:val="0"/>
          <w:marBottom w:val="0"/>
          <w:divBdr>
            <w:top w:val="none" w:sz="0" w:space="0" w:color="auto"/>
            <w:left w:val="none" w:sz="0" w:space="0" w:color="auto"/>
            <w:bottom w:val="none" w:sz="0" w:space="0" w:color="auto"/>
            <w:right w:val="none" w:sz="0" w:space="0" w:color="auto"/>
          </w:divBdr>
        </w:div>
        <w:div w:id="2096322638">
          <w:marLeft w:val="640"/>
          <w:marRight w:val="0"/>
          <w:marTop w:val="0"/>
          <w:marBottom w:val="0"/>
          <w:divBdr>
            <w:top w:val="none" w:sz="0" w:space="0" w:color="auto"/>
            <w:left w:val="none" w:sz="0" w:space="0" w:color="auto"/>
            <w:bottom w:val="none" w:sz="0" w:space="0" w:color="auto"/>
            <w:right w:val="none" w:sz="0" w:space="0" w:color="auto"/>
          </w:divBdr>
        </w:div>
        <w:div w:id="1061635786">
          <w:marLeft w:val="640"/>
          <w:marRight w:val="0"/>
          <w:marTop w:val="0"/>
          <w:marBottom w:val="0"/>
          <w:divBdr>
            <w:top w:val="none" w:sz="0" w:space="0" w:color="auto"/>
            <w:left w:val="none" w:sz="0" w:space="0" w:color="auto"/>
            <w:bottom w:val="none" w:sz="0" w:space="0" w:color="auto"/>
            <w:right w:val="none" w:sz="0" w:space="0" w:color="auto"/>
          </w:divBdr>
        </w:div>
        <w:div w:id="1121343616">
          <w:marLeft w:val="640"/>
          <w:marRight w:val="0"/>
          <w:marTop w:val="0"/>
          <w:marBottom w:val="0"/>
          <w:divBdr>
            <w:top w:val="none" w:sz="0" w:space="0" w:color="auto"/>
            <w:left w:val="none" w:sz="0" w:space="0" w:color="auto"/>
            <w:bottom w:val="none" w:sz="0" w:space="0" w:color="auto"/>
            <w:right w:val="none" w:sz="0" w:space="0" w:color="auto"/>
          </w:divBdr>
        </w:div>
        <w:div w:id="1490058735">
          <w:marLeft w:val="640"/>
          <w:marRight w:val="0"/>
          <w:marTop w:val="0"/>
          <w:marBottom w:val="0"/>
          <w:divBdr>
            <w:top w:val="none" w:sz="0" w:space="0" w:color="auto"/>
            <w:left w:val="none" w:sz="0" w:space="0" w:color="auto"/>
            <w:bottom w:val="none" w:sz="0" w:space="0" w:color="auto"/>
            <w:right w:val="none" w:sz="0" w:space="0" w:color="auto"/>
          </w:divBdr>
        </w:div>
        <w:div w:id="2042900540">
          <w:marLeft w:val="640"/>
          <w:marRight w:val="0"/>
          <w:marTop w:val="0"/>
          <w:marBottom w:val="0"/>
          <w:divBdr>
            <w:top w:val="none" w:sz="0" w:space="0" w:color="auto"/>
            <w:left w:val="none" w:sz="0" w:space="0" w:color="auto"/>
            <w:bottom w:val="none" w:sz="0" w:space="0" w:color="auto"/>
            <w:right w:val="none" w:sz="0" w:space="0" w:color="auto"/>
          </w:divBdr>
        </w:div>
        <w:div w:id="2064131414">
          <w:marLeft w:val="640"/>
          <w:marRight w:val="0"/>
          <w:marTop w:val="0"/>
          <w:marBottom w:val="0"/>
          <w:divBdr>
            <w:top w:val="none" w:sz="0" w:space="0" w:color="auto"/>
            <w:left w:val="none" w:sz="0" w:space="0" w:color="auto"/>
            <w:bottom w:val="none" w:sz="0" w:space="0" w:color="auto"/>
            <w:right w:val="none" w:sz="0" w:space="0" w:color="auto"/>
          </w:divBdr>
        </w:div>
        <w:div w:id="1797405470">
          <w:marLeft w:val="640"/>
          <w:marRight w:val="0"/>
          <w:marTop w:val="0"/>
          <w:marBottom w:val="0"/>
          <w:divBdr>
            <w:top w:val="none" w:sz="0" w:space="0" w:color="auto"/>
            <w:left w:val="none" w:sz="0" w:space="0" w:color="auto"/>
            <w:bottom w:val="none" w:sz="0" w:space="0" w:color="auto"/>
            <w:right w:val="none" w:sz="0" w:space="0" w:color="auto"/>
          </w:divBdr>
        </w:div>
        <w:div w:id="128323549">
          <w:marLeft w:val="640"/>
          <w:marRight w:val="0"/>
          <w:marTop w:val="0"/>
          <w:marBottom w:val="0"/>
          <w:divBdr>
            <w:top w:val="none" w:sz="0" w:space="0" w:color="auto"/>
            <w:left w:val="none" w:sz="0" w:space="0" w:color="auto"/>
            <w:bottom w:val="none" w:sz="0" w:space="0" w:color="auto"/>
            <w:right w:val="none" w:sz="0" w:space="0" w:color="auto"/>
          </w:divBdr>
        </w:div>
        <w:div w:id="384451120">
          <w:marLeft w:val="640"/>
          <w:marRight w:val="0"/>
          <w:marTop w:val="0"/>
          <w:marBottom w:val="0"/>
          <w:divBdr>
            <w:top w:val="none" w:sz="0" w:space="0" w:color="auto"/>
            <w:left w:val="none" w:sz="0" w:space="0" w:color="auto"/>
            <w:bottom w:val="none" w:sz="0" w:space="0" w:color="auto"/>
            <w:right w:val="none" w:sz="0" w:space="0" w:color="auto"/>
          </w:divBdr>
        </w:div>
        <w:div w:id="1269848049">
          <w:marLeft w:val="640"/>
          <w:marRight w:val="0"/>
          <w:marTop w:val="0"/>
          <w:marBottom w:val="0"/>
          <w:divBdr>
            <w:top w:val="none" w:sz="0" w:space="0" w:color="auto"/>
            <w:left w:val="none" w:sz="0" w:space="0" w:color="auto"/>
            <w:bottom w:val="none" w:sz="0" w:space="0" w:color="auto"/>
            <w:right w:val="none" w:sz="0" w:space="0" w:color="auto"/>
          </w:divBdr>
        </w:div>
        <w:div w:id="1380325084">
          <w:marLeft w:val="640"/>
          <w:marRight w:val="0"/>
          <w:marTop w:val="0"/>
          <w:marBottom w:val="0"/>
          <w:divBdr>
            <w:top w:val="none" w:sz="0" w:space="0" w:color="auto"/>
            <w:left w:val="none" w:sz="0" w:space="0" w:color="auto"/>
            <w:bottom w:val="none" w:sz="0" w:space="0" w:color="auto"/>
            <w:right w:val="none" w:sz="0" w:space="0" w:color="auto"/>
          </w:divBdr>
        </w:div>
        <w:div w:id="184828483">
          <w:marLeft w:val="640"/>
          <w:marRight w:val="0"/>
          <w:marTop w:val="0"/>
          <w:marBottom w:val="0"/>
          <w:divBdr>
            <w:top w:val="none" w:sz="0" w:space="0" w:color="auto"/>
            <w:left w:val="none" w:sz="0" w:space="0" w:color="auto"/>
            <w:bottom w:val="none" w:sz="0" w:space="0" w:color="auto"/>
            <w:right w:val="none" w:sz="0" w:space="0" w:color="auto"/>
          </w:divBdr>
        </w:div>
        <w:div w:id="263924795">
          <w:marLeft w:val="640"/>
          <w:marRight w:val="0"/>
          <w:marTop w:val="0"/>
          <w:marBottom w:val="0"/>
          <w:divBdr>
            <w:top w:val="none" w:sz="0" w:space="0" w:color="auto"/>
            <w:left w:val="none" w:sz="0" w:space="0" w:color="auto"/>
            <w:bottom w:val="none" w:sz="0" w:space="0" w:color="auto"/>
            <w:right w:val="none" w:sz="0" w:space="0" w:color="auto"/>
          </w:divBdr>
        </w:div>
        <w:div w:id="2038389481">
          <w:marLeft w:val="640"/>
          <w:marRight w:val="0"/>
          <w:marTop w:val="0"/>
          <w:marBottom w:val="0"/>
          <w:divBdr>
            <w:top w:val="none" w:sz="0" w:space="0" w:color="auto"/>
            <w:left w:val="none" w:sz="0" w:space="0" w:color="auto"/>
            <w:bottom w:val="none" w:sz="0" w:space="0" w:color="auto"/>
            <w:right w:val="none" w:sz="0" w:space="0" w:color="auto"/>
          </w:divBdr>
        </w:div>
        <w:div w:id="953823209">
          <w:marLeft w:val="640"/>
          <w:marRight w:val="0"/>
          <w:marTop w:val="0"/>
          <w:marBottom w:val="0"/>
          <w:divBdr>
            <w:top w:val="none" w:sz="0" w:space="0" w:color="auto"/>
            <w:left w:val="none" w:sz="0" w:space="0" w:color="auto"/>
            <w:bottom w:val="none" w:sz="0" w:space="0" w:color="auto"/>
            <w:right w:val="none" w:sz="0" w:space="0" w:color="auto"/>
          </w:divBdr>
        </w:div>
        <w:div w:id="43337516">
          <w:marLeft w:val="640"/>
          <w:marRight w:val="0"/>
          <w:marTop w:val="0"/>
          <w:marBottom w:val="0"/>
          <w:divBdr>
            <w:top w:val="none" w:sz="0" w:space="0" w:color="auto"/>
            <w:left w:val="none" w:sz="0" w:space="0" w:color="auto"/>
            <w:bottom w:val="none" w:sz="0" w:space="0" w:color="auto"/>
            <w:right w:val="none" w:sz="0" w:space="0" w:color="auto"/>
          </w:divBdr>
        </w:div>
        <w:div w:id="207034797">
          <w:marLeft w:val="640"/>
          <w:marRight w:val="0"/>
          <w:marTop w:val="0"/>
          <w:marBottom w:val="0"/>
          <w:divBdr>
            <w:top w:val="none" w:sz="0" w:space="0" w:color="auto"/>
            <w:left w:val="none" w:sz="0" w:space="0" w:color="auto"/>
            <w:bottom w:val="none" w:sz="0" w:space="0" w:color="auto"/>
            <w:right w:val="none" w:sz="0" w:space="0" w:color="auto"/>
          </w:divBdr>
        </w:div>
        <w:div w:id="473376591">
          <w:marLeft w:val="640"/>
          <w:marRight w:val="0"/>
          <w:marTop w:val="0"/>
          <w:marBottom w:val="0"/>
          <w:divBdr>
            <w:top w:val="none" w:sz="0" w:space="0" w:color="auto"/>
            <w:left w:val="none" w:sz="0" w:space="0" w:color="auto"/>
            <w:bottom w:val="none" w:sz="0" w:space="0" w:color="auto"/>
            <w:right w:val="none" w:sz="0" w:space="0" w:color="auto"/>
          </w:divBdr>
        </w:div>
        <w:div w:id="479006497">
          <w:marLeft w:val="640"/>
          <w:marRight w:val="0"/>
          <w:marTop w:val="0"/>
          <w:marBottom w:val="0"/>
          <w:divBdr>
            <w:top w:val="none" w:sz="0" w:space="0" w:color="auto"/>
            <w:left w:val="none" w:sz="0" w:space="0" w:color="auto"/>
            <w:bottom w:val="none" w:sz="0" w:space="0" w:color="auto"/>
            <w:right w:val="none" w:sz="0" w:space="0" w:color="auto"/>
          </w:divBdr>
        </w:div>
        <w:div w:id="1836265971">
          <w:marLeft w:val="640"/>
          <w:marRight w:val="0"/>
          <w:marTop w:val="0"/>
          <w:marBottom w:val="0"/>
          <w:divBdr>
            <w:top w:val="none" w:sz="0" w:space="0" w:color="auto"/>
            <w:left w:val="none" w:sz="0" w:space="0" w:color="auto"/>
            <w:bottom w:val="none" w:sz="0" w:space="0" w:color="auto"/>
            <w:right w:val="none" w:sz="0" w:space="0" w:color="auto"/>
          </w:divBdr>
        </w:div>
        <w:div w:id="1397123971">
          <w:marLeft w:val="640"/>
          <w:marRight w:val="0"/>
          <w:marTop w:val="0"/>
          <w:marBottom w:val="0"/>
          <w:divBdr>
            <w:top w:val="none" w:sz="0" w:space="0" w:color="auto"/>
            <w:left w:val="none" w:sz="0" w:space="0" w:color="auto"/>
            <w:bottom w:val="none" w:sz="0" w:space="0" w:color="auto"/>
            <w:right w:val="none" w:sz="0" w:space="0" w:color="auto"/>
          </w:divBdr>
        </w:div>
        <w:div w:id="425735741">
          <w:marLeft w:val="640"/>
          <w:marRight w:val="0"/>
          <w:marTop w:val="0"/>
          <w:marBottom w:val="0"/>
          <w:divBdr>
            <w:top w:val="none" w:sz="0" w:space="0" w:color="auto"/>
            <w:left w:val="none" w:sz="0" w:space="0" w:color="auto"/>
            <w:bottom w:val="none" w:sz="0" w:space="0" w:color="auto"/>
            <w:right w:val="none" w:sz="0" w:space="0" w:color="auto"/>
          </w:divBdr>
        </w:div>
        <w:div w:id="1468354400">
          <w:marLeft w:val="640"/>
          <w:marRight w:val="0"/>
          <w:marTop w:val="0"/>
          <w:marBottom w:val="0"/>
          <w:divBdr>
            <w:top w:val="none" w:sz="0" w:space="0" w:color="auto"/>
            <w:left w:val="none" w:sz="0" w:space="0" w:color="auto"/>
            <w:bottom w:val="none" w:sz="0" w:space="0" w:color="auto"/>
            <w:right w:val="none" w:sz="0" w:space="0" w:color="auto"/>
          </w:divBdr>
        </w:div>
        <w:div w:id="1031954287">
          <w:marLeft w:val="640"/>
          <w:marRight w:val="0"/>
          <w:marTop w:val="0"/>
          <w:marBottom w:val="0"/>
          <w:divBdr>
            <w:top w:val="none" w:sz="0" w:space="0" w:color="auto"/>
            <w:left w:val="none" w:sz="0" w:space="0" w:color="auto"/>
            <w:bottom w:val="none" w:sz="0" w:space="0" w:color="auto"/>
            <w:right w:val="none" w:sz="0" w:space="0" w:color="auto"/>
          </w:divBdr>
        </w:div>
        <w:div w:id="1311790641">
          <w:marLeft w:val="640"/>
          <w:marRight w:val="0"/>
          <w:marTop w:val="0"/>
          <w:marBottom w:val="0"/>
          <w:divBdr>
            <w:top w:val="none" w:sz="0" w:space="0" w:color="auto"/>
            <w:left w:val="none" w:sz="0" w:space="0" w:color="auto"/>
            <w:bottom w:val="none" w:sz="0" w:space="0" w:color="auto"/>
            <w:right w:val="none" w:sz="0" w:space="0" w:color="auto"/>
          </w:divBdr>
        </w:div>
        <w:div w:id="1168518912">
          <w:marLeft w:val="640"/>
          <w:marRight w:val="0"/>
          <w:marTop w:val="0"/>
          <w:marBottom w:val="0"/>
          <w:divBdr>
            <w:top w:val="none" w:sz="0" w:space="0" w:color="auto"/>
            <w:left w:val="none" w:sz="0" w:space="0" w:color="auto"/>
            <w:bottom w:val="none" w:sz="0" w:space="0" w:color="auto"/>
            <w:right w:val="none" w:sz="0" w:space="0" w:color="auto"/>
          </w:divBdr>
        </w:div>
        <w:div w:id="759762086">
          <w:marLeft w:val="640"/>
          <w:marRight w:val="0"/>
          <w:marTop w:val="0"/>
          <w:marBottom w:val="0"/>
          <w:divBdr>
            <w:top w:val="none" w:sz="0" w:space="0" w:color="auto"/>
            <w:left w:val="none" w:sz="0" w:space="0" w:color="auto"/>
            <w:bottom w:val="none" w:sz="0" w:space="0" w:color="auto"/>
            <w:right w:val="none" w:sz="0" w:space="0" w:color="auto"/>
          </w:divBdr>
        </w:div>
        <w:div w:id="1452550839">
          <w:marLeft w:val="640"/>
          <w:marRight w:val="0"/>
          <w:marTop w:val="0"/>
          <w:marBottom w:val="0"/>
          <w:divBdr>
            <w:top w:val="none" w:sz="0" w:space="0" w:color="auto"/>
            <w:left w:val="none" w:sz="0" w:space="0" w:color="auto"/>
            <w:bottom w:val="none" w:sz="0" w:space="0" w:color="auto"/>
            <w:right w:val="none" w:sz="0" w:space="0" w:color="auto"/>
          </w:divBdr>
        </w:div>
        <w:div w:id="1295257814">
          <w:marLeft w:val="640"/>
          <w:marRight w:val="0"/>
          <w:marTop w:val="0"/>
          <w:marBottom w:val="0"/>
          <w:divBdr>
            <w:top w:val="none" w:sz="0" w:space="0" w:color="auto"/>
            <w:left w:val="none" w:sz="0" w:space="0" w:color="auto"/>
            <w:bottom w:val="none" w:sz="0" w:space="0" w:color="auto"/>
            <w:right w:val="none" w:sz="0" w:space="0" w:color="auto"/>
          </w:divBdr>
        </w:div>
        <w:div w:id="1647973120">
          <w:marLeft w:val="640"/>
          <w:marRight w:val="0"/>
          <w:marTop w:val="0"/>
          <w:marBottom w:val="0"/>
          <w:divBdr>
            <w:top w:val="none" w:sz="0" w:space="0" w:color="auto"/>
            <w:left w:val="none" w:sz="0" w:space="0" w:color="auto"/>
            <w:bottom w:val="none" w:sz="0" w:space="0" w:color="auto"/>
            <w:right w:val="none" w:sz="0" w:space="0" w:color="auto"/>
          </w:divBdr>
        </w:div>
        <w:div w:id="1675301885">
          <w:marLeft w:val="640"/>
          <w:marRight w:val="0"/>
          <w:marTop w:val="0"/>
          <w:marBottom w:val="0"/>
          <w:divBdr>
            <w:top w:val="none" w:sz="0" w:space="0" w:color="auto"/>
            <w:left w:val="none" w:sz="0" w:space="0" w:color="auto"/>
            <w:bottom w:val="none" w:sz="0" w:space="0" w:color="auto"/>
            <w:right w:val="none" w:sz="0" w:space="0" w:color="auto"/>
          </w:divBdr>
        </w:div>
        <w:div w:id="1331836196">
          <w:marLeft w:val="640"/>
          <w:marRight w:val="0"/>
          <w:marTop w:val="0"/>
          <w:marBottom w:val="0"/>
          <w:divBdr>
            <w:top w:val="none" w:sz="0" w:space="0" w:color="auto"/>
            <w:left w:val="none" w:sz="0" w:space="0" w:color="auto"/>
            <w:bottom w:val="none" w:sz="0" w:space="0" w:color="auto"/>
            <w:right w:val="none" w:sz="0" w:space="0" w:color="auto"/>
          </w:divBdr>
        </w:div>
        <w:div w:id="1171875350">
          <w:marLeft w:val="640"/>
          <w:marRight w:val="0"/>
          <w:marTop w:val="0"/>
          <w:marBottom w:val="0"/>
          <w:divBdr>
            <w:top w:val="none" w:sz="0" w:space="0" w:color="auto"/>
            <w:left w:val="none" w:sz="0" w:space="0" w:color="auto"/>
            <w:bottom w:val="none" w:sz="0" w:space="0" w:color="auto"/>
            <w:right w:val="none" w:sz="0" w:space="0" w:color="auto"/>
          </w:divBdr>
        </w:div>
        <w:div w:id="197016266">
          <w:marLeft w:val="640"/>
          <w:marRight w:val="0"/>
          <w:marTop w:val="0"/>
          <w:marBottom w:val="0"/>
          <w:divBdr>
            <w:top w:val="none" w:sz="0" w:space="0" w:color="auto"/>
            <w:left w:val="none" w:sz="0" w:space="0" w:color="auto"/>
            <w:bottom w:val="none" w:sz="0" w:space="0" w:color="auto"/>
            <w:right w:val="none" w:sz="0" w:space="0" w:color="auto"/>
          </w:divBdr>
        </w:div>
        <w:div w:id="2043552298">
          <w:marLeft w:val="640"/>
          <w:marRight w:val="0"/>
          <w:marTop w:val="0"/>
          <w:marBottom w:val="0"/>
          <w:divBdr>
            <w:top w:val="none" w:sz="0" w:space="0" w:color="auto"/>
            <w:left w:val="none" w:sz="0" w:space="0" w:color="auto"/>
            <w:bottom w:val="none" w:sz="0" w:space="0" w:color="auto"/>
            <w:right w:val="none" w:sz="0" w:space="0" w:color="auto"/>
          </w:divBdr>
        </w:div>
        <w:div w:id="1225410843">
          <w:marLeft w:val="640"/>
          <w:marRight w:val="0"/>
          <w:marTop w:val="0"/>
          <w:marBottom w:val="0"/>
          <w:divBdr>
            <w:top w:val="none" w:sz="0" w:space="0" w:color="auto"/>
            <w:left w:val="none" w:sz="0" w:space="0" w:color="auto"/>
            <w:bottom w:val="none" w:sz="0" w:space="0" w:color="auto"/>
            <w:right w:val="none" w:sz="0" w:space="0" w:color="auto"/>
          </w:divBdr>
        </w:div>
        <w:div w:id="510415450">
          <w:marLeft w:val="640"/>
          <w:marRight w:val="0"/>
          <w:marTop w:val="0"/>
          <w:marBottom w:val="0"/>
          <w:divBdr>
            <w:top w:val="none" w:sz="0" w:space="0" w:color="auto"/>
            <w:left w:val="none" w:sz="0" w:space="0" w:color="auto"/>
            <w:bottom w:val="none" w:sz="0" w:space="0" w:color="auto"/>
            <w:right w:val="none" w:sz="0" w:space="0" w:color="auto"/>
          </w:divBdr>
        </w:div>
        <w:div w:id="1481581457">
          <w:marLeft w:val="640"/>
          <w:marRight w:val="0"/>
          <w:marTop w:val="0"/>
          <w:marBottom w:val="0"/>
          <w:divBdr>
            <w:top w:val="none" w:sz="0" w:space="0" w:color="auto"/>
            <w:left w:val="none" w:sz="0" w:space="0" w:color="auto"/>
            <w:bottom w:val="none" w:sz="0" w:space="0" w:color="auto"/>
            <w:right w:val="none" w:sz="0" w:space="0" w:color="auto"/>
          </w:divBdr>
        </w:div>
        <w:div w:id="224030114">
          <w:marLeft w:val="640"/>
          <w:marRight w:val="0"/>
          <w:marTop w:val="0"/>
          <w:marBottom w:val="0"/>
          <w:divBdr>
            <w:top w:val="none" w:sz="0" w:space="0" w:color="auto"/>
            <w:left w:val="none" w:sz="0" w:space="0" w:color="auto"/>
            <w:bottom w:val="none" w:sz="0" w:space="0" w:color="auto"/>
            <w:right w:val="none" w:sz="0" w:space="0" w:color="auto"/>
          </w:divBdr>
        </w:div>
        <w:div w:id="2000112240">
          <w:marLeft w:val="640"/>
          <w:marRight w:val="0"/>
          <w:marTop w:val="0"/>
          <w:marBottom w:val="0"/>
          <w:divBdr>
            <w:top w:val="none" w:sz="0" w:space="0" w:color="auto"/>
            <w:left w:val="none" w:sz="0" w:space="0" w:color="auto"/>
            <w:bottom w:val="none" w:sz="0" w:space="0" w:color="auto"/>
            <w:right w:val="none" w:sz="0" w:space="0" w:color="auto"/>
          </w:divBdr>
        </w:div>
        <w:div w:id="1173181511">
          <w:marLeft w:val="640"/>
          <w:marRight w:val="0"/>
          <w:marTop w:val="0"/>
          <w:marBottom w:val="0"/>
          <w:divBdr>
            <w:top w:val="none" w:sz="0" w:space="0" w:color="auto"/>
            <w:left w:val="none" w:sz="0" w:space="0" w:color="auto"/>
            <w:bottom w:val="none" w:sz="0" w:space="0" w:color="auto"/>
            <w:right w:val="none" w:sz="0" w:space="0" w:color="auto"/>
          </w:divBdr>
        </w:div>
        <w:div w:id="1533030293">
          <w:marLeft w:val="640"/>
          <w:marRight w:val="0"/>
          <w:marTop w:val="0"/>
          <w:marBottom w:val="0"/>
          <w:divBdr>
            <w:top w:val="none" w:sz="0" w:space="0" w:color="auto"/>
            <w:left w:val="none" w:sz="0" w:space="0" w:color="auto"/>
            <w:bottom w:val="none" w:sz="0" w:space="0" w:color="auto"/>
            <w:right w:val="none" w:sz="0" w:space="0" w:color="auto"/>
          </w:divBdr>
        </w:div>
        <w:div w:id="70736657">
          <w:marLeft w:val="640"/>
          <w:marRight w:val="0"/>
          <w:marTop w:val="0"/>
          <w:marBottom w:val="0"/>
          <w:divBdr>
            <w:top w:val="none" w:sz="0" w:space="0" w:color="auto"/>
            <w:left w:val="none" w:sz="0" w:space="0" w:color="auto"/>
            <w:bottom w:val="none" w:sz="0" w:space="0" w:color="auto"/>
            <w:right w:val="none" w:sz="0" w:space="0" w:color="auto"/>
          </w:divBdr>
        </w:div>
        <w:div w:id="741029450">
          <w:marLeft w:val="640"/>
          <w:marRight w:val="0"/>
          <w:marTop w:val="0"/>
          <w:marBottom w:val="0"/>
          <w:divBdr>
            <w:top w:val="none" w:sz="0" w:space="0" w:color="auto"/>
            <w:left w:val="none" w:sz="0" w:space="0" w:color="auto"/>
            <w:bottom w:val="none" w:sz="0" w:space="0" w:color="auto"/>
            <w:right w:val="none" w:sz="0" w:space="0" w:color="auto"/>
          </w:divBdr>
        </w:div>
        <w:div w:id="1179124508">
          <w:marLeft w:val="640"/>
          <w:marRight w:val="0"/>
          <w:marTop w:val="0"/>
          <w:marBottom w:val="0"/>
          <w:divBdr>
            <w:top w:val="none" w:sz="0" w:space="0" w:color="auto"/>
            <w:left w:val="none" w:sz="0" w:space="0" w:color="auto"/>
            <w:bottom w:val="none" w:sz="0" w:space="0" w:color="auto"/>
            <w:right w:val="none" w:sz="0" w:space="0" w:color="auto"/>
          </w:divBdr>
        </w:div>
        <w:div w:id="1612007606">
          <w:marLeft w:val="640"/>
          <w:marRight w:val="0"/>
          <w:marTop w:val="0"/>
          <w:marBottom w:val="0"/>
          <w:divBdr>
            <w:top w:val="none" w:sz="0" w:space="0" w:color="auto"/>
            <w:left w:val="none" w:sz="0" w:space="0" w:color="auto"/>
            <w:bottom w:val="none" w:sz="0" w:space="0" w:color="auto"/>
            <w:right w:val="none" w:sz="0" w:space="0" w:color="auto"/>
          </w:divBdr>
        </w:div>
        <w:div w:id="2054690860">
          <w:marLeft w:val="640"/>
          <w:marRight w:val="0"/>
          <w:marTop w:val="0"/>
          <w:marBottom w:val="0"/>
          <w:divBdr>
            <w:top w:val="none" w:sz="0" w:space="0" w:color="auto"/>
            <w:left w:val="none" w:sz="0" w:space="0" w:color="auto"/>
            <w:bottom w:val="none" w:sz="0" w:space="0" w:color="auto"/>
            <w:right w:val="none" w:sz="0" w:space="0" w:color="auto"/>
          </w:divBdr>
        </w:div>
        <w:div w:id="1808545801">
          <w:marLeft w:val="640"/>
          <w:marRight w:val="0"/>
          <w:marTop w:val="0"/>
          <w:marBottom w:val="0"/>
          <w:divBdr>
            <w:top w:val="none" w:sz="0" w:space="0" w:color="auto"/>
            <w:left w:val="none" w:sz="0" w:space="0" w:color="auto"/>
            <w:bottom w:val="none" w:sz="0" w:space="0" w:color="auto"/>
            <w:right w:val="none" w:sz="0" w:space="0" w:color="auto"/>
          </w:divBdr>
        </w:div>
        <w:div w:id="1486168805">
          <w:marLeft w:val="640"/>
          <w:marRight w:val="0"/>
          <w:marTop w:val="0"/>
          <w:marBottom w:val="0"/>
          <w:divBdr>
            <w:top w:val="none" w:sz="0" w:space="0" w:color="auto"/>
            <w:left w:val="none" w:sz="0" w:space="0" w:color="auto"/>
            <w:bottom w:val="none" w:sz="0" w:space="0" w:color="auto"/>
            <w:right w:val="none" w:sz="0" w:space="0" w:color="auto"/>
          </w:divBdr>
        </w:div>
        <w:div w:id="1195771404">
          <w:marLeft w:val="640"/>
          <w:marRight w:val="0"/>
          <w:marTop w:val="0"/>
          <w:marBottom w:val="0"/>
          <w:divBdr>
            <w:top w:val="none" w:sz="0" w:space="0" w:color="auto"/>
            <w:left w:val="none" w:sz="0" w:space="0" w:color="auto"/>
            <w:bottom w:val="none" w:sz="0" w:space="0" w:color="auto"/>
            <w:right w:val="none" w:sz="0" w:space="0" w:color="auto"/>
          </w:divBdr>
        </w:div>
        <w:div w:id="1956399899">
          <w:marLeft w:val="640"/>
          <w:marRight w:val="0"/>
          <w:marTop w:val="0"/>
          <w:marBottom w:val="0"/>
          <w:divBdr>
            <w:top w:val="none" w:sz="0" w:space="0" w:color="auto"/>
            <w:left w:val="none" w:sz="0" w:space="0" w:color="auto"/>
            <w:bottom w:val="none" w:sz="0" w:space="0" w:color="auto"/>
            <w:right w:val="none" w:sz="0" w:space="0" w:color="auto"/>
          </w:divBdr>
        </w:div>
        <w:div w:id="1930039630">
          <w:marLeft w:val="640"/>
          <w:marRight w:val="0"/>
          <w:marTop w:val="0"/>
          <w:marBottom w:val="0"/>
          <w:divBdr>
            <w:top w:val="none" w:sz="0" w:space="0" w:color="auto"/>
            <w:left w:val="none" w:sz="0" w:space="0" w:color="auto"/>
            <w:bottom w:val="none" w:sz="0" w:space="0" w:color="auto"/>
            <w:right w:val="none" w:sz="0" w:space="0" w:color="auto"/>
          </w:divBdr>
        </w:div>
        <w:div w:id="1995334792">
          <w:marLeft w:val="640"/>
          <w:marRight w:val="0"/>
          <w:marTop w:val="0"/>
          <w:marBottom w:val="0"/>
          <w:divBdr>
            <w:top w:val="none" w:sz="0" w:space="0" w:color="auto"/>
            <w:left w:val="none" w:sz="0" w:space="0" w:color="auto"/>
            <w:bottom w:val="none" w:sz="0" w:space="0" w:color="auto"/>
            <w:right w:val="none" w:sz="0" w:space="0" w:color="auto"/>
          </w:divBdr>
        </w:div>
        <w:div w:id="1339389395">
          <w:marLeft w:val="640"/>
          <w:marRight w:val="0"/>
          <w:marTop w:val="0"/>
          <w:marBottom w:val="0"/>
          <w:divBdr>
            <w:top w:val="none" w:sz="0" w:space="0" w:color="auto"/>
            <w:left w:val="none" w:sz="0" w:space="0" w:color="auto"/>
            <w:bottom w:val="none" w:sz="0" w:space="0" w:color="auto"/>
            <w:right w:val="none" w:sz="0" w:space="0" w:color="auto"/>
          </w:divBdr>
        </w:div>
        <w:div w:id="1020199057">
          <w:marLeft w:val="640"/>
          <w:marRight w:val="0"/>
          <w:marTop w:val="0"/>
          <w:marBottom w:val="0"/>
          <w:divBdr>
            <w:top w:val="none" w:sz="0" w:space="0" w:color="auto"/>
            <w:left w:val="none" w:sz="0" w:space="0" w:color="auto"/>
            <w:bottom w:val="none" w:sz="0" w:space="0" w:color="auto"/>
            <w:right w:val="none" w:sz="0" w:space="0" w:color="auto"/>
          </w:divBdr>
        </w:div>
        <w:div w:id="883323032">
          <w:marLeft w:val="640"/>
          <w:marRight w:val="0"/>
          <w:marTop w:val="0"/>
          <w:marBottom w:val="0"/>
          <w:divBdr>
            <w:top w:val="none" w:sz="0" w:space="0" w:color="auto"/>
            <w:left w:val="none" w:sz="0" w:space="0" w:color="auto"/>
            <w:bottom w:val="none" w:sz="0" w:space="0" w:color="auto"/>
            <w:right w:val="none" w:sz="0" w:space="0" w:color="auto"/>
          </w:divBdr>
        </w:div>
        <w:div w:id="590048539">
          <w:marLeft w:val="640"/>
          <w:marRight w:val="0"/>
          <w:marTop w:val="0"/>
          <w:marBottom w:val="0"/>
          <w:divBdr>
            <w:top w:val="none" w:sz="0" w:space="0" w:color="auto"/>
            <w:left w:val="none" w:sz="0" w:space="0" w:color="auto"/>
            <w:bottom w:val="none" w:sz="0" w:space="0" w:color="auto"/>
            <w:right w:val="none" w:sz="0" w:space="0" w:color="auto"/>
          </w:divBdr>
        </w:div>
        <w:div w:id="1091049507">
          <w:marLeft w:val="640"/>
          <w:marRight w:val="0"/>
          <w:marTop w:val="0"/>
          <w:marBottom w:val="0"/>
          <w:divBdr>
            <w:top w:val="none" w:sz="0" w:space="0" w:color="auto"/>
            <w:left w:val="none" w:sz="0" w:space="0" w:color="auto"/>
            <w:bottom w:val="none" w:sz="0" w:space="0" w:color="auto"/>
            <w:right w:val="none" w:sz="0" w:space="0" w:color="auto"/>
          </w:divBdr>
        </w:div>
        <w:div w:id="77095795">
          <w:marLeft w:val="640"/>
          <w:marRight w:val="0"/>
          <w:marTop w:val="0"/>
          <w:marBottom w:val="0"/>
          <w:divBdr>
            <w:top w:val="none" w:sz="0" w:space="0" w:color="auto"/>
            <w:left w:val="none" w:sz="0" w:space="0" w:color="auto"/>
            <w:bottom w:val="none" w:sz="0" w:space="0" w:color="auto"/>
            <w:right w:val="none" w:sz="0" w:space="0" w:color="auto"/>
          </w:divBdr>
        </w:div>
        <w:div w:id="1756827298">
          <w:marLeft w:val="640"/>
          <w:marRight w:val="0"/>
          <w:marTop w:val="0"/>
          <w:marBottom w:val="0"/>
          <w:divBdr>
            <w:top w:val="none" w:sz="0" w:space="0" w:color="auto"/>
            <w:left w:val="none" w:sz="0" w:space="0" w:color="auto"/>
            <w:bottom w:val="none" w:sz="0" w:space="0" w:color="auto"/>
            <w:right w:val="none" w:sz="0" w:space="0" w:color="auto"/>
          </w:divBdr>
        </w:div>
        <w:div w:id="1447308338">
          <w:marLeft w:val="640"/>
          <w:marRight w:val="0"/>
          <w:marTop w:val="0"/>
          <w:marBottom w:val="0"/>
          <w:divBdr>
            <w:top w:val="none" w:sz="0" w:space="0" w:color="auto"/>
            <w:left w:val="none" w:sz="0" w:space="0" w:color="auto"/>
            <w:bottom w:val="none" w:sz="0" w:space="0" w:color="auto"/>
            <w:right w:val="none" w:sz="0" w:space="0" w:color="auto"/>
          </w:divBdr>
        </w:div>
        <w:div w:id="184751521">
          <w:marLeft w:val="640"/>
          <w:marRight w:val="0"/>
          <w:marTop w:val="0"/>
          <w:marBottom w:val="0"/>
          <w:divBdr>
            <w:top w:val="none" w:sz="0" w:space="0" w:color="auto"/>
            <w:left w:val="none" w:sz="0" w:space="0" w:color="auto"/>
            <w:bottom w:val="none" w:sz="0" w:space="0" w:color="auto"/>
            <w:right w:val="none" w:sz="0" w:space="0" w:color="auto"/>
          </w:divBdr>
        </w:div>
        <w:div w:id="1170099552">
          <w:marLeft w:val="640"/>
          <w:marRight w:val="0"/>
          <w:marTop w:val="0"/>
          <w:marBottom w:val="0"/>
          <w:divBdr>
            <w:top w:val="none" w:sz="0" w:space="0" w:color="auto"/>
            <w:left w:val="none" w:sz="0" w:space="0" w:color="auto"/>
            <w:bottom w:val="none" w:sz="0" w:space="0" w:color="auto"/>
            <w:right w:val="none" w:sz="0" w:space="0" w:color="auto"/>
          </w:divBdr>
        </w:div>
        <w:div w:id="62264010">
          <w:marLeft w:val="640"/>
          <w:marRight w:val="0"/>
          <w:marTop w:val="0"/>
          <w:marBottom w:val="0"/>
          <w:divBdr>
            <w:top w:val="none" w:sz="0" w:space="0" w:color="auto"/>
            <w:left w:val="none" w:sz="0" w:space="0" w:color="auto"/>
            <w:bottom w:val="none" w:sz="0" w:space="0" w:color="auto"/>
            <w:right w:val="none" w:sz="0" w:space="0" w:color="auto"/>
          </w:divBdr>
        </w:div>
        <w:div w:id="1533032540">
          <w:marLeft w:val="640"/>
          <w:marRight w:val="0"/>
          <w:marTop w:val="0"/>
          <w:marBottom w:val="0"/>
          <w:divBdr>
            <w:top w:val="none" w:sz="0" w:space="0" w:color="auto"/>
            <w:left w:val="none" w:sz="0" w:space="0" w:color="auto"/>
            <w:bottom w:val="none" w:sz="0" w:space="0" w:color="auto"/>
            <w:right w:val="none" w:sz="0" w:space="0" w:color="auto"/>
          </w:divBdr>
        </w:div>
        <w:div w:id="690028812">
          <w:marLeft w:val="640"/>
          <w:marRight w:val="0"/>
          <w:marTop w:val="0"/>
          <w:marBottom w:val="0"/>
          <w:divBdr>
            <w:top w:val="none" w:sz="0" w:space="0" w:color="auto"/>
            <w:left w:val="none" w:sz="0" w:space="0" w:color="auto"/>
            <w:bottom w:val="none" w:sz="0" w:space="0" w:color="auto"/>
            <w:right w:val="none" w:sz="0" w:space="0" w:color="auto"/>
          </w:divBdr>
        </w:div>
        <w:div w:id="1110012207">
          <w:marLeft w:val="640"/>
          <w:marRight w:val="0"/>
          <w:marTop w:val="0"/>
          <w:marBottom w:val="0"/>
          <w:divBdr>
            <w:top w:val="none" w:sz="0" w:space="0" w:color="auto"/>
            <w:left w:val="none" w:sz="0" w:space="0" w:color="auto"/>
            <w:bottom w:val="none" w:sz="0" w:space="0" w:color="auto"/>
            <w:right w:val="none" w:sz="0" w:space="0" w:color="auto"/>
          </w:divBdr>
        </w:div>
        <w:div w:id="810026141">
          <w:marLeft w:val="640"/>
          <w:marRight w:val="0"/>
          <w:marTop w:val="0"/>
          <w:marBottom w:val="0"/>
          <w:divBdr>
            <w:top w:val="none" w:sz="0" w:space="0" w:color="auto"/>
            <w:left w:val="none" w:sz="0" w:space="0" w:color="auto"/>
            <w:bottom w:val="none" w:sz="0" w:space="0" w:color="auto"/>
            <w:right w:val="none" w:sz="0" w:space="0" w:color="auto"/>
          </w:divBdr>
        </w:div>
        <w:div w:id="2038499868">
          <w:marLeft w:val="640"/>
          <w:marRight w:val="0"/>
          <w:marTop w:val="0"/>
          <w:marBottom w:val="0"/>
          <w:divBdr>
            <w:top w:val="none" w:sz="0" w:space="0" w:color="auto"/>
            <w:left w:val="none" w:sz="0" w:space="0" w:color="auto"/>
            <w:bottom w:val="none" w:sz="0" w:space="0" w:color="auto"/>
            <w:right w:val="none" w:sz="0" w:space="0" w:color="auto"/>
          </w:divBdr>
        </w:div>
        <w:div w:id="1494103685">
          <w:marLeft w:val="640"/>
          <w:marRight w:val="0"/>
          <w:marTop w:val="0"/>
          <w:marBottom w:val="0"/>
          <w:divBdr>
            <w:top w:val="none" w:sz="0" w:space="0" w:color="auto"/>
            <w:left w:val="none" w:sz="0" w:space="0" w:color="auto"/>
            <w:bottom w:val="none" w:sz="0" w:space="0" w:color="auto"/>
            <w:right w:val="none" w:sz="0" w:space="0" w:color="auto"/>
          </w:divBdr>
        </w:div>
        <w:div w:id="399519244">
          <w:marLeft w:val="640"/>
          <w:marRight w:val="0"/>
          <w:marTop w:val="0"/>
          <w:marBottom w:val="0"/>
          <w:divBdr>
            <w:top w:val="none" w:sz="0" w:space="0" w:color="auto"/>
            <w:left w:val="none" w:sz="0" w:space="0" w:color="auto"/>
            <w:bottom w:val="none" w:sz="0" w:space="0" w:color="auto"/>
            <w:right w:val="none" w:sz="0" w:space="0" w:color="auto"/>
          </w:divBdr>
        </w:div>
        <w:div w:id="311179318">
          <w:marLeft w:val="640"/>
          <w:marRight w:val="0"/>
          <w:marTop w:val="0"/>
          <w:marBottom w:val="0"/>
          <w:divBdr>
            <w:top w:val="none" w:sz="0" w:space="0" w:color="auto"/>
            <w:left w:val="none" w:sz="0" w:space="0" w:color="auto"/>
            <w:bottom w:val="none" w:sz="0" w:space="0" w:color="auto"/>
            <w:right w:val="none" w:sz="0" w:space="0" w:color="auto"/>
          </w:divBdr>
        </w:div>
        <w:div w:id="187062103">
          <w:marLeft w:val="640"/>
          <w:marRight w:val="0"/>
          <w:marTop w:val="0"/>
          <w:marBottom w:val="0"/>
          <w:divBdr>
            <w:top w:val="none" w:sz="0" w:space="0" w:color="auto"/>
            <w:left w:val="none" w:sz="0" w:space="0" w:color="auto"/>
            <w:bottom w:val="none" w:sz="0" w:space="0" w:color="auto"/>
            <w:right w:val="none" w:sz="0" w:space="0" w:color="auto"/>
          </w:divBdr>
        </w:div>
        <w:div w:id="1099330107">
          <w:marLeft w:val="640"/>
          <w:marRight w:val="0"/>
          <w:marTop w:val="0"/>
          <w:marBottom w:val="0"/>
          <w:divBdr>
            <w:top w:val="none" w:sz="0" w:space="0" w:color="auto"/>
            <w:left w:val="none" w:sz="0" w:space="0" w:color="auto"/>
            <w:bottom w:val="none" w:sz="0" w:space="0" w:color="auto"/>
            <w:right w:val="none" w:sz="0" w:space="0" w:color="auto"/>
          </w:divBdr>
        </w:div>
        <w:div w:id="1487236559">
          <w:marLeft w:val="640"/>
          <w:marRight w:val="0"/>
          <w:marTop w:val="0"/>
          <w:marBottom w:val="0"/>
          <w:divBdr>
            <w:top w:val="none" w:sz="0" w:space="0" w:color="auto"/>
            <w:left w:val="none" w:sz="0" w:space="0" w:color="auto"/>
            <w:bottom w:val="none" w:sz="0" w:space="0" w:color="auto"/>
            <w:right w:val="none" w:sz="0" w:space="0" w:color="auto"/>
          </w:divBdr>
        </w:div>
        <w:div w:id="1308047402">
          <w:marLeft w:val="640"/>
          <w:marRight w:val="0"/>
          <w:marTop w:val="0"/>
          <w:marBottom w:val="0"/>
          <w:divBdr>
            <w:top w:val="none" w:sz="0" w:space="0" w:color="auto"/>
            <w:left w:val="none" w:sz="0" w:space="0" w:color="auto"/>
            <w:bottom w:val="none" w:sz="0" w:space="0" w:color="auto"/>
            <w:right w:val="none" w:sz="0" w:space="0" w:color="auto"/>
          </w:divBdr>
        </w:div>
        <w:div w:id="1095398510">
          <w:marLeft w:val="640"/>
          <w:marRight w:val="0"/>
          <w:marTop w:val="0"/>
          <w:marBottom w:val="0"/>
          <w:divBdr>
            <w:top w:val="none" w:sz="0" w:space="0" w:color="auto"/>
            <w:left w:val="none" w:sz="0" w:space="0" w:color="auto"/>
            <w:bottom w:val="none" w:sz="0" w:space="0" w:color="auto"/>
            <w:right w:val="none" w:sz="0" w:space="0" w:color="auto"/>
          </w:divBdr>
        </w:div>
        <w:div w:id="1386685469">
          <w:marLeft w:val="640"/>
          <w:marRight w:val="0"/>
          <w:marTop w:val="0"/>
          <w:marBottom w:val="0"/>
          <w:divBdr>
            <w:top w:val="none" w:sz="0" w:space="0" w:color="auto"/>
            <w:left w:val="none" w:sz="0" w:space="0" w:color="auto"/>
            <w:bottom w:val="none" w:sz="0" w:space="0" w:color="auto"/>
            <w:right w:val="none" w:sz="0" w:space="0" w:color="auto"/>
          </w:divBdr>
        </w:div>
        <w:div w:id="2099014536">
          <w:marLeft w:val="640"/>
          <w:marRight w:val="0"/>
          <w:marTop w:val="0"/>
          <w:marBottom w:val="0"/>
          <w:divBdr>
            <w:top w:val="none" w:sz="0" w:space="0" w:color="auto"/>
            <w:left w:val="none" w:sz="0" w:space="0" w:color="auto"/>
            <w:bottom w:val="none" w:sz="0" w:space="0" w:color="auto"/>
            <w:right w:val="none" w:sz="0" w:space="0" w:color="auto"/>
          </w:divBdr>
        </w:div>
        <w:div w:id="1829634906">
          <w:marLeft w:val="640"/>
          <w:marRight w:val="0"/>
          <w:marTop w:val="0"/>
          <w:marBottom w:val="0"/>
          <w:divBdr>
            <w:top w:val="none" w:sz="0" w:space="0" w:color="auto"/>
            <w:left w:val="none" w:sz="0" w:space="0" w:color="auto"/>
            <w:bottom w:val="none" w:sz="0" w:space="0" w:color="auto"/>
            <w:right w:val="none" w:sz="0" w:space="0" w:color="auto"/>
          </w:divBdr>
        </w:div>
        <w:div w:id="343483824">
          <w:marLeft w:val="640"/>
          <w:marRight w:val="0"/>
          <w:marTop w:val="0"/>
          <w:marBottom w:val="0"/>
          <w:divBdr>
            <w:top w:val="none" w:sz="0" w:space="0" w:color="auto"/>
            <w:left w:val="none" w:sz="0" w:space="0" w:color="auto"/>
            <w:bottom w:val="none" w:sz="0" w:space="0" w:color="auto"/>
            <w:right w:val="none" w:sz="0" w:space="0" w:color="auto"/>
          </w:divBdr>
        </w:div>
        <w:div w:id="1655375736">
          <w:marLeft w:val="640"/>
          <w:marRight w:val="0"/>
          <w:marTop w:val="0"/>
          <w:marBottom w:val="0"/>
          <w:divBdr>
            <w:top w:val="none" w:sz="0" w:space="0" w:color="auto"/>
            <w:left w:val="none" w:sz="0" w:space="0" w:color="auto"/>
            <w:bottom w:val="none" w:sz="0" w:space="0" w:color="auto"/>
            <w:right w:val="none" w:sz="0" w:space="0" w:color="auto"/>
          </w:divBdr>
        </w:div>
        <w:div w:id="2116513701">
          <w:marLeft w:val="640"/>
          <w:marRight w:val="0"/>
          <w:marTop w:val="0"/>
          <w:marBottom w:val="0"/>
          <w:divBdr>
            <w:top w:val="none" w:sz="0" w:space="0" w:color="auto"/>
            <w:left w:val="none" w:sz="0" w:space="0" w:color="auto"/>
            <w:bottom w:val="none" w:sz="0" w:space="0" w:color="auto"/>
            <w:right w:val="none" w:sz="0" w:space="0" w:color="auto"/>
          </w:divBdr>
        </w:div>
        <w:div w:id="1190679011">
          <w:marLeft w:val="640"/>
          <w:marRight w:val="0"/>
          <w:marTop w:val="0"/>
          <w:marBottom w:val="0"/>
          <w:divBdr>
            <w:top w:val="none" w:sz="0" w:space="0" w:color="auto"/>
            <w:left w:val="none" w:sz="0" w:space="0" w:color="auto"/>
            <w:bottom w:val="none" w:sz="0" w:space="0" w:color="auto"/>
            <w:right w:val="none" w:sz="0" w:space="0" w:color="auto"/>
          </w:divBdr>
        </w:div>
        <w:div w:id="266081414">
          <w:marLeft w:val="640"/>
          <w:marRight w:val="0"/>
          <w:marTop w:val="0"/>
          <w:marBottom w:val="0"/>
          <w:divBdr>
            <w:top w:val="none" w:sz="0" w:space="0" w:color="auto"/>
            <w:left w:val="none" w:sz="0" w:space="0" w:color="auto"/>
            <w:bottom w:val="none" w:sz="0" w:space="0" w:color="auto"/>
            <w:right w:val="none" w:sz="0" w:space="0" w:color="auto"/>
          </w:divBdr>
        </w:div>
        <w:div w:id="1704283376">
          <w:marLeft w:val="640"/>
          <w:marRight w:val="0"/>
          <w:marTop w:val="0"/>
          <w:marBottom w:val="0"/>
          <w:divBdr>
            <w:top w:val="none" w:sz="0" w:space="0" w:color="auto"/>
            <w:left w:val="none" w:sz="0" w:space="0" w:color="auto"/>
            <w:bottom w:val="none" w:sz="0" w:space="0" w:color="auto"/>
            <w:right w:val="none" w:sz="0" w:space="0" w:color="auto"/>
          </w:divBdr>
        </w:div>
        <w:div w:id="794524574">
          <w:marLeft w:val="640"/>
          <w:marRight w:val="0"/>
          <w:marTop w:val="0"/>
          <w:marBottom w:val="0"/>
          <w:divBdr>
            <w:top w:val="none" w:sz="0" w:space="0" w:color="auto"/>
            <w:left w:val="none" w:sz="0" w:space="0" w:color="auto"/>
            <w:bottom w:val="none" w:sz="0" w:space="0" w:color="auto"/>
            <w:right w:val="none" w:sz="0" w:space="0" w:color="auto"/>
          </w:divBdr>
        </w:div>
        <w:div w:id="301008829">
          <w:marLeft w:val="640"/>
          <w:marRight w:val="0"/>
          <w:marTop w:val="0"/>
          <w:marBottom w:val="0"/>
          <w:divBdr>
            <w:top w:val="none" w:sz="0" w:space="0" w:color="auto"/>
            <w:left w:val="none" w:sz="0" w:space="0" w:color="auto"/>
            <w:bottom w:val="none" w:sz="0" w:space="0" w:color="auto"/>
            <w:right w:val="none" w:sz="0" w:space="0" w:color="auto"/>
          </w:divBdr>
        </w:div>
        <w:div w:id="1865435255">
          <w:marLeft w:val="640"/>
          <w:marRight w:val="0"/>
          <w:marTop w:val="0"/>
          <w:marBottom w:val="0"/>
          <w:divBdr>
            <w:top w:val="none" w:sz="0" w:space="0" w:color="auto"/>
            <w:left w:val="none" w:sz="0" w:space="0" w:color="auto"/>
            <w:bottom w:val="none" w:sz="0" w:space="0" w:color="auto"/>
            <w:right w:val="none" w:sz="0" w:space="0" w:color="auto"/>
          </w:divBdr>
        </w:div>
        <w:div w:id="324282297">
          <w:marLeft w:val="640"/>
          <w:marRight w:val="0"/>
          <w:marTop w:val="0"/>
          <w:marBottom w:val="0"/>
          <w:divBdr>
            <w:top w:val="none" w:sz="0" w:space="0" w:color="auto"/>
            <w:left w:val="none" w:sz="0" w:space="0" w:color="auto"/>
            <w:bottom w:val="none" w:sz="0" w:space="0" w:color="auto"/>
            <w:right w:val="none" w:sz="0" w:space="0" w:color="auto"/>
          </w:divBdr>
        </w:div>
        <w:div w:id="143936493">
          <w:marLeft w:val="640"/>
          <w:marRight w:val="0"/>
          <w:marTop w:val="0"/>
          <w:marBottom w:val="0"/>
          <w:divBdr>
            <w:top w:val="none" w:sz="0" w:space="0" w:color="auto"/>
            <w:left w:val="none" w:sz="0" w:space="0" w:color="auto"/>
            <w:bottom w:val="none" w:sz="0" w:space="0" w:color="auto"/>
            <w:right w:val="none" w:sz="0" w:space="0" w:color="auto"/>
          </w:divBdr>
        </w:div>
        <w:div w:id="1366097991">
          <w:marLeft w:val="640"/>
          <w:marRight w:val="0"/>
          <w:marTop w:val="0"/>
          <w:marBottom w:val="0"/>
          <w:divBdr>
            <w:top w:val="none" w:sz="0" w:space="0" w:color="auto"/>
            <w:left w:val="none" w:sz="0" w:space="0" w:color="auto"/>
            <w:bottom w:val="none" w:sz="0" w:space="0" w:color="auto"/>
            <w:right w:val="none" w:sz="0" w:space="0" w:color="auto"/>
          </w:divBdr>
        </w:div>
        <w:div w:id="971711645">
          <w:marLeft w:val="640"/>
          <w:marRight w:val="0"/>
          <w:marTop w:val="0"/>
          <w:marBottom w:val="0"/>
          <w:divBdr>
            <w:top w:val="none" w:sz="0" w:space="0" w:color="auto"/>
            <w:left w:val="none" w:sz="0" w:space="0" w:color="auto"/>
            <w:bottom w:val="none" w:sz="0" w:space="0" w:color="auto"/>
            <w:right w:val="none" w:sz="0" w:space="0" w:color="auto"/>
          </w:divBdr>
        </w:div>
        <w:div w:id="765544153">
          <w:marLeft w:val="640"/>
          <w:marRight w:val="0"/>
          <w:marTop w:val="0"/>
          <w:marBottom w:val="0"/>
          <w:divBdr>
            <w:top w:val="none" w:sz="0" w:space="0" w:color="auto"/>
            <w:left w:val="none" w:sz="0" w:space="0" w:color="auto"/>
            <w:bottom w:val="none" w:sz="0" w:space="0" w:color="auto"/>
            <w:right w:val="none" w:sz="0" w:space="0" w:color="auto"/>
          </w:divBdr>
        </w:div>
        <w:div w:id="155263384">
          <w:marLeft w:val="640"/>
          <w:marRight w:val="0"/>
          <w:marTop w:val="0"/>
          <w:marBottom w:val="0"/>
          <w:divBdr>
            <w:top w:val="none" w:sz="0" w:space="0" w:color="auto"/>
            <w:left w:val="none" w:sz="0" w:space="0" w:color="auto"/>
            <w:bottom w:val="none" w:sz="0" w:space="0" w:color="auto"/>
            <w:right w:val="none" w:sz="0" w:space="0" w:color="auto"/>
          </w:divBdr>
        </w:div>
        <w:div w:id="1753115160">
          <w:marLeft w:val="640"/>
          <w:marRight w:val="0"/>
          <w:marTop w:val="0"/>
          <w:marBottom w:val="0"/>
          <w:divBdr>
            <w:top w:val="none" w:sz="0" w:space="0" w:color="auto"/>
            <w:left w:val="none" w:sz="0" w:space="0" w:color="auto"/>
            <w:bottom w:val="none" w:sz="0" w:space="0" w:color="auto"/>
            <w:right w:val="none" w:sz="0" w:space="0" w:color="auto"/>
          </w:divBdr>
        </w:div>
        <w:div w:id="973633025">
          <w:marLeft w:val="640"/>
          <w:marRight w:val="0"/>
          <w:marTop w:val="0"/>
          <w:marBottom w:val="0"/>
          <w:divBdr>
            <w:top w:val="none" w:sz="0" w:space="0" w:color="auto"/>
            <w:left w:val="none" w:sz="0" w:space="0" w:color="auto"/>
            <w:bottom w:val="none" w:sz="0" w:space="0" w:color="auto"/>
            <w:right w:val="none" w:sz="0" w:space="0" w:color="auto"/>
          </w:divBdr>
        </w:div>
        <w:div w:id="887450920">
          <w:marLeft w:val="640"/>
          <w:marRight w:val="0"/>
          <w:marTop w:val="0"/>
          <w:marBottom w:val="0"/>
          <w:divBdr>
            <w:top w:val="none" w:sz="0" w:space="0" w:color="auto"/>
            <w:left w:val="none" w:sz="0" w:space="0" w:color="auto"/>
            <w:bottom w:val="none" w:sz="0" w:space="0" w:color="auto"/>
            <w:right w:val="none" w:sz="0" w:space="0" w:color="auto"/>
          </w:divBdr>
        </w:div>
        <w:div w:id="1372487543">
          <w:marLeft w:val="640"/>
          <w:marRight w:val="0"/>
          <w:marTop w:val="0"/>
          <w:marBottom w:val="0"/>
          <w:divBdr>
            <w:top w:val="none" w:sz="0" w:space="0" w:color="auto"/>
            <w:left w:val="none" w:sz="0" w:space="0" w:color="auto"/>
            <w:bottom w:val="none" w:sz="0" w:space="0" w:color="auto"/>
            <w:right w:val="none" w:sz="0" w:space="0" w:color="auto"/>
          </w:divBdr>
        </w:div>
        <w:div w:id="646205213">
          <w:marLeft w:val="640"/>
          <w:marRight w:val="0"/>
          <w:marTop w:val="0"/>
          <w:marBottom w:val="0"/>
          <w:divBdr>
            <w:top w:val="none" w:sz="0" w:space="0" w:color="auto"/>
            <w:left w:val="none" w:sz="0" w:space="0" w:color="auto"/>
            <w:bottom w:val="none" w:sz="0" w:space="0" w:color="auto"/>
            <w:right w:val="none" w:sz="0" w:space="0" w:color="auto"/>
          </w:divBdr>
        </w:div>
        <w:div w:id="700669741">
          <w:marLeft w:val="640"/>
          <w:marRight w:val="0"/>
          <w:marTop w:val="0"/>
          <w:marBottom w:val="0"/>
          <w:divBdr>
            <w:top w:val="none" w:sz="0" w:space="0" w:color="auto"/>
            <w:left w:val="none" w:sz="0" w:space="0" w:color="auto"/>
            <w:bottom w:val="none" w:sz="0" w:space="0" w:color="auto"/>
            <w:right w:val="none" w:sz="0" w:space="0" w:color="auto"/>
          </w:divBdr>
        </w:div>
        <w:div w:id="1409376917">
          <w:marLeft w:val="640"/>
          <w:marRight w:val="0"/>
          <w:marTop w:val="0"/>
          <w:marBottom w:val="0"/>
          <w:divBdr>
            <w:top w:val="none" w:sz="0" w:space="0" w:color="auto"/>
            <w:left w:val="none" w:sz="0" w:space="0" w:color="auto"/>
            <w:bottom w:val="none" w:sz="0" w:space="0" w:color="auto"/>
            <w:right w:val="none" w:sz="0" w:space="0" w:color="auto"/>
          </w:divBdr>
        </w:div>
        <w:div w:id="372466868">
          <w:marLeft w:val="640"/>
          <w:marRight w:val="0"/>
          <w:marTop w:val="0"/>
          <w:marBottom w:val="0"/>
          <w:divBdr>
            <w:top w:val="none" w:sz="0" w:space="0" w:color="auto"/>
            <w:left w:val="none" w:sz="0" w:space="0" w:color="auto"/>
            <w:bottom w:val="none" w:sz="0" w:space="0" w:color="auto"/>
            <w:right w:val="none" w:sz="0" w:space="0" w:color="auto"/>
          </w:divBdr>
        </w:div>
        <w:div w:id="77870789">
          <w:marLeft w:val="640"/>
          <w:marRight w:val="0"/>
          <w:marTop w:val="0"/>
          <w:marBottom w:val="0"/>
          <w:divBdr>
            <w:top w:val="none" w:sz="0" w:space="0" w:color="auto"/>
            <w:left w:val="none" w:sz="0" w:space="0" w:color="auto"/>
            <w:bottom w:val="none" w:sz="0" w:space="0" w:color="auto"/>
            <w:right w:val="none" w:sz="0" w:space="0" w:color="auto"/>
          </w:divBdr>
        </w:div>
        <w:div w:id="1128738713">
          <w:marLeft w:val="640"/>
          <w:marRight w:val="0"/>
          <w:marTop w:val="0"/>
          <w:marBottom w:val="0"/>
          <w:divBdr>
            <w:top w:val="none" w:sz="0" w:space="0" w:color="auto"/>
            <w:left w:val="none" w:sz="0" w:space="0" w:color="auto"/>
            <w:bottom w:val="none" w:sz="0" w:space="0" w:color="auto"/>
            <w:right w:val="none" w:sz="0" w:space="0" w:color="auto"/>
          </w:divBdr>
        </w:div>
        <w:div w:id="120460830">
          <w:marLeft w:val="640"/>
          <w:marRight w:val="0"/>
          <w:marTop w:val="0"/>
          <w:marBottom w:val="0"/>
          <w:divBdr>
            <w:top w:val="none" w:sz="0" w:space="0" w:color="auto"/>
            <w:left w:val="none" w:sz="0" w:space="0" w:color="auto"/>
            <w:bottom w:val="none" w:sz="0" w:space="0" w:color="auto"/>
            <w:right w:val="none" w:sz="0" w:space="0" w:color="auto"/>
          </w:divBdr>
        </w:div>
        <w:div w:id="2091344478">
          <w:marLeft w:val="640"/>
          <w:marRight w:val="0"/>
          <w:marTop w:val="0"/>
          <w:marBottom w:val="0"/>
          <w:divBdr>
            <w:top w:val="none" w:sz="0" w:space="0" w:color="auto"/>
            <w:left w:val="none" w:sz="0" w:space="0" w:color="auto"/>
            <w:bottom w:val="none" w:sz="0" w:space="0" w:color="auto"/>
            <w:right w:val="none" w:sz="0" w:space="0" w:color="auto"/>
          </w:divBdr>
        </w:div>
        <w:div w:id="1341662605">
          <w:marLeft w:val="640"/>
          <w:marRight w:val="0"/>
          <w:marTop w:val="0"/>
          <w:marBottom w:val="0"/>
          <w:divBdr>
            <w:top w:val="none" w:sz="0" w:space="0" w:color="auto"/>
            <w:left w:val="none" w:sz="0" w:space="0" w:color="auto"/>
            <w:bottom w:val="none" w:sz="0" w:space="0" w:color="auto"/>
            <w:right w:val="none" w:sz="0" w:space="0" w:color="auto"/>
          </w:divBdr>
        </w:div>
        <w:div w:id="360399186">
          <w:marLeft w:val="640"/>
          <w:marRight w:val="0"/>
          <w:marTop w:val="0"/>
          <w:marBottom w:val="0"/>
          <w:divBdr>
            <w:top w:val="none" w:sz="0" w:space="0" w:color="auto"/>
            <w:left w:val="none" w:sz="0" w:space="0" w:color="auto"/>
            <w:bottom w:val="none" w:sz="0" w:space="0" w:color="auto"/>
            <w:right w:val="none" w:sz="0" w:space="0" w:color="auto"/>
          </w:divBdr>
        </w:div>
        <w:div w:id="1942908300">
          <w:marLeft w:val="640"/>
          <w:marRight w:val="0"/>
          <w:marTop w:val="0"/>
          <w:marBottom w:val="0"/>
          <w:divBdr>
            <w:top w:val="none" w:sz="0" w:space="0" w:color="auto"/>
            <w:left w:val="none" w:sz="0" w:space="0" w:color="auto"/>
            <w:bottom w:val="none" w:sz="0" w:space="0" w:color="auto"/>
            <w:right w:val="none" w:sz="0" w:space="0" w:color="auto"/>
          </w:divBdr>
        </w:div>
        <w:div w:id="1337000630">
          <w:marLeft w:val="640"/>
          <w:marRight w:val="0"/>
          <w:marTop w:val="0"/>
          <w:marBottom w:val="0"/>
          <w:divBdr>
            <w:top w:val="none" w:sz="0" w:space="0" w:color="auto"/>
            <w:left w:val="none" w:sz="0" w:space="0" w:color="auto"/>
            <w:bottom w:val="none" w:sz="0" w:space="0" w:color="auto"/>
            <w:right w:val="none" w:sz="0" w:space="0" w:color="auto"/>
          </w:divBdr>
        </w:div>
        <w:div w:id="117798266">
          <w:marLeft w:val="640"/>
          <w:marRight w:val="0"/>
          <w:marTop w:val="0"/>
          <w:marBottom w:val="0"/>
          <w:divBdr>
            <w:top w:val="none" w:sz="0" w:space="0" w:color="auto"/>
            <w:left w:val="none" w:sz="0" w:space="0" w:color="auto"/>
            <w:bottom w:val="none" w:sz="0" w:space="0" w:color="auto"/>
            <w:right w:val="none" w:sz="0" w:space="0" w:color="auto"/>
          </w:divBdr>
        </w:div>
        <w:div w:id="1825119311">
          <w:marLeft w:val="640"/>
          <w:marRight w:val="0"/>
          <w:marTop w:val="0"/>
          <w:marBottom w:val="0"/>
          <w:divBdr>
            <w:top w:val="none" w:sz="0" w:space="0" w:color="auto"/>
            <w:left w:val="none" w:sz="0" w:space="0" w:color="auto"/>
            <w:bottom w:val="none" w:sz="0" w:space="0" w:color="auto"/>
            <w:right w:val="none" w:sz="0" w:space="0" w:color="auto"/>
          </w:divBdr>
        </w:div>
        <w:div w:id="331446648">
          <w:marLeft w:val="640"/>
          <w:marRight w:val="0"/>
          <w:marTop w:val="0"/>
          <w:marBottom w:val="0"/>
          <w:divBdr>
            <w:top w:val="none" w:sz="0" w:space="0" w:color="auto"/>
            <w:left w:val="none" w:sz="0" w:space="0" w:color="auto"/>
            <w:bottom w:val="none" w:sz="0" w:space="0" w:color="auto"/>
            <w:right w:val="none" w:sz="0" w:space="0" w:color="auto"/>
          </w:divBdr>
        </w:div>
        <w:div w:id="469639067">
          <w:marLeft w:val="640"/>
          <w:marRight w:val="0"/>
          <w:marTop w:val="0"/>
          <w:marBottom w:val="0"/>
          <w:divBdr>
            <w:top w:val="none" w:sz="0" w:space="0" w:color="auto"/>
            <w:left w:val="none" w:sz="0" w:space="0" w:color="auto"/>
            <w:bottom w:val="none" w:sz="0" w:space="0" w:color="auto"/>
            <w:right w:val="none" w:sz="0" w:space="0" w:color="auto"/>
          </w:divBdr>
        </w:div>
        <w:div w:id="341397014">
          <w:marLeft w:val="640"/>
          <w:marRight w:val="0"/>
          <w:marTop w:val="0"/>
          <w:marBottom w:val="0"/>
          <w:divBdr>
            <w:top w:val="none" w:sz="0" w:space="0" w:color="auto"/>
            <w:left w:val="none" w:sz="0" w:space="0" w:color="auto"/>
            <w:bottom w:val="none" w:sz="0" w:space="0" w:color="auto"/>
            <w:right w:val="none" w:sz="0" w:space="0" w:color="auto"/>
          </w:divBdr>
        </w:div>
        <w:div w:id="1328900492">
          <w:marLeft w:val="640"/>
          <w:marRight w:val="0"/>
          <w:marTop w:val="0"/>
          <w:marBottom w:val="0"/>
          <w:divBdr>
            <w:top w:val="none" w:sz="0" w:space="0" w:color="auto"/>
            <w:left w:val="none" w:sz="0" w:space="0" w:color="auto"/>
            <w:bottom w:val="none" w:sz="0" w:space="0" w:color="auto"/>
            <w:right w:val="none" w:sz="0" w:space="0" w:color="auto"/>
          </w:divBdr>
        </w:div>
        <w:div w:id="962003146">
          <w:marLeft w:val="640"/>
          <w:marRight w:val="0"/>
          <w:marTop w:val="0"/>
          <w:marBottom w:val="0"/>
          <w:divBdr>
            <w:top w:val="none" w:sz="0" w:space="0" w:color="auto"/>
            <w:left w:val="none" w:sz="0" w:space="0" w:color="auto"/>
            <w:bottom w:val="none" w:sz="0" w:space="0" w:color="auto"/>
            <w:right w:val="none" w:sz="0" w:space="0" w:color="auto"/>
          </w:divBdr>
        </w:div>
        <w:div w:id="1345864212">
          <w:marLeft w:val="640"/>
          <w:marRight w:val="0"/>
          <w:marTop w:val="0"/>
          <w:marBottom w:val="0"/>
          <w:divBdr>
            <w:top w:val="none" w:sz="0" w:space="0" w:color="auto"/>
            <w:left w:val="none" w:sz="0" w:space="0" w:color="auto"/>
            <w:bottom w:val="none" w:sz="0" w:space="0" w:color="auto"/>
            <w:right w:val="none" w:sz="0" w:space="0" w:color="auto"/>
          </w:divBdr>
        </w:div>
        <w:div w:id="60370394">
          <w:marLeft w:val="640"/>
          <w:marRight w:val="0"/>
          <w:marTop w:val="0"/>
          <w:marBottom w:val="0"/>
          <w:divBdr>
            <w:top w:val="none" w:sz="0" w:space="0" w:color="auto"/>
            <w:left w:val="none" w:sz="0" w:space="0" w:color="auto"/>
            <w:bottom w:val="none" w:sz="0" w:space="0" w:color="auto"/>
            <w:right w:val="none" w:sz="0" w:space="0" w:color="auto"/>
          </w:divBdr>
        </w:div>
        <w:div w:id="191578101">
          <w:marLeft w:val="640"/>
          <w:marRight w:val="0"/>
          <w:marTop w:val="0"/>
          <w:marBottom w:val="0"/>
          <w:divBdr>
            <w:top w:val="none" w:sz="0" w:space="0" w:color="auto"/>
            <w:left w:val="none" w:sz="0" w:space="0" w:color="auto"/>
            <w:bottom w:val="none" w:sz="0" w:space="0" w:color="auto"/>
            <w:right w:val="none" w:sz="0" w:space="0" w:color="auto"/>
          </w:divBdr>
        </w:div>
        <w:div w:id="1185289328">
          <w:marLeft w:val="640"/>
          <w:marRight w:val="0"/>
          <w:marTop w:val="0"/>
          <w:marBottom w:val="0"/>
          <w:divBdr>
            <w:top w:val="none" w:sz="0" w:space="0" w:color="auto"/>
            <w:left w:val="none" w:sz="0" w:space="0" w:color="auto"/>
            <w:bottom w:val="none" w:sz="0" w:space="0" w:color="auto"/>
            <w:right w:val="none" w:sz="0" w:space="0" w:color="auto"/>
          </w:divBdr>
        </w:div>
        <w:div w:id="371733855">
          <w:marLeft w:val="640"/>
          <w:marRight w:val="0"/>
          <w:marTop w:val="0"/>
          <w:marBottom w:val="0"/>
          <w:divBdr>
            <w:top w:val="none" w:sz="0" w:space="0" w:color="auto"/>
            <w:left w:val="none" w:sz="0" w:space="0" w:color="auto"/>
            <w:bottom w:val="none" w:sz="0" w:space="0" w:color="auto"/>
            <w:right w:val="none" w:sz="0" w:space="0" w:color="auto"/>
          </w:divBdr>
        </w:div>
        <w:div w:id="75901791">
          <w:marLeft w:val="640"/>
          <w:marRight w:val="0"/>
          <w:marTop w:val="0"/>
          <w:marBottom w:val="0"/>
          <w:divBdr>
            <w:top w:val="none" w:sz="0" w:space="0" w:color="auto"/>
            <w:left w:val="none" w:sz="0" w:space="0" w:color="auto"/>
            <w:bottom w:val="none" w:sz="0" w:space="0" w:color="auto"/>
            <w:right w:val="none" w:sz="0" w:space="0" w:color="auto"/>
          </w:divBdr>
        </w:div>
        <w:div w:id="1908688590">
          <w:marLeft w:val="640"/>
          <w:marRight w:val="0"/>
          <w:marTop w:val="0"/>
          <w:marBottom w:val="0"/>
          <w:divBdr>
            <w:top w:val="none" w:sz="0" w:space="0" w:color="auto"/>
            <w:left w:val="none" w:sz="0" w:space="0" w:color="auto"/>
            <w:bottom w:val="none" w:sz="0" w:space="0" w:color="auto"/>
            <w:right w:val="none" w:sz="0" w:space="0" w:color="auto"/>
          </w:divBdr>
        </w:div>
        <w:div w:id="1920406921">
          <w:marLeft w:val="640"/>
          <w:marRight w:val="0"/>
          <w:marTop w:val="0"/>
          <w:marBottom w:val="0"/>
          <w:divBdr>
            <w:top w:val="none" w:sz="0" w:space="0" w:color="auto"/>
            <w:left w:val="none" w:sz="0" w:space="0" w:color="auto"/>
            <w:bottom w:val="none" w:sz="0" w:space="0" w:color="auto"/>
            <w:right w:val="none" w:sz="0" w:space="0" w:color="auto"/>
          </w:divBdr>
        </w:div>
        <w:div w:id="784931022">
          <w:marLeft w:val="640"/>
          <w:marRight w:val="0"/>
          <w:marTop w:val="0"/>
          <w:marBottom w:val="0"/>
          <w:divBdr>
            <w:top w:val="none" w:sz="0" w:space="0" w:color="auto"/>
            <w:left w:val="none" w:sz="0" w:space="0" w:color="auto"/>
            <w:bottom w:val="none" w:sz="0" w:space="0" w:color="auto"/>
            <w:right w:val="none" w:sz="0" w:space="0" w:color="auto"/>
          </w:divBdr>
        </w:div>
        <w:div w:id="363946517">
          <w:marLeft w:val="640"/>
          <w:marRight w:val="0"/>
          <w:marTop w:val="0"/>
          <w:marBottom w:val="0"/>
          <w:divBdr>
            <w:top w:val="none" w:sz="0" w:space="0" w:color="auto"/>
            <w:left w:val="none" w:sz="0" w:space="0" w:color="auto"/>
            <w:bottom w:val="none" w:sz="0" w:space="0" w:color="auto"/>
            <w:right w:val="none" w:sz="0" w:space="0" w:color="auto"/>
          </w:divBdr>
        </w:div>
        <w:div w:id="1630358903">
          <w:marLeft w:val="640"/>
          <w:marRight w:val="0"/>
          <w:marTop w:val="0"/>
          <w:marBottom w:val="0"/>
          <w:divBdr>
            <w:top w:val="none" w:sz="0" w:space="0" w:color="auto"/>
            <w:left w:val="none" w:sz="0" w:space="0" w:color="auto"/>
            <w:bottom w:val="none" w:sz="0" w:space="0" w:color="auto"/>
            <w:right w:val="none" w:sz="0" w:space="0" w:color="auto"/>
          </w:divBdr>
        </w:div>
        <w:div w:id="1962615657">
          <w:marLeft w:val="640"/>
          <w:marRight w:val="0"/>
          <w:marTop w:val="0"/>
          <w:marBottom w:val="0"/>
          <w:divBdr>
            <w:top w:val="none" w:sz="0" w:space="0" w:color="auto"/>
            <w:left w:val="none" w:sz="0" w:space="0" w:color="auto"/>
            <w:bottom w:val="none" w:sz="0" w:space="0" w:color="auto"/>
            <w:right w:val="none" w:sz="0" w:space="0" w:color="auto"/>
          </w:divBdr>
        </w:div>
        <w:div w:id="1938096969">
          <w:marLeft w:val="640"/>
          <w:marRight w:val="0"/>
          <w:marTop w:val="0"/>
          <w:marBottom w:val="0"/>
          <w:divBdr>
            <w:top w:val="none" w:sz="0" w:space="0" w:color="auto"/>
            <w:left w:val="none" w:sz="0" w:space="0" w:color="auto"/>
            <w:bottom w:val="none" w:sz="0" w:space="0" w:color="auto"/>
            <w:right w:val="none" w:sz="0" w:space="0" w:color="auto"/>
          </w:divBdr>
        </w:div>
        <w:div w:id="29186246">
          <w:marLeft w:val="640"/>
          <w:marRight w:val="0"/>
          <w:marTop w:val="0"/>
          <w:marBottom w:val="0"/>
          <w:divBdr>
            <w:top w:val="none" w:sz="0" w:space="0" w:color="auto"/>
            <w:left w:val="none" w:sz="0" w:space="0" w:color="auto"/>
            <w:bottom w:val="none" w:sz="0" w:space="0" w:color="auto"/>
            <w:right w:val="none" w:sz="0" w:space="0" w:color="auto"/>
          </w:divBdr>
        </w:div>
        <w:div w:id="1359550531">
          <w:marLeft w:val="640"/>
          <w:marRight w:val="0"/>
          <w:marTop w:val="0"/>
          <w:marBottom w:val="0"/>
          <w:divBdr>
            <w:top w:val="none" w:sz="0" w:space="0" w:color="auto"/>
            <w:left w:val="none" w:sz="0" w:space="0" w:color="auto"/>
            <w:bottom w:val="none" w:sz="0" w:space="0" w:color="auto"/>
            <w:right w:val="none" w:sz="0" w:space="0" w:color="auto"/>
          </w:divBdr>
        </w:div>
        <w:div w:id="1107240735">
          <w:marLeft w:val="640"/>
          <w:marRight w:val="0"/>
          <w:marTop w:val="0"/>
          <w:marBottom w:val="0"/>
          <w:divBdr>
            <w:top w:val="none" w:sz="0" w:space="0" w:color="auto"/>
            <w:left w:val="none" w:sz="0" w:space="0" w:color="auto"/>
            <w:bottom w:val="none" w:sz="0" w:space="0" w:color="auto"/>
            <w:right w:val="none" w:sz="0" w:space="0" w:color="auto"/>
          </w:divBdr>
        </w:div>
        <w:div w:id="1706439960">
          <w:marLeft w:val="640"/>
          <w:marRight w:val="0"/>
          <w:marTop w:val="0"/>
          <w:marBottom w:val="0"/>
          <w:divBdr>
            <w:top w:val="none" w:sz="0" w:space="0" w:color="auto"/>
            <w:left w:val="none" w:sz="0" w:space="0" w:color="auto"/>
            <w:bottom w:val="none" w:sz="0" w:space="0" w:color="auto"/>
            <w:right w:val="none" w:sz="0" w:space="0" w:color="auto"/>
          </w:divBdr>
        </w:div>
        <w:div w:id="2115900035">
          <w:marLeft w:val="640"/>
          <w:marRight w:val="0"/>
          <w:marTop w:val="0"/>
          <w:marBottom w:val="0"/>
          <w:divBdr>
            <w:top w:val="none" w:sz="0" w:space="0" w:color="auto"/>
            <w:left w:val="none" w:sz="0" w:space="0" w:color="auto"/>
            <w:bottom w:val="none" w:sz="0" w:space="0" w:color="auto"/>
            <w:right w:val="none" w:sz="0" w:space="0" w:color="auto"/>
          </w:divBdr>
        </w:div>
        <w:div w:id="1124739816">
          <w:marLeft w:val="640"/>
          <w:marRight w:val="0"/>
          <w:marTop w:val="0"/>
          <w:marBottom w:val="0"/>
          <w:divBdr>
            <w:top w:val="none" w:sz="0" w:space="0" w:color="auto"/>
            <w:left w:val="none" w:sz="0" w:space="0" w:color="auto"/>
            <w:bottom w:val="none" w:sz="0" w:space="0" w:color="auto"/>
            <w:right w:val="none" w:sz="0" w:space="0" w:color="auto"/>
          </w:divBdr>
        </w:div>
        <w:div w:id="498737691">
          <w:marLeft w:val="640"/>
          <w:marRight w:val="0"/>
          <w:marTop w:val="0"/>
          <w:marBottom w:val="0"/>
          <w:divBdr>
            <w:top w:val="none" w:sz="0" w:space="0" w:color="auto"/>
            <w:left w:val="none" w:sz="0" w:space="0" w:color="auto"/>
            <w:bottom w:val="none" w:sz="0" w:space="0" w:color="auto"/>
            <w:right w:val="none" w:sz="0" w:space="0" w:color="auto"/>
          </w:divBdr>
        </w:div>
        <w:div w:id="1894808879">
          <w:marLeft w:val="640"/>
          <w:marRight w:val="0"/>
          <w:marTop w:val="0"/>
          <w:marBottom w:val="0"/>
          <w:divBdr>
            <w:top w:val="none" w:sz="0" w:space="0" w:color="auto"/>
            <w:left w:val="none" w:sz="0" w:space="0" w:color="auto"/>
            <w:bottom w:val="none" w:sz="0" w:space="0" w:color="auto"/>
            <w:right w:val="none" w:sz="0" w:space="0" w:color="auto"/>
          </w:divBdr>
        </w:div>
        <w:div w:id="329528067">
          <w:marLeft w:val="640"/>
          <w:marRight w:val="0"/>
          <w:marTop w:val="0"/>
          <w:marBottom w:val="0"/>
          <w:divBdr>
            <w:top w:val="none" w:sz="0" w:space="0" w:color="auto"/>
            <w:left w:val="none" w:sz="0" w:space="0" w:color="auto"/>
            <w:bottom w:val="none" w:sz="0" w:space="0" w:color="auto"/>
            <w:right w:val="none" w:sz="0" w:space="0" w:color="auto"/>
          </w:divBdr>
        </w:div>
        <w:div w:id="59060827">
          <w:marLeft w:val="640"/>
          <w:marRight w:val="0"/>
          <w:marTop w:val="0"/>
          <w:marBottom w:val="0"/>
          <w:divBdr>
            <w:top w:val="none" w:sz="0" w:space="0" w:color="auto"/>
            <w:left w:val="none" w:sz="0" w:space="0" w:color="auto"/>
            <w:bottom w:val="none" w:sz="0" w:space="0" w:color="auto"/>
            <w:right w:val="none" w:sz="0" w:space="0" w:color="auto"/>
          </w:divBdr>
        </w:div>
        <w:div w:id="1356271933">
          <w:marLeft w:val="640"/>
          <w:marRight w:val="0"/>
          <w:marTop w:val="0"/>
          <w:marBottom w:val="0"/>
          <w:divBdr>
            <w:top w:val="none" w:sz="0" w:space="0" w:color="auto"/>
            <w:left w:val="none" w:sz="0" w:space="0" w:color="auto"/>
            <w:bottom w:val="none" w:sz="0" w:space="0" w:color="auto"/>
            <w:right w:val="none" w:sz="0" w:space="0" w:color="auto"/>
          </w:divBdr>
        </w:div>
        <w:div w:id="1602254703">
          <w:marLeft w:val="640"/>
          <w:marRight w:val="0"/>
          <w:marTop w:val="0"/>
          <w:marBottom w:val="0"/>
          <w:divBdr>
            <w:top w:val="none" w:sz="0" w:space="0" w:color="auto"/>
            <w:left w:val="none" w:sz="0" w:space="0" w:color="auto"/>
            <w:bottom w:val="none" w:sz="0" w:space="0" w:color="auto"/>
            <w:right w:val="none" w:sz="0" w:space="0" w:color="auto"/>
          </w:divBdr>
        </w:div>
        <w:div w:id="2146463882">
          <w:marLeft w:val="640"/>
          <w:marRight w:val="0"/>
          <w:marTop w:val="0"/>
          <w:marBottom w:val="0"/>
          <w:divBdr>
            <w:top w:val="none" w:sz="0" w:space="0" w:color="auto"/>
            <w:left w:val="none" w:sz="0" w:space="0" w:color="auto"/>
            <w:bottom w:val="none" w:sz="0" w:space="0" w:color="auto"/>
            <w:right w:val="none" w:sz="0" w:space="0" w:color="auto"/>
          </w:divBdr>
        </w:div>
        <w:div w:id="74134929">
          <w:marLeft w:val="640"/>
          <w:marRight w:val="0"/>
          <w:marTop w:val="0"/>
          <w:marBottom w:val="0"/>
          <w:divBdr>
            <w:top w:val="none" w:sz="0" w:space="0" w:color="auto"/>
            <w:left w:val="none" w:sz="0" w:space="0" w:color="auto"/>
            <w:bottom w:val="none" w:sz="0" w:space="0" w:color="auto"/>
            <w:right w:val="none" w:sz="0" w:space="0" w:color="auto"/>
          </w:divBdr>
        </w:div>
        <w:div w:id="263460066">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35883688">
      <w:bodyDiv w:val="1"/>
      <w:marLeft w:val="0"/>
      <w:marRight w:val="0"/>
      <w:marTop w:val="0"/>
      <w:marBottom w:val="0"/>
      <w:divBdr>
        <w:top w:val="none" w:sz="0" w:space="0" w:color="auto"/>
        <w:left w:val="none" w:sz="0" w:space="0" w:color="auto"/>
        <w:bottom w:val="none" w:sz="0" w:space="0" w:color="auto"/>
        <w:right w:val="none" w:sz="0" w:space="0" w:color="auto"/>
      </w:divBdr>
      <w:divsChild>
        <w:div w:id="434249994">
          <w:marLeft w:val="640"/>
          <w:marRight w:val="0"/>
          <w:marTop w:val="0"/>
          <w:marBottom w:val="0"/>
          <w:divBdr>
            <w:top w:val="none" w:sz="0" w:space="0" w:color="auto"/>
            <w:left w:val="none" w:sz="0" w:space="0" w:color="auto"/>
            <w:bottom w:val="none" w:sz="0" w:space="0" w:color="auto"/>
            <w:right w:val="none" w:sz="0" w:space="0" w:color="auto"/>
          </w:divBdr>
        </w:div>
        <w:div w:id="321393645">
          <w:marLeft w:val="640"/>
          <w:marRight w:val="0"/>
          <w:marTop w:val="0"/>
          <w:marBottom w:val="0"/>
          <w:divBdr>
            <w:top w:val="none" w:sz="0" w:space="0" w:color="auto"/>
            <w:left w:val="none" w:sz="0" w:space="0" w:color="auto"/>
            <w:bottom w:val="none" w:sz="0" w:space="0" w:color="auto"/>
            <w:right w:val="none" w:sz="0" w:space="0" w:color="auto"/>
          </w:divBdr>
        </w:div>
        <w:div w:id="1717199053">
          <w:marLeft w:val="640"/>
          <w:marRight w:val="0"/>
          <w:marTop w:val="0"/>
          <w:marBottom w:val="0"/>
          <w:divBdr>
            <w:top w:val="none" w:sz="0" w:space="0" w:color="auto"/>
            <w:left w:val="none" w:sz="0" w:space="0" w:color="auto"/>
            <w:bottom w:val="none" w:sz="0" w:space="0" w:color="auto"/>
            <w:right w:val="none" w:sz="0" w:space="0" w:color="auto"/>
          </w:divBdr>
        </w:div>
        <w:div w:id="1062483338">
          <w:marLeft w:val="640"/>
          <w:marRight w:val="0"/>
          <w:marTop w:val="0"/>
          <w:marBottom w:val="0"/>
          <w:divBdr>
            <w:top w:val="none" w:sz="0" w:space="0" w:color="auto"/>
            <w:left w:val="none" w:sz="0" w:space="0" w:color="auto"/>
            <w:bottom w:val="none" w:sz="0" w:space="0" w:color="auto"/>
            <w:right w:val="none" w:sz="0" w:space="0" w:color="auto"/>
          </w:divBdr>
        </w:div>
        <w:div w:id="2106918241">
          <w:marLeft w:val="640"/>
          <w:marRight w:val="0"/>
          <w:marTop w:val="0"/>
          <w:marBottom w:val="0"/>
          <w:divBdr>
            <w:top w:val="none" w:sz="0" w:space="0" w:color="auto"/>
            <w:left w:val="none" w:sz="0" w:space="0" w:color="auto"/>
            <w:bottom w:val="none" w:sz="0" w:space="0" w:color="auto"/>
            <w:right w:val="none" w:sz="0" w:space="0" w:color="auto"/>
          </w:divBdr>
        </w:div>
        <w:div w:id="1897082479">
          <w:marLeft w:val="640"/>
          <w:marRight w:val="0"/>
          <w:marTop w:val="0"/>
          <w:marBottom w:val="0"/>
          <w:divBdr>
            <w:top w:val="none" w:sz="0" w:space="0" w:color="auto"/>
            <w:left w:val="none" w:sz="0" w:space="0" w:color="auto"/>
            <w:bottom w:val="none" w:sz="0" w:space="0" w:color="auto"/>
            <w:right w:val="none" w:sz="0" w:space="0" w:color="auto"/>
          </w:divBdr>
        </w:div>
        <w:div w:id="1881285011">
          <w:marLeft w:val="640"/>
          <w:marRight w:val="0"/>
          <w:marTop w:val="0"/>
          <w:marBottom w:val="0"/>
          <w:divBdr>
            <w:top w:val="none" w:sz="0" w:space="0" w:color="auto"/>
            <w:left w:val="none" w:sz="0" w:space="0" w:color="auto"/>
            <w:bottom w:val="none" w:sz="0" w:space="0" w:color="auto"/>
            <w:right w:val="none" w:sz="0" w:space="0" w:color="auto"/>
          </w:divBdr>
        </w:div>
        <w:div w:id="458037699">
          <w:marLeft w:val="640"/>
          <w:marRight w:val="0"/>
          <w:marTop w:val="0"/>
          <w:marBottom w:val="0"/>
          <w:divBdr>
            <w:top w:val="none" w:sz="0" w:space="0" w:color="auto"/>
            <w:left w:val="none" w:sz="0" w:space="0" w:color="auto"/>
            <w:bottom w:val="none" w:sz="0" w:space="0" w:color="auto"/>
            <w:right w:val="none" w:sz="0" w:space="0" w:color="auto"/>
          </w:divBdr>
        </w:div>
        <w:div w:id="1533224590">
          <w:marLeft w:val="640"/>
          <w:marRight w:val="0"/>
          <w:marTop w:val="0"/>
          <w:marBottom w:val="0"/>
          <w:divBdr>
            <w:top w:val="none" w:sz="0" w:space="0" w:color="auto"/>
            <w:left w:val="none" w:sz="0" w:space="0" w:color="auto"/>
            <w:bottom w:val="none" w:sz="0" w:space="0" w:color="auto"/>
            <w:right w:val="none" w:sz="0" w:space="0" w:color="auto"/>
          </w:divBdr>
        </w:div>
        <w:div w:id="426536241">
          <w:marLeft w:val="640"/>
          <w:marRight w:val="0"/>
          <w:marTop w:val="0"/>
          <w:marBottom w:val="0"/>
          <w:divBdr>
            <w:top w:val="none" w:sz="0" w:space="0" w:color="auto"/>
            <w:left w:val="none" w:sz="0" w:space="0" w:color="auto"/>
            <w:bottom w:val="none" w:sz="0" w:space="0" w:color="auto"/>
            <w:right w:val="none" w:sz="0" w:space="0" w:color="auto"/>
          </w:divBdr>
        </w:div>
        <w:div w:id="248589230">
          <w:marLeft w:val="640"/>
          <w:marRight w:val="0"/>
          <w:marTop w:val="0"/>
          <w:marBottom w:val="0"/>
          <w:divBdr>
            <w:top w:val="none" w:sz="0" w:space="0" w:color="auto"/>
            <w:left w:val="none" w:sz="0" w:space="0" w:color="auto"/>
            <w:bottom w:val="none" w:sz="0" w:space="0" w:color="auto"/>
            <w:right w:val="none" w:sz="0" w:space="0" w:color="auto"/>
          </w:divBdr>
        </w:div>
        <w:div w:id="1297107518">
          <w:marLeft w:val="640"/>
          <w:marRight w:val="0"/>
          <w:marTop w:val="0"/>
          <w:marBottom w:val="0"/>
          <w:divBdr>
            <w:top w:val="none" w:sz="0" w:space="0" w:color="auto"/>
            <w:left w:val="none" w:sz="0" w:space="0" w:color="auto"/>
            <w:bottom w:val="none" w:sz="0" w:space="0" w:color="auto"/>
            <w:right w:val="none" w:sz="0" w:space="0" w:color="auto"/>
          </w:divBdr>
        </w:div>
        <w:div w:id="1187645106">
          <w:marLeft w:val="640"/>
          <w:marRight w:val="0"/>
          <w:marTop w:val="0"/>
          <w:marBottom w:val="0"/>
          <w:divBdr>
            <w:top w:val="none" w:sz="0" w:space="0" w:color="auto"/>
            <w:left w:val="none" w:sz="0" w:space="0" w:color="auto"/>
            <w:bottom w:val="none" w:sz="0" w:space="0" w:color="auto"/>
            <w:right w:val="none" w:sz="0" w:space="0" w:color="auto"/>
          </w:divBdr>
        </w:div>
        <w:div w:id="1416123768">
          <w:marLeft w:val="640"/>
          <w:marRight w:val="0"/>
          <w:marTop w:val="0"/>
          <w:marBottom w:val="0"/>
          <w:divBdr>
            <w:top w:val="none" w:sz="0" w:space="0" w:color="auto"/>
            <w:left w:val="none" w:sz="0" w:space="0" w:color="auto"/>
            <w:bottom w:val="none" w:sz="0" w:space="0" w:color="auto"/>
            <w:right w:val="none" w:sz="0" w:space="0" w:color="auto"/>
          </w:divBdr>
        </w:div>
        <w:div w:id="234054031">
          <w:marLeft w:val="640"/>
          <w:marRight w:val="0"/>
          <w:marTop w:val="0"/>
          <w:marBottom w:val="0"/>
          <w:divBdr>
            <w:top w:val="none" w:sz="0" w:space="0" w:color="auto"/>
            <w:left w:val="none" w:sz="0" w:space="0" w:color="auto"/>
            <w:bottom w:val="none" w:sz="0" w:space="0" w:color="auto"/>
            <w:right w:val="none" w:sz="0" w:space="0" w:color="auto"/>
          </w:divBdr>
        </w:div>
        <w:div w:id="1315645746">
          <w:marLeft w:val="640"/>
          <w:marRight w:val="0"/>
          <w:marTop w:val="0"/>
          <w:marBottom w:val="0"/>
          <w:divBdr>
            <w:top w:val="none" w:sz="0" w:space="0" w:color="auto"/>
            <w:left w:val="none" w:sz="0" w:space="0" w:color="auto"/>
            <w:bottom w:val="none" w:sz="0" w:space="0" w:color="auto"/>
            <w:right w:val="none" w:sz="0" w:space="0" w:color="auto"/>
          </w:divBdr>
        </w:div>
        <w:div w:id="1693455967">
          <w:marLeft w:val="640"/>
          <w:marRight w:val="0"/>
          <w:marTop w:val="0"/>
          <w:marBottom w:val="0"/>
          <w:divBdr>
            <w:top w:val="none" w:sz="0" w:space="0" w:color="auto"/>
            <w:left w:val="none" w:sz="0" w:space="0" w:color="auto"/>
            <w:bottom w:val="none" w:sz="0" w:space="0" w:color="auto"/>
            <w:right w:val="none" w:sz="0" w:space="0" w:color="auto"/>
          </w:divBdr>
        </w:div>
        <w:div w:id="1106001249">
          <w:marLeft w:val="640"/>
          <w:marRight w:val="0"/>
          <w:marTop w:val="0"/>
          <w:marBottom w:val="0"/>
          <w:divBdr>
            <w:top w:val="none" w:sz="0" w:space="0" w:color="auto"/>
            <w:left w:val="none" w:sz="0" w:space="0" w:color="auto"/>
            <w:bottom w:val="none" w:sz="0" w:space="0" w:color="auto"/>
            <w:right w:val="none" w:sz="0" w:space="0" w:color="auto"/>
          </w:divBdr>
        </w:div>
        <w:div w:id="1303729802">
          <w:marLeft w:val="640"/>
          <w:marRight w:val="0"/>
          <w:marTop w:val="0"/>
          <w:marBottom w:val="0"/>
          <w:divBdr>
            <w:top w:val="none" w:sz="0" w:space="0" w:color="auto"/>
            <w:left w:val="none" w:sz="0" w:space="0" w:color="auto"/>
            <w:bottom w:val="none" w:sz="0" w:space="0" w:color="auto"/>
            <w:right w:val="none" w:sz="0" w:space="0" w:color="auto"/>
          </w:divBdr>
        </w:div>
        <w:div w:id="116416468">
          <w:marLeft w:val="640"/>
          <w:marRight w:val="0"/>
          <w:marTop w:val="0"/>
          <w:marBottom w:val="0"/>
          <w:divBdr>
            <w:top w:val="none" w:sz="0" w:space="0" w:color="auto"/>
            <w:left w:val="none" w:sz="0" w:space="0" w:color="auto"/>
            <w:bottom w:val="none" w:sz="0" w:space="0" w:color="auto"/>
            <w:right w:val="none" w:sz="0" w:space="0" w:color="auto"/>
          </w:divBdr>
        </w:div>
        <w:div w:id="1857844606">
          <w:marLeft w:val="640"/>
          <w:marRight w:val="0"/>
          <w:marTop w:val="0"/>
          <w:marBottom w:val="0"/>
          <w:divBdr>
            <w:top w:val="none" w:sz="0" w:space="0" w:color="auto"/>
            <w:left w:val="none" w:sz="0" w:space="0" w:color="auto"/>
            <w:bottom w:val="none" w:sz="0" w:space="0" w:color="auto"/>
            <w:right w:val="none" w:sz="0" w:space="0" w:color="auto"/>
          </w:divBdr>
        </w:div>
        <w:div w:id="390663278">
          <w:marLeft w:val="640"/>
          <w:marRight w:val="0"/>
          <w:marTop w:val="0"/>
          <w:marBottom w:val="0"/>
          <w:divBdr>
            <w:top w:val="none" w:sz="0" w:space="0" w:color="auto"/>
            <w:left w:val="none" w:sz="0" w:space="0" w:color="auto"/>
            <w:bottom w:val="none" w:sz="0" w:space="0" w:color="auto"/>
            <w:right w:val="none" w:sz="0" w:space="0" w:color="auto"/>
          </w:divBdr>
        </w:div>
        <w:div w:id="1686515849">
          <w:marLeft w:val="640"/>
          <w:marRight w:val="0"/>
          <w:marTop w:val="0"/>
          <w:marBottom w:val="0"/>
          <w:divBdr>
            <w:top w:val="none" w:sz="0" w:space="0" w:color="auto"/>
            <w:left w:val="none" w:sz="0" w:space="0" w:color="auto"/>
            <w:bottom w:val="none" w:sz="0" w:space="0" w:color="auto"/>
            <w:right w:val="none" w:sz="0" w:space="0" w:color="auto"/>
          </w:divBdr>
        </w:div>
        <w:div w:id="437145892">
          <w:marLeft w:val="640"/>
          <w:marRight w:val="0"/>
          <w:marTop w:val="0"/>
          <w:marBottom w:val="0"/>
          <w:divBdr>
            <w:top w:val="none" w:sz="0" w:space="0" w:color="auto"/>
            <w:left w:val="none" w:sz="0" w:space="0" w:color="auto"/>
            <w:bottom w:val="none" w:sz="0" w:space="0" w:color="auto"/>
            <w:right w:val="none" w:sz="0" w:space="0" w:color="auto"/>
          </w:divBdr>
        </w:div>
        <w:div w:id="1676226144">
          <w:marLeft w:val="640"/>
          <w:marRight w:val="0"/>
          <w:marTop w:val="0"/>
          <w:marBottom w:val="0"/>
          <w:divBdr>
            <w:top w:val="none" w:sz="0" w:space="0" w:color="auto"/>
            <w:left w:val="none" w:sz="0" w:space="0" w:color="auto"/>
            <w:bottom w:val="none" w:sz="0" w:space="0" w:color="auto"/>
            <w:right w:val="none" w:sz="0" w:space="0" w:color="auto"/>
          </w:divBdr>
        </w:div>
        <w:div w:id="936595627">
          <w:marLeft w:val="640"/>
          <w:marRight w:val="0"/>
          <w:marTop w:val="0"/>
          <w:marBottom w:val="0"/>
          <w:divBdr>
            <w:top w:val="none" w:sz="0" w:space="0" w:color="auto"/>
            <w:left w:val="none" w:sz="0" w:space="0" w:color="auto"/>
            <w:bottom w:val="none" w:sz="0" w:space="0" w:color="auto"/>
            <w:right w:val="none" w:sz="0" w:space="0" w:color="auto"/>
          </w:divBdr>
        </w:div>
        <w:div w:id="1220239087">
          <w:marLeft w:val="640"/>
          <w:marRight w:val="0"/>
          <w:marTop w:val="0"/>
          <w:marBottom w:val="0"/>
          <w:divBdr>
            <w:top w:val="none" w:sz="0" w:space="0" w:color="auto"/>
            <w:left w:val="none" w:sz="0" w:space="0" w:color="auto"/>
            <w:bottom w:val="none" w:sz="0" w:space="0" w:color="auto"/>
            <w:right w:val="none" w:sz="0" w:space="0" w:color="auto"/>
          </w:divBdr>
        </w:div>
        <w:div w:id="459110713">
          <w:marLeft w:val="640"/>
          <w:marRight w:val="0"/>
          <w:marTop w:val="0"/>
          <w:marBottom w:val="0"/>
          <w:divBdr>
            <w:top w:val="none" w:sz="0" w:space="0" w:color="auto"/>
            <w:left w:val="none" w:sz="0" w:space="0" w:color="auto"/>
            <w:bottom w:val="none" w:sz="0" w:space="0" w:color="auto"/>
            <w:right w:val="none" w:sz="0" w:space="0" w:color="auto"/>
          </w:divBdr>
        </w:div>
        <w:div w:id="695496403">
          <w:marLeft w:val="640"/>
          <w:marRight w:val="0"/>
          <w:marTop w:val="0"/>
          <w:marBottom w:val="0"/>
          <w:divBdr>
            <w:top w:val="none" w:sz="0" w:space="0" w:color="auto"/>
            <w:left w:val="none" w:sz="0" w:space="0" w:color="auto"/>
            <w:bottom w:val="none" w:sz="0" w:space="0" w:color="auto"/>
            <w:right w:val="none" w:sz="0" w:space="0" w:color="auto"/>
          </w:divBdr>
        </w:div>
        <w:div w:id="945190684">
          <w:marLeft w:val="640"/>
          <w:marRight w:val="0"/>
          <w:marTop w:val="0"/>
          <w:marBottom w:val="0"/>
          <w:divBdr>
            <w:top w:val="none" w:sz="0" w:space="0" w:color="auto"/>
            <w:left w:val="none" w:sz="0" w:space="0" w:color="auto"/>
            <w:bottom w:val="none" w:sz="0" w:space="0" w:color="auto"/>
            <w:right w:val="none" w:sz="0" w:space="0" w:color="auto"/>
          </w:divBdr>
        </w:div>
        <w:div w:id="660699755">
          <w:marLeft w:val="640"/>
          <w:marRight w:val="0"/>
          <w:marTop w:val="0"/>
          <w:marBottom w:val="0"/>
          <w:divBdr>
            <w:top w:val="none" w:sz="0" w:space="0" w:color="auto"/>
            <w:left w:val="none" w:sz="0" w:space="0" w:color="auto"/>
            <w:bottom w:val="none" w:sz="0" w:space="0" w:color="auto"/>
            <w:right w:val="none" w:sz="0" w:space="0" w:color="auto"/>
          </w:divBdr>
        </w:div>
        <w:div w:id="319584294">
          <w:marLeft w:val="640"/>
          <w:marRight w:val="0"/>
          <w:marTop w:val="0"/>
          <w:marBottom w:val="0"/>
          <w:divBdr>
            <w:top w:val="none" w:sz="0" w:space="0" w:color="auto"/>
            <w:left w:val="none" w:sz="0" w:space="0" w:color="auto"/>
            <w:bottom w:val="none" w:sz="0" w:space="0" w:color="auto"/>
            <w:right w:val="none" w:sz="0" w:space="0" w:color="auto"/>
          </w:divBdr>
        </w:div>
        <w:div w:id="84813778">
          <w:marLeft w:val="640"/>
          <w:marRight w:val="0"/>
          <w:marTop w:val="0"/>
          <w:marBottom w:val="0"/>
          <w:divBdr>
            <w:top w:val="none" w:sz="0" w:space="0" w:color="auto"/>
            <w:left w:val="none" w:sz="0" w:space="0" w:color="auto"/>
            <w:bottom w:val="none" w:sz="0" w:space="0" w:color="auto"/>
            <w:right w:val="none" w:sz="0" w:space="0" w:color="auto"/>
          </w:divBdr>
        </w:div>
        <w:div w:id="1237982825">
          <w:marLeft w:val="640"/>
          <w:marRight w:val="0"/>
          <w:marTop w:val="0"/>
          <w:marBottom w:val="0"/>
          <w:divBdr>
            <w:top w:val="none" w:sz="0" w:space="0" w:color="auto"/>
            <w:left w:val="none" w:sz="0" w:space="0" w:color="auto"/>
            <w:bottom w:val="none" w:sz="0" w:space="0" w:color="auto"/>
            <w:right w:val="none" w:sz="0" w:space="0" w:color="auto"/>
          </w:divBdr>
        </w:div>
        <w:div w:id="564725658">
          <w:marLeft w:val="640"/>
          <w:marRight w:val="0"/>
          <w:marTop w:val="0"/>
          <w:marBottom w:val="0"/>
          <w:divBdr>
            <w:top w:val="none" w:sz="0" w:space="0" w:color="auto"/>
            <w:left w:val="none" w:sz="0" w:space="0" w:color="auto"/>
            <w:bottom w:val="none" w:sz="0" w:space="0" w:color="auto"/>
            <w:right w:val="none" w:sz="0" w:space="0" w:color="auto"/>
          </w:divBdr>
        </w:div>
        <w:div w:id="819886067">
          <w:marLeft w:val="640"/>
          <w:marRight w:val="0"/>
          <w:marTop w:val="0"/>
          <w:marBottom w:val="0"/>
          <w:divBdr>
            <w:top w:val="none" w:sz="0" w:space="0" w:color="auto"/>
            <w:left w:val="none" w:sz="0" w:space="0" w:color="auto"/>
            <w:bottom w:val="none" w:sz="0" w:space="0" w:color="auto"/>
            <w:right w:val="none" w:sz="0" w:space="0" w:color="auto"/>
          </w:divBdr>
        </w:div>
        <w:div w:id="1129468365">
          <w:marLeft w:val="640"/>
          <w:marRight w:val="0"/>
          <w:marTop w:val="0"/>
          <w:marBottom w:val="0"/>
          <w:divBdr>
            <w:top w:val="none" w:sz="0" w:space="0" w:color="auto"/>
            <w:left w:val="none" w:sz="0" w:space="0" w:color="auto"/>
            <w:bottom w:val="none" w:sz="0" w:space="0" w:color="auto"/>
            <w:right w:val="none" w:sz="0" w:space="0" w:color="auto"/>
          </w:divBdr>
        </w:div>
        <w:div w:id="1010061095">
          <w:marLeft w:val="640"/>
          <w:marRight w:val="0"/>
          <w:marTop w:val="0"/>
          <w:marBottom w:val="0"/>
          <w:divBdr>
            <w:top w:val="none" w:sz="0" w:space="0" w:color="auto"/>
            <w:left w:val="none" w:sz="0" w:space="0" w:color="auto"/>
            <w:bottom w:val="none" w:sz="0" w:space="0" w:color="auto"/>
            <w:right w:val="none" w:sz="0" w:space="0" w:color="auto"/>
          </w:divBdr>
        </w:div>
        <w:div w:id="882138050">
          <w:marLeft w:val="640"/>
          <w:marRight w:val="0"/>
          <w:marTop w:val="0"/>
          <w:marBottom w:val="0"/>
          <w:divBdr>
            <w:top w:val="none" w:sz="0" w:space="0" w:color="auto"/>
            <w:left w:val="none" w:sz="0" w:space="0" w:color="auto"/>
            <w:bottom w:val="none" w:sz="0" w:space="0" w:color="auto"/>
            <w:right w:val="none" w:sz="0" w:space="0" w:color="auto"/>
          </w:divBdr>
        </w:div>
        <w:div w:id="1412582818">
          <w:marLeft w:val="640"/>
          <w:marRight w:val="0"/>
          <w:marTop w:val="0"/>
          <w:marBottom w:val="0"/>
          <w:divBdr>
            <w:top w:val="none" w:sz="0" w:space="0" w:color="auto"/>
            <w:left w:val="none" w:sz="0" w:space="0" w:color="auto"/>
            <w:bottom w:val="none" w:sz="0" w:space="0" w:color="auto"/>
            <w:right w:val="none" w:sz="0" w:space="0" w:color="auto"/>
          </w:divBdr>
        </w:div>
        <w:div w:id="1688406731">
          <w:marLeft w:val="640"/>
          <w:marRight w:val="0"/>
          <w:marTop w:val="0"/>
          <w:marBottom w:val="0"/>
          <w:divBdr>
            <w:top w:val="none" w:sz="0" w:space="0" w:color="auto"/>
            <w:left w:val="none" w:sz="0" w:space="0" w:color="auto"/>
            <w:bottom w:val="none" w:sz="0" w:space="0" w:color="auto"/>
            <w:right w:val="none" w:sz="0" w:space="0" w:color="auto"/>
          </w:divBdr>
        </w:div>
        <w:div w:id="500580447">
          <w:marLeft w:val="640"/>
          <w:marRight w:val="0"/>
          <w:marTop w:val="0"/>
          <w:marBottom w:val="0"/>
          <w:divBdr>
            <w:top w:val="none" w:sz="0" w:space="0" w:color="auto"/>
            <w:left w:val="none" w:sz="0" w:space="0" w:color="auto"/>
            <w:bottom w:val="none" w:sz="0" w:space="0" w:color="auto"/>
            <w:right w:val="none" w:sz="0" w:space="0" w:color="auto"/>
          </w:divBdr>
        </w:div>
        <w:div w:id="655769315">
          <w:marLeft w:val="640"/>
          <w:marRight w:val="0"/>
          <w:marTop w:val="0"/>
          <w:marBottom w:val="0"/>
          <w:divBdr>
            <w:top w:val="none" w:sz="0" w:space="0" w:color="auto"/>
            <w:left w:val="none" w:sz="0" w:space="0" w:color="auto"/>
            <w:bottom w:val="none" w:sz="0" w:space="0" w:color="auto"/>
            <w:right w:val="none" w:sz="0" w:space="0" w:color="auto"/>
          </w:divBdr>
        </w:div>
        <w:div w:id="864246017">
          <w:marLeft w:val="640"/>
          <w:marRight w:val="0"/>
          <w:marTop w:val="0"/>
          <w:marBottom w:val="0"/>
          <w:divBdr>
            <w:top w:val="none" w:sz="0" w:space="0" w:color="auto"/>
            <w:left w:val="none" w:sz="0" w:space="0" w:color="auto"/>
            <w:bottom w:val="none" w:sz="0" w:space="0" w:color="auto"/>
            <w:right w:val="none" w:sz="0" w:space="0" w:color="auto"/>
          </w:divBdr>
        </w:div>
        <w:div w:id="398868978">
          <w:marLeft w:val="640"/>
          <w:marRight w:val="0"/>
          <w:marTop w:val="0"/>
          <w:marBottom w:val="0"/>
          <w:divBdr>
            <w:top w:val="none" w:sz="0" w:space="0" w:color="auto"/>
            <w:left w:val="none" w:sz="0" w:space="0" w:color="auto"/>
            <w:bottom w:val="none" w:sz="0" w:space="0" w:color="auto"/>
            <w:right w:val="none" w:sz="0" w:space="0" w:color="auto"/>
          </w:divBdr>
        </w:div>
        <w:div w:id="2017536172">
          <w:marLeft w:val="640"/>
          <w:marRight w:val="0"/>
          <w:marTop w:val="0"/>
          <w:marBottom w:val="0"/>
          <w:divBdr>
            <w:top w:val="none" w:sz="0" w:space="0" w:color="auto"/>
            <w:left w:val="none" w:sz="0" w:space="0" w:color="auto"/>
            <w:bottom w:val="none" w:sz="0" w:space="0" w:color="auto"/>
            <w:right w:val="none" w:sz="0" w:space="0" w:color="auto"/>
          </w:divBdr>
        </w:div>
        <w:div w:id="1714890732">
          <w:marLeft w:val="640"/>
          <w:marRight w:val="0"/>
          <w:marTop w:val="0"/>
          <w:marBottom w:val="0"/>
          <w:divBdr>
            <w:top w:val="none" w:sz="0" w:space="0" w:color="auto"/>
            <w:left w:val="none" w:sz="0" w:space="0" w:color="auto"/>
            <w:bottom w:val="none" w:sz="0" w:space="0" w:color="auto"/>
            <w:right w:val="none" w:sz="0" w:space="0" w:color="auto"/>
          </w:divBdr>
        </w:div>
        <w:div w:id="303970558">
          <w:marLeft w:val="640"/>
          <w:marRight w:val="0"/>
          <w:marTop w:val="0"/>
          <w:marBottom w:val="0"/>
          <w:divBdr>
            <w:top w:val="none" w:sz="0" w:space="0" w:color="auto"/>
            <w:left w:val="none" w:sz="0" w:space="0" w:color="auto"/>
            <w:bottom w:val="none" w:sz="0" w:space="0" w:color="auto"/>
            <w:right w:val="none" w:sz="0" w:space="0" w:color="auto"/>
          </w:divBdr>
        </w:div>
        <w:div w:id="2102137035">
          <w:marLeft w:val="640"/>
          <w:marRight w:val="0"/>
          <w:marTop w:val="0"/>
          <w:marBottom w:val="0"/>
          <w:divBdr>
            <w:top w:val="none" w:sz="0" w:space="0" w:color="auto"/>
            <w:left w:val="none" w:sz="0" w:space="0" w:color="auto"/>
            <w:bottom w:val="none" w:sz="0" w:space="0" w:color="auto"/>
            <w:right w:val="none" w:sz="0" w:space="0" w:color="auto"/>
          </w:divBdr>
        </w:div>
        <w:div w:id="956181874">
          <w:marLeft w:val="640"/>
          <w:marRight w:val="0"/>
          <w:marTop w:val="0"/>
          <w:marBottom w:val="0"/>
          <w:divBdr>
            <w:top w:val="none" w:sz="0" w:space="0" w:color="auto"/>
            <w:left w:val="none" w:sz="0" w:space="0" w:color="auto"/>
            <w:bottom w:val="none" w:sz="0" w:space="0" w:color="auto"/>
            <w:right w:val="none" w:sz="0" w:space="0" w:color="auto"/>
          </w:divBdr>
        </w:div>
        <w:div w:id="198710340">
          <w:marLeft w:val="640"/>
          <w:marRight w:val="0"/>
          <w:marTop w:val="0"/>
          <w:marBottom w:val="0"/>
          <w:divBdr>
            <w:top w:val="none" w:sz="0" w:space="0" w:color="auto"/>
            <w:left w:val="none" w:sz="0" w:space="0" w:color="auto"/>
            <w:bottom w:val="none" w:sz="0" w:space="0" w:color="auto"/>
            <w:right w:val="none" w:sz="0" w:space="0" w:color="auto"/>
          </w:divBdr>
        </w:div>
        <w:div w:id="253630304">
          <w:marLeft w:val="640"/>
          <w:marRight w:val="0"/>
          <w:marTop w:val="0"/>
          <w:marBottom w:val="0"/>
          <w:divBdr>
            <w:top w:val="none" w:sz="0" w:space="0" w:color="auto"/>
            <w:left w:val="none" w:sz="0" w:space="0" w:color="auto"/>
            <w:bottom w:val="none" w:sz="0" w:space="0" w:color="auto"/>
            <w:right w:val="none" w:sz="0" w:space="0" w:color="auto"/>
          </w:divBdr>
        </w:div>
        <w:div w:id="1479686911">
          <w:marLeft w:val="640"/>
          <w:marRight w:val="0"/>
          <w:marTop w:val="0"/>
          <w:marBottom w:val="0"/>
          <w:divBdr>
            <w:top w:val="none" w:sz="0" w:space="0" w:color="auto"/>
            <w:left w:val="none" w:sz="0" w:space="0" w:color="auto"/>
            <w:bottom w:val="none" w:sz="0" w:space="0" w:color="auto"/>
            <w:right w:val="none" w:sz="0" w:space="0" w:color="auto"/>
          </w:divBdr>
        </w:div>
        <w:div w:id="1507793828">
          <w:marLeft w:val="640"/>
          <w:marRight w:val="0"/>
          <w:marTop w:val="0"/>
          <w:marBottom w:val="0"/>
          <w:divBdr>
            <w:top w:val="none" w:sz="0" w:space="0" w:color="auto"/>
            <w:left w:val="none" w:sz="0" w:space="0" w:color="auto"/>
            <w:bottom w:val="none" w:sz="0" w:space="0" w:color="auto"/>
            <w:right w:val="none" w:sz="0" w:space="0" w:color="auto"/>
          </w:divBdr>
        </w:div>
        <w:div w:id="46227935">
          <w:marLeft w:val="640"/>
          <w:marRight w:val="0"/>
          <w:marTop w:val="0"/>
          <w:marBottom w:val="0"/>
          <w:divBdr>
            <w:top w:val="none" w:sz="0" w:space="0" w:color="auto"/>
            <w:left w:val="none" w:sz="0" w:space="0" w:color="auto"/>
            <w:bottom w:val="none" w:sz="0" w:space="0" w:color="auto"/>
            <w:right w:val="none" w:sz="0" w:space="0" w:color="auto"/>
          </w:divBdr>
        </w:div>
        <w:div w:id="1373119108">
          <w:marLeft w:val="640"/>
          <w:marRight w:val="0"/>
          <w:marTop w:val="0"/>
          <w:marBottom w:val="0"/>
          <w:divBdr>
            <w:top w:val="none" w:sz="0" w:space="0" w:color="auto"/>
            <w:left w:val="none" w:sz="0" w:space="0" w:color="auto"/>
            <w:bottom w:val="none" w:sz="0" w:space="0" w:color="auto"/>
            <w:right w:val="none" w:sz="0" w:space="0" w:color="auto"/>
          </w:divBdr>
        </w:div>
        <w:div w:id="596911118">
          <w:marLeft w:val="640"/>
          <w:marRight w:val="0"/>
          <w:marTop w:val="0"/>
          <w:marBottom w:val="0"/>
          <w:divBdr>
            <w:top w:val="none" w:sz="0" w:space="0" w:color="auto"/>
            <w:left w:val="none" w:sz="0" w:space="0" w:color="auto"/>
            <w:bottom w:val="none" w:sz="0" w:space="0" w:color="auto"/>
            <w:right w:val="none" w:sz="0" w:space="0" w:color="auto"/>
          </w:divBdr>
        </w:div>
        <w:div w:id="1120763692">
          <w:marLeft w:val="640"/>
          <w:marRight w:val="0"/>
          <w:marTop w:val="0"/>
          <w:marBottom w:val="0"/>
          <w:divBdr>
            <w:top w:val="none" w:sz="0" w:space="0" w:color="auto"/>
            <w:left w:val="none" w:sz="0" w:space="0" w:color="auto"/>
            <w:bottom w:val="none" w:sz="0" w:space="0" w:color="auto"/>
            <w:right w:val="none" w:sz="0" w:space="0" w:color="auto"/>
          </w:divBdr>
        </w:div>
        <w:div w:id="1580941935">
          <w:marLeft w:val="640"/>
          <w:marRight w:val="0"/>
          <w:marTop w:val="0"/>
          <w:marBottom w:val="0"/>
          <w:divBdr>
            <w:top w:val="none" w:sz="0" w:space="0" w:color="auto"/>
            <w:left w:val="none" w:sz="0" w:space="0" w:color="auto"/>
            <w:bottom w:val="none" w:sz="0" w:space="0" w:color="auto"/>
            <w:right w:val="none" w:sz="0" w:space="0" w:color="auto"/>
          </w:divBdr>
        </w:div>
        <w:div w:id="1226530738">
          <w:marLeft w:val="640"/>
          <w:marRight w:val="0"/>
          <w:marTop w:val="0"/>
          <w:marBottom w:val="0"/>
          <w:divBdr>
            <w:top w:val="none" w:sz="0" w:space="0" w:color="auto"/>
            <w:left w:val="none" w:sz="0" w:space="0" w:color="auto"/>
            <w:bottom w:val="none" w:sz="0" w:space="0" w:color="auto"/>
            <w:right w:val="none" w:sz="0" w:space="0" w:color="auto"/>
          </w:divBdr>
        </w:div>
        <w:div w:id="1647932272">
          <w:marLeft w:val="640"/>
          <w:marRight w:val="0"/>
          <w:marTop w:val="0"/>
          <w:marBottom w:val="0"/>
          <w:divBdr>
            <w:top w:val="none" w:sz="0" w:space="0" w:color="auto"/>
            <w:left w:val="none" w:sz="0" w:space="0" w:color="auto"/>
            <w:bottom w:val="none" w:sz="0" w:space="0" w:color="auto"/>
            <w:right w:val="none" w:sz="0" w:space="0" w:color="auto"/>
          </w:divBdr>
        </w:div>
        <w:div w:id="1117872255">
          <w:marLeft w:val="640"/>
          <w:marRight w:val="0"/>
          <w:marTop w:val="0"/>
          <w:marBottom w:val="0"/>
          <w:divBdr>
            <w:top w:val="none" w:sz="0" w:space="0" w:color="auto"/>
            <w:left w:val="none" w:sz="0" w:space="0" w:color="auto"/>
            <w:bottom w:val="none" w:sz="0" w:space="0" w:color="auto"/>
            <w:right w:val="none" w:sz="0" w:space="0" w:color="auto"/>
          </w:divBdr>
        </w:div>
        <w:div w:id="451440401">
          <w:marLeft w:val="640"/>
          <w:marRight w:val="0"/>
          <w:marTop w:val="0"/>
          <w:marBottom w:val="0"/>
          <w:divBdr>
            <w:top w:val="none" w:sz="0" w:space="0" w:color="auto"/>
            <w:left w:val="none" w:sz="0" w:space="0" w:color="auto"/>
            <w:bottom w:val="none" w:sz="0" w:space="0" w:color="auto"/>
            <w:right w:val="none" w:sz="0" w:space="0" w:color="auto"/>
          </w:divBdr>
        </w:div>
        <w:div w:id="325598314">
          <w:marLeft w:val="640"/>
          <w:marRight w:val="0"/>
          <w:marTop w:val="0"/>
          <w:marBottom w:val="0"/>
          <w:divBdr>
            <w:top w:val="none" w:sz="0" w:space="0" w:color="auto"/>
            <w:left w:val="none" w:sz="0" w:space="0" w:color="auto"/>
            <w:bottom w:val="none" w:sz="0" w:space="0" w:color="auto"/>
            <w:right w:val="none" w:sz="0" w:space="0" w:color="auto"/>
          </w:divBdr>
        </w:div>
        <w:div w:id="961379449">
          <w:marLeft w:val="640"/>
          <w:marRight w:val="0"/>
          <w:marTop w:val="0"/>
          <w:marBottom w:val="0"/>
          <w:divBdr>
            <w:top w:val="none" w:sz="0" w:space="0" w:color="auto"/>
            <w:left w:val="none" w:sz="0" w:space="0" w:color="auto"/>
            <w:bottom w:val="none" w:sz="0" w:space="0" w:color="auto"/>
            <w:right w:val="none" w:sz="0" w:space="0" w:color="auto"/>
          </w:divBdr>
        </w:div>
        <w:div w:id="1727097742">
          <w:marLeft w:val="640"/>
          <w:marRight w:val="0"/>
          <w:marTop w:val="0"/>
          <w:marBottom w:val="0"/>
          <w:divBdr>
            <w:top w:val="none" w:sz="0" w:space="0" w:color="auto"/>
            <w:left w:val="none" w:sz="0" w:space="0" w:color="auto"/>
            <w:bottom w:val="none" w:sz="0" w:space="0" w:color="auto"/>
            <w:right w:val="none" w:sz="0" w:space="0" w:color="auto"/>
          </w:divBdr>
        </w:div>
        <w:div w:id="1437864938">
          <w:marLeft w:val="640"/>
          <w:marRight w:val="0"/>
          <w:marTop w:val="0"/>
          <w:marBottom w:val="0"/>
          <w:divBdr>
            <w:top w:val="none" w:sz="0" w:space="0" w:color="auto"/>
            <w:left w:val="none" w:sz="0" w:space="0" w:color="auto"/>
            <w:bottom w:val="none" w:sz="0" w:space="0" w:color="auto"/>
            <w:right w:val="none" w:sz="0" w:space="0" w:color="auto"/>
          </w:divBdr>
        </w:div>
        <w:div w:id="2100058552">
          <w:marLeft w:val="640"/>
          <w:marRight w:val="0"/>
          <w:marTop w:val="0"/>
          <w:marBottom w:val="0"/>
          <w:divBdr>
            <w:top w:val="none" w:sz="0" w:space="0" w:color="auto"/>
            <w:left w:val="none" w:sz="0" w:space="0" w:color="auto"/>
            <w:bottom w:val="none" w:sz="0" w:space="0" w:color="auto"/>
            <w:right w:val="none" w:sz="0" w:space="0" w:color="auto"/>
          </w:divBdr>
        </w:div>
        <w:div w:id="2012248547">
          <w:marLeft w:val="640"/>
          <w:marRight w:val="0"/>
          <w:marTop w:val="0"/>
          <w:marBottom w:val="0"/>
          <w:divBdr>
            <w:top w:val="none" w:sz="0" w:space="0" w:color="auto"/>
            <w:left w:val="none" w:sz="0" w:space="0" w:color="auto"/>
            <w:bottom w:val="none" w:sz="0" w:space="0" w:color="auto"/>
            <w:right w:val="none" w:sz="0" w:space="0" w:color="auto"/>
          </w:divBdr>
        </w:div>
        <w:div w:id="840312170">
          <w:marLeft w:val="640"/>
          <w:marRight w:val="0"/>
          <w:marTop w:val="0"/>
          <w:marBottom w:val="0"/>
          <w:divBdr>
            <w:top w:val="none" w:sz="0" w:space="0" w:color="auto"/>
            <w:left w:val="none" w:sz="0" w:space="0" w:color="auto"/>
            <w:bottom w:val="none" w:sz="0" w:space="0" w:color="auto"/>
            <w:right w:val="none" w:sz="0" w:space="0" w:color="auto"/>
          </w:divBdr>
        </w:div>
        <w:div w:id="1476490580">
          <w:marLeft w:val="640"/>
          <w:marRight w:val="0"/>
          <w:marTop w:val="0"/>
          <w:marBottom w:val="0"/>
          <w:divBdr>
            <w:top w:val="none" w:sz="0" w:space="0" w:color="auto"/>
            <w:left w:val="none" w:sz="0" w:space="0" w:color="auto"/>
            <w:bottom w:val="none" w:sz="0" w:space="0" w:color="auto"/>
            <w:right w:val="none" w:sz="0" w:space="0" w:color="auto"/>
          </w:divBdr>
        </w:div>
        <w:div w:id="1130979234">
          <w:marLeft w:val="640"/>
          <w:marRight w:val="0"/>
          <w:marTop w:val="0"/>
          <w:marBottom w:val="0"/>
          <w:divBdr>
            <w:top w:val="none" w:sz="0" w:space="0" w:color="auto"/>
            <w:left w:val="none" w:sz="0" w:space="0" w:color="auto"/>
            <w:bottom w:val="none" w:sz="0" w:space="0" w:color="auto"/>
            <w:right w:val="none" w:sz="0" w:space="0" w:color="auto"/>
          </w:divBdr>
        </w:div>
        <w:div w:id="1867716024">
          <w:marLeft w:val="640"/>
          <w:marRight w:val="0"/>
          <w:marTop w:val="0"/>
          <w:marBottom w:val="0"/>
          <w:divBdr>
            <w:top w:val="none" w:sz="0" w:space="0" w:color="auto"/>
            <w:left w:val="none" w:sz="0" w:space="0" w:color="auto"/>
            <w:bottom w:val="none" w:sz="0" w:space="0" w:color="auto"/>
            <w:right w:val="none" w:sz="0" w:space="0" w:color="auto"/>
          </w:divBdr>
        </w:div>
        <w:div w:id="863253562">
          <w:marLeft w:val="640"/>
          <w:marRight w:val="0"/>
          <w:marTop w:val="0"/>
          <w:marBottom w:val="0"/>
          <w:divBdr>
            <w:top w:val="none" w:sz="0" w:space="0" w:color="auto"/>
            <w:left w:val="none" w:sz="0" w:space="0" w:color="auto"/>
            <w:bottom w:val="none" w:sz="0" w:space="0" w:color="auto"/>
            <w:right w:val="none" w:sz="0" w:space="0" w:color="auto"/>
          </w:divBdr>
        </w:div>
        <w:div w:id="1012489954">
          <w:marLeft w:val="640"/>
          <w:marRight w:val="0"/>
          <w:marTop w:val="0"/>
          <w:marBottom w:val="0"/>
          <w:divBdr>
            <w:top w:val="none" w:sz="0" w:space="0" w:color="auto"/>
            <w:left w:val="none" w:sz="0" w:space="0" w:color="auto"/>
            <w:bottom w:val="none" w:sz="0" w:space="0" w:color="auto"/>
            <w:right w:val="none" w:sz="0" w:space="0" w:color="auto"/>
          </w:divBdr>
        </w:div>
        <w:div w:id="677275327">
          <w:marLeft w:val="640"/>
          <w:marRight w:val="0"/>
          <w:marTop w:val="0"/>
          <w:marBottom w:val="0"/>
          <w:divBdr>
            <w:top w:val="none" w:sz="0" w:space="0" w:color="auto"/>
            <w:left w:val="none" w:sz="0" w:space="0" w:color="auto"/>
            <w:bottom w:val="none" w:sz="0" w:space="0" w:color="auto"/>
            <w:right w:val="none" w:sz="0" w:space="0" w:color="auto"/>
          </w:divBdr>
        </w:div>
        <w:div w:id="1337998390">
          <w:marLeft w:val="640"/>
          <w:marRight w:val="0"/>
          <w:marTop w:val="0"/>
          <w:marBottom w:val="0"/>
          <w:divBdr>
            <w:top w:val="none" w:sz="0" w:space="0" w:color="auto"/>
            <w:left w:val="none" w:sz="0" w:space="0" w:color="auto"/>
            <w:bottom w:val="none" w:sz="0" w:space="0" w:color="auto"/>
            <w:right w:val="none" w:sz="0" w:space="0" w:color="auto"/>
          </w:divBdr>
        </w:div>
        <w:div w:id="1952319050">
          <w:marLeft w:val="640"/>
          <w:marRight w:val="0"/>
          <w:marTop w:val="0"/>
          <w:marBottom w:val="0"/>
          <w:divBdr>
            <w:top w:val="none" w:sz="0" w:space="0" w:color="auto"/>
            <w:left w:val="none" w:sz="0" w:space="0" w:color="auto"/>
            <w:bottom w:val="none" w:sz="0" w:space="0" w:color="auto"/>
            <w:right w:val="none" w:sz="0" w:space="0" w:color="auto"/>
          </w:divBdr>
        </w:div>
        <w:div w:id="1354573686">
          <w:marLeft w:val="640"/>
          <w:marRight w:val="0"/>
          <w:marTop w:val="0"/>
          <w:marBottom w:val="0"/>
          <w:divBdr>
            <w:top w:val="none" w:sz="0" w:space="0" w:color="auto"/>
            <w:left w:val="none" w:sz="0" w:space="0" w:color="auto"/>
            <w:bottom w:val="none" w:sz="0" w:space="0" w:color="auto"/>
            <w:right w:val="none" w:sz="0" w:space="0" w:color="auto"/>
          </w:divBdr>
        </w:div>
        <w:div w:id="1547257825">
          <w:marLeft w:val="640"/>
          <w:marRight w:val="0"/>
          <w:marTop w:val="0"/>
          <w:marBottom w:val="0"/>
          <w:divBdr>
            <w:top w:val="none" w:sz="0" w:space="0" w:color="auto"/>
            <w:left w:val="none" w:sz="0" w:space="0" w:color="auto"/>
            <w:bottom w:val="none" w:sz="0" w:space="0" w:color="auto"/>
            <w:right w:val="none" w:sz="0" w:space="0" w:color="auto"/>
          </w:divBdr>
        </w:div>
        <w:div w:id="609357089">
          <w:marLeft w:val="640"/>
          <w:marRight w:val="0"/>
          <w:marTop w:val="0"/>
          <w:marBottom w:val="0"/>
          <w:divBdr>
            <w:top w:val="none" w:sz="0" w:space="0" w:color="auto"/>
            <w:left w:val="none" w:sz="0" w:space="0" w:color="auto"/>
            <w:bottom w:val="none" w:sz="0" w:space="0" w:color="auto"/>
            <w:right w:val="none" w:sz="0" w:space="0" w:color="auto"/>
          </w:divBdr>
        </w:div>
        <w:div w:id="1069421052">
          <w:marLeft w:val="640"/>
          <w:marRight w:val="0"/>
          <w:marTop w:val="0"/>
          <w:marBottom w:val="0"/>
          <w:divBdr>
            <w:top w:val="none" w:sz="0" w:space="0" w:color="auto"/>
            <w:left w:val="none" w:sz="0" w:space="0" w:color="auto"/>
            <w:bottom w:val="none" w:sz="0" w:space="0" w:color="auto"/>
            <w:right w:val="none" w:sz="0" w:space="0" w:color="auto"/>
          </w:divBdr>
        </w:div>
        <w:div w:id="1992325639">
          <w:marLeft w:val="640"/>
          <w:marRight w:val="0"/>
          <w:marTop w:val="0"/>
          <w:marBottom w:val="0"/>
          <w:divBdr>
            <w:top w:val="none" w:sz="0" w:space="0" w:color="auto"/>
            <w:left w:val="none" w:sz="0" w:space="0" w:color="auto"/>
            <w:bottom w:val="none" w:sz="0" w:space="0" w:color="auto"/>
            <w:right w:val="none" w:sz="0" w:space="0" w:color="auto"/>
          </w:divBdr>
        </w:div>
        <w:div w:id="2094810949">
          <w:marLeft w:val="640"/>
          <w:marRight w:val="0"/>
          <w:marTop w:val="0"/>
          <w:marBottom w:val="0"/>
          <w:divBdr>
            <w:top w:val="none" w:sz="0" w:space="0" w:color="auto"/>
            <w:left w:val="none" w:sz="0" w:space="0" w:color="auto"/>
            <w:bottom w:val="none" w:sz="0" w:space="0" w:color="auto"/>
            <w:right w:val="none" w:sz="0" w:space="0" w:color="auto"/>
          </w:divBdr>
        </w:div>
        <w:div w:id="940454264">
          <w:marLeft w:val="640"/>
          <w:marRight w:val="0"/>
          <w:marTop w:val="0"/>
          <w:marBottom w:val="0"/>
          <w:divBdr>
            <w:top w:val="none" w:sz="0" w:space="0" w:color="auto"/>
            <w:left w:val="none" w:sz="0" w:space="0" w:color="auto"/>
            <w:bottom w:val="none" w:sz="0" w:space="0" w:color="auto"/>
            <w:right w:val="none" w:sz="0" w:space="0" w:color="auto"/>
          </w:divBdr>
        </w:div>
        <w:div w:id="1557933370">
          <w:marLeft w:val="640"/>
          <w:marRight w:val="0"/>
          <w:marTop w:val="0"/>
          <w:marBottom w:val="0"/>
          <w:divBdr>
            <w:top w:val="none" w:sz="0" w:space="0" w:color="auto"/>
            <w:left w:val="none" w:sz="0" w:space="0" w:color="auto"/>
            <w:bottom w:val="none" w:sz="0" w:space="0" w:color="auto"/>
            <w:right w:val="none" w:sz="0" w:space="0" w:color="auto"/>
          </w:divBdr>
        </w:div>
        <w:div w:id="838811939">
          <w:marLeft w:val="640"/>
          <w:marRight w:val="0"/>
          <w:marTop w:val="0"/>
          <w:marBottom w:val="0"/>
          <w:divBdr>
            <w:top w:val="none" w:sz="0" w:space="0" w:color="auto"/>
            <w:left w:val="none" w:sz="0" w:space="0" w:color="auto"/>
            <w:bottom w:val="none" w:sz="0" w:space="0" w:color="auto"/>
            <w:right w:val="none" w:sz="0" w:space="0" w:color="auto"/>
          </w:divBdr>
        </w:div>
        <w:div w:id="1788087631">
          <w:marLeft w:val="640"/>
          <w:marRight w:val="0"/>
          <w:marTop w:val="0"/>
          <w:marBottom w:val="0"/>
          <w:divBdr>
            <w:top w:val="none" w:sz="0" w:space="0" w:color="auto"/>
            <w:left w:val="none" w:sz="0" w:space="0" w:color="auto"/>
            <w:bottom w:val="none" w:sz="0" w:space="0" w:color="auto"/>
            <w:right w:val="none" w:sz="0" w:space="0" w:color="auto"/>
          </w:divBdr>
        </w:div>
        <w:div w:id="702245375">
          <w:marLeft w:val="640"/>
          <w:marRight w:val="0"/>
          <w:marTop w:val="0"/>
          <w:marBottom w:val="0"/>
          <w:divBdr>
            <w:top w:val="none" w:sz="0" w:space="0" w:color="auto"/>
            <w:left w:val="none" w:sz="0" w:space="0" w:color="auto"/>
            <w:bottom w:val="none" w:sz="0" w:space="0" w:color="auto"/>
            <w:right w:val="none" w:sz="0" w:space="0" w:color="auto"/>
          </w:divBdr>
        </w:div>
        <w:div w:id="338388153">
          <w:marLeft w:val="640"/>
          <w:marRight w:val="0"/>
          <w:marTop w:val="0"/>
          <w:marBottom w:val="0"/>
          <w:divBdr>
            <w:top w:val="none" w:sz="0" w:space="0" w:color="auto"/>
            <w:left w:val="none" w:sz="0" w:space="0" w:color="auto"/>
            <w:bottom w:val="none" w:sz="0" w:space="0" w:color="auto"/>
            <w:right w:val="none" w:sz="0" w:space="0" w:color="auto"/>
          </w:divBdr>
        </w:div>
        <w:div w:id="916132446">
          <w:marLeft w:val="640"/>
          <w:marRight w:val="0"/>
          <w:marTop w:val="0"/>
          <w:marBottom w:val="0"/>
          <w:divBdr>
            <w:top w:val="none" w:sz="0" w:space="0" w:color="auto"/>
            <w:left w:val="none" w:sz="0" w:space="0" w:color="auto"/>
            <w:bottom w:val="none" w:sz="0" w:space="0" w:color="auto"/>
            <w:right w:val="none" w:sz="0" w:space="0" w:color="auto"/>
          </w:divBdr>
        </w:div>
        <w:div w:id="1081365072">
          <w:marLeft w:val="640"/>
          <w:marRight w:val="0"/>
          <w:marTop w:val="0"/>
          <w:marBottom w:val="0"/>
          <w:divBdr>
            <w:top w:val="none" w:sz="0" w:space="0" w:color="auto"/>
            <w:left w:val="none" w:sz="0" w:space="0" w:color="auto"/>
            <w:bottom w:val="none" w:sz="0" w:space="0" w:color="auto"/>
            <w:right w:val="none" w:sz="0" w:space="0" w:color="auto"/>
          </w:divBdr>
        </w:div>
        <w:div w:id="1934895301">
          <w:marLeft w:val="640"/>
          <w:marRight w:val="0"/>
          <w:marTop w:val="0"/>
          <w:marBottom w:val="0"/>
          <w:divBdr>
            <w:top w:val="none" w:sz="0" w:space="0" w:color="auto"/>
            <w:left w:val="none" w:sz="0" w:space="0" w:color="auto"/>
            <w:bottom w:val="none" w:sz="0" w:space="0" w:color="auto"/>
            <w:right w:val="none" w:sz="0" w:space="0" w:color="auto"/>
          </w:divBdr>
        </w:div>
        <w:div w:id="670371762">
          <w:marLeft w:val="640"/>
          <w:marRight w:val="0"/>
          <w:marTop w:val="0"/>
          <w:marBottom w:val="0"/>
          <w:divBdr>
            <w:top w:val="none" w:sz="0" w:space="0" w:color="auto"/>
            <w:left w:val="none" w:sz="0" w:space="0" w:color="auto"/>
            <w:bottom w:val="none" w:sz="0" w:space="0" w:color="auto"/>
            <w:right w:val="none" w:sz="0" w:space="0" w:color="auto"/>
          </w:divBdr>
        </w:div>
        <w:div w:id="964047487">
          <w:marLeft w:val="640"/>
          <w:marRight w:val="0"/>
          <w:marTop w:val="0"/>
          <w:marBottom w:val="0"/>
          <w:divBdr>
            <w:top w:val="none" w:sz="0" w:space="0" w:color="auto"/>
            <w:left w:val="none" w:sz="0" w:space="0" w:color="auto"/>
            <w:bottom w:val="none" w:sz="0" w:space="0" w:color="auto"/>
            <w:right w:val="none" w:sz="0" w:space="0" w:color="auto"/>
          </w:divBdr>
        </w:div>
        <w:div w:id="1029067711">
          <w:marLeft w:val="640"/>
          <w:marRight w:val="0"/>
          <w:marTop w:val="0"/>
          <w:marBottom w:val="0"/>
          <w:divBdr>
            <w:top w:val="none" w:sz="0" w:space="0" w:color="auto"/>
            <w:left w:val="none" w:sz="0" w:space="0" w:color="auto"/>
            <w:bottom w:val="none" w:sz="0" w:space="0" w:color="auto"/>
            <w:right w:val="none" w:sz="0" w:space="0" w:color="auto"/>
          </w:divBdr>
        </w:div>
        <w:div w:id="1442872463">
          <w:marLeft w:val="640"/>
          <w:marRight w:val="0"/>
          <w:marTop w:val="0"/>
          <w:marBottom w:val="0"/>
          <w:divBdr>
            <w:top w:val="none" w:sz="0" w:space="0" w:color="auto"/>
            <w:left w:val="none" w:sz="0" w:space="0" w:color="auto"/>
            <w:bottom w:val="none" w:sz="0" w:space="0" w:color="auto"/>
            <w:right w:val="none" w:sz="0" w:space="0" w:color="auto"/>
          </w:divBdr>
        </w:div>
        <w:div w:id="660933079">
          <w:marLeft w:val="640"/>
          <w:marRight w:val="0"/>
          <w:marTop w:val="0"/>
          <w:marBottom w:val="0"/>
          <w:divBdr>
            <w:top w:val="none" w:sz="0" w:space="0" w:color="auto"/>
            <w:left w:val="none" w:sz="0" w:space="0" w:color="auto"/>
            <w:bottom w:val="none" w:sz="0" w:space="0" w:color="auto"/>
            <w:right w:val="none" w:sz="0" w:space="0" w:color="auto"/>
          </w:divBdr>
        </w:div>
        <w:div w:id="348720551">
          <w:marLeft w:val="640"/>
          <w:marRight w:val="0"/>
          <w:marTop w:val="0"/>
          <w:marBottom w:val="0"/>
          <w:divBdr>
            <w:top w:val="none" w:sz="0" w:space="0" w:color="auto"/>
            <w:left w:val="none" w:sz="0" w:space="0" w:color="auto"/>
            <w:bottom w:val="none" w:sz="0" w:space="0" w:color="auto"/>
            <w:right w:val="none" w:sz="0" w:space="0" w:color="auto"/>
          </w:divBdr>
        </w:div>
        <w:div w:id="1567494090">
          <w:marLeft w:val="640"/>
          <w:marRight w:val="0"/>
          <w:marTop w:val="0"/>
          <w:marBottom w:val="0"/>
          <w:divBdr>
            <w:top w:val="none" w:sz="0" w:space="0" w:color="auto"/>
            <w:left w:val="none" w:sz="0" w:space="0" w:color="auto"/>
            <w:bottom w:val="none" w:sz="0" w:space="0" w:color="auto"/>
            <w:right w:val="none" w:sz="0" w:space="0" w:color="auto"/>
          </w:divBdr>
        </w:div>
        <w:div w:id="1398168991">
          <w:marLeft w:val="640"/>
          <w:marRight w:val="0"/>
          <w:marTop w:val="0"/>
          <w:marBottom w:val="0"/>
          <w:divBdr>
            <w:top w:val="none" w:sz="0" w:space="0" w:color="auto"/>
            <w:left w:val="none" w:sz="0" w:space="0" w:color="auto"/>
            <w:bottom w:val="none" w:sz="0" w:space="0" w:color="auto"/>
            <w:right w:val="none" w:sz="0" w:space="0" w:color="auto"/>
          </w:divBdr>
        </w:div>
        <w:div w:id="1163818987">
          <w:marLeft w:val="640"/>
          <w:marRight w:val="0"/>
          <w:marTop w:val="0"/>
          <w:marBottom w:val="0"/>
          <w:divBdr>
            <w:top w:val="none" w:sz="0" w:space="0" w:color="auto"/>
            <w:left w:val="none" w:sz="0" w:space="0" w:color="auto"/>
            <w:bottom w:val="none" w:sz="0" w:space="0" w:color="auto"/>
            <w:right w:val="none" w:sz="0" w:space="0" w:color="auto"/>
          </w:divBdr>
        </w:div>
        <w:div w:id="783235522">
          <w:marLeft w:val="640"/>
          <w:marRight w:val="0"/>
          <w:marTop w:val="0"/>
          <w:marBottom w:val="0"/>
          <w:divBdr>
            <w:top w:val="none" w:sz="0" w:space="0" w:color="auto"/>
            <w:left w:val="none" w:sz="0" w:space="0" w:color="auto"/>
            <w:bottom w:val="none" w:sz="0" w:space="0" w:color="auto"/>
            <w:right w:val="none" w:sz="0" w:space="0" w:color="auto"/>
          </w:divBdr>
        </w:div>
        <w:div w:id="1825245060">
          <w:marLeft w:val="640"/>
          <w:marRight w:val="0"/>
          <w:marTop w:val="0"/>
          <w:marBottom w:val="0"/>
          <w:divBdr>
            <w:top w:val="none" w:sz="0" w:space="0" w:color="auto"/>
            <w:left w:val="none" w:sz="0" w:space="0" w:color="auto"/>
            <w:bottom w:val="none" w:sz="0" w:space="0" w:color="auto"/>
            <w:right w:val="none" w:sz="0" w:space="0" w:color="auto"/>
          </w:divBdr>
        </w:div>
        <w:div w:id="1672029067">
          <w:marLeft w:val="640"/>
          <w:marRight w:val="0"/>
          <w:marTop w:val="0"/>
          <w:marBottom w:val="0"/>
          <w:divBdr>
            <w:top w:val="none" w:sz="0" w:space="0" w:color="auto"/>
            <w:left w:val="none" w:sz="0" w:space="0" w:color="auto"/>
            <w:bottom w:val="none" w:sz="0" w:space="0" w:color="auto"/>
            <w:right w:val="none" w:sz="0" w:space="0" w:color="auto"/>
          </w:divBdr>
        </w:div>
        <w:div w:id="649675312">
          <w:marLeft w:val="640"/>
          <w:marRight w:val="0"/>
          <w:marTop w:val="0"/>
          <w:marBottom w:val="0"/>
          <w:divBdr>
            <w:top w:val="none" w:sz="0" w:space="0" w:color="auto"/>
            <w:left w:val="none" w:sz="0" w:space="0" w:color="auto"/>
            <w:bottom w:val="none" w:sz="0" w:space="0" w:color="auto"/>
            <w:right w:val="none" w:sz="0" w:space="0" w:color="auto"/>
          </w:divBdr>
        </w:div>
        <w:div w:id="1186753695">
          <w:marLeft w:val="640"/>
          <w:marRight w:val="0"/>
          <w:marTop w:val="0"/>
          <w:marBottom w:val="0"/>
          <w:divBdr>
            <w:top w:val="none" w:sz="0" w:space="0" w:color="auto"/>
            <w:left w:val="none" w:sz="0" w:space="0" w:color="auto"/>
            <w:bottom w:val="none" w:sz="0" w:space="0" w:color="auto"/>
            <w:right w:val="none" w:sz="0" w:space="0" w:color="auto"/>
          </w:divBdr>
        </w:div>
        <w:div w:id="1129081563">
          <w:marLeft w:val="640"/>
          <w:marRight w:val="0"/>
          <w:marTop w:val="0"/>
          <w:marBottom w:val="0"/>
          <w:divBdr>
            <w:top w:val="none" w:sz="0" w:space="0" w:color="auto"/>
            <w:left w:val="none" w:sz="0" w:space="0" w:color="auto"/>
            <w:bottom w:val="none" w:sz="0" w:space="0" w:color="auto"/>
            <w:right w:val="none" w:sz="0" w:space="0" w:color="auto"/>
          </w:divBdr>
        </w:div>
        <w:div w:id="1933470723">
          <w:marLeft w:val="640"/>
          <w:marRight w:val="0"/>
          <w:marTop w:val="0"/>
          <w:marBottom w:val="0"/>
          <w:divBdr>
            <w:top w:val="none" w:sz="0" w:space="0" w:color="auto"/>
            <w:left w:val="none" w:sz="0" w:space="0" w:color="auto"/>
            <w:bottom w:val="none" w:sz="0" w:space="0" w:color="auto"/>
            <w:right w:val="none" w:sz="0" w:space="0" w:color="auto"/>
          </w:divBdr>
        </w:div>
        <w:div w:id="1149858233">
          <w:marLeft w:val="640"/>
          <w:marRight w:val="0"/>
          <w:marTop w:val="0"/>
          <w:marBottom w:val="0"/>
          <w:divBdr>
            <w:top w:val="none" w:sz="0" w:space="0" w:color="auto"/>
            <w:left w:val="none" w:sz="0" w:space="0" w:color="auto"/>
            <w:bottom w:val="none" w:sz="0" w:space="0" w:color="auto"/>
            <w:right w:val="none" w:sz="0" w:space="0" w:color="auto"/>
          </w:divBdr>
        </w:div>
        <w:div w:id="2086027899">
          <w:marLeft w:val="640"/>
          <w:marRight w:val="0"/>
          <w:marTop w:val="0"/>
          <w:marBottom w:val="0"/>
          <w:divBdr>
            <w:top w:val="none" w:sz="0" w:space="0" w:color="auto"/>
            <w:left w:val="none" w:sz="0" w:space="0" w:color="auto"/>
            <w:bottom w:val="none" w:sz="0" w:space="0" w:color="auto"/>
            <w:right w:val="none" w:sz="0" w:space="0" w:color="auto"/>
          </w:divBdr>
        </w:div>
        <w:div w:id="134102576">
          <w:marLeft w:val="640"/>
          <w:marRight w:val="0"/>
          <w:marTop w:val="0"/>
          <w:marBottom w:val="0"/>
          <w:divBdr>
            <w:top w:val="none" w:sz="0" w:space="0" w:color="auto"/>
            <w:left w:val="none" w:sz="0" w:space="0" w:color="auto"/>
            <w:bottom w:val="none" w:sz="0" w:space="0" w:color="auto"/>
            <w:right w:val="none" w:sz="0" w:space="0" w:color="auto"/>
          </w:divBdr>
        </w:div>
        <w:div w:id="1335107554">
          <w:marLeft w:val="640"/>
          <w:marRight w:val="0"/>
          <w:marTop w:val="0"/>
          <w:marBottom w:val="0"/>
          <w:divBdr>
            <w:top w:val="none" w:sz="0" w:space="0" w:color="auto"/>
            <w:left w:val="none" w:sz="0" w:space="0" w:color="auto"/>
            <w:bottom w:val="none" w:sz="0" w:space="0" w:color="auto"/>
            <w:right w:val="none" w:sz="0" w:space="0" w:color="auto"/>
          </w:divBdr>
        </w:div>
        <w:div w:id="756094309">
          <w:marLeft w:val="640"/>
          <w:marRight w:val="0"/>
          <w:marTop w:val="0"/>
          <w:marBottom w:val="0"/>
          <w:divBdr>
            <w:top w:val="none" w:sz="0" w:space="0" w:color="auto"/>
            <w:left w:val="none" w:sz="0" w:space="0" w:color="auto"/>
            <w:bottom w:val="none" w:sz="0" w:space="0" w:color="auto"/>
            <w:right w:val="none" w:sz="0" w:space="0" w:color="auto"/>
          </w:divBdr>
        </w:div>
        <w:div w:id="1560096814">
          <w:marLeft w:val="640"/>
          <w:marRight w:val="0"/>
          <w:marTop w:val="0"/>
          <w:marBottom w:val="0"/>
          <w:divBdr>
            <w:top w:val="none" w:sz="0" w:space="0" w:color="auto"/>
            <w:left w:val="none" w:sz="0" w:space="0" w:color="auto"/>
            <w:bottom w:val="none" w:sz="0" w:space="0" w:color="auto"/>
            <w:right w:val="none" w:sz="0" w:space="0" w:color="auto"/>
          </w:divBdr>
        </w:div>
        <w:div w:id="1868904180">
          <w:marLeft w:val="640"/>
          <w:marRight w:val="0"/>
          <w:marTop w:val="0"/>
          <w:marBottom w:val="0"/>
          <w:divBdr>
            <w:top w:val="none" w:sz="0" w:space="0" w:color="auto"/>
            <w:left w:val="none" w:sz="0" w:space="0" w:color="auto"/>
            <w:bottom w:val="none" w:sz="0" w:space="0" w:color="auto"/>
            <w:right w:val="none" w:sz="0" w:space="0" w:color="auto"/>
          </w:divBdr>
        </w:div>
        <w:div w:id="1324626983">
          <w:marLeft w:val="640"/>
          <w:marRight w:val="0"/>
          <w:marTop w:val="0"/>
          <w:marBottom w:val="0"/>
          <w:divBdr>
            <w:top w:val="none" w:sz="0" w:space="0" w:color="auto"/>
            <w:left w:val="none" w:sz="0" w:space="0" w:color="auto"/>
            <w:bottom w:val="none" w:sz="0" w:space="0" w:color="auto"/>
            <w:right w:val="none" w:sz="0" w:space="0" w:color="auto"/>
          </w:divBdr>
        </w:div>
        <w:div w:id="1416172307">
          <w:marLeft w:val="640"/>
          <w:marRight w:val="0"/>
          <w:marTop w:val="0"/>
          <w:marBottom w:val="0"/>
          <w:divBdr>
            <w:top w:val="none" w:sz="0" w:space="0" w:color="auto"/>
            <w:left w:val="none" w:sz="0" w:space="0" w:color="auto"/>
            <w:bottom w:val="none" w:sz="0" w:space="0" w:color="auto"/>
            <w:right w:val="none" w:sz="0" w:space="0" w:color="auto"/>
          </w:divBdr>
        </w:div>
        <w:div w:id="1100836763">
          <w:marLeft w:val="640"/>
          <w:marRight w:val="0"/>
          <w:marTop w:val="0"/>
          <w:marBottom w:val="0"/>
          <w:divBdr>
            <w:top w:val="none" w:sz="0" w:space="0" w:color="auto"/>
            <w:left w:val="none" w:sz="0" w:space="0" w:color="auto"/>
            <w:bottom w:val="none" w:sz="0" w:space="0" w:color="auto"/>
            <w:right w:val="none" w:sz="0" w:space="0" w:color="auto"/>
          </w:divBdr>
        </w:div>
        <w:div w:id="652370594">
          <w:marLeft w:val="640"/>
          <w:marRight w:val="0"/>
          <w:marTop w:val="0"/>
          <w:marBottom w:val="0"/>
          <w:divBdr>
            <w:top w:val="none" w:sz="0" w:space="0" w:color="auto"/>
            <w:left w:val="none" w:sz="0" w:space="0" w:color="auto"/>
            <w:bottom w:val="none" w:sz="0" w:space="0" w:color="auto"/>
            <w:right w:val="none" w:sz="0" w:space="0" w:color="auto"/>
          </w:divBdr>
        </w:div>
        <w:div w:id="287126778">
          <w:marLeft w:val="640"/>
          <w:marRight w:val="0"/>
          <w:marTop w:val="0"/>
          <w:marBottom w:val="0"/>
          <w:divBdr>
            <w:top w:val="none" w:sz="0" w:space="0" w:color="auto"/>
            <w:left w:val="none" w:sz="0" w:space="0" w:color="auto"/>
            <w:bottom w:val="none" w:sz="0" w:space="0" w:color="auto"/>
            <w:right w:val="none" w:sz="0" w:space="0" w:color="auto"/>
          </w:divBdr>
        </w:div>
        <w:div w:id="1601640135">
          <w:marLeft w:val="640"/>
          <w:marRight w:val="0"/>
          <w:marTop w:val="0"/>
          <w:marBottom w:val="0"/>
          <w:divBdr>
            <w:top w:val="none" w:sz="0" w:space="0" w:color="auto"/>
            <w:left w:val="none" w:sz="0" w:space="0" w:color="auto"/>
            <w:bottom w:val="none" w:sz="0" w:space="0" w:color="auto"/>
            <w:right w:val="none" w:sz="0" w:space="0" w:color="auto"/>
          </w:divBdr>
        </w:div>
        <w:div w:id="1768694348">
          <w:marLeft w:val="640"/>
          <w:marRight w:val="0"/>
          <w:marTop w:val="0"/>
          <w:marBottom w:val="0"/>
          <w:divBdr>
            <w:top w:val="none" w:sz="0" w:space="0" w:color="auto"/>
            <w:left w:val="none" w:sz="0" w:space="0" w:color="auto"/>
            <w:bottom w:val="none" w:sz="0" w:space="0" w:color="auto"/>
            <w:right w:val="none" w:sz="0" w:space="0" w:color="auto"/>
          </w:divBdr>
        </w:div>
        <w:div w:id="1411779595">
          <w:marLeft w:val="640"/>
          <w:marRight w:val="0"/>
          <w:marTop w:val="0"/>
          <w:marBottom w:val="0"/>
          <w:divBdr>
            <w:top w:val="none" w:sz="0" w:space="0" w:color="auto"/>
            <w:left w:val="none" w:sz="0" w:space="0" w:color="auto"/>
            <w:bottom w:val="none" w:sz="0" w:space="0" w:color="auto"/>
            <w:right w:val="none" w:sz="0" w:space="0" w:color="auto"/>
          </w:divBdr>
        </w:div>
        <w:div w:id="229654133">
          <w:marLeft w:val="640"/>
          <w:marRight w:val="0"/>
          <w:marTop w:val="0"/>
          <w:marBottom w:val="0"/>
          <w:divBdr>
            <w:top w:val="none" w:sz="0" w:space="0" w:color="auto"/>
            <w:left w:val="none" w:sz="0" w:space="0" w:color="auto"/>
            <w:bottom w:val="none" w:sz="0" w:space="0" w:color="auto"/>
            <w:right w:val="none" w:sz="0" w:space="0" w:color="auto"/>
          </w:divBdr>
        </w:div>
        <w:div w:id="459344297">
          <w:marLeft w:val="640"/>
          <w:marRight w:val="0"/>
          <w:marTop w:val="0"/>
          <w:marBottom w:val="0"/>
          <w:divBdr>
            <w:top w:val="none" w:sz="0" w:space="0" w:color="auto"/>
            <w:left w:val="none" w:sz="0" w:space="0" w:color="auto"/>
            <w:bottom w:val="none" w:sz="0" w:space="0" w:color="auto"/>
            <w:right w:val="none" w:sz="0" w:space="0" w:color="auto"/>
          </w:divBdr>
        </w:div>
        <w:div w:id="778375937">
          <w:marLeft w:val="640"/>
          <w:marRight w:val="0"/>
          <w:marTop w:val="0"/>
          <w:marBottom w:val="0"/>
          <w:divBdr>
            <w:top w:val="none" w:sz="0" w:space="0" w:color="auto"/>
            <w:left w:val="none" w:sz="0" w:space="0" w:color="auto"/>
            <w:bottom w:val="none" w:sz="0" w:space="0" w:color="auto"/>
            <w:right w:val="none" w:sz="0" w:space="0" w:color="auto"/>
          </w:divBdr>
        </w:div>
        <w:div w:id="223293980">
          <w:marLeft w:val="640"/>
          <w:marRight w:val="0"/>
          <w:marTop w:val="0"/>
          <w:marBottom w:val="0"/>
          <w:divBdr>
            <w:top w:val="none" w:sz="0" w:space="0" w:color="auto"/>
            <w:left w:val="none" w:sz="0" w:space="0" w:color="auto"/>
            <w:bottom w:val="none" w:sz="0" w:space="0" w:color="auto"/>
            <w:right w:val="none" w:sz="0" w:space="0" w:color="auto"/>
          </w:divBdr>
        </w:div>
        <w:div w:id="2056932158">
          <w:marLeft w:val="640"/>
          <w:marRight w:val="0"/>
          <w:marTop w:val="0"/>
          <w:marBottom w:val="0"/>
          <w:divBdr>
            <w:top w:val="none" w:sz="0" w:space="0" w:color="auto"/>
            <w:left w:val="none" w:sz="0" w:space="0" w:color="auto"/>
            <w:bottom w:val="none" w:sz="0" w:space="0" w:color="auto"/>
            <w:right w:val="none" w:sz="0" w:space="0" w:color="auto"/>
          </w:divBdr>
        </w:div>
        <w:div w:id="717582263">
          <w:marLeft w:val="640"/>
          <w:marRight w:val="0"/>
          <w:marTop w:val="0"/>
          <w:marBottom w:val="0"/>
          <w:divBdr>
            <w:top w:val="none" w:sz="0" w:space="0" w:color="auto"/>
            <w:left w:val="none" w:sz="0" w:space="0" w:color="auto"/>
            <w:bottom w:val="none" w:sz="0" w:space="0" w:color="auto"/>
            <w:right w:val="none" w:sz="0" w:space="0" w:color="auto"/>
          </w:divBdr>
        </w:div>
        <w:div w:id="1579944794">
          <w:marLeft w:val="640"/>
          <w:marRight w:val="0"/>
          <w:marTop w:val="0"/>
          <w:marBottom w:val="0"/>
          <w:divBdr>
            <w:top w:val="none" w:sz="0" w:space="0" w:color="auto"/>
            <w:left w:val="none" w:sz="0" w:space="0" w:color="auto"/>
            <w:bottom w:val="none" w:sz="0" w:space="0" w:color="auto"/>
            <w:right w:val="none" w:sz="0" w:space="0" w:color="auto"/>
          </w:divBdr>
        </w:div>
        <w:div w:id="363409578">
          <w:marLeft w:val="640"/>
          <w:marRight w:val="0"/>
          <w:marTop w:val="0"/>
          <w:marBottom w:val="0"/>
          <w:divBdr>
            <w:top w:val="none" w:sz="0" w:space="0" w:color="auto"/>
            <w:left w:val="none" w:sz="0" w:space="0" w:color="auto"/>
            <w:bottom w:val="none" w:sz="0" w:space="0" w:color="auto"/>
            <w:right w:val="none" w:sz="0" w:space="0" w:color="auto"/>
          </w:divBdr>
        </w:div>
        <w:div w:id="286591078">
          <w:marLeft w:val="640"/>
          <w:marRight w:val="0"/>
          <w:marTop w:val="0"/>
          <w:marBottom w:val="0"/>
          <w:divBdr>
            <w:top w:val="none" w:sz="0" w:space="0" w:color="auto"/>
            <w:left w:val="none" w:sz="0" w:space="0" w:color="auto"/>
            <w:bottom w:val="none" w:sz="0" w:space="0" w:color="auto"/>
            <w:right w:val="none" w:sz="0" w:space="0" w:color="auto"/>
          </w:divBdr>
        </w:div>
        <w:div w:id="928348386">
          <w:marLeft w:val="640"/>
          <w:marRight w:val="0"/>
          <w:marTop w:val="0"/>
          <w:marBottom w:val="0"/>
          <w:divBdr>
            <w:top w:val="none" w:sz="0" w:space="0" w:color="auto"/>
            <w:left w:val="none" w:sz="0" w:space="0" w:color="auto"/>
            <w:bottom w:val="none" w:sz="0" w:space="0" w:color="auto"/>
            <w:right w:val="none" w:sz="0" w:space="0" w:color="auto"/>
          </w:divBdr>
        </w:div>
        <w:div w:id="688915270">
          <w:marLeft w:val="640"/>
          <w:marRight w:val="0"/>
          <w:marTop w:val="0"/>
          <w:marBottom w:val="0"/>
          <w:divBdr>
            <w:top w:val="none" w:sz="0" w:space="0" w:color="auto"/>
            <w:left w:val="none" w:sz="0" w:space="0" w:color="auto"/>
            <w:bottom w:val="none" w:sz="0" w:space="0" w:color="auto"/>
            <w:right w:val="none" w:sz="0" w:space="0" w:color="auto"/>
          </w:divBdr>
        </w:div>
        <w:div w:id="216090561">
          <w:marLeft w:val="640"/>
          <w:marRight w:val="0"/>
          <w:marTop w:val="0"/>
          <w:marBottom w:val="0"/>
          <w:divBdr>
            <w:top w:val="none" w:sz="0" w:space="0" w:color="auto"/>
            <w:left w:val="none" w:sz="0" w:space="0" w:color="auto"/>
            <w:bottom w:val="none" w:sz="0" w:space="0" w:color="auto"/>
            <w:right w:val="none" w:sz="0" w:space="0" w:color="auto"/>
          </w:divBdr>
        </w:div>
        <w:div w:id="1688096203">
          <w:marLeft w:val="640"/>
          <w:marRight w:val="0"/>
          <w:marTop w:val="0"/>
          <w:marBottom w:val="0"/>
          <w:divBdr>
            <w:top w:val="none" w:sz="0" w:space="0" w:color="auto"/>
            <w:left w:val="none" w:sz="0" w:space="0" w:color="auto"/>
            <w:bottom w:val="none" w:sz="0" w:space="0" w:color="auto"/>
            <w:right w:val="none" w:sz="0" w:space="0" w:color="auto"/>
          </w:divBdr>
        </w:div>
        <w:div w:id="2099907596">
          <w:marLeft w:val="640"/>
          <w:marRight w:val="0"/>
          <w:marTop w:val="0"/>
          <w:marBottom w:val="0"/>
          <w:divBdr>
            <w:top w:val="none" w:sz="0" w:space="0" w:color="auto"/>
            <w:left w:val="none" w:sz="0" w:space="0" w:color="auto"/>
            <w:bottom w:val="none" w:sz="0" w:space="0" w:color="auto"/>
            <w:right w:val="none" w:sz="0" w:space="0" w:color="auto"/>
          </w:divBdr>
        </w:div>
        <w:div w:id="1099444062">
          <w:marLeft w:val="640"/>
          <w:marRight w:val="0"/>
          <w:marTop w:val="0"/>
          <w:marBottom w:val="0"/>
          <w:divBdr>
            <w:top w:val="none" w:sz="0" w:space="0" w:color="auto"/>
            <w:left w:val="none" w:sz="0" w:space="0" w:color="auto"/>
            <w:bottom w:val="none" w:sz="0" w:space="0" w:color="auto"/>
            <w:right w:val="none" w:sz="0" w:space="0" w:color="auto"/>
          </w:divBdr>
        </w:div>
        <w:div w:id="1357076518">
          <w:marLeft w:val="640"/>
          <w:marRight w:val="0"/>
          <w:marTop w:val="0"/>
          <w:marBottom w:val="0"/>
          <w:divBdr>
            <w:top w:val="none" w:sz="0" w:space="0" w:color="auto"/>
            <w:left w:val="none" w:sz="0" w:space="0" w:color="auto"/>
            <w:bottom w:val="none" w:sz="0" w:space="0" w:color="auto"/>
            <w:right w:val="none" w:sz="0" w:space="0" w:color="auto"/>
          </w:divBdr>
        </w:div>
        <w:div w:id="1156453285">
          <w:marLeft w:val="640"/>
          <w:marRight w:val="0"/>
          <w:marTop w:val="0"/>
          <w:marBottom w:val="0"/>
          <w:divBdr>
            <w:top w:val="none" w:sz="0" w:space="0" w:color="auto"/>
            <w:left w:val="none" w:sz="0" w:space="0" w:color="auto"/>
            <w:bottom w:val="none" w:sz="0" w:space="0" w:color="auto"/>
            <w:right w:val="none" w:sz="0" w:space="0" w:color="auto"/>
          </w:divBdr>
        </w:div>
        <w:div w:id="776873379">
          <w:marLeft w:val="640"/>
          <w:marRight w:val="0"/>
          <w:marTop w:val="0"/>
          <w:marBottom w:val="0"/>
          <w:divBdr>
            <w:top w:val="none" w:sz="0" w:space="0" w:color="auto"/>
            <w:left w:val="none" w:sz="0" w:space="0" w:color="auto"/>
            <w:bottom w:val="none" w:sz="0" w:space="0" w:color="auto"/>
            <w:right w:val="none" w:sz="0" w:space="0" w:color="auto"/>
          </w:divBdr>
        </w:div>
        <w:div w:id="1789621038">
          <w:marLeft w:val="640"/>
          <w:marRight w:val="0"/>
          <w:marTop w:val="0"/>
          <w:marBottom w:val="0"/>
          <w:divBdr>
            <w:top w:val="none" w:sz="0" w:space="0" w:color="auto"/>
            <w:left w:val="none" w:sz="0" w:space="0" w:color="auto"/>
            <w:bottom w:val="none" w:sz="0" w:space="0" w:color="auto"/>
            <w:right w:val="none" w:sz="0" w:space="0" w:color="auto"/>
          </w:divBdr>
        </w:div>
        <w:div w:id="1655328826">
          <w:marLeft w:val="640"/>
          <w:marRight w:val="0"/>
          <w:marTop w:val="0"/>
          <w:marBottom w:val="0"/>
          <w:divBdr>
            <w:top w:val="none" w:sz="0" w:space="0" w:color="auto"/>
            <w:left w:val="none" w:sz="0" w:space="0" w:color="auto"/>
            <w:bottom w:val="none" w:sz="0" w:space="0" w:color="auto"/>
            <w:right w:val="none" w:sz="0" w:space="0" w:color="auto"/>
          </w:divBdr>
        </w:div>
        <w:div w:id="1915583537">
          <w:marLeft w:val="640"/>
          <w:marRight w:val="0"/>
          <w:marTop w:val="0"/>
          <w:marBottom w:val="0"/>
          <w:divBdr>
            <w:top w:val="none" w:sz="0" w:space="0" w:color="auto"/>
            <w:left w:val="none" w:sz="0" w:space="0" w:color="auto"/>
            <w:bottom w:val="none" w:sz="0" w:space="0" w:color="auto"/>
            <w:right w:val="none" w:sz="0" w:space="0" w:color="auto"/>
          </w:divBdr>
        </w:div>
        <w:div w:id="278731535">
          <w:marLeft w:val="640"/>
          <w:marRight w:val="0"/>
          <w:marTop w:val="0"/>
          <w:marBottom w:val="0"/>
          <w:divBdr>
            <w:top w:val="none" w:sz="0" w:space="0" w:color="auto"/>
            <w:left w:val="none" w:sz="0" w:space="0" w:color="auto"/>
            <w:bottom w:val="none" w:sz="0" w:space="0" w:color="auto"/>
            <w:right w:val="none" w:sz="0" w:space="0" w:color="auto"/>
          </w:divBdr>
        </w:div>
        <w:div w:id="483279225">
          <w:marLeft w:val="640"/>
          <w:marRight w:val="0"/>
          <w:marTop w:val="0"/>
          <w:marBottom w:val="0"/>
          <w:divBdr>
            <w:top w:val="none" w:sz="0" w:space="0" w:color="auto"/>
            <w:left w:val="none" w:sz="0" w:space="0" w:color="auto"/>
            <w:bottom w:val="none" w:sz="0" w:space="0" w:color="auto"/>
            <w:right w:val="none" w:sz="0" w:space="0" w:color="auto"/>
          </w:divBdr>
        </w:div>
        <w:div w:id="1498183371">
          <w:marLeft w:val="640"/>
          <w:marRight w:val="0"/>
          <w:marTop w:val="0"/>
          <w:marBottom w:val="0"/>
          <w:divBdr>
            <w:top w:val="none" w:sz="0" w:space="0" w:color="auto"/>
            <w:left w:val="none" w:sz="0" w:space="0" w:color="auto"/>
            <w:bottom w:val="none" w:sz="0" w:space="0" w:color="auto"/>
            <w:right w:val="none" w:sz="0" w:space="0" w:color="auto"/>
          </w:divBdr>
        </w:div>
        <w:div w:id="1715764735">
          <w:marLeft w:val="640"/>
          <w:marRight w:val="0"/>
          <w:marTop w:val="0"/>
          <w:marBottom w:val="0"/>
          <w:divBdr>
            <w:top w:val="none" w:sz="0" w:space="0" w:color="auto"/>
            <w:left w:val="none" w:sz="0" w:space="0" w:color="auto"/>
            <w:bottom w:val="none" w:sz="0" w:space="0" w:color="auto"/>
            <w:right w:val="none" w:sz="0" w:space="0" w:color="auto"/>
          </w:divBdr>
        </w:div>
        <w:div w:id="1392344661">
          <w:marLeft w:val="640"/>
          <w:marRight w:val="0"/>
          <w:marTop w:val="0"/>
          <w:marBottom w:val="0"/>
          <w:divBdr>
            <w:top w:val="none" w:sz="0" w:space="0" w:color="auto"/>
            <w:left w:val="none" w:sz="0" w:space="0" w:color="auto"/>
            <w:bottom w:val="none" w:sz="0" w:space="0" w:color="auto"/>
            <w:right w:val="none" w:sz="0" w:space="0" w:color="auto"/>
          </w:divBdr>
        </w:div>
        <w:div w:id="624584915">
          <w:marLeft w:val="640"/>
          <w:marRight w:val="0"/>
          <w:marTop w:val="0"/>
          <w:marBottom w:val="0"/>
          <w:divBdr>
            <w:top w:val="none" w:sz="0" w:space="0" w:color="auto"/>
            <w:left w:val="none" w:sz="0" w:space="0" w:color="auto"/>
            <w:bottom w:val="none" w:sz="0" w:space="0" w:color="auto"/>
            <w:right w:val="none" w:sz="0" w:space="0" w:color="auto"/>
          </w:divBdr>
        </w:div>
        <w:div w:id="101266643">
          <w:marLeft w:val="640"/>
          <w:marRight w:val="0"/>
          <w:marTop w:val="0"/>
          <w:marBottom w:val="0"/>
          <w:divBdr>
            <w:top w:val="none" w:sz="0" w:space="0" w:color="auto"/>
            <w:left w:val="none" w:sz="0" w:space="0" w:color="auto"/>
            <w:bottom w:val="none" w:sz="0" w:space="0" w:color="auto"/>
            <w:right w:val="none" w:sz="0" w:space="0" w:color="auto"/>
          </w:divBdr>
        </w:div>
        <w:div w:id="354573416">
          <w:marLeft w:val="640"/>
          <w:marRight w:val="0"/>
          <w:marTop w:val="0"/>
          <w:marBottom w:val="0"/>
          <w:divBdr>
            <w:top w:val="none" w:sz="0" w:space="0" w:color="auto"/>
            <w:left w:val="none" w:sz="0" w:space="0" w:color="auto"/>
            <w:bottom w:val="none" w:sz="0" w:space="0" w:color="auto"/>
            <w:right w:val="none" w:sz="0" w:space="0" w:color="auto"/>
          </w:divBdr>
        </w:div>
        <w:div w:id="458887557">
          <w:marLeft w:val="640"/>
          <w:marRight w:val="0"/>
          <w:marTop w:val="0"/>
          <w:marBottom w:val="0"/>
          <w:divBdr>
            <w:top w:val="none" w:sz="0" w:space="0" w:color="auto"/>
            <w:left w:val="none" w:sz="0" w:space="0" w:color="auto"/>
            <w:bottom w:val="none" w:sz="0" w:space="0" w:color="auto"/>
            <w:right w:val="none" w:sz="0" w:space="0" w:color="auto"/>
          </w:divBdr>
        </w:div>
        <w:div w:id="568269688">
          <w:marLeft w:val="640"/>
          <w:marRight w:val="0"/>
          <w:marTop w:val="0"/>
          <w:marBottom w:val="0"/>
          <w:divBdr>
            <w:top w:val="none" w:sz="0" w:space="0" w:color="auto"/>
            <w:left w:val="none" w:sz="0" w:space="0" w:color="auto"/>
            <w:bottom w:val="none" w:sz="0" w:space="0" w:color="auto"/>
            <w:right w:val="none" w:sz="0" w:space="0" w:color="auto"/>
          </w:divBdr>
        </w:div>
        <w:div w:id="1825706824">
          <w:marLeft w:val="640"/>
          <w:marRight w:val="0"/>
          <w:marTop w:val="0"/>
          <w:marBottom w:val="0"/>
          <w:divBdr>
            <w:top w:val="none" w:sz="0" w:space="0" w:color="auto"/>
            <w:left w:val="none" w:sz="0" w:space="0" w:color="auto"/>
            <w:bottom w:val="none" w:sz="0" w:space="0" w:color="auto"/>
            <w:right w:val="none" w:sz="0" w:space="0" w:color="auto"/>
          </w:divBdr>
        </w:div>
        <w:div w:id="1296302418">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3604499">
      <w:bodyDiv w:val="1"/>
      <w:marLeft w:val="0"/>
      <w:marRight w:val="0"/>
      <w:marTop w:val="0"/>
      <w:marBottom w:val="0"/>
      <w:divBdr>
        <w:top w:val="none" w:sz="0" w:space="0" w:color="auto"/>
        <w:left w:val="none" w:sz="0" w:space="0" w:color="auto"/>
        <w:bottom w:val="none" w:sz="0" w:space="0" w:color="auto"/>
        <w:right w:val="none" w:sz="0" w:space="0" w:color="auto"/>
      </w:divBdr>
      <w:divsChild>
        <w:div w:id="949510695">
          <w:marLeft w:val="640"/>
          <w:marRight w:val="0"/>
          <w:marTop w:val="0"/>
          <w:marBottom w:val="0"/>
          <w:divBdr>
            <w:top w:val="none" w:sz="0" w:space="0" w:color="auto"/>
            <w:left w:val="none" w:sz="0" w:space="0" w:color="auto"/>
            <w:bottom w:val="none" w:sz="0" w:space="0" w:color="auto"/>
            <w:right w:val="none" w:sz="0" w:space="0" w:color="auto"/>
          </w:divBdr>
        </w:div>
        <w:div w:id="146213016">
          <w:marLeft w:val="640"/>
          <w:marRight w:val="0"/>
          <w:marTop w:val="0"/>
          <w:marBottom w:val="0"/>
          <w:divBdr>
            <w:top w:val="none" w:sz="0" w:space="0" w:color="auto"/>
            <w:left w:val="none" w:sz="0" w:space="0" w:color="auto"/>
            <w:bottom w:val="none" w:sz="0" w:space="0" w:color="auto"/>
            <w:right w:val="none" w:sz="0" w:space="0" w:color="auto"/>
          </w:divBdr>
        </w:div>
        <w:div w:id="881090108">
          <w:marLeft w:val="640"/>
          <w:marRight w:val="0"/>
          <w:marTop w:val="0"/>
          <w:marBottom w:val="0"/>
          <w:divBdr>
            <w:top w:val="none" w:sz="0" w:space="0" w:color="auto"/>
            <w:left w:val="none" w:sz="0" w:space="0" w:color="auto"/>
            <w:bottom w:val="none" w:sz="0" w:space="0" w:color="auto"/>
            <w:right w:val="none" w:sz="0" w:space="0" w:color="auto"/>
          </w:divBdr>
        </w:div>
        <w:div w:id="1222062488">
          <w:marLeft w:val="640"/>
          <w:marRight w:val="0"/>
          <w:marTop w:val="0"/>
          <w:marBottom w:val="0"/>
          <w:divBdr>
            <w:top w:val="none" w:sz="0" w:space="0" w:color="auto"/>
            <w:left w:val="none" w:sz="0" w:space="0" w:color="auto"/>
            <w:bottom w:val="none" w:sz="0" w:space="0" w:color="auto"/>
            <w:right w:val="none" w:sz="0" w:space="0" w:color="auto"/>
          </w:divBdr>
        </w:div>
        <w:div w:id="434401804">
          <w:marLeft w:val="640"/>
          <w:marRight w:val="0"/>
          <w:marTop w:val="0"/>
          <w:marBottom w:val="0"/>
          <w:divBdr>
            <w:top w:val="none" w:sz="0" w:space="0" w:color="auto"/>
            <w:left w:val="none" w:sz="0" w:space="0" w:color="auto"/>
            <w:bottom w:val="none" w:sz="0" w:space="0" w:color="auto"/>
            <w:right w:val="none" w:sz="0" w:space="0" w:color="auto"/>
          </w:divBdr>
        </w:div>
        <w:div w:id="1409495916">
          <w:marLeft w:val="640"/>
          <w:marRight w:val="0"/>
          <w:marTop w:val="0"/>
          <w:marBottom w:val="0"/>
          <w:divBdr>
            <w:top w:val="none" w:sz="0" w:space="0" w:color="auto"/>
            <w:left w:val="none" w:sz="0" w:space="0" w:color="auto"/>
            <w:bottom w:val="none" w:sz="0" w:space="0" w:color="auto"/>
            <w:right w:val="none" w:sz="0" w:space="0" w:color="auto"/>
          </w:divBdr>
        </w:div>
        <w:div w:id="1027562653">
          <w:marLeft w:val="640"/>
          <w:marRight w:val="0"/>
          <w:marTop w:val="0"/>
          <w:marBottom w:val="0"/>
          <w:divBdr>
            <w:top w:val="none" w:sz="0" w:space="0" w:color="auto"/>
            <w:left w:val="none" w:sz="0" w:space="0" w:color="auto"/>
            <w:bottom w:val="none" w:sz="0" w:space="0" w:color="auto"/>
            <w:right w:val="none" w:sz="0" w:space="0" w:color="auto"/>
          </w:divBdr>
        </w:div>
        <w:div w:id="113257445">
          <w:marLeft w:val="640"/>
          <w:marRight w:val="0"/>
          <w:marTop w:val="0"/>
          <w:marBottom w:val="0"/>
          <w:divBdr>
            <w:top w:val="none" w:sz="0" w:space="0" w:color="auto"/>
            <w:left w:val="none" w:sz="0" w:space="0" w:color="auto"/>
            <w:bottom w:val="none" w:sz="0" w:space="0" w:color="auto"/>
            <w:right w:val="none" w:sz="0" w:space="0" w:color="auto"/>
          </w:divBdr>
        </w:div>
        <w:div w:id="251744367">
          <w:marLeft w:val="640"/>
          <w:marRight w:val="0"/>
          <w:marTop w:val="0"/>
          <w:marBottom w:val="0"/>
          <w:divBdr>
            <w:top w:val="none" w:sz="0" w:space="0" w:color="auto"/>
            <w:left w:val="none" w:sz="0" w:space="0" w:color="auto"/>
            <w:bottom w:val="none" w:sz="0" w:space="0" w:color="auto"/>
            <w:right w:val="none" w:sz="0" w:space="0" w:color="auto"/>
          </w:divBdr>
        </w:div>
        <w:div w:id="1519277582">
          <w:marLeft w:val="640"/>
          <w:marRight w:val="0"/>
          <w:marTop w:val="0"/>
          <w:marBottom w:val="0"/>
          <w:divBdr>
            <w:top w:val="none" w:sz="0" w:space="0" w:color="auto"/>
            <w:left w:val="none" w:sz="0" w:space="0" w:color="auto"/>
            <w:bottom w:val="none" w:sz="0" w:space="0" w:color="auto"/>
            <w:right w:val="none" w:sz="0" w:space="0" w:color="auto"/>
          </w:divBdr>
        </w:div>
        <w:div w:id="1938322834">
          <w:marLeft w:val="640"/>
          <w:marRight w:val="0"/>
          <w:marTop w:val="0"/>
          <w:marBottom w:val="0"/>
          <w:divBdr>
            <w:top w:val="none" w:sz="0" w:space="0" w:color="auto"/>
            <w:left w:val="none" w:sz="0" w:space="0" w:color="auto"/>
            <w:bottom w:val="none" w:sz="0" w:space="0" w:color="auto"/>
            <w:right w:val="none" w:sz="0" w:space="0" w:color="auto"/>
          </w:divBdr>
        </w:div>
        <w:div w:id="467826063">
          <w:marLeft w:val="640"/>
          <w:marRight w:val="0"/>
          <w:marTop w:val="0"/>
          <w:marBottom w:val="0"/>
          <w:divBdr>
            <w:top w:val="none" w:sz="0" w:space="0" w:color="auto"/>
            <w:left w:val="none" w:sz="0" w:space="0" w:color="auto"/>
            <w:bottom w:val="none" w:sz="0" w:space="0" w:color="auto"/>
            <w:right w:val="none" w:sz="0" w:space="0" w:color="auto"/>
          </w:divBdr>
        </w:div>
        <w:div w:id="682053791">
          <w:marLeft w:val="640"/>
          <w:marRight w:val="0"/>
          <w:marTop w:val="0"/>
          <w:marBottom w:val="0"/>
          <w:divBdr>
            <w:top w:val="none" w:sz="0" w:space="0" w:color="auto"/>
            <w:left w:val="none" w:sz="0" w:space="0" w:color="auto"/>
            <w:bottom w:val="none" w:sz="0" w:space="0" w:color="auto"/>
            <w:right w:val="none" w:sz="0" w:space="0" w:color="auto"/>
          </w:divBdr>
        </w:div>
        <w:div w:id="206838207">
          <w:marLeft w:val="640"/>
          <w:marRight w:val="0"/>
          <w:marTop w:val="0"/>
          <w:marBottom w:val="0"/>
          <w:divBdr>
            <w:top w:val="none" w:sz="0" w:space="0" w:color="auto"/>
            <w:left w:val="none" w:sz="0" w:space="0" w:color="auto"/>
            <w:bottom w:val="none" w:sz="0" w:space="0" w:color="auto"/>
            <w:right w:val="none" w:sz="0" w:space="0" w:color="auto"/>
          </w:divBdr>
        </w:div>
        <w:div w:id="847595251">
          <w:marLeft w:val="640"/>
          <w:marRight w:val="0"/>
          <w:marTop w:val="0"/>
          <w:marBottom w:val="0"/>
          <w:divBdr>
            <w:top w:val="none" w:sz="0" w:space="0" w:color="auto"/>
            <w:left w:val="none" w:sz="0" w:space="0" w:color="auto"/>
            <w:bottom w:val="none" w:sz="0" w:space="0" w:color="auto"/>
            <w:right w:val="none" w:sz="0" w:space="0" w:color="auto"/>
          </w:divBdr>
        </w:div>
        <w:div w:id="2031419411">
          <w:marLeft w:val="640"/>
          <w:marRight w:val="0"/>
          <w:marTop w:val="0"/>
          <w:marBottom w:val="0"/>
          <w:divBdr>
            <w:top w:val="none" w:sz="0" w:space="0" w:color="auto"/>
            <w:left w:val="none" w:sz="0" w:space="0" w:color="auto"/>
            <w:bottom w:val="none" w:sz="0" w:space="0" w:color="auto"/>
            <w:right w:val="none" w:sz="0" w:space="0" w:color="auto"/>
          </w:divBdr>
        </w:div>
        <w:div w:id="1623346345">
          <w:marLeft w:val="640"/>
          <w:marRight w:val="0"/>
          <w:marTop w:val="0"/>
          <w:marBottom w:val="0"/>
          <w:divBdr>
            <w:top w:val="none" w:sz="0" w:space="0" w:color="auto"/>
            <w:left w:val="none" w:sz="0" w:space="0" w:color="auto"/>
            <w:bottom w:val="none" w:sz="0" w:space="0" w:color="auto"/>
            <w:right w:val="none" w:sz="0" w:space="0" w:color="auto"/>
          </w:divBdr>
        </w:div>
        <w:div w:id="537820094">
          <w:marLeft w:val="640"/>
          <w:marRight w:val="0"/>
          <w:marTop w:val="0"/>
          <w:marBottom w:val="0"/>
          <w:divBdr>
            <w:top w:val="none" w:sz="0" w:space="0" w:color="auto"/>
            <w:left w:val="none" w:sz="0" w:space="0" w:color="auto"/>
            <w:bottom w:val="none" w:sz="0" w:space="0" w:color="auto"/>
            <w:right w:val="none" w:sz="0" w:space="0" w:color="auto"/>
          </w:divBdr>
        </w:div>
        <w:div w:id="1688287790">
          <w:marLeft w:val="640"/>
          <w:marRight w:val="0"/>
          <w:marTop w:val="0"/>
          <w:marBottom w:val="0"/>
          <w:divBdr>
            <w:top w:val="none" w:sz="0" w:space="0" w:color="auto"/>
            <w:left w:val="none" w:sz="0" w:space="0" w:color="auto"/>
            <w:bottom w:val="none" w:sz="0" w:space="0" w:color="auto"/>
            <w:right w:val="none" w:sz="0" w:space="0" w:color="auto"/>
          </w:divBdr>
        </w:div>
        <w:div w:id="552155031">
          <w:marLeft w:val="640"/>
          <w:marRight w:val="0"/>
          <w:marTop w:val="0"/>
          <w:marBottom w:val="0"/>
          <w:divBdr>
            <w:top w:val="none" w:sz="0" w:space="0" w:color="auto"/>
            <w:left w:val="none" w:sz="0" w:space="0" w:color="auto"/>
            <w:bottom w:val="none" w:sz="0" w:space="0" w:color="auto"/>
            <w:right w:val="none" w:sz="0" w:space="0" w:color="auto"/>
          </w:divBdr>
        </w:div>
        <w:div w:id="614140915">
          <w:marLeft w:val="640"/>
          <w:marRight w:val="0"/>
          <w:marTop w:val="0"/>
          <w:marBottom w:val="0"/>
          <w:divBdr>
            <w:top w:val="none" w:sz="0" w:space="0" w:color="auto"/>
            <w:left w:val="none" w:sz="0" w:space="0" w:color="auto"/>
            <w:bottom w:val="none" w:sz="0" w:space="0" w:color="auto"/>
            <w:right w:val="none" w:sz="0" w:space="0" w:color="auto"/>
          </w:divBdr>
        </w:div>
        <w:div w:id="1717927039">
          <w:marLeft w:val="640"/>
          <w:marRight w:val="0"/>
          <w:marTop w:val="0"/>
          <w:marBottom w:val="0"/>
          <w:divBdr>
            <w:top w:val="none" w:sz="0" w:space="0" w:color="auto"/>
            <w:left w:val="none" w:sz="0" w:space="0" w:color="auto"/>
            <w:bottom w:val="none" w:sz="0" w:space="0" w:color="auto"/>
            <w:right w:val="none" w:sz="0" w:space="0" w:color="auto"/>
          </w:divBdr>
        </w:div>
        <w:div w:id="1014646542">
          <w:marLeft w:val="640"/>
          <w:marRight w:val="0"/>
          <w:marTop w:val="0"/>
          <w:marBottom w:val="0"/>
          <w:divBdr>
            <w:top w:val="none" w:sz="0" w:space="0" w:color="auto"/>
            <w:left w:val="none" w:sz="0" w:space="0" w:color="auto"/>
            <w:bottom w:val="none" w:sz="0" w:space="0" w:color="auto"/>
            <w:right w:val="none" w:sz="0" w:space="0" w:color="auto"/>
          </w:divBdr>
        </w:div>
        <w:div w:id="41055289">
          <w:marLeft w:val="640"/>
          <w:marRight w:val="0"/>
          <w:marTop w:val="0"/>
          <w:marBottom w:val="0"/>
          <w:divBdr>
            <w:top w:val="none" w:sz="0" w:space="0" w:color="auto"/>
            <w:left w:val="none" w:sz="0" w:space="0" w:color="auto"/>
            <w:bottom w:val="none" w:sz="0" w:space="0" w:color="auto"/>
            <w:right w:val="none" w:sz="0" w:space="0" w:color="auto"/>
          </w:divBdr>
        </w:div>
        <w:div w:id="1482431620">
          <w:marLeft w:val="640"/>
          <w:marRight w:val="0"/>
          <w:marTop w:val="0"/>
          <w:marBottom w:val="0"/>
          <w:divBdr>
            <w:top w:val="none" w:sz="0" w:space="0" w:color="auto"/>
            <w:left w:val="none" w:sz="0" w:space="0" w:color="auto"/>
            <w:bottom w:val="none" w:sz="0" w:space="0" w:color="auto"/>
            <w:right w:val="none" w:sz="0" w:space="0" w:color="auto"/>
          </w:divBdr>
        </w:div>
        <w:div w:id="204219397">
          <w:marLeft w:val="640"/>
          <w:marRight w:val="0"/>
          <w:marTop w:val="0"/>
          <w:marBottom w:val="0"/>
          <w:divBdr>
            <w:top w:val="none" w:sz="0" w:space="0" w:color="auto"/>
            <w:left w:val="none" w:sz="0" w:space="0" w:color="auto"/>
            <w:bottom w:val="none" w:sz="0" w:space="0" w:color="auto"/>
            <w:right w:val="none" w:sz="0" w:space="0" w:color="auto"/>
          </w:divBdr>
        </w:div>
        <w:div w:id="1950313552">
          <w:marLeft w:val="640"/>
          <w:marRight w:val="0"/>
          <w:marTop w:val="0"/>
          <w:marBottom w:val="0"/>
          <w:divBdr>
            <w:top w:val="none" w:sz="0" w:space="0" w:color="auto"/>
            <w:left w:val="none" w:sz="0" w:space="0" w:color="auto"/>
            <w:bottom w:val="none" w:sz="0" w:space="0" w:color="auto"/>
            <w:right w:val="none" w:sz="0" w:space="0" w:color="auto"/>
          </w:divBdr>
        </w:div>
        <w:div w:id="1460032950">
          <w:marLeft w:val="640"/>
          <w:marRight w:val="0"/>
          <w:marTop w:val="0"/>
          <w:marBottom w:val="0"/>
          <w:divBdr>
            <w:top w:val="none" w:sz="0" w:space="0" w:color="auto"/>
            <w:left w:val="none" w:sz="0" w:space="0" w:color="auto"/>
            <w:bottom w:val="none" w:sz="0" w:space="0" w:color="auto"/>
            <w:right w:val="none" w:sz="0" w:space="0" w:color="auto"/>
          </w:divBdr>
        </w:div>
        <w:div w:id="1535119424">
          <w:marLeft w:val="640"/>
          <w:marRight w:val="0"/>
          <w:marTop w:val="0"/>
          <w:marBottom w:val="0"/>
          <w:divBdr>
            <w:top w:val="none" w:sz="0" w:space="0" w:color="auto"/>
            <w:left w:val="none" w:sz="0" w:space="0" w:color="auto"/>
            <w:bottom w:val="none" w:sz="0" w:space="0" w:color="auto"/>
            <w:right w:val="none" w:sz="0" w:space="0" w:color="auto"/>
          </w:divBdr>
        </w:div>
        <w:div w:id="1962295966">
          <w:marLeft w:val="640"/>
          <w:marRight w:val="0"/>
          <w:marTop w:val="0"/>
          <w:marBottom w:val="0"/>
          <w:divBdr>
            <w:top w:val="none" w:sz="0" w:space="0" w:color="auto"/>
            <w:left w:val="none" w:sz="0" w:space="0" w:color="auto"/>
            <w:bottom w:val="none" w:sz="0" w:space="0" w:color="auto"/>
            <w:right w:val="none" w:sz="0" w:space="0" w:color="auto"/>
          </w:divBdr>
        </w:div>
        <w:div w:id="820921496">
          <w:marLeft w:val="640"/>
          <w:marRight w:val="0"/>
          <w:marTop w:val="0"/>
          <w:marBottom w:val="0"/>
          <w:divBdr>
            <w:top w:val="none" w:sz="0" w:space="0" w:color="auto"/>
            <w:left w:val="none" w:sz="0" w:space="0" w:color="auto"/>
            <w:bottom w:val="none" w:sz="0" w:space="0" w:color="auto"/>
            <w:right w:val="none" w:sz="0" w:space="0" w:color="auto"/>
          </w:divBdr>
        </w:div>
        <w:div w:id="388580937">
          <w:marLeft w:val="640"/>
          <w:marRight w:val="0"/>
          <w:marTop w:val="0"/>
          <w:marBottom w:val="0"/>
          <w:divBdr>
            <w:top w:val="none" w:sz="0" w:space="0" w:color="auto"/>
            <w:left w:val="none" w:sz="0" w:space="0" w:color="auto"/>
            <w:bottom w:val="none" w:sz="0" w:space="0" w:color="auto"/>
            <w:right w:val="none" w:sz="0" w:space="0" w:color="auto"/>
          </w:divBdr>
        </w:div>
        <w:div w:id="1966230221">
          <w:marLeft w:val="640"/>
          <w:marRight w:val="0"/>
          <w:marTop w:val="0"/>
          <w:marBottom w:val="0"/>
          <w:divBdr>
            <w:top w:val="none" w:sz="0" w:space="0" w:color="auto"/>
            <w:left w:val="none" w:sz="0" w:space="0" w:color="auto"/>
            <w:bottom w:val="none" w:sz="0" w:space="0" w:color="auto"/>
            <w:right w:val="none" w:sz="0" w:space="0" w:color="auto"/>
          </w:divBdr>
        </w:div>
        <w:div w:id="924800915">
          <w:marLeft w:val="640"/>
          <w:marRight w:val="0"/>
          <w:marTop w:val="0"/>
          <w:marBottom w:val="0"/>
          <w:divBdr>
            <w:top w:val="none" w:sz="0" w:space="0" w:color="auto"/>
            <w:left w:val="none" w:sz="0" w:space="0" w:color="auto"/>
            <w:bottom w:val="none" w:sz="0" w:space="0" w:color="auto"/>
            <w:right w:val="none" w:sz="0" w:space="0" w:color="auto"/>
          </w:divBdr>
        </w:div>
        <w:div w:id="1294363266">
          <w:marLeft w:val="640"/>
          <w:marRight w:val="0"/>
          <w:marTop w:val="0"/>
          <w:marBottom w:val="0"/>
          <w:divBdr>
            <w:top w:val="none" w:sz="0" w:space="0" w:color="auto"/>
            <w:left w:val="none" w:sz="0" w:space="0" w:color="auto"/>
            <w:bottom w:val="none" w:sz="0" w:space="0" w:color="auto"/>
            <w:right w:val="none" w:sz="0" w:space="0" w:color="auto"/>
          </w:divBdr>
        </w:div>
        <w:div w:id="834997590">
          <w:marLeft w:val="640"/>
          <w:marRight w:val="0"/>
          <w:marTop w:val="0"/>
          <w:marBottom w:val="0"/>
          <w:divBdr>
            <w:top w:val="none" w:sz="0" w:space="0" w:color="auto"/>
            <w:left w:val="none" w:sz="0" w:space="0" w:color="auto"/>
            <w:bottom w:val="none" w:sz="0" w:space="0" w:color="auto"/>
            <w:right w:val="none" w:sz="0" w:space="0" w:color="auto"/>
          </w:divBdr>
        </w:div>
        <w:div w:id="824933734">
          <w:marLeft w:val="640"/>
          <w:marRight w:val="0"/>
          <w:marTop w:val="0"/>
          <w:marBottom w:val="0"/>
          <w:divBdr>
            <w:top w:val="none" w:sz="0" w:space="0" w:color="auto"/>
            <w:left w:val="none" w:sz="0" w:space="0" w:color="auto"/>
            <w:bottom w:val="none" w:sz="0" w:space="0" w:color="auto"/>
            <w:right w:val="none" w:sz="0" w:space="0" w:color="auto"/>
          </w:divBdr>
        </w:div>
        <w:div w:id="1690063819">
          <w:marLeft w:val="640"/>
          <w:marRight w:val="0"/>
          <w:marTop w:val="0"/>
          <w:marBottom w:val="0"/>
          <w:divBdr>
            <w:top w:val="none" w:sz="0" w:space="0" w:color="auto"/>
            <w:left w:val="none" w:sz="0" w:space="0" w:color="auto"/>
            <w:bottom w:val="none" w:sz="0" w:space="0" w:color="auto"/>
            <w:right w:val="none" w:sz="0" w:space="0" w:color="auto"/>
          </w:divBdr>
        </w:div>
        <w:div w:id="1108113217">
          <w:marLeft w:val="640"/>
          <w:marRight w:val="0"/>
          <w:marTop w:val="0"/>
          <w:marBottom w:val="0"/>
          <w:divBdr>
            <w:top w:val="none" w:sz="0" w:space="0" w:color="auto"/>
            <w:left w:val="none" w:sz="0" w:space="0" w:color="auto"/>
            <w:bottom w:val="none" w:sz="0" w:space="0" w:color="auto"/>
            <w:right w:val="none" w:sz="0" w:space="0" w:color="auto"/>
          </w:divBdr>
        </w:div>
        <w:div w:id="455607740">
          <w:marLeft w:val="640"/>
          <w:marRight w:val="0"/>
          <w:marTop w:val="0"/>
          <w:marBottom w:val="0"/>
          <w:divBdr>
            <w:top w:val="none" w:sz="0" w:space="0" w:color="auto"/>
            <w:left w:val="none" w:sz="0" w:space="0" w:color="auto"/>
            <w:bottom w:val="none" w:sz="0" w:space="0" w:color="auto"/>
            <w:right w:val="none" w:sz="0" w:space="0" w:color="auto"/>
          </w:divBdr>
        </w:div>
        <w:div w:id="226502868">
          <w:marLeft w:val="640"/>
          <w:marRight w:val="0"/>
          <w:marTop w:val="0"/>
          <w:marBottom w:val="0"/>
          <w:divBdr>
            <w:top w:val="none" w:sz="0" w:space="0" w:color="auto"/>
            <w:left w:val="none" w:sz="0" w:space="0" w:color="auto"/>
            <w:bottom w:val="none" w:sz="0" w:space="0" w:color="auto"/>
            <w:right w:val="none" w:sz="0" w:space="0" w:color="auto"/>
          </w:divBdr>
        </w:div>
        <w:div w:id="1491556346">
          <w:marLeft w:val="640"/>
          <w:marRight w:val="0"/>
          <w:marTop w:val="0"/>
          <w:marBottom w:val="0"/>
          <w:divBdr>
            <w:top w:val="none" w:sz="0" w:space="0" w:color="auto"/>
            <w:left w:val="none" w:sz="0" w:space="0" w:color="auto"/>
            <w:bottom w:val="none" w:sz="0" w:space="0" w:color="auto"/>
            <w:right w:val="none" w:sz="0" w:space="0" w:color="auto"/>
          </w:divBdr>
        </w:div>
        <w:div w:id="1104576189">
          <w:marLeft w:val="640"/>
          <w:marRight w:val="0"/>
          <w:marTop w:val="0"/>
          <w:marBottom w:val="0"/>
          <w:divBdr>
            <w:top w:val="none" w:sz="0" w:space="0" w:color="auto"/>
            <w:left w:val="none" w:sz="0" w:space="0" w:color="auto"/>
            <w:bottom w:val="none" w:sz="0" w:space="0" w:color="auto"/>
            <w:right w:val="none" w:sz="0" w:space="0" w:color="auto"/>
          </w:divBdr>
        </w:div>
        <w:div w:id="1471748489">
          <w:marLeft w:val="640"/>
          <w:marRight w:val="0"/>
          <w:marTop w:val="0"/>
          <w:marBottom w:val="0"/>
          <w:divBdr>
            <w:top w:val="none" w:sz="0" w:space="0" w:color="auto"/>
            <w:left w:val="none" w:sz="0" w:space="0" w:color="auto"/>
            <w:bottom w:val="none" w:sz="0" w:space="0" w:color="auto"/>
            <w:right w:val="none" w:sz="0" w:space="0" w:color="auto"/>
          </w:divBdr>
        </w:div>
        <w:div w:id="701591678">
          <w:marLeft w:val="640"/>
          <w:marRight w:val="0"/>
          <w:marTop w:val="0"/>
          <w:marBottom w:val="0"/>
          <w:divBdr>
            <w:top w:val="none" w:sz="0" w:space="0" w:color="auto"/>
            <w:left w:val="none" w:sz="0" w:space="0" w:color="auto"/>
            <w:bottom w:val="none" w:sz="0" w:space="0" w:color="auto"/>
            <w:right w:val="none" w:sz="0" w:space="0" w:color="auto"/>
          </w:divBdr>
        </w:div>
        <w:div w:id="1111166961">
          <w:marLeft w:val="640"/>
          <w:marRight w:val="0"/>
          <w:marTop w:val="0"/>
          <w:marBottom w:val="0"/>
          <w:divBdr>
            <w:top w:val="none" w:sz="0" w:space="0" w:color="auto"/>
            <w:left w:val="none" w:sz="0" w:space="0" w:color="auto"/>
            <w:bottom w:val="none" w:sz="0" w:space="0" w:color="auto"/>
            <w:right w:val="none" w:sz="0" w:space="0" w:color="auto"/>
          </w:divBdr>
        </w:div>
        <w:div w:id="691800999">
          <w:marLeft w:val="640"/>
          <w:marRight w:val="0"/>
          <w:marTop w:val="0"/>
          <w:marBottom w:val="0"/>
          <w:divBdr>
            <w:top w:val="none" w:sz="0" w:space="0" w:color="auto"/>
            <w:left w:val="none" w:sz="0" w:space="0" w:color="auto"/>
            <w:bottom w:val="none" w:sz="0" w:space="0" w:color="auto"/>
            <w:right w:val="none" w:sz="0" w:space="0" w:color="auto"/>
          </w:divBdr>
        </w:div>
        <w:div w:id="593904726">
          <w:marLeft w:val="640"/>
          <w:marRight w:val="0"/>
          <w:marTop w:val="0"/>
          <w:marBottom w:val="0"/>
          <w:divBdr>
            <w:top w:val="none" w:sz="0" w:space="0" w:color="auto"/>
            <w:left w:val="none" w:sz="0" w:space="0" w:color="auto"/>
            <w:bottom w:val="none" w:sz="0" w:space="0" w:color="auto"/>
            <w:right w:val="none" w:sz="0" w:space="0" w:color="auto"/>
          </w:divBdr>
        </w:div>
        <w:div w:id="586421734">
          <w:marLeft w:val="640"/>
          <w:marRight w:val="0"/>
          <w:marTop w:val="0"/>
          <w:marBottom w:val="0"/>
          <w:divBdr>
            <w:top w:val="none" w:sz="0" w:space="0" w:color="auto"/>
            <w:left w:val="none" w:sz="0" w:space="0" w:color="auto"/>
            <w:bottom w:val="none" w:sz="0" w:space="0" w:color="auto"/>
            <w:right w:val="none" w:sz="0" w:space="0" w:color="auto"/>
          </w:divBdr>
        </w:div>
        <w:div w:id="539055780">
          <w:marLeft w:val="640"/>
          <w:marRight w:val="0"/>
          <w:marTop w:val="0"/>
          <w:marBottom w:val="0"/>
          <w:divBdr>
            <w:top w:val="none" w:sz="0" w:space="0" w:color="auto"/>
            <w:left w:val="none" w:sz="0" w:space="0" w:color="auto"/>
            <w:bottom w:val="none" w:sz="0" w:space="0" w:color="auto"/>
            <w:right w:val="none" w:sz="0" w:space="0" w:color="auto"/>
          </w:divBdr>
        </w:div>
        <w:div w:id="1776633445">
          <w:marLeft w:val="640"/>
          <w:marRight w:val="0"/>
          <w:marTop w:val="0"/>
          <w:marBottom w:val="0"/>
          <w:divBdr>
            <w:top w:val="none" w:sz="0" w:space="0" w:color="auto"/>
            <w:left w:val="none" w:sz="0" w:space="0" w:color="auto"/>
            <w:bottom w:val="none" w:sz="0" w:space="0" w:color="auto"/>
            <w:right w:val="none" w:sz="0" w:space="0" w:color="auto"/>
          </w:divBdr>
        </w:div>
        <w:div w:id="1083380890">
          <w:marLeft w:val="640"/>
          <w:marRight w:val="0"/>
          <w:marTop w:val="0"/>
          <w:marBottom w:val="0"/>
          <w:divBdr>
            <w:top w:val="none" w:sz="0" w:space="0" w:color="auto"/>
            <w:left w:val="none" w:sz="0" w:space="0" w:color="auto"/>
            <w:bottom w:val="none" w:sz="0" w:space="0" w:color="auto"/>
            <w:right w:val="none" w:sz="0" w:space="0" w:color="auto"/>
          </w:divBdr>
        </w:div>
        <w:div w:id="1606615813">
          <w:marLeft w:val="640"/>
          <w:marRight w:val="0"/>
          <w:marTop w:val="0"/>
          <w:marBottom w:val="0"/>
          <w:divBdr>
            <w:top w:val="none" w:sz="0" w:space="0" w:color="auto"/>
            <w:left w:val="none" w:sz="0" w:space="0" w:color="auto"/>
            <w:bottom w:val="none" w:sz="0" w:space="0" w:color="auto"/>
            <w:right w:val="none" w:sz="0" w:space="0" w:color="auto"/>
          </w:divBdr>
        </w:div>
        <w:div w:id="1301156453">
          <w:marLeft w:val="640"/>
          <w:marRight w:val="0"/>
          <w:marTop w:val="0"/>
          <w:marBottom w:val="0"/>
          <w:divBdr>
            <w:top w:val="none" w:sz="0" w:space="0" w:color="auto"/>
            <w:left w:val="none" w:sz="0" w:space="0" w:color="auto"/>
            <w:bottom w:val="none" w:sz="0" w:space="0" w:color="auto"/>
            <w:right w:val="none" w:sz="0" w:space="0" w:color="auto"/>
          </w:divBdr>
        </w:div>
        <w:div w:id="802507361">
          <w:marLeft w:val="640"/>
          <w:marRight w:val="0"/>
          <w:marTop w:val="0"/>
          <w:marBottom w:val="0"/>
          <w:divBdr>
            <w:top w:val="none" w:sz="0" w:space="0" w:color="auto"/>
            <w:left w:val="none" w:sz="0" w:space="0" w:color="auto"/>
            <w:bottom w:val="none" w:sz="0" w:space="0" w:color="auto"/>
            <w:right w:val="none" w:sz="0" w:space="0" w:color="auto"/>
          </w:divBdr>
        </w:div>
        <w:div w:id="91320652">
          <w:marLeft w:val="640"/>
          <w:marRight w:val="0"/>
          <w:marTop w:val="0"/>
          <w:marBottom w:val="0"/>
          <w:divBdr>
            <w:top w:val="none" w:sz="0" w:space="0" w:color="auto"/>
            <w:left w:val="none" w:sz="0" w:space="0" w:color="auto"/>
            <w:bottom w:val="none" w:sz="0" w:space="0" w:color="auto"/>
            <w:right w:val="none" w:sz="0" w:space="0" w:color="auto"/>
          </w:divBdr>
        </w:div>
        <w:div w:id="617295371">
          <w:marLeft w:val="640"/>
          <w:marRight w:val="0"/>
          <w:marTop w:val="0"/>
          <w:marBottom w:val="0"/>
          <w:divBdr>
            <w:top w:val="none" w:sz="0" w:space="0" w:color="auto"/>
            <w:left w:val="none" w:sz="0" w:space="0" w:color="auto"/>
            <w:bottom w:val="none" w:sz="0" w:space="0" w:color="auto"/>
            <w:right w:val="none" w:sz="0" w:space="0" w:color="auto"/>
          </w:divBdr>
        </w:div>
        <w:div w:id="1960796903">
          <w:marLeft w:val="640"/>
          <w:marRight w:val="0"/>
          <w:marTop w:val="0"/>
          <w:marBottom w:val="0"/>
          <w:divBdr>
            <w:top w:val="none" w:sz="0" w:space="0" w:color="auto"/>
            <w:left w:val="none" w:sz="0" w:space="0" w:color="auto"/>
            <w:bottom w:val="none" w:sz="0" w:space="0" w:color="auto"/>
            <w:right w:val="none" w:sz="0" w:space="0" w:color="auto"/>
          </w:divBdr>
        </w:div>
        <w:div w:id="1269661644">
          <w:marLeft w:val="640"/>
          <w:marRight w:val="0"/>
          <w:marTop w:val="0"/>
          <w:marBottom w:val="0"/>
          <w:divBdr>
            <w:top w:val="none" w:sz="0" w:space="0" w:color="auto"/>
            <w:left w:val="none" w:sz="0" w:space="0" w:color="auto"/>
            <w:bottom w:val="none" w:sz="0" w:space="0" w:color="auto"/>
            <w:right w:val="none" w:sz="0" w:space="0" w:color="auto"/>
          </w:divBdr>
        </w:div>
        <w:div w:id="1657687907">
          <w:marLeft w:val="640"/>
          <w:marRight w:val="0"/>
          <w:marTop w:val="0"/>
          <w:marBottom w:val="0"/>
          <w:divBdr>
            <w:top w:val="none" w:sz="0" w:space="0" w:color="auto"/>
            <w:left w:val="none" w:sz="0" w:space="0" w:color="auto"/>
            <w:bottom w:val="none" w:sz="0" w:space="0" w:color="auto"/>
            <w:right w:val="none" w:sz="0" w:space="0" w:color="auto"/>
          </w:divBdr>
        </w:div>
        <w:div w:id="932780918">
          <w:marLeft w:val="640"/>
          <w:marRight w:val="0"/>
          <w:marTop w:val="0"/>
          <w:marBottom w:val="0"/>
          <w:divBdr>
            <w:top w:val="none" w:sz="0" w:space="0" w:color="auto"/>
            <w:left w:val="none" w:sz="0" w:space="0" w:color="auto"/>
            <w:bottom w:val="none" w:sz="0" w:space="0" w:color="auto"/>
            <w:right w:val="none" w:sz="0" w:space="0" w:color="auto"/>
          </w:divBdr>
        </w:div>
        <w:div w:id="418872997">
          <w:marLeft w:val="640"/>
          <w:marRight w:val="0"/>
          <w:marTop w:val="0"/>
          <w:marBottom w:val="0"/>
          <w:divBdr>
            <w:top w:val="none" w:sz="0" w:space="0" w:color="auto"/>
            <w:left w:val="none" w:sz="0" w:space="0" w:color="auto"/>
            <w:bottom w:val="none" w:sz="0" w:space="0" w:color="auto"/>
            <w:right w:val="none" w:sz="0" w:space="0" w:color="auto"/>
          </w:divBdr>
        </w:div>
        <w:div w:id="924151345">
          <w:marLeft w:val="640"/>
          <w:marRight w:val="0"/>
          <w:marTop w:val="0"/>
          <w:marBottom w:val="0"/>
          <w:divBdr>
            <w:top w:val="none" w:sz="0" w:space="0" w:color="auto"/>
            <w:left w:val="none" w:sz="0" w:space="0" w:color="auto"/>
            <w:bottom w:val="none" w:sz="0" w:space="0" w:color="auto"/>
            <w:right w:val="none" w:sz="0" w:space="0" w:color="auto"/>
          </w:divBdr>
        </w:div>
        <w:div w:id="1812477206">
          <w:marLeft w:val="640"/>
          <w:marRight w:val="0"/>
          <w:marTop w:val="0"/>
          <w:marBottom w:val="0"/>
          <w:divBdr>
            <w:top w:val="none" w:sz="0" w:space="0" w:color="auto"/>
            <w:left w:val="none" w:sz="0" w:space="0" w:color="auto"/>
            <w:bottom w:val="none" w:sz="0" w:space="0" w:color="auto"/>
            <w:right w:val="none" w:sz="0" w:space="0" w:color="auto"/>
          </w:divBdr>
        </w:div>
        <w:div w:id="567426447">
          <w:marLeft w:val="640"/>
          <w:marRight w:val="0"/>
          <w:marTop w:val="0"/>
          <w:marBottom w:val="0"/>
          <w:divBdr>
            <w:top w:val="none" w:sz="0" w:space="0" w:color="auto"/>
            <w:left w:val="none" w:sz="0" w:space="0" w:color="auto"/>
            <w:bottom w:val="none" w:sz="0" w:space="0" w:color="auto"/>
            <w:right w:val="none" w:sz="0" w:space="0" w:color="auto"/>
          </w:divBdr>
        </w:div>
        <w:div w:id="574390100">
          <w:marLeft w:val="640"/>
          <w:marRight w:val="0"/>
          <w:marTop w:val="0"/>
          <w:marBottom w:val="0"/>
          <w:divBdr>
            <w:top w:val="none" w:sz="0" w:space="0" w:color="auto"/>
            <w:left w:val="none" w:sz="0" w:space="0" w:color="auto"/>
            <w:bottom w:val="none" w:sz="0" w:space="0" w:color="auto"/>
            <w:right w:val="none" w:sz="0" w:space="0" w:color="auto"/>
          </w:divBdr>
        </w:div>
        <w:div w:id="1688020104">
          <w:marLeft w:val="640"/>
          <w:marRight w:val="0"/>
          <w:marTop w:val="0"/>
          <w:marBottom w:val="0"/>
          <w:divBdr>
            <w:top w:val="none" w:sz="0" w:space="0" w:color="auto"/>
            <w:left w:val="none" w:sz="0" w:space="0" w:color="auto"/>
            <w:bottom w:val="none" w:sz="0" w:space="0" w:color="auto"/>
            <w:right w:val="none" w:sz="0" w:space="0" w:color="auto"/>
          </w:divBdr>
        </w:div>
        <w:div w:id="362828982">
          <w:marLeft w:val="640"/>
          <w:marRight w:val="0"/>
          <w:marTop w:val="0"/>
          <w:marBottom w:val="0"/>
          <w:divBdr>
            <w:top w:val="none" w:sz="0" w:space="0" w:color="auto"/>
            <w:left w:val="none" w:sz="0" w:space="0" w:color="auto"/>
            <w:bottom w:val="none" w:sz="0" w:space="0" w:color="auto"/>
            <w:right w:val="none" w:sz="0" w:space="0" w:color="auto"/>
          </w:divBdr>
        </w:div>
        <w:div w:id="1615089989">
          <w:marLeft w:val="640"/>
          <w:marRight w:val="0"/>
          <w:marTop w:val="0"/>
          <w:marBottom w:val="0"/>
          <w:divBdr>
            <w:top w:val="none" w:sz="0" w:space="0" w:color="auto"/>
            <w:left w:val="none" w:sz="0" w:space="0" w:color="auto"/>
            <w:bottom w:val="none" w:sz="0" w:space="0" w:color="auto"/>
            <w:right w:val="none" w:sz="0" w:space="0" w:color="auto"/>
          </w:divBdr>
        </w:div>
        <w:div w:id="1546912571">
          <w:marLeft w:val="640"/>
          <w:marRight w:val="0"/>
          <w:marTop w:val="0"/>
          <w:marBottom w:val="0"/>
          <w:divBdr>
            <w:top w:val="none" w:sz="0" w:space="0" w:color="auto"/>
            <w:left w:val="none" w:sz="0" w:space="0" w:color="auto"/>
            <w:bottom w:val="none" w:sz="0" w:space="0" w:color="auto"/>
            <w:right w:val="none" w:sz="0" w:space="0" w:color="auto"/>
          </w:divBdr>
        </w:div>
        <w:div w:id="2057389080">
          <w:marLeft w:val="640"/>
          <w:marRight w:val="0"/>
          <w:marTop w:val="0"/>
          <w:marBottom w:val="0"/>
          <w:divBdr>
            <w:top w:val="none" w:sz="0" w:space="0" w:color="auto"/>
            <w:left w:val="none" w:sz="0" w:space="0" w:color="auto"/>
            <w:bottom w:val="none" w:sz="0" w:space="0" w:color="auto"/>
            <w:right w:val="none" w:sz="0" w:space="0" w:color="auto"/>
          </w:divBdr>
        </w:div>
        <w:div w:id="2058578506">
          <w:marLeft w:val="640"/>
          <w:marRight w:val="0"/>
          <w:marTop w:val="0"/>
          <w:marBottom w:val="0"/>
          <w:divBdr>
            <w:top w:val="none" w:sz="0" w:space="0" w:color="auto"/>
            <w:left w:val="none" w:sz="0" w:space="0" w:color="auto"/>
            <w:bottom w:val="none" w:sz="0" w:space="0" w:color="auto"/>
            <w:right w:val="none" w:sz="0" w:space="0" w:color="auto"/>
          </w:divBdr>
        </w:div>
        <w:div w:id="1058170260">
          <w:marLeft w:val="640"/>
          <w:marRight w:val="0"/>
          <w:marTop w:val="0"/>
          <w:marBottom w:val="0"/>
          <w:divBdr>
            <w:top w:val="none" w:sz="0" w:space="0" w:color="auto"/>
            <w:left w:val="none" w:sz="0" w:space="0" w:color="auto"/>
            <w:bottom w:val="none" w:sz="0" w:space="0" w:color="auto"/>
            <w:right w:val="none" w:sz="0" w:space="0" w:color="auto"/>
          </w:divBdr>
        </w:div>
        <w:div w:id="1989749247">
          <w:marLeft w:val="640"/>
          <w:marRight w:val="0"/>
          <w:marTop w:val="0"/>
          <w:marBottom w:val="0"/>
          <w:divBdr>
            <w:top w:val="none" w:sz="0" w:space="0" w:color="auto"/>
            <w:left w:val="none" w:sz="0" w:space="0" w:color="auto"/>
            <w:bottom w:val="none" w:sz="0" w:space="0" w:color="auto"/>
            <w:right w:val="none" w:sz="0" w:space="0" w:color="auto"/>
          </w:divBdr>
        </w:div>
        <w:div w:id="951128241">
          <w:marLeft w:val="640"/>
          <w:marRight w:val="0"/>
          <w:marTop w:val="0"/>
          <w:marBottom w:val="0"/>
          <w:divBdr>
            <w:top w:val="none" w:sz="0" w:space="0" w:color="auto"/>
            <w:left w:val="none" w:sz="0" w:space="0" w:color="auto"/>
            <w:bottom w:val="none" w:sz="0" w:space="0" w:color="auto"/>
            <w:right w:val="none" w:sz="0" w:space="0" w:color="auto"/>
          </w:divBdr>
        </w:div>
        <w:div w:id="1983535108">
          <w:marLeft w:val="640"/>
          <w:marRight w:val="0"/>
          <w:marTop w:val="0"/>
          <w:marBottom w:val="0"/>
          <w:divBdr>
            <w:top w:val="none" w:sz="0" w:space="0" w:color="auto"/>
            <w:left w:val="none" w:sz="0" w:space="0" w:color="auto"/>
            <w:bottom w:val="none" w:sz="0" w:space="0" w:color="auto"/>
            <w:right w:val="none" w:sz="0" w:space="0" w:color="auto"/>
          </w:divBdr>
        </w:div>
        <w:div w:id="911309879">
          <w:marLeft w:val="640"/>
          <w:marRight w:val="0"/>
          <w:marTop w:val="0"/>
          <w:marBottom w:val="0"/>
          <w:divBdr>
            <w:top w:val="none" w:sz="0" w:space="0" w:color="auto"/>
            <w:left w:val="none" w:sz="0" w:space="0" w:color="auto"/>
            <w:bottom w:val="none" w:sz="0" w:space="0" w:color="auto"/>
            <w:right w:val="none" w:sz="0" w:space="0" w:color="auto"/>
          </w:divBdr>
        </w:div>
        <w:div w:id="1685128825">
          <w:marLeft w:val="640"/>
          <w:marRight w:val="0"/>
          <w:marTop w:val="0"/>
          <w:marBottom w:val="0"/>
          <w:divBdr>
            <w:top w:val="none" w:sz="0" w:space="0" w:color="auto"/>
            <w:left w:val="none" w:sz="0" w:space="0" w:color="auto"/>
            <w:bottom w:val="none" w:sz="0" w:space="0" w:color="auto"/>
            <w:right w:val="none" w:sz="0" w:space="0" w:color="auto"/>
          </w:divBdr>
        </w:div>
        <w:div w:id="1584290416">
          <w:marLeft w:val="640"/>
          <w:marRight w:val="0"/>
          <w:marTop w:val="0"/>
          <w:marBottom w:val="0"/>
          <w:divBdr>
            <w:top w:val="none" w:sz="0" w:space="0" w:color="auto"/>
            <w:left w:val="none" w:sz="0" w:space="0" w:color="auto"/>
            <w:bottom w:val="none" w:sz="0" w:space="0" w:color="auto"/>
            <w:right w:val="none" w:sz="0" w:space="0" w:color="auto"/>
          </w:divBdr>
        </w:div>
        <w:div w:id="602106816">
          <w:marLeft w:val="640"/>
          <w:marRight w:val="0"/>
          <w:marTop w:val="0"/>
          <w:marBottom w:val="0"/>
          <w:divBdr>
            <w:top w:val="none" w:sz="0" w:space="0" w:color="auto"/>
            <w:left w:val="none" w:sz="0" w:space="0" w:color="auto"/>
            <w:bottom w:val="none" w:sz="0" w:space="0" w:color="auto"/>
            <w:right w:val="none" w:sz="0" w:space="0" w:color="auto"/>
          </w:divBdr>
        </w:div>
        <w:div w:id="1216773260">
          <w:marLeft w:val="640"/>
          <w:marRight w:val="0"/>
          <w:marTop w:val="0"/>
          <w:marBottom w:val="0"/>
          <w:divBdr>
            <w:top w:val="none" w:sz="0" w:space="0" w:color="auto"/>
            <w:left w:val="none" w:sz="0" w:space="0" w:color="auto"/>
            <w:bottom w:val="none" w:sz="0" w:space="0" w:color="auto"/>
            <w:right w:val="none" w:sz="0" w:space="0" w:color="auto"/>
          </w:divBdr>
        </w:div>
        <w:div w:id="1009020846">
          <w:marLeft w:val="640"/>
          <w:marRight w:val="0"/>
          <w:marTop w:val="0"/>
          <w:marBottom w:val="0"/>
          <w:divBdr>
            <w:top w:val="none" w:sz="0" w:space="0" w:color="auto"/>
            <w:left w:val="none" w:sz="0" w:space="0" w:color="auto"/>
            <w:bottom w:val="none" w:sz="0" w:space="0" w:color="auto"/>
            <w:right w:val="none" w:sz="0" w:space="0" w:color="auto"/>
          </w:divBdr>
        </w:div>
        <w:div w:id="394668669">
          <w:marLeft w:val="640"/>
          <w:marRight w:val="0"/>
          <w:marTop w:val="0"/>
          <w:marBottom w:val="0"/>
          <w:divBdr>
            <w:top w:val="none" w:sz="0" w:space="0" w:color="auto"/>
            <w:left w:val="none" w:sz="0" w:space="0" w:color="auto"/>
            <w:bottom w:val="none" w:sz="0" w:space="0" w:color="auto"/>
            <w:right w:val="none" w:sz="0" w:space="0" w:color="auto"/>
          </w:divBdr>
        </w:div>
        <w:div w:id="321813060">
          <w:marLeft w:val="640"/>
          <w:marRight w:val="0"/>
          <w:marTop w:val="0"/>
          <w:marBottom w:val="0"/>
          <w:divBdr>
            <w:top w:val="none" w:sz="0" w:space="0" w:color="auto"/>
            <w:left w:val="none" w:sz="0" w:space="0" w:color="auto"/>
            <w:bottom w:val="none" w:sz="0" w:space="0" w:color="auto"/>
            <w:right w:val="none" w:sz="0" w:space="0" w:color="auto"/>
          </w:divBdr>
        </w:div>
        <w:div w:id="1082217119">
          <w:marLeft w:val="640"/>
          <w:marRight w:val="0"/>
          <w:marTop w:val="0"/>
          <w:marBottom w:val="0"/>
          <w:divBdr>
            <w:top w:val="none" w:sz="0" w:space="0" w:color="auto"/>
            <w:left w:val="none" w:sz="0" w:space="0" w:color="auto"/>
            <w:bottom w:val="none" w:sz="0" w:space="0" w:color="auto"/>
            <w:right w:val="none" w:sz="0" w:space="0" w:color="auto"/>
          </w:divBdr>
        </w:div>
        <w:div w:id="935134026">
          <w:marLeft w:val="640"/>
          <w:marRight w:val="0"/>
          <w:marTop w:val="0"/>
          <w:marBottom w:val="0"/>
          <w:divBdr>
            <w:top w:val="none" w:sz="0" w:space="0" w:color="auto"/>
            <w:left w:val="none" w:sz="0" w:space="0" w:color="auto"/>
            <w:bottom w:val="none" w:sz="0" w:space="0" w:color="auto"/>
            <w:right w:val="none" w:sz="0" w:space="0" w:color="auto"/>
          </w:divBdr>
        </w:div>
        <w:div w:id="702900164">
          <w:marLeft w:val="640"/>
          <w:marRight w:val="0"/>
          <w:marTop w:val="0"/>
          <w:marBottom w:val="0"/>
          <w:divBdr>
            <w:top w:val="none" w:sz="0" w:space="0" w:color="auto"/>
            <w:left w:val="none" w:sz="0" w:space="0" w:color="auto"/>
            <w:bottom w:val="none" w:sz="0" w:space="0" w:color="auto"/>
            <w:right w:val="none" w:sz="0" w:space="0" w:color="auto"/>
          </w:divBdr>
        </w:div>
        <w:div w:id="1848861706">
          <w:marLeft w:val="640"/>
          <w:marRight w:val="0"/>
          <w:marTop w:val="0"/>
          <w:marBottom w:val="0"/>
          <w:divBdr>
            <w:top w:val="none" w:sz="0" w:space="0" w:color="auto"/>
            <w:left w:val="none" w:sz="0" w:space="0" w:color="auto"/>
            <w:bottom w:val="none" w:sz="0" w:space="0" w:color="auto"/>
            <w:right w:val="none" w:sz="0" w:space="0" w:color="auto"/>
          </w:divBdr>
        </w:div>
        <w:div w:id="2013482896">
          <w:marLeft w:val="640"/>
          <w:marRight w:val="0"/>
          <w:marTop w:val="0"/>
          <w:marBottom w:val="0"/>
          <w:divBdr>
            <w:top w:val="none" w:sz="0" w:space="0" w:color="auto"/>
            <w:left w:val="none" w:sz="0" w:space="0" w:color="auto"/>
            <w:bottom w:val="none" w:sz="0" w:space="0" w:color="auto"/>
            <w:right w:val="none" w:sz="0" w:space="0" w:color="auto"/>
          </w:divBdr>
        </w:div>
        <w:div w:id="1696811626">
          <w:marLeft w:val="640"/>
          <w:marRight w:val="0"/>
          <w:marTop w:val="0"/>
          <w:marBottom w:val="0"/>
          <w:divBdr>
            <w:top w:val="none" w:sz="0" w:space="0" w:color="auto"/>
            <w:left w:val="none" w:sz="0" w:space="0" w:color="auto"/>
            <w:bottom w:val="none" w:sz="0" w:space="0" w:color="auto"/>
            <w:right w:val="none" w:sz="0" w:space="0" w:color="auto"/>
          </w:divBdr>
        </w:div>
        <w:div w:id="1469736429">
          <w:marLeft w:val="640"/>
          <w:marRight w:val="0"/>
          <w:marTop w:val="0"/>
          <w:marBottom w:val="0"/>
          <w:divBdr>
            <w:top w:val="none" w:sz="0" w:space="0" w:color="auto"/>
            <w:left w:val="none" w:sz="0" w:space="0" w:color="auto"/>
            <w:bottom w:val="none" w:sz="0" w:space="0" w:color="auto"/>
            <w:right w:val="none" w:sz="0" w:space="0" w:color="auto"/>
          </w:divBdr>
        </w:div>
        <w:div w:id="1639870695">
          <w:marLeft w:val="640"/>
          <w:marRight w:val="0"/>
          <w:marTop w:val="0"/>
          <w:marBottom w:val="0"/>
          <w:divBdr>
            <w:top w:val="none" w:sz="0" w:space="0" w:color="auto"/>
            <w:left w:val="none" w:sz="0" w:space="0" w:color="auto"/>
            <w:bottom w:val="none" w:sz="0" w:space="0" w:color="auto"/>
            <w:right w:val="none" w:sz="0" w:space="0" w:color="auto"/>
          </w:divBdr>
        </w:div>
        <w:div w:id="1952781349">
          <w:marLeft w:val="640"/>
          <w:marRight w:val="0"/>
          <w:marTop w:val="0"/>
          <w:marBottom w:val="0"/>
          <w:divBdr>
            <w:top w:val="none" w:sz="0" w:space="0" w:color="auto"/>
            <w:left w:val="none" w:sz="0" w:space="0" w:color="auto"/>
            <w:bottom w:val="none" w:sz="0" w:space="0" w:color="auto"/>
            <w:right w:val="none" w:sz="0" w:space="0" w:color="auto"/>
          </w:divBdr>
        </w:div>
        <w:div w:id="1502965406">
          <w:marLeft w:val="640"/>
          <w:marRight w:val="0"/>
          <w:marTop w:val="0"/>
          <w:marBottom w:val="0"/>
          <w:divBdr>
            <w:top w:val="none" w:sz="0" w:space="0" w:color="auto"/>
            <w:left w:val="none" w:sz="0" w:space="0" w:color="auto"/>
            <w:bottom w:val="none" w:sz="0" w:space="0" w:color="auto"/>
            <w:right w:val="none" w:sz="0" w:space="0" w:color="auto"/>
          </w:divBdr>
        </w:div>
        <w:div w:id="1232545369">
          <w:marLeft w:val="640"/>
          <w:marRight w:val="0"/>
          <w:marTop w:val="0"/>
          <w:marBottom w:val="0"/>
          <w:divBdr>
            <w:top w:val="none" w:sz="0" w:space="0" w:color="auto"/>
            <w:left w:val="none" w:sz="0" w:space="0" w:color="auto"/>
            <w:bottom w:val="none" w:sz="0" w:space="0" w:color="auto"/>
            <w:right w:val="none" w:sz="0" w:space="0" w:color="auto"/>
          </w:divBdr>
        </w:div>
        <w:div w:id="805201837">
          <w:marLeft w:val="640"/>
          <w:marRight w:val="0"/>
          <w:marTop w:val="0"/>
          <w:marBottom w:val="0"/>
          <w:divBdr>
            <w:top w:val="none" w:sz="0" w:space="0" w:color="auto"/>
            <w:left w:val="none" w:sz="0" w:space="0" w:color="auto"/>
            <w:bottom w:val="none" w:sz="0" w:space="0" w:color="auto"/>
            <w:right w:val="none" w:sz="0" w:space="0" w:color="auto"/>
          </w:divBdr>
        </w:div>
        <w:div w:id="294335354">
          <w:marLeft w:val="640"/>
          <w:marRight w:val="0"/>
          <w:marTop w:val="0"/>
          <w:marBottom w:val="0"/>
          <w:divBdr>
            <w:top w:val="none" w:sz="0" w:space="0" w:color="auto"/>
            <w:left w:val="none" w:sz="0" w:space="0" w:color="auto"/>
            <w:bottom w:val="none" w:sz="0" w:space="0" w:color="auto"/>
            <w:right w:val="none" w:sz="0" w:space="0" w:color="auto"/>
          </w:divBdr>
        </w:div>
        <w:div w:id="1477605665">
          <w:marLeft w:val="640"/>
          <w:marRight w:val="0"/>
          <w:marTop w:val="0"/>
          <w:marBottom w:val="0"/>
          <w:divBdr>
            <w:top w:val="none" w:sz="0" w:space="0" w:color="auto"/>
            <w:left w:val="none" w:sz="0" w:space="0" w:color="auto"/>
            <w:bottom w:val="none" w:sz="0" w:space="0" w:color="auto"/>
            <w:right w:val="none" w:sz="0" w:space="0" w:color="auto"/>
          </w:divBdr>
        </w:div>
        <w:div w:id="489253363">
          <w:marLeft w:val="640"/>
          <w:marRight w:val="0"/>
          <w:marTop w:val="0"/>
          <w:marBottom w:val="0"/>
          <w:divBdr>
            <w:top w:val="none" w:sz="0" w:space="0" w:color="auto"/>
            <w:left w:val="none" w:sz="0" w:space="0" w:color="auto"/>
            <w:bottom w:val="none" w:sz="0" w:space="0" w:color="auto"/>
            <w:right w:val="none" w:sz="0" w:space="0" w:color="auto"/>
          </w:divBdr>
        </w:div>
        <w:div w:id="978803560">
          <w:marLeft w:val="640"/>
          <w:marRight w:val="0"/>
          <w:marTop w:val="0"/>
          <w:marBottom w:val="0"/>
          <w:divBdr>
            <w:top w:val="none" w:sz="0" w:space="0" w:color="auto"/>
            <w:left w:val="none" w:sz="0" w:space="0" w:color="auto"/>
            <w:bottom w:val="none" w:sz="0" w:space="0" w:color="auto"/>
            <w:right w:val="none" w:sz="0" w:space="0" w:color="auto"/>
          </w:divBdr>
        </w:div>
        <w:div w:id="896935027">
          <w:marLeft w:val="640"/>
          <w:marRight w:val="0"/>
          <w:marTop w:val="0"/>
          <w:marBottom w:val="0"/>
          <w:divBdr>
            <w:top w:val="none" w:sz="0" w:space="0" w:color="auto"/>
            <w:left w:val="none" w:sz="0" w:space="0" w:color="auto"/>
            <w:bottom w:val="none" w:sz="0" w:space="0" w:color="auto"/>
            <w:right w:val="none" w:sz="0" w:space="0" w:color="auto"/>
          </w:divBdr>
        </w:div>
        <w:div w:id="1378314263">
          <w:marLeft w:val="640"/>
          <w:marRight w:val="0"/>
          <w:marTop w:val="0"/>
          <w:marBottom w:val="0"/>
          <w:divBdr>
            <w:top w:val="none" w:sz="0" w:space="0" w:color="auto"/>
            <w:left w:val="none" w:sz="0" w:space="0" w:color="auto"/>
            <w:bottom w:val="none" w:sz="0" w:space="0" w:color="auto"/>
            <w:right w:val="none" w:sz="0" w:space="0" w:color="auto"/>
          </w:divBdr>
        </w:div>
        <w:div w:id="1382289256">
          <w:marLeft w:val="640"/>
          <w:marRight w:val="0"/>
          <w:marTop w:val="0"/>
          <w:marBottom w:val="0"/>
          <w:divBdr>
            <w:top w:val="none" w:sz="0" w:space="0" w:color="auto"/>
            <w:left w:val="none" w:sz="0" w:space="0" w:color="auto"/>
            <w:bottom w:val="none" w:sz="0" w:space="0" w:color="auto"/>
            <w:right w:val="none" w:sz="0" w:space="0" w:color="auto"/>
          </w:divBdr>
        </w:div>
        <w:div w:id="527447649">
          <w:marLeft w:val="640"/>
          <w:marRight w:val="0"/>
          <w:marTop w:val="0"/>
          <w:marBottom w:val="0"/>
          <w:divBdr>
            <w:top w:val="none" w:sz="0" w:space="0" w:color="auto"/>
            <w:left w:val="none" w:sz="0" w:space="0" w:color="auto"/>
            <w:bottom w:val="none" w:sz="0" w:space="0" w:color="auto"/>
            <w:right w:val="none" w:sz="0" w:space="0" w:color="auto"/>
          </w:divBdr>
        </w:div>
        <w:div w:id="1291591890">
          <w:marLeft w:val="640"/>
          <w:marRight w:val="0"/>
          <w:marTop w:val="0"/>
          <w:marBottom w:val="0"/>
          <w:divBdr>
            <w:top w:val="none" w:sz="0" w:space="0" w:color="auto"/>
            <w:left w:val="none" w:sz="0" w:space="0" w:color="auto"/>
            <w:bottom w:val="none" w:sz="0" w:space="0" w:color="auto"/>
            <w:right w:val="none" w:sz="0" w:space="0" w:color="auto"/>
          </w:divBdr>
        </w:div>
        <w:div w:id="535049212">
          <w:marLeft w:val="640"/>
          <w:marRight w:val="0"/>
          <w:marTop w:val="0"/>
          <w:marBottom w:val="0"/>
          <w:divBdr>
            <w:top w:val="none" w:sz="0" w:space="0" w:color="auto"/>
            <w:left w:val="none" w:sz="0" w:space="0" w:color="auto"/>
            <w:bottom w:val="none" w:sz="0" w:space="0" w:color="auto"/>
            <w:right w:val="none" w:sz="0" w:space="0" w:color="auto"/>
          </w:divBdr>
        </w:div>
        <w:div w:id="1401519192">
          <w:marLeft w:val="640"/>
          <w:marRight w:val="0"/>
          <w:marTop w:val="0"/>
          <w:marBottom w:val="0"/>
          <w:divBdr>
            <w:top w:val="none" w:sz="0" w:space="0" w:color="auto"/>
            <w:left w:val="none" w:sz="0" w:space="0" w:color="auto"/>
            <w:bottom w:val="none" w:sz="0" w:space="0" w:color="auto"/>
            <w:right w:val="none" w:sz="0" w:space="0" w:color="auto"/>
          </w:divBdr>
        </w:div>
        <w:div w:id="1599634591">
          <w:marLeft w:val="640"/>
          <w:marRight w:val="0"/>
          <w:marTop w:val="0"/>
          <w:marBottom w:val="0"/>
          <w:divBdr>
            <w:top w:val="none" w:sz="0" w:space="0" w:color="auto"/>
            <w:left w:val="none" w:sz="0" w:space="0" w:color="auto"/>
            <w:bottom w:val="none" w:sz="0" w:space="0" w:color="auto"/>
            <w:right w:val="none" w:sz="0" w:space="0" w:color="auto"/>
          </w:divBdr>
        </w:div>
        <w:div w:id="2089813153">
          <w:marLeft w:val="640"/>
          <w:marRight w:val="0"/>
          <w:marTop w:val="0"/>
          <w:marBottom w:val="0"/>
          <w:divBdr>
            <w:top w:val="none" w:sz="0" w:space="0" w:color="auto"/>
            <w:left w:val="none" w:sz="0" w:space="0" w:color="auto"/>
            <w:bottom w:val="none" w:sz="0" w:space="0" w:color="auto"/>
            <w:right w:val="none" w:sz="0" w:space="0" w:color="auto"/>
          </w:divBdr>
        </w:div>
        <w:div w:id="280377873">
          <w:marLeft w:val="640"/>
          <w:marRight w:val="0"/>
          <w:marTop w:val="0"/>
          <w:marBottom w:val="0"/>
          <w:divBdr>
            <w:top w:val="none" w:sz="0" w:space="0" w:color="auto"/>
            <w:left w:val="none" w:sz="0" w:space="0" w:color="auto"/>
            <w:bottom w:val="none" w:sz="0" w:space="0" w:color="auto"/>
            <w:right w:val="none" w:sz="0" w:space="0" w:color="auto"/>
          </w:divBdr>
        </w:div>
        <w:div w:id="1132216080">
          <w:marLeft w:val="640"/>
          <w:marRight w:val="0"/>
          <w:marTop w:val="0"/>
          <w:marBottom w:val="0"/>
          <w:divBdr>
            <w:top w:val="none" w:sz="0" w:space="0" w:color="auto"/>
            <w:left w:val="none" w:sz="0" w:space="0" w:color="auto"/>
            <w:bottom w:val="none" w:sz="0" w:space="0" w:color="auto"/>
            <w:right w:val="none" w:sz="0" w:space="0" w:color="auto"/>
          </w:divBdr>
        </w:div>
        <w:div w:id="1598947963">
          <w:marLeft w:val="640"/>
          <w:marRight w:val="0"/>
          <w:marTop w:val="0"/>
          <w:marBottom w:val="0"/>
          <w:divBdr>
            <w:top w:val="none" w:sz="0" w:space="0" w:color="auto"/>
            <w:left w:val="none" w:sz="0" w:space="0" w:color="auto"/>
            <w:bottom w:val="none" w:sz="0" w:space="0" w:color="auto"/>
            <w:right w:val="none" w:sz="0" w:space="0" w:color="auto"/>
          </w:divBdr>
        </w:div>
        <w:div w:id="818233170">
          <w:marLeft w:val="640"/>
          <w:marRight w:val="0"/>
          <w:marTop w:val="0"/>
          <w:marBottom w:val="0"/>
          <w:divBdr>
            <w:top w:val="none" w:sz="0" w:space="0" w:color="auto"/>
            <w:left w:val="none" w:sz="0" w:space="0" w:color="auto"/>
            <w:bottom w:val="none" w:sz="0" w:space="0" w:color="auto"/>
            <w:right w:val="none" w:sz="0" w:space="0" w:color="auto"/>
          </w:divBdr>
        </w:div>
        <w:div w:id="1185246821">
          <w:marLeft w:val="640"/>
          <w:marRight w:val="0"/>
          <w:marTop w:val="0"/>
          <w:marBottom w:val="0"/>
          <w:divBdr>
            <w:top w:val="none" w:sz="0" w:space="0" w:color="auto"/>
            <w:left w:val="none" w:sz="0" w:space="0" w:color="auto"/>
            <w:bottom w:val="none" w:sz="0" w:space="0" w:color="auto"/>
            <w:right w:val="none" w:sz="0" w:space="0" w:color="auto"/>
          </w:divBdr>
        </w:div>
        <w:div w:id="829322398">
          <w:marLeft w:val="640"/>
          <w:marRight w:val="0"/>
          <w:marTop w:val="0"/>
          <w:marBottom w:val="0"/>
          <w:divBdr>
            <w:top w:val="none" w:sz="0" w:space="0" w:color="auto"/>
            <w:left w:val="none" w:sz="0" w:space="0" w:color="auto"/>
            <w:bottom w:val="none" w:sz="0" w:space="0" w:color="auto"/>
            <w:right w:val="none" w:sz="0" w:space="0" w:color="auto"/>
          </w:divBdr>
        </w:div>
        <w:div w:id="13041722">
          <w:marLeft w:val="640"/>
          <w:marRight w:val="0"/>
          <w:marTop w:val="0"/>
          <w:marBottom w:val="0"/>
          <w:divBdr>
            <w:top w:val="none" w:sz="0" w:space="0" w:color="auto"/>
            <w:left w:val="none" w:sz="0" w:space="0" w:color="auto"/>
            <w:bottom w:val="none" w:sz="0" w:space="0" w:color="auto"/>
            <w:right w:val="none" w:sz="0" w:space="0" w:color="auto"/>
          </w:divBdr>
        </w:div>
        <w:div w:id="832569993">
          <w:marLeft w:val="640"/>
          <w:marRight w:val="0"/>
          <w:marTop w:val="0"/>
          <w:marBottom w:val="0"/>
          <w:divBdr>
            <w:top w:val="none" w:sz="0" w:space="0" w:color="auto"/>
            <w:left w:val="none" w:sz="0" w:space="0" w:color="auto"/>
            <w:bottom w:val="none" w:sz="0" w:space="0" w:color="auto"/>
            <w:right w:val="none" w:sz="0" w:space="0" w:color="auto"/>
          </w:divBdr>
        </w:div>
        <w:div w:id="1398361403">
          <w:marLeft w:val="640"/>
          <w:marRight w:val="0"/>
          <w:marTop w:val="0"/>
          <w:marBottom w:val="0"/>
          <w:divBdr>
            <w:top w:val="none" w:sz="0" w:space="0" w:color="auto"/>
            <w:left w:val="none" w:sz="0" w:space="0" w:color="auto"/>
            <w:bottom w:val="none" w:sz="0" w:space="0" w:color="auto"/>
            <w:right w:val="none" w:sz="0" w:space="0" w:color="auto"/>
          </w:divBdr>
        </w:div>
        <w:div w:id="1657689639">
          <w:marLeft w:val="640"/>
          <w:marRight w:val="0"/>
          <w:marTop w:val="0"/>
          <w:marBottom w:val="0"/>
          <w:divBdr>
            <w:top w:val="none" w:sz="0" w:space="0" w:color="auto"/>
            <w:left w:val="none" w:sz="0" w:space="0" w:color="auto"/>
            <w:bottom w:val="none" w:sz="0" w:space="0" w:color="auto"/>
            <w:right w:val="none" w:sz="0" w:space="0" w:color="auto"/>
          </w:divBdr>
        </w:div>
        <w:div w:id="933902243">
          <w:marLeft w:val="640"/>
          <w:marRight w:val="0"/>
          <w:marTop w:val="0"/>
          <w:marBottom w:val="0"/>
          <w:divBdr>
            <w:top w:val="none" w:sz="0" w:space="0" w:color="auto"/>
            <w:left w:val="none" w:sz="0" w:space="0" w:color="auto"/>
            <w:bottom w:val="none" w:sz="0" w:space="0" w:color="auto"/>
            <w:right w:val="none" w:sz="0" w:space="0" w:color="auto"/>
          </w:divBdr>
        </w:div>
        <w:div w:id="89354298">
          <w:marLeft w:val="640"/>
          <w:marRight w:val="0"/>
          <w:marTop w:val="0"/>
          <w:marBottom w:val="0"/>
          <w:divBdr>
            <w:top w:val="none" w:sz="0" w:space="0" w:color="auto"/>
            <w:left w:val="none" w:sz="0" w:space="0" w:color="auto"/>
            <w:bottom w:val="none" w:sz="0" w:space="0" w:color="auto"/>
            <w:right w:val="none" w:sz="0" w:space="0" w:color="auto"/>
          </w:divBdr>
        </w:div>
        <w:div w:id="2074305697">
          <w:marLeft w:val="640"/>
          <w:marRight w:val="0"/>
          <w:marTop w:val="0"/>
          <w:marBottom w:val="0"/>
          <w:divBdr>
            <w:top w:val="none" w:sz="0" w:space="0" w:color="auto"/>
            <w:left w:val="none" w:sz="0" w:space="0" w:color="auto"/>
            <w:bottom w:val="none" w:sz="0" w:space="0" w:color="auto"/>
            <w:right w:val="none" w:sz="0" w:space="0" w:color="auto"/>
          </w:divBdr>
        </w:div>
        <w:div w:id="402875096">
          <w:marLeft w:val="640"/>
          <w:marRight w:val="0"/>
          <w:marTop w:val="0"/>
          <w:marBottom w:val="0"/>
          <w:divBdr>
            <w:top w:val="none" w:sz="0" w:space="0" w:color="auto"/>
            <w:left w:val="none" w:sz="0" w:space="0" w:color="auto"/>
            <w:bottom w:val="none" w:sz="0" w:space="0" w:color="auto"/>
            <w:right w:val="none" w:sz="0" w:space="0" w:color="auto"/>
          </w:divBdr>
        </w:div>
        <w:div w:id="737821944">
          <w:marLeft w:val="640"/>
          <w:marRight w:val="0"/>
          <w:marTop w:val="0"/>
          <w:marBottom w:val="0"/>
          <w:divBdr>
            <w:top w:val="none" w:sz="0" w:space="0" w:color="auto"/>
            <w:left w:val="none" w:sz="0" w:space="0" w:color="auto"/>
            <w:bottom w:val="none" w:sz="0" w:space="0" w:color="auto"/>
            <w:right w:val="none" w:sz="0" w:space="0" w:color="auto"/>
          </w:divBdr>
        </w:div>
        <w:div w:id="2033651898">
          <w:marLeft w:val="640"/>
          <w:marRight w:val="0"/>
          <w:marTop w:val="0"/>
          <w:marBottom w:val="0"/>
          <w:divBdr>
            <w:top w:val="none" w:sz="0" w:space="0" w:color="auto"/>
            <w:left w:val="none" w:sz="0" w:space="0" w:color="auto"/>
            <w:bottom w:val="none" w:sz="0" w:space="0" w:color="auto"/>
            <w:right w:val="none" w:sz="0" w:space="0" w:color="auto"/>
          </w:divBdr>
        </w:div>
        <w:div w:id="1280377224">
          <w:marLeft w:val="640"/>
          <w:marRight w:val="0"/>
          <w:marTop w:val="0"/>
          <w:marBottom w:val="0"/>
          <w:divBdr>
            <w:top w:val="none" w:sz="0" w:space="0" w:color="auto"/>
            <w:left w:val="none" w:sz="0" w:space="0" w:color="auto"/>
            <w:bottom w:val="none" w:sz="0" w:space="0" w:color="auto"/>
            <w:right w:val="none" w:sz="0" w:space="0" w:color="auto"/>
          </w:divBdr>
        </w:div>
        <w:div w:id="1355229333">
          <w:marLeft w:val="640"/>
          <w:marRight w:val="0"/>
          <w:marTop w:val="0"/>
          <w:marBottom w:val="0"/>
          <w:divBdr>
            <w:top w:val="none" w:sz="0" w:space="0" w:color="auto"/>
            <w:left w:val="none" w:sz="0" w:space="0" w:color="auto"/>
            <w:bottom w:val="none" w:sz="0" w:space="0" w:color="auto"/>
            <w:right w:val="none" w:sz="0" w:space="0" w:color="auto"/>
          </w:divBdr>
        </w:div>
        <w:div w:id="1728608977">
          <w:marLeft w:val="640"/>
          <w:marRight w:val="0"/>
          <w:marTop w:val="0"/>
          <w:marBottom w:val="0"/>
          <w:divBdr>
            <w:top w:val="none" w:sz="0" w:space="0" w:color="auto"/>
            <w:left w:val="none" w:sz="0" w:space="0" w:color="auto"/>
            <w:bottom w:val="none" w:sz="0" w:space="0" w:color="auto"/>
            <w:right w:val="none" w:sz="0" w:space="0" w:color="auto"/>
          </w:divBdr>
        </w:div>
        <w:div w:id="1242761489">
          <w:marLeft w:val="640"/>
          <w:marRight w:val="0"/>
          <w:marTop w:val="0"/>
          <w:marBottom w:val="0"/>
          <w:divBdr>
            <w:top w:val="none" w:sz="0" w:space="0" w:color="auto"/>
            <w:left w:val="none" w:sz="0" w:space="0" w:color="auto"/>
            <w:bottom w:val="none" w:sz="0" w:space="0" w:color="auto"/>
            <w:right w:val="none" w:sz="0" w:space="0" w:color="auto"/>
          </w:divBdr>
        </w:div>
        <w:div w:id="1742406691">
          <w:marLeft w:val="640"/>
          <w:marRight w:val="0"/>
          <w:marTop w:val="0"/>
          <w:marBottom w:val="0"/>
          <w:divBdr>
            <w:top w:val="none" w:sz="0" w:space="0" w:color="auto"/>
            <w:left w:val="none" w:sz="0" w:space="0" w:color="auto"/>
            <w:bottom w:val="none" w:sz="0" w:space="0" w:color="auto"/>
            <w:right w:val="none" w:sz="0" w:space="0" w:color="auto"/>
          </w:divBdr>
        </w:div>
        <w:div w:id="1062219911">
          <w:marLeft w:val="640"/>
          <w:marRight w:val="0"/>
          <w:marTop w:val="0"/>
          <w:marBottom w:val="0"/>
          <w:divBdr>
            <w:top w:val="none" w:sz="0" w:space="0" w:color="auto"/>
            <w:left w:val="none" w:sz="0" w:space="0" w:color="auto"/>
            <w:bottom w:val="none" w:sz="0" w:space="0" w:color="auto"/>
            <w:right w:val="none" w:sz="0" w:space="0" w:color="auto"/>
          </w:divBdr>
        </w:div>
        <w:div w:id="1026254282">
          <w:marLeft w:val="640"/>
          <w:marRight w:val="0"/>
          <w:marTop w:val="0"/>
          <w:marBottom w:val="0"/>
          <w:divBdr>
            <w:top w:val="none" w:sz="0" w:space="0" w:color="auto"/>
            <w:left w:val="none" w:sz="0" w:space="0" w:color="auto"/>
            <w:bottom w:val="none" w:sz="0" w:space="0" w:color="auto"/>
            <w:right w:val="none" w:sz="0" w:space="0" w:color="auto"/>
          </w:divBdr>
        </w:div>
        <w:div w:id="596409441">
          <w:marLeft w:val="640"/>
          <w:marRight w:val="0"/>
          <w:marTop w:val="0"/>
          <w:marBottom w:val="0"/>
          <w:divBdr>
            <w:top w:val="none" w:sz="0" w:space="0" w:color="auto"/>
            <w:left w:val="none" w:sz="0" w:space="0" w:color="auto"/>
            <w:bottom w:val="none" w:sz="0" w:space="0" w:color="auto"/>
            <w:right w:val="none" w:sz="0" w:space="0" w:color="auto"/>
          </w:divBdr>
        </w:div>
        <w:div w:id="1396969293">
          <w:marLeft w:val="640"/>
          <w:marRight w:val="0"/>
          <w:marTop w:val="0"/>
          <w:marBottom w:val="0"/>
          <w:divBdr>
            <w:top w:val="none" w:sz="0" w:space="0" w:color="auto"/>
            <w:left w:val="none" w:sz="0" w:space="0" w:color="auto"/>
            <w:bottom w:val="none" w:sz="0" w:space="0" w:color="auto"/>
            <w:right w:val="none" w:sz="0" w:space="0" w:color="auto"/>
          </w:divBdr>
        </w:div>
        <w:div w:id="11807490">
          <w:marLeft w:val="640"/>
          <w:marRight w:val="0"/>
          <w:marTop w:val="0"/>
          <w:marBottom w:val="0"/>
          <w:divBdr>
            <w:top w:val="none" w:sz="0" w:space="0" w:color="auto"/>
            <w:left w:val="none" w:sz="0" w:space="0" w:color="auto"/>
            <w:bottom w:val="none" w:sz="0" w:space="0" w:color="auto"/>
            <w:right w:val="none" w:sz="0" w:space="0" w:color="auto"/>
          </w:divBdr>
        </w:div>
        <w:div w:id="58721390">
          <w:marLeft w:val="640"/>
          <w:marRight w:val="0"/>
          <w:marTop w:val="0"/>
          <w:marBottom w:val="0"/>
          <w:divBdr>
            <w:top w:val="none" w:sz="0" w:space="0" w:color="auto"/>
            <w:left w:val="none" w:sz="0" w:space="0" w:color="auto"/>
            <w:bottom w:val="none" w:sz="0" w:space="0" w:color="auto"/>
            <w:right w:val="none" w:sz="0" w:space="0" w:color="auto"/>
          </w:divBdr>
        </w:div>
        <w:div w:id="203178133">
          <w:marLeft w:val="640"/>
          <w:marRight w:val="0"/>
          <w:marTop w:val="0"/>
          <w:marBottom w:val="0"/>
          <w:divBdr>
            <w:top w:val="none" w:sz="0" w:space="0" w:color="auto"/>
            <w:left w:val="none" w:sz="0" w:space="0" w:color="auto"/>
            <w:bottom w:val="none" w:sz="0" w:space="0" w:color="auto"/>
            <w:right w:val="none" w:sz="0" w:space="0" w:color="auto"/>
          </w:divBdr>
        </w:div>
        <w:div w:id="948975943">
          <w:marLeft w:val="640"/>
          <w:marRight w:val="0"/>
          <w:marTop w:val="0"/>
          <w:marBottom w:val="0"/>
          <w:divBdr>
            <w:top w:val="none" w:sz="0" w:space="0" w:color="auto"/>
            <w:left w:val="none" w:sz="0" w:space="0" w:color="auto"/>
            <w:bottom w:val="none" w:sz="0" w:space="0" w:color="auto"/>
            <w:right w:val="none" w:sz="0" w:space="0" w:color="auto"/>
          </w:divBdr>
        </w:div>
        <w:div w:id="1598441320">
          <w:marLeft w:val="640"/>
          <w:marRight w:val="0"/>
          <w:marTop w:val="0"/>
          <w:marBottom w:val="0"/>
          <w:divBdr>
            <w:top w:val="none" w:sz="0" w:space="0" w:color="auto"/>
            <w:left w:val="none" w:sz="0" w:space="0" w:color="auto"/>
            <w:bottom w:val="none" w:sz="0" w:space="0" w:color="auto"/>
            <w:right w:val="none" w:sz="0" w:space="0" w:color="auto"/>
          </w:divBdr>
        </w:div>
        <w:div w:id="76753581">
          <w:marLeft w:val="640"/>
          <w:marRight w:val="0"/>
          <w:marTop w:val="0"/>
          <w:marBottom w:val="0"/>
          <w:divBdr>
            <w:top w:val="none" w:sz="0" w:space="0" w:color="auto"/>
            <w:left w:val="none" w:sz="0" w:space="0" w:color="auto"/>
            <w:bottom w:val="none" w:sz="0" w:space="0" w:color="auto"/>
            <w:right w:val="none" w:sz="0" w:space="0" w:color="auto"/>
          </w:divBdr>
        </w:div>
        <w:div w:id="1352754859">
          <w:marLeft w:val="640"/>
          <w:marRight w:val="0"/>
          <w:marTop w:val="0"/>
          <w:marBottom w:val="0"/>
          <w:divBdr>
            <w:top w:val="none" w:sz="0" w:space="0" w:color="auto"/>
            <w:left w:val="none" w:sz="0" w:space="0" w:color="auto"/>
            <w:bottom w:val="none" w:sz="0" w:space="0" w:color="auto"/>
            <w:right w:val="none" w:sz="0" w:space="0" w:color="auto"/>
          </w:divBdr>
        </w:div>
        <w:div w:id="1550844645">
          <w:marLeft w:val="640"/>
          <w:marRight w:val="0"/>
          <w:marTop w:val="0"/>
          <w:marBottom w:val="0"/>
          <w:divBdr>
            <w:top w:val="none" w:sz="0" w:space="0" w:color="auto"/>
            <w:left w:val="none" w:sz="0" w:space="0" w:color="auto"/>
            <w:bottom w:val="none" w:sz="0" w:space="0" w:color="auto"/>
            <w:right w:val="none" w:sz="0" w:space="0" w:color="auto"/>
          </w:divBdr>
        </w:div>
        <w:div w:id="289240998">
          <w:marLeft w:val="640"/>
          <w:marRight w:val="0"/>
          <w:marTop w:val="0"/>
          <w:marBottom w:val="0"/>
          <w:divBdr>
            <w:top w:val="none" w:sz="0" w:space="0" w:color="auto"/>
            <w:left w:val="none" w:sz="0" w:space="0" w:color="auto"/>
            <w:bottom w:val="none" w:sz="0" w:space="0" w:color="auto"/>
            <w:right w:val="none" w:sz="0" w:space="0" w:color="auto"/>
          </w:divBdr>
        </w:div>
        <w:div w:id="1088960470">
          <w:marLeft w:val="640"/>
          <w:marRight w:val="0"/>
          <w:marTop w:val="0"/>
          <w:marBottom w:val="0"/>
          <w:divBdr>
            <w:top w:val="none" w:sz="0" w:space="0" w:color="auto"/>
            <w:left w:val="none" w:sz="0" w:space="0" w:color="auto"/>
            <w:bottom w:val="none" w:sz="0" w:space="0" w:color="auto"/>
            <w:right w:val="none" w:sz="0" w:space="0" w:color="auto"/>
          </w:divBdr>
        </w:div>
        <w:div w:id="327902253">
          <w:marLeft w:val="640"/>
          <w:marRight w:val="0"/>
          <w:marTop w:val="0"/>
          <w:marBottom w:val="0"/>
          <w:divBdr>
            <w:top w:val="none" w:sz="0" w:space="0" w:color="auto"/>
            <w:left w:val="none" w:sz="0" w:space="0" w:color="auto"/>
            <w:bottom w:val="none" w:sz="0" w:space="0" w:color="auto"/>
            <w:right w:val="none" w:sz="0" w:space="0" w:color="auto"/>
          </w:divBdr>
        </w:div>
        <w:div w:id="880288463">
          <w:marLeft w:val="640"/>
          <w:marRight w:val="0"/>
          <w:marTop w:val="0"/>
          <w:marBottom w:val="0"/>
          <w:divBdr>
            <w:top w:val="none" w:sz="0" w:space="0" w:color="auto"/>
            <w:left w:val="none" w:sz="0" w:space="0" w:color="auto"/>
            <w:bottom w:val="none" w:sz="0" w:space="0" w:color="auto"/>
            <w:right w:val="none" w:sz="0" w:space="0" w:color="auto"/>
          </w:divBdr>
        </w:div>
        <w:div w:id="2134203792">
          <w:marLeft w:val="640"/>
          <w:marRight w:val="0"/>
          <w:marTop w:val="0"/>
          <w:marBottom w:val="0"/>
          <w:divBdr>
            <w:top w:val="none" w:sz="0" w:space="0" w:color="auto"/>
            <w:left w:val="none" w:sz="0" w:space="0" w:color="auto"/>
            <w:bottom w:val="none" w:sz="0" w:space="0" w:color="auto"/>
            <w:right w:val="none" w:sz="0" w:space="0" w:color="auto"/>
          </w:divBdr>
        </w:div>
        <w:div w:id="109059469">
          <w:marLeft w:val="640"/>
          <w:marRight w:val="0"/>
          <w:marTop w:val="0"/>
          <w:marBottom w:val="0"/>
          <w:divBdr>
            <w:top w:val="none" w:sz="0" w:space="0" w:color="auto"/>
            <w:left w:val="none" w:sz="0" w:space="0" w:color="auto"/>
            <w:bottom w:val="none" w:sz="0" w:space="0" w:color="auto"/>
            <w:right w:val="none" w:sz="0" w:space="0" w:color="auto"/>
          </w:divBdr>
        </w:div>
        <w:div w:id="696391737">
          <w:marLeft w:val="640"/>
          <w:marRight w:val="0"/>
          <w:marTop w:val="0"/>
          <w:marBottom w:val="0"/>
          <w:divBdr>
            <w:top w:val="none" w:sz="0" w:space="0" w:color="auto"/>
            <w:left w:val="none" w:sz="0" w:space="0" w:color="auto"/>
            <w:bottom w:val="none" w:sz="0" w:space="0" w:color="auto"/>
            <w:right w:val="none" w:sz="0" w:space="0" w:color="auto"/>
          </w:divBdr>
        </w:div>
        <w:div w:id="1692216256">
          <w:marLeft w:val="640"/>
          <w:marRight w:val="0"/>
          <w:marTop w:val="0"/>
          <w:marBottom w:val="0"/>
          <w:divBdr>
            <w:top w:val="none" w:sz="0" w:space="0" w:color="auto"/>
            <w:left w:val="none" w:sz="0" w:space="0" w:color="auto"/>
            <w:bottom w:val="none" w:sz="0" w:space="0" w:color="auto"/>
            <w:right w:val="none" w:sz="0" w:space="0" w:color="auto"/>
          </w:divBdr>
        </w:div>
        <w:div w:id="2085561818">
          <w:marLeft w:val="640"/>
          <w:marRight w:val="0"/>
          <w:marTop w:val="0"/>
          <w:marBottom w:val="0"/>
          <w:divBdr>
            <w:top w:val="none" w:sz="0" w:space="0" w:color="auto"/>
            <w:left w:val="none" w:sz="0" w:space="0" w:color="auto"/>
            <w:bottom w:val="none" w:sz="0" w:space="0" w:color="auto"/>
            <w:right w:val="none" w:sz="0" w:space="0" w:color="auto"/>
          </w:divBdr>
        </w:div>
        <w:div w:id="829364979">
          <w:marLeft w:val="640"/>
          <w:marRight w:val="0"/>
          <w:marTop w:val="0"/>
          <w:marBottom w:val="0"/>
          <w:divBdr>
            <w:top w:val="none" w:sz="0" w:space="0" w:color="auto"/>
            <w:left w:val="none" w:sz="0" w:space="0" w:color="auto"/>
            <w:bottom w:val="none" w:sz="0" w:space="0" w:color="auto"/>
            <w:right w:val="none" w:sz="0" w:space="0" w:color="auto"/>
          </w:divBdr>
        </w:div>
        <w:div w:id="1775587264">
          <w:marLeft w:val="640"/>
          <w:marRight w:val="0"/>
          <w:marTop w:val="0"/>
          <w:marBottom w:val="0"/>
          <w:divBdr>
            <w:top w:val="none" w:sz="0" w:space="0" w:color="auto"/>
            <w:left w:val="none" w:sz="0" w:space="0" w:color="auto"/>
            <w:bottom w:val="none" w:sz="0" w:space="0" w:color="auto"/>
            <w:right w:val="none" w:sz="0" w:space="0" w:color="auto"/>
          </w:divBdr>
        </w:div>
        <w:div w:id="681325456">
          <w:marLeft w:val="640"/>
          <w:marRight w:val="0"/>
          <w:marTop w:val="0"/>
          <w:marBottom w:val="0"/>
          <w:divBdr>
            <w:top w:val="none" w:sz="0" w:space="0" w:color="auto"/>
            <w:left w:val="none" w:sz="0" w:space="0" w:color="auto"/>
            <w:bottom w:val="none" w:sz="0" w:space="0" w:color="auto"/>
            <w:right w:val="none" w:sz="0" w:space="0" w:color="auto"/>
          </w:divBdr>
        </w:div>
        <w:div w:id="965739565">
          <w:marLeft w:val="640"/>
          <w:marRight w:val="0"/>
          <w:marTop w:val="0"/>
          <w:marBottom w:val="0"/>
          <w:divBdr>
            <w:top w:val="none" w:sz="0" w:space="0" w:color="auto"/>
            <w:left w:val="none" w:sz="0" w:space="0" w:color="auto"/>
            <w:bottom w:val="none" w:sz="0" w:space="0" w:color="auto"/>
            <w:right w:val="none" w:sz="0" w:space="0" w:color="auto"/>
          </w:divBdr>
        </w:div>
        <w:div w:id="874730878">
          <w:marLeft w:val="640"/>
          <w:marRight w:val="0"/>
          <w:marTop w:val="0"/>
          <w:marBottom w:val="0"/>
          <w:divBdr>
            <w:top w:val="none" w:sz="0" w:space="0" w:color="auto"/>
            <w:left w:val="none" w:sz="0" w:space="0" w:color="auto"/>
            <w:bottom w:val="none" w:sz="0" w:space="0" w:color="auto"/>
            <w:right w:val="none" w:sz="0" w:space="0" w:color="auto"/>
          </w:divBdr>
        </w:div>
        <w:div w:id="1610814041">
          <w:marLeft w:val="640"/>
          <w:marRight w:val="0"/>
          <w:marTop w:val="0"/>
          <w:marBottom w:val="0"/>
          <w:divBdr>
            <w:top w:val="none" w:sz="0" w:space="0" w:color="auto"/>
            <w:left w:val="none" w:sz="0" w:space="0" w:color="auto"/>
            <w:bottom w:val="none" w:sz="0" w:space="0" w:color="auto"/>
            <w:right w:val="none" w:sz="0" w:space="0" w:color="auto"/>
          </w:divBdr>
        </w:div>
        <w:div w:id="1861746695">
          <w:marLeft w:val="640"/>
          <w:marRight w:val="0"/>
          <w:marTop w:val="0"/>
          <w:marBottom w:val="0"/>
          <w:divBdr>
            <w:top w:val="none" w:sz="0" w:space="0" w:color="auto"/>
            <w:left w:val="none" w:sz="0" w:space="0" w:color="auto"/>
            <w:bottom w:val="none" w:sz="0" w:space="0" w:color="auto"/>
            <w:right w:val="none" w:sz="0" w:space="0" w:color="auto"/>
          </w:divBdr>
        </w:div>
        <w:div w:id="488519283">
          <w:marLeft w:val="640"/>
          <w:marRight w:val="0"/>
          <w:marTop w:val="0"/>
          <w:marBottom w:val="0"/>
          <w:divBdr>
            <w:top w:val="none" w:sz="0" w:space="0" w:color="auto"/>
            <w:left w:val="none" w:sz="0" w:space="0" w:color="auto"/>
            <w:bottom w:val="none" w:sz="0" w:space="0" w:color="auto"/>
            <w:right w:val="none" w:sz="0" w:space="0" w:color="auto"/>
          </w:divBdr>
        </w:div>
        <w:div w:id="40987352">
          <w:marLeft w:val="640"/>
          <w:marRight w:val="0"/>
          <w:marTop w:val="0"/>
          <w:marBottom w:val="0"/>
          <w:divBdr>
            <w:top w:val="none" w:sz="0" w:space="0" w:color="auto"/>
            <w:left w:val="none" w:sz="0" w:space="0" w:color="auto"/>
            <w:bottom w:val="none" w:sz="0" w:space="0" w:color="auto"/>
            <w:right w:val="none" w:sz="0" w:space="0" w:color="auto"/>
          </w:divBdr>
        </w:div>
        <w:div w:id="102505329">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8401104">
      <w:bodyDiv w:val="1"/>
      <w:marLeft w:val="0"/>
      <w:marRight w:val="0"/>
      <w:marTop w:val="0"/>
      <w:marBottom w:val="0"/>
      <w:divBdr>
        <w:top w:val="none" w:sz="0" w:space="0" w:color="auto"/>
        <w:left w:val="none" w:sz="0" w:space="0" w:color="auto"/>
        <w:bottom w:val="none" w:sz="0" w:space="0" w:color="auto"/>
        <w:right w:val="none" w:sz="0" w:space="0" w:color="auto"/>
      </w:divBdr>
      <w:divsChild>
        <w:div w:id="881482681">
          <w:marLeft w:val="640"/>
          <w:marRight w:val="0"/>
          <w:marTop w:val="0"/>
          <w:marBottom w:val="0"/>
          <w:divBdr>
            <w:top w:val="none" w:sz="0" w:space="0" w:color="auto"/>
            <w:left w:val="none" w:sz="0" w:space="0" w:color="auto"/>
            <w:bottom w:val="none" w:sz="0" w:space="0" w:color="auto"/>
            <w:right w:val="none" w:sz="0" w:space="0" w:color="auto"/>
          </w:divBdr>
        </w:div>
        <w:div w:id="1715345612">
          <w:marLeft w:val="640"/>
          <w:marRight w:val="0"/>
          <w:marTop w:val="0"/>
          <w:marBottom w:val="0"/>
          <w:divBdr>
            <w:top w:val="none" w:sz="0" w:space="0" w:color="auto"/>
            <w:left w:val="none" w:sz="0" w:space="0" w:color="auto"/>
            <w:bottom w:val="none" w:sz="0" w:space="0" w:color="auto"/>
            <w:right w:val="none" w:sz="0" w:space="0" w:color="auto"/>
          </w:divBdr>
        </w:div>
        <w:div w:id="1634560002">
          <w:marLeft w:val="640"/>
          <w:marRight w:val="0"/>
          <w:marTop w:val="0"/>
          <w:marBottom w:val="0"/>
          <w:divBdr>
            <w:top w:val="none" w:sz="0" w:space="0" w:color="auto"/>
            <w:left w:val="none" w:sz="0" w:space="0" w:color="auto"/>
            <w:bottom w:val="none" w:sz="0" w:space="0" w:color="auto"/>
            <w:right w:val="none" w:sz="0" w:space="0" w:color="auto"/>
          </w:divBdr>
        </w:div>
        <w:div w:id="1067802486">
          <w:marLeft w:val="640"/>
          <w:marRight w:val="0"/>
          <w:marTop w:val="0"/>
          <w:marBottom w:val="0"/>
          <w:divBdr>
            <w:top w:val="none" w:sz="0" w:space="0" w:color="auto"/>
            <w:left w:val="none" w:sz="0" w:space="0" w:color="auto"/>
            <w:bottom w:val="none" w:sz="0" w:space="0" w:color="auto"/>
            <w:right w:val="none" w:sz="0" w:space="0" w:color="auto"/>
          </w:divBdr>
        </w:div>
        <w:div w:id="1270552569">
          <w:marLeft w:val="640"/>
          <w:marRight w:val="0"/>
          <w:marTop w:val="0"/>
          <w:marBottom w:val="0"/>
          <w:divBdr>
            <w:top w:val="none" w:sz="0" w:space="0" w:color="auto"/>
            <w:left w:val="none" w:sz="0" w:space="0" w:color="auto"/>
            <w:bottom w:val="none" w:sz="0" w:space="0" w:color="auto"/>
            <w:right w:val="none" w:sz="0" w:space="0" w:color="auto"/>
          </w:divBdr>
        </w:div>
        <w:div w:id="971515671">
          <w:marLeft w:val="640"/>
          <w:marRight w:val="0"/>
          <w:marTop w:val="0"/>
          <w:marBottom w:val="0"/>
          <w:divBdr>
            <w:top w:val="none" w:sz="0" w:space="0" w:color="auto"/>
            <w:left w:val="none" w:sz="0" w:space="0" w:color="auto"/>
            <w:bottom w:val="none" w:sz="0" w:space="0" w:color="auto"/>
            <w:right w:val="none" w:sz="0" w:space="0" w:color="auto"/>
          </w:divBdr>
        </w:div>
        <w:div w:id="595483912">
          <w:marLeft w:val="640"/>
          <w:marRight w:val="0"/>
          <w:marTop w:val="0"/>
          <w:marBottom w:val="0"/>
          <w:divBdr>
            <w:top w:val="none" w:sz="0" w:space="0" w:color="auto"/>
            <w:left w:val="none" w:sz="0" w:space="0" w:color="auto"/>
            <w:bottom w:val="none" w:sz="0" w:space="0" w:color="auto"/>
            <w:right w:val="none" w:sz="0" w:space="0" w:color="auto"/>
          </w:divBdr>
        </w:div>
        <w:div w:id="457796010">
          <w:marLeft w:val="640"/>
          <w:marRight w:val="0"/>
          <w:marTop w:val="0"/>
          <w:marBottom w:val="0"/>
          <w:divBdr>
            <w:top w:val="none" w:sz="0" w:space="0" w:color="auto"/>
            <w:left w:val="none" w:sz="0" w:space="0" w:color="auto"/>
            <w:bottom w:val="none" w:sz="0" w:space="0" w:color="auto"/>
            <w:right w:val="none" w:sz="0" w:space="0" w:color="auto"/>
          </w:divBdr>
        </w:div>
        <w:div w:id="1391927744">
          <w:marLeft w:val="640"/>
          <w:marRight w:val="0"/>
          <w:marTop w:val="0"/>
          <w:marBottom w:val="0"/>
          <w:divBdr>
            <w:top w:val="none" w:sz="0" w:space="0" w:color="auto"/>
            <w:left w:val="none" w:sz="0" w:space="0" w:color="auto"/>
            <w:bottom w:val="none" w:sz="0" w:space="0" w:color="auto"/>
            <w:right w:val="none" w:sz="0" w:space="0" w:color="auto"/>
          </w:divBdr>
        </w:div>
        <w:div w:id="1261530293">
          <w:marLeft w:val="640"/>
          <w:marRight w:val="0"/>
          <w:marTop w:val="0"/>
          <w:marBottom w:val="0"/>
          <w:divBdr>
            <w:top w:val="none" w:sz="0" w:space="0" w:color="auto"/>
            <w:left w:val="none" w:sz="0" w:space="0" w:color="auto"/>
            <w:bottom w:val="none" w:sz="0" w:space="0" w:color="auto"/>
            <w:right w:val="none" w:sz="0" w:space="0" w:color="auto"/>
          </w:divBdr>
        </w:div>
        <w:div w:id="2142186757">
          <w:marLeft w:val="640"/>
          <w:marRight w:val="0"/>
          <w:marTop w:val="0"/>
          <w:marBottom w:val="0"/>
          <w:divBdr>
            <w:top w:val="none" w:sz="0" w:space="0" w:color="auto"/>
            <w:left w:val="none" w:sz="0" w:space="0" w:color="auto"/>
            <w:bottom w:val="none" w:sz="0" w:space="0" w:color="auto"/>
            <w:right w:val="none" w:sz="0" w:space="0" w:color="auto"/>
          </w:divBdr>
        </w:div>
        <w:div w:id="482966036">
          <w:marLeft w:val="640"/>
          <w:marRight w:val="0"/>
          <w:marTop w:val="0"/>
          <w:marBottom w:val="0"/>
          <w:divBdr>
            <w:top w:val="none" w:sz="0" w:space="0" w:color="auto"/>
            <w:left w:val="none" w:sz="0" w:space="0" w:color="auto"/>
            <w:bottom w:val="none" w:sz="0" w:space="0" w:color="auto"/>
            <w:right w:val="none" w:sz="0" w:space="0" w:color="auto"/>
          </w:divBdr>
        </w:div>
        <w:div w:id="68118104">
          <w:marLeft w:val="640"/>
          <w:marRight w:val="0"/>
          <w:marTop w:val="0"/>
          <w:marBottom w:val="0"/>
          <w:divBdr>
            <w:top w:val="none" w:sz="0" w:space="0" w:color="auto"/>
            <w:left w:val="none" w:sz="0" w:space="0" w:color="auto"/>
            <w:bottom w:val="none" w:sz="0" w:space="0" w:color="auto"/>
            <w:right w:val="none" w:sz="0" w:space="0" w:color="auto"/>
          </w:divBdr>
        </w:div>
        <w:div w:id="1938053083">
          <w:marLeft w:val="640"/>
          <w:marRight w:val="0"/>
          <w:marTop w:val="0"/>
          <w:marBottom w:val="0"/>
          <w:divBdr>
            <w:top w:val="none" w:sz="0" w:space="0" w:color="auto"/>
            <w:left w:val="none" w:sz="0" w:space="0" w:color="auto"/>
            <w:bottom w:val="none" w:sz="0" w:space="0" w:color="auto"/>
            <w:right w:val="none" w:sz="0" w:space="0" w:color="auto"/>
          </w:divBdr>
        </w:div>
        <w:div w:id="126825945">
          <w:marLeft w:val="640"/>
          <w:marRight w:val="0"/>
          <w:marTop w:val="0"/>
          <w:marBottom w:val="0"/>
          <w:divBdr>
            <w:top w:val="none" w:sz="0" w:space="0" w:color="auto"/>
            <w:left w:val="none" w:sz="0" w:space="0" w:color="auto"/>
            <w:bottom w:val="none" w:sz="0" w:space="0" w:color="auto"/>
            <w:right w:val="none" w:sz="0" w:space="0" w:color="auto"/>
          </w:divBdr>
        </w:div>
        <w:div w:id="1643384003">
          <w:marLeft w:val="640"/>
          <w:marRight w:val="0"/>
          <w:marTop w:val="0"/>
          <w:marBottom w:val="0"/>
          <w:divBdr>
            <w:top w:val="none" w:sz="0" w:space="0" w:color="auto"/>
            <w:left w:val="none" w:sz="0" w:space="0" w:color="auto"/>
            <w:bottom w:val="none" w:sz="0" w:space="0" w:color="auto"/>
            <w:right w:val="none" w:sz="0" w:space="0" w:color="auto"/>
          </w:divBdr>
        </w:div>
        <w:div w:id="364139801">
          <w:marLeft w:val="640"/>
          <w:marRight w:val="0"/>
          <w:marTop w:val="0"/>
          <w:marBottom w:val="0"/>
          <w:divBdr>
            <w:top w:val="none" w:sz="0" w:space="0" w:color="auto"/>
            <w:left w:val="none" w:sz="0" w:space="0" w:color="auto"/>
            <w:bottom w:val="none" w:sz="0" w:space="0" w:color="auto"/>
            <w:right w:val="none" w:sz="0" w:space="0" w:color="auto"/>
          </w:divBdr>
        </w:div>
        <w:div w:id="1160122505">
          <w:marLeft w:val="640"/>
          <w:marRight w:val="0"/>
          <w:marTop w:val="0"/>
          <w:marBottom w:val="0"/>
          <w:divBdr>
            <w:top w:val="none" w:sz="0" w:space="0" w:color="auto"/>
            <w:left w:val="none" w:sz="0" w:space="0" w:color="auto"/>
            <w:bottom w:val="none" w:sz="0" w:space="0" w:color="auto"/>
            <w:right w:val="none" w:sz="0" w:space="0" w:color="auto"/>
          </w:divBdr>
        </w:div>
        <w:div w:id="1688678819">
          <w:marLeft w:val="640"/>
          <w:marRight w:val="0"/>
          <w:marTop w:val="0"/>
          <w:marBottom w:val="0"/>
          <w:divBdr>
            <w:top w:val="none" w:sz="0" w:space="0" w:color="auto"/>
            <w:left w:val="none" w:sz="0" w:space="0" w:color="auto"/>
            <w:bottom w:val="none" w:sz="0" w:space="0" w:color="auto"/>
            <w:right w:val="none" w:sz="0" w:space="0" w:color="auto"/>
          </w:divBdr>
        </w:div>
        <w:div w:id="1174421013">
          <w:marLeft w:val="640"/>
          <w:marRight w:val="0"/>
          <w:marTop w:val="0"/>
          <w:marBottom w:val="0"/>
          <w:divBdr>
            <w:top w:val="none" w:sz="0" w:space="0" w:color="auto"/>
            <w:left w:val="none" w:sz="0" w:space="0" w:color="auto"/>
            <w:bottom w:val="none" w:sz="0" w:space="0" w:color="auto"/>
            <w:right w:val="none" w:sz="0" w:space="0" w:color="auto"/>
          </w:divBdr>
        </w:div>
        <w:div w:id="971251546">
          <w:marLeft w:val="640"/>
          <w:marRight w:val="0"/>
          <w:marTop w:val="0"/>
          <w:marBottom w:val="0"/>
          <w:divBdr>
            <w:top w:val="none" w:sz="0" w:space="0" w:color="auto"/>
            <w:left w:val="none" w:sz="0" w:space="0" w:color="auto"/>
            <w:bottom w:val="none" w:sz="0" w:space="0" w:color="auto"/>
            <w:right w:val="none" w:sz="0" w:space="0" w:color="auto"/>
          </w:divBdr>
        </w:div>
        <w:div w:id="1445610491">
          <w:marLeft w:val="640"/>
          <w:marRight w:val="0"/>
          <w:marTop w:val="0"/>
          <w:marBottom w:val="0"/>
          <w:divBdr>
            <w:top w:val="none" w:sz="0" w:space="0" w:color="auto"/>
            <w:left w:val="none" w:sz="0" w:space="0" w:color="auto"/>
            <w:bottom w:val="none" w:sz="0" w:space="0" w:color="auto"/>
            <w:right w:val="none" w:sz="0" w:space="0" w:color="auto"/>
          </w:divBdr>
        </w:div>
        <w:div w:id="596908740">
          <w:marLeft w:val="640"/>
          <w:marRight w:val="0"/>
          <w:marTop w:val="0"/>
          <w:marBottom w:val="0"/>
          <w:divBdr>
            <w:top w:val="none" w:sz="0" w:space="0" w:color="auto"/>
            <w:left w:val="none" w:sz="0" w:space="0" w:color="auto"/>
            <w:bottom w:val="none" w:sz="0" w:space="0" w:color="auto"/>
            <w:right w:val="none" w:sz="0" w:space="0" w:color="auto"/>
          </w:divBdr>
        </w:div>
        <w:div w:id="1762602768">
          <w:marLeft w:val="640"/>
          <w:marRight w:val="0"/>
          <w:marTop w:val="0"/>
          <w:marBottom w:val="0"/>
          <w:divBdr>
            <w:top w:val="none" w:sz="0" w:space="0" w:color="auto"/>
            <w:left w:val="none" w:sz="0" w:space="0" w:color="auto"/>
            <w:bottom w:val="none" w:sz="0" w:space="0" w:color="auto"/>
            <w:right w:val="none" w:sz="0" w:space="0" w:color="auto"/>
          </w:divBdr>
        </w:div>
        <w:div w:id="67579407">
          <w:marLeft w:val="640"/>
          <w:marRight w:val="0"/>
          <w:marTop w:val="0"/>
          <w:marBottom w:val="0"/>
          <w:divBdr>
            <w:top w:val="none" w:sz="0" w:space="0" w:color="auto"/>
            <w:left w:val="none" w:sz="0" w:space="0" w:color="auto"/>
            <w:bottom w:val="none" w:sz="0" w:space="0" w:color="auto"/>
            <w:right w:val="none" w:sz="0" w:space="0" w:color="auto"/>
          </w:divBdr>
        </w:div>
        <w:div w:id="255673845">
          <w:marLeft w:val="640"/>
          <w:marRight w:val="0"/>
          <w:marTop w:val="0"/>
          <w:marBottom w:val="0"/>
          <w:divBdr>
            <w:top w:val="none" w:sz="0" w:space="0" w:color="auto"/>
            <w:left w:val="none" w:sz="0" w:space="0" w:color="auto"/>
            <w:bottom w:val="none" w:sz="0" w:space="0" w:color="auto"/>
            <w:right w:val="none" w:sz="0" w:space="0" w:color="auto"/>
          </w:divBdr>
        </w:div>
        <w:div w:id="1643149990">
          <w:marLeft w:val="640"/>
          <w:marRight w:val="0"/>
          <w:marTop w:val="0"/>
          <w:marBottom w:val="0"/>
          <w:divBdr>
            <w:top w:val="none" w:sz="0" w:space="0" w:color="auto"/>
            <w:left w:val="none" w:sz="0" w:space="0" w:color="auto"/>
            <w:bottom w:val="none" w:sz="0" w:space="0" w:color="auto"/>
            <w:right w:val="none" w:sz="0" w:space="0" w:color="auto"/>
          </w:divBdr>
        </w:div>
        <w:div w:id="1809010094">
          <w:marLeft w:val="640"/>
          <w:marRight w:val="0"/>
          <w:marTop w:val="0"/>
          <w:marBottom w:val="0"/>
          <w:divBdr>
            <w:top w:val="none" w:sz="0" w:space="0" w:color="auto"/>
            <w:left w:val="none" w:sz="0" w:space="0" w:color="auto"/>
            <w:bottom w:val="none" w:sz="0" w:space="0" w:color="auto"/>
            <w:right w:val="none" w:sz="0" w:space="0" w:color="auto"/>
          </w:divBdr>
        </w:div>
        <w:div w:id="476073119">
          <w:marLeft w:val="640"/>
          <w:marRight w:val="0"/>
          <w:marTop w:val="0"/>
          <w:marBottom w:val="0"/>
          <w:divBdr>
            <w:top w:val="none" w:sz="0" w:space="0" w:color="auto"/>
            <w:left w:val="none" w:sz="0" w:space="0" w:color="auto"/>
            <w:bottom w:val="none" w:sz="0" w:space="0" w:color="auto"/>
            <w:right w:val="none" w:sz="0" w:space="0" w:color="auto"/>
          </w:divBdr>
        </w:div>
        <w:div w:id="2104109981">
          <w:marLeft w:val="640"/>
          <w:marRight w:val="0"/>
          <w:marTop w:val="0"/>
          <w:marBottom w:val="0"/>
          <w:divBdr>
            <w:top w:val="none" w:sz="0" w:space="0" w:color="auto"/>
            <w:left w:val="none" w:sz="0" w:space="0" w:color="auto"/>
            <w:bottom w:val="none" w:sz="0" w:space="0" w:color="auto"/>
            <w:right w:val="none" w:sz="0" w:space="0" w:color="auto"/>
          </w:divBdr>
        </w:div>
        <w:div w:id="879586835">
          <w:marLeft w:val="640"/>
          <w:marRight w:val="0"/>
          <w:marTop w:val="0"/>
          <w:marBottom w:val="0"/>
          <w:divBdr>
            <w:top w:val="none" w:sz="0" w:space="0" w:color="auto"/>
            <w:left w:val="none" w:sz="0" w:space="0" w:color="auto"/>
            <w:bottom w:val="none" w:sz="0" w:space="0" w:color="auto"/>
            <w:right w:val="none" w:sz="0" w:space="0" w:color="auto"/>
          </w:divBdr>
        </w:div>
        <w:div w:id="1725909178">
          <w:marLeft w:val="640"/>
          <w:marRight w:val="0"/>
          <w:marTop w:val="0"/>
          <w:marBottom w:val="0"/>
          <w:divBdr>
            <w:top w:val="none" w:sz="0" w:space="0" w:color="auto"/>
            <w:left w:val="none" w:sz="0" w:space="0" w:color="auto"/>
            <w:bottom w:val="none" w:sz="0" w:space="0" w:color="auto"/>
            <w:right w:val="none" w:sz="0" w:space="0" w:color="auto"/>
          </w:divBdr>
        </w:div>
        <w:div w:id="776487012">
          <w:marLeft w:val="640"/>
          <w:marRight w:val="0"/>
          <w:marTop w:val="0"/>
          <w:marBottom w:val="0"/>
          <w:divBdr>
            <w:top w:val="none" w:sz="0" w:space="0" w:color="auto"/>
            <w:left w:val="none" w:sz="0" w:space="0" w:color="auto"/>
            <w:bottom w:val="none" w:sz="0" w:space="0" w:color="auto"/>
            <w:right w:val="none" w:sz="0" w:space="0" w:color="auto"/>
          </w:divBdr>
        </w:div>
        <w:div w:id="1606840266">
          <w:marLeft w:val="640"/>
          <w:marRight w:val="0"/>
          <w:marTop w:val="0"/>
          <w:marBottom w:val="0"/>
          <w:divBdr>
            <w:top w:val="none" w:sz="0" w:space="0" w:color="auto"/>
            <w:left w:val="none" w:sz="0" w:space="0" w:color="auto"/>
            <w:bottom w:val="none" w:sz="0" w:space="0" w:color="auto"/>
            <w:right w:val="none" w:sz="0" w:space="0" w:color="auto"/>
          </w:divBdr>
        </w:div>
        <w:div w:id="1424572733">
          <w:marLeft w:val="640"/>
          <w:marRight w:val="0"/>
          <w:marTop w:val="0"/>
          <w:marBottom w:val="0"/>
          <w:divBdr>
            <w:top w:val="none" w:sz="0" w:space="0" w:color="auto"/>
            <w:left w:val="none" w:sz="0" w:space="0" w:color="auto"/>
            <w:bottom w:val="none" w:sz="0" w:space="0" w:color="auto"/>
            <w:right w:val="none" w:sz="0" w:space="0" w:color="auto"/>
          </w:divBdr>
        </w:div>
        <w:div w:id="1681543920">
          <w:marLeft w:val="640"/>
          <w:marRight w:val="0"/>
          <w:marTop w:val="0"/>
          <w:marBottom w:val="0"/>
          <w:divBdr>
            <w:top w:val="none" w:sz="0" w:space="0" w:color="auto"/>
            <w:left w:val="none" w:sz="0" w:space="0" w:color="auto"/>
            <w:bottom w:val="none" w:sz="0" w:space="0" w:color="auto"/>
            <w:right w:val="none" w:sz="0" w:space="0" w:color="auto"/>
          </w:divBdr>
        </w:div>
        <w:div w:id="1682050477">
          <w:marLeft w:val="640"/>
          <w:marRight w:val="0"/>
          <w:marTop w:val="0"/>
          <w:marBottom w:val="0"/>
          <w:divBdr>
            <w:top w:val="none" w:sz="0" w:space="0" w:color="auto"/>
            <w:left w:val="none" w:sz="0" w:space="0" w:color="auto"/>
            <w:bottom w:val="none" w:sz="0" w:space="0" w:color="auto"/>
            <w:right w:val="none" w:sz="0" w:space="0" w:color="auto"/>
          </w:divBdr>
        </w:div>
        <w:div w:id="1012074033">
          <w:marLeft w:val="640"/>
          <w:marRight w:val="0"/>
          <w:marTop w:val="0"/>
          <w:marBottom w:val="0"/>
          <w:divBdr>
            <w:top w:val="none" w:sz="0" w:space="0" w:color="auto"/>
            <w:left w:val="none" w:sz="0" w:space="0" w:color="auto"/>
            <w:bottom w:val="none" w:sz="0" w:space="0" w:color="auto"/>
            <w:right w:val="none" w:sz="0" w:space="0" w:color="auto"/>
          </w:divBdr>
        </w:div>
        <w:div w:id="399518731">
          <w:marLeft w:val="640"/>
          <w:marRight w:val="0"/>
          <w:marTop w:val="0"/>
          <w:marBottom w:val="0"/>
          <w:divBdr>
            <w:top w:val="none" w:sz="0" w:space="0" w:color="auto"/>
            <w:left w:val="none" w:sz="0" w:space="0" w:color="auto"/>
            <w:bottom w:val="none" w:sz="0" w:space="0" w:color="auto"/>
            <w:right w:val="none" w:sz="0" w:space="0" w:color="auto"/>
          </w:divBdr>
        </w:div>
        <w:div w:id="1005983623">
          <w:marLeft w:val="640"/>
          <w:marRight w:val="0"/>
          <w:marTop w:val="0"/>
          <w:marBottom w:val="0"/>
          <w:divBdr>
            <w:top w:val="none" w:sz="0" w:space="0" w:color="auto"/>
            <w:left w:val="none" w:sz="0" w:space="0" w:color="auto"/>
            <w:bottom w:val="none" w:sz="0" w:space="0" w:color="auto"/>
            <w:right w:val="none" w:sz="0" w:space="0" w:color="auto"/>
          </w:divBdr>
        </w:div>
        <w:div w:id="759301422">
          <w:marLeft w:val="640"/>
          <w:marRight w:val="0"/>
          <w:marTop w:val="0"/>
          <w:marBottom w:val="0"/>
          <w:divBdr>
            <w:top w:val="none" w:sz="0" w:space="0" w:color="auto"/>
            <w:left w:val="none" w:sz="0" w:space="0" w:color="auto"/>
            <w:bottom w:val="none" w:sz="0" w:space="0" w:color="auto"/>
            <w:right w:val="none" w:sz="0" w:space="0" w:color="auto"/>
          </w:divBdr>
        </w:div>
        <w:div w:id="1280146394">
          <w:marLeft w:val="640"/>
          <w:marRight w:val="0"/>
          <w:marTop w:val="0"/>
          <w:marBottom w:val="0"/>
          <w:divBdr>
            <w:top w:val="none" w:sz="0" w:space="0" w:color="auto"/>
            <w:left w:val="none" w:sz="0" w:space="0" w:color="auto"/>
            <w:bottom w:val="none" w:sz="0" w:space="0" w:color="auto"/>
            <w:right w:val="none" w:sz="0" w:space="0" w:color="auto"/>
          </w:divBdr>
        </w:div>
        <w:div w:id="2081437128">
          <w:marLeft w:val="640"/>
          <w:marRight w:val="0"/>
          <w:marTop w:val="0"/>
          <w:marBottom w:val="0"/>
          <w:divBdr>
            <w:top w:val="none" w:sz="0" w:space="0" w:color="auto"/>
            <w:left w:val="none" w:sz="0" w:space="0" w:color="auto"/>
            <w:bottom w:val="none" w:sz="0" w:space="0" w:color="auto"/>
            <w:right w:val="none" w:sz="0" w:space="0" w:color="auto"/>
          </w:divBdr>
        </w:div>
        <w:div w:id="1282806606">
          <w:marLeft w:val="640"/>
          <w:marRight w:val="0"/>
          <w:marTop w:val="0"/>
          <w:marBottom w:val="0"/>
          <w:divBdr>
            <w:top w:val="none" w:sz="0" w:space="0" w:color="auto"/>
            <w:left w:val="none" w:sz="0" w:space="0" w:color="auto"/>
            <w:bottom w:val="none" w:sz="0" w:space="0" w:color="auto"/>
            <w:right w:val="none" w:sz="0" w:space="0" w:color="auto"/>
          </w:divBdr>
        </w:div>
        <w:div w:id="618148907">
          <w:marLeft w:val="640"/>
          <w:marRight w:val="0"/>
          <w:marTop w:val="0"/>
          <w:marBottom w:val="0"/>
          <w:divBdr>
            <w:top w:val="none" w:sz="0" w:space="0" w:color="auto"/>
            <w:left w:val="none" w:sz="0" w:space="0" w:color="auto"/>
            <w:bottom w:val="none" w:sz="0" w:space="0" w:color="auto"/>
            <w:right w:val="none" w:sz="0" w:space="0" w:color="auto"/>
          </w:divBdr>
        </w:div>
        <w:div w:id="1986661072">
          <w:marLeft w:val="640"/>
          <w:marRight w:val="0"/>
          <w:marTop w:val="0"/>
          <w:marBottom w:val="0"/>
          <w:divBdr>
            <w:top w:val="none" w:sz="0" w:space="0" w:color="auto"/>
            <w:left w:val="none" w:sz="0" w:space="0" w:color="auto"/>
            <w:bottom w:val="none" w:sz="0" w:space="0" w:color="auto"/>
            <w:right w:val="none" w:sz="0" w:space="0" w:color="auto"/>
          </w:divBdr>
        </w:div>
        <w:div w:id="1287736928">
          <w:marLeft w:val="640"/>
          <w:marRight w:val="0"/>
          <w:marTop w:val="0"/>
          <w:marBottom w:val="0"/>
          <w:divBdr>
            <w:top w:val="none" w:sz="0" w:space="0" w:color="auto"/>
            <w:left w:val="none" w:sz="0" w:space="0" w:color="auto"/>
            <w:bottom w:val="none" w:sz="0" w:space="0" w:color="auto"/>
            <w:right w:val="none" w:sz="0" w:space="0" w:color="auto"/>
          </w:divBdr>
        </w:div>
        <w:div w:id="1387023239">
          <w:marLeft w:val="640"/>
          <w:marRight w:val="0"/>
          <w:marTop w:val="0"/>
          <w:marBottom w:val="0"/>
          <w:divBdr>
            <w:top w:val="none" w:sz="0" w:space="0" w:color="auto"/>
            <w:left w:val="none" w:sz="0" w:space="0" w:color="auto"/>
            <w:bottom w:val="none" w:sz="0" w:space="0" w:color="auto"/>
            <w:right w:val="none" w:sz="0" w:space="0" w:color="auto"/>
          </w:divBdr>
        </w:div>
        <w:div w:id="655034859">
          <w:marLeft w:val="640"/>
          <w:marRight w:val="0"/>
          <w:marTop w:val="0"/>
          <w:marBottom w:val="0"/>
          <w:divBdr>
            <w:top w:val="none" w:sz="0" w:space="0" w:color="auto"/>
            <w:left w:val="none" w:sz="0" w:space="0" w:color="auto"/>
            <w:bottom w:val="none" w:sz="0" w:space="0" w:color="auto"/>
            <w:right w:val="none" w:sz="0" w:space="0" w:color="auto"/>
          </w:divBdr>
        </w:div>
        <w:div w:id="2103067366">
          <w:marLeft w:val="640"/>
          <w:marRight w:val="0"/>
          <w:marTop w:val="0"/>
          <w:marBottom w:val="0"/>
          <w:divBdr>
            <w:top w:val="none" w:sz="0" w:space="0" w:color="auto"/>
            <w:left w:val="none" w:sz="0" w:space="0" w:color="auto"/>
            <w:bottom w:val="none" w:sz="0" w:space="0" w:color="auto"/>
            <w:right w:val="none" w:sz="0" w:space="0" w:color="auto"/>
          </w:divBdr>
        </w:div>
        <w:div w:id="5139067">
          <w:marLeft w:val="640"/>
          <w:marRight w:val="0"/>
          <w:marTop w:val="0"/>
          <w:marBottom w:val="0"/>
          <w:divBdr>
            <w:top w:val="none" w:sz="0" w:space="0" w:color="auto"/>
            <w:left w:val="none" w:sz="0" w:space="0" w:color="auto"/>
            <w:bottom w:val="none" w:sz="0" w:space="0" w:color="auto"/>
            <w:right w:val="none" w:sz="0" w:space="0" w:color="auto"/>
          </w:divBdr>
        </w:div>
        <w:div w:id="115225950">
          <w:marLeft w:val="640"/>
          <w:marRight w:val="0"/>
          <w:marTop w:val="0"/>
          <w:marBottom w:val="0"/>
          <w:divBdr>
            <w:top w:val="none" w:sz="0" w:space="0" w:color="auto"/>
            <w:left w:val="none" w:sz="0" w:space="0" w:color="auto"/>
            <w:bottom w:val="none" w:sz="0" w:space="0" w:color="auto"/>
            <w:right w:val="none" w:sz="0" w:space="0" w:color="auto"/>
          </w:divBdr>
        </w:div>
        <w:div w:id="1738628952">
          <w:marLeft w:val="640"/>
          <w:marRight w:val="0"/>
          <w:marTop w:val="0"/>
          <w:marBottom w:val="0"/>
          <w:divBdr>
            <w:top w:val="none" w:sz="0" w:space="0" w:color="auto"/>
            <w:left w:val="none" w:sz="0" w:space="0" w:color="auto"/>
            <w:bottom w:val="none" w:sz="0" w:space="0" w:color="auto"/>
            <w:right w:val="none" w:sz="0" w:space="0" w:color="auto"/>
          </w:divBdr>
        </w:div>
        <w:div w:id="1695308955">
          <w:marLeft w:val="640"/>
          <w:marRight w:val="0"/>
          <w:marTop w:val="0"/>
          <w:marBottom w:val="0"/>
          <w:divBdr>
            <w:top w:val="none" w:sz="0" w:space="0" w:color="auto"/>
            <w:left w:val="none" w:sz="0" w:space="0" w:color="auto"/>
            <w:bottom w:val="none" w:sz="0" w:space="0" w:color="auto"/>
            <w:right w:val="none" w:sz="0" w:space="0" w:color="auto"/>
          </w:divBdr>
        </w:div>
        <w:div w:id="1451902180">
          <w:marLeft w:val="640"/>
          <w:marRight w:val="0"/>
          <w:marTop w:val="0"/>
          <w:marBottom w:val="0"/>
          <w:divBdr>
            <w:top w:val="none" w:sz="0" w:space="0" w:color="auto"/>
            <w:left w:val="none" w:sz="0" w:space="0" w:color="auto"/>
            <w:bottom w:val="none" w:sz="0" w:space="0" w:color="auto"/>
            <w:right w:val="none" w:sz="0" w:space="0" w:color="auto"/>
          </w:divBdr>
        </w:div>
        <w:div w:id="2038308898">
          <w:marLeft w:val="640"/>
          <w:marRight w:val="0"/>
          <w:marTop w:val="0"/>
          <w:marBottom w:val="0"/>
          <w:divBdr>
            <w:top w:val="none" w:sz="0" w:space="0" w:color="auto"/>
            <w:left w:val="none" w:sz="0" w:space="0" w:color="auto"/>
            <w:bottom w:val="none" w:sz="0" w:space="0" w:color="auto"/>
            <w:right w:val="none" w:sz="0" w:space="0" w:color="auto"/>
          </w:divBdr>
        </w:div>
        <w:div w:id="1175849786">
          <w:marLeft w:val="640"/>
          <w:marRight w:val="0"/>
          <w:marTop w:val="0"/>
          <w:marBottom w:val="0"/>
          <w:divBdr>
            <w:top w:val="none" w:sz="0" w:space="0" w:color="auto"/>
            <w:left w:val="none" w:sz="0" w:space="0" w:color="auto"/>
            <w:bottom w:val="none" w:sz="0" w:space="0" w:color="auto"/>
            <w:right w:val="none" w:sz="0" w:space="0" w:color="auto"/>
          </w:divBdr>
        </w:div>
        <w:div w:id="676731472">
          <w:marLeft w:val="640"/>
          <w:marRight w:val="0"/>
          <w:marTop w:val="0"/>
          <w:marBottom w:val="0"/>
          <w:divBdr>
            <w:top w:val="none" w:sz="0" w:space="0" w:color="auto"/>
            <w:left w:val="none" w:sz="0" w:space="0" w:color="auto"/>
            <w:bottom w:val="none" w:sz="0" w:space="0" w:color="auto"/>
            <w:right w:val="none" w:sz="0" w:space="0" w:color="auto"/>
          </w:divBdr>
        </w:div>
        <w:div w:id="1963490658">
          <w:marLeft w:val="640"/>
          <w:marRight w:val="0"/>
          <w:marTop w:val="0"/>
          <w:marBottom w:val="0"/>
          <w:divBdr>
            <w:top w:val="none" w:sz="0" w:space="0" w:color="auto"/>
            <w:left w:val="none" w:sz="0" w:space="0" w:color="auto"/>
            <w:bottom w:val="none" w:sz="0" w:space="0" w:color="auto"/>
            <w:right w:val="none" w:sz="0" w:space="0" w:color="auto"/>
          </w:divBdr>
        </w:div>
        <w:div w:id="1008676596">
          <w:marLeft w:val="640"/>
          <w:marRight w:val="0"/>
          <w:marTop w:val="0"/>
          <w:marBottom w:val="0"/>
          <w:divBdr>
            <w:top w:val="none" w:sz="0" w:space="0" w:color="auto"/>
            <w:left w:val="none" w:sz="0" w:space="0" w:color="auto"/>
            <w:bottom w:val="none" w:sz="0" w:space="0" w:color="auto"/>
            <w:right w:val="none" w:sz="0" w:space="0" w:color="auto"/>
          </w:divBdr>
        </w:div>
        <w:div w:id="1701272294">
          <w:marLeft w:val="640"/>
          <w:marRight w:val="0"/>
          <w:marTop w:val="0"/>
          <w:marBottom w:val="0"/>
          <w:divBdr>
            <w:top w:val="none" w:sz="0" w:space="0" w:color="auto"/>
            <w:left w:val="none" w:sz="0" w:space="0" w:color="auto"/>
            <w:bottom w:val="none" w:sz="0" w:space="0" w:color="auto"/>
            <w:right w:val="none" w:sz="0" w:space="0" w:color="auto"/>
          </w:divBdr>
        </w:div>
        <w:div w:id="1555239057">
          <w:marLeft w:val="640"/>
          <w:marRight w:val="0"/>
          <w:marTop w:val="0"/>
          <w:marBottom w:val="0"/>
          <w:divBdr>
            <w:top w:val="none" w:sz="0" w:space="0" w:color="auto"/>
            <w:left w:val="none" w:sz="0" w:space="0" w:color="auto"/>
            <w:bottom w:val="none" w:sz="0" w:space="0" w:color="auto"/>
            <w:right w:val="none" w:sz="0" w:space="0" w:color="auto"/>
          </w:divBdr>
        </w:div>
        <w:div w:id="695541025">
          <w:marLeft w:val="640"/>
          <w:marRight w:val="0"/>
          <w:marTop w:val="0"/>
          <w:marBottom w:val="0"/>
          <w:divBdr>
            <w:top w:val="none" w:sz="0" w:space="0" w:color="auto"/>
            <w:left w:val="none" w:sz="0" w:space="0" w:color="auto"/>
            <w:bottom w:val="none" w:sz="0" w:space="0" w:color="auto"/>
            <w:right w:val="none" w:sz="0" w:space="0" w:color="auto"/>
          </w:divBdr>
        </w:div>
        <w:div w:id="361172200">
          <w:marLeft w:val="640"/>
          <w:marRight w:val="0"/>
          <w:marTop w:val="0"/>
          <w:marBottom w:val="0"/>
          <w:divBdr>
            <w:top w:val="none" w:sz="0" w:space="0" w:color="auto"/>
            <w:left w:val="none" w:sz="0" w:space="0" w:color="auto"/>
            <w:bottom w:val="none" w:sz="0" w:space="0" w:color="auto"/>
            <w:right w:val="none" w:sz="0" w:space="0" w:color="auto"/>
          </w:divBdr>
        </w:div>
        <w:div w:id="423918369">
          <w:marLeft w:val="640"/>
          <w:marRight w:val="0"/>
          <w:marTop w:val="0"/>
          <w:marBottom w:val="0"/>
          <w:divBdr>
            <w:top w:val="none" w:sz="0" w:space="0" w:color="auto"/>
            <w:left w:val="none" w:sz="0" w:space="0" w:color="auto"/>
            <w:bottom w:val="none" w:sz="0" w:space="0" w:color="auto"/>
            <w:right w:val="none" w:sz="0" w:space="0" w:color="auto"/>
          </w:divBdr>
        </w:div>
        <w:div w:id="1622687606">
          <w:marLeft w:val="640"/>
          <w:marRight w:val="0"/>
          <w:marTop w:val="0"/>
          <w:marBottom w:val="0"/>
          <w:divBdr>
            <w:top w:val="none" w:sz="0" w:space="0" w:color="auto"/>
            <w:left w:val="none" w:sz="0" w:space="0" w:color="auto"/>
            <w:bottom w:val="none" w:sz="0" w:space="0" w:color="auto"/>
            <w:right w:val="none" w:sz="0" w:space="0" w:color="auto"/>
          </w:divBdr>
        </w:div>
        <w:div w:id="857699467">
          <w:marLeft w:val="640"/>
          <w:marRight w:val="0"/>
          <w:marTop w:val="0"/>
          <w:marBottom w:val="0"/>
          <w:divBdr>
            <w:top w:val="none" w:sz="0" w:space="0" w:color="auto"/>
            <w:left w:val="none" w:sz="0" w:space="0" w:color="auto"/>
            <w:bottom w:val="none" w:sz="0" w:space="0" w:color="auto"/>
            <w:right w:val="none" w:sz="0" w:space="0" w:color="auto"/>
          </w:divBdr>
        </w:div>
        <w:div w:id="535387171">
          <w:marLeft w:val="640"/>
          <w:marRight w:val="0"/>
          <w:marTop w:val="0"/>
          <w:marBottom w:val="0"/>
          <w:divBdr>
            <w:top w:val="none" w:sz="0" w:space="0" w:color="auto"/>
            <w:left w:val="none" w:sz="0" w:space="0" w:color="auto"/>
            <w:bottom w:val="none" w:sz="0" w:space="0" w:color="auto"/>
            <w:right w:val="none" w:sz="0" w:space="0" w:color="auto"/>
          </w:divBdr>
        </w:div>
        <w:div w:id="1387951259">
          <w:marLeft w:val="640"/>
          <w:marRight w:val="0"/>
          <w:marTop w:val="0"/>
          <w:marBottom w:val="0"/>
          <w:divBdr>
            <w:top w:val="none" w:sz="0" w:space="0" w:color="auto"/>
            <w:left w:val="none" w:sz="0" w:space="0" w:color="auto"/>
            <w:bottom w:val="none" w:sz="0" w:space="0" w:color="auto"/>
            <w:right w:val="none" w:sz="0" w:space="0" w:color="auto"/>
          </w:divBdr>
        </w:div>
        <w:div w:id="356155298">
          <w:marLeft w:val="640"/>
          <w:marRight w:val="0"/>
          <w:marTop w:val="0"/>
          <w:marBottom w:val="0"/>
          <w:divBdr>
            <w:top w:val="none" w:sz="0" w:space="0" w:color="auto"/>
            <w:left w:val="none" w:sz="0" w:space="0" w:color="auto"/>
            <w:bottom w:val="none" w:sz="0" w:space="0" w:color="auto"/>
            <w:right w:val="none" w:sz="0" w:space="0" w:color="auto"/>
          </w:divBdr>
        </w:div>
        <w:div w:id="342512074">
          <w:marLeft w:val="640"/>
          <w:marRight w:val="0"/>
          <w:marTop w:val="0"/>
          <w:marBottom w:val="0"/>
          <w:divBdr>
            <w:top w:val="none" w:sz="0" w:space="0" w:color="auto"/>
            <w:left w:val="none" w:sz="0" w:space="0" w:color="auto"/>
            <w:bottom w:val="none" w:sz="0" w:space="0" w:color="auto"/>
            <w:right w:val="none" w:sz="0" w:space="0" w:color="auto"/>
          </w:divBdr>
        </w:div>
        <w:div w:id="1672834863">
          <w:marLeft w:val="640"/>
          <w:marRight w:val="0"/>
          <w:marTop w:val="0"/>
          <w:marBottom w:val="0"/>
          <w:divBdr>
            <w:top w:val="none" w:sz="0" w:space="0" w:color="auto"/>
            <w:left w:val="none" w:sz="0" w:space="0" w:color="auto"/>
            <w:bottom w:val="none" w:sz="0" w:space="0" w:color="auto"/>
            <w:right w:val="none" w:sz="0" w:space="0" w:color="auto"/>
          </w:divBdr>
        </w:div>
        <w:div w:id="110560378">
          <w:marLeft w:val="640"/>
          <w:marRight w:val="0"/>
          <w:marTop w:val="0"/>
          <w:marBottom w:val="0"/>
          <w:divBdr>
            <w:top w:val="none" w:sz="0" w:space="0" w:color="auto"/>
            <w:left w:val="none" w:sz="0" w:space="0" w:color="auto"/>
            <w:bottom w:val="none" w:sz="0" w:space="0" w:color="auto"/>
            <w:right w:val="none" w:sz="0" w:space="0" w:color="auto"/>
          </w:divBdr>
        </w:div>
        <w:div w:id="1328510545">
          <w:marLeft w:val="640"/>
          <w:marRight w:val="0"/>
          <w:marTop w:val="0"/>
          <w:marBottom w:val="0"/>
          <w:divBdr>
            <w:top w:val="none" w:sz="0" w:space="0" w:color="auto"/>
            <w:left w:val="none" w:sz="0" w:space="0" w:color="auto"/>
            <w:bottom w:val="none" w:sz="0" w:space="0" w:color="auto"/>
            <w:right w:val="none" w:sz="0" w:space="0" w:color="auto"/>
          </w:divBdr>
        </w:div>
        <w:div w:id="870727141">
          <w:marLeft w:val="640"/>
          <w:marRight w:val="0"/>
          <w:marTop w:val="0"/>
          <w:marBottom w:val="0"/>
          <w:divBdr>
            <w:top w:val="none" w:sz="0" w:space="0" w:color="auto"/>
            <w:left w:val="none" w:sz="0" w:space="0" w:color="auto"/>
            <w:bottom w:val="none" w:sz="0" w:space="0" w:color="auto"/>
            <w:right w:val="none" w:sz="0" w:space="0" w:color="auto"/>
          </w:divBdr>
        </w:div>
        <w:div w:id="541215236">
          <w:marLeft w:val="640"/>
          <w:marRight w:val="0"/>
          <w:marTop w:val="0"/>
          <w:marBottom w:val="0"/>
          <w:divBdr>
            <w:top w:val="none" w:sz="0" w:space="0" w:color="auto"/>
            <w:left w:val="none" w:sz="0" w:space="0" w:color="auto"/>
            <w:bottom w:val="none" w:sz="0" w:space="0" w:color="auto"/>
            <w:right w:val="none" w:sz="0" w:space="0" w:color="auto"/>
          </w:divBdr>
        </w:div>
        <w:div w:id="697387801">
          <w:marLeft w:val="640"/>
          <w:marRight w:val="0"/>
          <w:marTop w:val="0"/>
          <w:marBottom w:val="0"/>
          <w:divBdr>
            <w:top w:val="none" w:sz="0" w:space="0" w:color="auto"/>
            <w:left w:val="none" w:sz="0" w:space="0" w:color="auto"/>
            <w:bottom w:val="none" w:sz="0" w:space="0" w:color="auto"/>
            <w:right w:val="none" w:sz="0" w:space="0" w:color="auto"/>
          </w:divBdr>
        </w:div>
        <w:div w:id="353508013">
          <w:marLeft w:val="640"/>
          <w:marRight w:val="0"/>
          <w:marTop w:val="0"/>
          <w:marBottom w:val="0"/>
          <w:divBdr>
            <w:top w:val="none" w:sz="0" w:space="0" w:color="auto"/>
            <w:left w:val="none" w:sz="0" w:space="0" w:color="auto"/>
            <w:bottom w:val="none" w:sz="0" w:space="0" w:color="auto"/>
            <w:right w:val="none" w:sz="0" w:space="0" w:color="auto"/>
          </w:divBdr>
        </w:div>
        <w:div w:id="1587880340">
          <w:marLeft w:val="640"/>
          <w:marRight w:val="0"/>
          <w:marTop w:val="0"/>
          <w:marBottom w:val="0"/>
          <w:divBdr>
            <w:top w:val="none" w:sz="0" w:space="0" w:color="auto"/>
            <w:left w:val="none" w:sz="0" w:space="0" w:color="auto"/>
            <w:bottom w:val="none" w:sz="0" w:space="0" w:color="auto"/>
            <w:right w:val="none" w:sz="0" w:space="0" w:color="auto"/>
          </w:divBdr>
        </w:div>
        <w:div w:id="863204150">
          <w:marLeft w:val="640"/>
          <w:marRight w:val="0"/>
          <w:marTop w:val="0"/>
          <w:marBottom w:val="0"/>
          <w:divBdr>
            <w:top w:val="none" w:sz="0" w:space="0" w:color="auto"/>
            <w:left w:val="none" w:sz="0" w:space="0" w:color="auto"/>
            <w:bottom w:val="none" w:sz="0" w:space="0" w:color="auto"/>
            <w:right w:val="none" w:sz="0" w:space="0" w:color="auto"/>
          </w:divBdr>
        </w:div>
        <w:div w:id="154886223">
          <w:marLeft w:val="640"/>
          <w:marRight w:val="0"/>
          <w:marTop w:val="0"/>
          <w:marBottom w:val="0"/>
          <w:divBdr>
            <w:top w:val="none" w:sz="0" w:space="0" w:color="auto"/>
            <w:left w:val="none" w:sz="0" w:space="0" w:color="auto"/>
            <w:bottom w:val="none" w:sz="0" w:space="0" w:color="auto"/>
            <w:right w:val="none" w:sz="0" w:space="0" w:color="auto"/>
          </w:divBdr>
        </w:div>
        <w:div w:id="1555458471">
          <w:marLeft w:val="640"/>
          <w:marRight w:val="0"/>
          <w:marTop w:val="0"/>
          <w:marBottom w:val="0"/>
          <w:divBdr>
            <w:top w:val="none" w:sz="0" w:space="0" w:color="auto"/>
            <w:left w:val="none" w:sz="0" w:space="0" w:color="auto"/>
            <w:bottom w:val="none" w:sz="0" w:space="0" w:color="auto"/>
            <w:right w:val="none" w:sz="0" w:space="0" w:color="auto"/>
          </w:divBdr>
        </w:div>
        <w:div w:id="1709910485">
          <w:marLeft w:val="640"/>
          <w:marRight w:val="0"/>
          <w:marTop w:val="0"/>
          <w:marBottom w:val="0"/>
          <w:divBdr>
            <w:top w:val="none" w:sz="0" w:space="0" w:color="auto"/>
            <w:left w:val="none" w:sz="0" w:space="0" w:color="auto"/>
            <w:bottom w:val="none" w:sz="0" w:space="0" w:color="auto"/>
            <w:right w:val="none" w:sz="0" w:space="0" w:color="auto"/>
          </w:divBdr>
        </w:div>
        <w:div w:id="1631932423">
          <w:marLeft w:val="640"/>
          <w:marRight w:val="0"/>
          <w:marTop w:val="0"/>
          <w:marBottom w:val="0"/>
          <w:divBdr>
            <w:top w:val="none" w:sz="0" w:space="0" w:color="auto"/>
            <w:left w:val="none" w:sz="0" w:space="0" w:color="auto"/>
            <w:bottom w:val="none" w:sz="0" w:space="0" w:color="auto"/>
            <w:right w:val="none" w:sz="0" w:space="0" w:color="auto"/>
          </w:divBdr>
        </w:div>
        <w:div w:id="1300113987">
          <w:marLeft w:val="640"/>
          <w:marRight w:val="0"/>
          <w:marTop w:val="0"/>
          <w:marBottom w:val="0"/>
          <w:divBdr>
            <w:top w:val="none" w:sz="0" w:space="0" w:color="auto"/>
            <w:left w:val="none" w:sz="0" w:space="0" w:color="auto"/>
            <w:bottom w:val="none" w:sz="0" w:space="0" w:color="auto"/>
            <w:right w:val="none" w:sz="0" w:space="0" w:color="auto"/>
          </w:divBdr>
        </w:div>
        <w:div w:id="1862549855">
          <w:marLeft w:val="640"/>
          <w:marRight w:val="0"/>
          <w:marTop w:val="0"/>
          <w:marBottom w:val="0"/>
          <w:divBdr>
            <w:top w:val="none" w:sz="0" w:space="0" w:color="auto"/>
            <w:left w:val="none" w:sz="0" w:space="0" w:color="auto"/>
            <w:bottom w:val="none" w:sz="0" w:space="0" w:color="auto"/>
            <w:right w:val="none" w:sz="0" w:space="0" w:color="auto"/>
          </w:divBdr>
        </w:div>
        <w:div w:id="124395611">
          <w:marLeft w:val="640"/>
          <w:marRight w:val="0"/>
          <w:marTop w:val="0"/>
          <w:marBottom w:val="0"/>
          <w:divBdr>
            <w:top w:val="none" w:sz="0" w:space="0" w:color="auto"/>
            <w:left w:val="none" w:sz="0" w:space="0" w:color="auto"/>
            <w:bottom w:val="none" w:sz="0" w:space="0" w:color="auto"/>
            <w:right w:val="none" w:sz="0" w:space="0" w:color="auto"/>
          </w:divBdr>
        </w:div>
        <w:div w:id="1668171513">
          <w:marLeft w:val="640"/>
          <w:marRight w:val="0"/>
          <w:marTop w:val="0"/>
          <w:marBottom w:val="0"/>
          <w:divBdr>
            <w:top w:val="none" w:sz="0" w:space="0" w:color="auto"/>
            <w:left w:val="none" w:sz="0" w:space="0" w:color="auto"/>
            <w:bottom w:val="none" w:sz="0" w:space="0" w:color="auto"/>
            <w:right w:val="none" w:sz="0" w:space="0" w:color="auto"/>
          </w:divBdr>
        </w:div>
        <w:div w:id="1658996487">
          <w:marLeft w:val="640"/>
          <w:marRight w:val="0"/>
          <w:marTop w:val="0"/>
          <w:marBottom w:val="0"/>
          <w:divBdr>
            <w:top w:val="none" w:sz="0" w:space="0" w:color="auto"/>
            <w:left w:val="none" w:sz="0" w:space="0" w:color="auto"/>
            <w:bottom w:val="none" w:sz="0" w:space="0" w:color="auto"/>
            <w:right w:val="none" w:sz="0" w:space="0" w:color="auto"/>
          </w:divBdr>
        </w:div>
        <w:div w:id="1690986955">
          <w:marLeft w:val="640"/>
          <w:marRight w:val="0"/>
          <w:marTop w:val="0"/>
          <w:marBottom w:val="0"/>
          <w:divBdr>
            <w:top w:val="none" w:sz="0" w:space="0" w:color="auto"/>
            <w:left w:val="none" w:sz="0" w:space="0" w:color="auto"/>
            <w:bottom w:val="none" w:sz="0" w:space="0" w:color="auto"/>
            <w:right w:val="none" w:sz="0" w:space="0" w:color="auto"/>
          </w:divBdr>
        </w:div>
        <w:div w:id="979072502">
          <w:marLeft w:val="640"/>
          <w:marRight w:val="0"/>
          <w:marTop w:val="0"/>
          <w:marBottom w:val="0"/>
          <w:divBdr>
            <w:top w:val="none" w:sz="0" w:space="0" w:color="auto"/>
            <w:left w:val="none" w:sz="0" w:space="0" w:color="auto"/>
            <w:bottom w:val="none" w:sz="0" w:space="0" w:color="auto"/>
            <w:right w:val="none" w:sz="0" w:space="0" w:color="auto"/>
          </w:divBdr>
        </w:div>
        <w:div w:id="131102178">
          <w:marLeft w:val="640"/>
          <w:marRight w:val="0"/>
          <w:marTop w:val="0"/>
          <w:marBottom w:val="0"/>
          <w:divBdr>
            <w:top w:val="none" w:sz="0" w:space="0" w:color="auto"/>
            <w:left w:val="none" w:sz="0" w:space="0" w:color="auto"/>
            <w:bottom w:val="none" w:sz="0" w:space="0" w:color="auto"/>
            <w:right w:val="none" w:sz="0" w:space="0" w:color="auto"/>
          </w:divBdr>
        </w:div>
        <w:div w:id="344988660">
          <w:marLeft w:val="640"/>
          <w:marRight w:val="0"/>
          <w:marTop w:val="0"/>
          <w:marBottom w:val="0"/>
          <w:divBdr>
            <w:top w:val="none" w:sz="0" w:space="0" w:color="auto"/>
            <w:left w:val="none" w:sz="0" w:space="0" w:color="auto"/>
            <w:bottom w:val="none" w:sz="0" w:space="0" w:color="auto"/>
            <w:right w:val="none" w:sz="0" w:space="0" w:color="auto"/>
          </w:divBdr>
        </w:div>
        <w:div w:id="1709531045">
          <w:marLeft w:val="640"/>
          <w:marRight w:val="0"/>
          <w:marTop w:val="0"/>
          <w:marBottom w:val="0"/>
          <w:divBdr>
            <w:top w:val="none" w:sz="0" w:space="0" w:color="auto"/>
            <w:left w:val="none" w:sz="0" w:space="0" w:color="auto"/>
            <w:bottom w:val="none" w:sz="0" w:space="0" w:color="auto"/>
            <w:right w:val="none" w:sz="0" w:space="0" w:color="auto"/>
          </w:divBdr>
        </w:div>
        <w:div w:id="1765418639">
          <w:marLeft w:val="640"/>
          <w:marRight w:val="0"/>
          <w:marTop w:val="0"/>
          <w:marBottom w:val="0"/>
          <w:divBdr>
            <w:top w:val="none" w:sz="0" w:space="0" w:color="auto"/>
            <w:left w:val="none" w:sz="0" w:space="0" w:color="auto"/>
            <w:bottom w:val="none" w:sz="0" w:space="0" w:color="auto"/>
            <w:right w:val="none" w:sz="0" w:space="0" w:color="auto"/>
          </w:divBdr>
        </w:div>
        <w:div w:id="1132870503">
          <w:marLeft w:val="640"/>
          <w:marRight w:val="0"/>
          <w:marTop w:val="0"/>
          <w:marBottom w:val="0"/>
          <w:divBdr>
            <w:top w:val="none" w:sz="0" w:space="0" w:color="auto"/>
            <w:left w:val="none" w:sz="0" w:space="0" w:color="auto"/>
            <w:bottom w:val="none" w:sz="0" w:space="0" w:color="auto"/>
            <w:right w:val="none" w:sz="0" w:space="0" w:color="auto"/>
          </w:divBdr>
        </w:div>
        <w:div w:id="6755148">
          <w:marLeft w:val="640"/>
          <w:marRight w:val="0"/>
          <w:marTop w:val="0"/>
          <w:marBottom w:val="0"/>
          <w:divBdr>
            <w:top w:val="none" w:sz="0" w:space="0" w:color="auto"/>
            <w:left w:val="none" w:sz="0" w:space="0" w:color="auto"/>
            <w:bottom w:val="none" w:sz="0" w:space="0" w:color="auto"/>
            <w:right w:val="none" w:sz="0" w:space="0" w:color="auto"/>
          </w:divBdr>
        </w:div>
        <w:div w:id="1350983416">
          <w:marLeft w:val="640"/>
          <w:marRight w:val="0"/>
          <w:marTop w:val="0"/>
          <w:marBottom w:val="0"/>
          <w:divBdr>
            <w:top w:val="none" w:sz="0" w:space="0" w:color="auto"/>
            <w:left w:val="none" w:sz="0" w:space="0" w:color="auto"/>
            <w:bottom w:val="none" w:sz="0" w:space="0" w:color="auto"/>
            <w:right w:val="none" w:sz="0" w:space="0" w:color="auto"/>
          </w:divBdr>
        </w:div>
        <w:div w:id="1957906668">
          <w:marLeft w:val="640"/>
          <w:marRight w:val="0"/>
          <w:marTop w:val="0"/>
          <w:marBottom w:val="0"/>
          <w:divBdr>
            <w:top w:val="none" w:sz="0" w:space="0" w:color="auto"/>
            <w:left w:val="none" w:sz="0" w:space="0" w:color="auto"/>
            <w:bottom w:val="none" w:sz="0" w:space="0" w:color="auto"/>
            <w:right w:val="none" w:sz="0" w:space="0" w:color="auto"/>
          </w:divBdr>
        </w:div>
        <w:div w:id="299648787">
          <w:marLeft w:val="640"/>
          <w:marRight w:val="0"/>
          <w:marTop w:val="0"/>
          <w:marBottom w:val="0"/>
          <w:divBdr>
            <w:top w:val="none" w:sz="0" w:space="0" w:color="auto"/>
            <w:left w:val="none" w:sz="0" w:space="0" w:color="auto"/>
            <w:bottom w:val="none" w:sz="0" w:space="0" w:color="auto"/>
            <w:right w:val="none" w:sz="0" w:space="0" w:color="auto"/>
          </w:divBdr>
        </w:div>
        <w:div w:id="1263027150">
          <w:marLeft w:val="640"/>
          <w:marRight w:val="0"/>
          <w:marTop w:val="0"/>
          <w:marBottom w:val="0"/>
          <w:divBdr>
            <w:top w:val="none" w:sz="0" w:space="0" w:color="auto"/>
            <w:left w:val="none" w:sz="0" w:space="0" w:color="auto"/>
            <w:bottom w:val="none" w:sz="0" w:space="0" w:color="auto"/>
            <w:right w:val="none" w:sz="0" w:space="0" w:color="auto"/>
          </w:divBdr>
        </w:div>
        <w:div w:id="1164007665">
          <w:marLeft w:val="640"/>
          <w:marRight w:val="0"/>
          <w:marTop w:val="0"/>
          <w:marBottom w:val="0"/>
          <w:divBdr>
            <w:top w:val="none" w:sz="0" w:space="0" w:color="auto"/>
            <w:left w:val="none" w:sz="0" w:space="0" w:color="auto"/>
            <w:bottom w:val="none" w:sz="0" w:space="0" w:color="auto"/>
            <w:right w:val="none" w:sz="0" w:space="0" w:color="auto"/>
          </w:divBdr>
        </w:div>
        <w:div w:id="1002662958">
          <w:marLeft w:val="640"/>
          <w:marRight w:val="0"/>
          <w:marTop w:val="0"/>
          <w:marBottom w:val="0"/>
          <w:divBdr>
            <w:top w:val="none" w:sz="0" w:space="0" w:color="auto"/>
            <w:left w:val="none" w:sz="0" w:space="0" w:color="auto"/>
            <w:bottom w:val="none" w:sz="0" w:space="0" w:color="auto"/>
            <w:right w:val="none" w:sz="0" w:space="0" w:color="auto"/>
          </w:divBdr>
        </w:div>
        <w:div w:id="1540972478">
          <w:marLeft w:val="640"/>
          <w:marRight w:val="0"/>
          <w:marTop w:val="0"/>
          <w:marBottom w:val="0"/>
          <w:divBdr>
            <w:top w:val="none" w:sz="0" w:space="0" w:color="auto"/>
            <w:left w:val="none" w:sz="0" w:space="0" w:color="auto"/>
            <w:bottom w:val="none" w:sz="0" w:space="0" w:color="auto"/>
            <w:right w:val="none" w:sz="0" w:space="0" w:color="auto"/>
          </w:divBdr>
        </w:div>
        <w:div w:id="444688880">
          <w:marLeft w:val="640"/>
          <w:marRight w:val="0"/>
          <w:marTop w:val="0"/>
          <w:marBottom w:val="0"/>
          <w:divBdr>
            <w:top w:val="none" w:sz="0" w:space="0" w:color="auto"/>
            <w:left w:val="none" w:sz="0" w:space="0" w:color="auto"/>
            <w:bottom w:val="none" w:sz="0" w:space="0" w:color="auto"/>
            <w:right w:val="none" w:sz="0" w:space="0" w:color="auto"/>
          </w:divBdr>
        </w:div>
        <w:div w:id="896473890">
          <w:marLeft w:val="640"/>
          <w:marRight w:val="0"/>
          <w:marTop w:val="0"/>
          <w:marBottom w:val="0"/>
          <w:divBdr>
            <w:top w:val="none" w:sz="0" w:space="0" w:color="auto"/>
            <w:left w:val="none" w:sz="0" w:space="0" w:color="auto"/>
            <w:bottom w:val="none" w:sz="0" w:space="0" w:color="auto"/>
            <w:right w:val="none" w:sz="0" w:space="0" w:color="auto"/>
          </w:divBdr>
        </w:div>
        <w:div w:id="1932814134">
          <w:marLeft w:val="640"/>
          <w:marRight w:val="0"/>
          <w:marTop w:val="0"/>
          <w:marBottom w:val="0"/>
          <w:divBdr>
            <w:top w:val="none" w:sz="0" w:space="0" w:color="auto"/>
            <w:left w:val="none" w:sz="0" w:space="0" w:color="auto"/>
            <w:bottom w:val="none" w:sz="0" w:space="0" w:color="auto"/>
            <w:right w:val="none" w:sz="0" w:space="0" w:color="auto"/>
          </w:divBdr>
        </w:div>
        <w:div w:id="796337519">
          <w:marLeft w:val="640"/>
          <w:marRight w:val="0"/>
          <w:marTop w:val="0"/>
          <w:marBottom w:val="0"/>
          <w:divBdr>
            <w:top w:val="none" w:sz="0" w:space="0" w:color="auto"/>
            <w:left w:val="none" w:sz="0" w:space="0" w:color="auto"/>
            <w:bottom w:val="none" w:sz="0" w:space="0" w:color="auto"/>
            <w:right w:val="none" w:sz="0" w:space="0" w:color="auto"/>
          </w:divBdr>
        </w:div>
        <w:div w:id="579602579">
          <w:marLeft w:val="640"/>
          <w:marRight w:val="0"/>
          <w:marTop w:val="0"/>
          <w:marBottom w:val="0"/>
          <w:divBdr>
            <w:top w:val="none" w:sz="0" w:space="0" w:color="auto"/>
            <w:left w:val="none" w:sz="0" w:space="0" w:color="auto"/>
            <w:bottom w:val="none" w:sz="0" w:space="0" w:color="auto"/>
            <w:right w:val="none" w:sz="0" w:space="0" w:color="auto"/>
          </w:divBdr>
        </w:div>
        <w:div w:id="57633825">
          <w:marLeft w:val="640"/>
          <w:marRight w:val="0"/>
          <w:marTop w:val="0"/>
          <w:marBottom w:val="0"/>
          <w:divBdr>
            <w:top w:val="none" w:sz="0" w:space="0" w:color="auto"/>
            <w:left w:val="none" w:sz="0" w:space="0" w:color="auto"/>
            <w:bottom w:val="none" w:sz="0" w:space="0" w:color="auto"/>
            <w:right w:val="none" w:sz="0" w:space="0" w:color="auto"/>
          </w:divBdr>
        </w:div>
        <w:div w:id="1165977786">
          <w:marLeft w:val="640"/>
          <w:marRight w:val="0"/>
          <w:marTop w:val="0"/>
          <w:marBottom w:val="0"/>
          <w:divBdr>
            <w:top w:val="none" w:sz="0" w:space="0" w:color="auto"/>
            <w:left w:val="none" w:sz="0" w:space="0" w:color="auto"/>
            <w:bottom w:val="none" w:sz="0" w:space="0" w:color="auto"/>
            <w:right w:val="none" w:sz="0" w:space="0" w:color="auto"/>
          </w:divBdr>
        </w:div>
        <w:div w:id="1263807828">
          <w:marLeft w:val="640"/>
          <w:marRight w:val="0"/>
          <w:marTop w:val="0"/>
          <w:marBottom w:val="0"/>
          <w:divBdr>
            <w:top w:val="none" w:sz="0" w:space="0" w:color="auto"/>
            <w:left w:val="none" w:sz="0" w:space="0" w:color="auto"/>
            <w:bottom w:val="none" w:sz="0" w:space="0" w:color="auto"/>
            <w:right w:val="none" w:sz="0" w:space="0" w:color="auto"/>
          </w:divBdr>
        </w:div>
        <w:div w:id="344946051">
          <w:marLeft w:val="640"/>
          <w:marRight w:val="0"/>
          <w:marTop w:val="0"/>
          <w:marBottom w:val="0"/>
          <w:divBdr>
            <w:top w:val="none" w:sz="0" w:space="0" w:color="auto"/>
            <w:left w:val="none" w:sz="0" w:space="0" w:color="auto"/>
            <w:bottom w:val="none" w:sz="0" w:space="0" w:color="auto"/>
            <w:right w:val="none" w:sz="0" w:space="0" w:color="auto"/>
          </w:divBdr>
        </w:div>
        <w:div w:id="1078670080">
          <w:marLeft w:val="640"/>
          <w:marRight w:val="0"/>
          <w:marTop w:val="0"/>
          <w:marBottom w:val="0"/>
          <w:divBdr>
            <w:top w:val="none" w:sz="0" w:space="0" w:color="auto"/>
            <w:left w:val="none" w:sz="0" w:space="0" w:color="auto"/>
            <w:bottom w:val="none" w:sz="0" w:space="0" w:color="auto"/>
            <w:right w:val="none" w:sz="0" w:space="0" w:color="auto"/>
          </w:divBdr>
        </w:div>
        <w:div w:id="305011197">
          <w:marLeft w:val="640"/>
          <w:marRight w:val="0"/>
          <w:marTop w:val="0"/>
          <w:marBottom w:val="0"/>
          <w:divBdr>
            <w:top w:val="none" w:sz="0" w:space="0" w:color="auto"/>
            <w:left w:val="none" w:sz="0" w:space="0" w:color="auto"/>
            <w:bottom w:val="none" w:sz="0" w:space="0" w:color="auto"/>
            <w:right w:val="none" w:sz="0" w:space="0" w:color="auto"/>
          </w:divBdr>
        </w:div>
        <w:div w:id="2085377033">
          <w:marLeft w:val="640"/>
          <w:marRight w:val="0"/>
          <w:marTop w:val="0"/>
          <w:marBottom w:val="0"/>
          <w:divBdr>
            <w:top w:val="none" w:sz="0" w:space="0" w:color="auto"/>
            <w:left w:val="none" w:sz="0" w:space="0" w:color="auto"/>
            <w:bottom w:val="none" w:sz="0" w:space="0" w:color="auto"/>
            <w:right w:val="none" w:sz="0" w:space="0" w:color="auto"/>
          </w:divBdr>
        </w:div>
        <w:div w:id="1951083075">
          <w:marLeft w:val="640"/>
          <w:marRight w:val="0"/>
          <w:marTop w:val="0"/>
          <w:marBottom w:val="0"/>
          <w:divBdr>
            <w:top w:val="none" w:sz="0" w:space="0" w:color="auto"/>
            <w:left w:val="none" w:sz="0" w:space="0" w:color="auto"/>
            <w:bottom w:val="none" w:sz="0" w:space="0" w:color="auto"/>
            <w:right w:val="none" w:sz="0" w:space="0" w:color="auto"/>
          </w:divBdr>
        </w:div>
        <w:div w:id="1764183259">
          <w:marLeft w:val="640"/>
          <w:marRight w:val="0"/>
          <w:marTop w:val="0"/>
          <w:marBottom w:val="0"/>
          <w:divBdr>
            <w:top w:val="none" w:sz="0" w:space="0" w:color="auto"/>
            <w:left w:val="none" w:sz="0" w:space="0" w:color="auto"/>
            <w:bottom w:val="none" w:sz="0" w:space="0" w:color="auto"/>
            <w:right w:val="none" w:sz="0" w:space="0" w:color="auto"/>
          </w:divBdr>
        </w:div>
        <w:div w:id="350912333">
          <w:marLeft w:val="640"/>
          <w:marRight w:val="0"/>
          <w:marTop w:val="0"/>
          <w:marBottom w:val="0"/>
          <w:divBdr>
            <w:top w:val="none" w:sz="0" w:space="0" w:color="auto"/>
            <w:left w:val="none" w:sz="0" w:space="0" w:color="auto"/>
            <w:bottom w:val="none" w:sz="0" w:space="0" w:color="auto"/>
            <w:right w:val="none" w:sz="0" w:space="0" w:color="auto"/>
          </w:divBdr>
        </w:div>
        <w:div w:id="1396124715">
          <w:marLeft w:val="640"/>
          <w:marRight w:val="0"/>
          <w:marTop w:val="0"/>
          <w:marBottom w:val="0"/>
          <w:divBdr>
            <w:top w:val="none" w:sz="0" w:space="0" w:color="auto"/>
            <w:left w:val="none" w:sz="0" w:space="0" w:color="auto"/>
            <w:bottom w:val="none" w:sz="0" w:space="0" w:color="auto"/>
            <w:right w:val="none" w:sz="0" w:space="0" w:color="auto"/>
          </w:divBdr>
        </w:div>
        <w:div w:id="2068187259">
          <w:marLeft w:val="640"/>
          <w:marRight w:val="0"/>
          <w:marTop w:val="0"/>
          <w:marBottom w:val="0"/>
          <w:divBdr>
            <w:top w:val="none" w:sz="0" w:space="0" w:color="auto"/>
            <w:left w:val="none" w:sz="0" w:space="0" w:color="auto"/>
            <w:bottom w:val="none" w:sz="0" w:space="0" w:color="auto"/>
            <w:right w:val="none" w:sz="0" w:space="0" w:color="auto"/>
          </w:divBdr>
        </w:div>
        <w:div w:id="1893539007">
          <w:marLeft w:val="640"/>
          <w:marRight w:val="0"/>
          <w:marTop w:val="0"/>
          <w:marBottom w:val="0"/>
          <w:divBdr>
            <w:top w:val="none" w:sz="0" w:space="0" w:color="auto"/>
            <w:left w:val="none" w:sz="0" w:space="0" w:color="auto"/>
            <w:bottom w:val="none" w:sz="0" w:space="0" w:color="auto"/>
            <w:right w:val="none" w:sz="0" w:space="0" w:color="auto"/>
          </w:divBdr>
        </w:div>
        <w:div w:id="1684357606">
          <w:marLeft w:val="640"/>
          <w:marRight w:val="0"/>
          <w:marTop w:val="0"/>
          <w:marBottom w:val="0"/>
          <w:divBdr>
            <w:top w:val="none" w:sz="0" w:space="0" w:color="auto"/>
            <w:left w:val="none" w:sz="0" w:space="0" w:color="auto"/>
            <w:bottom w:val="none" w:sz="0" w:space="0" w:color="auto"/>
            <w:right w:val="none" w:sz="0" w:space="0" w:color="auto"/>
          </w:divBdr>
        </w:div>
        <w:div w:id="568223656">
          <w:marLeft w:val="640"/>
          <w:marRight w:val="0"/>
          <w:marTop w:val="0"/>
          <w:marBottom w:val="0"/>
          <w:divBdr>
            <w:top w:val="none" w:sz="0" w:space="0" w:color="auto"/>
            <w:left w:val="none" w:sz="0" w:space="0" w:color="auto"/>
            <w:bottom w:val="none" w:sz="0" w:space="0" w:color="auto"/>
            <w:right w:val="none" w:sz="0" w:space="0" w:color="auto"/>
          </w:divBdr>
        </w:div>
        <w:div w:id="1304502675">
          <w:marLeft w:val="640"/>
          <w:marRight w:val="0"/>
          <w:marTop w:val="0"/>
          <w:marBottom w:val="0"/>
          <w:divBdr>
            <w:top w:val="none" w:sz="0" w:space="0" w:color="auto"/>
            <w:left w:val="none" w:sz="0" w:space="0" w:color="auto"/>
            <w:bottom w:val="none" w:sz="0" w:space="0" w:color="auto"/>
            <w:right w:val="none" w:sz="0" w:space="0" w:color="auto"/>
          </w:divBdr>
        </w:div>
        <w:div w:id="536507046">
          <w:marLeft w:val="640"/>
          <w:marRight w:val="0"/>
          <w:marTop w:val="0"/>
          <w:marBottom w:val="0"/>
          <w:divBdr>
            <w:top w:val="none" w:sz="0" w:space="0" w:color="auto"/>
            <w:left w:val="none" w:sz="0" w:space="0" w:color="auto"/>
            <w:bottom w:val="none" w:sz="0" w:space="0" w:color="auto"/>
            <w:right w:val="none" w:sz="0" w:space="0" w:color="auto"/>
          </w:divBdr>
        </w:div>
        <w:div w:id="29036341">
          <w:marLeft w:val="640"/>
          <w:marRight w:val="0"/>
          <w:marTop w:val="0"/>
          <w:marBottom w:val="0"/>
          <w:divBdr>
            <w:top w:val="none" w:sz="0" w:space="0" w:color="auto"/>
            <w:left w:val="none" w:sz="0" w:space="0" w:color="auto"/>
            <w:bottom w:val="none" w:sz="0" w:space="0" w:color="auto"/>
            <w:right w:val="none" w:sz="0" w:space="0" w:color="auto"/>
          </w:divBdr>
        </w:div>
        <w:div w:id="1948075451">
          <w:marLeft w:val="640"/>
          <w:marRight w:val="0"/>
          <w:marTop w:val="0"/>
          <w:marBottom w:val="0"/>
          <w:divBdr>
            <w:top w:val="none" w:sz="0" w:space="0" w:color="auto"/>
            <w:left w:val="none" w:sz="0" w:space="0" w:color="auto"/>
            <w:bottom w:val="none" w:sz="0" w:space="0" w:color="auto"/>
            <w:right w:val="none" w:sz="0" w:space="0" w:color="auto"/>
          </w:divBdr>
        </w:div>
        <w:div w:id="985403262">
          <w:marLeft w:val="640"/>
          <w:marRight w:val="0"/>
          <w:marTop w:val="0"/>
          <w:marBottom w:val="0"/>
          <w:divBdr>
            <w:top w:val="none" w:sz="0" w:space="0" w:color="auto"/>
            <w:left w:val="none" w:sz="0" w:space="0" w:color="auto"/>
            <w:bottom w:val="none" w:sz="0" w:space="0" w:color="auto"/>
            <w:right w:val="none" w:sz="0" w:space="0" w:color="auto"/>
          </w:divBdr>
        </w:div>
        <w:div w:id="1520394469">
          <w:marLeft w:val="640"/>
          <w:marRight w:val="0"/>
          <w:marTop w:val="0"/>
          <w:marBottom w:val="0"/>
          <w:divBdr>
            <w:top w:val="none" w:sz="0" w:space="0" w:color="auto"/>
            <w:left w:val="none" w:sz="0" w:space="0" w:color="auto"/>
            <w:bottom w:val="none" w:sz="0" w:space="0" w:color="auto"/>
            <w:right w:val="none" w:sz="0" w:space="0" w:color="auto"/>
          </w:divBdr>
        </w:div>
        <w:div w:id="1718163779">
          <w:marLeft w:val="640"/>
          <w:marRight w:val="0"/>
          <w:marTop w:val="0"/>
          <w:marBottom w:val="0"/>
          <w:divBdr>
            <w:top w:val="none" w:sz="0" w:space="0" w:color="auto"/>
            <w:left w:val="none" w:sz="0" w:space="0" w:color="auto"/>
            <w:bottom w:val="none" w:sz="0" w:space="0" w:color="auto"/>
            <w:right w:val="none" w:sz="0" w:space="0" w:color="auto"/>
          </w:divBdr>
        </w:div>
        <w:div w:id="868759356">
          <w:marLeft w:val="640"/>
          <w:marRight w:val="0"/>
          <w:marTop w:val="0"/>
          <w:marBottom w:val="0"/>
          <w:divBdr>
            <w:top w:val="none" w:sz="0" w:space="0" w:color="auto"/>
            <w:left w:val="none" w:sz="0" w:space="0" w:color="auto"/>
            <w:bottom w:val="none" w:sz="0" w:space="0" w:color="auto"/>
            <w:right w:val="none" w:sz="0" w:space="0" w:color="auto"/>
          </w:divBdr>
        </w:div>
        <w:div w:id="2135102455">
          <w:marLeft w:val="640"/>
          <w:marRight w:val="0"/>
          <w:marTop w:val="0"/>
          <w:marBottom w:val="0"/>
          <w:divBdr>
            <w:top w:val="none" w:sz="0" w:space="0" w:color="auto"/>
            <w:left w:val="none" w:sz="0" w:space="0" w:color="auto"/>
            <w:bottom w:val="none" w:sz="0" w:space="0" w:color="auto"/>
            <w:right w:val="none" w:sz="0" w:space="0" w:color="auto"/>
          </w:divBdr>
        </w:div>
        <w:div w:id="2056540401">
          <w:marLeft w:val="640"/>
          <w:marRight w:val="0"/>
          <w:marTop w:val="0"/>
          <w:marBottom w:val="0"/>
          <w:divBdr>
            <w:top w:val="none" w:sz="0" w:space="0" w:color="auto"/>
            <w:left w:val="none" w:sz="0" w:space="0" w:color="auto"/>
            <w:bottom w:val="none" w:sz="0" w:space="0" w:color="auto"/>
            <w:right w:val="none" w:sz="0" w:space="0" w:color="auto"/>
          </w:divBdr>
        </w:div>
        <w:div w:id="1431854307">
          <w:marLeft w:val="640"/>
          <w:marRight w:val="0"/>
          <w:marTop w:val="0"/>
          <w:marBottom w:val="0"/>
          <w:divBdr>
            <w:top w:val="none" w:sz="0" w:space="0" w:color="auto"/>
            <w:left w:val="none" w:sz="0" w:space="0" w:color="auto"/>
            <w:bottom w:val="none" w:sz="0" w:space="0" w:color="auto"/>
            <w:right w:val="none" w:sz="0" w:space="0" w:color="auto"/>
          </w:divBdr>
        </w:div>
        <w:div w:id="654922015">
          <w:marLeft w:val="640"/>
          <w:marRight w:val="0"/>
          <w:marTop w:val="0"/>
          <w:marBottom w:val="0"/>
          <w:divBdr>
            <w:top w:val="none" w:sz="0" w:space="0" w:color="auto"/>
            <w:left w:val="none" w:sz="0" w:space="0" w:color="auto"/>
            <w:bottom w:val="none" w:sz="0" w:space="0" w:color="auto"/>
            <w:right w:val="none" w:sz="0" w:space="0" w:color="auto"/>
          </w:divBdr>
        </w:div>
        <w:div w:id="750736662">
          <w:marLeft w:val="640"/>
          <w:marRight w:val="0"/>
          <w:marTop w:val="0"/>
          <w:marBottom w:val="0"/>
          <w:divBdr>
            <w:top w:val="none" w:sz="0" w:space="0" w:color="auto"/>
            <w:left w:val="none" w:sz="0" w:space="0" w:color="auto"/>
            <w:bottom w:val="none" w:sz="0" w:space="0" w:color="auto"/>
            <w:right w:val="none" w:sz="0" w:space="0" w:color="auto"/>
          </w:divBdr>
        </w:div>
        <w:div w:id="1532495986">
          <w:marLeft w:val="640"/>
          <w:marRight w:val="0"/>
          <w:marTop w:val="0"/>
          <w:marBottom w:val="0"/>
          <w:divBdr>
            <w:top w:val="none" w:sz="0" w:space="0" w:color="auto"/>
            <w:left w:val="none" w:sz="0" w:space="0" w:color="auto"/>
            <w:bottom w:val="none" w:sz="0" w:space="0" w:color="auto"/>
            <w:right w:val="none" w:sz="0" w:space="0" w:color="auto"/>
          </w:divBdr>
        </w:div>
        <w:div w:id="1998873279">
          <w:marLeft w:val="640"/>
          <w:marRight w:val="0"/>
          <w:marTop w:val="0"/>
          <w:marBottom w:val="0"/>
          <w:divBdr>
            <w:top w:val="none" w:sz="0" w:space="0" w:color="auto"/>
            <w:left w:val="none" w:sz="0" w:space="0" w:color="auto"/>
            <w:bottom w:val="none" w:sz="0" w:space="0" w:color="auto"/>
            <w:right w:val="none" w:sz="0" w:space="0" w:color="auto"/>
          </w:divBdr>
        </w:div>
        <w:div w:id="1285652386">
          <w:marLeft w:val="640"/>
          <w:marRight w:val="0"/>
          <w:marTop w:val="0"/>
          <w:marBottom w:val="0"/>
          <w:divBdr>
            <w:top w:val="none" w:sz="0" w:space="0" w:color="auto"/>
            <w:left w:val="none" w:sz="0" w:space="0" w:color="auto"/>
            <w:bottom w:val="none" w:sz="0" w:space="0" w:color="auto"/>
            <w:right w:val="none" w:sz="0" w:space="0" w:color="auto"/>
          </w:divBdr>
        </w:div>
        <w:div w:id="129636507">
          <w:marLeft w:val="640"/>
          <w:marRight w:val="0"/>
          <w:marTop w:val="0"/>
          <w:marBottom w:val="0"/>
          <w:divBdr>
            <w:top w:val="none" w:sz="0" w:space="0" w:color="auto"/>
            <w:left w:val="none" w:sz="0" w:space="0" w:color="auto"/>
            <w:bottom w:val="none" w:sz="0" w:space="0" w:color="auto"/>
            <w:right w:val="none" w:sz="0" w:space="0" w:color="auto"/>
          </w:divBdr>
        </w:div>
        <w:div w:id="2123450731">
          <w:marLeft w:val="640"/>
          <w:marRight w:val="0"/>
          <w:marTop w:val="0"/>
          <w:marBottom w:val="0"/>
          <w:divBdr>
            <w:top w:val="none" w:sz="0" w:space="0" w:color="auto"/>
            <w:left w:val="none" w:sz="0" w:space="0" w:color="auto"/>
            <w:bottom w:val="none" w:sz="0" w:space="0" w:color="auto"/>
            <w:right w:val="none" w:sz="0" w:space="0" w:color="auto"/>
          </w:divBdr>
        </w:div>
        <w:div w:id="542642842">
          <w:marLeft w:val="640"/>
          <w:marRight w:val="0"/>
          <w:marTop w:val="0"/>
          <w:marBottom w:val="0"/>
          <w:divBdr>
            <w:top w:val="none" w:sz="0" w:space="0" w:color="auto"/>
            <w:left w:val="none" w:sz="0" w:space="0" w:color="auto"/>
            <w:bottom w:val="none" w:sz="0" w:space="0" w:color="auto"/>
            <w:right w:val="none" w:sz="0" w:space="0" w:color="auto"/>
          </w:divBdr>
        </w:div>
        <w:div w:id="710228981">
          <w:marLeft w:val="640"/>
          <w:marRight w:val="0"/>
          <w:marTop w:val="0"/>
          <w:marBottom w:val="0"/>
          <w:divBdr>
            <w:top w:val="none" w:sz="0" w:space="0" w:color="auto"/>
            <w:left w:val="none" w:sz="0" w:space="0" w:color="auto"/>
            <w:bottom w:val="none" w:sz="0" w:space="0" w:color="auto"/>
            <w:right w:val="none" w:sz="0" w:space="0" w:color="auto"/>
          </w:divBdr>
        </w:div>
        <w:div w:id="910192663">
          <w:marLeft w:val="640"/>
          <w:marRight w:val="0"/>
          <w:marTop w:val="0"/>
          <w:marBottom w:val="0"/>
          <w:divBdr>
            <w:top w:val="none" w:sz="0" w:space="0" w:color="auto"/>
            <w:left w:val="none" w:sz="0" w:space="0" w:color="auto"/>
            <w:bottom w:val="none" w:sz="0" w:space="0" w:color="auto"/>
            <w:right w:val="none" w:sz="0" w:space="0" w:color="auto"/>
          </w:divBdr>
        </w:div>
        <w:div w:id="1214073257">
          <w:marLeft w:val="640"/>
          <w:marRight w:val="0"/>
          <w:marTop w:val="0"/>
          <w:marBottom w:val="0"/>
          <w:divBdr>
            <w:top w:val="none" w:sz="0" w:space="0" w:color="auto"/>
            <w:left w:val="none" w:sz="0" w:space="0" w:color="auto"/>
            <w:bottom w:val="none" w:sz="0" w:space="0" w:color="auto"/>
            <w:right w:val="none" w:sz="0" w:space="0" w:color="auto"/>
          </w:divBdr>
        </w:div>
        <w:div w:id="1884974730">
          <w:marLeft w:val="640"/>
          <w:marRight w:val="0"/>
          <w:marTop w:val="0"/>
          <w:marBottom w:val="0"/>
          <w:divBdr>
            <w:top w:val="none" w:sz="0" w:space="0" w:color="auto"/>
            <w:left w:val="none" w:sz="0" w:space="0" w:color="auto"/>
            <w:bottom w:val="none" w:sz="0" w:space="0" w:color="auto"/>
            <w:right w:val="none" w:sz="0" w:space="0" w:color="auto"/>
          </w:divBdr>
        </w:div>
        <w:div w:id="1530297068">
          <w:marLeft w:val="640"/>
          <w:marRight w:val="0"/>
          <w:marTop w:val="0"/>
          <w:marBottom w:val="0"/>
          <w:divBdr>
            <w:top w:val="none" w:sz="0" w:space="0" w:color="auto"/>
            <w:left w:val="none" w:sz="0" w:space="0" w:color="auto"/>
            <w:bottom w:val="none" w:sz="0" w:space="0" w:color="auto"/>
            <w:right w:val="none" w:sz="0" w:space="0" w:color="auto"/>
          </w:divBdr>
        </w:div>
        <w:div w:id="1589844123">
          <w:marLeft w:val="640"/>
          <w:marRight w:val="0"/>
          <w:marTop w:val="0"/>
          <w:marBottom w:val="0"/>
          <w:divBdr>
            <w:top w:val="none" w:sz="0" w:space="0" w:color="auto"/>
            <w:left w:val="none" w:sz="0" w:space="0" w:color="auto"/>
            <w:bottom w:val="none" w:sz="0" w:space="0" w:color="auto"/>
            <w:right w:val="none" w:sz="0" w:space="0" w:color="auto"/>
          </w:divBdr>
        </w:div>
        <w:div w:id="299113682">
          <w:marLeft w:val="640"/>
          <w:marRight w:val="0"/>
          <w:marTop w:val="0"/>
          <w:marBottom w:val="0"/>
          <w:divBdr>
            <w:top w:val="none" w:sz="0" w:space="0" w:color="auto"/>
            <w:left w:val="none" w:sz="0" w:space="0" w:color="auto"/>
            <w:bottom w:val="none" w:sz="0" w:space="0" w:color="auto"/>
            <w:right w:val="none" w:sz="0" w:space="0" w:color="auto"/>
          </w:divBdr>
        </w:div>
        <w:div w:id="734741659">
          <w:marLeft w:val="640"/>
          <w:marRight w:val="0"/>
          <w:marTop w:val="0"/>
          <w:marBottom w:val="0"/>
          <w:divBdr>
            <w:top w:val="none" w:sz="0" w:space="0" w:color="auto"/>
            <w:left w:val="none" w:sz="0" w:space="0" w:color="auto"/>
            <w:bottom w:val="none" w:sz="0" w:space="0" w:color="auto"/>
            <w:right w:val="none" w:sz="0" w:space="0" w:color="auto"/>
          </w:divBdr>
        </w:div>
        <w:div w:id="145633745">
          <w:marLeft w:val="640"/>
          <w:marRight w:val="0"/>
          <w:marTop w:val="0"/>
          <w:marBottom w:val="0"/>
          <w:divBdr>
            <w:top w:val="none" w:sz="0" w:space="0" w:color="auto"/>
            <w:left w:val="none" w:sz="0" w:space="0" w:color="auto"/>
            <w:bottom w:val="none" w:sz="0" w:space="0" w:color="auto"/>
            <w:right w:val="none" w:sz="0" w:space="0" w:color="auto"/>
          </w:divBdr>
        </w:div>
        <w:div w:id="1179462522">
          <w:marLeft w:val="640"/>
          <w:marRight w:val="0"/>
          <w:marTop w:val="0"/>
          <w:marBottom w:val="0"/>
          <w:divBdr>
            <w:top w:val="none" w:sz="0" w:space="0" w:color="auto"/>
            <w:left w:val="none" w:sz="0" w:space="0" w:color="auto"/>
            <w:bottom w:val="none" w:sz="0" w:space="0" w:color="auto"/>
            <w:right w:val="none" w:sz="0" w:space="0" w:color="auto"/>
          </w:divBdr>
        </w:div>
        <w:div w:id="1783380190">
          <w:marLeft w:val="640"/>
          <w:marRight w:val="0"/>
          <w:marTop w:val="0"/>
          <w:marBottom w:val="0"/>
          <w:divBdr>
            <w:top w:val="none" w:sz="0" w:space="0" w:color="auto"/>
            <w:left w:val="none" w:sz="0" w:space="0" w:color="auto"/>
            <w:bottom w:val="none" w:sz="0" w:space="0" w:color="auto"/>
            <w:right w:val="none" w:sz="0" w:space="0" w:color="auto"/>
          </w:divBdr>
        </w:div>
        <w:div w:id="624459195">
          <w:marLeft w:val="640"/>
          <w:marRight w:val="0"/>
          <w:marTop w:val="0"/>
          <w:marBottom w:val="0"/>
          <w:divBdr>
            <w:top w:val="none" w:sz="0" w:space="0" w:color="auto"/>
            <w:left w:val="none" w:sz="0" w:space="0" w:color="auto"/>
            <w:bottom w:val="none" w:sz="0" w:space="0" w:color="auto"/>
            <w:right w:val="none" w:sz="0" w:space="0" w:color="auto"/>
          </w:divBdr>
        </w:div>
        <w:div w:id="535392783">
          <w:marLeft w:val="640"/>
          <w:marRight w:val="0"/>
          <w:marTop w:val="0"/>
          <w:marBottom w:val="0"/>
          <w:divBdr>
            <w:top w:val="none" w:sz="0" w:space="0" w:color="auto"/>
            <w:left w:val="none" w:sz="0" w:space="0" w:color="auto"/>
            <w:bottom w:val="none" w:sz="0" w:space="0" w:color="auto"/>
            <w:right w:val="none" w:sz="0" w:space="0" w:color="auto"/>
          </w:divBdr>
        </w:div>
        <w:div w:id="1384596296">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085029357">
      <w:bodyDiv w:val="1"/>
      <w:marLeft w:val="0"/>
      <w:marRight w:val="0"/>
      <w:marTop w:val="0"/>
      <w:marBottom w:val="0"/>
      <w:divBdr>
        <w:top w:val="none" w:sz="0" w:space="0" w:color="auto"/>
        <w:left w:val="none" w:sz="0" w:space="0" w:color="auto"/>
        <w:bottom w:val="none" w:sz="0" w:space="0" w:color="auto"/>
        <w:right w:val="none" w:sz="0" w:space="0" w:color="auto"/>
      </w:divBdr>
      <w:divsChild>
        <w:div w:id="743139481">
          <w:marLeft w:val="640"/>
          <w:marRight w:val="0"/>
          <w:marTop w:val="0"/>
          <w:marBottom w:val="0"/>
          <w:divBdr>
            <w:top w:val="none" w:sz="0" w:space="0" w:color="auto"/>
            <w:left w:val="none" w:sz="0" w:space="0" w:color="auto"/>
            <w:bottom w:val="none" w:sz="0" w:space="0" w:color="auto"/>
            <w:right w:val="none" w:sz="0" w:space="0" w:color="auto"/>
          </w:divBdr>
        </w:div>
        <w:div w:id="1386374760">
          <w:marLeft w:val="640"/>
          <w:marRight w:val="0"/>
          <w:marTop w:val="0"/>
          <w:marBottom w:val="0"/>
          <w:divBdr>
            <w:top w:val="none" w:sz="0" w:space="0" w:color="auto"/>
            <w:left w:val="none" w:sz="0" w:space="0" w:color="auto"/>
            <w:bottom w:val="none" w:sz="0" w:space="0" w:color="auto"/>
            <w:right w:val="none" w:sz="0" w:space="0" w:color="auto"/>
          </w:divBdr>
        </w:div>
        <w:div w:id="987250121">
          <w:marLeft w:val="640"/>
          <w:marRight w:val="0"/>
          <w:marTop w:val="0"/>
          <w:marBottom w:val="0"/>
          <w:divBdr>
            <w:top w:val="none" w:sz="0" w:space="0" w:color="auto"/>
            <w:left w:val="none" w:sz="0" w:space="0" w:color="auto"/>
            <w:bottom w:val="none" w:sz="0" w:space="0" w:color="auto"/>
            <w:right w:val="none" w:sz="0" w:space="0" w:color="auto"/>
          </w:divBdr>
        </w:div>
        <w:div w:id="1641226089">
          <w:marLeft w:val="640"/>
          <w:marRight w:val="0"/>
          <w:marTop w:val="0"/>
          <w:marBottom w:val="0"/>
          <w:divBdr>
            <w:top w:val="none" w:sz="0" w:space="0" w:color="auto"/>
            <w:left w:val="none" w:sz="0" w:space="0" w:color="auto"/>
            <w:bottom w:val="none" w:sz="0" w:space="0" w:color="auto"/>
            <w:right w:val="none" w:sz="0" w:space="0" w:color="auto"/>
          </w:divBdr>
        </w:div>
        <w:div w:id="117064927">
          <w:marLeft w:val="640"/>
          <w:marRight w:val="0"/>
          <w:marTop w:val="0"/>
          <w:marBottom w:val="0"/>
          <w:divBdr>
            <w:top w:val="none" w:sz="0" w:space="0" w:color="auto"/>
            <w:left w:val="none" w:sz="0" w:space="0" w:color="auto"/>
            <w:bottom w:val="none" w:sz="0" w:space="0" w:color="auto"/>
            <w:right w:val="none" w:sz="0" w:space="0" w:color="auto"/>
          </w:divBdr>
        </w:div>
        <w:div w:id="1076976545">
          <w:marLeft w:val="640"/>
          <w:marRight w:val="0"/>
          <w:marTop w:val="0"/>
          <w:marBottom w:val="0"/>
          <w:divBdr>
            <w:top w:val="none" w:sz="0" w:space="0" w:color="auto"/>
            <w:left w:val="none" w:sz="0" w:space="0" w:color="auto"/>
            <w:bottom w:val="none" w:sz="0" w:space="0" w:color="auto"/>
            <w:right w:val="none" w:sz="0" w:space="0" w:color="auto"/>
          </w:divBdr>
        </w:div>
        <w:div w:id="1454250095">
          <w:marLeft w:val="640"/>
          <w:marRight w:val="0"/>
          <w:marTop w:val="0"/>
          <w:marBottom w:val="0"/>
          <w:divBdr>
            <w:top w:val="none" w:sz="0" w:space="0" w:color="auto"/>
            <w:left w:val="none" w:sz="0" w:space="0" w:color="auto"/>
            <w:bottom w:val="none" w:sz="0" w:space="0" w:color="auto"/>
            <w:right w:val="none" w:sz="0" w:space="0" w:color="auto"/>
          </w:divBdr>
        </w:div>
        <w:div w:id="1716347503">
          <w:marLeft w:val="640"/>
          <w:marRight w:val="0"/>
          <w:marTop w:val="0"/>
          <w:marBottom w:val="0"/>
          <w:divBdr>
            <w:top w:val="none" w:sz="0" w:space="0" w:color="auto"/>
            <w:left w:val="none" w:sz="0" w:space="0" w:color="auto"/>
            <w:bottom w:val="none" w:sz="0" w:space="0" w:color="auto"/>
            <w:right w:val="none" w:sz="0" w:space="0" w:color="auto"/>
          </w:divBdr>
        </w:div>
        <w:div w:id="1607958390">
          <w:marLeft w:val="640"/>
          <w:marRight w:val="0"/>
          <w:marTop w:val="0"/>
          <w:marBottom w:val="0"/>
          <w:divBdr>
            <w:top w:val="none" w:sz="0" w:space="0" w:color="auto"/>
            <w:left w:val="none" w:sz="0" w:space="0" w:color="auto"/>
            <w:bottom w:val="none" w:sz="0" w:space="0" w:color="auto"/>
            <w:right w:val="none" w:sz="0" w:space="0" w:color="auto"/>
          </w:divBdr>
        </w:div>
        <w:div w:id="2083211445">
          <w:marLeft w:val="640"/>
          <w:marRight w:val="0"/>
          <w:marTop w:val="0"/>
          <w:marBottom w:val="0"/>
          <w:divBdr>
            <w:top w:val="none" w:sz="0" w:space="0" w:color="auto"/>
            <w:left w:val="none" w:sz="0" w:space="0" w:color="auto"/>
            <w:bottom w:val="none" w:sz="0" w:space="0" w:color="auto"/>
            <w:right w:val="none" w:sz="0" w:space="0" w:color="auto"/>
          </w:divBdr>
        </w:div>
        <w:div w:id="1523545369">
          <w:marLeft w:val="640"/>
          <w:marRight w:val="0"/>
          <w:marTop w:val="0"/>
          <w:marBottom w:val="0"/>
          <w:divBdr>
            <w:top w:val="none" w:sz="0" w:space="0" w:color="auto"/>
            <w:left w:val="none" w:sz="0" w:space="0" w:color="auto"/>
            <w:bottom w:val="none" w:sz="0" w:space="0" w:color="auto"/>
            <w:right w:val="none" w:sz="0" w:space="0" w:color="auto"/>
          </w:divBdr>
        </w:div>
        <w:div w:id="1630240235">
          <w:marLeft w:val="640"/>
          <w:marRight w:val="0"/>
          <w:marTop w:val="0"/>
          <w:marBottom w:val="0"/>
          <w:divBdr>
            <w:top w:val="none" w:sz="0" w:space="0" w:color="auto"/>
            <w:left w:val="none" w:sz="0" w:space="0" w:color="auto"/>
            <w:bottom w:val="none" w:sz="0" w:space="0" w:color="auto"/>
            <w:right w:val="none" w:sz="0" w:space="0" w:color="auto"/>
          </w:divBdr>
        </w:div>
        <w:div w:id="1222016489">
          <w:marLeft w:val="640"/>
          <w:marRight w:val="0"/>
          <w:marTop w:val="0"/>
          <w:marBottom w:val="0"/>
          <w:divBdr>
            <w:top w:val="none" w:sz="0" w:space="0" w:color="auto"/>
            <w:left w:val="none" w:sz="0" w:space="0" w:color="auto"/>
            <w:bottom w:val="none" w:sz="0" w:space="0" w:color="auto"/>
            <w:right w:val="none" w:sz="0" w:space="0" w:color="auto"/>
          </w:divBdr>
        </w:div>
        <w:div w:id="76487625">
          <w:marLeft w:val="640"/>
          <w:marRight w:val="0"/>
          <w:marTop w:val="0"/>
          <w:marBottom w:val="0"/>
          <w:divBdr>
            <w:top w:val="none" w:sz="0" w:space="0" w:color="auto"/>
            <w:left w:val="none" w:sz="0" w:space="0" w:color="auto"/>
            <w:bottom w:val="none" w:sz="0" w:space="0" w:color="auto"/>
            <w:right w:val="none" w:sz="0" w:space="0" w:color="auto"/>
          </w:divBdr>
        </w:div>
        <w:div w:id="1950548521">
          <w:marLeft w:val="640"/>
          <w:marRight w:val="0"/>
          <w:marTop w:val="0"/>
          <w:marBottom w:val="0"/>
          <w:divBdr>
            <w:top w:val="none" w:sz="0" w:space="0" w:color="auto"/>
            <w:left w:val="none" w:sz="0" w:space="0" w:color="auto"/>
            <w:bottom w:val="none" w:sz="0" w:space="0" w:color="auto"/>
            <w:right w:val="none" w:sz="0" w:space="0" w:color="auto"/>
          </w:divBdr>
        </w:div>
        <w:div w:id="1763187503">
          <w:marLeft w:val="640"/>
          <w:marRight w:val="0"/>
          <w:marTop w:val="0"/>
          <w:marBottom w:val="0"/>
          <w:divBdr>
            <w:top w:val="none" w:sz="0" w:space="0" w:color="auto"/>
            <w:left w:val="none" w:sz="0" w:space="0" w:color="auto"/>
            <w:bottom w:val="none" w:sz="0" w:space="0" w:color="auto"/>
            <w:right w:val="none" w:sz="0" w:space="0" w:color="auto"/>
          </w:divBdr>
        </w:div>
        <w:div w:id="1526552772">
          <w:marLeft w:val="640"/>
          <w:marRight w:val="0"/>
          <w:marTop w:val="0"/>
          <w:marBottom w:val="0"/>
          <w:divBdr>
            <w:top w:val="none" w:sz="0" w:space="0" w:color="auto"/>
            <w:left w:val="none" w:sz="0" w:space="0" w:color="auto"/>
            <w:bottom w:val="none" w:sz="0" w:space="0" w:color="auto"/>
            <w:right w:val="none" w:sz="0" w:space="0" w:color="auto"/>
          </w:divBdr>
        </w:div>
        <w:div w:id="1821341951">
          <w:marLeft w:val="640"/>
          <w:marRight w:val="0"/>
          <w:marTop w:val="0"/>
          <w:marBottom w:val="0"/>
          <w:divBdr>
            <w:top w:val="none" w:sz="0" w:space="0" w:color="auto"/>
            <w:left w:val="none" w:sz="0" w:space="0" w:color="auto"/>
            <w:bottom w:val="none" w:sz="0" w:space="0" w:color="auto"/>
            <w:right w:val="none" w:sz="0" w:space="0" w:color="auto"/>
          </w:divBdr>
        </w:div>
        <w:div w:id="43723990">
          <w:marLeft w:val="640"/>
          <w:marRight w:val="0"/>
          <w:marTop w:val="0"/>
          <w:marBottom w:val="0"/>
          <w:divBdr>
            <w:top w:val="none" w:sz="0" w:space="0" w:color="auto"/>
            <w:left w:val="none" w:sz="0" w:space="0" w:color="auto"/>
            <w:bottom w:val="none" w:sz="0" w:space="0" w:color="auto"/>
            <w:right w:val="none" w:sz="0" w:space="0" w:color="auto"/>
          </w:divBdr>
        </w:div>
        <w:div w:id="467403256">
          <w:marLeft w:val="640"/>
          <w:marRight w:val="0"/>
          <w:marTop w:val="0"/>
          <w:marBottom w:val="0"/>
          <w:divBdr>
            <w:top w:val="none" w:sz="0" w:space="0" w:color="auto"/>
            <w:left w:val="none" w:sz="0" w:space="0" w:color="auto"/>
            <w:bottom w:val="none" w:sz="0" w:space="0" w:color="auto"/>
            <w:right w:val="none" w:sz="0" w:space="0" w:color="auto"/>
          </w:divBdr>
        </w:div>
        <w:div w:id="353194800">
          <w:marLeft w:val="640"/>
          <w:marRight w:val="0"/>
          <w:marTop w:val="0"/>
          <w:marBottom w:val="0"/>
          <w:divBdr>
            <w:top w:val="none" w:sz="0" w:space="0" w:color="auto"/>
            <w:left w:val="none" w:sz="0" w:space="0" w:color="auto"/>
            <w:bottom w:val="none" w:sz="0" w:space="0" w:color="auto"/>
            <w:right w:val="none" w:sz="0" w:space="0" w:color="auto"/>
          </w:divBdr>
        </w:div>
        <w:div w:id="1944529261">
          <w:marLeft w:val="640"/>
          <w:marRight w:val="0"/>
          <w:marTop w:val="0"/>
          <w:marBottom w:val="0"/>
          <w:divBdr>
            <w:top w:val="none" w:sz="0" w:space="0" w:color="auto"/>
            <w:left w:val="none" w:sz="0" w:space="0" w:color="auto"/>
            <w:bottom w:val="none" w:sz="0" w:space="0" w:color="auto"/>
            <w:right w:val="none" w:sz="0" w:space="0" w:color="auto"/>
          </w:divBdr>
        </w:div>
        <w:div w:id="1222715596">
          <w:marLeft w:val="640"/>
          <w:marRight w:val="0"/>
          <w:marTop w:val="0"/>
          <w:marBottom w:val="0"/>
          <w:divBdr>
            <w:top w:val="none" w:sz="0" w:space="0" w:color="auto"/>
            <w:left w:val="none" w:sz="0" w:space="0" w:color="auto"/>
            <w:bottom w:val="none" w:sz="0" w:space="0" w:color="auto"/>
            <w:right w:val="none" w:sz="0" w:space="0" w:color="auto"/>
          </w:divBdr>
        </w:div>
        <w:div w:id="455300181">
          <w:marLeft w:val="640"/>
          <w:marRight w:val="0"/>
          <w:marTop w:val="0"/>
          <w:marBottom w:val="0"/>
          <w:divBdr>
            <w:top w:val="none" w:sz="0" w:space="0" w:color="auto"/>
            <w:left w:val="none" w:sz="0" w:space="0" w:color="auto"/>
            <w:bottom w:val="none" w:sz="0" w:space="0" w:color="auto"/>
            <w:right w:val="none" w:sz="0" w:space="0" w:color="auto"/>
          </w:divBdr>
        </w:div>
        <w:div w:id="1853452658">
          <w:marLeft w:val="640"/>
          <w:marRight w:val="0"/>
          <w:marTop w:val="0"/>
          <w:marBottom w:val="0"/>
          <w:divBdr>
            <w:top w:val="none" w:sz="0" w:space="0" w:color="auto"/>
            <w:left w:val="none" w:sz="0" w:space="0" w:color="auto"/>
            <w:bottom w:val="none" w:sz="0" w:space="0" w:color="auto"/>
            <w:right w:val="none" w:sz="0" w:space="0" w:color="auto"/>
          </w:divBdr>
        </w:div>
        <w:div w:id="1355497330">
          <w:marLeft w:val="640"/>
          <w:marRight w:val="0"/>
          <w:marTop w:val="0"/>
          <w:marBottom w:val="0"/>
          <w:divBdr>
            <w:top w:val="none" w:sz="0" w:space="0" w:color="auto"/>
            <w:left w:val="none" w:sz="0" w:space="0" w:color="auto"/>
            <w:bottom w:val="none" w:sz="0" w:space="0" w:color="auto"/>
            <w:right w:val="none" w:sz="0" w:space="0" w:color="auto"/>
          </w:divBdr>
        </w:div>
        <w:div w:id="364870204">
          <w:marLeft w:val="640"/>
          <w:marRight w:val="0"/>
          <w:marTop w:val="0"/>
          <w:marBottom w:val="0"/>
          <w:divBdr>
            <w:top w:val="none" w:sz="0" w:space="0" w:color="auto"/>
            <w:left w:val="none" w:sz="0" w:space="0" w:color="auto"/>
            <w:bottom w:val="none" w:sz="0" w:space="0" w:color="auto"/>
            <w:right w:val="none" w:sz="0" w:space="0" w:color="auto"/>
          </w:divBdr>
        </w:div>
        <w:div w:id="205676377">
          <w:marLeft w:val="640"/>
          <w:marRight w:val="0"/>
          <w:marTop w:val="0"/>
          <w:marBottom w:val="0"/>
          <w:divBdr>
            <w:top w:val="none" w:sz="0" w:space="0" w:color="auto"/>
            <w:left w:val="none" w:sz="0" w:space="0" w:color="auto"/>
            <w:bottom w:val="none" w:sz="0" w:space="0" w:color="auto"/>
            <w:right w:val="none" w:sz="0" w:space="0" w:color="auto"/>
          </w:divBdr>
        </w:div>
        <w:div w:id="33892841">
          <w:marLeft w:val="640"/>
          <w:marRight w:val="0"/>
          <w:marTop w:val="0"/>
          <w:marBottom w:val="0"/>
          <w:divBdr>
            <w:top w:val="none" w:sz="0" w:space="0" w:color="auto"/>
            <w:left w:val="none" w:sz="0" w:space="0" w:color="auto"/>
            <w:bottom w:val="none" w:sz="0" w:space="0" w:color="auto"/>
            <w:right w:val="none" w:sz="0" w:space="0" w:color="auto"/>
          </w:divBdr>
        </w:div>
        <w:div w:id="1366250275">
          <w:marLeft w:val="640"/>
          <w:marRight w:val="0"/>
          <w:marTop w:val="0"/>
          <w:marBottom w:val="0"/>
          <w:divBdr>
            <w:top w:val="none" w:sz="0" w:space="0" w:color="auto"/>
            <w:left w:val="none" w:sz="0" w:space="0" w:color="auto"/>
            <w:bottom w:val="none" w:sz="0" w:space="0" w:color="auto"/>
            <w:right w:val="none" w:sz="0" w:space="0" w:color="auto"/>
          </w:divBdr>
        </w:div>
        <w:div w:id="2002931325">
          <w:marLeft w:val="640"/>
          <w:marRight w:val="0"/>
          <w:marTop w:val="0"/>
          <w:marBottom w:val="0"/>
          <w:divBdr>
            <w:top w:val="none" w:sz="0" w:space="0" w:color="auto"/>
            <w:left w:val="none" w:sz="0" w:space="0" w:color="auto"/>
            <w:bottom w:val="none" w:sz="0" w:space="0" w:color="auto"/>
            <w:right w:val="none" w:sz="0" w:space="0" w:color="auto"/>
          </w:divBdr>
        </w:div>
        <w:div w:id="698705983">
          <w:marLeft w:val="640"/>
          <w:marRight w:val="0"/>
          <w:marTop w:val="0"/>
          <w:marBottom w:val="0"/>
          <w:divBdr>
            <w:top w:val="none" w:sz="0" w:space="0" w:color="auto"/>
            <w:left w:val="none" w:sz="0" w:space="0" w:color="auto"/>
            <w:bottom w:val="none" w:sz="0" w:space="0" w:color="auto"/>
            <w:right w:val="none" w:sz="0" w:space="0" w:color="auto"/>
          </w:divBdr>
        </w:div>
        <w:div w:id="1713534831">
          <w:marLeft w:val="640"/>
          <w:marRight w:val="0"/>
          <w:marTop w:val="0"/>
          <w:marBottom w:val="0"/>
          <w:divBdr>
            <w:top w:val="none" w:sz="0" w:space="0" w:color="auto"/>
            <w:left w:val="none" w:sz="0" w:space="0" w:color="auto"/>
            <w:bottom w:val="none" w:sz="0" w:space="0" w:color="auto"/>
            <w:right w:val="none" w:sz="0" w:space="0" w:color="auto"/>
          </w:divBdr>
        </w:div>
        <w:div w:id="351995187">
          <w:marLeft w:val="640"/>
          <w:marRight w:val="0"/>
          <w:marTop w:val="0"/>
          <w:marBottom w:val="0"/>
          <w:divBdr>
            <w:top w:val="none" w:sz="0" w:space="0" w:color="auto"/>
            <w:left w:val="none" w:sz="0" w:space="0" w:color="auto"/>
            <w:bottom w:val="none" w:sz="0" w:space="0" w:color="auto"/>
            <w:right w:val="none" w:sz="0" w:space="0" w:color="auto"/>
          </w:divBdr>
        </w:div>
        <w:div w:id="114757679">
          <w:marLeft w:val="640"/>
          <w:marRight w:val="0"/>
          <w:marTop w:val="0"/>
          <w:marBottom w:val="0"/>
          <w:divBdr>
            <w:top w:val="none" w:sz="0" w:space="0" w:color="auto"/>
            <w:left w:val="none" w:sz="0" w:space="0" w:color="auto"/>
            <w:bottom w:val="none" w:sz="0" w:space="0" w:color="auto"/>
            <w:right w:val="none" w:sz="0" w:space="0" w:color="auto"/>
          </w:divBdr>
        </w:div>
        <w:div w:id="1961254272">
          <w:marLeft w:val="640"/>
          <w:marRight w:val="0"/>
          <w:marTop w:val="0"/>
          <w:marBottom w:val="0"/>
          <w:divBdr>
            <w:top w:val="none" w:sz="0" w:space="0" w:color="auto"/>
            <w:left w:val="none" w:sz="0" w:space="0" w:color="auto"/>
            <w:bottom w:val="none" w:sz="0" w:space="0" w:color="auto"/>
            <w:right w:val="none" w:sz="0" w:space="0" w:color="auto"/>
          </w:divBdr>
        </w:div>
        <w:div w:id="761992854">
          <w:marLeft w:val="640"/>
          <w:marRight w:val="0"/>
          <w:marTop w:val="0"/>
          <w:marBottom w:val="0"/>
          <w:divBdr>
            <w:top w:val="none" w:sz="0" w:space="0" w:color="auto"/>
            <w:left w:val="none" w:sz="0" w:space="0" w:color="auto"/>
            <w:bottom w:val="none" w:sz="0" w:space="0" w:color="auto"/>
            <w:right w:val="none" w:sz="0" w:space="0" w:color="auto"/>
          </w:divBdr>
        </w:div>
        <w:div w:id="46269063">
          <w:marLeft w:val="640"/>
          <w:marRight w:val="0"/>
          <w:marTop w:val="0"/>
          <w:marBottom w:val="0"/>
          <w:divBdr>
            <w:top w:val="none" w:sz="0" w:space="0" w:color="auto"/>
            <w:left w:val="none" w:sz="0" w:space="0" w:color="auto"/>
            <w:bottom w:val="none" w:sz="0" w:space="0" w:color="auto"/>
            <w:right w:val="none" w:sz="0" w:space="0" w:color="auto"/>
          </w:divBdr>
        </w:div>
        <w:div w:id="1934781735">
          <w:marLeft w:val="640"/>
          <w:marRight w:val="0"/>
          <w:marTop w:val="0"/>
          <w:marBottom w:val="0"/>
          <w:divBdr>
            <w:top w:val="none" w:sz="0" w:space="0" w:color="auto"/>
            <w:left w:val="none" w:sz="0" w:space="0" w:color="auto"/>
            <w:bottom w:val="none" w:sz="0" w:space="0" w:color="auto"/>
            <w:right w:val="none" w:sz="0" w:space="0" w:color="auto"/>
          </w:divBdr>
        </w:div>
        <w:div w:id="491868654">
          <w:marLeft w:val="640"/>
          <w:marRight w:val="0"/>
          <w:marTop w:val="0"/>
          <w:marBottom w:val="0"/>
          <w:divBdr>
            <w:top w:val="none" w:sz="0" w:space="0" w:color="auto"/>
            <w:left w:val="none" w:sz="0" w:space="0" w:color="auto"/>
            <w:bottom w:val="none" w:sz="0" w:space="0" w:color="auto"/>
            <w:right w:val="none" w:sz="0" w:space="0" w:color="auto"/>
          </w:divBdr>
        </w:div>
        <w:div w:id="822548413">
          <w:marLeft w:val="640"/>
          <w:marRight w:val="0"/>
          <w:marTop w:val="0"/>
          <w:marBottom w:val="0"/>
          <w:divBdr>
            <w:top w:val="none" w:sz="0" w:space="0" w:color="auto"/>
            <w:left w:val="none" w:sz="0" w:space="0" w:color="auto"/>
            <w:bottom w:val="none" w:sz="0" w:space="0" w:color="auto"/>
            <w:right w:val="none" w:sz="0" w:space="0" w:color="auto"/>
          </w:divBdr>
        </w:div>
        <w:div w:id="920531675">
          <w:marLeft w:val="640"/>
          <w:marRight w:val="0"/>
          <w:marTop w:val="0"/>
          <w:marBottom w:val="0"/>
          <w:divBdr>
            <w:top w:val="none" w:sz="0" w:space="0" w:color="auto"/>
            <w:left w:val="none" w:sz="0" w:space="0" w:color="auto"/>
            <w:bottom w:val="none" w:sz="0" w:space="0" w:color="auto"/>
            <w:right w:val="none" w:sz="0" w:space="0" w:color="auto"/>
          </w:divBdr>
        </w:div>
        <w:div w:id="342559024">
          <w:marLeft w:val="640"/>
          <w:marRight w:val="0"/>
          <w:marTop w:val="0"/>
          <w:marBottom w:val="0"/>
          <w:divBdr>
            <w:top w:val="none" w:sz="0" w:space="0" w:color="auto"/>
            <w:left w:val="none" w:sz="0" w:space="0" w:color="auto"/>
            <w:bottom w:val="none" w:sz="0" w:space="0" w:color="auto"/>
            <w:right w:val="none" w:sz="0" w:space="0" w:color="auto"/>
          </w:divBdr>
        </w:div>
        <w:div w:id="2134933446">
          <w:marLeft w:val="640"/>
          <w:marRight w:val="0"/>
          <w:marTop w:val="0"/>
          <w:marBottom w:val="0"/>
          <w:divBdr>
            <w:top w:val="none" w:sz="0" w:space="0" w:color="auto"/>
            <w:left w:val="none" w:sz="0" w:space="0" w:color="auto"/>
            <w:bottom w:val="none" w:sz="0" w:space="0" w:color="auto"/>
            <w:right w:val="none" w:sz="0" w:space="0" w:color="auto"/>
          </w:divBdr>
        </w:div>
        <w:div w:id="1938324109">
          <w:marLeft w:val="640"/>
          <w:marRight w:val="0"/>
          <w:marTop w:val="0"/>
          <w:marBottom w:val="0"/>
          <w:divBdr>
            <w:top w:val="none" w:sz="0" w:space="0" w:color="auto"/>
            <w:left w:val="none" w:sz="0" w:space="0" w:color="auto"/>
            <w:bottom w:val="none" w:sz="0" w:space="0" w:color="auto"/>
            <w:right w:val="none" w:sz="0" w:space="0" w:color="auto"/>
          </w:divBdr>
        </w:div>
        <w:div w:id="610018764">
          <w:marLeft w:val="640"/>
          <w:marRight w:val="0"/>
          <w:marTop w:val="0"/>
          <w:marBottom w:val="0"/>
          <w:divBdr>
            <w:top w:val="none" w:sz="0" w:space="0" w:color="auto"/>
            <w:left w:val="none" w:sz="0" w:space="0" w:color="auto"/>
            <w:bottom w:val="none" w:sz="0" w:space="0" w:color="auto"/>
            <w:right w:val="none" w:sz="0" w:space="0" w:color="auto"/>
          </w:divBdr>
        </w:div>
        <w:div w:id="53310556">
          <w:marLeft w:val="640"/>
          <w:marRight w:val="0"/>
          <w:marTop w:val="0"/>
          <w:marBottom w:val="0"/>
          <w:divBdr>
            <w:top w:val="none" w:sz="0" w:space="0" w:color="auto"/>
            <w:left w:val="none" w:sz="0" w:space="0" w:color="auto"/>
            <w:bottom w:val="none" w:sz="0" w:space="0" w:color="auto"/>
            <w:right w:val="none" w:sz="0" w:space="0" w:color="auto"/>
          </w:divBdr>
        </w:div>
        <w:div w:id="293564104">
          <w:marLeft w:val="640"/>
          <w:marRight w:val="0"/>
          <w:marTop w:val="0"/>
          <w:marBottom w:val="0"/>
          <w:divBdr>
            <w:top w:val="none" w:sz="0" w:space="0" w:color="auto"/>
            <w:left w:val="none" w:sz="0" w:space="0" w:color="auto"/>
            <w:bottom w:val="none" w:sz="0" w:space="0" w:color="auto"/>
            <w:right w:val="none" w:sz="0" w:space="0" w:color="auto"/>
          </w:divBdr>
        </w:div>
        <w:div w:id="582684121">
          <w:marLeft w:val="640"/>
          <w:marRight w:val="0"/>
          <w:marTop w:val="0"/>
          <w:marBottom w:val="0"/>
          <w:divBdr>
            <w:top w:val="none" w:sz="0" w:space="0" w:color="auto"/>
            <w:left w:val="none" w:sz="0" w:space="0" w:color="auto"/>
            <w:bottom w:val="none" w:sz="0" w:space="0" w:color="auto"/>
            <w:right w:val="none" w:sz="0" w:space="0" w:color="auto"/>
          </w:divBdr>
        </w:div>
        <w:div w:id="1274822311">
          <w:marLeft w:val="640"/>
          <w:marRight w:val="0"/>
          <w:marTop w:val="0"/>
          <w:marBottom w:val="0"/>
          <w:divBdr>
            <w:top w:val="none" w:sz="0" w:space="0" w:color="auto"/>
            <w:left w:val="none" w:sz="0" w:space="0" w:color="auto"/>
            <w:bottom w:val="none" w:sz="0" w:space="0" w:color="auto"/>
            <w:right w:val="none" w:sz="0" w:space="0" w:color="auto"/>
          </w:divBdr>
        </w:div>
        <w:div w:id="979917761">
          <w:marLeft w:val="640"/>
          <w:marRight w:val="0"/>
          <w:marTop w:val="0"/>
          <w:marBottom w:val="0"/>
          <w:divBdr>
            <w:top w:val="none" w:sz="0" w:space="0" w:color="auto"/>
            <w:left w:val="none" w:sz="0" w:space="0" w:color="auto"/>
            <w:bottom w:val="none" w:sz="0" w:space="0" w:color="auto"/>
            <w:right w:val="none" w:sz="0" w:space="0" w:color="auto"/>
          </w:divBdr>
        </w:div>
        <w:div w:id="503782728">
          <w:marLeft w:val="640"/>
          <w:marRight w:val="0"/>
          <w:marTop w:val="0"/>
          <w:marBottom w:val="0"/>
          <w:divBdr>
            <w:top w:val="none" w:sz="0" w:space="0" w:color="auto"/>
            <w:left w:val="none" w:sz="0" w:space="0" w:color="auto"/>
            <w:bottom w:val="none" w:sz="0" w:space="0" w:color="auto"/>
            <w:right w:val="none" w:sz="0" w:space="0" w:color="auto"/>
          </w:divBdr>
        </w:div>
        <w:div w:id="1915509227">
          <w:marLeft w:val="640"/>
          <w:marRight w:val="0"/>
          <w:marTop w:val="0"/>
          <w:marBottom w:val="0"/>
          <w:divBdr>
            <w:top w:val="none" w:sz="0" w:space="0" w:color="auto"/>
            <w:left w:val="none" w:sz="0" w:space="0" w:color="auto"/>
            <w:bottom w:val="none" w:sz="0" w:space="0" w:color="auto"/>
            <w:right w:val="none" w:sz="0" w:space="0" w:color="auto"/>
          </w:divBdr>
        </w:div>
        <w:div w:id="895242381">
          <w:marLeft w:val="640"/>
          <w:marRight w:val="0"/>
          <w:marTop w:val="0"/>
          <w:marBottom w:val="0"/>
          <w:divBdr>
            <w:top w:val="none" w:sz="0" w:space="0" w:color="auto"/>
            <w:left w:val="none" w:sz="0" w:space="0" w:color="auto"/>
            <w:bottom w:val="none" w:sz="0" w:space="0" w:color="auto"/>
            <w:right w:val="none" w:sz="0" w:space="0" w:color="auto"/>
          </w:divBdr>
        </w:div>
        <w:div w:id="1487746492">
          <w:marLeft w:val="640"/>
          <w:marRight w:val="0"/>
          <w:marTop w:val="0"/>
          <w:marBottom w:val="0"/>
          <w:divBdr>
            <w:top w:val="none" w:sz="0" w:space="0" w:color="auto"/>
            <w:left w:val="none" w:sz="0" w:space="0" w:color="auto"/>
            <w:bottom w:val="none" w:sz="0" w:space="0" w:color="auto"/>
            <w:right w:val="none" w:sz="0" w:space="0" w:color="auto"/>
          </w:divBdr>
        </w:div>
        <w:div w:id="79298858">
          <w:marLeft w:val="640"/>
          <w:marRight w:val="0"/>
          <w:marTop w:val="0"/>
          <w:marBottom w:val="0"/>
          <w:divBdr>
            <w:top w:val="none" w:sz="0" w:space="0" w:color="auto"/>
            <w:left w:val="none" w:sz="0" w:space="0" w:color="auto"/>
            <w:bottom w:val="none" w:sz="0" w:space="0" w:color="auto"/>
            <w:right w:val="none" w:sz="0" w:space="0" w:color="auto"/>
          </w:divBdr>
        </w:div>
        <w:div w:id="663509828">
          <w:marLeft w:val="640"/>
          <w:marRight w:val="0"/>
          <w:marTop w:val="0"/>
          <w:marBottom w:val="0"/>
          <w:divBdr>
            <w:top w:val="none" w:sz="0" w:space="0" w:color="auto"/>
            <w:left w:val="none" w:sz="0" w:space="0" w:color="auto"/>
            <w:bottom w:val="none" w:sz="0" w:space="0" w:color="auto"/>
            <w:right w:val="none" w:sz="0" w:space="0" w:color="auto"/>
          </w:divBdr>
        </w:div>
        <w:div w:id="1732196196">
          <w:marLeft w:val="640"/>
          <w:marRight w:val="0"/>
          <w:marTop w:val="0"/>
          <w:marBottom w:val="0"/>
          <w:divBdr>
            <w:top w:val="none" w:sz="0" w:space="0" w:color="auto"/>
            <w:left w:val="none" w:sz="0" w:space="0" w:color="auto"/>
            <w:bottom w:val="none" w:sz="0" w:space="0" w:color="auto"/>
            <w:right w:val="none" w:sz="0" w:space="0" w:color="auto"/>
          </w:divBdr>
        </w:div>
        <w:div w:id="496724544">
          <w:marLeft w:val="640"/>
          <w:marRight w:val="0"/>
          <w:marTop w:val="0"/>
          <w:marBottom w:val="0"/>
          <w:divBdr>
            <w:top w:val="none" w:sz="0" w:space="0" w:color="auto"/>
            <w:left w:val="none" w:sz="0" w:space="0" w:color="auto"/>
            <w:bottom w:val="none" w:sz="0" w:space="0" w:color="auto"/>
            <w:right w:val="none" w:sz="0" w:space="0" w:color="auto"/>
          </w:divBdr>
        </w:div>
        <w:div w:id="1403407969">
          <w:marLeft w:val="640"/>
          <w:marRight w:val="0"/>
          <w:marTop w:val="0"/>
          <w:marBottom w:val="0"/>
          <w:divBdr>
            <w:top w:val="none" w:sz="0" w:space="0" w:color="auto"/>
            <w:left w:val="none" w:sz="0" w:space="0" w:color="auto"/>
            <w:bottom w:val="none" w:sz="0" w:space="0" w:color="auto"/>
            <w:right w:val="none" w:sz="0" w:space="0" w:color="auto"/>
          </w:divBdr>
        </w:div>
        <w:div w:id="238710900">
          <w:marLeft w:val="640"/>
          <w:marRight w:val="0"/>
          <w:marTop w:val="0"/>
          <w:marBottom w:val="0"/>
          <w:divBdr>
            <w:top w:val="none" w:sz="0" w:space="0" w:color="auto"/>
            <w:left w:val="none" w:sz="0" w:space="0" w:color="auto"/>
            <w:bottom w:val="none" w:sz="0" w:space="0" w:color="auto"/>
            <w:right w:val="none" w:sz="0" w:space="0" w:color="auto"/>
          </w:divBdr>
        </w:div>
        <w:div w:id="911310596">
          <w:marLeft w:val="640"/>
          <w:marRight w:val="0"/>
          <w:marTop w:val="0"/>
          <w:marBottom w:val="0"/>
          <w:divBdr>
            <w:top w:val="none" w:sz="0" w:space="0" w:color="auto"/>
            <w:left w:val="none" w:sz="0" w:space="0" w:color="auto"/>
            <w:bottom w:val="none" w:sz="0" w:space="0" w:color="auto"/>
            <w:right w:val="none" w:sz="0" w:space="0" w:color="auto"/>
          </w:divBdr>
        </w:div>
        <w:div w:id="1876114776">
          <w:marLeft w:val="640"/>
          <w:marRight w:val="0"/>
          <w:marTop w:val="0"/>
          <w:marBottom w:val="0"/>
          <w:divBdr>
            <w:top w:val="none" w:sz="0" w:space="0" w:color="auto"/>
            <w:left w:val="none" w:sz="0" w:space="0" w:color="auto"/>
            <w:bottom w:val="none" w:sz="0" w:space="0" w:color="auto"/>
            <w:right w:val="none" w:sz="0" w:space="0" w:color="auto"/>
          </w:divBdr>
        </w:div>
        <w:div w:id="1948535558">
          <w:marLeft w:val="640"/>
          <w:marRight w:val="0"/>
          <w:marTop w:val="0"/>
          <w:marBottom w:val="0"/>
          <w:divBdr>
            <w:top w:val="none" w:sz="0" w:space="0" w:color="auto"/>
            <w:left w:val="none" w:sz="0" w:space="0" w:color="auto"/>
            <w:bottom w:val="none" w:sz="0" w:space="0" w:color="auto"/>
            <w:right w:val="none" w:sz="0" w:space="0" w:color="auto"/>
          </w:divBdr>
        </w:div>
        <w:div w:id="1307392555">
          <w:marLeft w:val="640"/>
          <w:marRight w:val="0"/>
          <w:marTop w:val="0"/>
          <w:marBottom w:val="0"/>
          <w:divBdr>
            <w:top w:val="none" w:sz="0" w:space="0" w:color="auto"/>
            <w:left w:val="none" w:sz="0" w:space="0" w:color="auto"/>
            <w:bottom w:val="none" w:sz="0" w:space="0" w:color="auto"/>
            <w:right w:val="none" w:sz="0" w:space="0" w:color="auto"/>
          </w:divBdr>
        </w:div>
        <w:div w:id="670792509">
          <w:marLeft w:val="640"/>
          <w:marRight w:val="0"/>
          <w:marTop w:val="0"/>
          <w:marBottom w:val="0"/>
          <w:divBdr>
            <w:top w:val="none" w:sz="0" w:space="0" w:color="auto"/>
            <w:left w:val="none" w:sz="0" w:space="0" w:color="auto"/>
            <w:bottom w:val="none" w:sz="0" w:space="0" w:color="auto"/>
            <w:right w:val="none" w:sz="0" w:space="0" w:color="auto"/>
          </w:divBdr>
        </w:div>
        <w:div w:id="175198607">
          <w:marLeft w:val="640"/>
          <w:marRight w:val="0"/>
          <w:marTop w:val="0"/>
          <w:marBottom w:val="0"/>
          <w:divBdr>
            <w:top w:val="none" w:sz="0" w:space="0" w:color="auto"/>
            <w:left w:val="none" w:sz="0" w:space="0" w:color="auto"/>
            <w:bottom w:val="none" w:sz="0" w:space="0" w:color="auto"/>
            <w:right w:val="none" w:sz="0" w:space="0" w:color="auto"/>
          </w:divBdr>
        </w:div>
        <w:div w:id="2082480978">
          <w:marLeft w:val="640"/>
          <w:marRight w:val="0"/>
          <w:marTop w:val="0"/>
          <w:marBottom w:val="0"/>
          <w:divBdr>
            <w:top w:val="none" w:sz="0" w:space="0" w:color="auto"/>
            <w:left w:val="none" w:sz="0" w:space="0" w:color="auto"/>
            <w:bottom w:val="none" w:sz="0" w:space="0" w:color="auto"/>
            <w:right w:val="none" w:sz="0" w:space="0" w:color="auto"/>
          </w:divBdr>
        </w:div>
        <w:div w:id="588465791">
          <w:marLeft w:val="640"/>
          <w:marRight w:val="0"/>
          <w:marTop w:val="0"/>
          <w:marBottom w:val="0"/>
          <w:divBdr>
            <w:top w:val="none" w:sz="0" w:space="0" w:color="auto"/>
            <w:left w:val="none" w:sz="0" w:space="0" w:color="auto"/>
            <w:bottom w:val="none" w:sz="0" w:space="0" w:color="auto"/>
            <w:right w:val="none" w:sz="0" w:space="0" w:color="auto"/>
          </w:divBdr>
        </w:div>
        <w:div w:id="18286078">
          <w:marLeft w:val="640"/>
          <w:marRight w:val="0"/>
          <w:marTop w:val="0"/>
          <w:marBottom w:val="0"/>
          <w:divBdr>
            <w:top w:val="none" w:sz="0" w:space="0" w:color="auto"/>
            <w:left w:val="none" w:sz="0" w:space="0" w:color="auto"/>
            <w:bottom w:val="none" w:sz="0" w:space="0" w:color="auto"/>
            <w:right w:val="none" w:sz="0" w:space="0" w:color="auto"/>
          </w:divBdr>
        </w:div>
        <w:div w:id="1891723326">
          <w:marLeft w:val="640"/>
          <w:marRight w:val="0"/>
          <w:marTop w:val="0"/>
          <w:marBottom w:val="0"/>
          <w:divBdr>
            <w:top w:val="none" w:sz="0" w:space="0" w:color="auto"/>
            <w:left w:val="none" w:sz="0" w:space="0" w:color="auto"/>
            <w:bottom w:val="none" w:sz="0" w:space="0" w:color="auto"/>
            <w:right w:val="none" w:sz="0" w:space="0" w:color="auto"/>
          </w:divBdr>
        </w:div>
        <w:div w:id="827523165">
          <w:marLeft w:val="640"/>
          <w:marRight w:val="0"/>
          <w:marTop w:val="0"/>
          <w:marBottom w:val="0"/>
          <w:divBdr>
            <w:top w:val="none" w:sz="0" w:space="0" w:color="auto"/>
            <w:left w:val="none" w:sz="0" w:space="0" w:color="auto"/>
            <w:bottom w:val="none" w:sz="0" w:space="0" w:color="auto"/>
            <w:right w:val="none" w:sz="0" w:space="0" w:color="auto"/>
          </w:divBdr>
        </w:div>
        <w:div w:id="1750419826">
          <w:marLeft w:val="640"/>
          <w:marRight w:val="0"/>
          <w:marTop w:val="0"/>
          <w:marBottom w:val="0"/>
          <w:divBdr>
            <w:top w:val="none" w:sz="0" w:space="0" w:color="auto"/>
            <w:left w:val="none" w:sz="0" w:space="0" w:color="auto"/>
            <w:bottom w:val="none" w:sz="0" w:space="0" w:color="auto"/>
            <w:right w:val="none" w:sz="0" w:space="0" w:color="auto"/>
          </w:divBdr>
        </w:div>
        <w:div w:id="1194071498">
          <w:marLeft w:val="640"/>
          <w:marRight w:val="0"/>
          <w:marTop w:val="0"/>
          <w:marBottom w:val="0"/>
          <w:divBdr>
            <w:top w:val="none" w:sz="0" w:space="0" w:color="auto"/>
            <w:left w:val="none" w:sz="0" w:space="0" w:color="auto"/>
            <w:bottom w:val="none" w:sz="0" w:space="0" w:color="auto"/>
            <w:right w:val="none" w:sz="0" w:space="0" w:color="auto"/>
          </w:divBdr>
        </w:div>
        <w:div w:id="1757941330">
          <w:marLeft w:val="640"/>
          <w:marRight w:val="0"/>
          <w:marTop w:val="0"/>
          <w:marBottom w:val="0"/>
          <w:divBdr>
            <w:top w:val="none" w:sz="0" w:space="0" w:color="auto"/>
            <w:left w:val="none" w:sz="0" w:space="0" w:color="auto"/>
            <w:bottom w:val="none" w:sz="0" w:space="0" w:color="auto"/>
            <w:right w:val="none" w:sz="0" w:space="0" w:color="auto"/>
          </w:divBdr>
        </w:div>
        <w:div w:id="1798378458">
          <w:marLeft w:val="640"/>
          <w:marRight w:val="0"/>
          <w:marTop w:val="0"/>
          <w:marBottom w:val="0"/>
          <w:divBdr>
            <w:top w:val="none" w:sz="0" w:space="0" w:color="auto"/>
            <w:left w:val="none" w:sz="0" w:space="0" w:color="auto"/>
            <w:bottom w:val="none" w:sz="0" w:space="0" w:color="auto"/>
            <w:right w:val="none" w:sz="0" w:space="0" w:color="auto"/>
          </w:divBdr>
        </w:div>
        <w:div w:id="264073216">
          <w:marLeft w:val="640"/>
          <w:marRight w:val="0"/>
          <w:marTop w:val="0"/>
          <w:marBottom w:val="0"/>
          <w:divBdr>
            <w:top w:val="none" w:sz="0" w:space="0" w:color="auto"/>
            <w:left w:val="none" w:sz="0" w:space="0" w:color="auto"/>
            <w:bottom w:val="none" w:sz="0" w:space="0" w:color="auto"/>
            <w:right w:val="none" w:sz="0" w:space="0" w:color="auto"/>
          </w:divBdr>
        </w:div>
        <w:div w:id="1319311613">
          <w:marLeft w:val="640"/>
          <w:marRight w:val="0"/>
          <w:marTop w:val="0"/>
          <w:marBottom w:val="0"/>
          <w:divBdr>
            <w:top w:val="none" w:sz="0" w:space="0" w:color="auto"/>
            <w:left w:val="none" w:sz="0" w:space="0" w:color="auto"/>
            <w:bottom w:val="none" w:sz="0" w:space="0" w:color="auto"/>
            <w:right w:val="none" w:sz="0" w:space="0" w:color="auto"/>
          </w:divBdr>
        </w:div>
        <w:div w:id="544945044">
          <w:marLeft w:val="640"/>
          <w:marRight w:val="0"/>
          <w:marTop w:val="0"/>
          <w:marBottom w:val="0"/>
          <w:divBdr>
            <w:top w:val="none" w:sz="0" w:space="0" w:color="auto"/>
            <w:left w:val="none" w:sz="0" w:space="0" w:color="auto"/>
            <w:bottom w:val="none" w:sz="0" w:space="0" w:color="auto"/>
            <w:right w:val="none" w:sz="0" w:space="0" w:color="auto"/>
          </w:divBdr>
        </w:div>
        <w:div w:id="1517160301">
          <w:marLeft w:val="640"/>
          <w:marRight w:val="0"/>
          <w:marTop w:val="0"/>
          <w:marBottom w:val="0"/>
          <w:divBdr>
            <w:top w:val="none" w:sz="0" w:space="0" w:color="auto"/>
            <w:left w:val="none" w:sz="0" w:space="0" w:color="auto"/>
            <w:bottom w:val="none" w:sz="0" w:space="0" w:color="auto"/>
            <w:right w:val="none" w:sz="0" w:space="0" w:color="auto"/>
          </w:divBdr>
        </w:div>
        <w:div w:id="2010404795">
          <w:marLeft w:val="640"/>
          <w:marRight w:val="0"/>
          <w:marTop w:val="0"/>
          <w:marBottom w:val="0"/>
          <w:divBdr>
            <w:top w:val="none" w:sz="0" w:space="0" w:color="auto"/>
            <w:left w:val="none" w:sz="0" w:space="0" w:color="auto"/>
            <w:bottom w:val="none" w:sz="0" w:space="0" w:color="auto"/>
            <w:right w:val="none" w:sz="0" w:space="0" w:color="auto"/>
          </w:divBdr>
        </w:div>
        <w:div w:id="1187790445">
          <w:marLeft w:val="640"/>
          <w:marRight w:val="0"/>
          <w:marTop w:val="0"/>
          <w:marBottom w:val="0"/>
          <w:divBdr>
            <w:top w:val="none" w:sz="0" w:space="0" w:color="auto"/>
            <w:left w:val="none" w:sz="0" w:space="0" w:color="auto"/>
            <w:bottom w:val="none" w:sz="0" w:space="0" w:color="auto"/>
            <w:right w:val="none" w:sz="0" w:space="0" w:color="auto"/>
          </w:divBdr>
        </w:div>
        <w:div w:id="146358679">
          <w:marLeft w:val="640"/>
          <w:marRight w:val="0"/>
          <w:marTop w:val="0"/>
          <w:marBottom w:val="0"/>
          <w:divBdr>
            <w:top w:val="none" w:sz="0" w:space="0" w:color="auto"/>
            <w:left w:val="none" w:sz="0" w:space="0" w:color="auto"/>
            <w:bottom w:val="none" w:sz="0" w:space="0" w:color="auto"/>
            <w:right w:val="none" w:sz="0" w:space="0" w:color="auto"/>
          </w:divBdr>
        </w:div>
        <w:div w:id="1454668995">
          <w:marLeft w:val="640"/>
          <w:marRight w:val="0"/>
          <w:marTop w:val="0"/>
          <w:marBottom w:val="0"/>
          <w:divBdr>
            <w:top w:val="none" w:sz="0" w:space="0" w:color="auto"/>
            <w:left w:val="none" w:sz="0" w:space="0" w:color="auto"/>
            <w:bottom w:val="none" w:sz="0" w:space="0" w:color="auto"/>
            <w:right w:val="none" w:sz="0" w:space="0" w:color="auto"/>
          </w:divBdr>
        </w:div>
        <w:div w:id="2040005456">
          <w:marLeft w:val="640"/>
          <w:marRight w:val="0"/>
          <w:marTop w:val="0"/>
          <w:marBottom w:val="0"/>
          <w:divBdr>
            <w:top w:val="none" w:sz="0" w:space="0" w:color="auto"/>
            <w:left w:val="none" w:sz="0" w:space="0" w:color="auto"/>
            <w:bottom w:val="none" w:sz="0" w:space="0" w:color="auto"/>
            <w:right w:val="none" w:sz="0" w:space="0" w:color="auto"/>
          </w:divBdr>
        </w:div>
        <w:div w:id="682558746">
          <w:marLeft w:val="640"/>
          <w:marRight w:val="0"/>
          <w:marTop w:val="0"/>
          <w:marBottom w:val="0"/>
          <w:divBdr>
            <w:top w:val="none" w:sz="0" w:space="0" w:color="auto"/>
            <w:left w:val="none" w:sz="0" w:space="0" w:color="auto"/>
            <w:bottom w:val="none" w:sz="0" w:space="0" w:color="auto"/>
            <w:right w:val="none" w:sz="0" w:space="0" w:color="auto"/>
          </w:divBdr>
        </w:div>
        <w:div w:id="1386635929">
          <w:marLeft w:val="640"/>
          <w:marRight w:val="0"/>
          <w:marTop w:val="0"/>
          <w:marBottom w:val="0"/>
          <w:divBdr>
            <w:top w:val="none" w:sz="0" w:space="0" w:color="auto"/>
            <w:left w:val="none" w:sz="0" w:space="0" w:color="auto"/>
            <w:bottom w:val="none" w:sz="0" w:space="0" w:color="auto"/>
            <w:right w:val="none" w:sz="0" w:space="0" w:color="auto"/>
          </w:divBdr>
        </w:div>
        <w:div w:id="1065956918">
          <w:marLeft w:val="640"/>
          <w:marRight w:val="0"/>
          <w:marTop w:val="0"/>
          <w:marBottom w:val="0"/>
          <w:divBdr>
            <w:top w:val="none" w:sz="0" w:space="0" w:color="auto"/>
            <w:left w:val="none" w:sz="0" w:space="0" w:color="auto"/>
            <w:bottom w:val="none" w:sz="0" w:space="0" w:color="auto"/>
            <w:right w:val="none" w:sz="0" w:space="0" w:color="auto"/>
          </w:divBdr>
        </w:div>
        <w:div w:id="1463617473">
          <w:marLeft w:val="640"/>
          <w:marRight w:val="0"/>
          <w:marTop w:val="0"/>
          <w:marBottom w:val="0"/>
          <w:divBdr>
            <w:top w:val="none" w:sz="0" w:space="0" w:color="auto"/>
            <w:left w:val="none" w:sz="0" w:space="0" w:color="auto"/>
            <w:bottom w:val="none" w:sz="0" w:space="0" w:color="auto"/>
            <w:right w:val="none" w:sz="0" w:space="0" w:color="auto"/>
          </w:divBdr>
        </w:div>
        <w:div w:id="24673445">
          <w:marLeft w:val="640"/>
          <w:marRight w:val="0"/>
          <w:marTop w:val="0"/>
          <w:marBottom w:val="0"/>
          <w:divBdr>
            <w:top w:val="none" w:sz="0" w:space="0" w:color="auto"/>
            <w:left w:val="none" w:sz="0" w:space="0" w:color="auto"/>
            <w:bottom w:val="none" w:sz="0" w:space="0" w:color="auto"/>
            <w:right w:val="none" w:sz="0" w:space="0" w:color="auto"/>
          </w:divBdr>
        </w:div>
        <w:div w:id="1618827931">
          <w:marLeft w:val="640"/>
          <w:marRight w:val="0"/>
          <w:marTop w:val="0"/>
          <w:marBottom w:val="0"/>
          <w:divBdr>
            <w:top w:val="none" w:sz="0" w:space="0" w:color="auto"/>
            <w:left w:val="none" w:sz="0" w:space="0" w:color="auto"/>
            <w:bottom w:val="none" w:sz="0" w:space="0" w:color="auto"/>
            <w:right w:val="none" w:sz="0" w:space="0" w:color="auto"/>
          </w:divBdr>
        </w:div>
        <w:div w:id="323052502">
          <w:marLeft w:val="640"/>
          <w:marRight w:val="0"/>
          <w:marTop w:val="0"/>
          <w:marBottom w:val="0"/>
          <w:divBdr>
            <w:top w:val="none" w:sz="0" w:space="0" w:color="auto"/>
            <w:left w:val="none" w:sz="0" w:space="0" w:color="auto"/>
            <w:bottom w:val="none" w:sz="0" w:space="0" w:color="auto"/>
            <w:right w:val="none" w:sz="0" w:space="0" w:color="auto"/>
          </w:divBdr>
        </w:div>
        <w:div w:id="893085623">
          <w:marLeft w:val="640"/>
          <w:marRight w:val="0"/>
          <w:marTop w:val="0"/>
          <w:marBottom w:val="0"/>
          <w:divBdr>
            <w:top w:val="none" w:sz="0" w:space="0" w:color="auto"/>
            <w:left w:val="none" w:sz="0" w:space="0" w:color="auto"/>
            <w:bottom w:val="none" w:sz="0" w:space="0" w:color="auto"/>
            <w:right w:val="none" w:sz="0" w:space="0" w:color="auto"/>
          </w:divBdr>
        </w:div>
        <w:div w:id="2111200163">
          <w:marLeft w:val="640"/>
          <w:marRight w:val="0"/>
          <w:marTop w:val="0"/>
          <w:marBottom w:val="0"/>
          <w:divBdr>
            <w:top w:val="none" w:sz="0" w:space="0" w:color="auto"/>
            <w:left w:val="none" w:sz="0" w:space="0" w:color="auto"/>
            <w:bottom w:val="none" w:sz="0" w:space="0" w:color="auto"/>
            <w:right w:val="none" w:sz="0" w:space="0" w:color="auto"/>
          </w:divBdr>
        </w:div>
        <w:div w:id="432241236">
          <w:marLeft w:val="640"/>
          <w:marRight w:val="0"/>
          <w:marTop w:val="0"/>
          <w:marBottom w:val="0"/>
          <w:divBdr>
            <w:top w:val="none" w:sz="0" w:space="0" w:color="auto"/>
            <w:left w:val="none" w:sz="0" w:space="0" w:color="auto"/>
            <w:bottom w:val="none" w:sz="0" w:space="0" w:color="auto"/>
            <w:right w:val="none" w:sz="0" w:space="0" w:color="auto"/>
          </w:divBdr>
        </w:div>
        <w:div w:id="167522625">
          <w:marLeft w:val="640"/>
          <w:marRight w:val="0"/>
          <w:marTop w:val="0"/>
          <w:marBottom w:val="0"/>
          <w:divBdr>
            <w:top w:val="none" w:sz="0" w:space="0" w:color="auto"/>
            <w:left w:val="none" w:sz="0" w:space="0" w:color="auto"/>
            <w:bottom w:val="none" w:sz="0" w:space="0" w:color="auto"/>
            <w:right w:val="none" w:sz="0" w:space="0" w:color="auto"/>
          </w:divBdr>
        </w:div>
        <w:div w:id="753163530">
          <w:marLeft w:val="640"/>
          <w:marRight w:val="0"/>
          <w:marTop w:val="0"/>
          <w:marBottom w:val="0"/>
          <w:divBdr>
            <w:top w:val="none" w:sz="0" w:space="0" w:color="auto"/>
            <w:left w:val="none" w:sz="0" w:space="0" w:color="auto"/>
            <w:bottom w:val="none" w:sz="0" w:space="0" w:color="auto"/>
            <w:right w:val="none" w:sz="0" w:space="0" w:color="auto"/>
          </w:divBdr>
        </w:div>
        <w:div w:id="1945573138">
          <w:marLeft w:val="640"/>
          <w:marRight w:val="0"/>
          <w:marTop w:val="0"/>
          <w:marBottom w:val="0"/>
          <w:divBdr>
            <w:top w:val="none" w:sz="0" w:space="0" w:color="auto"/>
            <w:left w:val="none" w:sz="0" w:space="0" w:color="auto"/>
            <w:bottom w:val="none" w:sz="0" w:space="0" w:color="auto"/>
            <w:right w:val="none" w:sz="0" w:space="0" w:color="auto"/>
          </w:divBdr>
        </w:div>
        <w:div w:id="244606339">
          <w:marLeft w:val="640"/>
          <w:marRight w:val="0"/>
          <w:marTop w:val="0"/>
          <w:marBottom w:val="0"/>
          <w:divBdr>
            <w:top w:val="none" w:sz="0" w:space="0" w:color="auto"/>
            <w:left w:val="none" w:sz="0" w:space="0" w:color="auto"/>
            <w:bottom w:val="none" w:sz="0" w:space="0" w:color="auto"/>
            <w:right w:val="none" w:sz="0" w:space="0" w:color="auto"/>
          </w:divBdr>
        </w:div>
        <w:div w:id="1977442599">
          <w:marLeft w:val="640"/>
          <w:marRight w:val="0"/>
          <w:marTop w:val="0"/>
          <w:marBottom w:val="0"/>
          <w:divBdr>
            <w:top w:val="none" w:sz="0" w:space="0" w:color="auto"/>
            <w:left w:val="none" w:sz="0" w:space="0" w:color="auto"/>
            <w:bottom w:val="none" w:sz="0" w:space="0" w:color="auto"/>
            <w:right w:val="none" w:sz="0" w:space="0" w:color="auto"/>
          </w:divBdr>
        </w:div>
        <w:div w:id="742290146">
          <w:marLeft w:val="640"/>
          <w:marRight w:val="0"/>
          <w:marTop w:val="0"/>
          <w:marBottom w:val="0"/>
          <w:divBdr>
            <w:top w:val="none" w:sz="0" w:space="0" w:color="auto"/>
            <w:left w:val="none" w:sz="0" w:space="0" w:color="auto"/>
            <w:bottom w:val="none" w:sz="0" w:space="0" w:color="auto"/>
            <w:right w:val="none" w:sz="0" w:space="0" w:color="auto"/>
          </w:divBdr>
        </w:div>
        <w:div w:id="93481967">
          <w:marLeft w:val="640"/>
          <w:marRight w:val="0"/>
          <w:marTop w:val="0"/>
          <w:marBottom w:val="0"/>
          <w:divBdr>
            <w:top w:val="none" w:sz="0" w:space="0" w:color="auto"/>
            <w:left w:val="none" w:sz="0" w:space="0" w:color="auto"/>
            <w:bottom w:val="none" w:sz="0" w:space="0" w:color="auto"/>
            <w:right w:val="none" w:sz="0" w:space="0" w:color="auto"/>
          </w:divBdr>
        </w:div>
        <w:div w:id="1404641751">
          <w:marLeft w:val="640"/>
          <w:marRight w:val="0"/>
          <w:marTop w:val="0"/>
          <w:marBottom w:val="0"/>
          <w:divBdr>
            <w:top w:val="none" w:sz="0" w:space="0" w:color="auto"/>
            <w:left w:val="none" w:sz="0" w:space="0" w:color="auto"/>
            <w:bottom w:val="none" w:sz="0" w:space="0" w:color="auto"/>
            <w:right w:val="none" w:sz="0" w:space="0" w:color="auto"/>
          </w:divBdr>
        </w:div>
        <w:div w:id="941034828">
          <w:marLeft w:val="640"/>
          <w:marRight w:val="0"/>
          <w:marTop w:val="0"/>
          <w:marBottom w:val="0"/>
          <w:divBdr>
            <w:top w:val="none" w:sz="0" w:space="0" w:color="auto"/>
            <w:left w:val="none" w:sz="0" w:space="0" w:color="auto"/>
            <w:bottom w:val="none" w:sz="0" w:space="0" w:color="auto"/>
            <w:right w:val="none" w:sz="0" w:space="0" w:color="auto"/>
          </w:divBdr>
        </w:div>
        <w:div w:id="483547758">
          <w:marLeft w:val="640"/>
          <w:marRight w:val="0"/>
          <w:marTop w:val="0"/>
          <w:marBottom w:val="0"/>
          <w:divBdr>
            <w:top w:val="none" w:sz="0" w:space="0" w:color="auto"/>
            <w:left w:val="none" w:sz="0" w:space="0" w:color="auto"/>
            <w:bottom w:val="none" w:sz="0" w:space="0" w:color="auto"/>
            <w:right w:val="none" w:sz="0" w:space="0" w:color="auto"/>
          </w:divBdr>
        </w:div>
        <w:div w:id="1278219835">
          <w:marLeft w:val="640"/>
          <w:marRight w:val="0"/>
          <w:marTop w:val="0"/>
          <w:marBottom w:val="0"/>
          <w:divBdr>
            <w:top w:val="none" w:sz="0" w:space="0" w:color="auto"/>
            <w:left w:val="none" w:sz="0" w:space="0" w:color="auto"/>
            <w:bottom w:val="none" w:sz="0" w:space="0" w:color="auto"/>
            <w:right w:val="none" w:sz="0" w:space="0" w:color="auto"/>
          </w:divBdr>
        </w:div>
        <w:div w:id="1530414246">
          <w:marLeft w:val="640"/>
          <w:marRight w:val="0"/>
          <w:marTop w:val="0"/>
          <w:marBottom w:val="0"/>
          <w:divBdr>
            <w:top w:val="none" w:sz="0" w:space="0" w:color="auto"/>
            <w:left w:val="none" w:sz="0" w:space="0" w:color="auto"/>
            <w:bottom w:val="none" w:sz="0" w:space="0" w:color="auto"/>
            <w:right w:val="none" w:sz="0" w:space="0" w:color="auto"/>
          </w:divBdr>
        </w:div>
        <w:div w:id="1029642460">
          <w:marLeft w:val="640"/>
          <w:marRight w:val="0"/>
          <w:marTop w:val="0"/>
          <w:marBottom w:val="0"/>
          <w:divBdr>
            <w:top w:val="none" w:sz="0" w:space="0" w:color="auto"/>
            <w:left w:val="none" w:sz="0" w:space="0" w:color="auto"/>
            <w:bottom w:val="none" w:sz="0" w:space="0" w:color="auto"/>
            <w:right w:val="none" w:sz="0" w:space="0" w:color="auto"/>
          </w:divBdr>
        </w:div>
        <w:div w:id="790322526">
          <w:marLeft w:val="640"/>
          <w:marRight w:val="0"/>
          <w:marTop w:val="0"/>
          <w:marBottom w:val="0"/>
          <w:divBdr>
            <w:top w:val="none" w:sz="0" w:space="0" w:color="auto"/>
            <w:left w:val="none" w:sz="0" w:space="0" w:color="auto"/>
            <w:bottom w:val="none" w:sz="0" w:space="0" w:color="auto"/>
            <w:right w:val="none" w:sz="0" w:space="0" w:color="auto"/>
          </w:divBdr>
        </w:div>
        <w:div w:id="315111660">
          <w:marLeft w:val="640"/>
          <w:marRight w:val="0"/>
          <w:marTop w:val="0"/>
          <w:marBottom w:val="0"/>
          <w:divBdr>
            <w:top w:val="none" w:sz="0" w:space="0" w:color="auto"/>
            <w:left w:val="none" w:sz="0" w:space="0" w:color="auto"/>
            <w:bottom w:val="none" w:sz="0" w:space="0" w:color="auto"/>
            <w:right w:val="none" w:sz="0" w:space="0" w:color="auto"/>
          </w:divBdr>
        </w:div>
        <w:div w:id="1242641807">
          <w:marLeft w:val="640"/>
          <w:marRight w:val="0"/>
          <w:marTop w:val="0"/>
          <w:marBottom w:val="0"/>
          <w:divBdr>
            <w:top w:val="none" w:sz="0" w:space="0" w:color="auto"/>
            <w:left w:val="none" w:sz="0" w:space="0" w:color="auto"/>
            <w:bottom w:val="none" w:sz="0" w:space="0" w:color="auto"/>
            <w:right w:val="none" w:sz="0" w:space="0" w:color="auto"/>
          </w:divBdr>
        </w:div>
        <w:div w:id="1373574922">
          <w:marLeft w:val="640"/>
          <w:marRight w:val="0"/>
          <w:marTop w:val="0"/>
          <w:marBottom w:val="0"/>
          <w:divBdr>
            <w:top w:val="none" w:sz="0" w:space="0" w:color="auto"/>
            <w:left w:val="none" w:sz="0" w:space="0" w:color="auto"/>
            <w:bottom w:val="none" w:sz="0" w:space="0" w:color="auto"/>
            <w:right w:val="none" w:sz="0" w:space="0" w:color="auto"/>
          </w:divBdr>
        </w:div>
        <w:div w:id="1806195884">
          <w:marLeft w:val="640"/>
          <w:marRight w:val="0"/>
          <w:marTop w:val="0"/>
          <w:marBottom w:val="0"/>
          <w:divBdr>
            <w:top w:val="none" w:sz="0" w:space="0" w:color="auto"/>
            <w:left w:val="none" w:sz="0" w:space="0" w:color="auto"/>
            <w:bottom w:val="none" w:sz="0" w:space="0" w:color="auto"/>
            <w:right w:val="none" w:sz="0" w:space="0" w:color="auto"/>
          </w:divBdr>
        </w:div>
        <w:div w:id="1433891069">
          <w:marLeft w:val="640"/>
          <w:marRight w:val="0"/>
          <w:marTop w:val="0"/>
          <w:marBottom w:val="0"/>
          <w:divBdr>
            <w:top w:val="none" w:sz="0" w:space="0" w:color="auto"/>
            <w:left w:val="none" w:sz="0" w:space="0" w:color="auto"/>
            <w:bottom w:val="none" w:sz="0" w:space="0" w:color="auto"/>
            <w:right w:val="none" w:sz="0" w:space="0" w:color="auto"/>
          </w:divBdr>
        </w:div>
        <w:div w:id="1156141398">
          <w:marLeft w:val="640"/>
          <w:marRight w:val="0"/>
          <w:marTop w:val="0"/>
          <w:marBottom w:val="0"/>
          <w:divBdr>
            <w:top w:val="none" w:sz="0" w:space="0" w:color="auto"/>
            <w:left w:val="none" w:sz="0" w:space="0" w:color="auto"/>
            <w:bottom w:val="none" w:sz="0" w:space="0" w:color="auto"/>
            <w:right w:val="none" w:sz="0" w:space="0" w:color="auto"/>
          </w:divBdr>
        </w:div>
        <w:div w:id="1839073571">
          <w:marLeft w:val="640"/>
          <w:marRight w:val="0"/>
          <w:marTop w:val="0"/>
          <w:marBottom w:val="0"/>
          <w:divBdr>
            <w:top w:val="none" w:sz="0" w:space="0" w:color="auto"/>
            <w:left w:val="none" w:sz="0" w:space="0" w:color="auto"/>
            <w:bottom w:val="none" w:sz="0" w:space="0" w:color="auto"/>
            <w:right w:val="none" w:sz="0" w:space="0" w:color="auto"/>
          </w:divBdr>
        </w:div>
        <w:div w:id="345642943">
          <w:marLeft w:val="640"/>
          <w:marRight w:val="0"/>
          <w:marTop w:val="0"/>
          <w:marBottom w:val="0"/>
          <w:divBdr>
            <w:top w:val="none" w:sz="0" w:space="0" w:color="auto"/>
            <w:left w:val="none" w:sz="0" w:space="0" w:color="auto"/>
            <w:bottom w:val="none" w:sz="0" w:space="0" w:color="auto"/>
            <w:right w:val="none" w:sz="0" w:space="0" w:color="auto"/>
          </w:divBdr>
        </w:div>
        <w:div w:id="37436746">
          <w:marLeft w:val="640"/>
          <w:marRight w:val="0"/>
          <w:marTop w:val="0"/>
          <w:marBottom w:val="0"/>
          <w:divBdr>
            <w:top w:val="none" w:sz="0" w:space="0" w:color="auto"/>
            <w:left w:val="none" w:sz="0" w:space="0" w:color="auto"/>
            <w:bottom w:val="none" w:sz="0" w:space="0" w:color="auto"/>
            <w:right w:val="none" w:sz="0" w:space="0" w:color="auto"/>
          </w:divBdr>
        </w:div>
        <w:div w:id="1413434280">
          <w:marLeft w:val="640"/>
          <w:marRight w:val="0"/>
          <w:marTop w:val="0"/>
          <w:marBottom w:val="0"/>
          <w:divBdr>
            <w:top w:val="none" w:sz="0" w:space="0" w:color="auto"/>
            <w:left w:val="none" w:sz="0" w:space="0" w:color="auto"/>
            <w:bottom w:val="none" w:sz="0" w:space="0" w:color="auto"/>
            <w:right w:val="none" w:sz="0" w:space="0" w:color="auto"/>
          </w:divBdr>
        </w:div>
        <w:div w:id="67240334">
          <w:marLeft w:val="640"/>
          <w:marRight w:val="0"/>
          <w:marTop w:val="0"/>
          <w:marBottom w:val="0"/>
          <w:divBdr>
            <w:top w:val="none" w:sz="0" w:space="0" w:color="auto"/>
            <w:left w:val="none" w:sz="0" w:space="0" w:color="auto"/>
            <w:bottom w:val="none" w:sz="0" w:space="0" w:color="auto"/>
            <w:right w:val="none" w:sz="0" w:space="0" w:color="auto"/>
          </w:divBdr>
        </w:div>
        <w:div w:id="518397540">
          <w:marLeft w:val="640"/>
          <w:marRight w:val="0"/>
          <w:marTop w:val="0"/>
          <w:marBottom w:val="0"/>
          <w:divBdr>
            <w:top w:val="none" w:sz="0" w:space="0" w:color="auto"/>
            <w:left w:val="none" w:sz="0" w:space="0" w:color="auto"/>
            <w:bottom w:val="none" w:sz="0" w:space="0" w:color="auto"/>
            <w:right w:val="none" w:sz="0" w:space="0" w:color="auto"/>
          </w:divBdr>
        </w:div>
        <w:div w:id="23334466">
          <w:marLeft w:val="640"/>
          <w:marRight w:val="0"/>
          <w:marTop w:val="0"/>
          <w:marBottom w:val="0"/>
          <w:divBdr>
            <w:top w:val="none" w:sz="0" w:space="0" w:color="auto"/>
            <w:left w:val="none" w:sz="0" w:space="0" w:color="auto"/>
            <w:bottom w:val="none" w:sz="0" w:space="0" w:color="auto"/>
            <w:right w:val="none" w:sz="0" w:space="0" w:color="auto"/>
          </w:divBdr>
        </w:div>
        <w:div w:id="56051028">
          <w:marLeft w:val="640"/>
          <w:marRight w:val="0"/>
          <w:marTop w:val="0"/>
          <w:marBottom w:val="0"/>
          <w:divBdr>
            <w:top w:val="none" w:sz="0" w:space="0" w:color="auto"/>
            <w:left w:val="none" w:sz="0" w:space="0" w:color="auto"/>
            <w:bottom w:val="none" w:sz="0" w:space="0" w:color="auto"/>
            <w:right w:val="none" w:sz="0" w:space="0" w:color="auto"/>
          </w:divBdr>
        </w:div>
        <w:div w:id="1417246073">
          <w:marLeft w:val="640"/>
          <w:marRight w:val="0"/>
          <w:marTop w:val="0"/>
          <w:marBottom w:val="0"/>
          <w:divBdr>
            <w:top w:val="none" w:sz="0" w:space="0" w:color="auto"/>
            <w:left w:val="none" w:sz="0" w:space="0" w:color="auto"/>
            <w:bottom w:val="none" w:sz="0" w:space="0" w:color="auto"/>
            <w:right w:val="none" w:sz="0" w:space="0" w:color="auto"/>
          </w:divBdr>
        </w:div>
        <w:div w:id="1387752675">
          <w:marLeft w:val="640"/>
          <w:marRight w:val="0"/>
          <w:marTop w:val="0"/>
          <w:marBottom w:val="0"/>
          <w:divBdr>
            <w:top w:val="none" w:sz="0" w:space="0" w:color="auto"/>
            <w:left w:val="none" w:sz="0" w:space="0" w:color="auto"/>
            <w:bottom w:val="none" w:sz="0" w:space="0" w:color="auto"/>
            <w:right w:val="none" w:sz="0" w:space="0" w:color="auto"/>
          </w:divBdr>
        </w:div>
        <w:div w:id="1458912522">
          <w:marLeft w:val="640"/>
          <w:marRight w:val="0"/>
          <w:marTop w:val="0"/>
          <w:marBottom w:val="0"/>
          <w:divBdr>
            <w:top w:val="none" w:sz="0" w:space="0" w:color="auto"/>
            <w:left w:val="none" w:sz="0" w:space="0" w:color="auto"/>
            <w:bottom w:val="none" w:sz="0" w:space="0" w:color="auto"/>
            <w:right w:val="none" w:sz="0" w:space="0" w:color="auto"/>
          </w:divBdr>
        </w:div>
        <w:div w:id="1104036463">
          <w:marLeft w:val="640"/>
          <w:marRight w:val="0"/>
          <w:marTop w:val="0"/>
          <w:marBottom w:val="0"/>
          <w:divBdr>
            <w:top w:val="none" w:sz="0" w:space="0" w:color="auto"/>
            <w:left w:val="none" w:sz="0" w:space="0" w:color="auto"/>
            <w:bottom w:val="none" w:sz="0" w:space="0" w:color="auto"/>
            <w:right w:val="none" w:sz="0" w:space="0" w:color="auto"/>
          </w:divBdr>
        </w:div>
        <w:div w:id="1239440627">
          <w:marLeft w:val="640"/>
          <w:marRight w:val="0"/>
          <w:marTop w:val="0"/>
          <w:marBottom w:val="0"/>
          <w:divBdr>
            <w:top w:val="none" w:sz="0" w:space="0" w:color="auto"/>
            <w:left w:val="none" w:sz="0" w:space="0" w:color="auto"/>
            <w:bottom w:val="none" w:sz="0" w:space="0" w:color="auto"/>
            <w:right w:val="none" w:sz="0" w:space="0" w:color="auto"/>
          </w:divBdr>
        </w:div>
        <w:div w:id="214513204">
          <w:marLeft w:val="640"/>
          <w:marRight w:val="0"/>
          <w:marTop w:val="0"/>
          <w:marBottom w:val="0"/>
          <w:divBdr>
            <w:top w:val="none" w:sz="0" w:space="0" w:color="auto"/>
            <w:left w:val="none" w:sz="0" w:space="0" w:color="auto"/>
            <w:bottom w:val="none" w:sz="0" w:space="0" w:color="auto"/>
            <w:right w:val="none" w:sz="0" w:space="0" w:color="auto"/>
          </w:divBdr>
        </w:div>
        <w:div w:id="240601183">
          <w:marLeft w:val="640"/>
          <w:marRight w:val="0"/>
          <w:marTop w:val="0"/>
          <w:marBottom w:val="0"/>
          <w:divBdr>
            <w:top w:val="none" w:sz="0" w:space="0" w:color="auto"/>
            <w:left w:val="none" w:sz="0" w:space="0" w:color="auto"/>
            <w:bottom w:val="none" w:sz="0" w:space="0" w:color="auto"/>
            <w:right w:val="none" w:sz="0" w:space="0" w:color="auto"/>
          </w:divBdr>
        </w:div>
        <w:div w:id="167252189">
          <w:marLeft w:val="640"/>
          <w:marRight w:val="0"/>
          <w:marTop w:val="0"/>
          <w:marBottom w:val="0"/>
          <w:divBdr>
            <w:top w:val="none" w:sz="0" w:space="0" w:color="auto"/>
            <w:left w:val="none" w:sz="0" w:space="0" w:color="auto"/>
            <w:bottom w:val="none" w:sz="0" w:space="0" w:color="auto"/>
            <w:right w:val="none" w:sz="0" w:space="0" w:color="auto"/>
          </w:divBdr>
        </w:div>
        <w:div w:id="81998890">
          <w:marLeft w:val="640"/>
          <w:marRight w:val="0"/>
          <w:marTop w:val="0"/>
          <w:marBottom w:val="0"/>
          <w:divBdr>
            <w:top w:val="none" w:sz="0" w:space="0" w:color="auto"/>
            <w:left w:val="none" w:sz="0" w:space="0" w:color="auto"/>
            <w:bottom w:val="none" w:sz="0" w:space="0" w:color="auto"/>
            <w:right w:val="none" w:sz="0" w:space="0" w:color="auto"/>
          </w:divBdr>
        </w:div>
        <w:div w:id="878324480">
          <w:marLeft w:val="640"/>
          <w:marRight w:val="0"/>
          <w:marTop w:val="0"/>
          <w:marBottom w:val="0"/>
          <w:divBdr>
            <w:top w:val="none" w:sz="0" w:space="0" w:color="auto"/>
            <w:left w:val="none" w:sz="0" w:space="0" w:color="auto"/>
            <w:bottom w:val="none" w:sz="0" w:space="0" w:color="auto"/>
            <w:right w:val="none" w:sz="0" w:space="0" w:color="auto"/>
          </w:divBdr>
        </w:div>
        <w:div w:id="608121419">
          <w:marLeft w:val="640"/>
          <w:marRight w:val="0"/>
          <w:marTop w:val="0"/>
          <w:marBottom w:val="0"/>
          <w:divBdr>
            <w:top w:val="none" w:sz="0" w:space="0" w:color="auto"/>
            <w:left w:val="none" w:sz="0" w:space="0" w:color="auto"/>
            <w:bottom w:val="none" w:sz="0" w:space="0" w:color="auto"/>
            <w:right w:val="none" w:sz="0" w:space="0" w:color="auto"/>
          </w:divBdr>
        </w:div>
        <w:div w:id="146559172">
          <w:marLeft w:val="640"/>
          <w:marRight w:val="0"/>
          <w:marTop w:val="0"/>
          <w:marBottom w:val="0"/>
          <w:divBdr>
            <w:top w:val="none" w:sz="0" w:space="0" w:color="auto"/>
            <w:left w:val="none" w:sz="0" w:space="0" w:color="auto"/>
            <w:bottom w:val="none" w:sz="0" w:space="0" w:color="auto"/>
            <w:right w:val="none" w:sz="0" w:space="0" w:color="auto"/>
          </w:divBdr>
        </w:div>
        <w:div w:id="361251454">
          <w:marLeft w:val="640"/>
          <w:marRight w:val="0"/>
          <w:marTop w:val="0"/>
          <w:marBottom w:val="0"/>
          <w:divBdr>
            <w:top w:val="none" w:sz="0" w:space="0" w:color="auto"/>
            <w:left w:val="none" w:sz="0" w:space="0" w:color="auto"/>
            <w:bottom w:val="none" w:sz="0" w:space="0" w:color="auto"/>
            <w:right w:val="none" w:sz="0" w:space="0" w:color="auto"/>
          </w:divBdr>
        </w:div>
        <w:div w:id="86193806">
          <w:marLeft w:val="640"/>
          <w:marRight w:val="0"/>
          <w:marTop w:val="0"/>
          <w:marBottom w:val="0"/>
          <w:divBdr>
            <w:top w:val="none" w:sz="0" w:space="0" w:color="auto"/>
            <w:left w:val="none" w:sz="0" w:space="0" w:color="auto"/>
            <w:bottom w:val="none" w:sz="0" w:space="0" w:color="auto"/>
            <w:right w:val="none" w:sz="0" w:space="0" w:color="auto"/>
          </w:divBdr>
        </w:div>
        <w:div w:id="114061199">
          <w:marLeft w:val="640"/>
          <w:marRight w:val="0"/>
          <w:marTop w:val="0"/>
          <w:marBottom w:val="0"/>
          <w:divBdr>
            <w:top w:val="none" w:sz="0" w:space="0" w:color="auto"/>
            <w:left w:val="none" w:sz="0" w:space="0" w:color="auto"/>
            <w:bottom w:val="none" w:sz="0" w:space="0" w:color="auto"/>
            <w:right w:val="none" w:sz="0" w:space="0" w:color="auto"/>
          </w:divBdr>
        </w:div>
        <w:div w:id="1978143281">
          <w:marLeft w:val="640"/>
          <w:marRight w:val="0"/>
          <w:marTop w:val="0"/>
          <w:marBottom w:val="0"/>
          <w:divBdr>
            <w:top w:val="none" w:sz="0" w:space="0" w:color="auto"/>
            <w:left w:val="none" w:sz="0" w:space="0" w:color="auto"/>
            <w:bottom w:val="none" w:sz="0" w:space="0" w:color="auto"/>
            <w:right w:val="none" w:sz="0" w:space="0" w:color="auto"/>
          </w:divBdr>
        </w:div>
        <w:div w:id="1576159863">
          <w:marLeft w:val="640"/>
          <w:marRight w:val="0"/>
          <w:marTop w:val="0"/>
          <w:marBottom w:val="0"/>
          <w:divBdr>
            <w:top w:val="none" w:sz="0" w:space="0" w:color="auto"/>
            <w:left w:val="none" w:sz="0" w:space="0" w:color="auto"/>
            <w:bottom w:val="none" w:sz="0" w:space="0" w:color="auto"/>
            <w:right w:val="none" w:sz="0" w:space="0" w:color="auto"/>
          </w:divBdr>
        </w:div>
        <w:div w:id="1467698074">
          <w:marLeft w:val="640"/>
          <w:marRight w:val="0"/>
          <w:marTop w:val="0"/>
          <w:marBottom w:val="0"/>
          <w:divBdr>
            <w:top w:val="none" w:sz="0" w:space="0" w:color="auto"/>
            <w:left w:val="none" w:sz="0" w:space="0" w:color="auto"/>
            <w:bottom w:val="none" w:sz="0" w:space="0" w:color="auto"/>
            <w:right w:val="none" w:sz="0" w:space="0" w:color="auto"/>
          </w:divBdr>
        </w:div>
        <w:div w:id="2047681668">
          <w:marLeft w:val="640"/>
          <w:marRight w:val="0"/>
          <w:marTop w:val="0"/>
          <w:marBottom w:val="0"/>
          <w:divBdr>
            <w:top w:val="none" w:sz="0" w:space="0" w:color="auto"/>
            <w:left w:val="none" w:sz="0" w:space="0" w:color="auto"/>
            <w:bottom w:val="none" w:sz="0" w:space="0" w:color="auto"/>
            <w:right w:val="none" w:sz="0" w:space="0" w:color="auto"/>
          </w:divBdr>
        </w:div>
        <w:div w:id="1738165859">
          <w:marLeft w:val="640"/>
          <w:marRight w:val="0"/>
          <w:marTop w:val="0"/>
          <w:marBottom w:val="0"/>
          <w:divBdr>
            <w:top w:val="none" w:sz="0" w:space="0" w:color="auto"/>
            <w:left w:val="none" w:sz="0" w:space="0" w:color="auto"/>
            <w:bottom w:val="none" w:sz="0" w:space="0" w:color="auto"/>
            <w:right w:val="none" w:sz="0" w:space="0" w:color="auto"/>
          </w:divBdr>
        </w:div>
        <w:div w:id="1098259994">
          <w:marLeft w:val="640"/>
          <w:marRight w:val="0"/>
          <w:marTop w:val="0"/>
          <w:marBottom w:val="0"/>
          <w:divBdr>
            <w:top w:val="none" w:sz="0" w:space="0" w:color="auto"/>
            <w:left w:val="none" w:sz="0" w:space="0" w:color="auto"/>
            <w:bottom w:val="none" w:sz="0" w:space="0" w:color="auto"/>
            <w:right w:val="none" w:sz="0" w:space="0" w:color="auto"/>
          </w:divBdr>
        </w:div>
        <w:div w:id="1234005388">
          <w:marLeft w:val="640"/>
          <w:marRight w:val="0"/>
          <w:marTop w:val="0"/>
          <w:marBottom w:val="0"/>
          <w:divBdr>
            <w:top w:val="none" w:sz="0" w:space="0" w:color="auto"/>
            <w:left w:val="none" w:sz="0" w:space="0" w:color="auto"/>
            <w:bottom w:val="none" w:sz="0" w:space="0" w:color="auto"/>
            <w:right w:val="none" w:sz="0" w:space="0" w:color="auto"/>
          </w:divBdr>
        </w:div>
        <w:div w:id="1267229325">
          <w:marLeft w:val="640"/>
          <w:marRight w:val="0"/>
          <w:marTop w:val="0"/>
          <w:marBottom w:val="0"/>
          <w:divBdr>
            <w:top w:val="none" w:sz="0" w:space="0" w:color="auto"/>
            <w:left w:val="none" w:sz="0" w:space="0" w:color="auto"/>
            <w:bottom w:val="none" w:sz="0" w:space="0" w:color="auto"/>
            <w:right w:val="none" w:sz="0" w:space="0" w:color="auto"/>
          </w:divBdr>
        </w:div>
        <w:div w:id="1921404102">
          <w:marLeft w:val="640"/>
          <w:marRight w:val="0"/>
          <w:marTop w:val="0"/>
          <w:marBottom w:val="0"/>
          <w:divBdr>
            <w:top w:val="none" w:sz="0" w:space="0" w:color="auto"/>
            <w:left w:val="none" w:sz="0" w:space="0" w:color="auto"/>
            <w:bottom w:val="none" w:sz="0" w:space="0" w:color="auto"/>
            <w:right w:val="none" w:sz="0" w:space="0" w:color="auto"/>
          </w:divBdr>
        </w:div>
        <w:div w:id="1849321853">
          <w:marLeft w:val="640"/>
          <w:marRight w:val="0"/>
          <w:marTop w:val="0"/>
          <w:marBottom w:val="0"/>
          <w:divBdr>
            <w:top w:val="none" w:sz="0" w:space="0" w:color="auto"/>
            <w:left w:val="none" w:sz="0" w:space="0" w:color="auto"/>
            <w:bottom w:val="none" w:sz="0" w:space="0" w:color="auto"/>
            <w:right w:val="none" w:sz="0" w:space="0" w:color="auto"/>
          </w:divBdr>
        </w:div>
        <w:div w:id="375082312">
          <w:marLeft w:val="640"/>
          <w:marRight w:val="0"/>
          <w:marTop w:val="0"/>
          <w:marBottom w:val="0"/>
          <w:divBdr>
            <w:top w:val="none" w:sz="0" w:space="0" w:color="auto"/>
            <w:left w:val="none" w:sz="0" w:space="0" w:color="auto"/>
            <w:bottom w:val="none" w:sz="0" w:space="0" w:color="auto"/>
            <w:right w:val="none" w:sz="0" w:space="0" w:color="auto"/>
          </w:divBdr>
        </w:div>
        <w:div w:id="1492023051">
          <w:marLeft w:val="640"/>
          <w:marRight w:val="0"/>
          <w:marTop w:val="0"/>
          <w:marBottom w:val="0"/>
          <w:divBdr>
            <w:top w:val="none" w:sz="0" w:space="0" w:color="auto"/>
            <w:left w:val="none" w:sz="0" w:space="0" w:color="auto"/>
            <w:bottom w:val="none" w:sz="0" w:space="0" w:color="auto"/>
            <w:right w:val="none" w:sz="0" w:space="0" w:color="auto"/>
          </w:divBdr>
        </w:div>
        <w:div w:id="2141654098">
          <w:marLeft w:val="640"/>
          <w:marRight w:val="0"/>
          <w:marTop w:val="0"/>
          <w:marBottom w:val="0"/>
          <w:divBdr>
            <w:top w:val="none" w:sz="0" w:space="0" w:color="auto"/>
            <w:left w:val="none" w:sz="0" w:space="0" w:color="auto"/>
            <w:bottom w:val="none" w:sz="0" w:space="0" w:color="auto"/>
            <w:right w:val="none" w:sz="0" w:space="0" w:color="auto"/>
          </w:divBdr>
        </w:div>
        <w:div w:id="636108009">
          <w:marLeft w:val="640"/>
          <w:marRight w:val="0"/>
          <w:marTop w:val="0"/>
          <w:marBottom w:val="0"/>
          <w:divBdr>
            <w:top w:val="none" w:sz="0" w:space="0" w:color="auto"/>
            <w:left w:val="none" w:sz="0" w:space="0" w:color="auto"/>
            <w:bottom w:val="none" w:sz="0" w:space="0" w:color="auto"/>
            <w:right w:val="none" w:sz="0" w:space="0" w:color="auto"/>
          </w:divBdr>
        </w:div>
        <w:div w:id="1670139117">
          <w:marLeft w:val="640"/>
          <w:marRight w:val="0"/>
          <w:marTop w:val="0"/>
          <w:marBottom w:val="0"/>
          <w:divBdr>
            <w:top w:val="none" w:sz="0" w:space="0" w:color="auto"/>
            <w:left w:val="none" w:sz="0" w:space="0" w:color="auto"/>
            <w:bottom w:val="none" w:sz="0" w:space="0" w:color="auto"/>
            <w:right w:val="none" w:sz="0" w:space="0" w:color="auto"/>
          </w:divBdr>
        </w:div>
        <w:div w:id="789054545">
          <w:marLeft w:val="640"/>
          <w:marRight w:val="0"/>
          <w:marTop w:val="0"/>
          <w:marBottom w:val="0"/>
          <w:divBdr>
            <w:top w:val="none" w:sz="0" w:space="0" w:color="auto"/>
            <w:left w:val="none" w:sz="0" w:space="0" w:color="auto"/>
            <w:bottom w:val="none" w:sz="0" w:space="0" w:color="auto"/>
            <w:right w:val="none" w:sz="0" w:space="0" w:color="auto"/>
          </w:divBdr>
        </w:div>
        <w:div w:id="563373072">
          <w:marLeft w:val="640"/>
          <w:marRight w:val="0"/>
          <w:marTop w:val="0"/>
          <w:marBottom w:val="0"/>
          <w:divBdr>
            <w:top w:val="none" w:sz="0" w:space="0" w:color="auto"/>
            <w:left w:val="none" w:sz="0" w:space="0" w:color="auto"/>
            <w:bottom w:val="none" w:sz="0" w:space="0" w:color="auto"/>
            <w:right w:val="none" w:sz="0" w:space="0" w:color="auto"/>
          </w:divBdr>
        </w:div>
        <w:div w:id="1525317131">
          <w:marLeft w:val="640"/>
          <w:marRight w:val="0"/>
          <w:marTop w:val="0"/>
          <w:marBottom w:val="0"/>
          <w:divBdr>
            <w:top w:val="none" w:sz="0" w:space="0" w:color="auto"/>
            <w:left w:val="none" w:sz="0" w:space="0" w:color="auto"/>
            <w:bottom w:val="none" w:sz="0" w:space="0" w:color="auto"/>
            <w:right w:val="none" w:sz="0" w:space="0" w:color="auto"/>
          </w:divBdr>
        </w:div>
        <w:div w:id="508910166">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29854761">
      <w:bodyDiv w:val="1"/>
      <w:marLeft w:val="0"/>
      <w:marRight w:val="0"/>
      <w:marTop w:val="0"/>
      <w:marBottom w:val="0"/>
      <w:divBdr>
        <w:top w:val="none" w:sz="0" w:space="0" w:color="auto"/>
        <w:left w:val="none" w:sz="0" w:space="0" w:color="auto"/>
        <w:bottom w:val="none" w:sz="0" w:space="0" w:color="auto"/>
        <w:right w:val="none" w:sz="0" w:space="0" w:color="auto"/>
      </w:divBdr>
      <w:divsChild>
        <w:div w:id="252519506">
          <w:marLeft w:val="640"/>
          <w:marRight w:val="0"/>
          <w:marTop w:val="0"/>
          <w:marBottom w:val="0"/>
          <w:divBdr>
            <w:top w:val="none" w:sz="0" w:space="0" w:color="auto"/>
            <w:left w:val="none" w:sz="0" w:space="0" w:color="auto"/>
            <w:bottom w:val="none" w:sz="0" w:space="0" w:color="auto"/>
            <w:right w:val="none" w:sz="0" w:space="0" w:color="auto"/>
          </w:divBdr>
        </w:div>
        <w:div w:id="1807159933">
          <w:marLeft w:val="640"/>
          <w:marRight w:val="0"/>
          <w:marTop w:val="0"/>
          <w:marBottom w:val="0"/>
          <w:divBdr>
            <w:top w:val="none" w:sz="0" w:space="0" w:color="auto"/>
            <w:left w:val="none" w:sz="0" w:space="0" w:color="auto"/>
            <w:bottom w:val="none" w:sz="0" w:space="0" w:color="auto"/>
            <w:right w:val="none" w:sz="0" w:space="0" w:color="auto"/>
          </w:divBdr>
        </w:div>
        <w:div w:id="1685548250">
          <w:marLeft w:val="640"/>
          <w:marRight w:val="0"/>
          <w:marTop w:val="0"/>
          <w:marBottom w:val="0"/>
          <w:divBdr>
            <w:top w:val="none" w:sz="0" w:space="0" w:color="auto"/>
            <w:left w:val="none" w:sz="0" w:space="0" w:color="auto"/>
            <w:bottom w:val="none" w:sz="0" w:space="0" w:color="auto"/>
            <w:right w:val="none" w:sz="0" w:space="0" w:color="auto"/>
          </w:divBdr>
        </w:div>
        <w:div w:id="290140261">
          <w:marLeft w:val="640"/>
          <w:marRight w:val="0"/>
          <w:marTop w:val="0"/>
          <w:marBottom w:val="0"/>
          <w:divBdr>
            <w:top w:val="none" w:sz="0" w:space="0" w:color="auto"/>
            <w:left w:val="none" w:sz="0" w:space="0" w:color="auto"/>
            <w:bottom w:val="none" w:sz="0" w:space="0" w:color="auto"/>
            <w:right w:val="none" w:sz="0" w:space="0" w:color="auto"/>
          </w:divBdr>
        </w:div>
        <w:div w:id="535889962">
          <w:marLeft w:val="640"/>
          <w:marRight w:val="0"/>
          <w:marTop w:val="0"/>
          <w:marBottom w:val="0"/>
          <w:divBdr>
            <w:top w:val="none" w:sz="0" w:space="0" w:color="auto"/>
            <w:left w:val="none" w:sz="0" w:space="0" w:color="auto"/>
            <w:bottom w:val="none" w:sz="0" w:space="0" w:color="auto"/>
            <w:right w:val="none" w:sz="0" w:space="0" w:color="auto"/>
          </w:divBdr>
        </w:div>
        <w:div w:id="1065419269">
          <w:marLeft w:val="640"/>
          <w:marRight w:val="0"/>
          <w:marTop w:val="0"/>
          <w:marBottom w:val="0"/>
          <w:divBdr>
            <w:top w:val="none" w:sz="0" w:space="0" w:color="auto"/>
            <w:left w:val="none" w:sz="0" w:space="0" w:color="auto"/>
            <w:bottom w:val="none" w:sz="0" w:space="0" w:color="auto"/>
            <w:right w:val="none" w:sz="0" w:space="0" w:color="auto"/>
          </w:divBdr>
        </w:div>
        <w:div w:id="2105491810">
          <w:marLeft w:val="640"/>
          <w:marRight w:val="0"/>
          <w:marTop w:val="0"/>
          <w:marBottom w:val="0"/>
          <w:divBdr>
            <w:top w:val="none" w:sz="0" w:space="0" w:color="auto"/>
            <w:left w:val="none" w:sz="0" w:space="0" w:color="auto"/>
            <w:bottom w:val="none" w:sz="0" w:space="0" w:color="auto"/>
            <w:right w:val="none" w:sz="0" w:space="0" w:color="auto"/>
          </w:divBdr>
        </w:div>
        <w:div w:id="1722557684">
          <w:marLeft w:val="640"/>
          <w:marRight w:val="0"/>
          <w:marTop w:val="0"/>
          <w:marBottom w:val="0"/>
          <w:divBdr>
            <w:top w:val="none" w:sz="0" w:space="0" w:color="auto"/>
            <w:left w:val="none" w:sz="0" w:space="0" w:color="auto"/>
            <w:bottom w:val="none" w:sz="0" w:space="0" w:color="auto"/>
            <w:right w:val="none" w:sz="0" w:space="0" w:color="auto"/>
          </w:divBdr>
        </w:div>
        <w:div w:id="1026325817">
          <w:marLeft w:val="640"/>
          <w:marRight w:val="0"/>
          <w:marTop w:val="0"/>
          <w:marBottom w:val="0"/>
          <w:divBdr>
            <w:top w:val="none" w:sz="0" w:space="0" w:color="auto"/>
            <w:left w:val="none" w:sz="0" w:space="0" w:color="auto"/>
            <w:bottom w:val="none" w:sz="0" w:space="0" w:color="auto"/>
            <w:right w:val="none" w:sz="0" w:space="0" w:color="auto"/>
          </w:divBdr>
        </w:div>
        <w:div w:id="657340296">
          <w:marLeft w:val="640"/>
          <w:marRight w:val="0"/>
          <w:marTop w:val="0"/>
          <w:marBottom w:val="0"/>
          <w:divBdr>
            <w:top w:val="none" w:sz="0" w:space="0" w:color="auto"/>
            <w:left w:val="none" w:sz="0" w:space="0" w:color="auto"/>
            <w:bottom w:val="none" w:sz="0" w:space="0" w:color="auto"/>
            <w:right w:val="none" w:sz="0" w:space="0" w:color="auto"/>
          </w:divBdr>
        </w:div>
        <w:div w:id="2078670924">
          <w:marLeft w:val="640"/>
          <w:marRight w:val="0"/>
          <w:marTop w:val="0"/>
          <w:marBottom w:val="0"/>
          <w:divBdr>
            <w:top w:val="none" w:sz="0" w:space="0" w:color="auto"/>
            <w:left w:val="none" w:sz="0" w:space="0" w:color="auto"/>
            <w:bottom w:val="none" w:sz="0" w:space="0" w:color="auto"/>
            <w:right w:val="none" w:sz="0" w:space="0" w:color="auto"/>
          </w:divBdr>
        </w:div>
        <w:div w:id="1777867732">
          <w:marLeft w:val="640"/>
          <w:marRight w:val="0"/>
          <w:marTop w:val="0"/>
          <w:marBottom w:val="0"/>
          <w:divBdr>
            <w:top w:val="none" w:sz="0" w:space="0" w:color="auto"/>
            <w:left w:val="none" w:sz="0" w:space="0" w:color="auto"/>
            <w:bottom w:val="none" w:sz="0" w:space="0" w:color="auto"/>
            <w:right w:val="none" w:sz="0" w:space="0" w:color="auto"/>
          </w:divBdr>
        </w:div>
        <w:div w:id="612516020">
          <w:marLeft w:val="640"/>
          <w:marRight w:val="0"/>
          <w:marTop w:val="0"/>
          <w:marBottom w:val="0"/>
          <w:divBdr>
            <w:top w:val="none" w:sz="0" w:space="0" w:color="auto"/>
            <w:left w:val="none" w:sz="0" w:space="0" w:color="auto"/>
            <w:bottom w:val="none" w:sz="0" w:space="0" w:color="auto"/>
            <w:right w:val="none" w:sz="0" w:space="0" w:color="auto"/>
          </w:divBdr>
        </w:div>
        <w:div w:id="1718622126">
          <w:marLeft w:val="640"/>
          <w:marRight w:val="0"/>
          <w:marTop w:val="0"/>
          <w:marBottom w:val="0"/>
          <w:divBdr>
            <w:top w:val="none" w:sz="0" w:space="0" w:color="auto"/>
            <w:left w:val="none" w:sz="0" w:space="0" w:color="auto"/>
            <w:bottom w:val="none" w:sz="0" w:space="0" w:color="auto"/>
            <w:right w:val="none" w:sz="0" w:space="0" w:color="auto"/>
          </w:divBdr>
        </w:div>
        <w:div w:id="1978105272">
          <w:marLeft w:val="640"/>
          <w:marRight w:val="0"/>
          <w:marTop w:val="0"/>
          <w:marBottom w:val="0"/>
          <w:divBdr>
            <w:top w:val="none" w:sz="0" w:space="0" w:color="auto"/>
            <w:left w:val="none" w:sz="0" w:space="0" w:color="auto"/>
            <w:bottom w:val="none" w:sz="0" w:space="0" w:color="auto"/>
            <w:right w:val="none" w:sz="0" w:space="0" w:color="auto"/>
          </w:divBdr>
        </w:div>
        <w:div w:id="768619649">
          <w:marLeft w:val="640"/>
          <w:marRight w:val="0"/>
          <w:marTop w:val="0"/>
          <w:marBottom w:val="0"/>
          <w:divBdr>
            <w:top w:val="none" w:sz="0" w:space="0" w:color="auto"/>
            <w:left w:val="none" w:sz="0" w:space="0" w:color="auto"/>
            <w:bottom w:val="none" w:sz="0" w:space="0" w:color="auto"/>
            <w:right w:val="none" w:sz="0" w:space="0" w:color="auto"/>
          </w:divBdr>
        </w:div>
        <w:div w:id="1252548615">
          <w:marLeft w:val="640"/>
          <w:marRight w:val="0"/>
          <w:marTop w:val="0"/>
          <w:marBottom w:val="0"/>
          <w:divBdr>
            <w:top w:val="none" w:sz="0" w:space="0" w:color="auto"/>
            <w:left w:val="none" w:sz="0" w:space="0" w:color="auto"/>
            <w:bottom w:val="none" w:sz="0" w:space="0" w:color="auto"/>
            <w:right w:val="none" w:sz="0" w:space="0" w:color="auto"/>
          </w:divBdr>
        </w:div>
        <w:div w:id="397481223">
          <w:marLeft w:val="640"/>
          <w:marRight w:val="0"/>
          <w:marTop w:val="0"/>
          <w:marBottom w:val="0"/>
          <w:divBdr>
            <w:top w:val="none" w:sz="0" w:space="0" w:color="auto"/>
            <w:left w:val="none" w:sz="0" w:space="0" w:color="auto"/>
            <w:bottom w:val="none" w:sz="0" w:space="0" w:color="auto"/>
            <w:right w:val="none" w:sz="0" w:space="0" w:color="auto"/>
          </w:divBdr>
        </w:div>
        <w:div w:id="1250695914">
          <w:marLeft w:val="640"/>
          <w:marRight w:val="0"/>
          <w:marTop w:val="0"/>
          <w:marBottom w:val="0"/>
          <w:divBdr>
            <w:top w:val="none" w:sz="0" w:space="0" w:color="auto"/>
            <w:left w:val="none" w:sz="0" w:space="0" w:color="auto"/>
            <w:bottom w:val="none" w:sz="0" w:space="0" w:color="auto"/>
            <w:right w:val="none" w:sz="0" w:space="0" w:color="auto"/>
          </w:divBdr>
        </w:div>
        <w:div w:id="610671595">
          <w:marLeft w:val="640"/>
          <w:marRight w:val="0"/>
          <w:marTop w:val="0"/>
          <w:marBottom w:val="0"/>
          <w:divBdr>
            <w:top w:val="none" w:sz="0" w:space="0" w:color="auto"/>
            <w:left w:val="none" w:sz="0" w:space="0" w:color="auto"/>
            <w:bottom w:val="none" w:sz="0" w:space="0" w:color="auto"/>
            <w:right w:val="none" w:sz="0" w:space="0" w:color="auto"/>
          </w:divBdr>
        </w:div>
        <w:div w:id="294484144">
          <w:marLeft w:val="640"/>
          <w:marRight w:val="0"/>
          <w:marTop w:val="0"/>
          <w:marBottom w:val="0"/>
          <w:divBdr>
            <w:top w:val="none" w:sz="0" w:space="0" w:color="auto"/>
            <w:left w:val="none" w:sz="0" w:space="0" w:color="auto"/>
            <w:bottom w:val="none" w:sz="0" w:space="0" w:color="auto"/>
            <w:right w:val="none" w:sz="0" w:space="0" w:color="auto"/>
          </w:divBdr>
        </w:div>
        <w:div w:id="487988078">
          <w:marLeft w:val="640"/>
          <w:marRight w:val="0"/>
          <w:marTop w:val="0"/>
          <w:marBottom w:val="0"/>
          <w:divBdr>
            <w:top w:val="none" w:sz="0" w:space="0" w:color="auto"/>
            <w:left w:val="none" w:sz="0" w:space="0" w:color="auto"/>
            <w:bottom w:val="none" w:sz="0" w:space="0" w:color="auto"/>
            <w:right w:val="none" w:sz="0" w:space="0" w:color="auto"/>
          </w:divBdr>
        </w:div>
        <w:div w:id="1285454960">
          <w:marLeft w:val="640"/>
          <w:marRight w:val="0"/>
          <w:marTop w:val="0"/>
          <w:marBottom w:val="0"/>
          <w:divBdr>
            <w:top w:val="none" w:sz="0" w:space="0" w:color="auto"/>
            <w:left w:val="none" w:sz="0" w:space="0" w:color="auto"/>
            <w:bottom w:val="none" w:sz="0" w:space="0" w:color="auto"/>
            <w:right w:val="none" w:sz="0" w:space="0" w:color="auto"/>
          </w:divBdr>
        </w:div>
        <w:div w:id="2102489323">
          <w:marLeft w:val="640"/>
          <w:marRight w:val="0"/>
          <w:marTop w:val="0"/>
          <w:marBottom w:val="0"/>
          <w:divBdr>
            <w:top w:val="none" w:sz="0" w:space="0" w:color="auto"/>
            <w:left w:val="none" w:sz="0" w:space="0" w:color="auto"/>
            <w:bottom w:val="none" w:sz="0" w:space="0" w:color="auto"/>
            <w:right w:val="none" w:sz="0" w:space="0" w:color="auto"/>
          </w:divBdr>
        </w:div>
        <w:div w:id="442119139">
          <w:marLeft w:val="640"/>
          <w:marRight w:val="0"/>
          <w:marTop w:val="0"/>
          <w:marBottom w:val="0"/>
          <w:divBdr>
            <w:top w:val="none" w:sz="0" w:space="0" w:color="auto"/>
            <w:left w:val="none" w:sz="0" w:space="0" w:color="auto"/>
            <w:bottom w:val="none" w:sz="0" w:space="0" w:color="auto"/>
            <w:right w:val="none" w:sz="0" w:space="0" w:color="auto"/>
          </w:divBdr>
        </w:div>
        <w:div w:id="498084171">
          <w:marLeft w:val="640"/>
          <w:marRight w:val="0"/>
          <w:marTop w:val="0"/>
          <w:marBottom w:val="0"/>
          <w:divBdr>
            <w:top w:val="none" w:sz="0" w:space="0" w:color="auto"/>
            <w:left w:val="none" w:sz="0" w:space="0" w:color="auto"/>
            <w:bottom w:val="none" w:sz="0" w:space="0" w:color="auto"/>
            <w:right w:val="none" w:sz="0" w:space="0" w:color="auto"/>
          </w:divBdr>
        </w:div>
        <w:div w:id="1227178376">
          <w:marLeft w:val="640"/>
          <w:marRight w:val="0"/>
          <w:marTop w:val="0"/>
          <w:marBottom w:val="0"/>
          <w:divBdr>
            <w:top w:val="none" w:sz="0" w:space="0" w:color="auto"/>
            <w:left w:val="none" w:sz="0" w:space="0" w:color="auto"/>
            <w:bottom w:val="none" w:sz="0" w:space="0" w:color="auto"/>
            <w:right w:val="none" w:sz="0" w:space="0" w:color="auto"/>
          </w:divBdr>
        </w:div>
        <w:div w:id="460851801">
          <w:marLeft w:val="640"/>
          <w:marRight w:val="0"/>
          <w:marTop w:val="0"/>
          <w:marBottom w:val="0"/>
          <w:divBdr>
            <w:top w:val="none" w:sz="0" w:space="0" w:color="auto"/>
            <w:left w:val="none" w:sz="0" w:space="0" w:color="auto"/>
            <w:bottom w:val="none" w:sz="0" w:space="0" w:color="auto"/>
            <w:right w:val="none" w:sz="0" w:space="0" w:color="auto"/>
          </w:divBdr>
        </w:div>
        <w:div w:id="1957104259">
          <w:marLeft w:val="640"/>
          <w:marRight w:val="0"/>
          <w:marTop w:val="0"/>
          <w:marBottom w:val="0"/>
          <w:divBdr>
            <w:top w:val="none" w:sz="0" w:space="0" w:color="auto"/>
            <w:left w:val="none" w:sz="0" w:space="0" w:color="auto"/>
            <w:bottom w:val="none" w:sz="0" w:space="0" w:color="auto"/>
            <w:right w:val="none" w:sz="0" w:space="0" w:color="auto"/>
          </w:divBdr>
        </w:div>
        <w:div w:id="1457722742">
          <w:marLeft w:val="640"/>
          <w:marRight w:val="0"/>
          <w:marTop w:val="0"/>
          <w:marBottom w:val="0"/>
          <w:divBdr>
            <w:top w:val="none" w:sz="0" w:space="0" w:color="auto"/>
            <w:left w:val="none" w:sz="0" w:space="0" w:color="auto"/>
            <w:bottom w:val="none" w:sz="0" w:space="0" w:color="auto"/>
            <w:right w:val="none" w:sz="0" w:space="0" w:color="auto"/>
          </w:divBdr>
        </w:div>
        <w:div w:id="1598445362">
          <w:marLeft w:val="640"/>
          <w:marRight w:val="0"/>
          <w:marTop w:val="0"/>
          <w:marBottom w:val="0"/>
          <w:divBdr>
            <w:top w:val="none" w:sz="0" w:space="0" w:color="auto"/>
            <w:left w:val="none" w:sz="0" w:space="0" w:color="auto"/>
            <w:bottom w:val="none" w:sz="0" w:space="0" w:color="auto"/>
            <w:right w:val="none" w:sz="0" w:space="0" w:color="auto"/>
          </w:divBdr>
        </w:div>
        <w:div w:id="1113011255">
          <w:marLeft w:val="640"/>
          <w:marRight w:val="0"/>
          <w:marTop w:val="0"/>
          <w:marBottom w:val="0"/>
          <w:divBdr>
            <w:top w:val="none" w:sz="0" w:space="0" w:color="auto"/>
            <w:left w:val="none" w:sz="0" w:space="0" w:color="auto"/>
            <w:bottom w:val="none" w:sz="0" w:space="0" w:color="auto"/>
            <w:right w:val="none" w:sz="0" w:space="0" w:color="auto"/>
          </w:divBdr>
        </w:div>
        <w:div w:id="666053005">
          <w:marLeft w:val="640"/>
          <w:marRight w:val="0"/>
          <w:marTop w:val="0"/>
          <w:marBottom w:val="0"/>
          <w:divBdr>
            <w:top w:val="none" w:sz="0" w:space="0" w:color="auto"/>
            <w:left w:val="none" w:sz="0" w:space="0" w:color="auto"/>
            <w:bottom w:val="none" w:sz="0" w:space="0" w:color="auto"/>
            <w:right w:val="none" w:sz="0" w:space="0" w:color="auto"/>
          </w:divBdr>
        </w:div>
        <w:div w:id="739792208">
          <w:marLeft w:val="640"/>
          <w:marRight w:val="0"/>
          <w:marTop w:val="0"/>
          <w:marBottom w:val="0"/>
          <w:divBdr>
            <w:top w:val="none" w:sz="0" w:space="0" w:color="auto"/>
            <w:left w:val="none" w:sz="0" w:space="0" w:color="auto"/>
            <w:bottom w:val="none" w:sz="0" w:space="0" w:color="auto"/>
            <w:right w:val="none" w:sz="0" w:space="0" w:color="auto"/>
          </w:divBdr>
        </w:div>
        <w:div w:id="152646005">
          <w:marLeft w:val="640"/>
          <w:marRight w:val="0"/>
          <w:marTop w:val="0"/>
          <w:marBottom w:val="0"/>
          <w:divBdr>
            <w:top w:val="none" w:sz="0" w:space="0" w:color="auto"/>
            <w:left w:val="none" w:sz="0" w:space="0" w:color="auto"/>
            <w:bottom w:val="none" w:sz="0" w:space="0" w:color="auto"/>
            <w:right w:val="none" w:sz="0" w:space="0" w:color="auto"/>
          </w:divBdr>
        </w:div>
        <w:div w:id="2059236572">
          <w:marLeft w:val="640"/>
          <w:marRight w:val="0"/>
          <w:marTop w:val="0"/>
          <w:marBottom w:val="0"/>
          <w:divBdr>
            <w:top w:val="none" w:sz="0" w:space="0" w:color="auto"/>
            <w:left w:val="none" w:sz="0" w:space="0" w:color="auto"/>
            <w:bottom w:val="none" w:sz="0" w:space="0" w:color="auto"/>
            <w:right w:val="none" w:sz="0" w:space="0" w:color="auto"/>
          </w:divBdr>
        </w:div>
        <w:div w:id="1277373244">
          <w:marLeft w:val="640"/>
          <w:marRight w:val="0"/>
          <w:marTop w:val="0"/>
          <w:marBottom w:val="0"/>
          <w:divBdr>
            <w:top w:val="none" w:sz="0" w:space="0" w:color="auto"/>
            <w:left w:val="none" w:sz="0" w:space="0" w:color="auto"/>
            <w:bottom w:val="none" w:sz="0" w:space="0" w:color="auto"/>
            <w:right w:val="none" w:sz="0" w:space="0" w:color="auto"/>
          </w:divBdr>
        </w:div>
        <w:div w:id="1107459545">
          <w:marLeft w:val="640"/>
          <w:marRight w:val="0"/>
          <w:marTop w:val="0"/>
          <w:marBottom w:val="0"/>
          <w:divBdr>
            <w:top w:val="none" w:sz="0" w:space="0" w:color="auto"/>
            <w:left w:val="none" w:sz="0" w:space="0" w:color="auto"/>
            <w:bottom w:val="none" w:sz="0" w:space="0" w:color="auto"/>
            <w:right w:val="none" w:sz="0" w:space="0" w:color="auto"/>
          </w:divBdr>
        </w:div>
        <w:div w:id="574441471">
          <w:marLeft w:val="640"/>
          <w:marRight w:val="0"/>
          <w:marTop w:val="0"/>
          <w:marBottom w:val="0"/>
          <w:divBdr>
            <w:top w:val="none" w:sz="0" w:space="0" w:color="auto"/>
            <w:left w:val="none" w:sz="0" w:space="0" w:color="auto"/>
            <w:bottom w:val="none" w:sz="0" w:space="0" w:color="auto"/>
            <w:right w:val="none" w:sz="0" w:space="0" w:color="auto"/>
          </w:divBdr>
        </w:div>
        <w:div w:id="769162374">
          <w:marLeft w:val="640"/>
          <w:marRight w:val="0"/>
          <w:marTop w:val="0"/>
          <w:marBottom w:val="0"/>
          <w:divBdr>
            <w:top w:val="none" w:sz="0" w:space="0" w:color="auto"/>
            <w:left w:val="none" w:sz="0" w:space="0" w:color="auto"/>
            <w:bottom w:val="none" w:sz="0" w:space="0" w:color="auto"/>
            <w:right w:val="none" w:sz="0" w:space="0" w:color="auto"/>
          </w:divBdr>
        </w:div>
        <w:div w:id="1180118971">
          <w:marLeft w:val="640"/>
          <w:marRight w:val="0"/>
          <w:marTop w:val="0"/>
          <w:marBottom w:val="0"/>
          <w:divBdr>
            <w:top w:val="none" w:sz="0" w:space="0" w:color="auto"/>
            <w:left w:val="none" w:sz="0" w:space="0" w:color="auto"/>
            <w:bottom w:val="none" w:sz="0" w:space="0" w:color="auto"/>
            <w:right w:val="none" w:sz="0" w:space="0" w:color="auto"/>
          </w:divBdr>
        </w:div>
        <w:div w:id="470908324">
          <w:marLeft w:val="640"/>
          <w:marRight w:val="0"/>
          <w:marTop w:val="0"/>
          <w:marBottom w:val="0"/>
          <w:divBdr>
            <w:top w:val="none" w:sz="0" w:space="0" w:color="auto"/>
            <w:left w:val="none" w:sz="0" w:space="0" w:color="auto"/>
            <w:bottom w:val="none" w:sz="0" w:space="0" w:color="auto"/>
            <w:right w:val="none" w:sz="0" w:space="0" w:color="auto"/>
          </w:divBdr>
        </w:div>
        <w:div w:id="781874971">
          <w:marLeft w:val="640"/>
          <w:marRight w:val="0"/>
          <w:marTop w:val="0"/>
          <w:marBottom w:val="0"/>
          <w:divBdr>
            <w:top w:val="none" w:sz="0" w:space="0" w:color="auto"/>
            <w:left w:val="none" w:sz="0" w:space="0" w:color="auto"/>
            <w:bottom w:val="none" w:sz="0" w:space="0" w:color="auto"/>
            <w:right w:val="none" w:sz="0" w:space="0" w:color="auto"/>
          </w:divBdr>
        </w:div>
        <w:div w:id="2024431989">
          <w:marLeft w:val="640"/>
          <w:marRight w:val="0"/>
          <w:marTop w:val="0"/>
          <w:marBottom w:val="0"/>
          <w:divBdr>
            <w:top w:val="none" w:sz="0" w:space="0" w:color="auto"/>
            <w:left w:val="none" w:sz="0" w:space="0" w:color="auto"/>
            <w:bottom w:val="none" w:sz="0" w:space="0" w:color="auto"/>
            <w:right w:val="none" w:sz="0" w:space="0" w:color="auto"/>
          </w:divBdr>
        </w:div>
        <w:div w:id="1625698621">
          <w:marLeft w:val="640"/>
          <w:marRight w:val="0"/>
          <w:marTop w:val="0"/>
          <w:marBottom w:val="0"/>
          <w:divBdr>
            <w:top w:val="none" w:sz="0" w:space="0" w:color="auto"/>
            <w:left w:val="none" w:sz="0" w:space="0" w:color="auto"/>
            <w:bottom w:val="none" w:sz="0" w:space="0" w:color="auto"/>
            <w:right w:val="none" w:sz="0" w:space="0" w:color="auto"/>
          </w:divBdr>
        </w:div>
        <w:div w:id="1970933902">
          <w:marLeft w:val="640"/>
          <w:marRight w:val="0"/>
          <w:marTop w:val="0"/>
          <w:marBottom w:val="0"/>
          <w:divBdr>
            <w:top w:val="none" w:sz="0" w:space="0" w:color="auto"/>
            <w:left w:val="none" w:sz="0" w:space="0" w:color="auto"/>
            <w:bottom w:val="none" w:sz="0" w:space="0" w:color="auto"/>
            <w:right w:val="none" w:sz="0" w:space="0" w:color="auto"/>
          </w:divBdr>
        </w:div>
        <w:div w:id="313989340">
          <w:marLeft w:val="640"/>
          <w:marRight w:val="0"/>
          <w:marTop w:val="0"/>
          <w:marBottom w:val="0"/>
          <w:divBdr>
            <w:top w:val="none" w:sz="0" w:space="0" w:color="auto"/>
            <w:left w:val="none" w:sz="0" w:space="0" w:color="auto"/>
            <w:bottom w:val="none" w:sz="0" w:space="0" w:color="auto"/>
            <w:right w:val="none" w:sz="0" w:space="0" w:color="auto"/>
          </w:divBdr>
        </w:div>
        <w:div w:id="1333025075">
          <w:marLeft w:val="640"/>
          <w:marRight w:val="0"/>
          <w:marTop w:val="0"/>
          <w:marBottom w:val="0"/>
          <w:divBdr>
            <w:top w:val="none" w:sz="0" w:space="0" w:color="auto"/>
            <w:left w:val="none" w:sz="0" w:space="0" w:color="auto"/>
            <w:bottom w:val="none" w:sz="0" w:space="0" w:color="auto"/>
            <w:right w:val="none" w:sz="0" w:space="0" w:color="auto"/>
          </w:divBdr>
        </w:div>
        <w:div w:id="217327516">
          <w:marLeft w:val="640"/>
          <w:marRight w:val="0"/>
          <w:marTop w:val="0"/>
          <w:marBottom w:val="0"/>
          <w:divBdr>
            <w:top w:val="none" w:sz="0" w:space="0" w:color="auto"/>
            <w:left w:val="none" w:sz="0" w:space="0" w:color="auto"/>
            <w:bottom w:val="none" w:sz="0" w:space="0" w:color="auto"/>
            <w:right w:val="none" w:sz="0" w:space="0" w:color="auto"/>
          </w:divBdr>
        </w:div>
        <w:div w:id="533618943">
          <w:marLeft w:val="640"/>
          <w:marRight w:val="0"/>
          <w:marTop w:val="0"/>
          <w:marBottom w:val="0"/>
          <w:divBdr>
            <w:top w:val="none" w:sz="0" w:space="0" w:color="auto"/>
            <w:left w:val="none" w:sz="0" w:space="0" w:color="auto"/>
            <w:bottom w:val="none" w:sz="0" w:space="0" w:color="auto"/>
            <w:right w:val="none" w:sz="0" w:space="0" w:color="auto"/>
          </w:divBdr>
        </w:div>
        <w:div w:id="818182834">
          <w:marLeft w:val="640"/>
          <w:marRight w:val="0"/>
          <w:marTop w:val="0"/>
          <w:marBottom w:val="0"/>
          <w:divBdr>
            <w:top w:val="none" w:sz="0" w:space="0" w:color="auto"/>
            <w:left w:val="none" w:sz="0" w:space="0" w:color="auto"/>
            <w:bottom w:val="none" w:sz="0" w:space="0" w:color="auto"/>
            <w:right w:val="none" w:sz="0" w:space="0" w:color="auto"/>
          </w:divBdr>
        </w:div>
        <w:div w:id="565267207">
          <w:marLeft w:val="640"/>
          <w:marRight w:val="0"/>
          <w:marTop w:val="0"/>
          <w:marBottom w:val="0"/>
          <w:divBdr>
            <w:top w:val="none" w:sz="0" w:space="0" w:color="auto"/>
            <w:left w:val="none" w:sz="0" w:space="0" w:color="auto"/>
            <w:bottom w:val="none" w:sz="0" w:space="0" w:color="auto"/>
            <w:right w:val="none" w:sz="0" w:space="0" w:color="auto"/>
          </w:divBdr>
        </w:div>
        <w:div w:id="1638023313">
          <w:marLeft w:val="640"/>
          <w:marRight w:val="0"/>
          <w:marTop w:val="0"/>
          <w:marBottom w:val="0"/>
          <w:divBdr>
            <w:top w:val="none" w:sz="0" w:space="0" w:color="auto"/>
            <w:left w:val="none" w:sz="0" w:space="0" w:color="auto"/>
            <w:bottom w:val="none" w:sz="0" w:space="0" w:color="auto"/>
            <w:right w:val="none" w:sz="0" w:space="0" w:color="auto"/>
          </w:divBdr>
        </w:div>
        <w:div w:id="356320985">
          <w:marLeft w:val="640"/>
          <w:marRight w:val="0"/>
          <w:marTop w:val="0"/>
          <w:marBottom w:val="0"/>
          <w:divBdr>
            <w:top w:val="none" w:sz="0" w:space="0" w:color="auto"/>
            <w:left w:val="none" w:sz="0" w:space="0" w:color="auto"/>
            <w:bottom w:val="none" w:sz="0" w:space="0" w:color="auto"/>
            <w:right w:val="none" w:sz="0" w:space="0" w:color="auto"/>
          </w:divBdr>
        </w:div>
        <w:div w:id="823353637">
          <w:marLeft w:val="640"/>
          <w:marRight w:val="0"/>
          <w:marTop w:val="0"/>
          <w:marBottom w:val="0"/>
          <w:divBdr>
            <w:top w:val="none" w:sz="0" w:space="0" w:color="auto"/>
            <w:left w:val="none" w:sz="0" w:space="0" w:color="auto"/>
            <w:bottom w:val="none" w:sz="0" w:space="0" w:color="auto"/>
            <w:right w:val="none" w:sz="0" w:space="0" w:color="auto"/>
          </w:divBdr>
        </w:div>
        <w:div w:id="7567535">
          <w:marLeft w:val="640"/>
          <w:marRight w:val="0"/>
          <w:marTop w:val="0"/>
          <w:marBottom w:val="0"/>
          <w:divBdr>
            <w:top w:val="none" w:sz="0" w:space="0" w:color="auto"/>
            <w:left w:val="none" w:sz="0" w:space="0" w:color="auto"/>
            <w:bottom w:val="none" w:sz="0" w:space="0" w:color="auto"/>
            <w:right w:val="none" w:sz="0" w:space="0" w:color="auto"/>
          </w:divBdr>
        </w:div>
        <w:div w:id="2087074553">
          <w:marLeft w:val="640"/>
          <w:marRight w:val="0"/>
          <w:marTop w:val="0"/>
          <w:marBottom w:val="0"/>
          <w:divBdr>
            <w:top w:val="none" w:sz="0" w:space="0" w:color="auto"/>
            <w:left w:val="none" w:sz="0" w:space="0" w:color="auto"/>
            <w:bottom w:val="none" w:sz="0" w:space="0" w:color="auto"/>
            <w:right w:val="none" w:sz="0" w:space="0" w:color="auto"/>
          </w:divBdr>
        </w:div>
        <w:div w:id="1845320878">
          <w:marLeft w:val="640"/>
          <w:marRight w:val="0"/>
          <w:marTop w:val="0"/>
          <w:marBottom w:val="0"/>
          <w:divBdr>
            <w:top w:val="none" w:sz="0" w:space="0" w:color="auto"/>
            <w:left w:val="none" w:sz="0" w:space="0" w:color="auto"/>
            <w:bottom w:val="none" w:sz="0" w:space="0" w:color="auto"/>
            <w:right w:val="none" w:sz="0" w:space="0" w:color="auto"/>
          </w:divBdr>
        </w:div>
        <w:div w:id="711155798">
          <w:marLeft w:val="640"/>
          <w:marRight w:val="0"/>
          <w:marTop w:val="0"/>
          <w:marBottom w:val="0"/>
          <w:divBdr>
            <w:top w:val="none" w:sz="0" w:space="0" w:color="auto"/>
            <w:left w:val="none" w:sz="0" w:space="0" w:color="auto"/>
            <w:bottom w:val="none" w:sz="0" w:space="0" w:color="auto"/>
            <w:right w:val="none" w:sz="0" w:space="0" w:color="auto"/>
          </w:divBdr>
        </w:div>
        <w:div w:id="2010013386">
          <w:marLeft w:val="640"/>
          <w:marRight w:val="0"/>
          <w:marTop w:val="0"/>
          <w:marBottom w:val="0"/>
          <w:divBdr>
            <w:top w:val="none" w:sz="0" w:space="0" w:color="auto"/>
            <w:left w:val="none" w:sz="0" w:space="0" w:color="auto"/>
            <w:bottom w:val="none" w:sz="0" w:space="0" w:color="auto"/>
            <w:right w:val="none" w:sz="0" w:space="0" w:color="auto"/>
          </w:divBdr>
        </w:div>
        <w:div w:id="109396039">
          <w:marLeft w:val="640"/>
          <w:marRight w:val="0"/>
          <w:marTop w:val="0"/>
          <w:marBottom w:val="0"/>
          <w:divBdr>
            <w:top w:val="none" w:sz="0" w:space="0" w:color="auto"/>
            <w:left w:val="none" w:sz="0" w:space="0" w:color="auto"/>
            <w:bottom w:val="none" w:sz="0" w:space="0" w:color="auto"/>
            <w:right w:val="none" w:sz="0" w:space="0" w:color="auto"/>
          </w:divBdr>
        </w:div>
        <w:div w:id="1960794049">
          <w:marLeft w:val="640"/>
          <w:marRight w:val="0"/>
          <w:marTop w:val="0"/>
          <w:marBottom w:val="0"/>
          <w:divBdr>
            <w:top w:val="none" w:sz="0" w:space="0" w:color="auto"/>
            <w:left w:val="none" w:sz="0" w:space="0" w:color="auto"/>
            <w:bottom w:val="none" w:sz="0" w:space="0" w:color="auto"/>
            <w:right w:val="none" w:sz="0" w:space="0" w:color="auto"/>
          </w:divBdr>
        </w:div>
        <w:div w:id="748966625">
          <w:marLeft w:val="640"/>
          <w:marRight w:val="0"/>
          <w:marTop w:val="0"/>
          <w:marBottom w:val="0"/>
          <w:divBdr>
            <w:top w:val="none" w:sz="0" w:space="0" w:color="auto"/>
            <w:left w:val="none" w:sz="0" w:space="0" w:color="auto"/>
            <w:bottom w:val="none" w:sz="0" w:space="0" w:color="auto"/>
            <w:right w:val="none" w:sz="0" w:space="0" w:color="auto"/>
          </w:divBdr>
        </w:div>
        <w:div w:id="278755090">
          <w:marLeft w:val="640"/>
          <w:marRight w:val="0"/>
          <w:marTop w:val="0"/>
          <w:marBottom w:val="0"/>
          <w:divBdr>
            <w:top w:val="none" w:sz="0" w:space="0" w:color="auto"/>
            <w:left w:val="none" w:sz="0" w:space="0" w:color="auto"/>
            <w:bottom w:val="none" w:sz="0" w:space="0" w:color="auto"/>
            <w:right w:val="none" w:sz="0" w:space="0" w:color="auto"/>
          </w:divBdr>
        </w:div>
        <w:div w:id="186602149">
          <w:marLeft w:val="640"/>
          <w:marRight w:val="0"/>
          <w:marTop w:val="0"/>
          <w:marBottom w:val="0"/>
          <w:divBdr>
            <w:top w:val="none" w:sz="0" w:space="0" w:color="auto"/>
            <w:left w:val="none" w:sz="0" w:space="0" w:color="auto"/>
            <w:bottom w:val="none" w:sz="0" w:space="0" w:color="auto"/>
            <w:right w:val="none" w:sz="0" w:space="0" w:color="auto"/>
          </w:divBdr>
        </w:div>
        <w:div w:id="390201541">
          <w:marLeft w:val="640"/>
          <w:marRight w:val="0"/>
          <w:marTop w:val="0"/>
          <w:marBottom w:val="0"/>
          <w:divBdr>
            <w:top w:val="none" w:sz="0" w:space="0" w:color="auto"/>
            <w:left w:val="none" w:sz="0" w:space="0" w:color="auto"/>
            <w:bottom w:val="none" w:sz="0" w:space="0" w:color="auto"/>
            <w:right w:val="none" w:sz="0" w:space="0" w:color="auto"/>
          </w:divBdr>
        </w:div>
        <w:div w:id="525025712">
          <w:marLeft w:val="640"/>
          <w:marRight w:val="0"/>
          <w:marTop w:val="0"/>
          <w:marBottom w:val="0"/>
          <w:divBdr>
            <w:top w:val="none" w:sz="0" w:space="0" w:color="auto"/>
            <w:left w:val="none" w:sz="0" w:space="0" w:color="auto"/>
            <w:bottom w:val="none" w:sz="0" w:space="0" w:color="auto"/>
            <w:right w:val="none" w:sz="0" w:space="0" w:color="auto"/>
          </w:divBdr>
        </w:div>
        <w:div w:id="642538812">
          <w:marLeft w:val="640"/>
          <w:marRight w:val="0"/>
          <w:marTop w:val="0"/>
          <w:marBottom w:val="0"/>
          <w:divBdr>
            <w:top w:val="none" w:sz="0" w:space="0" w:color="auto"/>
            <w:left w:val="none" w:sz="0" w:space="0" w:color="auto"/>
            <w:bottom w:val="none" w:sz="0" w:space="0" w:color="auto"/>
            <w:right w:val="none" w:sz="0" w:space="0" w:color="auto"/>
          </w:divBdr>
        </w:div>
        <w:div w:id="1631086407">
          <w:marLeft w:val="640"/>
          <w:marRight w:val="0"/>
          <w:marTop w:val="0"/>
          <w:marBottom w:val="0"/>
          <w:divBdr>
            <w:top w:val="none" w:sz="0" w:space="0" w:color="auto"/>
            <w:left w:val="none" w:sz="0" w:space="0" w:color="auto"/>
            <w:bottom w:val="none" w:sz="0" w:space="0" w:color="auto"/>
            <w:right w:val="none" w:sz="0" w:space="0" w:color="auto"/>
          </w:divBdr>
        </w:div>
        <w:div w:id="1067998253">
          <w:marLeft w:val="640"/>
          <w:marRight w:val="0"/>
          <w:marTop w:val="0"/>
          <w:marBottom w:val="0"/>
          <w:divBdr>
            <w:top w:val="none" w:sz="0" w:space="0" w:color="auto"/>
            <w:left w:val="none" w:sz="0" w:space="0" w:color="auto"/>
            <w:bottom w:val="none" w:sz="0" w:space="0" w:color="auto"/>
            <w:right w:val="none" w:sz="0" w:space="0" w:color="auto"/>
          </w:divBdr>
        </w:div>
        <w:div w:id="1290553393">
          <w:marLeft w:val="640"/>
          <w:marRight w:val="0"/>
          <w:marTop w:val="0"/>
          <w:marBottom w:val="0"/>
          <w:divBdr>
            <w:top w:val="none" w:sz="0" w:space="0" w:color="auto"/>
            <w:left w:val="none" w:sz="0" w:space="0" w:color="auto"/>
            <w:bottom w:val="none" w:sz="0" w:space="0" w:color="auto"/>
            <w:right w:val="none" w:sz="0" w:space="0" w:color="auto"/>
          </w:divBdr>
        </w:div>
        <w:div w:id="793521476">
          <w:marLeft w:val="640"/>
          <w:marRight w:val="0"/>
          <w:marTop w:val="0"/>
          <w:marBottom w:val="0"/>
          <w:divBdr>
            <w:top w:val="none" w:sz="0" w:space="0" w:color="auto"/>
            <w:left w:val="none" w:sz="0" w:space="0" w:color="auto"/>
            <w:bottom w:val="none" w:sz="0" w:space="0" w:color="auto"/>
            <w:right w:val="none" w:sz="0" w:space="0" w:color="auto"/>
          </w:divBdr>
        </w:div>
        <w:div w:id="463079719">
          <w:marLeft w:val="640"/>
          <w:marRight w:val="0"/>
          <w:marTop w:val="0"/>
          <w:marBottom w:val="0"/>
          <w:divBdr>
            <w:top w:val="none" w:sz="0" w:space="0" w:color="auto"/>
            <w:left w:val="none" w:sz="0" w:space="0" w:color="auto"/>
            <w:bottom w:val="none" w:sz="0" w:space="0" w:color="auto"/>
            <w:right w:val="none" w:sz="0" w:space="0" w:color="auto"/>
          </w:divBdr>
        </w:div>
        <w:div w:id="375618352">
          <w:marLeft w:val="640"/>
          <w:marRight w:val="0"/>
          <w:marTop w:val="0"/>
          <w:marBottom w:val="0"/>
          <w:divBdr>
            <w:top w:val="none" w:sz="0" w:space="0" w:color="auto"/>
            <w:left w:val="none" w:sz="0" w:space="0" w:color="auto"/>
            <w:bottom w:val="none" w:sz="0" w:space="0" w:color="auto"/>
            <w:right w:val="none" w:sz="0" w:space="0" w:color="auto"/>
          </w:divBdr>
        </w:div>
        <w:div w:id="349453532">
          <w:marLeft w:val="640"/>
          <w:marRight w:val="0"/>
          <w:marTop w:val="0"/>
          <w:marBottom w:val="0"/>
          <w:divBdr>
            <w:top w:val="none" w:sz="0" w:space="0" w:color="auto"/>
            <w:left w:val="none" w:sz="0" w:space="0" w:color="auto"/>
            <w:bottom w:val="none" w:sz="0" w:space="0" w:color="auto"/>
            <w:right w:val="none" w:sz="0" w:space="0" w:color="auto"/>
          </w:divBdr>
        </w:div>
        <w:div w:id="1893298952">
          <w:marLeft w:val="640"/>
          <w:marRight w:val="0"/>
          <w:marTop w:val="0"/>
          <w:marBottom w:val="0"/>
          <w:divBdr>
            <w:top w:val="none" w:sz="0" w:space="0" w:color="auto"/>
            <w:left w:val="none" w:sz="0" w:space="0" w:color="auto"/>
            <w:bottom w:val="none" w:sz="0" w:space="0" w:color="auto"/>
            <w:right w:val="none" w:sz="0" w:space="0" w:color="auto"/>
          </w:divBdr>
        </w:div>
        <w:div w:id="674576979">
          <w:marLeft w:val="640"/>
          <w:marRight w:val="0"/>
          <w:marTop w:val="0"/>
          <w:marBottom w:val="0"/>
          <w:divBdr>
            <w:top w:val="none" w:sz="0" w:space="0" w:color="auto"/>
            <w:left w:val="none" w:sz="0" w:space="0" w:color="auto"/>
            <w:bottom w:val="none" w:sz="0" w:space="0" w:color="auto"/>
            <w:right w:val="none" w:sz="0" w:space="0" w:color="auto"/>
          </w:divBdr>
        </w:div>
        <w:div w:id="778061378">
          <w:marLeft w:val="640"/>
          <w:marRight w:val="0"/>
          <w:marTop w:val="0"/>
          <w:marBottom w:val="0"/>
          <w:divBdr>
            <w:top w:val="none" w:sz="0" w:space="0" w:color="auto"/>
            <w:left w:val="none" w:sz="0" w:space="0" w:color="auto"/>
            <w:bottom w:val="none" w:sz="0" w:space="0" w:color="auto"/>
            <w:right w:val="none" w:sz="0" w:space="0" w:color="auto"/>
          </w:divBdr>
        </w:div>
        <w:div w:id="1628125627">
          <w:marLeft w:val="640"/>
          <w:marRight w:val="0"/>
          <w:marTop w:val="0"/>
          <w:marBottom w:val="0"/>
          <w:divBdr>
            <w:top w:val="none" w:sz="0" w:space="0" w:color="auto"/>
            <w:left w:val="none" w:sz="0" w:space="0" w:color="auto"/>
            <w:bottom w:val="none" w:sz="0" w:space="0" w:color="auto"/>
            <w:right w:val="none" w:sz="0" w:space="0" w:color="auto"/>
          </w:divBdr>
        </w:div>
        <w:div w:id="1703944394">
          <w:marLeft w:val="640"/>
          <w:marRight w:val="0"/>
          <w:marTop w:val="0"/>
          <w:marBottom w:val="0"/>
          <w:divBdr>
            <w:top w:val="none" w:sz="0" w:space="0" w:color="auto"/>
            <w:left w:val="none" w:sz="0" w:space="0" w:color="auto"/>
            <w:bottom w:val="none" w:sz="0" w:space="0" w:color="auto"/>
            <w:right w:val="none" w:sz="0" w:space="0" w:color="auto"/>
          </w:divBdr>
        </w:div>
        <w:div w:id="1717117865">
          <w:marLeft w:val="640"/>
          <w:marRight w:val="0"/>
          <w:marTop w:val="0"/>
          <w:marBottom w:val="0"/>
          <w:divBdr>
            <w:top w:val="none" w:sz="0" w:space="0" w:color="auto"/>
            <w:left w:val="none" w:sz="0" w:space="0" w:color="auto"/>
            <w:bottom w:val="none" w:sz="0" w:space="0" w:color="auto"/>
            <w:right w:val="none" w:sz="0" w:space="0" w:color="auto"/>
          </w:divBdr>
        </w:div>
        <w:div w:id="501118842">
          <w:marLeft w:val="640"/>
          <w:marRight w:val="0"/>
          <w:marTop w:val="0"/>
          <w:marBottom w:val="0"/>
          <w:divBdr>
            <w:top w:val="none" w:sz="0" w:space="0" w:color="auto"/>
            <w:left w:val="none" w:sz="0" w:space="0" w:color="auto"/>
            <w:bottom w:val="none" w:sz="0" w:space="0" w:color="auto"/>
            <w:right w:val="none" w:sz="0" w:space="0" w:color="auto"/>
          </w:divBdr>
        </w:div>
        <w:div w:id="994651952">
          <w:marLeft w:val="640"/>
          <w:marRight w:val="0"/>
          <w:marTop w:val="0"/>
          <w:marBottom w:val="0"/>
          <w:divBdr>
            <w:top w:val="none" w:sz="0" w:space="0" w:color="auto"/>
            <w:left w:val="none" w:sz="0" w:space="0" w:color="auto"/>
            <w:bottom w:val="none" w:sz="0" w:space="0" w:color="auto"/>
            <w:right w:val="none" w:sz="0" w:space="0" w:color="auto"/>
          </w:divBdr>
        </w:div>
        <w:div w:id="1314872471">
          <w:marLeft w:val="640"/>
          <w:marRight w:val="0"/>
          <w:marTop w:val="0"/>
          <w:marBottom w:val="0"/>
          <w:divBdr>
            <w:top w:val="none" w:sz="0" w:space="0" w:color="auto"/>
            <w:left w:val="none" w:sz="0" w:space="0" w:color="auto"/>
            <w:bottom w:val="none" w:sz="0" w:space="0" w:color="auto"/>
            <w:right w:val="none" w:sz="0" w:space="0" w:color="auto"/>
          </w:divBdr>
        </w:div>
        <w:div w:id="948439173">
          <w:marLeft w:val="640"/>
          <w:marRight w:val="0"/>
          <w:marTop w:val="0"/>
          <w:marBottom w:val="0"/>
          <w:divBdr>
            <w:top w:val="none" w:sz="0" w:space="0" w:color="auto"/>
            <w:left w:val="none" w:sz="0" w:space="0" w:color="auto"/>
            <w:bottom w:val="none" w:sz="0" w:space="0" w:color="auto"/>
            <w:right w:val="none" w:sz="0" w:space="0" w:color="auto"/>
          </w:divBdr>
        </w:div>
        <w:div w:id="1779329773">
          <w:marLeft w:val="640"/>
          <w:marRight w:val="0"/>
          <w:marTop w:val="0"/>
          <w:marBottom w:val="0"/>
          <w:divBdr>
            <w:top w:val="none" w:sz="0" w:space="0" w:color="auto"/>
            <w:left w:val="none" w:sz="0" w:space="0" w:color="auto"/>
            <w:bottom w:val="none" w:sz="0" w:space="0" w:color="auto"/>
            <w:right w:val="none" w:sz="0" w:space="0" w:color="auto"/>
          </w:divBdr>
        </w:div>
        <w:div w:id="830294747">
          <w:marLeft w:val="640"/>
          <w:marRight w:val="0"/>
          <w:marTop w:val="0"/>
          <w:marBottom w:val="0"/>
          <w:divBdr>
            <w:top w:val="none" w:sz="0" w:space="0" w:color="auto"/>
            <w:left w:val="none" w:sz="0" w:space="0" w:color="auto"/>
            <w:bottom w:val="none" w:sz="0" w:space="0" w:color="auto"/>
            <w:right w:val="none" w:sz="0" w:space="0" w:color="auto"/>
          </w:divBdr>
        </w:div>
        <w:div w:id="1239709559">
          <w:marLeft w:val="640"/>
          <w:marRight w:val="0"/>
          <w:marTop w:val="0"/>
          <w:marBottom w:val="0"/>
          <w:divBdr>
            <w:top w:val="none" w:sz="0" w:space="0" w:color="auto"/>
            <w:left w:val="none" w:sz="0" w:space="0" w:color="auto"/>
            <w:bottom w:val="none" w:sz="0" w:space="0" w:color="auto"/>
            <w:right w:val="none" w:sz="0" w:space="0" w:color="auto"/>
          </w:divBdr>
        </w:div>
        <w:div w:id="876888305">
          <w:marLeft w:val="640"/>
          <w:marRight w:val="0"/>
          <w:marTop w:val="0"/>
          <w:marBottom w:val="0"/>
          <w:divBdr>
            <w:top w:val="none" w:sz="0" w:space="0" w:color="auto"/>
            <w:left w:val="none" w:sz="0" w:space="0" w:color="auto"/>
            <w:bottom w:val="none" w:sz="0" w:space="0" w:color="auto"/>
            <w:right w:val="none" w:sz="0" w:space="0" w:color="auto"/>
          </w:divBdr>
        </w:div>
        <w:div w:id="149568102">
          <w:marLeft w:val="640"/>
          <w:marRight w:val="0"/>
          <w:marTop w:val="0"/>
          <w:marBottom w:val="0"/>
          <w:divBdr>
            <w:top w:val="none" w:sz="0" w:space="0" w:color="auto"/>
            <w:left w:val="none" w:sz="0" w:space="0" w:color="auto"/>
            <w:bottom w:val="none" w:sz="0" w:space="0" w:color="auto"/>
            <w:right w:val="none" w:sz="0" w:space="0" w:color="auto"/>
          </w:divBdr>
        </w:div>
        <w:div w:id="2146466145">
          <w:marLeft w:val="640"/>
          <w:marRight w:val="0"/>
          <w:marTop w:val="0"/>
          <w:marBottom w:val="0"/>
          <w:divBdr>
            <w:top w:val="none" w:sz="0" w:space="0" w:color="auto"/>
            <w:left w:val="none" w:sz="0" w:space="0" w:color="auto"/>
            <w:bottom w:val="none" w:sz="0" w:space="0" w:color="auto"/>
            <w:right w:val="none" w:sz="0" w:space="0" w:color="auto"/>
          </w:divBdr>
        </w:div>
        <w:div w:id="483401817">
          <w:marLeft w:val="640"/>
          <w:marRight w:val="0"/>
          <w:marTop w:val="0"/>
          <w:marBottom w:val="0"/>
          <w:divBdr>
            <w:top w:val="none" w:sz="0" w:space="0" w:color="auto"/>
            <w:left w:val="none" w:sz="0" w:space="0" w:color="auto"/>
            <w:bottom w:val="none" w:sz="0" w:space="0" w:color="auto"/>
            <w:right w:val="none" w:sz="0" w:space="0" w:color="auto"/>
          </w:divBdr>
        </w:div>
        <w:div w:id="425343053">
          <w:marLeft w:val="640"/>
          <w:marRight w:val="0"/>
          <w:marTop w:val="0"/>
          <w:marBottom w:val="0"/>
          <w:divBdr>
            <w:top w:val="none" w:sz="0" w:space="0" w:color="auto"/>
            <w:left w:val="none" w:sz="0" w:space="0" w:color="auto"/>
            <w:bottom w:val="none" w:sz="0" w:space="0" w:color="auto"/>
            <w:right w:val="none" w:sz="0" w:space="0" w:color="auto"/>
          </w:divBdr>
        </w:div>
        <w:div w:id="1896429397">
          <w:marLeft w:val="640"/>
          <w:marRight w:val="0"/>
          <w:marTop w:val="0"/>
          <w:marBottom w:val="0"/>
          <w:divBdr>
            <w:top w:val="none" w:sz="0" w:space="0" w:color="auto"/>
            <w:left w:val="none" w:sz="0" w:space="0" w:color="auto"/>
            <w:bottom w:val="none" w:sz="0" w:space="0" w:color="auto"/>
            <w:right w:val="none" w:sz="0" w:space="0" w:color="auto"/>
          </w:divBdr>
        </w:div>
        <w:div w:id="1157964195">
          <w:marLeft w:val="640"/>
          <w:marRight w:val="0"/>
          <w:marTop w:val="0"/>
          <w:marBottom w:val="0"/>
          <w:divBdr>
            <w:top w:val="none" w:sz="0" w:space="0" w:color="auto"/>
            <w:left w:val="none" w:sz="0" w:space="0" w:color="auto"/>
            <w:bottom w:val="none" w:sz="0" w:space="0" w:color="auto"/>
            <w:right w:val="none" w:sz="0" w:space="0" w:color="auto"/>
          </w:divBdr>
        </w:div>
        <w:div w:id="1890192219">
          <w:marLeft w:val="640"/>
          <w:marRight w:val="0"/>
          <w:marTop w:val="0"/>
          <w:marBottom w:val="0"/>
          <w:divBdr>
            <w:top w:val="none" w:sz="0" w:space="0" w:color="auto"/>
            <w:left w:val="none" w:sz="0" w:space="0" w:color="auto"/>
            <w:bottom w:val="none" w:sz="0" w:space="0" w:color="auto"/>
            <w:right w:val="none" w:sz="0" w:space="0" w:color="auto"/>
          </w:divBdr>
        </w:div>
        <w:div w:id="1081952933">
          <w:marLeft w:val="640"/>
          <w:marRight w:val="0"/>
          <w:marTop w:val="0"/>
          <w:marBottom w:val="0"/>
          <w:divBdr>
            <w:top w:val="none" w:sz="0" w:space="0" w:color="auto"/>
            <w:left w:val="none" w:sz="0" w:space="0" w:color="auto"/>
            <w:bottom w:val="none" w:sz="0" w:space="0" w:color="auto"/>
            <w:right w:val="none" w:sz="0" w:space="0" w:color="auto"/>
          </w:divBdr>
        </w:div>
        <w:div w:id="780489823">
          <w:marLeft w:val="640"/>
          <w:marRight w:val="0"/>
          <w:marTop w:val="0"/>
          <w:marBottom w:val="0"/>
          <w:divBdr>
            <w:top w:val="none" w:sz="0" w:space="0" w:color="auto"/>
            <w:left w:val="none" w:sz="0" w:space="0" w:color="auto"/>
            <w:bottom w:val="none" w:sz="0" w:space="0" w:color="auto"/>
            <w:right w:val="none" w:sz="0" w:space="0" w:color="auto"/>
          </w:divBdr>
        </w:div>
        <w:div w:id="1923298885">
          <w:marLeft w:val="640"/>
          <w:marRight w:val="0"/>
          <w:marTop w:val="0"/>
          <w:marBottom w:val="0"/>
          <w:divBdr>
            <w:top w:val="none" w:sz="0" w:space="0" w:color="auto"/>
            <w:left w:val="none" w:sz="0" w:space="0" w:color="auto"/>
            <w:bottom w:val="none" w:sz="0" w:space="0" w:color="auto"/>
            <w:right w:val="none" w:sz="0" w:space="0" w:color="auto"/>
          </w:divBdr>
        </w:div>
        <w:div w:id="334109520">
          <w:marLeft w:val="640"/>
          <w:marRight w:val="0"/>
          <w:marTop w:val="0"/>
          <w:marBottom w:val="0"/>
          <w:divBdr>
            <w:top w:val="none" w:sz="0" w:space="0" w:color="auto"/>
            <w:left w:val="none" w:sz="0" w:space="0" w:color="auto"/>
            <w:bottom w:val="none" w:sz="0" w:space="0" w:color="auto"/>
            <w:right w:val="none" w:sz="0" w:space="0" w:color="auto"/>
          </w:divBdr>
        </w:div>
        <w:div w:id="1777559300">
          <w:marLeft w:val="640"/>
          <w:marRight w:val="0"/>
          <w:marTop w:val="0"/>
          <w:marBottom w:val="0"/>
          <w:divBdr>
            <w:top w:val="none" w:sz="0" w:space="0" w:color="auto"/>
            <w:left w:val="none" w:sz="0" w:space="0" w:color="auto"/>
            <w:bottom w:val="none" w:sz="0" w:space="0" w:color="auto"/>
            <w:right w:val="none" w:sz="0" w:space="0" w:color="auto"/>
          </w:divBdr>
        </w:div>
        <w:div w:id="567106777">
          <w:marLeft w:val="640"/>
          <w:marRight w:val="0"/>
          <w:marTop w:val="0"/>
          <w:marBottom w:val="0"/>
          <w:divBdr>
            <w:top w:val="none" w:sz="0" w:space="0" w:color="auto"/>
            <w:left w:val="none" w:sz="0" w:space="0" w:color="auto"/>
            <w:bottom w:val="none" w:sz="0" w:space="0" w:color="auto"/>
            <w:right w:val="none" w:sz="0" w:space="0" w:color="auto"/>
          </w:divBdr>
        </w:div>
        <w:div w:id="310790653">
          <w:marLeft w:val="640"/>
          <w:marRight w:val="0"/>
          <w:marTop w:val="0"/>
          <w:marBottom w:val="0"/>
          <w:divBdr>
            <w:top w:val="none" w:sz="0" w:space="0" w:color="auto"/>
            <w:left w:val="none" w:sz="0" w:space="0" w:color="auto"/>
            <w:bottom w:val="none" w:sz="0" w:space="0" w:color="auto"/>
            <w:right w:val="none" w:sz="0" w:space="0" w:color="auto"/>
          </w:divBdr>
        </w:div>
        <w:div w:id="449859854">
          <w:marLeft w:val="640"/>
          <w:marRight w:val="0"/>
          <w:marTop w:val="0"/>
          <w:marBottom w:val="0"/>
          <w:divBdr>
            <w:top w:val="none" w:sz="0" w:space="0" w:color="auto"/>
            <w:left w:val="none" w:sz="0" w:space="0" w:color="auto"/>
            <w:bottom w:val="none" w:sz="0" w:space="0" w:color="auto"/>
            <w:right w:val="none" w:sz="0" w:space="0" w:color="auto"/>
          </w:divBdr>
        </w:div>
        <w:div w:id="600575240">
          <w:marLeft w:val="640"/>
          <w:marRight w:val="0"/>
          <w:marTop w:val="0"/>
          <w:marBottom w:val="0"/>
          <w:divBdr>
            <w:top w:val="none" w:sz="0" w:space="0" w:color="auto"/>
            <w:left w:val="none" w:sz="0" w:space="0" w:color="auto"/>
            <w:bottom w:val="none" w:sz="0" w:space="0" w:color="auto"/>
            <w:right w:val="none" w:sz="0" w:space="0" w:color="auto"/>
          </w:divBdr>
        </w:div>
        <w:div w:id="2020421895">
          <w:marLeft w:val="640"/>
          <w:marRight w:val="0"/>
          <w:marTop w:val="0"/>
          <w:marBottom w:val="0"/>
          <w:divBdr>
            <w:top w:val="none" w:sz="0" w:space="0" w:color="auto"/>
            <w:left w:val="none" w:sz="0" w:space="0" w:color="auto"/>
            <w:bottom w:val="none" w:sz="0" w:space="0" w:color="auto"/>
            <w:right w:val="none" w:sz="0" w:space="0" w:color="auto"/>
          </w:divBdr>
        </w:div>
        <w:div w:id="1633485054">
          <w:marLeft w:val="640"/>
          <w:marRight w:val="0"/>
          <w:marTop w:val="0"/>
          <w:marBottom w:val="0"/>
          <w:divBdr>
            <w:top w:val="none" w:sz="0" w:space="0" w:color="auto"/>
            <w:left w:val="none" w:sz="0" w:space="0" w:color="auto"/>
            <w:bottom w:val="none" w:sz="0" w:space="0" w:color="auto"/>
            <w:right w:val="none" w:sz="0" w:space="0" w:color="auto"/>
          </w:divBdr>
        </w:div>
        <w:div w:id="479926728">
          <w:marLeft w:val="640"/>
          <w:marRight w:val="0"/>
          <w:marTop w:val="0"/>
          <w:marBottom w:val="0"/>
          <w:divBdr>
            <w:top w:val="none" w:sz="0" w:space="0" w:color="auto"/>
            <w:left w:val="none" w:sz="0" w:space="0" w:color="auto"/>
            <w:bottom w:val="none" w:sz="0" w:space="0" w:color="auto"/>
            <w:right w:val="none" w:sz="0" w:space="0" w:color="auto"/>
          </w:divBdr>
        </w:div>
        <w:div w:id="241765279">
          <w:marLeft w:val="640"/>
          <w:marRight w:val="0"/>
          <w:marTop w:val="0"/>
          <w:marBottom w:val="0"/>
          <w:divBdr>
            <w:top w:val="none" w:sz="0" w:space="0" w:color="auto"/>
            <w:left w:val="none" w:sz="0" w:space="0" w:color="auto"/>
            <w:bottom w:val="none" w:sz="0" w:space="0" w:color="auto"/>
            <w:right w:val="none" w:sz="0" w:space="0" w:color="auto"/>
          </w:divBdr>
        </w:div>
        <w:div w:id="1814565595">
          <w:marLeft w:val="640"/>
          <w:marRight w:val="0"/>
          <w:marTop w:val="0"/>
          <w:marBottom w:val="0"/>
          <w:divBdr>
            <w:top w:val="none" w:sz="0" w:space="0" w:color="auto"/>
            <w:left w:val="none" w:sz="0" w:space="0" w:color="auto"/>
            <w:bottom w:val="none" w:sz="0" w:space="0" w:color="auto"/>
            <w:right w:val="none" w:sz="0" w:space="0" w:color="auto"/>
          </w:divBdr>
        </w:div>
        <w:div w:id="1501233460">
          <w:marLeft w:val="640"/>
          <w:marRight w:val="0"/>
          <w:marTop w:val="0"/>
          <w:marBottom w:val="0"/>
          <w:divBdr>
            <w:top w:val="none" w:sz="0" w:space="0" w:color="auto"/>
            <w:left w:val="none" w:sz="0" w:space="0" w:color="auto"/>
            <w:bottom w:val="none" w:sz="0" w:space="0" w:color="auto"/>
            <w:right w:val="none" w:sz="0" w:space="0" w:color="auto"/>
          </w:divBdr>
        </w:div>
        <w:div w:id="517623776">
          <w:marLeft w:val="640"/>
          <w:marRight w:val="0"/>
          <w:marTop w:val="0"/>
          <w:marBottom w:val="0"/>
          <w:divBdr>
            <w:top w:val="none" w:sz="0" w:space="0" w:color="auto"/>
            <w:left w:val="none" w:sz="0" w:space="0" w:color="auto"/>
            <w:bottom w:val="none" w:sz="0" w:space="0" w:color="auto"/>
            <w:right w:val="none" w:sz="0" w:space="0" w:color="auto"/>
          </w:divBdr>
        </w:div>
        <w:div w:id="1910192362">
          <w:marLeft w:val="640"/>
          <w:marRight w:val="0"/>
          <w:marTop w:val="0"/>
          <w:marBottom w:val="0"/>
          <w:divBdr>
            <w:top w:val="none" w:sz="0" w:space="0" w:color="auto"/>
            <w:left w:val="none" w:sz="0" w:space="0" w:color="auto"/>
            <w:bottom w:val="none" w:sz="0" w:space="0" w:color="auto"/>
            <w:right w:val="none" w:sz="0" w:space="0" w:color="auto"/>
          </w:divBdr>
        </w:div>
        <w:div w:id="1946157420">
          <w:marLeft w:val="640"/>
          <w:marRight w:val="0"/>
          <w:marTop w:val="0"/>
          <w:marBottom w:val="0"/>
          <w:divBdr>
            <w:top w:val="none" w:sz="0" w:space="0" w:color="auto"/>
            <w:left w:val="none" w:sz="0" w:space="0" w:color="auto"/>
            <w:bottom w:val="none" w:sz="0" w:space="0" w:color="auto"/>
            <w:right w:val="none" w:sz="0" w:space="0" w:color="auto"/>
          </w:divBdr>
        </w:div>
        <w:div w:id="140118297">
          <w:marLeft w:val="640"/>
          <w:marRight w:val="0"/>
          <w:marTop w:val="0"/>
          <w:marBottom w:val="0"/>
          <w:divBdr>
            <w:top w:val="none" w:sz="0" w:space="0" w:color="auto"/>
            <w:left w:val="none" w:sz="0" w:space="0" w:color="auto"/>
            <w:bottom w:val="none" w:sz="0" w:space="0" w:color="auto"/>
            <w:right w:val="none" w:sz="0" w:space="0" w:color="auto"/>
          </w:divBdr>
        </w:div>
        <w:div w:id="425156716">
          <w:marLeft w:val="640"/>
          <w:marRight w:val="0"/>
          <w:marTop w:val="0"/>
          <w:marBottom w:val="0"/>
          <w:divBdr>
            <w:top w:val="none" w:sz="0" w:space="0" w:color="auto"/>
            <w:left w:val="none" w:sz="0" w:space="0" w:color="auto"/>
            <w:bottom w:val="none" w:sz="0" w:space="0" w:color="auto"/>
            <w:right w:val="none" w:sz="0" w:space="0" w:color="auto"/>
          </w:divBdr>
        </w:div>
        <w:div w:id="762411852">
          <w:marLeft w:val="640"/>
          <w:marRight w:val="0"/>
          <w:marTop w:val="0"/>
          <w:marBottom w:val="0"/>
          <w:divBdr>
            <w:top w:val="none" w:sz="0" w:space="0" w:color="auto"/>
            <w:left w:val="none" w:sz="0" w:space="0" w:color="auto"/>
            <w:bottom w:val="none" w:sz="0" w:space="0" w:color="auto"/>
            <w:right w:val="none" w:sz="0" w:space="0" w:color="auto"/>
          </w:divBdr>
        </w:div>
        <w:div w:id="1237517653">
          <w:marLeft w:val="640"/>
          <w:marRight w:val="0"/>
          <w:marTop w:val="0"/>
          <w:marBottom w:val="0"/>
          <w:divBdr>
            <w:top w:val="none" w:sz="0" w:space="0" w:color="auto"/>
            <w:left w:val="none" w:sz="0" w:space="0" w:color="auto"/>
            <w:bottom w:val="none" w:sz="0" w:space="0" w:color="auto"/>
            <w:right w:val="none" w:sz="0" w:space="0" w:color="auto"/>
          </w:divBdr>
        </w:div>
        <w:div w:id="399257073">
          <w:marLeft w:val="640"/>
          <w:marRight w:val="0"/>
          <w:marTop w:val="0"/>
          <w:marBottom w:val="0"/>
          <w:divBdr>
            <w:top w:val="none" w:sz="0" w:space="0" w:color="auto"/>
            <w:left w:val="none" w:sz="0" w:space="0" w:color="auto"/>
            <w:bottom w:val="none" w:sz="0" w:space="0" w:color="auto"/>
            <w:right w:val="none" w:sz="0" w:space="0" w:color="auto"/>
          </w:divBdr>
        </w:div>
        <w:div w:id="297538119">
          <w:marLeft w:val="640"/>
          <w:marRight w:val="0"/>
          <w:marTop w:val="0"/>
          <w:marBottom w:val="0"/>
          <w:divBdr>
            <w:top w:val="none" w:sz="0" w:space="0" w:color="auto"/>
            <w:left w:val="none" w:sz="0" w:space="0" w:color="auto"/>
            <w:bottom w:val="none" w:sz="0" w:space="0" w:color="auto"/>
            <w:right w:val="none" w:sz="0" w:space="0" w:color="auto"/>
          </w:divBdr>
        </w:div>
        <w:div w:id="712079459">
          <w:marLeft w:val="640"/>
          <w:marRight w:val="0"/>
          <w:marTop w:val="0"/>
          <w:marBottom w:val="0"/>
          <w:divBdr>
            <w:top w:val="none" w:sz="0" w:space="0" w:color="auto"/>
            <w:left w:val="none" w:sz="0" w:space="0" w:color="auto"/>
            <w:bottom w:val="none" w:sz="0" w:space="0" w:color="auto"/>
            <w:right w:val="none" w:sz="0" w:space="0" w:color="auto"/>
          </w:divBdr>
        </w:div>
        <w:div w:id="419568350">
          <w:marLeft w:val="640"/>
          <w:marRight w:val="0"/>
          <w:marTop w:val="0"/>
          <w:marBottom w:val="0"/>
          <w:divBdr>
            <w:top w:val="none" w:sz="0" w:space="0" w:color="auto"/>
            <w:left w:val="none" w:sz="0" w:space="0" w:color="auto"/>
            <w:bottom w:val="none" w:sz="0" w:space="0" w:color="auto"/>
            <w:right w:val="none" w:sz="0" w:space="0" w:color="auto"/>
          </w:divBdr>
        </w:div>
        <w:div w:id="1473519934">
          <w:marLeft w:val="640"/>
          <w:marRight w:val="0"/>
          <w:marTop w:val="0"/>
          <w:marBottom w:val="0"/>
          <w:divBdr>
            <w:top w:val="none" w:sz="0" w:space="0" w:color="auto"/>
            <w:left w:val="none" w:sz="0" w:space="0" w:color="auto"/>
            <w:bottom w:val="none" w:sz="0" w:space="0" w:color="auto"/>
            <w:right w:val="none" w:sz="0" w:space="0" w:color="auto"/>
          </w:divBdr>
        </w:div>
        <w:div w:id="1289316725">
          <w:marLeft w:val="640"/>
          <w:marRight w:val="0"/>
          <w:marTop w:val="0"/>
          <w:marBottom w:val="0"/>
          <w:divBdr>
            <w:top w:val="none" w:sz="0" w:space="0" w:color="auto"/>
            <w:left w:val="none" w:sz="0" w:space="0" w:color="auto"/>
            <w:bottom w:val="none" w:sz="0" w:space="0" w:color="auto"/>
            <w:right w:val="none" w:sz="0" w:space="0" w:color="auto"/>
          </w:divBdr>
        </w:div>
        <w:div w:id="1167940521">
          <w:marLeft w:val="640"/>
          <w:marRight w:val="0"/>
          <w:marTop w:val="0"/>
          <w:marBottom w:val="0"/>
          <w:divBdr>
            <w:top w:val="none" w:sz="0" w:space="0" w:color="auto"/>
            <w:left w:val="none" w:sz="0" w:space="0" w:color="auto"/>
            <w:bottom w:val="none" w:sz="0" w:space="0" w:color="auto"/>
            <w:right w:val="none" w:sz="0" w:space="0" w:color="auto"/>
          </w:divBdr>
        </w:div>
        <w:div w:id="334771873">
          <w:marLeft w:val="640"/>
          <w:marRight w:val="0"/>
          <w:marTop w:val="0"/>
          <w:marBottom w:val="0"/>
          <w:divBdr>
            <w:top w:val="none" w:sz="0" w:space="0" w:color="auto"/>
            <w:left w:val="none" w:sz="0" w:space="0" w:color="auto"/>
            <w:bottom w:val="none" w:sz="0" w:space="0" w:color="auto"/>
            <w:right w:val="none" w:sz="0" w:space="0" w:color="auto"/>
          </w:divBdr>
        </w:div>
        <w:div w:id="1300110363">
          <w:marLeft w:val="640"/>
          <w:marRight w:val="0"/>
          <w:marTop w:val="0"/>
          <w:marBottom w:val="0"/>
          <w:divBdr>
            <w:top w:val="none" w:sz="0" w:space="0" w:color="auto"/>
            <w:left w:val="none" w:sz="0" w:space="0" w:color="auto"/>
            <w:bottom w:val="none" w:sz="0" w:space="0" w:color="auto"/>
            <w:right w:val="none" w:sz="0" w:space="0" w:color="auto"/>
          </w:divBdr>
        </w:div>
        <w:div w:id="1058816845">
          <w:marLeft w:val="640"/>
          <w:marRight w:val="0"/>
          <w:marTop w:val="0"/>
          <w:marBottom w:val="0"/>
          <w:divBdr>
            <w:top w:val="none" w:sz="0" w:space="0" w:color="auto"/>
            <w:left w:val="none" w:sz="0" w:space="0" w:color="auto"/>
            <w:bottom w:val="none" w:sz="0" w:space="0" w:color="auto"/>
            <w:right w:val="none" w:sz="0" w:space="0" w:color="auto"/>
          </w:divBdr>
        </w:div>
        <w:div w:id="1927423687">
          <w:marLeft w:val="640"/>
          <w:marRight w:val="0"/>
          <w:marTop w:val="0"/>
          <w:marBottom w:val="0"/>
          <w:divBdr>
            <w:top w:val="none" w:sz="0" w:space="0" w:color="auto"/>
            <w:left w:val="none" w:sz="0" w:space="0" w:color="auto"/>
            <w:bottom w:val="none" w:sz="0" w:space="0" w:color="auto"/>
            <w:right w:val="none" w:sz="0" w:space="0" w:color="auto"/>
          </w:divBdr>
        </w:div>
        <w:div w:id="689532723">
          <w:marLeft w:val="640"/>
          <w:marRight w:val="0"/>
          <w:marTop w:val="0"/>
          <w:marBottom w:val="0"/>
          <w:divBdr>
            <w:top w:val="none" w:sz="0" w:space="0" w:color="auto"/>
            <w:left w:val="none" w:sz="0" w:space="0" w:color="auto"/>
            <w:bottom w:val="none" w:sz="0" w:space="0" w:color="auto"/>
            <w:right w:val="none" w:sz="0" w:space="0" w:color="auto"/>
          </w:divBdr>
        </w:div>
        <w:div w:id="520439389">
          <w:marLeft w:val="640"/>
          <w:marRight w:val="0"/>
          <w:marTop w:val="0"/>
          <w:marBottom w:val="0"/>
          <w:divBdr>
            <w:top w:val="none" w:sz="0" w:space="0" w:color="auto"/>
            <w:left w:val="none" w:sz="0" w:space="0" w:color="auto"/>
            <w:bottom w:val="none" w:sz="0" w:space="0" w:color="auto"/>
            <w:right w:val="none" w:sz="0" w:space="0" w:color="auto"/>
          </w:divBdr>
        </w:div>
        <w:div w:id="2024741802">
          <w:marLeft w:val="640"/>
          <w:marRight w:val="0"/>
          <w:marTop w:val="0"/>
          <w:marBottom w:val="0"/>
          <w:divBdr>
            <w:top w:val="none" w:sz="0" w:space="0" w:color="auto"/>
            <w:left w:val="none" w:sz="0" w:space="0" w:color="auto"/>
            <w:bottom w:val="none" w:sz="0" w:space="0" w:color="auto"/>
            <w:right w:val="none" w:sz="0" w:space="0" w:color="auto"/>
          </w:divBdr>
        </w:div>
        <w:div w:id="1311130997">
          <w:marLeft w:val="640"/>
          <w:marRight w:val="0"/>
          <w:marTop w:val="0"/>
          <w:marBottom w:val="0"/>
          <w:divBdr>
            <w:top w:val="none" w:sz="0" w:space="0" w:color="auto"/>
            <w:left w:val="none" w:sz="0" w:space="0" w:color="auto"/>
            <w:bottom w:val="none" w:sz="0" w:space="0" w:color="auto"/>
            <w:right w:val="none" w:sz="0" w:space="0" w:color="auto"/>
          </w:divBdr>
        </w:div>
        <w:div w:id="849638340">
          <w:marLeft w:val="640"/>
          <w:marRight w:val="0"/>
          <w:marTop w:val="0"/>
          <w:marBottom w:val="0"/>
          <w:divBdr>
            <w:top w:val="none" w:sz="0" w:space="0" w:color="auto"/>
            <w:left w:val="none" w:sz="0" w:space="0" w:color="auto"/>
            <w:bottom w:val="none" w:sz="0" w:space="0" w:color="auto"/>
            <w:right w:val="none" w:sz="0" w:space="0" w:color="auto"/>
          </w:divBdr>
        </w:div>
        <w:div w:id="1178160703">
          <w:marLeft w:val="640"/>
          <w:marRight w:val="0"/>
          <w:marTop w:val="0"/>
          <w:marBottom w:val="0"/>
          <w:divBdr>
            <w:top w:val="none" w:sz="0" w:space="0" w:color="auto"/>
            <w:left w:val="none" w:sz="0" w:space="0" w:color="auto"/>
            <w:bottom w:val="none" w:sz="0" w:space="0" w:color="auto"/>
            <w:right w:val="none" w:sz="0" w:space="0" w:color="auto"/>
          </w:divBdr>
        </w:div>
        <w:div w:id="1814055929">
          <w:marLeft w:val="640"/>
          <w:marRight w:val="0"/>
          <w:marTop w:val="0"/>
          <w:marBottom w:val="0"/>
          <w:divBdr>
            <w:top w:val="none" w:sz="0" w:space="0" w:color="auto"/>
            <w:left w:val="none" w:sz="0" w:space="0" w:color="auto"/>
            <w:bottom w:val="none" w:sz="0" w:space="0" w:color="auto"/>
            <w:right w:val="none" w:sz="0" w:space="0" w:color="auto"/>
          </w:divBdr>
        </w:div>
        <w:div w:id="863788275">
          <w:marLeft w:val="640"/>
          <w:marRight w:val="0"/>
          <w:marTop w:val="0"/>
          <w:marBottom w:val="0"/>
          <w:divBdr>
            <w:top w:val="none" w:sz="0" w:space="0" w:color="auto"/>
            <w:left w:val="none" w:sz="0" w:space="0" w:color="auto"/>
            <w:bottom w:val="none" w:sz="0" w:space="0" w:color="auto"/>
            <w:right w:val="none" w:sz="0" w:space="0" w:color="auto"/>
          </w:divBdr>
        </w:div>
        <w:div w:id="1948005152">
          <w:marLeft w:val="640"/>
          <w:marRight w:val="0"/>
          <w:marTop w:val="0"/>
          <w:marBottom w:val="0"/>
          <w:divBdr>
            <w:top w:val="none" w:sz="0" w:space="0" w:color="auto"/>
            <w:left w:val="none" w:sz="0" w:space="0" w:color="auto"/>
            <w:bottom w:val="none" w:sz="0" w:space="0" w:color="auto"/>
            <w:right w:val="none" w:sz="0" w:space="0" w:color="auto"/>
          </w:divBdr>
        </w:div>
        <w:div w:id="1833060244">
          <w:marLeft w:val="640"/>
          <w:marRight w:val="0"/>
          <w:marTop w:val="0"/>
          <w:marBottom w:val="0"/>
          <w:divBdr>
            <w:top w:val="none" w:sz="0" w:space="0" w:color="auto"/>
            <w:left w:val="none" w:sz="0" w:space="0" w:color="auto"/>
            <w:bottom w:val="none" w:sz="0" w:space="0" w:color="auto"/>
            <w:right w:val="none" w:sz="0" w:space="0" w:color="auto"/>
          </w:divBdr>
        </w:div>
        <w:div w:id="432240994">
          <w:marLeft w:val="640"/>
          <w:marRight w:val="0"/>
          <w:marTop w:val="0"/>
          <w:marBottom w:val="0"/>
          <w:divBdr>
            <w:top w:val="none" w:sz="0" w:space="0" w:color="auto"/>
            <w:left w:val="none" w:sz="0" w:space="0" w:color="auto"/>
            <w:bottom w:val="none" w:sz="0" w:space="0" w:color="auto"/>
            <w:right w:val="none" w:sz="0" w:space="0" w:color="auto"/>
          </w:divBdr>
        </w:div>
        <w:div w:id="1329167029">
          <w:marLeft w:val="640"/>
          <w:marRight w:val="0"/>
          <w:marTop w:val="0"/>
          <w:marBottom w:val="0"/>
          <w:divBdr>
            <w:top w:val="none" w:sz="0" w:space="0" w:color="auto"/>
            <w:left w:val="none" w:sz="0" w:space="0" w:color="auto"/>
            <w:bottom w:val="none" w:sz="0" w:space="0" w:color="auto"/>
            <w:right w:val="none" w:sz="0" w:space="0" w:color="auto"/>
          </w:divBdr>
        </w:div>
        <w:div w:id="548420435">
          <w:marLeft w:val="640"/>
          <w:marRight w:val="0"/>
          <w:marTop w:val="0"/>
          <w:marBottom w:val="0"/>
          <w:divBdr>
            <w:top w:val="none" w:sz="0" w:space="0" w:color="auto"/>
            <w:left w:val="none" w:sz="0" w:space="0" w:color="auto"/>
            <w:bottom w:val="none" w:sz="0" w:space="0" w:color="auto"/>
            <w:right w:val="none" w:sz="0" w:space="0" w:color="auto"/>
          </w:divBdr>
        </w:div>
        <w:div w:id="42297289">
          <w:marLeft w:val="640"/>
          <w:marRight w:val="0"/>
          <w:marTop w:val="0"/>
          <w:marBottom w:val="0"/>
          <w:divBdr>
            <w:top w:val="none" w:sz="0" w:space="0" w:color="auto"/>
            <w:left w:val="none" w:sz="0" w:space="0" w:color="auto"/>
            <w:bottom w:val="none" w:sz="0" w:space="0" w:color="auto"/>
            <w:right w:val="none" w:sz="0" w:space="0" w:color="auto"/>
          </w:divBdr>
        </w:div>
        <w:div w:id="914970805">
          <w:marLeft w:val="640"/>
          <w:marRight w:val="0"/>
          <w:marTop w:val="0"/>
          <w:marBottom w:val="0"/>
          <w:divBdr>
            <w:top w:val="none" w:sz="0" w:space="0" w:color="auto"/>
            <w:left w:val="none" w:sz="0" w:space="0" w:color="auto"/>
            <w:bottom w:val="none" w:sz="0" w:space="0" w:color="auto"/>
            <w:right w:val="none" w:sz="0" w:space="0" w:color="auto"/>
          </w:divBdr>
        </w:div>
        <w:div w:id="1224290661">
          <w:marLeft w:val="640"/>
          <w:marRight w:val="0"/>
          <w:marTop w:val="0"/>
          <w:marBottom w:val="0"/>
          <w:divBdr>
            <w:top w:val="none" w:sz="0" w:space="0" w:color="auto"/>
            <w:left w:val="none" w:sz="0" w:space="0" w:color="auto"/>
            <w:bottom w:val="none" w:sz="0" w:space="0" w:color="auto"/>
            <w:right w:val="none" w:sz="0" w:space="0" w:color="auto"/>
          </w:divBdr>
        </w:div>
        <w:div w:id="176890150">
          <w:marLeft w:val="640"/>
          <w:marRight w:val="0"/>
          <w:marTop w:val="0"/>
          <w:marBottom w:val="0"/>
          <w:divBdr>
            <w:top w:val="none" w:sz="0" w:space="0" w:color="auto"/>
            <w:left w:val="none" w:sz="0" w:space="0" w:color="auto"/>
            <w:bottom w:val="none" w:sz="0" w:space="0" w:color="auto"/>
            <w:right w:val="none" w:sz="0" w:space="0" w:color="auto"/>
          </w:divBdr>
        </w:div>
        <w:div w:id="876550540">
          <w:marLeft w:val="640"/>
          <w:marRight w:val="0"/>
          <w:marTop w:val="0"/>
          <w:marBottom w:val="0"/>
          <w:divBdr>
            <w:top w:val="none" w:sz="0" w:space="0" w:color="auto"/>
            <w:left w:val="none" w:sz="0" w:space="0" w:color="auto"/>
            <w:bottom w:val="none" w:sz="0" w:space="0" w:color="auto"/>
            <w:right w:val="none" w:sz="0" w:space="0" w:color="auto"/>
          </w:divBdr>
        </w:div>
        <w:div w:id="846599263">
          <w:marLeft w:val="640"/>
          <w:marRight w:val="0"/>
          <w:marTop w:val="0"/>
          <w:marBottom w:val="0"/>
          <w:divBdr>
            <w:top w:val="none" w:sz="0" w:space="0" w:color="auto"/>
            <w:left w:val="none" w:sz="0" w:space="0" w:color="auto"/>
            <w:bottom w:val="none" w:sz="0" w:space="0" w:color="auto"/>
            <w:right w:val="none" w:sz="0" w:space="0" w:color="auto"/>
          </w:divBdr>
        </w:div>
        <w:div w:id="336158454">
          <w:marLeft w:val="640"/>
          <w:marRight w:val="0"/>
          <w:marTop w:val="0"/>
          <w:marBottom w:val="0"/>
          <w:divBdr>
            <w:top w:val="none" w:sz="0" w:space="0" w:color="auto"/>
            <w:left w:val="none" w:sz="0" w:space="0" w:color="auto"/>
            <w:bottom w:val="none" w:sz="0" w:space="0" w:color="auto"/>
            <w:right w:val="none" w:sz="0" w:space="0" w:color="auto"/>
          </w:divBdr>
        </w:div>
        <w:div w:id="907544215">
          <w:marLeft w:val="640"/>
          <w:marRight w:val="0"/>
          <w:marTop w:val="0"/>
          <w:marBottom w:val="0"/>
          <w:divBdr>
            <w:top w:val="none" w:sz="0" w:space="0" w:color="auto"/>
            <w:left w:val="none" w:sz="0" w:space="0" w:color="auto"/>
            <w:bottom w:val="none" w:sz="0" w:space="0" w:color="auto"/>
            <w:right w:val="none" w:sz="0" w:space="0" w:color="auto"/>
          </w:divBdr>
        </w:div>
        <w:div w:id="1441409282">
          <w:marLeft w:val="640"/>
          <w:marRight w:val="0"/>
          <w:marTop w:val="0"/>
          <w:marBottom w:val="0"/>
          <w:divBdr>
            <w:top w:val="none" w:sz="0" w:space="0" w:color="auto"/>
            <w:left w:val="none" w:sz="0" w:space="0" w:color="auto"/>
            <w:bottom w:val="none" w:sz="0" w:space="0" w:color="auto"/>
            <w:right w:val="none" w:sz="0" w:space="0" w:color="auto"/>
          </w:divBdr>
        </w:div>
        <w:div w:id="1448550026">
          <w:marLeft w:val="640"/>
          <w:marRight w:val="0"/>
          <w:marTop w:val="0"/>
          <w:marBottom w:val="0"/>
          <w:divBdr>
            <w:top w:val="none" w:sz="0" w:space="0" w:color="auto"/>
            <w:left w:val="none" w:sz="0" w:space="0" w:color="auto"/>
            <w:bottom w:val="none" w:sz="0" w:space="0" w:color="auto"/>
            <w:right w:val="none" w:sz="0" w:space="0" w:color="auto"/>
          </w:divBdr>
        </w:div>
        <w:div w:id="587075583">
          <w:marLeft w:val="640"/>
          <w:marRight w:val="0"/>
          <w:marTop w:val="0"/>
          <w:marBottom w:val="0"/>
          <w:divBdr>
            <w:top w:val="none" w:sz="0" w:space="0" w:color="auto"/>
            <w:left w:val="none" w:sz="0" w:space="0" w:color="auto"/>
            <w:bottom w:val="none" w:sz="0" w:space="0" w:color="auto"/>
            <w:right w:val="none" w:sz="0" w:space="0" w:color="auto"/>
          </w:divBdr>
        </w:div>
        <w:div w:id="968362915">
          <w:marLeft w:val="640"/>
          <w:marRight w:val="0"/>
          <w:marTop w:val="0"/>
          <w:marBottom w:val="0"/>
          <w:divBdr>
            <w:top w:val="none" w:sz="0" w:space="0" w:color="auto"/>
            <w:left w:val="none" w:sz="0" w:space="0" w:color="auto"/>
            <w:bottom w:val="none" w:sz="0" w:space="0" w:color="auto"/>
            <w:right w:val="none" w:sz="0" w:space="0" w:color="auto"/>
          </w:divBdr>
        </w:div>
        <w:div w:id="41254176">
          <w:marLeft w:val="640"/>
          <w:marRight w:val="0"/>
          <w:marTop w:val="0"/>
          <w:marBottom w:val="0"/>
          <w:divBdr>
            <w:top w:val="none" w:sz="0" w:space="0" w:color="auto"/>
            <w:left w:val="none" w:sz="0" w:space="0" w:color="auto"/>
            <w:bottom w:val="none" w:sz="0" w:space="0" w:color="auto"/>
            <w:right w:val="none" w:sz="0" w:space="0" w:color="auto"/>
          </w:divBdr>
        </w:div>
        <w:div w:id="1428572807">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sChild>
        <w:div w:id="1360273800">
          <w:marLeft w:val="640"/>
          <w:marRight w:val="0"/>
          <w:marTop w:val="0"/>
          <w:marBottom w:val="0"/>
          <w:divBdr>
            <w:top w:val="none" w:sz="0" w:space="0" w:color="auto"/>
            <w:left w:val="none" w:sz="0" w:space="0" w:color="auto"/>
            <w:bottom w:val="none" w:sz="0" w:space="0" w:color="auto"/>
            <w:right w:val="none" w:sz="0" w:space="0" w:color="auto"/>
          </w:divBdr>
        </w:div>
        <w:div w:id="1780031537">
          <w:marLeft w:val="640"/>
          <w:marRight w:val="0"/>
          <w:marTop w:val="0"/>
          <w:marBottom w:val="0"/>
          <w:divBdr>
            <w:top w:val="none" w:sz="0" w:space="0" w:color="auto"/>
            <w:left w:val="none" w:sz="0" w:space="0" w:color="auto"/>
            <w:bottom w:val="none" w:sz="0" w:space="0" w:color="auto"/>
            <w:right w:val="none" w:sz="0" w:space="0" w:color="auto"/>
          </w:divBdr>
        </w:div>
        <w:div w:id="261190568">
          <w:marLeft w:val="640"/>
          <w:marRight w:val="0"/>
          <w:marTop w:val="0"/>
          <w:marBottom w:val="0"/>
          <w:divBdr>
            <w:top w:val="none" w:sz="0" w:space="0" w:color="auto"/>
            <w:left w:val="none" w:sz="0" w:space="0" w:color="auto"/>
            <w:bottom w:val="none" w:sz="0" w:space="0" w:color="auto"/>
            <w:right w:val="none" w:sz="0" w:space="0" w:color="auto"/>
          </w:divBdr>
        </w:div>
        <w:div w:id="731464968">
          <w:marLeft w:val="640"/>
          <w:marRight w:val="0"/>
          <w:marTop w:val="0"/>
          <w:marBottom w:val="0"/>
          <w:divBdr>
            <w:top w:val="none" w:sz="0" w:space="0" w:color="auto"/>
            <w:left w:val="none" w:sz="0" w:space="0" w:color="auto"/>
            <w:bottom w:val="none" w:sz="0" w:space="0" w:color="auto"/>
            <w:right w:val="none" w:sz="0" w:space="0" w:color="auto"/>
          </w:divBdr>
        </w:div>
        <w:div w:id="1448114447">
          <w:marLeft w:val="640"/>
          <w:marRight w:val="0"/>
          <w:marTop w:val="0"/>
          <w:marBottom w:val="0"/>
          <w:divBdr>
            <w:top w:val="none" w:sz="0" w:space="0" w:color="auto"/>
            <w:left w:val="none" w:sz="0" w:space="0" w:color="auto"/>
            <w:bottom w:val="none" w:sz="0" w:space="0" w:color="auto"/>
            <w:right w:val="none" w:sz="0" w:space="0" w:color="auto"/>
          </w:divBdr>
        </w:div>
        <w:div w:id="1361590232">
          <w:marLeft w:val="640"/>
          <w:marRight w:val="0"/>
          <w:marTop w:val="0"/>
          <w:marBottom w:val="0"/>
          <w:divBdr>
            <w:top w:val="none" w:sz="0" w:space="0" w:color="auto"/>
            <w:left w:val="none" w:sz="0" w:space="0" w:color="auto"/>
            <w:bottom w:val="none" w:sz="0" w:space="0" w:color="auto"/>
            <w:right w:val="none" w:sz="0" w:space="0" w:color="auto"/>
          </w:divBdr>
        </w:div>
        <w:div w:id="1761833127">
          <w:marLeft w:val="640"/>
          <w:marRight w:val="0"/>
          <w:marTop w:val="0"/>
          <w:marBottom w:val="0"/>
          <w:divBdr>
            <w:top w:val="none" w:sz="0" w:space="0" w:color="auto"/>
            <w:left w:val="none" w:sz="0" w:space="0" w:color="auto"/>
            <w:bottom w:val="none" w:sz="0" w:space="0" w:color="auto"/>
            <w:right w:val="none" w:sz="0" w:space="0" w:color="auto"/>
          </w:divBdr>
        </w:div>
        <w:div w:id="1533499870">
          <w:marLeft w:val="640"/>
          <w:marRight w:val="0"/>
          <w:marTop w:val="0"/>
          <w:marBottom w:val="0"/>
          <w:divBdr>
            <w:top w:val="none" w:sz="0" w:space="0" w:color="auto"/>
            <w:left w:val="none" w:sz="0" w:space="0" w:color="auto"/>
            <w:bottom w:val="none" w:sz="0" w:space="0" w:color="auto"/>
            <w:right w:val="none" w:sz="0" w:space="0" w:color="auto"/>
          </w:divBdr>
        </w:div>
        <w:div w:id="1108157612">
          <w:marLeft w:val="640"/>
          <w:marRight w:val="0"/>
          <w:marTop w:val="0"/>
          <w:marBottom w:val="0"/>
          <w:divBdr>
            <w:top w:val="none" w:sz="0" w:space="0" w:color="auto"/>
            <w:left w:val="none" w:sz="0" w:space="0" w:color="auto"/>
            <w:bottom w:val="none" w:sz="0" w:space="0" w:color="auto"/>
            <w:right w:val="none" w:sz="0" w:space="0" w:color="auto"/>
          </w:divBdr>
        </w:div>
        <w:div w:id="1962682360">
          <w:marLeft w:val="640"/>
          <w:marRight w:val="0"/>
          <w:marTop w:val="0"/>
          <w:marBottom w:val="0"/>
          <w:divBdr>
            <w:top w:val="none" w:sz="0" w:space="0" w:color="auto"/>
            <w:left w:val="none" w:sz="0" w:space="0" w:color="auto"/>
            <w:bottom w:val="none" w:sz="0" w:space="0" w:color="auto"/>
            <w:right w:val="none" w:sz="0" w:space="0" w:color="auto"/>
          </w:divBdr>
        </w:div>
        <w:div w:id="1991983346">
          <w:marLeft w:val="640"/>
          <w:marRight w:val="0"/>
          <w:marTop w:val="0"/>
          <w:marBottom w:val="0"/>
          <w:divBdr>
            <w:top w:val="none" w:sz="0" w:space="0" w:color="auto"/>
            <w:left w:val="none" w:sz="0" w:space="0" w:color="auto"/>
            <w:bottom w:val="none" w:sz="0" w:space="0" w:color="auto"/>
            <w:right w:val="none" w:sz="0" w:space="0" w:color="auto"/>
          </w:divBdr>
        </w:div>
        <w:div w:id="594897180">
          <w:marLeft w:val="640"/>
          <w:marRight w:val="0"/>
          <w:marTop w:val="0"/>
          <w:marBottom w:val="0"/>
          <w:divBdr>
            <w:top w:val="none" w:sz="0" w:space="0" w:color="auto"/>
            <w:left w:val="none" w:sz="0" w:space="0" w:color="auto"/>
            <w:bottom w:val="none" w:sz="0" w:space="0" w:color="auto"/>
            <w:right w:val="none" w:sz="0" w:space="0" w:color="auto"/>
          </w:divBdr>
        </w:div>
        <w:div w:id="1957129923">
          <w:marLeft w:val="640"/>
          <w:marRight w:val="0"/>
          <w:marTop w:val="0"/>
          <w:marBottom w:val="0"/>
          <w:divBdr>
            <w:top w:val="none" w:sz="0" w:space="0" w:color="auto"/>
            <w:left w:val="none" w:sz="0" w:space="0" w:color="auto"/>
            <w:bottom w:val="none" w:sz="0" w:space="0" w:color="auto"/>
            <w:right w:val="none" w:sz="0" w:space="0" w:color="auto"/>
          </w:divBdr>
        </w:div>
        <w:div w:id="1205677176">
          <w:marLeft w:val="640"/>
          <w:marRight w:val="0"/>
          <w:marTop w:val="0"/>
          <w:marBottom w:val="0"/>
          <w:divBdr>
            <w:top w:val="none" w:sz="0" w:space="0" w:color="auto"/>
            <w:left w:val="none" w:sz="0" w:space="0" w:color="auto"/>
            <w:bottom w:val="none" w:sz="0" w:space="0" w:color="auto"/>
            <w:right w:val="none" w:sz="0" w:space="0" w:color="auto"/>
          </w:divBdr>
        </w:div>
        <w:div w:id="376587309">
          <w:marLeft w:val="640"/>
          <w:marRight w:val="0"/>
          <w:marTop w:val="0"/>
          <w:marBottom w:val="0"/>
          <w:divBdr>
            <w:top w:val="none" w:sz="0" w:space="0" w:color="auto"/>
            <w:left w:val="none" w:sz="0" w:space="0" w:color="auto"/>
            <w:bottom w:val="none" w:sz="0" w:space="0" w:color="auto"/>
            <w:right w:val="none" w:sz="0" w:space="0" w:color="auto"/>
          </w:divBdr>
        </w:div>
        <w:div w:id="139616353">
          <w:marLeft w:val="640"/>
          <w:marRight w:val="0"/>
          <w:marTop w:val="0"/>
          <w:marBottom w:val="0"/>
          <w:divBdr>
            <w:top w:val="none" w:sz="0" w:space="0" w:color="auto"/>
            <w:left w:val="none" w:sz="0" w:space="0" w:color="auto"/>
            <w:bottom w:val="none" w:sz="0" w:space="0" w:color="auto"/>
            <w:right w:val="none" w:sz="0" w:space="0" w:color="auto"/>
          </w:divBdr>
        </w:div>
        <w:div w:id="9306965">
          <w:marLeft w:val="640"/>
          <w:marRight w:val="0"/>
          <w:marTop w:val="0"/>
          <w:marBottom w:val="0"/>
          <w:divBdr>
            <w:top w:val="none" w:sz="0" w:space="0" w:color="auto"/>
            <w:left w:val="none" w:sz="0" w:space="0" w:color="auto"/>
            <w:bottom w:val="none" w:sz="0" w:space="0" w:color="auto"/>
            <w:right w:val="none" w:sz="0" w:space="0" w:color="auto"/>
          </w:divBdr>
        </w:div>
        <w:div w:id="1422413735">
          <w:marLeft w:val="640"/>
          <w:marRight w:val="0"/>
          <w:marTop w:val="0"/>
          <w:marBottom w:val="0"/>
          <w:divBdr>
            <w:top w:val="none" w:sz="0" w:space="0" w:color="auto"/>
            <w:left w:val="none" w:sz="0" w:space="0" w:color="auto"/>
            <w:bottom w:val="none" w:sz="0" w:space="0" w:color="auto"/>
            <w:right w:val="none" w:sz="0" w:space="0" w:color="auto"/>
          </w:divBdr>
        </w:div>
        <w:div w:id="1310867492">
          <w:marLeft w:val="640"/>
          <w:marRight w:val="0"/>
          <w:marTop w:val="0"/>
          <w:marBottom w:val="0"/>
          <w:divBdr>
            <w:top w:val="none" w:sz="0" w:space="0" w:color="auto"/>
            <w:left w:val="none" w:sz="0" w:space="0" w:color="auto"/>
            <w:bottom w:val="none" w:sz="0" w:space="0" w:color="auto"/>
            <w:right w:val="none" w:sz="0" w:space="0" w:color="auto"/>
          </w:divBdr>
        </w:div>
        <w:div w:id="868836452">
          <w:marLeft w:val="640"/>
          <w:marRight w:val="0"/>
          <w:marTop w:val="0"/>
          <w:marBottom w:val="0"/>
          <w:divBdr>
            <w:top w:val="none" w:sz="0" w:space="0" w:color="auto"/>
            <w:left w:val="none" w:sz="0" w:space="0" w:color="auto"/>
            <w:bottom w:val="none" w:sz="0" w:space="0" w:color="auto"/>
            <w:right w:val="none" w:sz="0" w:space="0" w:color="auto"/>
          </w:divBdr>
        </w:div>
        <w:div w:id="2071073260">
          <w:marLeft w:val="640"/>
          <w:marRight w:val="0"/>
          <w:marTop w:val="0"/>
          <w:marBottom w:val="0"/>
          <w:divBdr>
            <w:top w:val="none" w:sz="0" w:space="0" w:color="auto"/>
            <w:left w:val="none" w:sz="0" w:space="0" w:color="auto"/>
            <w:bottom w:val="none" w:sz="0" w:space="0" w:color="auto"/>
            <w:right w:val="none" w:sz="0" w:space="0" w:color="auto"/>
          </w:divBdr>
        </w:div>
        <w:div w:id="198903645">
          <w:marLeft w:val="640"/>
          <w:marRight w:val="0"/>
          <w:marTop w:val="0"/>
          <w:marBottom w:val="0"/>
          <w:divBdr>
            <w:top w:val="none" w:sz="0" w:space="0" w:color="auto"/>
            <w:left w:val="none" w:sz="0" w:space="0" w:color="auto"/>
            <w:bottom w:val="none" w:sz="0" w:space="0" w:color="auto"/>
            <w:right w:val="none" w:sz="0" w:space="0" w:color="auto"/>
          </w:divBdr>
        </w:div>
        <w:div w:id="379938394">
          <w:marLeft w:val="640"/>
          <w:marRight w:val="0"/>
          <w:marTop w:val="0"/>
          <w:marBottom w:val="0"/>
          <w:divBdr>
            <w:top w:val="none" w:sz="0" w:space="0" w:color="auto"/>
            <w:left w:val="none" w:sz="0" w:space="0" w:color="auto"/>
            <w:bottom w:val="none" w:sz="0" w:space="0" w:color="auto"/>
            <w:right w:val="none" w:sz="0" w:space="0" w:color="auto"/>
          </w:divBdr>
        </w:div>
        <w:div w:id="1090663399">
          <w:marLeft w:val="640"/>
          <w:marRight w:val="0"/>
          <w:marTop w:val="0"/>
          <w:marBottom w:val="0"/>
          <w:divBdr>
            <w:top w:val="none" w:sz="0" w:space="0" w:color="auto"/>
            <w:left w:val="none" w:sz="0" w:space="0" w:color="auto"/>
            <w:bottom w:val="none" w:sz="0" w:space="0" w:color="auto"/>
            <w:right w:val="none" w:sz="0" w:space="0" w:color="auto"/>
          </w:divBdr>
        </w:div>
        <w:div w:id="926040885">
          <w:marLeft w:val="640"/>
          <w:marRight w:val="0"/>
          <w:marTop w:val="0"/>
          <w:marBottom w:val="0"/>
          <w:divBdr>
            <w:top w:val="none" w:sz="0" w:space="0" w:color="auto"/>
            <w:left w:val="none" w:sz="0" w:space="0" w:color="auto"/>
            <w:bottom w:val="none" w:sz="0" w:space="0" w:color="auto"/>
            <w:right w:val="none" w:sz="0" w:space="0" w:color="auto"/>
          </w:divBdr>
        </w:div>
        <w:div w:id="1559247288">
          <w:marLeft w:val="640"/>
          <w:marRight w:val="0"/>
          <w:marTop w:val="0"/>
          <w:marBottom w:val="0"/>
          <w:divBdr>
            <w:top w:val="none" w:sz="0" w:space="0" w:color="auto"/>
            <w:left w:val="none" w:sz="0" w:space="0" w:color="auto"/>
            <w:bottom w:val="none" w:sz="0" w:space="0" w:color="auto"/>
            <w:right w:val="none" w:sz="0" w:space="0" w:color="auto"/>
          </w:divBdr>
        </w:div>
        <w:div w:id="1536310877">
          <w:marLeft w:val="640"/>
          <w:marRight w:val="0"/>
          <w:marTop w:val="0"/>
          <w:marBottom w:val="0"/>
          <w:divBdr>
            <w:top w:val="none" w:sz="0" w:space="0" w:color="auto"/>
            <w:left w:val="none" w:sz="0" w:space="0" w:color="auto"/>
            <w:bottom w:val="none" w:sz="0" w:space="0" w:color="auto"/>
            <w:right w:val="none" w:sz="0" w:space="0" w:color="auto"/>
          </w:divBdr>
        </w:div>
        <w:div w:id="151990204">
          <w:marLeft w:val="640"/>
          <w:marRight w:val="0"/>
          <w:marTop w:val="0"/>
          <w:marBottom w:val="0"/>
          <w:divBdr>
            <w:top w:val="none" w:sz="0" w:space="0" w:color="auto"/>
            <w:left w:val="none" w:sz="0" w:space="0" w:color="auto"/>
            <w:bottom w:val="none" w:sz="0" w:space="0" w:color="auto"/>
            <w:right w:val="none" w:sz="0" w:space="0" w:color="auto"/>
          </w:divBdr>
        </w:div>
        <w:div w:id="1733966098">
          <w:marLeft w:val="640"/>
          <w:marRight w:val="0"/>
          <w:marTop w:val="0"/>
          <w:marBottom w:val="0"/>
          <w:divBdr>
            <w:top w:val="none" w:sz="0" w:space="0" w:color="auto"/>
            <w:left w:val="none" w:sz="0" w:space="0" w:color="auto"/>
            <w:bottom w:val="none" w:sz="0" w:space="0" w:color="auto"/>
            <w:right w:val="none" w:sz="0" w:space="0" w:color="auto"/>
          </w:divBdr>
        </w:div>
        <w:div w:id="95175455">
          <w:marLeft w:val="640"/>
          <w:marRight w:val="0"/>
          <w:marTop w:val="0"/>
          <w:marBottom w:val="0"/>
          <w:divBdr>
            <w:top w:val="none" w:sz="0" w:space="0" w:color="auto"/>
            <w:left w:val="none" w:sz="0" w:space="0" w:color="auto"/>
            <w:bottom w:val="none" w:sz="0" w:space="0" w:color="auto"/>
            <w:right w:val="none" w:sz="0" w:space="0" w:color="auto"/>
          </w:divBdr>
        </w:div>
        <w:div w:id="105589216">
          <w:marLeft w:val="640"/>
          <w:marRight w:val="0"/>
          <w:marTop w:val="0"/>
          <w:marBottom w:val="0"/>
          <w:divBdr>
            <w:top w:val="none" w:sz="0" w:space="0" w:color="auto"/>
            <w:left w:val="none" w:sz="0" w:space="0" w:color="auto"/>
            <w:bottom w:val="none" w:sz="0" w:space="0" w:color="auto"/>
            <w:right w:val="none" w:sz="0" w:space="0" w:color="auto"/>
          </w:divBdr>
        </w:div>
        <w:div w:id="2068987568">
          <w:marLeft w:val="640"/>
          <w:marRight w:val="0"/>
          <w:marTop w:val="0"/>
          <w:marBottom w:val="0"/>
          <w:divBdr>
            <w:top w:val="none" w:sz="0" w:space="0" w:color="auto"/>
            <w:left w:val="none" w:sz="0" w:space="0" w:color="auto"/>
            <w:bottom w:val="none" w:sz="0" w:space="0" w:color="auto"/>
            <w:right w:val="none" w:sz="0" w:space="0" w:color="auto"/>
          </w:divBdr>
        </w:div>
        <w:div w:id="76174741">
          <w:marLeft w:val="640"/>
          <w:marRight w:val="0"/>
          <w:marTop w:val="0"/>
          <w:marBottom w:val="0"/>
          <w:divBdr>
            <w:top w:val="none" w:sz="0" w:space="0" w:color="auto"/>
            <w:left w:val="none" w:sz="0" w:space="0" w:color="auto"/>
            <w:bottom w:val="none" w:sz="0" w:space="0" w:color="auto"/>
            <w:right w:val="none" w:sz="0" w:space="0" w:color="auto"/>
          </w:divBdr>
        </w:div>
        <w:div w:id="1400130423">
          <w:marLeft w:val="640"/>
          <w:marRight w:val="0"/>
          <w:marTop w:val="0"/>
          <w:marBottom w:val="0"/>
          <w:divBdr>
            <w:top w:val="none" w:sz="0" w:space="0" w:color="auto"/>
            <w:left w:val="none" w:sz="0" w:space="0" w:color="auto"/>
            <w:bottom w:val="none" w:sz="0" w:space="0" w:color="auto"/>
            <w:right w:val="none" w:sz="0" w:space="0" w:color="auto"/>
          </w:divBdr>
        </w:div>
        <w:div w:id="607813604">
          <w:marLeft w:val="640"/>
          <w:marRight w:val="0"/>
          <w:marTop w:val="0"/>
          <w:marBottom w:val="0"/>
          <w:divBdr>
            <w:top w:val="none" w:sz="0" w:space="0" w:color="auto"/>
            <w:left w:val="none" w:sz="0" w:space="0" w:color="auto"/>
            <w:bottom w:val="none" w:sz="0" w:space="0" w:color="auto"/>
            <w:right w:val="none" w:sz="0" w:space="0" w:color="auto"/>
          </w:divBdr>
        </w:div>
        <w:div w:id="94906705">
          <w:marLeft w:val="640"/>
          <w:marRight w:val="0"/>
          <w:marTop w:val="0"/>
          <w:marBottom w:val="0"/>
          <w:divBdr>
            <w:top w:val="none" w:sz="0" w:space="0" w:color="auto"/>
            <w:left w:val="none" w:sz="0" w:space="0" w:color="auto"/>
            <w:bottom w:val="none" w:sz="0" w:space="0" w:color="auto"/>
            <w:right w:val="none" w:sz="0" w:space="0" w:color="auto"/>
          </w:divBdr>
        </w:div>
        <w:div w:id="740106000">
          <w:marLeft w:val="640"/>
          <w:marRight w:val="0"/>
          <w:marTop w:val="0"/>
          <w:marBottom w:val="0"/>
          <w:divBdr>
            <w:top w:val="none" w:sz="0" w:space="0" w:color="auto"/>
            <w:left w:val="none" w:sz="0" w:space="0" w:color="auto"/>
            <w:bottom w:val="none" w:sz="0" w:space="0" w:color="auto"/>
            <w:right w:val="none" w:sz="0" w:space="0" w:color="auto"/>
          </w:divBdr>
        </w:div>
        <w:div w:id="1251894876">
          <w:marLeft w:val="640"/>
          <w:marRight w:val="0"/>
          <w:marTop w:val="0"/>
          <w:marBottom w:val="0"/>
          <w:divBdr>
            <w:top w:val="none" w:sz="0" w:space="0" w:color="auto"/>
            <w:left w:val="none" w:sz="0" w:space="0" w:color="auto"/>
            <w:bottom w:val="none" w:sz="0" w:space="0" w:color="auto"/>
            <w:right w:val="none" w:sz="0" w:space="0" w:color="auto"/>
          </w:divBdr>
        </w:div>
        <w:div w:id="2111312613">
          <w:marLeft w:val="640"/>
          <w:marRight w:val="0"/>
          <w:marTop w:val="0"/>
          <w:marBottom w:val="0"/>
          <w:divBdr>
            <w:top w:val="none" w:sz="0" w:space="0" w:color="auto"/>
            <w:left w:val="none" w:sz="0" w:space="0" w:color="auto"/>
            <w:bottom w:val="none" w:sz="0" w:space="0" w:color="auto"/>
            <w:right w:val="none" w:sz="0" w:space="0" w:color="auto"/>
          </w:divBdr>
        </w:div>
        <w:div w:id="1622763582">
          <w:marLeft w:val="640"/>
          <w:marRight w:val="0"/>
          <w:marTop w:val="0"/>
          <w:marBottom w:val="0"/>
          <w:divBdr>
            <w:top w:val="none" w:sz="0" w:space="0" w:color="auto"/>
            <w:left w:val="none" w:sz="0" w:space="0" w:color="auto"/>
            <w:bottom w:val="none" w:sz="0" w:space="0" w:color="auto"/>
            <w:right w:val="none" w:sz="0" w:space="0" w:color="auto"/>
          </w:divBdr>
        </w:div>
        <w:div w:id="1267930355">
          <w:marLeft w:val="640"/>
          <w:marRight w:val="0"/>
          <w:marTop w:val="0"/>
          <w:marBottom w:val="0"/>
          <w:divBdr>
            <w:top w:val="none" w:sz="0" w:space="0" w:color="auto"/>
            <w:left w:val="none" w:sz="0" w:space="0" w:color="auto"/>
            <w:bottom w:val="none" w:sz="0" w:space="0" w:color="auto"/>
            <w:right w:val="none" w:sz="0" w:space="0" w:color="auto"/>
          </w:divBdr>
        </w:div>
        <w:div w:id="845367797">
          <w:marLeft w:val="640"/>
          <w:marRight w:val="0"/>
          <w:marTop w:val="0"/>
          <w:marBottom w:val="0"/>
          <w:divBdr>
            <w:top w:val="none" w:sz="0" w:space="0" w:color="auto"/>
            <w:left w:val="none" w:sz="0" w:space="0" w:color="auto"/>
            <w:bottom w:val="none" w:sz="0" w:space="0" w:color="auto"/>
            <w:right w:val="none" w:sz="0" w:space="0" w:color="auto"/>
          </w:divBdr>
        </w:div>
        <w:div w:id="1313407501">
          <w:marLeft w:val="640"/>
          <w:marRight w:val="0"/>
          <w:marTop w:val="0"/>
          <w:marBottom w:val="0"/>
          <w:divBdr>
            <w:top w:val="none" w:sz="0" w:space="0" w:color="auto"/>
            <w:left w:val="none" w:sz="0" w:space="0" w:color="auto"/>
            <w:bottom w:val="none" w:sz="0" w:space="0" w:color="auto"/>
            <w:right w:val="none" w:sz="0" w:space="0" w:color="auto"/>
          </w:divBdr>
        </w:div>
        <w:div w:id="728578639">
          <w:marLeft w:val="640"/>
          <w:marRight w:val="0"/>
          <w:marTop w:val="0"/>
          <w:marBottom w:val="0"/>
          <w:divBdr>
            <w:top w:val="none" w:sz="0" w:space="0" w:color="auto"/>
            <w:left w:val="none" w:sz="0" w:space="0" w:color="auto"/>
            <w:bottom w:val="none" w:sz="0" w:space="0" w:color="auto"/>
            <w:right w:val="none" w:sz="0" w:space="0" w:color="auto"/>
          </w:divBdr>
        </w:div>
        <w:div w:id="218397088">
          <w:marLeft w:val="640"/>
          <w:marRight w:val="0"/>
          <w:marTop w:val="0"/>
          <w:marBottom w:val="0"/>
          <w:divBdr>
            <w:top w:val="none" w:sz="0" w:space="0" w:color="auto"/>
            <w:left w:val="none" w:sz="0" w:space="0" w:color="auto"/>
            <w:bottom w:val="none" w:sz="0" w:space="0" w:color="auto"/>
            <w:right w:val="none" w:sz="0" w:space="0" w:color="auto"/>
          </w:divBdr>
        </w:div>
        <w:div w:id="416291102">
          <w:marLeft w:val="640"/>
          <w:marRight w:val="0"/>
          <w:marTop w:val="0"/>
          <w:marBottom w:val="0"/>
          <w:divBdr>
            <w:top w:val="none" w:sz="0" w:space="0" w:color="auto"/>
            <w:left w:val="none" w:sz="0" w:space="0" w:color="auto"/>
            <w:bottom w:val="none" w:sz="0" w:space="0" w:color="auto"/>
            <w:right w:val="none" w:sz="0" w:space="0" w:color="auto"/>
          </w:divBdr>
        </w:div>
        <w:div w:id="299581860">
          <w:marLeft w:val="640"/>
          <w:marRight w:val="0"/>
          <w:marTop w:val="0"/>
          <w:marBottom w:val="0"/>
          <w:divBdr>
            <w:top w:val="none" w:sz="0" w:space="0" w:color="auto"/>
            <w:left w:val="none" w:sz="0" w:space="0" w:color="auto"/>
            <w:bottom w:val="none" w:sz="0" w:space="0" w:color="auto"/>
            <w:right w:val="none" w:sz="0" w:space="0" w:color="auto"/>
          </w:divBdr>
        </w:div>
        <w:div w:id="1043557036">
          <w:marLeft w:val="640"/>
          <w:marRight w:val="0"/>
          <w:marTop w:val="0"/>
          <w:marBottom w:val="0"/>
          <w:divBdr>
            <w:top w:val="none" w:sz="0" w:space="0" w:color="auto"/>
            <w:left w:val="none" w:sz="0" w:space="0" w:color="auto"/>
            <w:bottom w:val="none" w:sz="0" w:space="0" w:color="auto"/>
            <w:right w:val="none" w:sz="0" w:space="0" w:color="auto"/>
          </w:divBdr>
        </w:div>
        <w:div w:id="1857039567">
          <w:marLeft w:val="640"/>
          <w:marRight w:val="0"/>
          <w:marTop w:val="0"/>
          <w:marBottom w:val="0"/>
          <w:divBdr>
            <w:top w:val="none" w:sz="0" w:space="0" w:color="auto"/>
            <w:left w:val="none" w:sz="0" w:space="0" w:color="auto"/>
            <w:bottom w:val="none" w:sz="0" w:space="0" w:color="auto"/>
            <w:right w:val="none" w:sz="0" w:space="0" w:color="auto"/>
          </w:divBdr>
        </w:div>
        <w:div w:id="686248032">
          <w:marLeft w:val="640"/>
          <w:marRight w:val="0"/>
          <w:marTop w:val="0"/>
          <w:marBottom w:val="0"/>
          <w:divBdr>
            <w:top w:val="none" w:sz="0" w:space="0" w:color="auto"/>
            <w:left w:val="none" w:sz="0" w:space="0" w:color="auto"/>
            <w:bottom w:val="none" w:sz="0" w:space="0" w:color="auto"/>
            <w:right w:val="none" w:sz="0" w:space="0" w:color="auto"/>
          </w:divBdr>
        </w:div>
        <w:div w:id="343628756">
          <w:marLeft w:val="640"/>
          <w:marRight w:val="0"/>
          <w:marTop w:val="0"/>
          <w:marBottom w:val="0"/>
          <w:divBdr>
            <w:top w:val="none" w:sz="0" w:space="0" w:color="auto"/>
            <w:left w:val="none" w:sz="0" w:space="0" w:color="auto"/>
            <w:bottom w:val="none" w:sz="0" w:space="0" w:color="auto"/>
            <w:right w:val="none" w:sz="0" w:space="0" w:color="auto"/>
          </w:divBdr>
        </w:div>
        <w:div w:id="2029721892">
          <w:marLeft w:val="640"/>
          <w:marRight w:val="0"/>
          <w:marTop w:val="0"/>
          <w:marBottom w:val="0"/>
          <w:divBdr>
            <w:top w:val="none" w:sz="0" w:space="0" w:color="auto"/>
            <w:left w:val="none" w:sz="0" w:space="0" w:color="auto"/>
            <w:bottom w:val="none" w:sz="0" w:space="0" w:color="auto"/>
            <w:right w:val="none" w:sz="0" w:space="0" w:color="auto"/>
          </w:divBdr>
        </w:div>
        <w:div w:id="358776531">
          <w:marLeft w:val="640"/>
          <w:marRight w:val="0"/>
          <w:marTop w:val="0"/>
          <w:marBottom w:val="0"/>
          <w:divBdr>
            <w:top w:val="none" w:sz="0" w:space="0" w:color="auto"/>
            <w:left w:val="none" w:sz="0" w:space="0" w:color="auto"/>
            <w:bottom w:val="none" w:sz="0" w:space="0" w:color="auto"/>
            <w:right w:val="none" w:sz="0" w:space="0" w:color="auto"/>
          </w:divBdr>
        </w:div>
        <w:div w:id="355741845">
          <w:marLeft w:val="640"/>
          <w:marRight w:val="0"/>
          <w:marTop w:val="0"/>
          <w:marBottom w:val="0"/>
          <w:divBdr>
            <w:top w:val="none" w:sz="0" w:space="0" w:color="auto"/>
            <w:left w:val="none" w:sz="0" w:space="0" w:color="auto"/>
            <w:bottom w:val="none" w:sz="0" w:space="0" w:color="auto"/>
            <w:right w:val="none" w:sz="0" w:space="0" w:color="auto"/>
          </w:divBdr>
        </w:div>
        <w:div w:id="1346789140">
          <w:marLeft w:val="640"/>
          <w:marRight w:val="0"/>
          <w:marTop w:val="0"/>
          <w:marBottom w:val="0"/>
          <w:divBdr>
            <w:top w:val="none" w:sz="0" w:space="0" w:color="auto"/>
            <w:left w:val="none" w:sz="0" w:space="0" w:color="auto"/>
            <w:bottom w:val="none" w:sz="0" w:space="0" w:color="auto"/>
            <w:right w:val="none" w:sz="0" w:space="0" w:color="auto"/>
          </w:divBdr>
        </w:div>
        <w:div w:id="768309287">
          <w:marLeft w:val="640"/>
          <w:marRight w:val="0"/>
          <w:marTop w:val="0"/>
          <w:marBottom w:val="0"/>
          <w:divBdr>
            <w:top w:val="none" w:sz="0" w:space="0" w:color="auto"/>
            <w:left w:val="none" w:sz="0" w:space="0" w:color="auto"/>
            <w:bottom w:val="none" w:sz="0" w:space="0" w:color="auto"/>
            <w:right w:val="none" w:sz="0" w:space="0" w:color="auto"/>
          </w:divBdr>
        </w:div>
        <w:div w:id="763384346">
          <w:marLeft w:val="640"/>
          <w:marRight w:val="0"/>
          <w:marTop w:val="0"/>
          <w:marBottom w:val="0"/>
          <w:divBdr>
            <w:top w:val="none" w:sz="0" w:space="0" w:color="auto"/>
            <w:left w:val="none" w:sz="0" w:space="0" w:color="auto"/>
            <w:bottom w:val="none" w:sz="0" w:space="0" w:color="auto"/>
            <w:right w:val="none" w:sz="0" w:space="0" w:color="auto"/>
          </w:divBdr>
        </w:div>
        <w:div w:id="1580292483">
          <w:marLeft w:val="640"/>
          <w:marRight w:val="0"/>
          <w:marTop w:val="0"/>
          <w:marBottom w:val="0"/>
          <w:divBdr>
            <w:top w:val="none" w:sz="0" w:space="0" w:color="auto"/>
            <w:left w:val="none" w:sz="0" w:space="0" w:color="auto"/>
            <w:bottom w:val="none" w:sz="0" w:space="0" w:color="auto"/>
            <w:right w:val="none" w:sz="0" w:space="0" w:color="auto"/>
          </w:divBdr>
        </w:div>
        <w:div w:id="527838506">
          <w:marLeft w:val="640"/>
          <w:marRight w:val="0"/>
          <w:marTop w:val="0"/>
          <w:marBottom w:val="0"/>
          <w:divBdr>
            <w:top w:val="none" w:sz="0" w:space="0" w:color="auto"/>
            <w:left w:val="none" w:sz="0" w:space="0" w:color="auto"/>
            <w:bottom w:val="none" w:sz="0" w:space="0" w:color="auto"/>
            <w:right w:val="none" w:sz="0" w:space="0" w:color="auto"/>
          </w:divBdr>
        </w:div>
        <w:div w:id="718281122">
          <w:marLeft w:val="640"/>
          <w:marRight w:val="0"/>
          <w:marTop w:val="0"/>
          <w:marBottom w:val="0"/>
          <w:divBdr>
            <w:top w:val="none" w:sz="0" w:space="0" w:color="auto"/>
            <w:left w:val="none" w:sz="0" w:space="0" w:color="auto"/>
            <w:bottom w:val="none" w:sz="0" w:space="0" w:color="auto"/>
            <w:right w:val="none" w:sz="0" w:space="0" w:color="auto"/>
          </w:divBdr>
        </w:div>
        <w:div w:id="1846480343">
          <w:marLeft w:val="640"/>
          <w:marRight w:val="0"/>
          <w:marTop w:val="0"/>
          <w:marBottom w:val="0"/>
          <w:divBdr>
            <w:top w:val="none" w:sz="0" w:space="0" w:color="auto"/>
            <w:left w:val="none" w:sz="0" w:space="0" w:color="auto"/>
            <w:bottom w:val="none" w:sz="0" w:space="0" w:color="auto"/>
            <w:right w:val="none" w:sz="0" w:space="0" w:color="auto"/>
          </w:divBdr>
        </w:div>
        <w:div w:id="127675799">
          <w:marLeft w:val="640"/>
          <w:marRight w:val="0"/>
          <w:marTop w:val="0"/>
          <w:marBottom w:val="0"/>
          <w:divBdr>
            <w:top w:val="none" w:sz="0" w:space="0" w:color="auto"/>
            <w:left w:val="none" w:sz="0" w:space="0" w:color="auto"/>
            <w:bottom w:val="none" w:sz="0" w:space="0" w:color="auto"/>
            <w:right w:val="none" w:sz="0" w:space="0" w:color="auto"/>
          </w:divBdr>
        </w:div>
        <w:div w:id="301007140">
          <w:marLeft w:val="640"/>
          <w:marRight w:val="0"/>
          <w:marTop w:val="0"/>
          <w:marBottom w:val="0"/>
          <w:divBdr>
            <w:top w:val="none" w:sz="0" w:space="0" w:color="auto"/>
            <w:left w:val="none" w:sz="0" w:space="0" w:color="auto"/>
            <w:bottom w:val="none" w:sz="0" w:space="0" w:color="auto"/>
            <w:right w:val="none" w:sz="0" w:space="0" w:color="auto"/>
          </w:divBdr>
        </w:div>
        <w:div w:id="1018197060">
          <w:marLeft w:val="640"/>
          <w:marRight w:val="0"/>
          <w:marTop w:val="0"/>
          <w:marBottom w:val="0"/>
          <w:divBdr>
            <w:top w:val="none" w:sz="0" w:space="0" w:color="auto"/>
            <w:left w:val="none" w:sz="0" w:space="0" w:color="auto"/>
            <w:bottom w:val="none" w:sz="0" w:space="0" w:color="auto"/>
            <w:right w:val="none" w:sz="0" w:space="0" w:color="auto"/>
          </w:divBdr>
        </w:div>
        <w:div w:id="27881593">
          <w:marLeft w:val="640"/>
          <w:marRight w:val="0"/>
          <w:marTop w:val="0"/>
          <w:marBottom w:val="0"/>
          <w:divBdr>
            <w:top w:val="none" w:sz="0" w:space="0" w:color="auto"/>
            <w:left w:val="none" w:sz="0" w:space="0" w:color="auto"/>
            <w:bottom w:val="none" w:sz="0" w:space="0" w:color="auto"/>
            <w:right w:val="none" w:sz="0" w:space="0" w:color="auto"/>
          </w:divBdr>
        </w:div>
        <w:div w:id="1899590781">
          <w:marLeft w:val="640"/>
          <w:marRight w:val="0"/>
          <w:marTop w:val="0"/>
          <w:marBottom w:val="0"/>
          <w:divBdr>
            <w:top w:val="none" w:sz="0" w:space="0" w:color="auto"/>
            <w:left w:val="none" w:sz="0" w:space="0" w:color="auto"/>
            <w:bottom w:val="none" w:sz="0" w:space="0" w:color="auto"/>
            <w:right w:val="none" w:sz="0" w:space="0" w:color="auto"/>
          </w:divBdr>
        </w:div>
        <w:div w:id="2039507602">
          <w:marLeft w:val="640"/>
          <w:marRight w:val="0"/>
          <w:marTop w:val="0"/>
          <w:marBottom w:val="0"/>
          <w:divBdr>
            <w:top w:val="none" w:sz="0" w:space="0" w:color="auto"/>
            <w:left w:val="none" w:sz="0" w:space="0" w:color="auto"/>
            <w:bottom w:val="none" w:sz="0" w:space="0" w:color="auto"/>
            <w:right w:val="none" w:sz="0" w:space="0" w:color="auto"/>
          </w:divBdr>
        </w:div>
        <w:div w:id="246816641">
          <w:marLeft w:val="640"/>
          <w:marRight w:val="0"/>
          <w:marTop w:val="0"/>
          <w:marBottom w:val="0"/>
          <w:divBdr>
            <w:top w:val="none" w:sz="0" w:space="0" w:color="auto"/>
            <w:left w:val="none" w:sz="0" w:space="0" w:color="auto"/>
            <w:bottom w:val="none" w:sz="0" w:space="0" w:color="auto"/>
            <w:right w:val="none" w:sz="0" w:space="0" w:color="auto"/>
          </w:divBdr>
        </w:div>
        <w:div w:id="653416711">
          <w:marLeft w:val="640"/>
          <w:marRight w:val="0"/>
          <w:marTop w:val="0"/>
          <w:marBottom w:val="0"/>
          <w:divBdr>
            <w:top w:val="none" w:sz="0" w:space="0" w:color="auto"/>
            <w:left w:val="none" w:sz="0" w:space="0" w:color="auto"/>
            <w:bottom w:val="none" w:sz="0" w:space="0" w:color="auto"/>
            <w:right w:val="none" w:sz="0" w:space="0" w:color="auto"/>
          </w:divBdr>
        </w:div>
        <w:div w:id="1980988002">
          <w:marLeft w:val="640"/>
          <w:marRight w:val="0"/>
          <w:marTop w:val="0"/>
          <w:marBottom w:val="0"/>
          <w:divBdr>
            <w:top w:val="none" w:sz="0" w:space="0" w:color="auto"/>
            <w:left w:val="none" w:sz="0" w:space="0" w:color="auto"/>
            <w:bottom w:val="none" w:sz="0" w:space="0" w:color="auto"/>
            <w:right w:val="none" w:sz="0" w:space="0" w:color="auto"/>
          </w:divBdr>
        </w:div>
        <w:div w:id="467864112">
          <w:marLeft w:val="640"/>
          <w:marRight w:val="0"/>
          <w:marTop w:val="0"/>
          <w:marBottom w:val="0"/>
          <w:divBdr>
            <w:top w:val="none" w:sz="0" w:space="0" w:color="auto"/>
            <w:left w:val="none" w:sz="0" w:space="0" w:color="auto"/>
            <w:bottom w:val="none" w:sz="0" w:space="0" w:color="auto"/>
            <w:right w:val="none" w:sz="0" w:space="0" w:color="auto"/>
          </w:divBdr>
        </w:div>
        <w:div w:id="1636914585">
          <w:marLeft w:val="640"/>
          <w:marRight w:val="0"/>
          <w:marTop w:val="0"/>
          <w:marBottom w:val="0"/>
          <w:divBdr>
            <w:top w:val="none" w:sz="0" w:space="0" w:color="auto"/>
            <w:left w:val="none" w:sz="0" w:space="0" w:color="auto"/>
            <w:bottom w:val="none" w:sz="0" w:space="0" w:color="auto"/>
            <w:right w:val="none" w:sz="0" w:space="0" w:color="auto"/>
          </w:divBdr>
        </w:div>
        <w:div w:id="1979257506">
          <w:marLeft w:val="640"/>
          <w:marRight w:val="0"/>
          <w:marTop w:val="0"/>
          <w:marBottom w:val="0"/>
          <w:divBdr>
            <w:top w:val="none" w:sz="0" w:space="0" w:color="auto"/>
            <w:left w:val="none" w:sz="0" w:space="0" w:color="auto"/>
            <w:bottom w:val="none" w:sz="0" w:space="0" w:color="auto"/>
            <w:right w:val="none" w:sz="0" w:space="0" w:color="auto"/>
          </w:divBdr>
        </w:div>
        <w:div w:id="1394157584">
          <w:marLeft w:val="640"/>
          <w:marRight w:val="0"/>
          <w:marTop w:val="0"/>
          <w:marBottom w:val="0"/>
          <w:divBdr>
            <w:top w:val="none" w:sz="0" w:space="0" w:color="auto"/>
            <w:left w:val="none" w:sz="0" w:space="0" w:color="auto"/>
            <w:bottom w:val="none" w:sz="0" w:space="0" w:color="auto"/>
            <w:right w:val="none" w:sz="0" w:space="0" w:color="auto"/>
          </w:divBdr>
        </w:div>
        <w:div w:id="1930385690">
          <w:marLeft w:val="640"/>
          <w:marRight w:val="0"/>
          <w:marTop w:val="0"/>
          <w:marBottom w:val="0"/>
          <w:divBdr>
            <w:top w:val="none" w:sz="0" w:space="0" w:color="auto"/>
            <w:left w:val="none" w:sz="0" w:space="0" w:color="auto"/>
            <w:bottom w:val="none" w:sz="0" w:space="0" w:color="auto"/>
            <w:right w:val="none" w:sz="0" w:space="0" w:color="auto"/>
          </w:divBdr>
        </w:div>
        <w:div w:id="1348867744">
          <w:marLeft w:val="640"/>
          <w:marRight w:val="0"/>
          <w:marTop w:val="0"/>
          <w:marBottom w:val="0"/>
          <w:divBdr>
            <w:top w:val="none" w:sz="0" w:space="0" w:color="auto"/>
            <w:left w:val="none" w:sz="0" w:space="0" w:color="auto"/>
            <w:bottom w:val="none" w:sz="0" w:space="0" w:color="auto"/>
            <w:right w:val="none" w:sz="0" w:space="0" w:color="auto"/>
          </w:divBdr>
        </w:div>
        <w:div w:id="2136870416">
          <w:marLeft w:val="640"/>
          <w:marRight w:val="0"/>
          <w:marTop w:val="0"/>
          <w:marBottom w:val="0"/>
          <w:divBdr>
            <w:top w:val="none" w:sz="0" w:space="0" w:color="auto"/>
            <w:left w:val="none" w:sz="0" w:space="0" w:color="auto"/>
            <w:bottom w:val="none" w:sz="0" w:space="0" w:color="auto"/>
            <w:right w:val="none" w:sz="0" w:space="0" w:color="auto"/>
          </w:divBdr>
        </w:div>
        <w:div w:id="2068869049">
          <w:marLeft w:val="640"/>
          <w:marRight w:val="0"/>
          <w:marTop w:val="0"/>
          <w:marBottom w:val="0"/>
          <w:divBdr>
            <w:top w:val="none" w:sz="0" w:space="0" w:color="auto"/>
            <w:left w:val="none" w:sz="0" w:space="0" w:color="auto"/>
            <w:bottom w:val="none" w:sz="0" w:space="0" w:color="auto"/>
            <w:right w:val="none" w:sz="0" w:space="0" w:color="auto"/>
          </w:divBdr>
        </w:div>
        <w:div w:id="1128860182">
          <w:marLeft w:val="640"/>
          <w:marRight w:val="0"/>
          <w:marTop w:val="0"/>
          <w:marBottom w:val="0"/>
          <w:divBdr>
            <w:top w:val="none" w:sz="0" w:space="0" w:color="auto"/>
            <w:left w:val="none" w:sz="0" w:space="0" w:color="auto"/>
            <w:bottom w:val="none" w:sz="0" w:space="0" w:color="auto"/>
            <w:right w:val="none" w:sz="0" w:space="0" w:color="auto"/>
          </w:divBdr>
        </w:div>
        <w:div w:id="35200507">
          <w:marLeft w:val="640"/>
          <w:marRight w:val="0"/>
          <w:marTop w:val="0"/>
          <w:marBottom w:val="0"/>
          <w:divBdr>
            <w:top w:val="none" w:sz="0" w:space="0" w:color="auto"/>
            <w:left w:val="none" w:sz="0" w:space="0" w:color="auto"/>
            <w:bottom w:val="none" w:sz="0" w:space="0" w:color="auto"/>
            <w:right w:val="none" w:sz="0" w:space="0" w:color="auto"/>
          </w:divBdr>
        </w:div>
        <w:div w:id="1168062135">
          <w:marLeft w:val="640"/>
          <w:marRight w:val="0"/>
          <w:marTop w:val="0"/>
          <w:marBottom w:val="0"/>
          <w:divBdr>
            <w:top w:val="none" w:sz="0" w:space="0" w:color="auto"/>
            <w:left w:val="none" w:sz="0" w:space="0" w:color="auto"/>
            <w:bottom w:val="none" w:sz="0" w:space="0" w:color="auto"/>
            <w:right w:val="none" w:sz="0" w:space="0" w:color="auto"/>
          </w:divBdr>
        </w:div>
        <w:div w:id="510531482">
          <w:marLeft w:val="640"/>
          <w:marRight w:val="0"/>
          <w:marTop w:val="0"/>
          <w:marBottom w:val="0"/>
          <w:divBdr>
            <w:top w:val="none" w:sz="0" w:space="0" w:color="auto"/>
            <w:left w:val="none" w:sz="0" w:space="0" w:color="auto"/>
            <w:bottom w:val="none" w:sz="0" w:space="0" w:color="auto"/>
            <w:right w:val="none" w:sz="0" w:space="0" w:color="auto"/>
          </w:divBdr>
        </w:div>
        <w:div w:id="184514367">
          <w:marLeft w:val="640"/>
          <w:marRight w:val="0"/>
          <w:marTop w:val="0"/>
          <w:marBottom w:val="0"/>
          <w:divBdr>
            <w:top w:val="none" w:sz="0" w:space="0" w:color="auto"/>
            <w:left w:val="none" w:sz="0" w:space="0" w:color="auto"/>
            <w:bottom w:val="none" w:sz="0" w:space="0" w:color="auto"/>
            <w:right w:val="none" w:sz="0" w:space="0" w:color="auto"/>
          </w:divBdr>
        </w:div>
        <w:div w:id="1253126372">
          <w:marLeft w:val="640"/>
          <w:marRight w:val="0"/>
          <w:marTop w:val="0"/>
          <w:marBottom w:val="0"/>
          <w:divBdr>
            <w:top w:val="none" w:sz="0" w:space="0" w:color="auto"/>
            <w:left w:val="none" w:sz="0" w:space="0" w:color="auto"/>
            <w:bottom w:val="none" w:sz="0" w:space="0" w:color="auto"/>
            <w:right w:val="none" w:sz="0" w:space="0" w:color="auto"/>
          </w:divBdr>
        </w:div>
        <w:div w:id="989401071">
          <w:marLeft w:val="640"/>
          <w:marRight w:val="0"/>
          <w:marTop w:val="0"/>
          <w:marBottom w:val="0"/>
          <w:divBdr>
            <w:top w:val="none" w:sz="0" w:space="0" w:color="auto"/>
            <w:left w:val="none" w:sz="0" w:space="0" w:color="auto"/>
            <w:bottom w:val="none" w:sz="0" w:space="0" w:color="auto"/>
            <w:right w:val="none" w:sz="0" w:space="0" w:color="auto"/>
          </w:divBdr>
        </w:div>
        <w:div w:id="1244804518">
          <w:marLeft w:val="640"/>
          <w:marRight w:val="0"/>
          <w:marTop w:val="0"/>
          <w:marBottom w:val="0"/>
          <w:divBdr>
            <w:top w:val="none" w:sz="0" w:space="0" w:color="auto"/>
            <w:left w:val="none" w:sz="0" w:space="0" w:color="auto"/>
            <w:bottom w:val="none" w:sz="0" w:space="0" w:color="auto"/>
            <w:right w:val="none" w:sz="0" w:space="0" w:color="auto"/>
          </w:divBdr>
        </w:div>
        <w:div w:id="708914779">
          <w:marLeft w:val="640"/>
          <w:marRight w:val="0"/>
          <w:marTop w:val="0"/>
          <w:marBottom w:val="0"/>
          <w:divBdr>
            <w:top w:val="none" w:sz="0" w:space="0" w:color="auto"/>
            <w:left w:val="none" w:sz="0" w:space="0" w:color="auto"/>
            <w:bottom w:val="none" w:sz="0" w:space="0" w:color="auto"/>
            <w:right w:val="none" w:sz="0" w:space="0" w:color="auto"/>
          </w:divBdr>
        </w:div>
        <w:div w:id="1860580093">
          <w:marLeft w:val="640"/>
          <w:marRight w:val="0"/>
          <w:marTop w:val="0"/>
          <w:marBottom w:val="0"/>
          <w:divBdr>
            <w:top w:val="none" w:sz="0" w:space="0" w:color="auto"/>
            <w:left w:val="none" w:sz="0" w:space="0" w:color="auto"/>
            <w:bottom w:val="none" w:sz="0" w:space="0" w:color="auto"/>
            <w:right w:val="none" w:sz="0" w:space="0" w:color="auto"/>
          </w:divBdr>
        </w:div>
        <w:div w:id="664819937">
          <w:marLeft w:val="640"/>
          <w:marRight w:val="0"/>
          <w:marTop w:val="0"/>
          <w:marBottom w:val="0"/>
          <w:divBdr>
            <w:top w:val="none" w:sz="0" w:space="0" w:color="auto"/>
            <w:left w:val="none" w:sz="0" w:space="0" w:color="auto"/>
            <w:bottom w:val="none" w:sz="0" w:space="0" w:color="auto"/>
            <w:right w:val="none" w:sz="0" w:space="0" w:color="auto"/>
          </w:divBdr>
        </w:div>
        <w:div w:id="1364552513">
          <w:marLeft w:val="640"/>
          <w:marRight w:val="0"/>
          <w:marTop w:val="0"/>
          <w:marBottom w:val="0"/>
          <w:divBdr>
            <w:top w:val="none" w:sz="0" w:space="0" w:color="auto"/>
            <w:left w:val="none" w:sz="0" w:space="0" w:color="auto"/>
            <w:bottom w:val="none" w:sz="0" w:space="0" w:color="auto"/>
            <w:right w:val="none" w:sz="0" w:space="0" w:color="auto"/>
          </w:divBdr>
        </w:div>
        <w:div w:id="835072318">
          <w:marLeft w:val="640"/>
          <w:marRight w:val="0"/>
          <w:marTop w:val="0"/>
          <w:marBottom w:val="0"/>
          <w:divBdr>
            <w:top w:val="none" w:sz="0" w:space="0" w:color="auto"/>
            <w:left w:val="none" w:sz="0" w:space="0" w:color="auto"/>
            <w:bottom w:val="none" w:sz="0" w:space="0" w:color="auto"/>
            <w:right w:val="none" w:sz="0" w:space="0" w:color="auto"/>
          </w:divBdr>
        </w:div>
        <w:div w:id="750391624">
          <w:marLeft w:val="640"/>
          <w:marRight w:val="0"/>
          <w:marTop w:val="0"/>
          <w:marBottom w:val="0"/>
          <w:divBdr>
            <w:top w:val="none" w:sz="0" w:space="0" w:color="auto"/>
            <w:left w:val="none" w:sz="0" w:space="0" w:color="auto"/>
            <w:bottom w:val="none" w:sz="0" w:space="0" w:color="auto"/>
            <w:right w:val="none" w:sz="0" w:space="0" w:color="auto"/>
          </w:divBdr>
        </w:div>
        <w:div w:id="371999960">
          <w:marLeft w:val="640"/>
          <w:marRight w:val="0"/>
          <w:marTop w:val="0"/>
          <w:marBottom w:val="0"/>
          <w:divBdr>
            <w:top w:val="none" w:sz="0" w:space="0" w:color="auto"/>
            <w:left w:val="none" w:sz="0" w:space="0" w:color="auto"/>
            <w:bottom w:val="none" w:sz="0" w:space="0" w:color="auto"/>
            <w:right w:val="none" w:sz="0" w:space="0" w:color="auto"/>
          </w:divBdr>
        </w:div>
        <w:div w:id="1060594712">
          <w:marLeft w:val="640"/>
          <w:marRight w:val="0"/>
          <w:marTop w:val="0"/>
          <w:marBottom w:val="0"/>
          <w:divBdr>
            <w:top w:val="none" w:sz="0" w:space="0" w:color="auto"/>
            <w:left w:val="none" w:sz="0" w:space="0" w:color="auto"/>
            <w:bottom w:val="none" w:sz="0" w:space="0" w:color="auto"/>
            <w:right w:val="none" w:sz="0" w:space="0" w:color="auto"/>
          </w:divBdr>
        </w:div>
        <w:div w:id="404881720">
          <w:marLeft w:val="640"/>
          <w:marRight w:val="0"/>
          <w:marTop w:val="0"/>
          <w:marBottom w:val="0"/>
          <w:divBdr>
            <w:top w:val="none" w:sz="0" w:space="0" w:color="auto"/>
            <w:left w:val="none" w:sz="0" w:space="0" w:color="auto"/>
            <w:bottom w:val="none" w:sz="0" w:space="0" w:color="auto"/>
            <w:right w:val="none" w:sz="0" w:space="0" w:color="auto"/>
          </w:divBdr>
        </w:div>
        <w:div w:id="1268195014">
          <w:marLeft w:val="640"/>
          <w:marRight w:val="0"/>
          <w:marTop w:val="0"/>
          <w:marBottom w:val="0"/>
          <w:divBdr>
            <w:top w:val="none" w:sz="0" w:space="0" w:color="auto"/>
            <w:left w:val="none" w:sz="0" w:space="0" w:color="auto"/>
            <w:bottom w:val="none" w:sz="0" w:space="0" w:color="auto"/>
            <w:right w:val="none" w:sz="0" w:space="0" w:color="auto"/>
          </w:divBdr>
        </w:div>
        <w:div w:id="822887221">
          <w:marLeft w:val="640"/>
          <w:marRight w:val="0"/>
          <w:marTop w:val="0"/>
          <w:marBottom w:val="0"/>
          <w:divBdr>
            <w:top w:val="none" w:sz="0" w:space="0" w:color="auto"/>
            <w:left w:val="none" w:sz="0" w:space="0" w:color="auto"/>
            <w:bottom w:val="none" w:sz="0" w:space="0" w:color="auto"/>
            <w:right w:val="none" w:sz="0" w:space="0" w:color="auto"/>
          </w:divBdr>
        </w:div>
        <w:div w:id="1463961709">
          <w:marLeft w:val="640"/>
          <w:marRight w:val="0"/>
          <w:marTop w:val="0"/>
          <w:marBottom w:val="0"/>
          <w:divBdr>
            <w:top w:val="none" w:sz="0" w:space="0" w:color="auto"/>
            <w:left w:val="none" w:sz="0" w:space="0" w:color="auto"/>
            <w:bottom w:val="none" w:sz="0" w:space="0" w:color="auto"/>
            <w:right w:val="none" w:sz="0" w:space="0" w:color="auto"/>
          </w:divBdr>
        </w:div>
        <w:div w:id="249390247">
          <w:marLeft w:val="640"/>
          <w:marRight w:val="0"/>
          <w:marTop w:val="0"/>
          <w:marBottom w:val="0"/>
          <w:divBdr>
            <w:top w:val="none" w:sz="0" w:space="0" w:color="auto"/>
            <w:left w:val="none" w:sz="0" w:space="0" w:color="auto"/>
            <w:bottom w:val="none" w:sz="0" w:space="0" w:color="auto"/>
            <w:right w:val="none" w:sz="0" w:space="0" w:color="auto"/>
          </w:divBdr>
        </w:div>
        <w:div w:id="2628106">
          <w:marLeft w:val="640"/>
          <w:marRight w:val="0"/>
          <w:marTop w:val="0"/>
          <w:marBottom w:val="0"/>
          <w:divBdr>
            <w:top w:val="none" w:sz="0" w:space="0" w:color="auto"/>
            <w:left w:val="none" w:sz="0" w:space="0" w:color="auto"/>
            <w:bottom w:val="none" w:sz="0" w:space="0" w:color="auto"/>
            <w:right w:val="none" w:sz="0" w:space="0" w:color="auto"/>
          </w:divBdr>
        </w:div>
        <w:div w:id="2027369866">
          <w:marLeft w:val="640"/>
          <w:marRight w:val="0"/>
          <w:marTop w:val="0"/>
          <w:marBottom w:val="0"/>
          <w:divBdr>
            <w:top w:val="none" w:sz="0" w:space="0" w:color="auto"/>
            <w:left w:val="none" w:sz="0" w:space="0" w:color="auto"/>
            <w:bottom w:val="none" w:sz="0" w:space="0" w:color="auto"/>
            <w:right w:val="none" w:sz="0" w:space="0" w:color="auto"/>
          </w:divBdr>
        </w:div>
        <w:div w:id="92751561">
          <w:marLeft w:val="640"/>
          <w:marRight w:val="0"/>
          <w:marTop w:val="0"/>
          <w:marBottom w:val="0"/>
          <w:divBdr>
            <w:top w:val="none" w:sz="0" w:space="0" w:color="auto"/>
            <w:left w:val="none" w:sz="0" w:space="0" w:color="auto"/>
            <w:bottom w:val="none" w:sz="0" w:space="0" w:color="auto"/>
            <w:right w:val="none" w:sz="0" w:space="0" w:color="auto"/>
          </w:divBdr>
        </w:div>
        <w:div w:id="397753131">
          <w:marLeft w:val="640"/>
          <w:marRight w:val="0"/>
          <w:marTop w:val="0"/>
          <w:marBottom w:val="0"/>
          <w:divBdr>
            <w:top w:val="none" w:sz="0" w:space="0" w:color="auto"/>
            <w:left w:val="none" w:sz="0" w:space="0" w:color="auto"/>
            <w:bottom w:val="none" w:sz="0" w:space="0" w:color="auto"/>
            <w:right w:val="none" w:sz="0" w:space="0" w:color="auto"/>
          </w:divBdr>
        </w:div>
        <w:div w:id="1995210574">
          <w:marLeft w:val="640"/>
          <w:marRight w:val="0"/>
          <w:marTop w:val="0"/>
          <w:marBottom w:val="0"/>
          <w:divBdr>
            <w:top w:val="none" w:sz="0" w:space="0" w:color="auto"/>
            <w:left w:val="none" w:sz="0" w:space="0" w:color="auto"/>
            <w:bottom w:val="none" w:sz="0" w:space="0" w:color="auto"/>
            <w:right w:val="none" w:sz="0" w:space="0" w:color="auto"/>
          </w:divBdr>
        </w:div>
        <w:div w:id="1916360046">
          <w:marLeft w:val="640"/>
          <w:marRight w:val="0"/>
          <w:marTop w:val="0"/>
          <w:marBottom w:val="0"/>
          <w:divBdr>
            <w:top w:val="none" w:sz="0" w:space="0" w:color="auto"/>
            <w:left w:val="none" w:sz="0" w:space="0" w:color="auto"/>
            <w:bottom w:val="none" w:sz="0" w:space="0" w:color="auto"/>
            <w:right w:val="none" w:sz="0" w:space="0" w:color="auto"/>
          </w:divBdr>
        </w:div>
        <w:div w:id="220674072">
          <w:marLeft w:val="640"/>
          <w:marRight w:val="0"/>
          <w:marTop w:val="0"/>
          <w:marBottom w:val="0"/>
          <w:divBdr>
            <w:top w:val="none" w:sz="0" w:space="0" w:color="auto"/>
            <w:left w:val="none" w:sz="0" w:space="0" w:color="auto"/>
            <w:bottom w:val="none" w:sz="0" w:space="0" w:color="auto"/>
            <w:right w:val="none" w:sz="0" w:space="0" w:color="auto"/>
          </w:divBdr>
        </w:div>
        <w:div w:id="192303510">
          <w:marLeft w:val="640"/>
          <w:marRight w:val="0"/>
          <w:marTop w:val="0"/>
          <w:marBottom w:val="0"/>
          <w:divBdr>
            <w:top w:val="none" w:sz="0" w:space="0" w:color="auto"/>
            <w:left w:val="none" w:sz="0" w:space="0" w:color="auto"/>
            <w:bottom w:val="none" w:sz="0" w:space="0" w:color="auto"/>
            <w:right w:val="none" w:sz="0" w:space="0" w:color="auto"/>
          </w:divBdr>
        </w:div>
        <w:div w:id="252783395">
          <w:marLeft w:val="640"/>
          <w:marRight w:val="0"/>
          <w:marTop w:val="0"/>
          <w:marBottom w:val="0"/>
          <w:divBdr>
            <w:top w:val="none" w:sz="0" w:space="0" w:color="auto"/>
            <w:left w:val="none" w:sz="0" w:space="0" w:color="auto"/>
            <w:bottom w:val="none" w:sz="0" w:space="0" w:color="auto"/>
            <w:right w:val="none" w:sz="0" w:space="0" w:color="auto"/>
          </w:divBdr>
        </w:div>
        <w:div w:id="1904484146">
          <w:marLeft w:val="640"/>
          <w:marRight w:val="0"/>
          <w:marTop w:val="0"/>
          <w:marBottom w:val="0"/>
          <w:divBdr>
            <w:top w:val="none" w:sz="0" w:space="0" w:color="auto"/>
            <w:left w:val="none" w:sz="0" w:space="0" w:color="auto"/>
            <w:bottom w:val="none" w:sz="0" w:space="0" w:color="auto"/>
            <w:right w:val="none" w:sz="0" w:space="0" w:color="auto"/>
          </w:divBdr>
        </w:div>
        <w:div w:id="1667397623">
          <w:marLeft w:val="640"/>
          <w:marRight w:val="0"/>
          <w:marTop w:val="0"/>
          <w:marBottom w:val="0"/>
          <w:divBdr>
            <w:top w:val="none" w:sz="0" w:space="0" w:color="auto"/>
            <w:left w:val="none" w:sz="0" w:space="0" w:color="auto"/>
            <w:bottom w:val="none" w:sz="0" w:space="0" w:color="auto"/>
            <w:right w:val="none" w:sz="0" w:space="0" w:color="auto"/>
          </w:divBdr>
        </w:div>
        <w:div w:id="1485583964">
          <w:marLeft w:val="640"/>
          <w:marRight w:val="0"/>
          <w:marTop w:val="0"/>
          <w:marBottom w:val="0"/>
          <w:divBdr>
            <w:top w:val="none" w:sz="0" w:space="0" w:color="auto"/>
            <w:left w:val="none" w:sz="0" w:space="0" w:color="auto"/>
            <w:bottom w:val="none" w:sz="0" w:space="0" w:color="auto"/>
            <w:right w:val="none" w:sz="0" w:space="0" w:color="auto"/>
          </w:divBdr>
        </w:div>
        <w:div w:id="14382683">
          <w:marLeft w:val="640"/>
          <w:marRight w:val="0"/>
          <w:marTop w:val="0"/>
          <w:marBottom w:val="0"/>
          <w:divBdr>
            <w:top w:val="none" w:sz="0" w:space="0" w:color="auto"/>
            <w:left w:val="none" w:sz="0" w:space="0" w:color="auto"/>
            <w:bottom w:val="none" w:sz="0" w:space="0" w:color="auto"/>
            <w:right w:val="none" w:sz="0" w:space="0" w:color="auto"/>
          </w:divBdr>
        </w:div>
        <w:div w:id="865025539">
          <w:marLeft w:val="640"/>
          <w:marRight w:val="0"/>
          <w:marTop w:val="0"/>
          <w:marBottom w:val="0"/>
          <w:divBdr>
            <w:top w:val="none" w:sz="0" w:space="0" w:color="auto"/>
            <w:left w:val="none" w:sz="0" w:space="0" w:color="auto"/>
            <w:bottom w:val="none" w:sz="0" w:space="0" w:color="auto"/>
            <w:right w:val="none" w:sz="0" w:space="0" w:color="auto"/>
          </w:divBdr>
        </w:div>
        <w:div w:id="378434566">
          <w:marLeft w:val="640"/>
          <w:marRight w:val="0"/>
          <w:marTop w:val="0"/>
          <w:marBottom w:val="0"/>
          <w:divBdr>
            <w:top w:val="none" w:sz="0" w:space="0" w:color="auto"/>
            <w:left w:val="none" w:sz="0" w:space="0" w:color="auto"/>
            <w:bottom w:val="none" w:sz="0" w:space="0" w:color="auto"/>
            <w:right w:val="none" w:sz="0" w:space="0" w:color="auto"/>
          </w:divBdr>
        </w:div>
        <w:div w:id="753665078">
          <w:marLeft w:val="640"/>
          <w:marRight w:val="0"/>
          <w:marTop w:val="0"/>
          <w:marBottom w:val="0"/>
          <w:divBdr>
            <w:top w:val="none" w:sz="0" w:space="0" w:color="auto"/>
            <w:left w:val="none" w:sz="0" w:space="0" w:color="auto"/>
            <w:bottom w:val="none" w:sz="0" w:space="0" w:color="auto"/>
            <w:right w:val="none" w:sz="0" w:space="0" w:color="auto"/>
          </w:divBdr>
        </w:div>
        <w:div w:id="204104423">
          <w:marLeft w:val="640"/>
          <w:marRight w:val="0"/>
          <w:marTop w:val="0"/>
          <w:marBottom w:val="0"/>
          <w:divBdr>
            <w:top w:val="none" w:sz="0" w:space="0" w:color="auto"/>
            <w:left w:val="none" w:sz="0" w:space="0" w:color="auto"/>
            <w:bottom w:val="none" w:sz="0" w:space="0" w:color="auto"/>
            <w:right w:val="none" w:sz="0" w:space="0" w:color="auto"/>
          </w:divBdr>
        </w:div>
        <w:div w:id="1809978140">
          <w:marLeft w:val="640"/>
          <w:marRight w:val="0"/>
          <w:marTop w:val="0"/>
          <w:marBottom w:val="0"/>
          <w:divBdr>
            <w:top w:val="none" w:sz="0" w:space="0" w:color="auto"/>
            <w:left w:val="none" w:sz="0" w:space="0" w:color="auto"/>
            <w:bottom w:val="none" w:sz="0" w:space="0" w:color="auto"/>
            <w:right w:val="none" w:sz="0" w:space="0" w:color="auto"/>
          </w:divBdr>
        </w:div>
        <w:div w:id="835727696">
          <w:marLeft w:val="640"/>
          <w:marRight w:val="0"/>
          <w:marTop w:val="0"/>
          <w:marBottom w:val="0"/>
          <w:divBdr>
            <w:top w:val="none" w:sz="0" w:space="0" w:color="auto"/>
            <w:left w:val="none" w:sz="0" w:space="0" w:color="auto"/>
            <w:bottom w:val="none" w:sz="0" w:space="0" w:color="auto"/>
            <w:right w:val="none" w:sz="0" w:space="0" w:color="auto"/>
          </w:divBdr>
        </w:div>
        <w:div w:id="1835218202">
          <w:marLeft w:val="640"/>
          <w:marRight w:val="0"/>
          <w:marTop w:val="0"/>
          <w:marBottom w:val="0"/>
          <w:divBdr>
            <w:top w:val="none" w:sz="0" w:space="0" w:color="auto"/>
            <w:left w:val="none" w:sz="0" w:space="0" w:color="auto"/>
            <w:bottom w:val="none" w:sz="0" w:space="0" w:color="auto"/>
            <w:right w:val="none" w:sz="0" w:space="0" w:color="auto"/>
          </w:divBdr>
        </w:div>
        <w:div w:id="948465122">
          <w:marLeft w:val="640"/>
          <w:marRight w:val="0"/>
          <w:marTop w:val="0"/>
          <w:marBottom w:val="0"/>
          <w:divBdr>
            <w:top w:val="none" w:sz="0" w:space="0" w:color="auto"/>
            <w:left w:val="none" w:sz="0" w:space="0" w:color="auto"/>
            <w:bottom w:val="none" w:sz="0" w:space="0" w:color="auto"/>
            <w:right w:val="none" w:sz="0" w:space="0" w:color="auto"/>
          </w:divBdr>
        </w:div>
        <w:div w:id="387000600">
          <w:marLeft w:val="640"/>
          <w:marRight w:val="0"/>
          <w:marTop w:val="0"/>
          <w:marBottom w:val="0"/>
          <w:divBdr>
            <w:top w:val="none" w:sz="0" w:space="0" w:color="auto"/>
            <w:left w:val="none" w:sz="0" w:space="0" w:color="auto"/>
            <w:bottom w:val="none" w:sz="0" w:space="0" w:color="auto"/>
            <w:right w:val="none" w:sz="0" w:space="0" w:color="auto"/>
          </w:divBdr>
        </w:div>
        <w:div w:id="294801594">
          <w:marLeft w:val="640"/>
          <w:marRight w:val="0"/>
          <w:marTop w:val="0"/>
          <w:marBottom w:val="0"/>
          <w:divBdr>
            <w:top w:val="none" w:sz="0" w:space="0" w:color="auto"/>
            <w:left w:val="none" w:sz="0" w:space="0" w:color="auto"/>
            <w:bottom w:val="none" w:sz="0" w:space="0" w:color="auto"/>
            <w:right w:val="none" w:sz="0" w:space="0" w:color="auto"/>
          </w:divBdr>
        </w:div>
        <w:div w:id="315845816">
          <w:marLeft w:val="640"/>
          <w:marRight w:val="0"/>
          <w:marTop w:val="0"/>
          <w:marBottom w:val="0"/>
          <w:divBdr>
            <w:top w:val="none" w:sz="0" w:space="0" w:color="auto"/>
            <w:left w:val="none" w:sz="0" w:space="0" w:color="auto"/>
            <w:bottom w:val="none" w:sz="0" w:space="0" w:color="auto"/>
            <w:right w:val="none" w:sz="0" w:space="0" w:color="auto"/>
          </w:divBdr>
        </w:div>
        <w:div w:id="1971129548">
          <w:marLeft w:val="640"/>
          <w:marRight w:val="0"/>
          <w:marTop w:val="0"/>
          <w:marBottom w:val="0"/>
          <w:divBdr>
            <w:top w:val="none" w:sz="0" w:space="0" w:color="auto"/>
            <w:left w:val="none" w:sz="0" w:space="0" w:color="auto"/>
            <w:bottom w:val="none" w:sz="0" w:space="0" w:color="auto"/>
            <w:right w:val="none" w:sz="0" w:space="0" w:color="auto"/>
          </w:divBdr>
        </w:div>
        <w:div w:id="1872642730">
          <w:marLeft w:val="640"/>
          <w:marRight w:val="0"/>
          <w:marTop w:val="0"/>
          <w:marBottom w:val="0"/>
          <w:divBdr>
            <w:top w:val="none" w:sz="0" w:space="0" w:color="auto"/>
            <w:left w:val="none" w:sz="0" w:space="0" w:color="auto"/>
            <w:bottom w:val="none" w:sz="0" w:space="0" w:color="auto"/>
            <w:right w:val="none" w:sz="0" w:space="0" w:color="auto"/>
          </w:divBdr>
        </w:div>
        <w:div w:id="11609457">
          <w:marLeft w:val="640"/>
          <w:marRight w:val="0"/>
          <w:marTop w:val="0"/>
          <w:marBottom w:val="0"/>
          <w:divBdr>
            <w:top w:val="none" w:sz="0" w:space="0" w:color="auto"/>
            <w:left w:val="none" w:sz="0" w:space="0" w:color="auto"/>
            <w:bottom w:val="none" w:sz="0" w:space="0" w:color="auto"/>
            <w:right w:val="none" w:sz="0" w:space="0" w:color="auto"/>
          </w:divBdr>
        </w:div>
        <w:div w:id="31005755">
          <w:marLeft w:val="640"/>
          <w:marRight w:val="0"/>
          <w:marTop w:val="0"/>
          <w:marBottom w:val="0"/>
          <w:divBdr>
            <w:top w:val="none" w:sz="0" w:space="0" w:color="auto"/>
            <w:left w:val="none" w:sz="0" w:space="0" w:color="auto"/>
            <w:bottom w:val="none" w:sz="0" w:space="0" w:color="auto"/>
            <w:right w:val="none" w:sz="0" w:space="0" w:color="auto"/>
          </w:divBdr>
        </w:div>
        <w:div w:id="642392073">
          <w:marLeft w:val="640"/>
          <w:marRight w:val="0"/>
          <w:marTop w:val="0"/>
          <w:marBottom w:val="0"/>
          <w:divBdr>
            <w:top w:val="none" w:sz="0" w:space="0" w:color="auto"/>
            <w:left w:val="none" w:sz="0" w:space="0" w:color="auto"/>
            <w:bottom w:val="none" w:sz="0" w:space="0" w:color="auto"/>
            <w:right w:val="none" w:sz="0" w:space="0" w:color="auto"/>
          </w:divBdr>
        </w:div>
        <w:div w:id="2026513887">
          <w:marLeft w:val="640"/>
          <w:marRight w:val="0"/>
          <w:marTop w:val="0"/>
          <w:marBottom w:val="0"/>
          <w:divBdr>
            <w:top w:val="none" w:sz="0" w:space="0" w:color="auto"/>
            <w:left w:val="none" w:sz="0" w:space="0" w:color="auto"/>
            <w:bottom w:val="none" w:sz="0" w:space="0" w:color="auto"/>
            <w:right w:val="none" w:sz="0" w:space="0" w:color="auto"/>
          </w:divBdr>
        </w:div>
        <w:div w:id="1560626002">
          <w:marLeft w:val="640"/>
          <w:marRight w:val="0"/>
          <w:marTop w:val="0"/>
          <w:marBottom w:val="0"/>
          <w:divBdr>
            <w:top w:val="none" w:sz="0" w:space="0" w:color="auto"/>
            <w:left w:val="none" w:sz="0" w:space="0" w:color="auto"/>
            <w:bottom w:val="none" w:sz="0" w:space="0" w:color="auto"/>
            <w:right w:val="none" w:sz="0" w:space="0" w:color="auto"/>
          </w:divBdr>
        </w:div>
        <w:div w:id="94504317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385527350">
          <w:marLeft w:val="640"/>
          <w:marRight w:val="0"/>
          <w:marTop w:val="0"/>
          <w:marBottom w:val="0"/>
          <w:divBdr>
            <w:top w:val="none" w:sz="0" w:space="0" w:color="auto"/>
            <w:left w:val="none" w:sz="0" w:space="0" w:color="auto"/>
            <w:bottom w:val="none" w:sz="0" w:space="0" w:color="auto"/>
            <w:right w:val="none" w:sz="0" w:space="0" w:color="auto"/>
          </w:divBdr>
        </w:div>
        <w:div w:id="1733692493">
          <w:marLeft w:val="640"/>
          <w:marRight w:val="0"/>
          <w:marTop w:val="0"/>
          <w:marBottom w:val="0"/>
          <w:divBdr>
            <w:top w:val="none" w:sz="0" w:space="0" w:color="auto"/>
            <w:left w:val="none" w:sz="0" w:space="0" w:color="auto"/>
            <w:bottom w:val="none" w:sz="0" w:space="0" w:color="auto"/>
            <w:right w:val="none" w:sz="0" w:space="0" w:color="auto"/>
          </w:divBdr>
        </w:div>
        <w:div w:id="2057272200">
          <w:marLeft w:val="640"/>
          <w:marRight w:val="0"/>
          <w:marTop w:val="0"/>
          <w:marBottom w:val="0"/>
          <w:divBdr>
            <w:top w:val="none" w:sz="0" w:space="0" w:color="auto"/>
            <w:left w:val="none" w:sz="0" w:space="0" w:color="auto"/>
            <w:bottom w:val="none" w:sz="0" w:space="0" w:color="auto"/>
            <w:right w:val="none" w:sz="0" w:space="0" w:color="auto"/>
          </w:divBdr>
        </w:div>
        <w:div w:id="1052314997">
          <w:marLeft w:val="640"/>
          <w:marRight w:val="0"/>
          <w:marTop w:val="0"/>
          <w:marBottom w:val="0"/>
          <w:divBdr>
            <w:top w:val="none" w:sz="0" w:space="0" w:color="auto"/>
            <w:left w:val="none" w:sz="0" w:space="0" w:color="auto"/>
            <w:bottom w:val="none" w:sz="0" w:space="0" w:color="auto"/>
            <w:right w:val="none" w:sz="0" w:space="0" w:color="auto"/>
          </w:divBdr>
        </w:div>
        <w:div w:id="1521116811">
          <w:marLeft w:val="640"/>
          <w:marRight w:val="0"/>
          <w:marTop w:val="0"/>
          <w:marBottom w:val="0"/>
          <w:divBdr>
            <w:top w:val="none" w:sz="0" w:space="0" w:color="auto"/>
            <w:left w:val="none" w:sz="0" w:space="0" w:color="auto"/>
            <w:bottom w:val="none" w:sz="0" w:space="0" w:color="auto"/>
            <w:right w:val="none" w:sz="0" w:space="0" w:color="auto"/>
          </w:divBdr>
        </w:div>
        <w:div w:id="2068870705">
          <w:marLeft w:val="640"/>
          <w:marRight w:val="0"/>
          <w:marTop w:val="0"/>
          <w:marBottom w:val="0"/>
          <w:divBdr>
            <w:top w:val="none" w:sz="0" w:space="0" w:color="auto"/>
            <w:left w:val="none" w:sz="0" w:space="0" w:color="auto"/>
            <w:bottom w:val="none" w:sz="0" w:space="0" w:color="auto"/>
            <w:right w:val="none" w:sz="0" w:space="0" w:color="auto"/>
          </w:divBdr>
        </w:div>
        <w:div w:id="1928539644">
          <w:marLeft w:val="640"/>
          <w:marRight w:val="0"/>
          <w:marTop w:val="0"/>
          <w:marBottom w:val="0"/>
          <w:divBdr>
            <w:top w:val="none" w:sz="0" w:space="0" w:color="auto"/>
            <w:left w:val="none" w:sz="0" w:space="0" w:color="auto"/>
            <w:bottom w:val="none" w:sz="0" w:space="0" w:color="auto"/>
            <w:right w:val="none" w:sz="0" w:space="0" w:color="auto"/>
          </w:divBdr>
        </w:div>
        <w:div w:id="1145782068">
          <w:marLeft w:val="640"/>
          <w:marRight w:val="0"/>
          <w:marTop w:val="0"/>
          <w:marBottom w:val="0"/>
          <w:divBdr>
            <w:top w:val="none" w:sz="0" w:space="0" w:color="auto"/>
            <w:left w:val="none" w:sz="0" w:space="0" w:color="auto"/>
            <w:bottom w:val="none" w:sz="0" w:space="0" w:color="auto"/>
            <w:right w:val="none" w:sz="0" w:space="0" w:color="auto"/>
          </w:divBdr>
        </w:div>
        <w:div w:id="958486094">
          <w:marLeft w:val="640"/>
          <w:marRight w:val="0"/>
          <w:marTop w:val="0"/>
          <w:marBottom w:val="0"/>
          <w:divBdr>
            <w:top w:val="none" w:sz="0" w:space="0" w:color="auto"/>
            <w:left w:val="none" w:sz="0" w:space="0" w:color="auto"/>
            <w:bottom w:val="none" w:sz="0" w:space="0" w:color="auto"/>
            <w:right w:val="none" w:sz="0" w:space="0" w:color="auto"/>
          </w:divBdr>
        </w:div>
        <w:div w:id="176888338">
          <w:marLeft w:val="640"/>
          <w:marRight w:val="0"/>
          <w:marTop w:val="0"/>
          <w:marBottom w:val="0"/>
          <w:divBdr>
            <w:top w:val="none" w:sz="0" w:space="0" w:color="auto"/>
            <w:left w:val="none" w:sz="0" w:space="0" w:color="auto"/>
            <w:bottom w:val="none" w:sz="0" w:space="0" w:color="auto"/>
            <w:right w:val="none" w:sz="0" w:space="0" w:color="auto"/>
          </w:divBdr>
        </w:div>
        <w:div w:id="799615739">
          <w:marLeft w:val="640"/>
          <w:marRight w:val="0"/>
          <w:marTop w:val="0"/>
          <w:marBottom w:val="0"/>
          <w:divBdr>
            <w:top w:val="none" w:sz="0" w:space="0" w:color="auto"/>
            <w:left w:val="none" w:sz="0" w:space="0" w:color="auto"/>
            <w:bottom w:val="none" w:sz="0" w:space="0" w:color="auto"/>
            <w:right w:val="none" w:sz="0" w:space="0" w:color="auto"/>
          </w:divBdr>
        </w:div>
        <w:div w:id="1634402658">
          <w:marLeft w:val="640"/>
          <w:marRight w:val="0"/>
          <w:marTop w:val="0"/>
          <w:marBottom w:val="0"/>
          <w:divBdr>
            <w:top w:val="none" w:sz="0" w:space="0" w:color="auto"/>
            <w:left w:val="none" w:sz="0" w:space="0" w:color="auto"/>
            <w:bottom w:val="none" w:sz="0" w:space="0" w:color="auto"/>
            <w:right w:val="none" w:sz="0" w:space="0" w:color="auto"/>
          </w:divBdr>
        </w:div>
        <w:div w:id="118689676">
          <w:marLeft w:val="640"/>
          <w:marRight w:val="0"/>
          <w:marTop w:val="0"/>
          <w:marBottom w:val="0"/>
          <w:divBdr>
            <w:top w:val="none" w:sz="0" w:space="0" w:color="auto"/>
            <w:left w:val="none" w:sz="0" w:space="0" w:color="auto"/>
            <w:bottom w:val="none" w:sz="0" w:space="0" w:color="auto"/>
            <w:right w:val="none" w:sz="0" w:space="0" w:color="auto"/>
          </w:divBdr>
        </w:div>
        <w:div w:id="1761023105">
          <w:marLeft w:val="640"/>
          <w:marRight w:val="0"/>
          <w:marTop w:val="0"/>
          <w:marBottom w:val="0"/>
          <w:divBdr>
            <w:top w:val="none" w:sz="0" w:space="0" w:color="auto"/>
            <w:left w:val="none" w:sz="0" w:space="0" w:color="auto"/>
            <w:bottom w:val="none" w:sz="0" w:space="0" w:color="auto"/>
            <w:right w:val="none" w:sz="0" w:space="0" w:color="auto"/>
          </w:divBdr>
        </w:div>
        <w:div w:id="425618274">
          <w:marLeft w:val="640"/>
          <w:marRight w:val="0"/>
          <w:marTop w:val="0"/>
          <w:marBottom w:val="0"/>
          <w:divBdr>
            <w:top w:val="none" w:sz="0" w:space="0" w:color="auto"/>
            <w:left w:val="none" w:sz="0" w:space="0" w:color="auto"/>
            <w:bottom w:val="none" w:sz="0" w:space="0" w:color="auto"/>
            <w:right w:val="none" w:sz="0" w:space="0" w:color="auto"/>
          </w:divBdr>
        </w:div>
        <w:div w:id="814031313">
          <w:marLeft w:val="640"/>
          <w:marRight w:val="0"/>
          <w:marTop w:val="0"/>
          <w:marBottom w:val="0"/>
          <w:divBdr>
            <w:top w:val="none" w:sz="0" w:space="0" w:color="auto"/>
            <w:left w:val="none" w:sz="0" w:space="0" w:color="auto"/>
            <w:bottom w:val="none" w:sz="0" w:space="0" w:color="auto"/>
            <w:right w:val="none" w:sz="0" w:space="0" w:color="auto"/>
          </w:divBdr>
        </w:div>
        <w:div w:id="1532650421">
          <w:marLeft w:val="640"/>
          <w:marRight w:val="0"/>
          <w:marTop w:val="0"/>
          <w:marBottom w:val="0"/>
          <w:divBdr>
            <w:top w:val="none" w:sz="0" w:space="0" w:color="auto"/>
            <w:left w:val="none" w:sz="0" w:space="0" w:color="auto"/>
            <w:bottom w:val="none" w:sz="0" w:space="0" w:color="auto"/>
            <w:right w:val="none" w:sz="0" w:space="0" w:color="auto"/>
          </w:divBdr>
        </w:div>
        <w:div w:id="1235554298">
          <w:marLeft w:val="640"/>
          <w:marRight w:val="0"/>
          <w:marTop w:val="0"/>
          <w:marBottom w:val="0"/>
          <w:divBdr>
            <w:top w:val="none" w:sz="0" w:space="0" w:color="auto"/>
            <w:left w:val="none" w:sz="0" w:space="0" w:color="auto"/>
            <w:bottom w:val="none" w:sz="0" w:space="0" w:color="auto"/>
            <w:right w:val="none" w:sz="0" w:space="0" w:color="auto"/>
          </w:divBdr>
        </w:div>
        <w:div w:id="2106682426">
          <w:marLeft w:val="640"/>
          <w:marRight w:val="0"/>
          <w:marTop w:val="0"/>
          <w:marBottom w:val="0"/>
          <w:divBdr>
            <w:top w:val="none" w:sz="0" w:space="0" w:color="auto"/>
            <w:left w:val="none" w:sz="0" w:space="0" w:color="auto"/>
            <w:bottom w:val="none" w:sz="0" w:space="0" w:color="auto"/>
            <w:right w:val="none" w:sz="0" w:space="0" w:color="auto"/>
          </w:divBdr>
        </w:div>
        <w:div w:id="330571732">
          <w:marLeft w:val="640"/>
          <w:marRight w:val="0"/>
          <w:marTop w:val="0"/>
          <w:marBottom w:val="0"/>
          <w:divBdr>
            <w:top w:val="none" w:sz="0" w:space="0" w:color="auto"/>
            <w:left w:val="none" w:sz="0" w:space="0" w:color="auto"/>
            <w:bottom w:val="none" w:sz="0" w:space="0" w:color="auto"/>
            <w:right w:val="none" w:sz="0" w:space="0" w:color="auto"/>
          </w:divBdr>
        </w:div>
        <w:div w:id="684792247">
          <w:marLeft w:val="640"/>
          <w:marRight w:val="0"/>
          <w:marTop w:val="0"/>
          <w:marBottom w:val="0"/>
          <w:divBdr>
            <w:top w:val="none" w:sz="0" w:space="0" w:color="auto"/>
            <w:left w:val="none" w:sz="0" w:space="0" w:color="auto"/>
            <w:bottom w:val="none" w:sz="0" w:space="0" w:color="auto"/>
            <w:right w:val="none" w:sz="0" w:space="0" w:color="auto"/>
          </w:divBdr>
        </w:div>
        <w:div w:id="588000055">
          <w:marLeft w:val="640"/>
          <w:marRight w:val="0"/>
          <w:marTop w:val="0"/>
          <w:marBottom w:val="0"/>
          <w:divBdr>
            <w:top w:val="none" w:sz="0" w:space="0" w:color="auto"/>
            <w:left w:val="none" w:sz="0" w:space="0" w:color="auto"/>
            <w:bottom w:val="none" w:sz="0" w:space="0" w:color="auto"/>
            <w:right w:val="none" w:sz="0" w:space="0" w:color="auto"/>
          </w:divBdr>
        </w:div>
        <w:div w:id="1821725707">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0360553">
      <w:bodyDiv w:val="1"/>
      <w:marLeft w:val="0"/>
      <w:marRight w:val="0"/>
      <w:marTop w:val="0"/>
      <w:marBottom w:val="0"/>
      <w:divBdr>
        <w:top w:val="none" w:sz="0" w:space="0" w:color="auto"/>
        <w:left w:val="none" w:sz="0" w:space="0" w:color="auto"/>
        <w:bottom w:val="none" w:sz="0" w:space="0" w:color="auto"/>
        <w:right w:val="none" w:sz="0" w:space="0" w:color="auto"/>
      </w:divBdr>
      <w:divsChild>
        <w:div w:id="576477894">
          <w:marLeft w:val="640"/>
          <w:marRight w:val="0"/>
          <w:marTop w:val="0"/>
          <w:marBottom w:val="0"/>
          <w:divBdr>
            <w:top w:val="none" w:sz="0" w:space="0" w:color="auto"/>
            <w:left w:val="none" w:sz="0" w:space="0" w:color="auto"/>
            <w:bottom w:val="none" w:sz="0" w:space="0" w:color="auto"/>
            <w:right w:val="none" w:sz="0" w:space="0" w:color="auto"/>
          </w:divBdr>
        </w:div>
        <w:div w:id="2036073728">
          <w:marLeft w:val="640"/>
          <w:marRight w:val="0"/>
          <w:marTop w:val="0"/>
          <w:marBottom w:val="0"/>
          <w:divBdr>
            <w:top w:val="none" w:sz="0" w:space="0" w:color="auto"/>
            <w:left w:val="none" w:sz="0" w:space="0" w:color="auto"/>
            <w:bottom w:val="none" w:sz="0" w:space="0" w:color="auto"/>
            <w:right w:val="none" w:sz="0" w:space="0" w:color="auto"/>
          </w:divBdr>
        </w:div>
        <w:div w:id="1640918496">
          <w:marLeft w:val="640"/>
          <w:marRight w:val="0"/>
          <w:marTop w:val="0"/>
          <w:marBottom w:val="0"/>
          <w:divBdr>
            <w:top w:val="none" w:sz="0" w:space="0" w:color="auto"/>
            <w:left w:val="none" w:sz="0" w:space="0" w:color="auto"/>
            <w:bottom w:val="none" w:sz="0" w:space="0" w:color="auto"/>
            <w:right w:val="none" w:sz="0" w:space="0" w:color="auto"/>
          </w:divBdr>
        </w:div>
        <w:div w:id="1437948885">
          <w:marLeft w:val="640"/>
          <w:marRight w:val="0"/>
          <w:marTop w:val="0"/>
          <w:marBottom w:val="0"/>
          <w:divBdr>
            <w:top w:val="none" w:sz="0" w:space="0" w:color="auto"/>
            <w:left w:val="none" w:sz="0" w:space="0" w:color="auto"/>
            <w:bottom w:val="none" w:sz="0" w:space="0" w:color="auto"/>
            <w:right w:val="none" w:sz="0" w:space="0" w:color="auto"/>
          </w:divBdr>
        </w:div>
        <w:div w:id="703141604">
          <w:marLeft w:val="640"/>
          <w:marRight w:val="0"/>
          <w:marTop w:val="0"/>
          <w:marBottom w:val="0"/>
          <w:divBdr>
            <w:top w:val="none" w:sz="0" w:space="0" w:color="auto"/>
            <w:left w:val="none" w:sz="0" w:space="0" w:color="auto"/>
            <w:bottom w:val="none" w:sz="0" w:space="0" w:color="auto"/>
            <w:right w:val="none" w:sz="0" w:space="0" w:color="auto"/>
          </w:divBdr>
        </w:div>
        <w:div w:id="1206992351">
          <w:marLeft w:val="640"/>
          <w:marRight w:val="0"/>
          <w:marTop w:val="0"/>
          <w:marBottom w:val="0"/>
          <w:divBdr>
            <w:top w:val="none" w:sz="0" w:space="0" w:color="auto"/>
            <w:left w:val="none" w:sz="0" w:space="0" w:color="auto"/>
            <w:bottom w:val="none" w:sz="0" w:space="0" w:color="auto"/>
            <w:right w:val="none" w:sz="0" w:space="0" w:color="auto"/>
          </w:divBdr>
        </w:div>
        <w:div w:id="520046477">
          <w:marLeft w:val="640"/>
          <w:marRight w:val="0"/>
          <w:marTop w:val="0"/>
          <w:marBottom w:val="0"/>
          <w:divBdr>
            <w:top w:val="none" w:sz="0" w:space="0" w:color="auto"/>
            <w:left w:val="none" w:sz="0" w:space="0" w:color="auto"/>
            <w:bottom w:val="none" w:sz="0" w:space="0" w:color="auto"/>
            <w:right w:val="none" w:sz="0" w:space="0" w:color="auto"/>
          </w:divBdr>
        </w:div>
        <w:div w:id="310521174">
          <w:marLeft w:val="640"/>
          <w:marRight w:val="0"/>
          <w:marTop w:val="0"/>
          <w:marBottom w:val="0"/>
          <w:divBdr>
            <w:top w:val="none" w:sz="0" w:space="0" w:color="auto"/>
            <w:left w:val="none" w:sz="0" w:space="0" w:color="auto"/>
            <w:bottom w:val="none" w:sz="0" w:space="0" w:color="auto"/>
            <w:right w:val="none" w:sz="0" w:space="0" w:color="auto"/>
          </w:divBdr>
        </w:div>
        <w:div w:id="1585339844">
          <w:marLeft w:val="640"/>
          <w:marRight w:val="0"/>
          <w:marTop w:val="0"/>
          <w:marBottom w:val="0"/>
          <w:divBdr>
            <w:top w:val="none" w:sz="0" w:space="0" w:color="auto"/>
            <w:left w:val="none" w:sz="0" w:space="0" w:color="auto"/>
            <w:bottom w:val="none" w:sz="0" w:space="0" w:color="auto"/>
            <w:right w:val="none" w:sz="0" w:space="0" w:color="auto"/>
          </w:divBdr>
        </w:div>
        <w:div w:id="1016737664">
          <w:marLeft w:val="640"/>
          <w:marRight w:val="0"/>
          <w:marTop w:val="0"/>
          <w:marBottom w:val="0"/>
          <w:divBdr>
            <w:top w:val="none" w:sz="0" w:space="0" w:color="auto"/>
            <w:left w:val="none" w:sz="0" w:space="0" w:color="auto"/>
            <w:bottom w:val="none" w:sz="0" w:space="0" w:color="auto"/>
            <w:right w:val="none" w:sz="0" w:space="0" w:color="auto"/>
          </w:divBdr>
        </w:div>
        <w:div w:id="1710832786">
          <w:marLeft w:val="640"/>
          <w:marRight w:val="0"/>
          <w:marTop w:val="0"/>
          <w:marBottom w:val="0"/>
          <w:divBdr>
            <w:top w:val="none" w:sz="0" w:space="0" w:color="auto"/>
            <w:left w:val="none" w:sz="0" w:space="0" w:color="auto"/>
            <w:bottom w:val="none" w:sz="0" w:space="0" w:color="auto"/>
            <w:right w:val="none" w:sz="0" w:space="0" w:color="auto"/>
          </w:divBdr>
        </w:div>
        <w:div w:id="1495534059">
          <w:marLeft w:val="640"/>
          <w:marRight w:val="0"/>
          <w:marTop w:val="0"/>
          <w:marBottom w:val="0"/>
          <w:divBdr>
            <w:top w:val="none" w:sz="0" w:space="0" w:color="auto"/>
            <w:left w:val="none" w:sz="0" w:space="0" w:color="auto"/>
            <w:bottom w:val="none" w:sz="0" w:space="0" w:color="auto"/>
            <w:right w:val="none" w:sz="0" w:space="0" w:color="auto"/>
          </w:divBdr>
        </w:div>
        <w:div w:id="2517989">
          <w:marLeft w:val="640"/>
          <w:marRight w:val="0"/>
          <w:marTop w:val="0"/>
          <w:marBottom w:val="0"/>
          <w:divBdr>
            <w:top w:val="none" w:sz="0" w:space="0" w:color="auto"/>
            <w:left w:val="none" w:sz="0" w:space="0" w:color="auto"/>
            <w:bottom w:val="none" w:sz="0" w:space="0" w:color="auto"/>
            <w:right w:val="none" w:sz="0" w:space="0" w:color="auto"/>
          </w:divBdr>
        </w:div>
        <w:div w:id="1630084670">
          <w:marLeft w:val="640"/>
          <w:marRight w:val="0"/>
          <w:marTop w:val="0"/>
          <w:marBottom w:val="0"/>
          <w:divBdr>
            <w:top w:val="none" w:sz="0" w:space="0" w:color="auto"/>
            <w:left w:val="none" w:sz="0" w:space="0" w:color="auto"/>
            <w:bottom w:val="none" w:sz="0" w:space="0" w:color="auto"/>
            <w:right w:val="none" w:sz="0" w:space="0" w:color="auto"/>
          </w:divBdr>
        </w:div>
        <w:div w:id="776414871">
          <w:marLeft w:val="640"/>
          <w:marRight w:val="0"/>
          <w:marTop w:val="0"/>
          <w:marBottom w:val="0"/>
          <w:divBdr>
            <w:top w:val="none" w:sz="0" w:space="0" w:color="auto"/>
            <w:left w:val="none" w:sz="0" w:space="0" w:color="auto"/>
            <w:bottom w:val="none" w:sz="0" w:space="0" w:color="auto"/>
            <w:right w:val="none" w:sz="0" w:space="0" w:color="auto"/>
          </w:divBdr>
        </w:div>
        <w:div w:id="2130002055">
          <w:marLeft w:val="640"/>
          <w:marRight w:val="0"/>
          <w:marTop w:val="0"/>
          <w:marBottom w:val="0"/>
          <w:divBdr>
            <w:top w:val="none" w:sz="0" w:space="0" w:color="auto"/>
            <w:left w:val="none" w:sz="0" w:space="0" w:color="auto"/>
            <w:bottom w:val="none" w:sz="0" w:space="0" w:color="auto"/>
            <w:right w:val="none" w:sz="0" w:space="0" w:color="auto"/>
          </w:divBdr>
        </w:div>
        <w:div w:id="294608255">
          <w:marLeft w:val="640"/>
          <w:marRight w:val="0"/>
          <w:marTop w:val="0"/>
          <w:marBottom w:val="0"/>
          <w:divBdr>
            <w:top w:val="none" w:sz="0" w:space="0" w:color="auto"/>
            <w:left w:val="none" w:sz="0" w:space="0" w:color="auto"/>
            <w:bottom w:val="none" w:sz="0" w:space="0" w:color="auto"/>
            <w:right w:val="none" w:sz="0" w:space="0" w:color="auto"/>
          </w:divBdr>
        </w:div>
        <w:div w:id="2115205383">
          <w:marLeft w:val="640"/>
          <w:marRight w:val="0"/>
          <w:marTop w:val="0"/>
          <w:marBottom w:val="0"/>
          <w:divBdr>
            <w:top w:val="none" w:sz="0" w:space="0" w:color="auto"/>
            <w:left w:val="none" w:sz="0" w:space="0" w:color="auto"/>
            <w:bottom w:val="none" w:sz="0" w:space="0" w:color="auto"/>
            <w:right w:val="none" w:sz="0" w:space="0" w:color="auto"/>
          </w:divBdr>
        </w:div>
        <w:div w:id="1086196812">
          <w:marLeft w:val="640"/>
          <w:marRight w:val="0"/>
          <w:marTop w:val="0"/>
          <w:marBottom w:val="0"/>
          <w:divBdr>
            <w:top w:val="none" w:sz="0" w:space="0" w:color="auto"/>
            <w:left w:val="none" w:sz="0" w:space="0" w:color="auto"/>
            <w:bottom w:val="none" w:sz="0" w:space="0" w:color="auto"/>
            <w:right w:val="none" w:sz="0" w:space="0" w:color="auto"/>
          </w:divBdr>
        </w:div>
        <w:div w:id="1342706016">
          <w:marLeft w:val="640"/>
          <w:marRight w:val="0"/>
          <w:marTop w:val="0"/>
          <w:marBottom w:val="0"/>
          <w:divBdr>
            <w:top w:val="none" w:sz="0" w:space="0" w:color="auto"/>
            <w:left w:val="none" w:sz="0" w:space="0" w:color="auto"/>
            <w:bottom w:val="none" w:sz="0" w:space="0" w:color="auto"/>
            <w:right w:val="none" w:sz="0" w:space="0" w:color="auto"/>
          </w:divBdr>
        </w:div>
        <w:div w:id="628631439">
          <w:marLeft w:val="640"/>
          <w:marRight w:val="0"/>
          <w:marTop w:val="0"/>
          <w:marBottom w:val="0"/>
          <w:divBdr>
            <w:top w:val="none" w:sz="0" w:space="0" w:color="auto"/>
            <w:left w:val="none" w:sz="0" w:space="0" w:color="auto"/>
            <w:bottom w:val="none" w:sz="0" w:space="0" w:color="auto"/>
            <w:right w:val="none" w:sz="0" w:space="0" w:color="auto"/>
          </w:divBdr>
        </w:div>
        <w:div w:id="1044521613">
          <w:marLeft w:val="640"/>
          <w:marRight w:val="0"/>
          <w:marTop w:val="0"/>
          <w:marBottom w:val="0"/>
          <w:divBdr>
            <w:top w:val="none" w:sz="0" w:space="0" w:color="auto"/>
            <w:left w:val="none" w:sz="0" w:space="0" w:color="auto"/>
            <w:bottom w:val="none" w:sz="0" w:space="0" w:color="auto"/>
            <w:right w:val="none" w:sz="0" w:space="0" w:color="auto"/>
          </w:divBdr>
        </w:div>
        <w:div w:id="17121619">
          <w:marLeft w:val="640"/>
          <w:marRight w:val="0"/>
          <w:marTop w:val="0"/>
          <w:marBottom w:val="0"/>
          <w:divBdr>
            <w:top w:val="none" w:sz="0" w:space="0" w:color="auto"/>
            <w:left w:val="none" w:sz="0" w:space="0" w:color="auto"/>
            <w:bottom w:val="none" w:sz="0" w:space="0" w:color="auto"/>
            <w:right w:val="none" w:sz="0" w:space="0" w:color="auto"/>
          </w:divBdr>
        </w:div>
        <w:div w:id="483281894">
          <w:marLeft w:val="640"/>
          <w:marRight w:val="0"/>
          <w:marTop w:val="0"/>
          <w:marBottom w:val="0"/>
          <w:divBdr>
            <w:top w:val="none" w:sz="0" w:space="0" w:color="auto"/>
            <w:left w:val="none" w:sz="0" w:space="0" w:color="auto"/>
            <w:bottom w:val="none" w:sz="0" w:space="0" w:color="auto"/>
            <w:right w:val="none" w:sz="0" w:space="0" w:color="auto"/>
          </w:divBdr>
        </w:div>
        <w:div w:id="1708097042">
          <w:marLeft w:val="640"/>
          <w:marRight w:val="0"/>
          <w:marTop w:val="0"/>
          <w:marBottom w:val="0"/>
          <w:divBdr>
            <w:top w:val="none" w:sz="0" w:space="0" w:color="auto"/>
            <w:left w:val="none" w:sz="0" w:space="0" w:color="auto"/>
            <w:bottom w:val="none" w:sz="0" w:space="0" w:color="auto"/>
            <w:right w:val="none" w:sz="0" w:space="0" w:color="auto"/>
          </w:divBdr>
        </w:div>
        <w:div w:id="327752175">
          <w:marLeft w:val="640"/>
          <w:marRight w:val="0"/>
          <w:marTop w:val="0"/>
          <w:marBottom w:val="0"/>
          <w:divBdr>
            <w:top w:val="none" w:sz="0" w:space="0" w:color="auto"/>
            <w:left w:val="none" w:sz="0" w:space="0" w:color="auto"/>
            <w:bottom w:val="none" w:sz="0" w:space="0" w:color="auto"/>
            <w:right w:val="none" w:sz="0" w:space="0" w:color="auto"/>
          </w:divBdr>
        </w:div>
        <w:div w:id="48263586">
          <w:marLeft w:val="640"/>
          <w:marRight w:val="0"/>
          <w:marTop w:val="0"/>
          <w:marBottom w:val="0"/>
          <w:divBdr>
            <w:top w:val="none" w:sz="0" w:space="0" w:color="auto"/>
            <w:left w:val="none" w:sz="0" w:space="0" w:color="auto"/>
            <w:bottom w:val="none" w:sz="0" w:space="0" w:color="auto"/>
            <w:right w:val="none" w:sz="0" w:space="0" w:color="auto"/>
          </w:divBdr>
        </w:div>
        <w:div w:id="50420583">
          <w:marLeft w:val="640"/>
          <w:marRight w:val="0"/>
          <w:marTop w:val="0"/>
          <w:marBottom w:val="0"/>
          <w:divBdr>
            <w:top w:val="none" w:sz="0" w:space="0" w:color="auto"/>
            <w:left w:val="none" w:sz="0" w:space="0" w:color="auto"/>
            <w:bottom w:val="none" w:sz="0" w:space="0" w:color="auto"/>
            <w:right w:val="none" w:sz="0" w:space="0" w:color="auto"/>
          </w:divBdr>
        </w:div>
        <w:div w:id="730811137">
          <w:marLeft w:val="640"/>
          <w:marRight w:val="0"/>
          <w:marTop w:val="0"/>
          <w:marBottom w:val="0"/>
          <w:divBdr>
            <w:top w:val="none" w:sz="0" w:space="0" w:color="auto"/>
            <w:left w:val="none" w:sz="0" w:space="0" w:color="auto"/>
            <w:bottom w:val="none" w:sz="0" w:space="0" w:color="auto"/>
            <w:right w:val="none" w:sz="0" w:space="0" w:color="auto"/>
          </w:divBdr>
        </w:div>
        <w:div w:id="115414528">
          <w:marLeft w:val="640"/>
          <w:marRight w:val="0"/>
          <w:marTop w:val="0"/>
          <w:marBottom w:val="0"/>
          <w:divBdr>
            <w:top w:val="none" w:sz="0" w:space="0" w:color="auto"/>
            <w:left w:val="none" w:sz="0" w:space="0" w:color="auto"/>
            <w:bottom w:val="none" w:sz="0" w:space="0" w:color="auto"/>
            <w:right w:val="none" w:sz="0" w:space="0" w:color="auto"/>
          </w:divBdr>
        </w:div>
        <w:div w:id="507987296">
          <w:marLeft w:val="640"/>
          <w:marRight w:val="0"/>
          <w:marTop w:val="0"/>
          <w:marBottom w:val="0"/>
          <w:divBdr>
            <w:top w:val="none" w:sz="0" w:space="0" w:color="auto"/>
            <w:left w:val="none" w:sz="0" w:space="0" w:color="auto"/>
            <w:bottom w:val="none" w:sz="0" w:space="0" w:color="auto"/>
            <w:right w:val="none" w:sz="0" w:space="0" w:color="auto"/>
          </w:divBdr>
        </w:div>
        <w:div w:id="583419793">
          <w:marLeft w:val="640"/>
          <w:marRight w:val="0"/>
          <w:marTop w:val="0"/>
          <w:marBottom w:val="0"/>
          <w:divBdr>
            <w:top w:val="none" w:sz="0" w:space="0" w:color="auto"/>
            <w:left w:val="none" w:sz="0" w:space="0" w:color="auto"/>
            <w:bottom w:val="none" w:sz="0" w:space="0" w:color="auto"/>
            <w:right w:val="none" w:sz="0" w:space="0" w:color="auto"/>
          </w:divBdr>
        </w:div>
        <w:div w:id="288173797">
          <w:marLeft w:val="640"/>
          <w:marRight w:val="0"/>
          <w:marTop w:val="0"/>
          <w:marBottom w:val="0"/>
          <w:divBdr>
            <w:top w:val="none" w:sz="0" w:space="0" w:color="auto"/>
            <w:left w:val="none" w:sz="0" w:space="0" w:color="auto"/>
            <w:bottom w:val="none" w:sz="0" w:space="0" w:color="auto"/>
            <w:right w:val="none" w:sz="0" w:space="0" w:color="auto"/>
          </w:divBdr>
        </w:div>
        <w:div w:id="721366672">
          <w:marLeft w:val="640"/>
          <w:marRight w:val="0"/>
          <w:marTop w:val="0"/>
          <w:marBottom w:val="0"/>
          <w:divBdr>
            <w:top w:val="none" w:sz="0" w:space="0" w:color="auto"/>
            <w:left w:val="none" w:sz="0" w:space="0" w:color="auto"/>
            <w:bottom w:val="none" w:sz="0" w:space="0" w:color="auto"/>
            <w:right w:val="none" w:sz="0" w:space="0" w:color="auto"/>
          </w:divBdr>
        </w:div>
        <w:div w:id="1345477813">
          <w:marLeft w:val="640"/>
          <w:marRight w:val="0"/>
          <w:marTop w:val="0"/>
          <w:marBottom w:val="0"/>
          <w:divBdr>
            <w:top w:val="none" w:sz="0" w:space="0" w:color="auto"/>
            <w:left w:val="none" w:sz="0" w:space="0" w:color="auto"/>
            <w:bottom w:val="none" w:sz="0" w:space="0" w:color="auto"/>
            <w:right w:val="none" w:sz="0" w:space="0" w:color="auto"/>
          </w:divBdr>
        </w:div>
        <w:div w:id="789276935">
          <w:marLeft w:val="640"/>
          <w:marRight w:val="0"/>
          <w:marTop w:val="0"/>
          <w:marBottom w:val="0"/>
          <w:divBdr>
            <w:top w:val="none" w:sz="0" w:space="0" w:color="auto"/>
            <w:left w:val="none" w:sz="0" w:space="0" w:color="auto"/>
            <w:bottom w:val="none" w:sz="0" w:space="0" w:color="auto"/>
            <w:right w:val="none" w:sz="0" w:space="0" w:color="auto"/>
          </w:divBdr>
        </w:div>
        <w:div w:id="1313831716">
          <w:marLeft w:val="640"/>
          <w:marRight w:val="0"/>
          <w:marTop w:val="0"/>
          <w:marBottom w:val="0"/>
          <w:divBdr>
            <w:top w:val="none" w:sz="0" w:space="0" w:color="auto"/>
            <w:left w:val="none" w:sz="0" w:space="0" w:color="auto"/>
            <w:bottom w:val="none" w:sz="0" w:space="0" w:color="auto"/>
            <w:right w:val="none" w:sz="0" w:space="0" w:color="auto"/>
          </w:divBdr>
        </w:div>
        <w:div w:id="1330477177">
          <w:marLeft w:val="640"/>
          <w:marRight w:val="0"/>
          <w:marTop w:val="0"/>
          <w:marBottom w:val="0"/>
          <w:divBdr>
            <w:top w:val="none" w:sz="0" w:space="0" w:color="auto"/>
            <w:left w:val="none" w:sz="0" w:space="0" w:color="auto"/>
            <w:bottom w:val="none" w:sz="0" w:space="0" w:color="auto"/>
            <w:right w:val="none" w:sz="0" w:space="0" w:color="auto"/>
          </w:divBdr>
        </w:div>
        <w:div w:id="1976837593">
          <w:marLeft w:val="640"/>
          <w:marRight w:val="0"/>
          <w:marTop w:val="0"/>
          <w:marBottom w:val="0"/>
          <w:divBdr>
            <w:top w:val="none" w:sz="0" w:space="0" w:color="auto"/>
            <w:left w:val="none" w:sz="0" w:space="0" w:color="auto"/>
            <w:bottom w:val="none" w:sz="0" w:space="0" w:color="auto"/>
            <w:right w:val="none" w:sz="0" w:space="0" w:color="auto"/>
          </w:divBdr>
        </w:div>
        <w:div w:id="174657382">
          <w:marLeft w:val="640"/>
          <w:marRight w:val="0"/>
          <w:marTop w:val="0"/>
          <w:marBottom w:val="0"/>
          <w:divBdr>
            <w:top w:val="none" w:sz="0" w:space="0" w:color="auto"/>
            <w:left w:val="none" w:sz="0" w:space="0" w:color="auto"/>
            <w:bottom w:val="none" w:sz="0" w:space="0" w:color="auto"/>
            <w:right w:val="none" w:sz="0" w:space="0" w:color="auto"/>
          </w:divBdr>
        </w:div>
        <w:div w:id="1518078349">
          <w:marLeft w:val="640"/>
          <w:marRight w:val="0"/>
          <w:marTop w:val="0"/>
          <w:marBottom w:val="0"/>
          <w:divBdr>
            <w:top w:val="none" w:sz="0" w:space="0" w:color="auto"/>
            <w:left w:val="none" w:sz="0" w:space="0" w:color="auto"/>
            <w:bottom w:val="none" w:sz="0" w:space="0" w:color="auto"/>
            <w:right w:val="none" w:sz="0" w:space="0" w:color="auto"/>
          </w:divBdr>
        </w:div>
        <w:div w:id="1590850127">
          <w:marLeft w:val="640"/>
          <w:marRight w:val="0"/>
          <w:marTop w:val="0"/>
          <w:marBottom w:val="0"/>
          <w:divBdr>
            <w:top w:val="none" w:sz="0" w:space="0" w:color="auto"/>
            <w:left w:val="none" w:sz="0" w:space="0" w:color="auto"/>
            <w:bottom w:val="none" w:sz="0" w:space="0" w:color="auto"/>
            <w:right w:val="none" w:sz="0" w:space="0" w:color="auto"/>
          </w:divBdr>
        </w:div>
        <w:div w:id="1750619740">
          <w:marLeft w:val="640"/>
          <w:marRight w:val="0"/>
          <w:marTop w:val="0"/>
          <w:marBottom w:val="0"/>
          <w:divBdr>
            <w:top w:val="none" w:sz="0" w:space="0" w:color="auto"/>
            <w:left w:val="none" w:sz="0" w:space="0" w:color="auto"/>
            <w:bottom w:val="none" w:sz="0" w:space="0" w:color="auto"/>
            <w:right w:val="none" w:sz="0" w:space="0" w:color="auto"/>
          </w:divBdr>
        </w:div>
        <w:div w:id="401104140">
          <w:marLeft w:val="640"/>
          <w:marRight w:val="0"/>
          <w:marTop w:val="0"/>
          <w:marBottom w:val="0"/>
          <w:divBdr>
            <w:top w:val="none" w:sz="0" w:space="0" w:color="auto"/>
            <w:left w:val="none" w:sz="0" w:space="0" w:color="auto"/>
            <w:bottom w:val="none" w:sz="0" w:space="0" w:color="auto"/>
            <w:right w:val="none" w:sz="0" w:space="0" w:color="auto"/>
          </w:divBdr>
        </w:div>
        <w:div w:id="646981868">
          <w:marLeft w:val="640"/>
          <w:marRight w:val="0"/>
          <w:marTop w:val="0"/>
          <w:marBottom w:val="0"/>
          <w:divBdr>
            <w:top w:val="none" w:sz="0" w:space="0" w:color="auto"/>
            <w:left w:val="none" w:sz="0" w:space="0" w:color="auto"/>
            <w:bottom w:val="none" w:sz="0" w:space="0" w:color="auto"/>
            <w:right w:val="none" w:sz="0" w:space="0" w:color="auto"/>
          </w:divBdr>
        </w:div>
        <w:div w:id="1846749315">
          <w:marLeft w:val="640"/>
          <w:marRight w:val="0"/>
          <w:marTop w:val="0"/>
          <w:marBottom w:val="0"/>
          <w:divBdr>
            <w:top w:val="none" w:sz="0" w:space="0" w:color="auto"/>
            <w:left w:val="none" w:sz="0" w:space="0" w:color="auto"/>
            <w:bottom w:val="none" w:sz="0" w:space="0" w:color="auto"/>
            <w:right w:val="none" w:sz="0" w:space="0" w:color="auto"/>
          </w:divBdr>
        </w:div>
        <w:div w:id="952634269">
          <w:marLeft w:val="640"/>
          <w:marRight w:val="0"/>
          <w:marTop w:val="0"/>
          <w:marBottom w:val="0"/>
          <w:divBdr>
            <w:top w:val="none" w:sz="0" w:space="0" w:color="auto"/>
            <w:left w:val="none" w:sz="0" w:space="0" w:color="auto"/>
            <w:bottom w:val="none" w:sz="0" w:space="0" w:color="auto"/>
            <w:right w:val="none" w:sz="0" w:space="0" w:color="auto"/>
          </w:divBdr>
        </w:div>
        <w:div w:id="104081356">
          <w:marLeft w:val="640"/>
          <w:marRight w:val="0"/>
          <w:marTop w:val="0"/>
          <w:marBottom w:val="0"/>
          <w:divBdr>
            <w:top w:val="none" w:sz="0" w:space="0" w:color="auto"/>
            <w:left w:val="none" w:sz="0" w:space="0" w:color="auto"/>
            <w:bottom w:val="none" w:sz="0" w:space="0" w:color="auto"/>
            <w:right w:val="none" w:sz="0" w:space="0" w:color="auto"/>
          </w:divBdr>
        </w:div>
        <w:div w:id="1330598127">
          <w:marLeft w:val="640"/>
          <w:marRight w:val="0"/>
          <w:marTop w:val="0"/>
          <w:marBottom w:val="0"/>
          <w:divBdr>
            <w:top w:val="none" w:sz="0" w:space="0" w:color="auto"/>
            <w:left w:val="none" w:sz="0" w:space="0" w:color="auto"/>
            <w:bottom w:val="none" w:sz="0" w:space="0" w:color="auto"/>
            <w:right w:val="none" w:sz="0" w:space="0" w:color="auto"/>
          </w:divBdr>
        </w:div>
        <w:div w:id="79064182">
          <w:marLeft w:val="640"/>
          <w:marRight w:val="0"/>
          <w:marTop w:val="0"/>
          <w:marBottom w:val="0"/>
          <w:divBdr>
            <w:top w:val="none" w:sz="0" w:space="0" w:color="auto"/>
            <w:left w:val="none" w:sz="0" w:space="0" w:color="auto"/>
            <w:bottom w:val="none" w:sz="0" w:space="0" w:color="auto"/>
            <w:right w:val="none" w:sz="0" w:space="0" w:color="auto"/>
          </w:divBdr>
        </w:div>
        <w:div w:id="494103569">
          <w:marLeft w:val="640"/>
          <w:marRight w:val="0"/>
          <w:marTop w:val="0"/>
          <w:marBottom w:val="0"/>
          <w:divBdr>
            <w:top w:val="none" w:sz="0" w:space="0" w:color="auto"/>
            <w:left w:val="none" w:sz="0" w:space="0" w:color="auto"/>
            <w:bottom w:val="none" w:sz="0" w:space="0" w:color="auto"/>
            <w:right w:val="none" w:sz="0" w:space="0" w:color="auto"/>
          </w:divBdr>
        </w:div>
        <w:div w:id="2093772696">
          <w:marLeft w:val="640"/>
          <w:marRight w:val="0"/>
          <w:marTop w:val="0"/>
          <w:marBottom w:val="0"/>
          <w:divBdr>
            <w:top w:val="none" w:sz="0" w:space="0" w:color="auto"/>
            <w:left w:val="none" w:sz="0" w:space="0" w:color="auto"/>
            <w:bottom w:val="none" w:sz="0" w:space="0" w:color="auto"/>
            <w:right w:val="none" w:sz="0" w:space="0" w:color="auto"/>
          </w:divBdr>
        </w:div>
        <w:div w:id="844828275">
          <w:marLeft w:val="640"/>
          <w:marRight w:val="0"/>
          <w:marTop w:val="0"/>
          <w:marBottom w:val="0"/>
          <w:divBdr>
            <w:top w:val="none" w:sz="0" w:space="0" w:color="auto"/>
            <w:left w:val="none" w:sz="0" w:space="0" w:color="auto"/>
            <w:bottom w:val="none" w:sz="0" w:space="0" w:color="auto"/>
            <w:right w:val="none" w:sz="0" w:space="0" w:color="auto"/>
          </w:divBdr>
        </w:div>
        <w:div w:id="1813399932">
          <w:marLeft w:val="640"/>
          <w:marRight w:val="0"/>
          <w:marTop w:val="0"/>
          <w:marBottom w:val="0"/>
          <w:divBdr>
            <w:top w:val="none" w:sz="0" w:space="0" w:color="auto"/>
            <w:left w:val="none" w:sz="0" w:space="0" w:color="auto"/>
            <w:bottom w:val="none" w:sz="0" w:space="0" w:color="auto"/>
            <w:right w:val="none" w:sz="0" w:space="0" w:color="auto"/>
          </w:divBdr>
        </w:div>
        <w:div w:id="1178736158">
          <w:marLeft w:val="640"/>
          <w:marRight w:val="0"/>
          <w:marTop w:val="0"/>
          <w:marBottom w:val="0"/>
          <w:divBdr>
            <w:top w:val="none" w:sz="0" w:space="0" w:color="auto"/>
            <w:left w:val="none" w:sz="0" w:space="0" w:color="auto"/>
            <w:bottom w:val="none" w:sz="0" w:space="0" w:color="auto"/>
            <w:right w:val="none" w:sz="0" w:space="0" w:color="auto"/>
          </w:divBdr>
        </w:div>
        <w:div w:id="219556080">
          <w:marLeft w:val="640"/>
          <w:marRight w:val="0"/>
          <w:marTop w:val="0"/>
          <w:marBottom w:val="0"/>
          <w:divBdr>
            <w:top w:val="none" w:sz="0" w:space="0" w:color="auto"/>
            <w:left w:val="none" w:sz="0" w:space="0" w:color="auto"/>
            <w:bottom w:val="none" w:sz="0" w:space="0" w:color="auto"/>
            <w:right w:val="none" w:sz="0" w:space="0" w:color="auto"/>
          </w:divBdr>
        </w:div>
        <w:div w:id="572546827">
          <w:marLeft w:val="640"/>
          <w:marRight w:val="0"/>
          <w:marTop w:val="0"/>
          <w:marBottom w:val="0"/>
          <w:divBdr>
            <w:top w:val="none" w:sz="0" w:space="0" w:color="auto"/>
            <w:left w:val="none" w:sz="0" w:space="0" w:color="auto"/>
            <w:bottom w:val="none" w:sz="0" w:space="0" w:color="auto"/>
            <w:right w:val="none" w:sz="0" w:space="0" w:color="auto"/>
          </w:divBdr>
        </w:div>
        <w:div w:id="1278097390">
          <w:marLeft w:val="640"/>
          <w:marRight w:val="0"/>
          <w:marTop w:val="0"/>
          <w:marBottom w:val="0"/>
          <w:divBdr>
            <w:top w:val="none" w:sz="0" w:space="0" w:color="auto"/>
            <w:left w:val="none" w:sz="0" w:space="0" w:color="auto"/>
            <w:bottom w:val="none" w:sz="0" w:space="0" w:color="auto"/>
            <w:right w:val="none" w:sz="0" w:space="0" w:color="auto"/>
          </w:divBdr>
        </w:div>
        <w:div w:id="1290357023">
          <w:marLeft w:val="640"/>
          <w:marRight w:val="0"/>
          <w:marTop w:val="0"/>
          <w:marBottom w:val="0"/>
          <w:divBdr>
            <w:top w:val="none" w:sz="0" w:space="0" w:color="auto"/>
            <w:left w:val="none" w:sz="0" w:space="0" w:color="auto"/>
            <w:bottom w:val="none" w:sz="0" w:space="0" w:color="auto"/>
            <w:right w:val="none" w:sz="0" w:space="0" w:color="auto"/>
          </w:divBdr>
        </w:div>
        <w:div w:id="1021206858">
          <w:marLeft w:val="640"/>
          <w:marRight w:val="0"/>
          <w:marTop w:val="0"/>
          <w:marBottom w:val="0"/>
          <w:divBdr>
            <w:top w:val="none" w:sz="0" w:space="0" w:color="auto"/>
            <w:left w:val="none" w:sz="0" w:space="0" w:color="auto"/>
            <w:bottom w:val="none" w:sz="0" w:space="0" w:color="auto"/>
            <w:right w:val="none" w:sz="0" w:space="0" w:color="auto"/>
          </w:divBdr>
        </w:div>
        <w:div w:id="1734741577">
          <w:marLeft w:val="640"/>
          <w:marRight w:val="0"/>
          <w:marTop w:val="0"/>
          <w:marBottom w:val="0"/>
          <w:divBdr>
            <w:top w:val="none" w:sz="0" w:space="0" w:color="auto"/>
            <w:left w:val="none" w:sz="0" w:space="0" w:color="auto"/>
            <w:bottom w:val="none" w:sz="0" w:space="0" w:color="auto"/>
            <w:right w:val="none" w:sz="0" w:space="0" w:color="auto"/>
          </w:divBdr>
        </w:div>
        <w:div w:id="540900833">
          <w:marLeft w:val="640"/>
          <w:marRight w:val="0"/>
          <w:marTop w:val="0"/>
          <w:marBottom w:val="0"/>
          <w:divBdr>
            <w:top w:val="none" w:sz="0" w:space="0" w:color="auto"/>
            <w:left w:val="none" w:sz="0" w:space="0" w:color="auto"/>
            <w:bottom w:val="none" w:sz="0" w:space="0" w:color="auto"/>
            <w:right w:val="none" w:sz="0" w:space="0" w:color="auto"/>
          </w:divBdr>
        </w:div>
        <w:div w:id="1194466119">
          <w:marLeft w:val="640"/>
          <w:marRight w:val="0"/>
          <w:marTop w:val="0"/>
          <w:marBottom w:val="0"/>
          <w:divBdr>
            <w:top w:val="none" w:sz="0" w:space="0" w:color="auto"/>
            <w:left w:val="none" w:sz="0" w:space="0" w:color="auto"/>
            <w:bottom w:val="none" w:sz="0" w:space="0" w:color="auto"/>
            <w:right w:val="none" w:sz="0" w:space="0" w:color="auto"/>
          </w:divBdr>
        </w:div>
        <w:div w:id="2044747775">
          <w:marLeft w:val="640"/>
          <w:marRight w:val="0"/>
          <w:marTop w:val="0"/>
          <w:marBottom w:val="0"/>
          <w:divBdr>
            <w:top w:val="none" w:sz="0" w:space="0" w:color="auto"/>
            <w:left w:val="none" w:sz="0" w:space="0" w:color="auto"/>
            <w:bottom w:val="none" w:sz="0" w:space="0" w:color="auto"/>
            <w:right w:val="none" w:sz="0" w:space="0" w:color="auto"/>
          </w:divBdr>
        </w:div>
        <w:div w:id="1717314893">
          <w:marLeft w:val="640"/>
          <w:marRight w:val="0"/>
          <w:marTop w:val="0"/>
          <w:marBottom w:val="0"/>
          <w:divBdr>
            <w:top w:val="none" w:sz="0" w:space="0" w:color="auto"/>
            <w:left w:val="none" w:sz="0" w:space="0" w:color="auto"/>
            <w:bottom w:val="none" w:sz="0" w:space="0" w:color="auto"/>
            <w:right w:val="none" w:sz="0" w:space="0" w:color="auto"/>
          </w:divBdr>
        </w:div>
        <w:div w:id="320085225">
          <w:marLeft w:val="640"/>
          <w:marRight w:val="0"/>
          <w:marTop w:val="0"/>
          <w:marBottom w:val="0"/>
          <w:divBdr>
            <w:top w:val="none" w:sz="0" w:space="0" w:color="auto"/>
            <w:left w:val="none" w:sz="0" w:space="0" w:color="auto"/>
            <w:bottom w:val="none" w:sz="0" w:space="0" w:color="auto"/>
            <w:right w:val="none" w:sz="0" w:space="0" w:color="auto"/>
          </w:divBdr>
        </w:div>
        <w:div w:id="526061508">
          <w:marLeft w:val="640"/>
          <w:marRight w:val="0"/>
          <w:marTop w:val="0"/>
          <w:marBottom w:val="0"/>
          <w:divBdr>
            <w:top w:val="none" w:sz="0" w:space="0" w:color="auto"/>
            <w:left w:val="none" w:sz="0" w:space="0" w:color="auto"/>
            <w:bottom w:val="none" w:sz="0" w:space="0" w:color="auto"/>
            <w:right w:val="none" w:sz="0" w:space="0" w:color="auto"/>
          </w:divBdr>
        </w:div>
        <w:div w:id="1833838969">
          <w:marLeft w:val="640"/>
          <w:marRight w:val="0"/>
          <w:marTop w:val="0"/>
          <w:marBottom w:val="0"/>
          <w:divBdr>
            <w:top w:val="none" w:sz="0" w:space="0" w:color="auto"/>
            <w:left w:val="none" w:sz="0" w:space="0" w:color="auto"/>
            <w:bottom w:val="none" w:sz="0" w:space="0" w:color="auto"/>
            <w:right w:val="none" w:sz="0" w:space="0" w:color="auto"/>
          </w:divBdr>
        </w:div>
        <w:div w:id="774328097">
          <w:marLeft w:val="640"/>
          <w:marRight w:val="0"/>
          <w:marTop w:val="0"/>
          <w:marBottom w:val="0"/>
          <w:divBdr>
            <w:top w:val="none" w:sz="0" w:space="0" w:color="auto"/>
            <w:left w:val="none" w:sz="0" w:space="0" w:color="auto"/>
            <w:bottom w:val="none" w:sz="0" w:space="0" w:color="auto"/>
            <w:right w:val="none" w:sz="0" w:space="0" w:color="auto"/>
          </w:divBdr>
        </w:div>
        <w:div w:id="937831691">
          <w:marLeft w:val="640"/>
          <w:marRight w:val="0"/>
          <w:marTop w:val="0"/>
          <w:marBottom w:val="0"/>
          <w:divBdr>
            <w:top w:val="none" w:sz="0" w:space="0" w:color="auto"/>
            <w:left w:val="none" w:sz="0" w:space="0" w:color="auto"/>
            <w:bottom w:val="none" w:sz="0" w:space="0" w:color="auto"/>
            <w:right w:val="none" w:sz="0" w:space="0" w:color="auto"/>
          </w:divBdr>
        </w:div>
        <w:div w:id="387262364">
          <w:marLeft w:val="640"/>
          <w:marRight w:val="0"/>
          <w:marTop w:val="0"/>
          <w:marBottom w:val="0"/>
          <w:divBdr>
            <w:top w:val="none" w:sz="0" w:space="0" w:color="auto"/>
            <w:left w:val="none" w:sz="0" w:space="0" w:color="auto"/>
            <w:bottom w:val="none" w:sz="0" w:space="0" w:color="auto"/>
            <w:right w:val="none" w:sz="0" w:space="0" w:color="auto"/>
          </w:divBdr>
        </w:div>
        <w:div w:id="396510621">
          <w:marLeft w:val="640"/>
          <w:marRight w:val="0"/>
          <w:marTop w:val="0"/>
          <w:marBottom w:val="0"/>
          <w:divBdr>
            <w:top w:val="none" w:sz="0" w:space="0" w:color="auto"/>
            <w:left w:val="none" w:sz="0" w:space="0" w:color="auto"/>
            <w:bottom w:val="none" w:sz="0" w:space="0" w:color="auto"/>
            <w:right w:val="none" w:sz="0" w:space="0" w:color="auto"/>
          </w:divBdr>
        </w:div>
        <w:div w:id="851183062">
          <w:marLeft w:val="640"/>
          <w:marRight w:val="0"/>
          <w:marTop w:val="0"/>
          <w:marBottom w:val="0"/>
          <w:divBdr>
            <w:top w:val="none" w:sz="0" w:space="0" w:color="auto"/>
            <w:left w:val="none" w:sz="0" w:space="0" w:color="auto"/>
            <w:bottom w:val="none" w:sz="0" w:space="0" w:color="auto"/>
            <w:right w:val="none" w:sz="0" w:space="0" w:color="auto"/>
          </w:divBdr>
        </w:div>
        <w:div w:id="2130122796">
          <w:marLeft w:val="640"/>
          <w:marRight w:val="0"/>
          <w:marTop w:val="0"/>
          <w:marBottom w:val="0"/>
          <w:divBdr>
            <w:top w:val="none" w:sz="0" w:space="0" w:color="auto"/>
            <w:left w:val="none" w:sz="0" w:space="0" w:color="auto"/>
            <w:bottom w:val="none" w:sz="0" w:space="0" w:color="auto"/>
            <w:right w:val="none" w:sz="0" w:space="0" w:color="auto"/>
          </w:divBdr>
        </w:div>
        <w:div w:id="1314484472">
          <w:marLeft w:val="640"/>
          <w:marRight w:val="0"/>
          <w:marTop w:val="0"/>
          <w:marBottom w:val="0"/>
          <w:divBdr>
            <w:top w:val="none" w:sz="0" w:space="0" w:color="auto"/>
            <w:left w:val="none" w:sz="0" w:space="0" w:color="auto"/>
            <w:bottom w:val="none" w:sz="0" w:space="0" w:color="auto"/>
            <w:right w:val="none" w:sz="0" w:space="0" w:color="auto"/>
          </w:divBdr>
        </w:div>
        <w:div w:id="1934052811">
          <w:marLeft w:val="640"/>
          <w:marRight w:val="0"/>
          <w:marTop w:val="0"/>
          <w:marBottom w:val="0"/>
          <w:divBdr>
            <w:top w:val="none" w:sz="0" w:space="0" w:color="auto"/>
            <w:left w:val="none" w:sz="0" w:space="0" w:color="auto"/>
            <w:bottom w:val="none" w:sz="0" w:space="0" w:color="auto"/>
            <w:right w:val="none" w:sz="0" w:space="0" w:color="auto"/>
          </w:divBdr>
        </w:div>
        <w:div w:id="1919948019">
          <w:marLeft w:val="640"/>
          <w:marRight w:val="0"/>
          <w:marTop w:val="0"/>
          <w:marBottom w:val="0"/>
          <w:divBdr>
            <w:top w:val="none" w:sz="0" w:space="0" w:color="auto"/>
            <w:left w:val="none" w:sz="0" w:space="0" w:color="auto"/>
            <w:bottom w:val="none" w:sz="0" w:space="0" w:color="auto"/>
            <w:right w:val="none" w:sz="0" w:space="0" w:color="auto"/>
          </w:divBdr>
        </w:div>
        <w:div w:id="948976397">
          <w:marLeft w:val="640"/>
          <w:marRight w:val="0"/>
          <w:marTop w:val="0"/>
          <w:marBottom w:val="0"/>
          <w:divBdr>
            <w:top w:val="none" w:sz="0" w:space="0" w:color="auto"/>
            <w:left w:val="none" w:sz="0" w:space="0" w:color="auto"/>
            <w:bottom w:val="none" w:sz="0" w:space="0" w:color="auto"/>
            <w:right w:val="none" w:sz="0" w:space="0" w:color="auto"/>
          </w:divBdr>
        </w:div>
        <w:div w:id="112749573">
          <w:marLeft w:val="640"/>
          <w:marRight w:val="0"/>
          <w:marTop w:val="0"/>
          <w:marBottom w:val="0"/>
          <w:divBdr>
            <w:top w:val="none" w:sz="0" w:space="0" w:color="auto"/>
            <w:left w:val="none" w:sz="0" w:space="0" w:color="auto"/>
            <w:bottom w:val="none" w:sz="0" w:space="0" w:color="auto"/>
            <w:right w:val="none" w:sz="0" w:space="0" w:color="auto"/>
          </w:divBdr>
        </w:div>
        <w:div w:id="546645968">
          <w:marLeft w:val="640"/>
          <w:marRight w:val="0"/>
          <w:marTop w:val="0"/>
          <w:marBottom w:val="0"/>
          <w:divBdr>
            <w:top w:val="none" w:sz="0" w:space="0" w:color="auto"/>
            <w:left w:val="none" w:sz="0" w:space="0" w:color="auto"/>
            <w:bottom w:val="none" w:sz="0" w:space="0" w:color="auto"/>
            <w:right w:val="none" w:sz="0" w:space="0" w:color="auto"/>
          </w:divBdr>
        </w:div>
        <w:div w:id="1555045826">
          <w:marLeft w:val="640"/>
          <w:marRight w:val="0"/>
          <w:marTop w:val="0"/>
          <w:marBottom w:val="0"/>
          <w:divBdr>
            <w:top w:val="none" w:sz="0" w:space="0" w:color="auto"/>
            <w:left w:val="none" w:sz="0" w:space="0" w:color="auto"/>
            <w:bottom w:val="none" w:sz="0" w:space="0" w:color="auto"/>
            <w:right w:val="none" w:sz="0" w:space="0" w:color="auto"/>
          </w:divBdr>
        </w:div>
        <w:div w:id="870150730">
          <w:marLeft w:val="640"/>
          <w:marRight w:val="0"/>
          <w:marTop w:val="0"/>
          <w:marBottom w:val="0"/>
          <w:divBdr>
            <w:top w:val="none" w:sz="0" w:space="0" w:color="auto"/>
            <w:left w:val="none" w:sz="0" w:space="0" w:color="auto"/>
            <w:bottom w:val="none" w:sz="0" w:space="0" w:color="auto"/>
            <w:right w:val="none" w:sz="0" w:space="0" w:color="auto"/>
          </w:divBdr>
        </w:div>
        <w:div w:id="1028020201">
          <w:marLeft w:val="640"/>
          <w:marRight w:val="0"/>
          <w:marTop w:val="0"/>
          <w:marBottom w:val="0"/>
          <w:divBdr>
            <w:top w:val="none" w:sz="0" w:space="0" w:color="auto"/>
            <w:left w:val="none" w:sz="0" w:space="0" w:color="auto"/>
            <w:bottom w:val="none" w:sz="0" w:space="0" w:color="auto"/>
            <w:right w:val="none" w:sz="0" w:space="0" w:color="auto"/>
          </w:divBdr>
        </w:div>
        <w:div w:id="779691506">
          <w:marLeft w:val="640"/>
          <w:marRight w:val="0"/>
          <w:marTop w:val="0"/>
          <w:marBottom w:val="0"/>
          <w:divBdr>
            <w:top w:val="none" w:sz="0" w:space="0" w:color="auto"/>
            <w:left w:val="none" w:sz="0" w:space="0" w:color="auto"/>
            <w:bottom w:val="none" w:sz="0" w:space="0" w:color="auto"/>
            <w:right w:val="none" w:sz="0" w:space="0" w:color="auto"/>
          </w:divBdr>
        </w:div>
        <w:div w:id="930158539">
          <w:marLeft w:val="640"/>
          <w:marRight w:val="0"/>
          <w:marTop w:val="0"/>
          <w:marBottom w:val="0"/>
          <w:divBdr>
            <w:top w:val="none" w:sz="0" w:space="0" w:color="auto"/>
            <w:left w:val="none" w:sz="0" w:space="0" w:color="auto"/>
            <w:bottom w:val="none" w:sz="0" w:space="0" w:color="auto"/>
            <w:right w:val="none" w:sz="0" w:space="0" w:color="auto"/>
          </w:divBdr>
        </w:div>
        <w:div w:id="1605650958">
          <w:marLeft w:val="640"/>
          <w:marRight w:val="0"/>
          <w:marTop w:val="0"/>
          <w:marBottom w:val="0"/>
          <w:divBdr>
            <w:top w:val="none" w:sz="0" w:space="0" w:color="auto"/>
            <w:left w:val="none" w:sz="0" w:space="0" w:color="auto"/>
            <w:bottom w:val="none" w:sz="0" w:space="0" w:color="auto"/>
            <w:right w:val="none" w:sz="0" w:space="0" w:color="auto"/>
          </w:divBdr>
        </w:div>
        <w:div w:id="110250594">
          <w:marLeft w:val="640"/>
          <w:marRight w:val="0"/>
          <w:marTop w:val="0"/>
          <w:marBottom w:val="0"/>
          <w:divBdr>
            <w:top w:val="none" w:sz="0" w:space="0" w:color="auto"/>
            <w:left w:val="none" w:sz="0" w:space="0" w:color="auto"/>
            <w:bottom w:val="none" w:sz="0" w:space="0" w:color="auto"/>
            <w:right w:val="none" w:sz="0" w:space="0" w:color="auto"/>
          </w:divBdr>
        </w:div>
        <w:div w:id="830408418">
          <w:marLeft w:val="640"/>
          <w:marRight w:val="0"/>
          <w:marTop w:val="0"/>
          <w:marBottom w:val="0"/>
          <w:divBdr>
            <w:top w:val="none" w:sz="0" w:space="0" w:color="auto"/>
            <w:left w:val="none" w:sz="0" w:space="0" w:color="auto"/>
            <w:bottom w:val="none" w:sz="0" w:space="0" w:color="auto"/>
            <w:right w:val="none" w:sz="0" w:space="0" w:color="auto"/>
          </w:divBdr>
        </w:div>
        <w:div w:id="645663722">
          <w:marLeft w:val="640"/>
          <w:marRight w:val="0"/>
          <w:marTop w:val="0"/>
          <w:marBottom w:val="0"/>
          <w:divBdr>
            <w:top w:val="none" w:sz="0" w:space="0" w:color="auto"/>
            <w:left w:val="none" w:sz="0" w:space="0" w:color="auto"/>
            <w:bottom w:val="none" w:sz="0" w:space="0" w:color="auto"/>
            <w:right w:val="none" w:sz="0" w:space="0" w:color="auto"/>
          </w:divBdr>
        </w:div>
        <w:div w:id="407970068">
          <w:marLeft w:val="640"/>
          <w:marRight w:val="0"/>
          <w:marTop w:val="0"/>
          <w:marBottom w:val="0"/>
          <w:divBdr>
            <w:top w:val="none" w:sz="0" w:space="0" w:color="auto"/>
            <w:left w:val="none" w:sz="0" w:space="0" w:color="auto"/>
            <w:bottom w:val="none" w:sz="0" w:space="0" w:color="auto"/>
            <w:right w:val="none" w:sz="0" w:space="0" w:color="auto"/>
          </w:divBdr>
        </w:div>
        <w:div w:id="485558096">
          <w:marLeft w:val="640"/>
          <w:marRight w:val="0"/>
          <w:marTop w:val="0"/>
          <w:marBottom w:val="0"/>
          <w:divBdr>
            <w:top w:val="none" w:sz="0" w:space="0" w:color="auto"/>
            <w:left w:val="none" w:sz="0" w:space="0" w:color="auto"/>
            <w:bottom w:val="none" w:sz="0" w:space="0" w:color="auto"/>
            <w:right w:val="none" w:sz="0" w:space="0" w:color="auto"/>
          </w:divBdr>
        </w:div>
        <w:div w:id="262804242">
          <w:marLeft w:val="640"/>
          <w:marRight w:val="0"/>
          <w:marTop w:val="0"/>
          <w:marBottom w:val="0"/>
          <w:divBdr>
            <w:top w:val="none" w:sz="0" w:space="0" w:color="auto"/>
            <w:left w:val="none" w:sz="0" w:space="0" w:color="auto"/>
            <w:bottom w:val="none" w:sz="0" w:space="0" w:color="auto"/>
            <w:right w:val="none" w:sz="0" w:space="0" w:color="auto"/>
          </w:divBdr>
        </w:div>
        <w:div w:id="535974350">
          <w:marLeft w:val="640"/>
          <w:marRight w:val="0"/>
          <w:marTop w:val="0"/>
          <w:marBottom w:val="0"/>
          <w:divBdr>
            <w:top w:val="none" w:sz="0" w:space="0" w:color="auto"/>
            <w:left w:val="none" w:sz="0" w:space="0" w:color="auto"/>
            <w:bottom w:val="none" w:sz="0" w:space="0" w:color="auto"/>
            <w:right w:val="none" w:sz="0" w:space="0" w:color="auto"/>
          </w:divBdr>
        </w:div>
        <w:div w:id="1546408464">
          <w:marLeft w:val="640"/>
          <w:marRight w:val="0"/>
          <w:marTop w:val="0"/>
          <w:marBottom w:val="0"/>
          <w:divBdr>
            <w:top w:val="none" w:sz="0" w:space="0" w:color="auto"/>
            <w:left w:val="none" w:sz="0" w:space="0" w:color="auto"/>
            <w:bottom w:val="none" w:sz="0" w:space="0" w:color="auto"/>
            <w:right w:val="none" w:sz="0" w:space="0" w:color="auto"/>
          </w:divBdr>
        </w:div>
        <w:div w:id="1157653417">
          <w:marLeft w:val="640"/>
          <w:marRight w:val="0"/>
          <w:marTop w:val="0"/>
          <w:marBottom w:val="0"/>
          <w:divBdr>
            <w:top w:val="none" w:sz="0" w:space="0" w:color="auto"/>
            <w:left w:val="none" w:sz="0" w:space="0" w:color="auto"/>
            <w:bottom w:val="none" w:sz="0" w:space="0" w:color="auto"/>
            <w:right w:val="none" w:sz="0" w:space="0" w:color="auto"/>
          </w:divBdr>
        </w:div>
        <w:div w:id="8140025">
          <w:marLeft w:val="640"/>
          <w:marRight w:val="0"/>
          <w:marTop w:val="0"/>
          <w:marBottom w:val="0"/>
          <w:divBdr>
            <w:top w:val="none" w:sz="0" w:space="0" w:color="auto"/>
            <w:left w:val="none" w:sz="0" w:space="0" w:color="auto"/>
            <w:bottom w:val="none" w:sz="0" w:space="0" w:color="auto"/>
            <w:right w:val="none" w:sz="0" w:space="0" w:color="auto"/>
          </w:divBdr>
        </w:div>
        <w:div w:id="1127312232">
          <w:marLeft w:val="640"/>
          <w:marRight w:val="0"/>
          <w:marTop w:val="0"/>
          <w:marBottom w:val="0"/>
          <w:divBdr>
            <w:top w:val="none" w:sz="0" w:space="0" w:color="auto"/>
            <w:left w:val="none" w:sz="0" w:space="0" w:color="auto"/>
            <w:bottom w:val="none" w:sz="0" w:space="0" w:color="auto"/>
            <w:right w:val="none" w:sz="0" w:space="0" w:color="auto"/>
          </w:divBdr>
        </w:div>
        <w:div w:id="642932114">
          <w:marLeft w:val="640"/>
          <w:marRight w:val="0"/>
          <w:marTop w:val="0"/>
          <w:marBottom w:val="0"/>
          <w:divBdr>
            <w:top w:val="none" w:sz="0" w:space="0" w:color="auto"/>
            <w:left w:val="none" w:sz="0" w:space="0" w:color="auto"/>
            <w:bottom w:val="none" w:sz="0" w:space="0" w:color="auto"/>
            <w:right w:val="none" w:sz="0" w:space="0" w:color="auto"/>
          </w:divBdr>
        </w:div>
        <w:div w:id="1005281924">
          <w:marLeft w:val="640"/>
          <w:marRight w:val="0"/>
          <w:marTop w:val="0"/>
          <w:marBottom w:val="0"/>
          <w:divBdr>
            <w:top w:val="none" w:sz="0" w:space="0" w:color="auto"/>
            <w:left w:val="none" w:sz="0" w:space="0" w:color="auto"/>
            <w:bottom w:val="none" w:sz="0" w:space="0" w:color="auto"/>
            <w:right w:val="none" w:sz="0" w:space="0" w:color="auto"/>
          </w:divBdr>
        </w:div>
        <w:div w:id="2023777263">
          <w:marLeft w:val="640"/>
          <w:marRight w:val="0"/>
          <w:marTop w:val="0"/>
          <w:marBottom w:val="0"/>
          <w:divBdr>
            <w:top w:val="none" w:sz="0" w:space="0" w:color="auto"/>
            <w:left w:val="none" w:sz="0" w:space="0" w:color="auto"/>
            <w:bottom w:val="none" w:sz="0" w:space="0" w:color="auto"/>
            <w:right w:val="none" w:sz="0" w:space="0" w:color="auto"/>
          </w:divBdr>
        </w:div>
        <w:div w:id="1571959061">
          <w:marLeft w:val="640"/>
          <w:marRight w:val="0"/>
          <w:marTop w:val="0"/>
          <w:marBottom w:val="0"/>
          <w:divBdr>
            <w:top w:val="none" w:sz="0" w:space="0" w:color="auto"/>
            <w:left w:val="none" w:sz="0" w:space="0" w:color="auto"/>
            <w:bottom w:val="none" w:sz="0" w:space="0" w:color="auto"/>
            <w:right w:val="none" w:sz="0" w:space="0" w:color="auto"/>
          </w:divBdr>
        </w:div>
        <w:div w:id="439568314">
          <w:marLeft w:val="640"/>
          <w:marRight w:val="0"/>
          <w:marTop w:val="0"/>
          <w:marBottom w:val="0"/>
          <w:divBdr>
            <w:top w:val="none" w:sz="0" w:space="0" w:color="auto"/>
            <w:left w:val="none" w:sz="0" w:space="0" w:color="auto"/>
            <w:bottom w:val="none" w:sz="0" w:space="0" w:color="auto"/>
            <w:right w:val="none" w:sz="0" w:space="0" w:color="auto"/>
          </w:divBdr>
        </w:div>
        <w:div w:id="1201089917">
          <w:marLeft w:val="640"/>
          <w:marRight w:val="0"/>
          <w:marTop w:val="0"/>
          <w:marBottom w:val="0"/>
          <w:divBdr>
            <w:top w:val="none" w:sz="0" w:space="0" w:color="auto"/>
            <w:left w:val="none" w:sz="0" w:space="0" w:color="auto"/>
            <w:bottom w:val="none" w:sz="0" w:space="0" w:color="auto"/>
            <w:right w:val="none" w:sz="0" w:space="0" w:color="auto"/>
          </w:divBdr>
        </w:div>
        <w:div w:id="780415223">
          <w:marLeft w:val="640"/>
          <w:marRight w:val="0"/>
          <w:marTop w:val="0"/>
          <w:marBottom w:val="0"/>
          <w:divBdr>
            <w:top w:val="none" w:sz="0" w:space="0" w:color="auto"/>
            <w:left w:val="none" w:sz="0" w:space="0" w:color="auto"/>
            <w:bottom w:val="none" w:sz="0" w:space="0" w:color="auto"/>
            <w:right w:val="none" w:sz="0" w:space="0" w:color="auto"/>
          </w:divBdr>
        </w:div>
        <w:div w:id="232355480">
          <w:marLeft w:val="640"/>
          <w:marRight w:val="0"/>
          <w:marTop w:val="0"/>
          <w:marBottom w:val="0"/>
          <w:divBdr>
            <w:top w:val="none" w:sz="0" w:space="0" w:color="auto"/>
            <w:left w:val="none" w:sz="0" w:space="0" w:color="auto"/>
            <w:bottom w:val="none" w:sz="0" w:space="0" w:color="auto"/>
            <w:right w:val="none" w:sz="0" w:space="0" w:color="auto"/>
          </w:divBdr>
        </w:div>
        <w:div w:id="1264191830">
          <w:marLeft w:val="640"/>
          <w:marRight w:val="0"/>
          <w:marTop w:val="0"/>
          <w:marBottom w:val="0"/>
          <w:divBdr>
            <w:top w:val="none" w:sz="0" w:space="0" w:color="auto"/>
            <w:left w:val="none" w:sz="0" w:space="0" w:color="auto"/>
            <w:bottom w:val="none" w:sz="0" w:space="0" w:color="auto"/>
            <w:right w:val="none" w:sz="0" w:space="0" w:color="auto"/>
          </w:divBdr>
        </w:div>
        <w:div w:id="1089276287">
          <w:marLeft w:val="640"/>
          <w:marRight w:val="0"/>
          <w:marTop w:val="0"/>
          <w:marBottom w:val="0"/>
          <w:divBdr>
            <w:top w:val="none" w:sz="0" w:space="0" w:color="auto"/>
            <w:left w:val="none" w:sz="0" w:space="0" w:color="auto"/>
            <w:bottom w:val="none" w:sz="0" w:space="0" w:color="auto"/>
            <w:right w:val="none" w:sz="0" w:space="0" w:color="auto"/>
          </w:divBdr>
        </w:div>
        <w:div w:id="1770930831">
          <w:marLeft w:val="640"/>
          <w:marRight w:val="0"/>
          <w:marTop w:val="0"/>
          <w:marBottom w:val="0"/>
          <w:divBdr>
            <w:top w:val="none" w:sz="0" w:space="0" w:color="auto"/>
            <w:left w:val="none" w:sz="0" w:space="0" w:color="auto"/>
            <w:bottom w:val="none" w:sz="0" w:space="0" w:color="auto"/>
            <w:right w:val="none" w:sz="0" w:space="0" w:color="auto"/>
          </w:divBdr>
        </w:div>
        <w:div w:id="42952751">
          <w:marLeft w:val="640"/>
          <w:marRight w:val="0"/>
          <w:marTop w:val="0"/>
          <w:marBottom w:val="0"/>
          <w:divBdr>
            <w:top w:val="none" w:sz="0" w:space="0" w:color="auto"/>
            <w:left w:val="none" w:sz="0" w:space="0" w:color="auto"/>
            <w:bottom w:val="none" w:sz="0" w:space="0" w:color="auto"/>
            <w:right w:val="none" w:sz="0" w:space="0" w:color="auto"/>
          </w:divBdr>
        </w:div>
        <w:div w:id="1752579280">
          <w:marLeft w:val="640"/>
          <w:marRight w:val="0"/>
          <w:marTop w:val="0"/>
          <w:marBottom w:val="0"/>
          <w:divBdr>
            <w:top w:val="none" w:sz="0" w:space="0" w:color="auto"/>
            <w:left w:val="none" w:sz="0" w:space="0" w:color="auto"/>
            <w:bottom w:val="none" w:sz="0" w:space="0" w:color="auto"/>
            <w:right w:val="none" w:sz="0" w:space="0" w:color="auto"/>
          </w:divBdr>
        </w:div>
        <w:div w:id="370884300">
          <w:marLeft w:val="640"/>
          <w:marRight w:val="0"/>
          <w:marTop w:val="0"/>
          <w:marBottom w:val="0"/>
          <w:divBdr>
            <w:top w:val="none" w:sz="0" w:space="0" w:color="auto"/>
            <w:left w:val="none" w:sz="0" w:space="0" w:color="auto"/>
            <w:bottom w:val="none" w:sz="0" w:space="0" w:color="auto"/>
            <w:right w:val="none" w:sz="0" w:space="0" w:color="auto"/>
          </w:divBdr>
        </w:div>
        <w:div w:id="797845290">
          <w:marLeft w:val="640"/>
          <w:marRight w:val="0"/>
          <w:marTop w:val="0"/>
          <w:marBottom w:val="0"/>
          <w:divBdr>
            <w:top w:val="none" w:sz="0" w:space="0" w:color="auto"/>
            <w:left w:val="none" w:sz="0" w:space="0" w:color="auto"/>
            <w:bottom w:val="none" w:sz="0" w:space="0" w:color="auto"/>
            <w:right w:val="none" w:sz="0" w:space="0" w:color="auto"/>
          </w:divBdr>
        </w:div>
        <w:div w:id="115560422">
          <w:marLeft w:val="640"/>
          <w:marRight w:val="0"/>
          <w:marTop w:val="0"/>
          <w:marBottom w:val="0"/>
          <w:divBdr>
            <w:top w:val="none" w:sz="0" w:space="0" w:color="auto"/>
            <w:left w:val="none" w:sz="0" w:space="0" w:color="auto"/>
            <w:bottom w:val="none" w:sz="0" w:space="0" w:color="auto"/>
            <w:right w:val="none" w:sz="0" w:space="0" w:color="auto"/>
          </w:divBdr>
        </w:div>
        <w:div w:id="1464469948">
          <w:marLeft w:val="640"/>
          <w:marRight w:val="0"/>
          <w:marTop w:val="0"/>
          <w:marBottom w:val="0"/>
          <w:divBdr>
            <w:top w:val="none" w:sz="0" w:space="0" w:color="auto"/>
            <w:left w:val="none" w:sz="0" w:space="0" w:color="auto"/>
            <w:bottom w:val="none" w:sz="0" w:space="0" w:color="auto"/>
            <w:right w:val="none" w:sz="0" w:space="0" w:color="auto"/>
          </w:divBdr>
        </w:div>
        <w:div w:id="237135801">
          <w:marLeft w:val="640"/>
          <w:marRight w:val="0"/>
          <w:marTop w:val="0"/>
          <w:marBottom w:val="0"/>
          <w:divBdr>
            <w:top w:val="none" w:sz="0" w:space="0" w:color="auto"/>
            <w:left w:val="none" w:sz="0" w:space="0" w:color="auto"/>
            <w:bottom w:val="none" w:sz="0" w:space="0" w:color="auto"/>
            <w:right w:val="none" w:sz="0" w:space="0" w:color="auto"/>
          </w:divBdr>
        </w:div>
        <w:div w:id="1041243774">
          <w:marLeft w:val="640"/>
          <w:marRight w:val="0"/>
          <w:marTop w:val="0"/>
          <w:marBottom w:val="0"/>
          <w:divBdr>
            <w:top w:val="none" w:sz="0" w:space="0" w:color="auto"/>
            <w:left w:val="none" w:sz="0" w:space="0" w:color="auto"/>
            <w:bottom w:val="none" w:sz="0" w:space="0" w:color="auto"/>
            <w:right w:val="none" w:sz="0" w:space="0" w:color="auto"/>
          </w:divBdr>
        </w:div>
        <w:div w:id="1628582338">
          <w:marLeft w:val="640"/>
          <w:marRight w:val="0"/>
          <w:marTop w:val="0"/>
          <w:marBottom w:val="0"/>
          <w:divBdr>
            <w:top w:val="none" w:sz="0" w:space="0" w:color="auto"/>
            <w:left w:val="none" w:sz="0" w:space="0" w:color="auto"/>
            <w:bottom w:val="none" w:sz="0" w:space="0" w:color="auto"/>
            <w:right w:val="none" w:sz="0" w:space="0" w:color="auto"/>
          </w:divBdr>
        </w:div>
        <w:div w:id="1941445334">
          <w:marLeft w:val="640"/>
          <w:marRight w:val="0"/>
          <w:marTop w:val="0"/>
          <w:marBottom w:val="0"/>
          <w:divBdr>
            <w:top w:val="none" w:sz="0" w:space="0" w:color="auto"/>
            <w:left w:val="none" w:sz="0" w:space="0" w:color="auto"/>
            <w:bottom w:val="none" w:sz="0" w:space="0" w:color="auto"/>
            <w:right w:val="none" w:sz="0" w:space="0" w:color="auto"/>
          </w:divBdr>
        </w:div>
        <w:div w:id="558899183">
          <w:marLeft w:val="640"/>
          <w:marRight w:val="0"/>
          <w:marTop w:val="0"/>
          <w:marBottom w:val="0"/>
          <w:divBdr>
            <w:top w:val="none" w:sz="0" w:space="0" w:color="auto"/>
            <w:left w:val="none" w:sz="0" w:space="0" w:color="auto"/>
            <w:bottom w:val="none" w:sz="0" w:space="0" w:color="auto"/>
            <w:right w:val="none" w:sz="0" w:space="0" w:color="auto"/>
          </w:divBdr>
        </w:div>
        <w:div w:id="373968906">
          <w:marLeft w:val="640"/>
          <w:marRight w:val="0"/>
          <w:marTop w:val="0"/>
          <w:marBottom w:val="0"/>
          <w:divBdr>
            <w:top w:val="none" w:sz="0" w:space="0" w:color="auto"/>
            <w:left w:val="none" w:sz="0" w:space="0" w:color="auto"/>
            <w:bottom w:val="none" w:sz="0" w:space="0" w:color="auto"/>
            <w:right w:val="none" w:sz="0" w:space="0" w:color="auto"/>
          </w:divBdr>
        </w:div>
        <w:div w:id="608586742">
          <w:marLeft w:val="640"/>
          <w:marRight w:val="0"/>
          <w:marTop w:val="0"/>
          <w:marBottom w:val="0"/>
          <w:divBdr>
            <w:top w:val="none" w:sz="0" w:space="0" w:color="auto"/>
            <w:left w:val="none" w:sz="0" w:space="0" w:color="auto"/>
            <w:bottom w:val="none" w:sz="0" w:space="0" w:color="auto"/>
            <w:right w:val="none" w:sz="0" w:space="0" w:color="auto"/>
          </w:divBdr>
        </w:div>
        <w:div w:id="1286741159">
          <w:marLeft w:val="640"/>
          <w:marRight w:val="0"/>
          <w:marTop w:val="0"/>
          <w:marBottom w:val="0"/>
          <w:divBdr>
            <w:top w:val="none" w:sz="0" w:space="0" w:color="auto"/>
            <w:left w:val="none" w:sz="0" w:space="0" w:color="auto"/>
            <w:bottom w:val="none" w:sz="0" w:space="0" w:color="auto"/>
            <w:right w:val="none" w:sz="0" w:space="0" w:color="auto"/>
          </w:divBdr>
        </w:div>
        <w:div w:id="856430552">
          <w:marLeft w:val="640"/>
          <w:marRight w:val="0"/>
          <w:marTop w:val="0"/>
          <w:marBottom w:val="0"/>
          <w:divBdr>
            <w:top w:val="none" w:sz="0" w:space="0" w:color="auto"/>
            <w:left w:val="none" w:sz="0" w:space="0" w:color="auto"/>
            <w:bottom w:val="none" w:sz="0" w:space="0" w:color="auto"/>
            <w:right w:val="none" w:sz="0" w:space="0" w:color="auto"/>
          </w:divBdr>
        </w:div>
        <w:div w:id="996305172">
          <w:marLeft w:val="640"/>
          <w:marRight w:val="0"/>
          <w:marTop w:val="0"/>
          <w:marBottom w:val="0"/>
          <w:divBdr>
            <w:top w:val="none" w:sz="0" w:space="0" w:color="auto"/>
            <w:left w:val="none" w:sz="0" w:space="0" w:color="auto"/>
            <w:bottom w:val="none" w:sz="0" w:space="0" w:color="auto"/>
            <w:right w:val="none" w:sz="0" w:space="0" w:color="auto"/>
          </w:divBdr>
        </w:div>
        <w:div w:id="1389766830">
          <w:marLeft w:val="640"/>
          <w:marRight w:val="0"/>
          <w:marTop w:val="0"/>
          <w:marBottom w:val="0"/>
          <w:divBdr>
            <w:top w:val="none" w:sz="0" w:space="0" w:color="auto"/>
            <w:left w:val="none" w:sz="0" w:space="0" w:color="auto"/>
            <w:bottom w:val="none" w:sz="0" w:space="0" w:color="auto"/>
            <w:right w:val="none" w:sz="0" w:space="0" w:color="auto"/>
          </w:divBdr>
        </w:div>
        <w:div w:id="633491499">
          <w:marLeft w:val="640"/>
          <w:marRight w:val="0"/>
          <w:marTop w:val="0"/>
          <w:marBottom w:val="0"/>
          <w:divBdr>
            <w:top w:val="none" w:sz="0" w:space="0" w:color="auto"/>
            <w:left w:val="none" w:sz="0" w:space="0" w:color="auto"/>
            <w:bottom w:val="none" w:sz="0" w:space="0" w:color="auto"/>
            <w:right w:val="none" w:sz="0" w:space="0" w:color="auto"/>
          </w:divBdr>
        </w:div>
        <w:div w:id="776800980">
          <w:marLeft w:val="640"/>
          <w:marRight w:val="0"/>
          <w:marTop w:val="0"/>
          <w:marBottom w:val="0"/>
          <w:divBdr>
            <w:top w:val="none" w:sz="0" w:space="0" w:color="auto"/>
            <w:left w:val="none" w:sz="0" w:space="0" w:color="auto"/>
            <w:bottom w:val="none" w:sz="0" w:space="0" w:color="auto"/>
            <w:right w:val="none" w:sz="0" w:space="0" w:color="auto"/>
          </w:divBdr>
        </w:div>
        <w:div w:id="1889418546">
          <w:marLeft w:val="640"/>
          <w:marRight w:val="0"/>
          <w:marTop w:val="0"/>
          <w:marBottom w:val="0"/>
          <w:divBdr>
            <w:top w:val="none" w:sz="0" w:space="0" w:color="auto"/>
            <w:left w:val="none" w:sz="0" w:space="0" w:color="auto"/>
            <w:bottom w:val="none" w:sz="0" w:space="0" w:color="auto"/>
            <w:right w:val="none" w:sz="0" w:space="0" w:color="auto"/>
          </w:divBdr>
        </w:div>
        <w:div w:id="976376771">
          <w:marLeft w:val="640"/>
          <w:marRight w:val="0"/>
          <w:marTop w:val="0"/>
          <w:marBottom w:val="0"/>
          <w:divBdr>
            <w:top w:val="none" w:sz="0" w:space="0" w:color="auto"/>
            <w:left w:val="none" w:sz="0" w:space="0" w:color="auto"/>
            <w:bottom w:val="none" w:sz="0" w:space="0" w:color="auto"/>
            <w:right w:val="none" w:sz="0" w:space="0" w:color="auto"/>
          </w:divBdr>
        </w:div>
        <w:div w:id="79647585">
          <w:marLeft w:val="640"/>
          <w:marRight w:val="0"/>
          <w:marTop w:val="0"/>
          <w:marBottom w:val="0"/>
          <w:divBdr>
            <w:top w:val="none" w:sz="0" w:space="0" w:color="auto"/>
            <w:left w:val="none" w:sz="0" w:space="0" w:color="auto"/>
            <w:bottom w:val="none" w:sz="0" w:space="0" w:color="auto"/>
            <w:right w:val="none" w:sz="0" w:space="0" w:color="auto"/>
          </w:divBdr>
        </w:div>
        <w:div w:id="1272516064">
          <w:marLeft w:val="640"/>
          <w:marRight w:val="0"/>
          <w:marTop w:val="0"/>
          <w:marBottom w:val="0"/>
          <w:divBdr>
            <w:top w:val="none" w:sz="0" w:space="0" w:color="auto"/>
            <w:left w:val="none" w:sz="0" w:space="0" w:color="auto"/>
            <w:bottom w:val="none" w:sz="0" w:space="0" w:color="auto"/>
            <w:right w:val="none" w:sz="0" w:space="0" w:color="auto"/>
          </w:divBdr>
        </w:div>
        <w:div w:id="1174765468">
          <w:marLeft w:val="640"/>
          <w:marRight w:val="0"/>
          <w:marTop w:val="0"/>
          <w:marBottom w:val="0"/>
          <w:divBdr>
            <w:top w:val="none" w:sz="0" w:space="0" w:color="auto"/>
            <w:left w:val="none" w:sz="0" w:space="0" w:color="auto"/>
            <w:bottom w:val="none" w:sz="0" w:space="0" w:color="auto"/>
            <w:right w:val="none" w:sz="0" w:space="0" w:color="auto"/>
          </w:divBdr>
        </w:div>
        <w:div w:id="774325220">
          <w:marLeft w:val="640"/>
          <w:marRight w:val="0"/>
          <w:marTop w:val="0"/>
          <w:marBottom w:val="0"/>
          <w:divBdr>
            <w:top w:val="none" w:sz="0" w:space="0" w:color="auto"/>
            <w:left w:val="none" w:sz="0" w:space="0" w:color="auto"/>
            <w:bottom w:val="none" w:sz="0" w:space="0" w:color="auto"/>
            <w:right w:val="none" w:sz="0" w:space="0" w:color="auto"/>
          </w:divBdr>
        </w:div>
        <w:div w:id="311833076">
          <w:marLeft w:val="640"/>
          <w:marRight w:val="0"/>
          <w:marTop w:val="0"/>
          <w:marBottom w:val="0"/>
          <w:divBdr>
            <w:top w:val="none" w:sz="0" w:space="0" w:color="auto"/>
            <w:left w:val="none" w:sz="0" w:space="0" w:color="auto"/>
            <w:bottom w:val="none" w:sz="0" w:space="0" w:color="auto"/>
            <w:right w:val="none" w:sz="0" w:space="0" w:color="auto"/>
          </w:divBdr>
        </w:div>
        <w:div w:id="1965114372">
          <w:marLeft w:val="640"/>
          <w:marRight w:val="0"/>
          <w:marTop w:val="0"/>
          <w:marBottom w:val="0"/>
          <w:divBdr>
            <w:top w:val="none" w:sz="0" w:space="0" w:color="auto"/>
            <w:left w:val="none" w:sz="0" w:space="0" w:color="auto"/>
            <w:bottom w:val="none" w:sz="0" w:space="0" w:color="auto"/>
            <w:right w:val="none" w:sz="0" w:space="0" w:color="auto"/>
          </w:divBdr>
        </w:div>
        <w:div w:id="1860777488">
          <w:marLeft w:val="640"/>
          <w:marRight w:val="0"/>
          <w:marTop w:val="0"/>
          <w:marBottom w:val="0"/>
          <w:divBdr>
            <w:top w:val="none" w:sz="0" w:space="0" w:color="auto"/>
            <w:left w:val="none" w:sz="0" w:space="0" w:color="auto"/>
            <w:bottom w:val="none" w:sz="0" w:space="0" w:color="auto"/>
            <w:right w:val="none" w:sz="0" w:space="0" w:color="auto"/>
          </w:divBdr>
        </w:div>
        <w:div w:id="424158974">
          <w:marLeft w:val="640"/>
          <w:marRight w:val="0"/>
          <w:marTop w:val="0"/>
          <w:marBottom w:val="0"/>
          <w:divBdr>
            <w:top w:val="none" w:sz="0" w:space="0" w:color="auto"/>
            <w:left w:val="none" w:sz="0" w:space="0" w:color="auto"/>
            <w:bottom w:val="none" w:sz="0" w:space="0" w:color="auto"/>
            <w:right w:val="none" w:sz="0" w:space="0" w:color="auto"/>
          </w:divBdr>
        </w:div>
        <w:div w:id="2064523627">
          <w:marLeft w:val="640"/>
          <w:marRight w:val="0"/>
          <w:marTop w:val="0"/>
          <w:marBottom w:val="0"/>
          <w:divBdr>
            <w:top w:val="none" w:sz="0" w:space="0" w:color="auto"/>
            <w:left w:val="none" w:sz="0" w:space="0" w:color="auto"/>
            <w:bottom w:val="none" w:sz="0" w:space="0" w:color="auto"/>
            <w:right w:val="none" w:sz="0" w:space="0" w:color="auto"/>
          </w:divBdr>
        </w:div>
        <w:div w:id="516849434">
          <w:marLeft w:val="640"/>
          <w:marRight w:val="0"/>
          <w:marTop w:val="0"/>
          <w:marBottom w:val="0"/>
          <w:divBdr>
            <w:top w:val="none" w:sz="0" w:space="0" w:color="auto"/>
            <w:left w:val="none" w:sz="0" w:space="0" w:color="auto"/>
            <w:bottom w:val="none" w:sz="0" w:space="0" w:color="auto"/>
            <w:right w:val="none" w:sz="0" w:space="0" w:color="auto"/>
          </w:divBdr>
        </w:div>
        <w:div w:id="722873131">
          <w:marLeft w:val="640"/>
          <w:marRight w:val="0"/>
          <w:marTop w:val="0"/>
          <w:marBottom w:val="0"/>
          <w:divBdr>
            <w:top w:val="none" w:sz="0" w:space="0" w:color="auto"/>
            <w:left w:val="none" w:sz="0" w:space="0" w:color="auto"/>
            <w:bottom w:val="none" w:sz="0" w:space="0" w:color="auto"/>
            <w:right w:val="none" w:sz="0" w:space="0" w:color="auto"/>
          </w:divBdr>
        </w:div>
        <w:div w:id="465002245">
          <w:marLeft w:val="640"/>
          <w:marRight w:val="0"/>
          <w:marTop w:val="0"/>
          <w:marBottom w:val="0"/>
          <w:divBdr>
            <w:top w:val="none" w:sz="0" w:space="0" w:color="auto"/>
            <w:left w:val="none" w:sz="0" w:space="0" w:color="auto"/>
            <w:bottom w:val="none" w:sz="0" w:space="0" w:color="auto"/>
            <w:right w:val="none" w:sz="0" w:space="0" w:color="auto"/>
          </w:divBdr>
        </w:div>
        <w:div w:id="1765834279">
          <w:marLeft w:val="640"/>
          <w:marRight w:val="0"/>
          <w:marTop w:val="0"/>
          <w:marBottom w:val="0"/>
          <w:divBdr>
            <w:top w:val="none" w:sz="0" w:space="0" w:color="auto"/>
            <w:left w:val="none" w:sz="0" w:space="0" w:color="auto"/>
            <w:bottom w:val="none" w:sz="0" w:space="0" w:color="auto"/>
            <w:right w:val="none" w:sz="0" w:space="0" w:color="auto"/>
          </w:divBdr>
        </w:div>
        <w:div w:id="1242761711">
          <w:marLeft w:val="640"/>
          <w:marRight w:val="0"/>
          <w:marTop w:val="0"/>
          <w:marBottom w:val="0"/>
          <w:divBdr>
            <w:top w:val="none" w:sz="0" w:space="0" w:color="auto"/>
            <w:left w:val="none" w:sz="0" w:space="0" w:color="auto"/>
            <w:bottom w:val="none" w:sz="0" w:space="0" w:color="auto"/>
            <w:right w:val="none" w:sz="0" w:space="0" w:color="auto"/>
          </w:divBdr>
        </w:div>
        <w:div w:id="484976093">
          <w:marLeft w:val="640"/>
          <w:marRight w:val="0"/>
          <w:marTop w:val="0"/>
          <w:marBottom w:val="0"/>
          <w:divBdr>
            <w:top w:val="none" w:sz="0" w:space="0" w:color="auto"/>
            <w:left w:val="none" w:sz="0" w:space="0" w:color="auto"/>
            <w:bottom w:val="none" w:sz="0" w:space="0" w:color="auto"/>
            <w:right w:val="none" w:sz="0" w:space="0" w:color="auto"/>
          </w:divBdr>
        </w:div>
        <w:div w:id="280574348">
          <w:marLeft w:val="640"/>
          <w:marRight w:val="0"/>
          <w:marTop w:val="0"/>
          <w:marBottom w:val="0"/>
          <w:divBdr>
            <w:top w:val="none" w:sz="0" w:space="0" w:color="auto"/>
            <w:left w:val="none" w:sz="0" w:space="0" w:color="auto"/>
            <w:bottom w:val="none" w:sz="0" w:space="0" w:color="auto"/>
            <w:right w:val="none" w:sz="0" w:space="0" w:color="auto"/>
          </w:divBdr>
        </w:div>
        <w:div w:id="1502156226">
          <w:marLeft w:val="640"/>
          <w:marRight w:val="0"/>
          <w:marTop w:val="0"/>
          <w:marBottom w:val="0"/>
          <w:divBdr>
            <w:top w:val="none" w:sz="0" w:space="0" w:color="auto"/>
            <w:left w:val="none" w:sz="0" w:space="0" w:color="auto"/>
            <w:bottom w:val="none" w:sz="0" w:space="0" w:color="auto"/>
            <w:right w:val="none" w:sz="0" w:space="0" w:color="auto"/>
          </w:divBdr>
        </w:div>
        <w:div w:id="844131447">
          <w:marLeft w:val="640"/>
          <w:marRight w:val="0"/>
          <w:marTop w:val="0"/>
          <w:marBottom w:val="0"/>
          <w:divBdr>
            <w:top w:val="none" w:sz="0" w:space="0" w:color="auto"/>
            <w:left w:val="none" w:sz="0" w:space="0" w:color="auto"/>
            <w:bottom w:val="none" w:sz="0" w:space="0" w:color="auto"/>
            <w:right w:val="none" w:sz="0" w:space="0" w:color="auto"/>
          </w:divBdr>
        </w:div>
        <w:div w:id="1030297408">
          <w:marLeft w:val="640"/>
          <w:marRight w:val="0"/>
          <w:marTop w:val="0"/>
          <w:marBottom w:val="0"/>
          <w:divBdr>
            <w:top w:val="none" w:sz="0" w:space="0" w:color="auto"/>
            <w:left w:val="none" w:sz="0" w:space="0" w:color="auto"/>
            <w:bottom w:val="none" w:sz="0" w:space="0" w:color="auto"/>
            <w:right w:val="none" w:sz="0" w:space="0" w:color="auto"/>
          </w:divBdr>
        </w:div>
        <w:div w:id="37633466">
          <w:marLeft w:val="640"/>
          <w:marRight w:val="0"/>
          <w:marTop w:val="0"/>
          <w:marBottom w:val="0"/>
          <w:divBdr>
            <w:top w:val="none" w:sz="0" w:space="0" w:color="auto"/>
            <w:left w:val="none" w:sz="0" w:space="0" w:color="auto"/>
            <w:bottom w:val="none" w:sz="0" w:space="0" w:color="auto"/>
            <w:right w:val="none" w:sz="0" w:space="0" w:color="auto"/>
          </w:divBdr>
        </w:div>
        <w:div w:id="387843811">
          <w:marLeft w:val="640"/>
          <w:marRight w:val="0"/>
          <w:marTop w:val="0"/>
          <w:marBottom w:val="0"/>
          <w:divBdr>
            <w:top w:val="none" w:sz="0" w:space="0" w:color="auto"/>
            <w:left w:val="none" w:sz="0" w:space="0" w:color="auto"/>
            <w:bottom w:val="none" w:sz="0" w:space="0" w:color="auto"/>
            <w:right w:val="none" w:sz="0" w:space="0" w:color="auto"/>
          </w:divBdr>
        </w:div>
        <w:div w:id="1095634787">
          <w:marLeft w:val="640"/>
          <w:marRight w:val="0"/>
          <w:marTop w:val="0"/>
          <w:marBottom w:val="0"/>
          <w:divBdr>
            <w:top w:val="none" w:sz="0" w:space="0" w:color="auto"/>
            <w:left w:val="none" w:sz="0" w:space="0" w:color="auto"/>
            <w:bottom w:val="none" w:sz="0" w:space="0" w:color="auto"/>
            <w:right w:val="none" w:sz="0" w:space="0" w:color="auto"/>
          </w:divBdr>
        </w:div>
        <w:div w:id="1722709754">
          <w:marLeft w:val="640"/>
          <w:marRight w:val="0"/>
          <w:marTop w:val="0"/>
          <w:marBottom w:val="0"/>
          <w:divBdr>
            <w:top w:val="none" w:sz="0" w:space="0" w:color="auto"/>
            <w:left w:val="none" w:sz="0" w:space="0" w:color="auto"/>
            <w:bottom w:val="none" w:sz="0" w:space="0" w:color="auto"/>
            <w:right w:val="none" w:sz="0" w:space="0" w:color="auto"/>
          </w:divBdr>
        </w:div>
        <w:div w:id="2097169844">
          <w:marLeft w:val="640"/>
          <w:marRight w:val="0"/>
          <w:marTop w:val="0"/>
          <w:marBottom w:val="0"/>
          <w:divBdr>
            <w:top w:val="none" w:sz="0" w:space="0" w:color="auto"/>
            <w:left w:val="none" w:sz="0" w:space="0" w:color="auto"/>
            <w:bottom w:val="none" w:sz="0" w:space="0" w:color="auto"/>
            <w:right w:val="none" w:sz="0" w:space="0" w:color="auto"/>
          </w:divBdr>
        </w:div>
        <w:div w:id="524637502">
          <w:marLeft w:val="640"/>
          <w:marRight w:val="0"/>
          <w:marTop w:val="0"/>
          <w:marBottom w:val="0"/>
          <w:divBdr>
            <w:top w:val="none" w:sz="0" w:space="0" w:color="auto"/>
            <w:left w:val="none" w:sz="0" w:space="0" w:color="auto"/>
            <w:bottom w:val="none" w:sz="0" w:space="0" w:color="auto"/>
            <w:right w:val="none" w:sz="0" w:space="0" w:color="auto"/>
          </w:divBdr>
        </w:div>
        <w:div w:id="1499419928">
          <w:marLeft w:val="640"/>
          <w:marRight w:val="0"/>
          <w:marTop w:val="0"/>
          <w:marBottom w:val="0"/>
          <w:divBdr>
            <w:top w:val="none" w:sz="0" w:space="0" w:color="auto"/>
            <w:left w:val="none" w:sz="0" w:space="0" w:color="auto"/>
            <w:bottom w:val="none" w:sz="0" w:space="0" w:color="auto"/>
            <w:right w:val="none" w:sz="0" w:space="0" w:color="auto"/>
          </w:divBdr>
        </w:div>
        <w:div w:id="541405322">
          <w:marLeft w:val="640"/>
          <w:marRight w:val="0"/>
          <w:marTop w:val="0"/>
          <w:marBottom w:val="0"/>
          <w:divBdr>
            <w:top w:val="none" w:sz="0" w:space="0" w:color="auto"/>
            <w:left w:val="none" w:sz="0" w:space="0" w:color="auto"/>
            <w:bottom w:val="none" w:sz="0" w:space="0" w:color="auto"/>
            <w:right w:val="none" w:sz="0" w:space="0" w:color="auto"/>
          </w:divBdr>
        </w:div>
        <w:div w:id="743139354">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25263694">
      <w:bodyDiv w:val="1"/>
      <w:marLeft w:val="0"/>
      <w:marRight w:val="0"/>
      <w:marTop w:val="0"/>
      <w:marBottom w:val="0"/>
      <w:divBdr>
        <w:top w:val="none" w:sz="0" w:space="0" w:color="auto"/>
        <w:left w:val="none" w:sz="0" w:space="0" w:color="auto"/>
        <w:bottom w:val="none" w:sz="0" w:space="0" w:color="auto"/>
        <w:right w:val="none" w:sz="0" w:space="0" w:color="auto"/>
      </w:divBdr>
      <w:divsChild>
        <w:div w:id="65032803">
          <w:marLeft w:val="640"/>
          <w:marRight w:val="0"/>
          <w:marTop w:val="0"/>
          <w:marBottom w:val="0"/>
          <w:divBdr>
            <w:top w:val="none" w:sz="0" w:space="0" w:color="auto"/>
            <w:left w:val="none" w:sz="0" w:space="0" w:color="auto"/>
            <w:bottom w:val="none" w:sz="0" w:space="0" w:color="auto"/>
            <w:right w:val="none" w:sz="0" w:space="0" w:color="auto"/>
          </w:divBdr>
        </w:div>
        <w:div w:id="1323195727">
          <w:marLeft w:val="640"/>
          <w:marRight w:val="0"/>
          <w:marTop w:val="0"/>
          <w:marBottom w:val="0"/>
          <w:divBdr>
            <w:top w:val="none" w:sz="0" w:space="0" w:color="auto"/>
            <w:left w:val="none" w:sz="0" w:space="0" w:color="auto"/>
            <w:bottom w:val="none" w:sz="0" w:space="0" w:color="auto"/>
            <w:right w:val="none" w:sz="0" w:space="0" w:color="auto"/>
          </w:divBdr>
        </w:div>
        <w:div w:id="1193227539">
          <w:marLeft w:val="640"/>
          <w:marRight w:val="0"/>
          <w:marTop w:val="0"/>
          <w:marBottom w:val="0"/>
          <w:divBdr>
            <w:top w:val="none" w:sz="0" w:space="0" w:color="auto"/>
            <w:left w:val="none" w:sz="0" w:space="0" w:color="auto"/>
            <w:bottom w:val="none" w:sz="0" w:space="0" w:color="auto"/>
            <w:right w:val="none" w:sz="0" w:space="0" w:color="auto"/>
          </w:divBdr>
        </w:div>
        <w:div w:id="1053654311">
          <w:marLeft w:val="640"/>
          <w:marRight w:val="0"/>
          <w:marTop w:val="0"/>
          <w:marBottom w:val="0"/>
          <w:divBdr>
            <w:top w:val="none" w:sz="0" w:space="0" w:color="auto"/>
            <w:left w:val="none" w:sz="0" w:space="0" w:color="auto"/>
            <w:bottom w:val="none" w:sz="0" w:space="0" w:color="auto"/>
            <w:right w:val="none" w:sz="0" w:space="0" w:color="auto"/>
          </w:divBdr>
        </w:div>
        <w:div w:id="1724524134">
          <w:marLeft w:val="640"/>
          <w:marRight w:val="0"/>
          <w:marTop w:val="0"/>
          <w:marBottom w:val="0"/>
          <w:divBdr>
            <w:top w:val="none" w:sz="0" w:space="0" w:color="auto"/>
            <w:left w:val="none" w:sz="0" w:space="0" w:color="auto"/>
            <w:bottom w:val="none" w:sz="0" w:space="0" w:color="auto"/>
            <w:right w:val="none" w:sz="0" w:space="0" w:color="auto"/>
          </w:divBdr>
        </w:div>
        <w:div w:id="713188982">
          <w:marLeft w:val="640"/>
          <w:marRight w:val="0"/>
          <w:marTop w:val="0"/>
          <w:marBottom w:val="0"/>
          <w:divBdr>
            <w:top w:val="none" w:sz="0" w:space="0" w:color="auto"/>
            <w:left w:val="none" w:sz="0" w:space="0" w:color="auto"/>
            <w:bottom w:val="none" w:sz="0" w:space="0" w:color="auto"/>
            <w:right w:val="none" w:sz="0" w:space="0" w:color="auto"/>
          </w:divBdr>
        </w:div>
        <w:div w:id="1739207236">
          <w:marLeft w:val="640"/>
          <w:marRight w:val="0"/>
          <w:marTop w:val="0"/>
          <w:marBottom w:val="0"/>
          <w:divBdr>
            <w:top w:val="none" w:sz="0" w:space="0" w:color="auto"/>
            <w:left w:val="none" w:sz="0" w:space="0" w:color="auto"/>
            <w:bottom w:val="none" w:sz="0" w:space="0" w:color="auto"/>
            <w:right w:val="none" w:sz="0" w:space="0" w:color="auto"/>
          </w:divBdr>
        </w:div>
        <w:div w:id="1963071329">
          <w:marLeft w:val="640"/>
          <w:marRight w:val="0"/>
          <w:marTop w:val="0"/>
          <w:marBottom w:val="0"/>
          <w:divBdr>
            <w:top w:val="none" w:sz="0" w:space="0" w:color="auto"/>
            <w:left w:val="none" w:sz="0" w:space="0" w:color="auto"/>
            <w:bottom w:val="none" w:sz="0" w:space="0" w:color="auto"/>
            <w:right w:val="none" w:sz="0" w:space="0" w:color="auto"/>
          </w:divBdr>
        </w:div>
        <w:div w:id="24330972">
          <w:marLeft w:val="640"/>
          <w:marRight w:val="0"/>
          <w:marTop w:val="0"/>
          <w:marBottom w:val="0"/>
          <w:divBdr>
            <w:top w:val="none" w:sz="0" w:space="0" w:color="auto"/>
            <w:left w:val="none" w:sz="0" w:space="0" w:color="auto"/>
            <w:bottom w:val="none" w:sz="0" w:space="0" w:color="auto"/>
            <w:right w:val="none" w:sz="0" w:space="0" w:color="auto"/>
          </w:divBdr>
        </w:div>
        <w:div w:id="192689614">
          <w:marLeft w:val="640"/>
          <w:marRight w:val="0"/>
          <w:marTop w:val="0"/>
          <w:marBottom w:val="0"/>
          <w:divBdr>
            <w:top w:val="none" w:sz="0" w:space="0" w:color="auto"/>
            <w:left w:val="none" w:sz="0" w:space="0" w:color="auto"/>
            <w:bottom w:val="none" w:sz="0" w:space="0" w:color="auto"/>
            <w:right w:val="none" w:sz="0" w:space="0" w:color="auto"/>
          </w:divBdr>
        </w:div>
        <w:div w:id="1123117786">
          <w:marLeft w:val="640"/>
          <w:marRight w:val="0"/>
          <w:marTop w:val="0"/>
          <w:marBottom w:val="0"/>
          <w:divBdr>
            <w:top w:val="none" w:sz="0" w:space="0" w:color="auto"/>
            <w:left w:val="none" w:sz="0" w:space="0" w:color="auto"/>
            <w:bottom w:val="none" w:sz="0" w:space="0" w:color="auto"/>
            <w:right w:val="none" w:sz="0" w:space="0" w:color="auto"/>
          </w:divBdr>
        </w:div>
        <w:div w:id="1504736813">
          <w:marLeft w:val="640"/>
          <w:marRight w:val="0"/>
          <w:marTop w:val="0"/>
          <w:marBottom w:val="0"/>
          <w:divBdr>
            <w:top w:val="none" w:sz="0" w:space="0" w:color="auto"/>
            <w:left w:val="none" w:sz="0" w:space="0" w:color="auto"/>
            <w:bottom w:val="none" w:sz="0" w:space="0" w:color="auto"/>
            <w:right w:val="none" w:sz="0" w:space="0" w:color="auto"/>
          </w:divBdr>
        </w:div>
        <w:div w:id="1219786274">
          <w:marLeft w:val="640"/>
          <w:marRight w:val="0"/>
          <w:marTop w:val="0"/>
          <w:marBottom w:val="0"/>
          <w:divBdr>
            <w:top w:val="none" w:sz="0" w:space="0" w:color="auto"/>
            <w:left w:val="none" w:sz="0" w:space="0" w:color="auto"/>
            <w:bottom w:val="none" w:sz="0" w:space="0" w:color="auto"/>
            <w:right w:val="none" w:sz="0" w:space="0" w:color="auto"/>
          </w:divBdr>
        </w:div>
        <w:div w:id="603153598">
          <w:marLeft w:val="640"/>
          <w:marRight w:val="0"/>
          <w:marTop w:val="0"/>
          <w:marBottom w:val="0"/>
          <w:divBdr>
            <w:top w:val="none" w:sz="0" w:space="0" w:color="auto"/>
            <w:left w:val="none" w:sz="0" w:space="0" w:color="auto"/>
            <w:bottom w:val="none" w:sz="0" w:space="0" w:color="auto"/>
            <w:right w:val="none" w:sz="0" w:space="0" w:color="auto"/>
          </w:divBdr>
        </w:div>
        <w:div w:id="1678077458">
          <w:marLeft w:val="640"/>
          <w:marRight w:val="0"/>
          <w:marTop w:val="0"/>
          <w:marBottom w:val="0"/>
          <w:divBdr>
            <w:top w:val="none" w:sz="0" w:space="0" w:color="auto"/>
            <w:left w:val="none" w:sz="0" w:space="0" w:color="auto"/>
            <w:bottom w:val="none" w:sz="0" w:space="0" w:color="auto"/>
            <w:right w:val="none" w:sz="0" w:space="0" w:color="auto"/>
          </w:divBdr>
        </w:div>
        <w:div w:id="1119448282">
          <w:marLeft w:val="640"/>
          <w:marRight w:val="0"/>
          <w:marTop w:val="0"/>
          <w:marBottom w:val="0"/>
          <w:divBdr>
            <w:top w:val="none" w:sz="0" w:space="0" w:color="auto"/>
            <w:left w:val="none" w:sz="0" w:space="0" w:color="auto"/>
            <w:bottom w:val="none" w:sz="0" w:space="0" w:color="auto"/>
            <w:right w:val="none" w:sz="0" w:space="0" w:color="auto"/>
          </w:divBdr>
        </w:div>
        <w:div w:id="541136411">
          <w:marLeft w:val="640"/>
          <w:marRight w:val="0"/>
          <w:marTop w:val="0"/>
          <w:marBottom w:val="0"/>
          <w:divBdr>
            <w:top w:val="none" w:sz="0" w:space="0" w:color="auto"/>
            <w:left w:val="none" w:sz="0" w:space="0" w:color="auto"/>
            <w:bottom w:val="none" w:sz="0" w:space="0" w:color="auto"/>
            <w:right w:val="none" w:sz="0" w:space="0" w:color="auto"/>
          </w:divBdr>
        </w:div>
        <w:div w:id="179398735">
          <w:marLeft w:val="640"/>
          <w:marRight w:val="0"/>
          <w:marTop w:val="0"/>
          <w:marBottom w:val="0"/>
          <w:divBdr>
            <w:top w:val="none" w:sz="0" w:space="0" w:color="auto"/>
            <w:left w:val="none" w:sz="0" w:space="0" w:color="auto"/>
            <w:bottom w:val="none" w:sz="0" w:space="0" w:color="auto"/>
            <w:right w:val="none" w:sz="0" w:space="0" w:color="auto"/>
          </w:divBdr>
        </w:div>
        <w:div w:id="980304768">
          <w:marLeft w:val="640"/>
          <w:marRight w:val="0"/>
          <w:marTop w:val="0"/>
          <w:marBottom w:val="0"/>
          <w:divBdr>
            <w:top w:val="none" w:sz="0" w:space="0" w:color="auto"/>
            <w:left w:val="none" w:sz="0" w:space="0" w:color="auto"/>
            <w:bottom w:val="none" w:sz="0" w:space="0" w:color="auto"/>
            <w:right w:val="none" w:sz="0" w:space="0" w:color="auto"/>
          </w:divBdr>
        </w:div>
        <w:div w:id="850417592">
          <w:marLeft w:val="640"/>
          <w:marRight w:val="0"/>
          <w:marTop w:val="0"/>
          <w:marBottom w:val="0"/>
          <w:divBdr>
            <w:top w:val="none" w:sz="0" w:space="0" w:color="auto"/>
            <w:left w:val="none" w:sz="0" w:space="0" w:color="auto"/>
            <w:bottom w:val="none" w:sz="0" w:space="0" w:color="auto"/>
            <w:right w:val="none" w:sz="0" w:space="0" w:color="auto"/>
          </w:divBdr>
        </w:div>
        <w:div w:id="1647125084">
          <w:marLeft w:val="640"/>
          <w:marRight w:val="0"/>
          <w:marTop w:val="0"/>
          <w:marBottom w:val="0"/>
          <w:divBdr>
            <w:top w:val="none" w:sz="0" w:space="0" w:color="auto"/>
            <w:left w:val="none" w:sz="0" w:space="0" w:color="auto"/>
            <w:bottom w:val="none" w:sz="0" w:space="0" w:color="auto"/>
            <w:right w:val="none" w:sz="0" w:space="0" w:color="auto"/>
          </w:divBdr>
        </w:div>
        <w:div w:id="876508664">
          <w:marLeft w:val="640"/>
          <w:marRight w:val="0"/>
          <w:marTop w:val="0"/>
          <w:marBottom w:val="0"/>
          <w:divBdr>
            <w:top w:val="none" w:sz="0" w:space="0" w:color="auto"/>
            <w:left w:val="none" w:sz="0" w:space="0" w:color="auto"/>
            <w:bottom w:val="none" w:sz="0" w:space="0" w:color="auto"/>
            <w:right w:val="none" w:sz="0" w:space="0" w:color="auto"/>
          </w:divBdr>
        </w:div>
        <w:div w:id="1577206184">
          <w:marLeft w:val="640"/>
          <w:marRight w:val="0"/>
          <w:marTop w:val="0"/>
          <w:marBottom w:val="0"/>
          <w:divBdr>
            <w:top w:val="none" w:sz="0" w:space="0" w:color="auto"/>
            <w:left w:val="none" w:sz="0" w:space="0" w:color="auto"/>
            <w:bottom w:val="none" w:sz="0" w:space="0" w:color="auto"/>
            <w:right w:val="none" w:sz="0" w:space="0" w:color="auto"/>
          </w:divBdr>
        </w:div>
        <w:div w:id="1405253864">
          <w:marLeft w:val="640"/>
          <w:marRight w:val="0"/>
          <w:marTop w:val="0"/>
          <w:marBottom w:val="0"/>
          <w:divBdr>
            <w:top w:val="none" w:sz="0" w:space="0" w:color="auto"/>
            <w:left w:val="none" w:sz="0" w:space="0" w:color="auto"/>
            <w:bottom w:val="none" w:sz="0" w:space="0" w:color="auto"/>
            <w:right w:val="none" w:sz="0" w:space="0" w:color="auto"/>
          </w:divBdr>
        </w:div>
        <w:div w:id="427510313">
          <w:marLeft w:val="640"/>
          <w:marRight w:val="0"/>
          <w:marTop w:val="0"/>
          <w:marBottom w:val="0"/>
          <w:divBdr>
            <w:top w:val="none" w:sz="0" w:space="0" w:color="auto"/>
            <w:left w:val="none" w:sz="0" w:space="0" w:color="auto"/>
            <w:bottom w:val="none" w:sz="0" w:space="0" w:color="auto"/>
            <w:right w:val="none" w:sz="0" w:space="0" w:color="auto"/>
          </w:divBdr>
        </w:div>
        <w:div w:id="494227464">
          <w:marLeft w:val="640"/>
          <w:marRight w:val="0"/>
          <w:marTop w:val="0"/>
          <w:marBottom w:val="0"/>
          <w:divBdr>
            <w:top w:val="none" w:sz="0" w:space="0" w:color="auto"/>
            <w:left w:val="none" w:sz="0" w:space="0" w:color="auto"/>
            <w:bottom w:val="none" w:sz="0" w:space="0" w:color="auto"/>
            <w:right w:val="none" w:sz="0" w:space="0" w:color="auto"/>
          </w:divBdr>
        </w:div>
        <w:div w:id="1454250579">
          <w:marLeft w:val="640"/>
          <w:marRight w:val="0"/>
          <w:marTop w:val="0"/>
          <w:marBottom w:val="0"/>
          <w:divBdr>
            <w:top w:val="none" w:sz="0" w:space="0" w:color="auto"/>
            <w:left w:val="none" w:sz="0" w:space="0" w:color="auto"/>
            <w:bottom w:val="none" w:sz="0" w:space="0" w:color="auto"/>
            <w:right w:val="none" w:sz="0" w:space="0" w:color="auto"/>
          </w:divBdr>
        </w:div>
        <w:div w:id="1743212412">
          <w:marLeft w:val="640"/>
          <w:marRight w:val="0"/>
          <w:marTop w:val="0"/>
          <w:marBottom w:val="0"/>
          <w:divBdr>
            <w:top w:val="none" w:sz="0" w:space="0" w:color="auto"/>
            <w:left w:val="none" w:sz="0" w:space="0" w:color="auto"/>
            <w:bottom w:val="none" w:sz="0" w:space="0" w:color="auto"/>
            <w:right w:val="none" w:sz="0" w:space="0" w:color="auto"/>
          </w:divBdr>
        </w:div>
        <w:div w:id="1426071278">
          <w:marLeft w:val="640"/>
          <w:marRight w:val="0"/>
          <w:marTop w:val="0"/>
          <w:marBottom w:val="0"/>
          <w:divBdr>
            <w:top w:val="none" w:sz="0" w:space="0" w:color="auto"/>
            <w:left w:val="none" w:sz="0" w:space="0" w:color="auto"/>
            <w:bottom w:val="none" w:sz="0" w:space="0" w:color="auto"/>
            <w:right w:val="none" w:sz="0" w:space="0" w:color="auto"/>
          </w:divBdr>
        </w:div>
        <w:div w:id="752974460">
          <w:marLeft w:val="640"/>
          <w:marRight w:val="0"/>
          <w:marTop w:val="0"/>
          <w:marBottom w:val="0"/>
          <w:divBdr>
            <w:top w:val="none" w:sz="0" w:space="0" w:color="auto"/>
            <w:left w:val="none" w:sz="0" w:space="0" w:color="auto"/>
            <w:bottom w:val="none" w:sz="0" w:space="0" w:color="auto"/>
            <w:right w:val="none" w:sz="0" w:space="0" w:color="auto"/>
          </w:divBdr>
        </w:div>
        <w:div w:id="146938005">
          <w:marLeft w:val="640"/>
          <w:marRight w:val="0"/>
          <w:marTop w:val="0"/>
          <w:marBottom w:val="0"/>
          <w:divBdr>
            <w:top w:val="none" w:sz="0" w:space="0" w:color="auto"/>
            <w:left w:val="none" w:sz="0" w:space="0" w:color="auto"/>
            <w:bottom w:val="none" w:sz="0" w:space="0" w:color="auto"/>
            <w:right w:val="none" w:sz="0" w:space="0" w:color="auto"/>
          </w:divBdr>
        </w:div>
        <w:div w:id="675612413">
          <w:marLeft w:val="640"/>
          <w:marRight w:val="0"/>
          <w:marTop w:val="0"/>
          <w:marBottom w:val="0"/>
          <w:divBdr>
            <w:top w:val="none" w:sz="0" w:space="0" w:color="auto"/>
            <w:left w:val="none" w:sz="0" w:space="0" w:color="auto"/>
            <w:bottom w:val="none" w:sz="0" w:space="0" w:color="auto"/>
            <w:right w:val="none" w:sz="0" w:space="0" w:color="auto"/>
          </w:divBdr>
        </w:div>
        <w:div w:id="601492514">
          <w:marLeft w:val="640"/>
          <w:marRight w:val="0"/>
          <w:marTop w:val="0"/>
          <w:marBottom w:val="0"/>
          <w:divBdr>
            <w:top w:val="none" w:sz="0" w:space="0" w:color="auto"/>
            <w:left w:val="none" w:sz="0" w:space="0" w:color="auto"/>
            <w:bottom w:val="none" w:sz="0" w:space="0" w:color="auto"/>
            <w:right w:val="none" w:sz="0" w:space="0" w:color="auto"/>
          </w:divBdr>
        </w:div>
        <w:div w:id="237792143">
          <w:marLeft w:val="640"/>
          <w:marRight w:val="0"/>
          <w:marTop w:val="0"/>
          <w:marBottom w:val="0"/>
          <w:divBdr>
            <w:top w:val="none" w:sz="0" w:space="0" w:color="auto"/>
            <w:left w:val="none" w:sz="0" w:space="0" w:color="auto"/>
            <w:bottom w:val="none" w:sz="0" w:space="0" w:color="auto"/>
            <w:right w:val="none" w:sz="0" w:space="0" w:color="auto"/>
          </w:divBdr>
        </w:div>
        <w:div w:id="1984889958">
          <w:marLeft w:val="640"/>
          <w:marRight w:val="0"/>
          <w:marTop w:val="0"/>
          <w:marBottom w:val="0"/>
          <w:divBdr>
            <w:top w:val="none" w:sz="0" w:space="0" w:color="auto"/>
            <w:left w:val="none" w:sz="0" w:space="0" w:color="auto"/>
            <w:bottom w:val="none" w:sz="0" w:space="0" w:color="auto"/>
            <w:right w:val="none" w:sz="0" w:space="0" w:color="auto"/>
          </w:divBdr>
        </w:div>
        <w:div w:id="1026566561">
          <w:marLeft w:val="640"/>
          <w:marRight w:val="0"/>
          <w:marTop w:val="0"/>
          <w:marBottom w:val="0"/>
          <w:divBdr>
            <w:top w:val="none" w:sz="0" w:space="0" w:color="auto"/>
            <w:left w:val="none" w:sz="0" w:space="0" w:color="auto"/>
            <w:bottom w:val="none" w:sz="0" w:space="0" w:color="auto"/>
            <w:right w:val="none" w:sz="0" w:space="0" w:color="auto"/>
          </w:divBdr>
        </w:div>
        <w:div w:id="610742484">
          <w:marLeft w:val="640"/>
          <w:marRight w:val="0"/>
          <w:marTop w:val="0"/>
          <w:marBottom w:val="0"/>
          <w:divBdr>
            <w:top w:val="none" w:sz="0" w:space="0" w:color="auto"/>
            <w:left w:val="none" w:sz="0" w:space="0" w:color="auto"/>
            <w:bottom w:val="none" w:sz="0" w:space="0" w:color="auto"/>
            <w:right w:val="none" w:sz="0" w:space="0" w:color="auto"/>
          </w:divBdr>
        </w:div>
        <w:div w:id="1039235478">
          <w:marLeft w:val="640"/>
          <w:marRight w:val="0"/>
          <w:marTop w:val="0"/>
          <w:marBottom w:val="0"/>
          <w:divBdr>
            <w:top w:val="none" w:sz="0" w:space="0" w:color="auto"/>
            <w:left w:val="none" w:sz="0" w:space="0" w:color="auto"/>
            <w:bottom w:val="none" w:sz="0" w:space="0" w:color="auto"/>
            <w:right w:val="none" w:sz="0" w:space="0" w:color="auto"/>
          </w:divBdr>
        </w:div>
        <w:div w:id="596449713">
          <w:marLeft w:val="640"/>
          <w:marRight w:val="0"/>
          <w:marTop w:val="0"/>
          <w:marBottom w:val="0"/>
          <w:divBdr>
            <w:top w:val="none" w:sz="0" w:space="0" w:color="auto"/>
            <w:left w:val="none" w:sz="0" w:space="0" w:color="auto"/>
            <w:bottom w:val="none" w:sz="0" w:space="0" w:color="auto"/>
            <w:right w:val="none" w:sz="0" w:space="0" w:color="auto"/>
          </w:divBdr>
        </w:div>
        <w:div w:id="469590715">
          <w:marLeft w:val="640"/>
          <w:marRight w:val="0"/>
          <w:marTop w:val="0"/>
          <w:marBottom w:val="0"/>
          <w:divBdr>
            <w:top w:val="none" w:sz="0" w:space="0" w:color="auto"/>
            <w:left w:val="none" w:sz="0" w:space="0" w:color="auto"/>
            <w:bottom w:val="none" w:sz="0" w:space="0" w:color="auto"/>
            <w:right w:val="none" w:sz="0" w:space="0" w:color="auto"/>
          </w:divBdr>
        </w:div>
        <w:div w:id="1031880628">
          <w:marLeft w:val="640"/>
          <w:marRight w:val="0"/>
          <w:marTop w:val="0"/>
          <w:marBottom w:val="0"/>
          <w:divBdr>
            <w:top w:val="none" w:sz="0" w:space="0" w:color="auto"/>
            <w:left w:val="none" w:sz="0" w:space="0" w:color="auto"/>
            <w:bottom w:val="none" w:sz="0" w:space="0" w:color="auto"/>
            <w:right w:val="none" w:sz="0" w:space="0" w:color="auto"/>
          </w:divBdr>
        </w:div>
        <w:div w:id="1827355791">
          <w:marLeft w:val="640"/>
          <w:marRight w:val="0"/>
          <w:marTop w:val="0"/>
          <w:marBottom w:val="0"/>
          <w:divBdr>
            <w:top w:val="none" w:sz="0" w:space="0" w:color="auto"/>
            <w:left w:val="none" w:sz="0" w:space="0" w:color="auto"/>
            <w:bottom w:val="none" w:sz="0" w:space="0" w:color="auto"/>
            <w:right w:val="none" w:sz="0" w:space="0" w:color="auto"/>
          </w:divBdr>
        </w:div>
        <w:div w:id="1582718051">
          <w:marLeft w:val="640"/>
          <w:marRight w:val="0"/>
          <w:marTop w:val="0"/>
          <w:marBottom w:val="0"/>
          <w:divBdr>
            <w:top w:val="none" w:sz="0" w:space="0" w:color="auto"/>
            <w:left w:val="none" w:sz="0" w:space="0" w:color="auto"/>
            <w:bottom w:val="none" w:sz="0" w:space="0" w:color="auto"/>
            <w:right w:val="none" w:sz="0" w:space="0" w:color="auto"/>
          </w:divBdr>
        </w:div>
        <w:div w:id="1856729215">
          <w:marLeft w:val="640"/>
          <w:marRight w:val="0"/>
          <w:marTop w:val="0"/>
          <w:marBottom w:val="0"/>
          <w:divBdr>
            <w:top w:val="none" w:sz="0" w:space="0" w:color="auto"/>
            <w:left w:val="none" w:sz="0" w:space="0" w:color="auto"/>
            <w:bottom w:val="none" w:sz="0" w:space="0" w:color="auto"/>
            <w:right w:val="none" w:sz="0" w:space="0" w:color="auto"/>
          </w:divBdr>
        </w:div>
        <w:div w:id="1550723049">
          <w:marLeft w:val="640"/>
          <w:marRight w:val="0"/>
          <w:marTop w:val="0"/>
          <w:marBottom w:val="0"/>
          <w:divBdr>
            <w:top w:val="none" w:sz="0" w:space="0" w:color="auto"/>
            <w:left w:val="none" w:sz="0" w:space="0" w:color="auto"/>
            <w:bottom w:val="none" w:sz="0" w:space="0" w:color="auto"/>
            <w:right w:val="none" w:sz="0" w:space="0" w:color="auto"/>
          </w:divBdr>
        </w:div>
        <w:div w:id="976644212">
          <w:marLeft w:val="640"/>
          <w:marRight w:val="0"/>
          <w:marTop w:val="0"/>
          <w:marBottom w:val="0"/>
          <w:divBdr>
            <w:top w:val="none" w:sz="0" w:space="0" w:color="auto"/>
            <w:left w:val="none" w:sz="0" w:space="0" w:color="auto"/>
            <w:bottom w:val="none" w:sz="0" w:space="0" w:color="auto"/>
            <w:right w:val="none" w:sz="0" w:space="0" w:color="auto"/>
          </w:divBdr>
        </w:div>
        <w:div w:id="1549026077">
          <w:marLeft w:val="640"/>
          <w:marRight w:val="0"/>
          <w:marTop w:val="0"/>
          <w:marBottom w:val="0"/>
          <w:divBdr>
            <w:top w:val="none" w:sz="0" w:space="0" w:color="auto"/>
            <w:left w:val="none" w:sz="0" w:space="0" w:color="auto"/>
            <w:bottom w:val="none" w:sz="0" w:space="0" w:color="auto"/>
            <w:right w:val="none" w:sz="0" w:space="0" w:color="auto"/>
          </w:divBdr>
        </w:div>
        <w:div w:id="1076512144">
          <w:marLeft w:val="640"/>
          <w:marRight w:val="0"/>
          <w:marTop w:val="0"/>
          <w:marBottom w:val="0"/>
          <w:divBdr>
            <w:top w:val="none" w:sz="0" w:space="0" w:color="auto"/>
            <w:left w:val="none" w:sz="0" w:space="0" w:color="auto"/>
            <w:bottom w:val="none" w:sz="0" w:space="0" w:color="auto"/>
            <w:right w:val="none" w:sz="0" w:space="0" w:color="auto"/>
          </w:divBdr>
        </w:div>
        <w:div w:id="942882697">
          <w:marLeft w:val="640"/>
          <w:marRight w:val="0"/>
          <w:marTop w:val="0"/>
          <w:marBottom w:val="0"/>
          <w:divBdr>
            <w:top w:val="none" w:sz="0" w:space="0" w:color="auto"/>
            <w:left w:val="none" w:sz="0" w:space="0" w:color="auto"/>
            <w:bottom w:val="none" w:sz="0" w:space="0" w:color="auto"/>
            <w:right w:val="none" w:sz="0" w:space="0" w:color="auto"/>
          </w:divBdr>
        </w:div>
        <w:div w:id="1936403830">
          <w:marLeft w:val="640"/>
          <w:marRight w:val="0"/>
          <w:marTop w:val="0"/>
          <w:marBottom w:val="0"/>
          <w:divBdr>
            <w:top w:val="none" w:sz="0" w:space="0" w:color="auto"/>
            <w:left w:val="none" w:sz="0" w:space="0" w:color="auto"/>
            <w:bottom w:val="none" w:sz="0" w:space="0" w:color="auto"/>
            <w:right w:val="none" w:sz="0" w:space="0" w:color="auto"/>
          </w:divBdr>
        </w:div>
        <w:div w:id="526717122">
          <w:marLeft w:val="640"/>
          <w:marRight w:val="0"/>
          <w:marTop w:val="0"/>
          <w:marBottom w:val="0"/>
          <w:divBdr>
            <w:top w:val="none" w:sz="0" w:space="0" w:color="auto"/>
            <w:left w:val="none" w:sz="0" w:space="0" w:color="auto"/>
            <w:bottom w:val="none" w:sz="0" w:space="0" w:color="auto"/>
            <w:right w:val="none" w:sz="0" w:space="0" w:color="auto"/>
          </w:divBdr>
        </w:div>
        <w:div w:id="1777825063">
          <w:marLeft w:val="640"/>
          <w:marRight w:val="0"/>
          <w:marTop w:val="0"/>
          <w:marBottom w:val="0"/>
          <w:divBdr>
            <w:top w:val="none" w:sz="0" w:space="0" w:color="auto"/>
            <w:left w:val="none" w:sz="0" w:space="0" w:color="auto"/>
            <w:bottom w:val="none" w:sz="0" w:space="0" w:color="auto"/>
            <w:right w:val="none" w:sz="0" w:space="0" w:color="auto"/>
          </w:divBdr>
        </w:div>
        <w:div w:id="237446322">
          <w:marLeft w:val="640"/>
          <w:marRight w:val="0"/>
          <w:marTop w:val="0"/>
          <w:marBottom w:val="0"/>
          <w:divBdr>
            <w:top w:val="none" w:sz="0" w:space="0" w:color="auto"/>
            <w:left w:val="none" w:sz="0" w:space="0" w:color="auto"/>
            <w:bottom w:val="none" w:sz="0" w:space="0" w:color="auto"/>
            <w:right w:val="none" w:sz="0" w:space="0" w:color="auto"/>
          </w:divBdr>
        </w:div>
        <w:div w:id="1373963647">
          <w:marLeft w:val="640"/>
          <w:marRight w:val="0"/>
          <w:marTop w:val="0"/>
          <w:marBottom w:val="0"/>
          <w:divBdr>
            <w:top w:val="none" w:sz="0" w:space="0" w:color="auto"/>
            <w:left w:val="none" w:sz="0" w:space="0" w:color="auto"/>
            <w:bottom w:val="none" w:sz="0" w:space="0" w:color="auto"/>
            <w:right w:val="none" w:sz="0" w:space="0" w:color="auto"/>
          </w:divBdr>
        </w:div>
        <w:div w:id="1401707225">
          <w:marLeft w:val="640"/>
          <w:marRight w:val="0"/>
          <w:marTop w:val="0"/>
          <w:marBottom w:val="0"/>
          <w:divBdr>
            <w:top w:val="none" w:sz="0" w:space="0" w:color="auto"/>
            <w:left w:val="none" w:sz="0" w:space="0" w:color="auto"/>
            <w:bottom w:val="none" w:sz="0" w:space="0" w:color="auto"/>
            <w:right w:val="none" w:sz="0" w:space="0" w:color="auto"/>
          </w:divBdr>
        </w:div>
        <w:div w:id="1250043142">
          <w:marLeft w:val="640"/>
          <w:marRight w:val="0"/>
          <w:marTop w:val="0"/>
          <w:marBottom w:val="0"/>
          <w:divBdr>
            <w:top w:val="none" w:sz="0" w:space="0" w:color="auto"/>
            <w:left w:val="none" w:sz="0" w:space="0" w:color="auto"/>
            <w:bottom w:val="none" w:sz="0" w:space="0" w:color="auto"/>
            <w:right w:val="none" w:sz="0" w:space="0" w:color="auto"/>
          </w:divBdr>
        </w:div>
        <w:div w:id="2015448608">
          <w:marLeft w:val="640"/>
          <w:marRight w:val="0"/>
          <w:marTop w:val="0"/>
          <w:marBottom w:val="0"/>
          <w:divBdr>
            <w:top w:val="none" w:sz="0" w:space="0" w:color="auto"/>
            <w:left w:val="none" w:sz="0" w:space="0" w:color="auto"/>
            <w:bottom w:val="none" w:sz="0" w:space="0" w:color="auto"/>
            <w:right w:val="none" w:sz="0" w:space="0" w:color="auto"/>
          </w:divBdr>
        </w:div>
        <w:div w:id="1105733344">
          <w:marLeft w:val="640"/>
          <w:marRight w:val="0"/>
          <w:marTop w:val="0"/>
          <w:marBottom w:val="0"/>
          <w:divBdr>
            <w:top w:val="none" w:sz="0" w:space="0" w:color="auto"/>
            <w:left w:val="none" w:sz="0" w:space="0" w:color="auto"/>
            <w:bottom w:val="none" w:sz="0" w:space="0" w:color="auto"/>
            <w:right w:val="none" w:sz="0" w:space="0" w:color="auto"/>
          </w:divBdr>
        </w:div>
        <w:div w:id="1951693286">
          <w:marLeft w:val="640"/>
          <w:marRight w:val="0"/>
          <w:marTop w:val="0"/>
          <w:marBottom w:val="0"/>
          <w:divBdr>
            <w:top w:val="none" w:sz="0" w:space="0" w:color="auto"/>
            <w:left w:val="none" w:sz="0" w:space="0" w:color="auto"/>
            <w:bottom w:val="none" w:sz="0" w:space="0" w:color="auto"/>
            <w:right w:val="none" w:sz="0" w:space="0" w:color="auto"/>
          </w:divBdr>
        </w:div>
        <w:div w:id="292946665">
          <w:marLeft w:val="640"/>
          <w:marRight w:val="0"/>
          <w:marTop w:val="0"/>
          <w:marBottom w:val="0"/>
          <w:divBdr>
            <w:top w:val="none" w:sz="0" w:space="0" w:color="auto"/>
            <w:left w:val="none" w:sz="0" w:space="0" w:color="auto"/>
            <w:bottom w:val="none" w:sz="0" w:space="0" w:color="auto"/>
            <w:right w:val="none" w:sz="0" w:space="0" w:color="auto"/>
          </w:divBdr>
        </w:div>
        <w:div w:id="996152153">
          <w:marLeft w:val="640"/>
          <w:marRight w:val="0"/>
          <w:marTop w:val="0"/>
          <w:marBottom w:val="0"/>
          <w:divBdr>
            <w:top w:val="none" w:sz="0" w:space="0" w:color="auto"/>
            <w:left w:val="none" w:sz="0" w:space="0" w:color="auto"/>
            <w:bottom w:val="none" w:sz="0" w:space="0" w:color="auto"/>
            <w:right w:val="none" w:sz="0" w:space="0" w:color="auto"/>
          </w:divBdr>
        </w:div>
        <w:div w:id="1135299458">
          <w:marLeft w:val="640"/>
          <w:marRight w:val="0"/>
          <w:marTop w:val="0"/>
          <w:marBottom w:val="0"/>
          <w:divBdr>
            <w:top w:val="none" w:sz="0" w:space="0" w:color="auto"/>
            <w:left w:val="none" w:sz="0" w:space="0" w:color="auto"/>
            <w:bottom w:val="none" w:sz="0" w:space="0" w:color="auto"/>
            <w:right w:val="none" w:sz="0" w:space="0" w:color="auto"/>
          </w:divBdr>
        </w:div>
        <w:div w:id="1421948273">
          <w:marLeft w:val="640"/>
          <w:marRight w:val="0"/>
          <w:marTop w:val="0"/>
          <w:marBottom w:val="0"/>
          <w:divBdr>
            <w:top w:val="none" w:sz="0" w:space="0" w:color="auto"/>
            <w:left w:val="none" w:sz="0" w:space="0" w:color="auto"/>
            <w:bottom w:val="none" w:sz="0" w:space="0" w:color="auto"/>
            <w:right w:val="none" w:sz="0" w:space="0" w:color="auto"/>
          </w:divBdr>
        </w:div>
        <w:div w:id="1095323199">
          <w:marLeft w:val="640"/>
          <w:marRight w:val="0"/>
          <w:marTop w:val="0"/>
          <w:marBottom w:val="0"/>
          <w:divBdr>
            <w:top w:val="none" w:sz="0" w:space="0" w:color="auto"/>
            <w:left w:val="none" w:sz="0" w:space="0" w:color="auto"/>
            <w:bottom w:val="none" w:sz="0" w:space="0" w:color="auto"/>
            <w:right w:val="none" w:sz="0" w:space="0" w:color="auto"/>
          </w:divBdr>
        </w:div>
        <w:div w:id="1542740147">
          <w:marLeft w:val="640"/>
          <w:marRight w:val="0"/>
          <w:marTop w:val="0"/>
          <w:marBottom w:val="0"/>
          <w:divBdr>
            <w:top w:val="none" w:sz="0" w:space="0" w:color="auto"/>
            <w:left w:val="none" w:sz="0" w:space="0" w:color="auto"/>
            <w:bottom w:val="none" w:sz="0" w:space="0" w:color="auto"/>
            <w:right w:val="none" w:sz="0" w:space="0" w:color="auto"/>
          </w:divBdr>
        </w:div>
        <w:div w:id="1543707275">
          <w:marLeft w:val="640"/>
          <w:marRight w:val="0"/>
          <w:marTop w:val="0"/>
          <w:marBottom w:val="0"/>
          <w:divBdr>
            <w:top w:val="none" w:sz="0" w:space="0" w:color="auto"/>
            <w:left w:val="none" w:sz="0" w:space="0" w:color="auto"/>
            <w:bottom w:val="none" w:sz="0" w:space="0" w:color="auto"/>
            <w:right w:val="none" w:sz="0" w:space="0" w:color="auto"/>
          </w:divBdr>
        </w:div>
        <w:div w:id="1665470617">
          <w:marLeft w:val="640"/>
          <w:marRight w:val="0"/>
          <w:marTop w:val="0"/>
          <w:marBottom w:val="0"/>
          <w:divBdr>
            <w:top w:val="none" w:sz="0" w:space="0" w:color="auto"/>
            <w:left w:val="none" w:sz="0" w:space="0" w:color="auto"/>
            <w:bottom w:val="none" w:sz="0" w:space="0" w:color="auto"/>
            <w:right w:val="none" w:sz="0" w:space="0" w:color="auto"/>
          </w:divBdr>
        </w:div>
        <w:div w:id="1115446750">
          <w:marLeft w:val="640"/>
          <w:marRight w:val="0"/>
          <w:marTop w:val="0"/>
          <w:marBottom w:val="0"/>
          <w:divBdr>
            <w:top w:val="none" w:sz="0" w:space="0" w:color="auto"/>
            <w:left w:val="none" w:sz="0" w:space="0" w:color="auto"/>
            <w:bottom w:val="none" w:sz="0" w:space="0" w:color="auto"/>
            <w:right w:val="none" w:sz="0" w:space="0" w:color="auto"/>
          </w:divBdr>
        </w:div>
        <w:div w:id="796798755">
          <w:marLeft w:val="640"/>
          <w:marRight w:val="0"/>
          <w:marTop w:val="0"/>
          <w:marBottom w:val="0"/>
          <w:divBdr>
            <w:top w:val="none" w:sz="0" w:space="0" w:color="auto"/>
            <w:left w:val="none" w:sz="0" w:space="0" w:color="auto"/>
            <w:bottom w:val="none" w:sz="0" w:space="0" w:color="auto"/>
            <w:right w:val="none" w:sz="0" w:space="0" w:color="auto"/>
          </w:divBdr>
        </w:div>
        <w:div w:id="1791432105">
          <w:marLeft w:val="640"/>
          <w:marRight w:val="0"/>
          <w:marTop w:val="0"/>
          <w:marBottom w:val="0"/>
          <w:divBdr>
            <w:top w:val="none" w:sz="0" w:space="0" w:color="auto"/>
            <w:left w:val="none" w:sz="0" w:space="0" w:color="auto"/>
            <w:bottom w:val="none" w:sz="0" w:space="0" w:color="auto"/>
            <w:right w:val="none" w:sz="0" w:space="0" w:color="auto"/>
          </w:divBdr>
        </w:div>
        <w:div w:id="2033719514">
          <w:marLeft w:val="640"/>
          <w:marRight w:val="0"/>
          <w:marTop w:val="0"/>
          <w:marBottom w:val="0"/>
          <w:divBdr>
            <w:top w:val="none" w:sz="0" w:space="0" w:color="auto"/>
            <w:left w:val="none" w:sz="0" w:space="0" w:color="auto"/>
            <w:bottom w:val="none" w:sz="0" w:space="0" w:color="auto"/>
            <w:right w:val="none" w:sz="0" w:space="0" w:color="auto"/>
          </w:divBdr>
        </w:div>
        <w:div w:id="1722898669">
          <w:marLeft w:val="640"/>
          <w:marRight w:val="0"/>
          <w:marTop w:val="0"/>
          <w:marBottom w:val="0"/>
          <w:divBdr>
            <w:top w:val="none" w:sz="0" w:space="0" w:color="auto"/>
            <w:left w:val="none" w:sz="0" w:space="0" w:color="auto"/>
            <w:bottom w:val="none" w:sz="0" w:space="0" w:color="auto"/>
            <w:right w:val="none" w:sz="0" w:space="0" w:color="auto"/>
          </w:divBdr>
        </w:div>
        <w:div w:id="706370090">
          <w:marLeft w:val="640"/>
          <w:marRight w:val="0"/>
          <w:marTop w:val="0"/>
          <w:marBottom w:val="0"/>
          <w:divBdr>
            <w:top w:val="none" w:sz="0" w:space="0" w:color="auto"/>
            <w:left w:val="none" w:sz="0" w:space="0" w:color="auto"/>
            <w:bottom w:val="none" w:sz="0" w:space="0" w:color="auto"/>
            <w:right w:val="none" w:sz="0" w:space="0" w:color="auto"/>
          </w:divBdr>
        </w:div>
        <w:div w:id="259026185">
          <w:marLeft w:val="640"/>
          <w:marRight w:val="0"/>
          <w:marTop w:val="0"/>
          <w:marBottom w:val="0"/>
          <w:divBdr>
            <w:top w:val="none" w:sz="0" w:space="0" w:color="auto"/>
            <w:left w:val="none" w:sz="0" w:space="0" w:color="auto"/>
            <w:bottom w:val="none" w:sz="0" w:space="0" w:color="auto"/>
            <w:right w:val="none" w:sz="0" w:space="0" w:color="auto"/>
          </w:divBdr>
        </w:div>
        <w:div w:id="767241162">
          <w:marLeft w:val="640"/>
          <w:marRight w:val="0"/>
          <w:marTop w:val="0"/>
          <w:marBottom w:val="0"/>
          <w:divBdr>
            <w:top w:val="none" w:sz="0" w:space="0" w:color="auto"/>
            <w:left w:val="none" w:sz="0" w:space="0" w:color="auto"/>
            <w:bottom w:val="none" w:sz="0" w:space="0" w:color="auto"/>
            <w:right w:val="none" w:sz="0" w:space="0" w:color="auto"/>
          </w:divBdr>
        </w:div>
        <w:div w:id="15741704">
          <w:marLeft w:val="640"/>
          <w:marRight w:val="0"/>
          <w:marTop w:val="0"/>
          <w:marBottom w:val="0"/>
          <w:divBdr>
            <w:top w:val="none" w:sz="0" w:space="0" w:color="auto"/>
            <w:left w:val="none" w:sz="0" w:space="0" w:color="auto"/>
            <w:bottom w:val="none" w:sz="0" w:space="0" w:color="auto"/>
            <w:right w:val="none" w:sz="0" w:space="0" w:color="auto"/>
          </w:divBdr>
        </w:div>
        <w:div w:id="1428041649">
          <w:marLeft w:val="640"/>
          <w:marRight w:val="0"/>
          <w:marTop w:val="0"/>
          <w:marBottom w:val="0"/>
          <w:divBdr>
            <w:top w:val="none" w:sz="0" w:space="0" w:color="auto"/>
            <w:left w:val="none" w:sz="0" w:space="0" w:color="auto"/>
            <w:bottom w:val="none" w:sz="0" w:space="0" w:color="auto"/>
            <w:right w:val="none" w:sz="0" w:space="0" w:color="auto"/>
          </w:divBdr>
        </w:div>
        <w:div w:id="649284470">
          <w:marLeft w:val="640"/>
          <w:marRight w:val="0"/>
          <w:marTop w:val="0"/>
          <w:marBottom w:val="0"/>
          <w:divBdr>
            <w:top w:val="none" w:sz="0" w:space="0" w:color="auto"/>
            <w:left w:val="none" w:sz="0" w:space="0" w:color="auto"/>
            <w:bottom w:val="none" w:sz="0" w:space="0" w:color="auto"/>
            <w:right w:val="none" w:sz="0" w:space="0" w:color="auto"/>
          </w:divBdr>
        </w:div>
        <w:div w:id="2071421530">
          <w:marLeft w:val="640"/>
          <w:marRight w:val="0"/>
          <w:marTop w:val="0"/>
          <w:marBottom w:val="0"/>
          <w:divBdr>
            <w:top w:val="none" w:sz="0" w:space="0" w:color="auto"/>
            <w:left w:val="none" w:sz="0" w:space="0" w:color="auto"/>
            <w:bottom w:val="none" w:sz="0" w:space="0" w:color="auto"/>
            <w:right w:val="none" w:sz="0" w:space="0" w:color="auto"/>
          </w:divBdr>
        </w:div>
        <w:div w:id="865630762">
          <w:marLeft w:val="640"/>
          <w:marRight w:val="0"/>
          <w:marTop w:val="0"/>
          <w:marBottom w:val="0"/>
          <w:divBdr>
            <w:top w:val="none" w:sz="0" w:space="0" w:color="auto"/>
            <w:left w:val="none" w:sz="0" w:space="0" w:color="auto"/>
            <w:bottom w:val="none" w:sz="0" w:space="0" w:color="auto"/>
            <w:right w:val="none" w:sz="0" w:space="0" w:color="auto"/>
          </w:divBdr>
        </w:div>
        <w:div w:id="1077896915">
          <w:marLeft w:val="640"/>
          <w:marRight w:val="0"/>
          <w:marTop w:val="0"/>
          <w:marBottom w:val="0"/>
          <w:divBdr>
            <w:top w:val="none" w:sz="0" w:space="0" w:color="auto"/>
            <w:left w:val="none" w:sz="0" w:space="0" w:color="auto"/>
            <w:bottom w:val="none" w:sz="0" w:space="0" w:color="auto"/>
            <w:right w:val="none" w:sz="0" w:space="0" w:color="auto"/>
          </w:divBdr>
        </w:div>
        <w:div w:id="1641154177">
          <w:marLeft w:val="640"/>
          <w:marRight w:val="0"/>
          <w:marTop w:val="0"/>
          <w:marBottom w:val="0"/>
          <w:divBdr>
            <w:top w:val="none" w:sz="0" w:space="0" w:color="auto"/>
            <w:left w:val="none" w:sz="0" w:space="0" w:color="auto"/>
            <w:bottom w:val="none" w:sz="0" w:space="0" w:color="auto"/>
            <w:right w:val="none" w:sz="0" w:space="0" w:color="auto"/>
          </w:divBdr>
        </w:div>
        <w:div w:id="370737389">
          <w:marLeft w:val="640"/>
          <w:marRight w:val="0"/>
          <w:marTop w:val="0"/>
          <w:marBottom w:val="0"/>
          <w:divBdr>
            <w:top w:val="none" w:sz="0" w:space="0" w:color="auto"/>
            <w:left w:val="none" w:sz="0" w:space="0" w:color="auto"/>
            <w:bottom w:val="none" w:sz="0" w:space="0" w:color="auto"/>
            <w:right w:val="none" w:sz="0" w:space="0" w:color="auto"/>
          </w:divBdr>
        </w:div>
        <w:div w:id="438377616">
          <w:marLeft w:val="640"/>
          <w:marRight w:val="0"/>
          <w:marTop w:val="0"/>
          <w:marBottom w:val="0"/>
          <w:divBdr>
            <w:top w:val="none" w:sz="0" w:space="0" w:color="auto"/>
            <w:left w:val="none" w:sz="0" w:space="0" w:color="auto"/>
            <w:bottom w:val="none" w:sz="0" w:space="0" w:color="auto"/>
            <w:right w:val="none" w:sz="0" w:space="0" w:color="auto"/>
          </w:divBdr>
        </w:div>
        <w:div w:id="1091047956">
          <w:marLeft w:val="640"/>
          <w:marRight w:val="0"/>
          <w:marTop w:val="0"/>
          <w:marBottom w:val="0"/>
          <w:divBdr>
            <w:top w:val="none" w:sz="0" w:space="0" w:color="auto"/>
            <w:left w:val="none" w:sz="0" w:space="0" w:color="auto"/>
            <w:bottom w:val="none" w:sz="0" w:space="0" w:color="auto"/>
            <w:right w:val="none" w:sz="0" w:space="0" w:color="auto"/>
          </w:divBdr>
        </w:div>
        <w:div w:id="592978849">
          <w:marLeft w:val="640"/>
          <w:marRight w:val="0"/>
          <w:marTop w:val="0"/>
          <w:marBottom w:val="0"/>
          <w:divBdr>
            <w:top w:val="none" w:sz="0" w:space="0" w:color="auto"/>
            <w:left w:val="none" w:sz="0" w:space="0" w:color="auto"/>
            <w:bottom w:val="none" w:sz="0" w:space="0" w:color="auto"/>
            <w:right w:val="none" w:sz="0" w:space="0" w:color="auto"/>
          </w:divBdr>
        </w:div>
        <w:div w:id="1759791772">
          <w:marLeft w:val="640"/>
          <w:marRight w:val="0"/>
          <w:marTop w:val="0"/>
          <w:marBottom w:val="0"/>
          <w:divBdr>
            <w:top w:val="none" w:sz="0" w:space="0" w:color="auto"/>
            <w:left w:val="none" w:sz="0" w:space="0" w:color="auto"/>
            <w:bottom w:val="none" w:sz="0" w:space="0" w:color="auto"/>
            <w:right w:val="none" w:sz="0" w:space="0" w:color="auto"/>
          </w:divBdr>
        </w:div>
        <w:div w:id="1388333509">
          <w:marLeft w:val="640"/>
          <w:marRight w:val="0"/>
          <w:marTop w:val="0"/>
          <w:marBottom w:val="0"/>
          <w:divBdr>
            <w:top w:val="none" w:sz="0" w:space="0" w:color="auto"/>
            <w:left w:val="none" w:sz="0" w:space="0" w:color="auto"/>
            <w:bottom w:val="none" w:sz="0" w:space="0" w:color="auto"/>
            <w:right w:val="none" w:sz="0" w:space="0" w:color="auto"/>
          </w:divBdr>
        </w:div>
        <w:div w:id="576669530">
          <w:marLeft w:val="640"/>
          <w:marRight w:val="0"/>
          <w:marTop w:val="0"/>
          <w:marBottom w:val="0"/>
          <w:divBdr>
            <w:top w:val="none" w:sz="0" w:space="0" w:color="auto"/>
            <w:left w:val="none" w:sz="0" w:space="0" w:color="auto"/>
            <w:bottom w:val="none" w:sz="0" w:space="0" w:color="auto"/>
            <w:right w:val="none" w:sz="0" w:space="0" w:color="auto"/>
          </w:divBdr>
        </w:div>
        <w:div w:id="1695034210">
          <w:marLeft w:val="640"/>
          <w:marRight w:val="0"/>
          <w:marTop w:val="0"/>
          <w:marBottom w:val="0"/>
          <w:divBdr>
            <w:top w:val="none" w:sz="0" w:space="0" w:color="auto"/>
            <w:left w:val="none" w:sz="0" w:space="0" w:color="auto"/>
            <w:bottom w:val="none" w:sz="0" w:space="0" w:color="auto"/>
            <w:right w:val="none" w:sz="0" w:space="0" w:color="auto"/>
          </w:divBdr>
        </w:div>
        <w:div w:id="1632129524">
          <w:marLeft w:val="640"/>
          <w:marRight w:val="0"/>
          <w:marTop w:val="0"/>
          <w:marBottom w:val="0"/>
          <w:divBdr>
            <w:top w:val="none" w:sz="0" w:space="0" w:color="auto"/>
            <w:left w:val="none" w:sz="0" w:space="0" w:color="auto"/>
            <w:bottom w:val="none" w:sz="0" w:space="0" w:color="auto"/>
            <w:right w:val="none" w:sz="0" w:space="0" w:color="auto"/>
          </w:divBdr>
        </w:div>
        <w:div w:id="348412174">
          <w:marLeft w:val="640"/>
          <w:marRight w:val="0"/>
          <w:marTop w:val="0"/>
          <w:marBottom w:val="0"/>
          <w:divBdr>
            <w:top w:val="none" w:sz="0" w:space="0" w:color="auto"/>
            <w:left w:val="none" w:sz="0" w:space="0" w:color="auto"/>
            <w:bottom w:val="none" w:sz="0" w:space="0" w:color="auto"/>
            <w:right w:val="none" w:sz="0" w:space="0" w:color="auto"/>
          </w:divBdr>
        </w:div>
        <w:div w:id="415439244">
          <w:marLeft w:val="640"/>
          <w:marRight w:val="0"/>
          <w:marTop w:val="0"/>
          <w:marBottom w:val="0"/>
          <w:divBdr>
            <w:top w:val="none" w:sz="0" w:space="0" w:color="auto"/>
            <w:left w:val="none" w:sz="0" w:space="0" w:color="auto"/>
            <w:bottom w:val="none" w:sz="0" w:space="0" w:color="auto"/>
            <w:right w:val="none" w:sz="0" w:space="0" w:color="auto"/>
          </w:divBdr>
        </w:div>
        <w:div w:id="811405176">
          <w:marLeft w:val="640"/>
          <w:marRight w:val="0"/>
          <w:marTop w:val="0"/>
          <w:marBottom w:val="0"/>
          <w:divBdr>
            <w:top w:val="none" w:sz="0" w:space="0" w:color="auto"/>
            <w:left w:val="none" w:sz="0" w:space="0" w:color="auto"/>
            <w:bottom w:val="none" w:sz="0" w:space="0" w:color="auto"/>
            <w:right w:val="none" w:sz="0" w:space="0" w:color="auto"/>
          </w:divBdr>
        </w:div>
        <w:div w:id="206918151">
          <w:marLeft w:val="640"/>
          <w:marRight w:val="0"/>
          <w:marTop w:val="0"/>
          <w:marBottom w:val="0"/>
          <w:divBdr>
            <w:top w:val="none" w:sz="0" w:space="0" w:color="auto"/>
            <w:left w:val="none" w:sz="0" w:space="0" w:color="auto"/>
            <w:bottom w:val="none" w:sz="0" w:space="0" w:color="auto"/>
            <w:right w:val="none" w:sz="0" w:space="0" w:color="auto"/>
          </w:divBdr>
        </w:div>
        <w:div w:id="15011333">
          <w:marLeft w:val="640"/>
          <w:marRight w:val="0"/>
          <w:marTop w:val="0"/>
          <w:marBottom w:val="0"/>
          <w:divBdr>
            <w:top w:val="none" w:sz="0" w:space="0" w:color="auto"/>
            <w:left w:val="none" w:sz="0" w:space="0" w:color="auto"/>
            <w:bottom w:val="none" w:sz="0" w:space="0" w:color="auto"/>
            <w:right w:val="none" w:sz="0" w:space="0" w:color="auto"/>
          </w:divBdr>
        </w:div>
        <w:div w:id="1729180592">
          <w:marLeft w:val="640"/>
          <w:marRight w:val="0"/>
          <w:marTop w:val="0"/>
          <w:marBottom w:val="0"/>
          <w:divBdr>
            <w:top w:val="none" w:sz="0" w:space="0" w:color="auto"/>
            <w:left w:val="none" w:sz="0" w:space="0" w:color="auto"/>
            <w:bottom w:val="none" w:sz="0" w:space="0" w:color="auto"/>
            <w:right w:val="none" w:sz="0" w:space="0" w:color="auto"/>
          </w:divBdr>
        </w:div>
        <w:div w:id="2051805129">
          <w:marLeft w:val="640"/>
          <w:marRight w:val="0"/>
          <w:marTop w:val="0"/>
          <w:marBottom w:val="0"/>
          <w:divBdr>
            <w:top w:val="none" w:sz="0" w:space="0" w:color="auto"/>
            <w:left w:val="none" w:sz="0" w:space="0" w:color="auto"/>
            <w:bottom w:val="none" w:sz="0" w:space="0" w:color="auto"/>
            <w:right w:val="none" w:sz="0" w:space="0" w:color="auto"/>
          </w:divBdr>
        </w:div>
        <w:div w:id="519704909">
          <w:marLeft w:val="640"/>
          <w:marRight w:val="0"/>
          <w:marTop w:val="0"/>
          <w:marBottom w:val="0"/>
          <w:divBdr>
            <w:top w:val="none" w:sz="0" w:space="0" w:color="auto"/>
            <w:left w:val="none" w:sz="0" w:space="0" w:color="auto"/>
            <w:bottom w:val="none" w:sz="0" w:space="0" w:color="auto"/>
            <w:right w:val="none" w:sz="0" w:space="0" w:color="auto"/>
          </w:divBdr>
        </w:div>
        <w:div w:id="1285890292">
          <w:marLeft w:val="640"/>
          <w:marRight w:val="0"/>
          <w:marTop w:val="0"/>
          <w:marBottom w:val="0"/>
          <w:divBdr>
            <w:top w:val="none" w:sz="0" w:space="0" w:color="auto"/>
            <w:left w:val="none" w:sz="0" w:space="0" w:color="auto"/>
            <w:bottom w:val="none" w:sz="0" w:space="0" w:color="auto"/>
            <w:right w:val="none" w:sz="0" w:space="0" w:color="auto"/>
          </w:divBdr>
        </w:div>
        <w:div w:id="1205873845">
          <w:marLeft w:val="640"/>
          <w:marRight w:val="0"/>
          <w:marTop w:val="0"/>
          <w:marBottom w:val="0"/>
          <w:divBdr>
            <w:top w:val="none" w:sz="0" w:space="0" w:color="auto"/>
            <w:left w:val="none" w:sz="0" w:space="0" w:color="auto"/>
            <w:bottom w:val="none" w:sz="0" w:space="0" w:color="auto"/>
            <w:right w:val="none" w:sz="0" w:space="0" w:color="auto"/>
          </w:divBdr>
        </w:div>
        <w:div w:id="927887894">
          <w:marLeft w:val="640"/>
          <w:marRight w:val="0"/>
          <w:marTop w:val="0"/>
          <w:marBottom w:val="0"/>
          <w:divBdr>
            <w:top w:val="none" w:sz="0" w:space="0" w:color="auto"/>
            <w:left w:val="none" w:sz="0" w:space="0" w:color="auto"/>
            <w:bottom w:val="none" w:sz="0" w:space="0" w:color="auto"/>
            <w:right w:val="none" w:sz="0" w:space="0" w:color="auto"/>
          </w:divBdr>
        </w:div>
        <w:div w:id="1339962005">
          <w:marLeft w:val="640"/>
          <w:marRight w:val="0"/>
          <w:marTop w:val="0"/>
          <w:marBottom w:val="0"/>
          <w:divBdr>
            <w:top w:val="none" w:sz="0" w:space="0" w:color="auto"/>
            <w:left w:val="none" w:sz="0" w:space="0" w:color="auto"/>
            <w:bottom w:val="none" w:sz="0" w:space="0" w:color="auto"/>
            <w:right w:val="none" w:sz="0" w:space="0" w:color="auto"/>
          </w:divBdr>
        </w:div>
        <w:div w:id="231476860">
          <w:marLeft w:val="640"/>
          <w:marRight w:val="0"/>
          <w:marTop w:val="0"/>
          <w:marBottom w:val="0"/>
          <w:divBdr>
            <w:top w:val="none" w:sz="0" w:space="0" w:color="auto"/>
            <w:left w:val="none" w:sz="0" w:space="0" w:color="auto"/>
            <w:bottom w:val="none" w:sz="0" w:space="0" w:color="auto"/>
            <w:right w:val="none" w:sz="0" w:space="0" w:color="auto"/>
          </w:divBdr>
        </w:div>
        <w:div w:id="837505561">
          <w:marLeft w:val="640"/>
          <w:marRight w:val="0"/>
          <w:marTop w:val="0"/>
          <w:marBottom w:val="0"/>
          <w:divBdr>
            <w:top w:val="none" w:sz="0" w:space="0" w:color="auto"/>
            <w:left w:val="none" w:sz="0" w:space="0" w:color="auto"/>
            <w:bottom w:val="none" w:sz="0" w:space="0" w:color="auto"/>
            <w:right w:val="none" w:sz="0" w:space="0" w:color="auto"/>
          </w:divBdr>
        </w:div>
        <w:div w:id="412973193">
          <w:marLeft w:val="640"/>
          <w:marRight w:val="0"/>
          <w:marTop w:val="0"/>
          <w:marBottom w:val="0"/>
          <w:divBdr>
            <w:top w:val="none" w:sz="0" w:space="0" w:color="auto"/>
            <w:left w:val="none" w:sz="0" w:space="0" w:color="auto"/>
            <w:bottom w:val="none" w:sz="0" w:space="0" w:color="auto"/>
            <w:right w:val="none" w:sz="0" w:space="0" w:color="auto"/>
          </w:divBdr>
        </w:div>
        <w:div w:id="1519730658">
          <w:marLeft w:val="640"/>
          <w:marRight w:val="0"/>
          <w:marTop w:val="0"/>
          <w:marBottom w:val="0"/>
          <w:divBdr>
            <w:top w:val="none" w:sz="0" w:space="0" w:color="auto"/>
            <w:left w:val="none" w:sz="0" w:space="0" w:color="auto"/>
            <w:bottom w:val="none" w:sz="0" w:space="0" w:color="auto"/>
            <w:right w:val="none" w:sz="0" w:space="0" w:color="auto"/>
          </w:divBdr>
        </w:div>
        <w:div w:id="1249146283">
          <w:marLeft w:val="640"/>
          <w:marRight w:val="0"/>
          <w:marTop w:val="0"/>
          <w:marBottom w:val="0"/>
          <w:divBdr>
            <w:top w:val="none" w:sz="0" w:space="0" w:color="auto"/>
            <w:left w:val="none" w:sz="0" w:space="0" w:color="auto"/>
            <w:bottom w:val="none" w:sz="0" w:space="0" w:color="auto"/>
            <w:right w:val="none" w:sz="0" w:space="0" w:color="auto"/>
          </w:divBdr>
        </w:div>
        <w:div w:id="1145511385">
          <w:marLeft w:val="640"/>
          <w:marRight w:val="0"/>
          <w:marTop w:val="0"/>
          <w:marBottom w:val="0"/>
          <w:divBdr>
            <w:top w:val="none" w:sz="0" w:space="0" w:color="auto"/>
            <w:left w:val="none" w:sz="0" w:space="0" w:color="auto"/>
            <w:bottom w:val="none" w:sz="0" w:space="0" w:color="auto"/>
            <w:right w:val="none" w:sz="0" w:space="0" w:color="auto"/>
          </w:divBdr>
        </w:div>
        <w:div w:id="758450484">
          <w:marLeft w:val="640"/>
          <w:marRight w:val="0"/>
          <w:marTop w:val="0"/>
          <w:marBottom w:val="0"/>
          <w:divBdr>
            <w:top w:val="none" w:sz="0" w:space="0" w:color="auto"/>
            <w:left w:val="none" w:sz="0" w:space="0" w:color="auto"/>
            <w:bottom w:val="none" w:sz="0" w:space="0" w:color="auto"/>
            <w:right w:val="none" w:sz="0" w:space="0" w:color="auto"/>
          </w:divBdr>
        </w:div>
        <w:div w:id="685669670">
          <w:marLeft w:val="640"/>
          <w:marRight w:val="0"/>
          <w:marTop w:val="0"/>
          <w:marBottom w:val="0"/>
          <w:divBdr>
            <w:top w:val="none" w:sz="0" w:space="0" w:color="auto"/>
            <w:left w:val="none" w:sz="0" w:space="0" w:color="auto"/>
            <w:bottom w:val="none" w:sz="0" w:space="0" w:color="auto"/>
            <w:right w:val="none" w:sz="0" w:space="0" w:color="auto"/>
          </w:divBdr>
        </w:div>
        <w:div w:id="1242251357">
          <w:marLeft w:val="640"/>
          <w:marRight w:val="0"/>
          <w:marTop w:val="0"/>
          <w:marBottom w:val="0"/>
          <w:divBdr>
            <w:top w:val="none" w:sz="0" w:space="0" w:color="auto"/>
            <w:left w:val="none" w:sz="0" w:space="0" w:color="auto"/>
            <w:bottom w:val="none" w:sz="0" w:space="0" w:color="auto"/>
            <w:right w:val="none" w:sz="0" w:space="0" w:color="auto"/>
          </w:divBdr>
        </w:div>
        <w:div w:id="1561596222">
          <w:marLeft w:val="640"/>
          <w:marRight w:val="0"/>
          <w:marTop w:val="0"/>
          <w:marBottom w:val="0"/>
          <w:divBdr>
            <w:top w:val="none" w:sz="0" w:space="0" w:color="auto"/>
            <w:left w:val="none" w:sz="0" w:space="0" w:color="auto"/>
            <w:bottom w:val="none" w:sz="0" w:space="0" w:color="auto"/>
            <w:right w:val="none" w:sz="0" w:space="0" w:color="auto"/>
          </w:divBdr>
        </w:div>
        <w:div w:id="165899575">
          <w:marLeft w:val="640"/>
          <w:marRight w:val="0"/>
          <w:marTop w:val="0"/>
          <w:marBottom w:val="0"/>
          <w:divBdr>
            <w:top w:val="none" w:sz="0" w:space="0" w:color="auto"/>
            <w:left w:val="none" w:sz="0" w:space="0" w:color="auto"/>
            <w:bottom w:val="none" w:sz="0" w:space="0" w:color="auto"/>
            <w:right w:val="none" w:sz="0" w:space="0" w:color="auto"/>
          </w:divBdr>
        </w:div>
        <w:div w:id="2048286163">
          <w:marLeft w:val="640"/>
          <w:marRight w:val="0"/>
          <w:marTop w:val="0"/>
          <w:marBottom w:val="0"/>
          <w:divBdr>
            <w:top w:val="none" w:sz="0" w:space="0" w:color="auto"/>
            <w:left w:val="none" w:sz="0" w:space="0" w:color="auto"/>
            <w:bottom w:val="none" w:sz="0" w:space="0" w:color="auto"/>
            <w:right w:val="none" w:sz="0" w:space="0" w:color="auto"/>
          </w:divBdr>
        </w:div>
        <w:div w:id="97679246">
          <w:marLeft w:val="640"/>
          <w:marRight w:val="0"/>
          <w:marTop w:val="0"/>
          <w:marBottom w:val="0"/>
          <w:divBdr>
            <w:top w:val="none" w:sz="0" w:space="0" w:color="auto"/>
            <w:left w:val="none" w:sz="0" w:space="0" w:color="auto"/>
            <w:bottom w:val="none" w:sz="0" w:space="0" w:color="auto"/>
            <w:right w:val="none" w:sz="0" w:space="0" w:color="auto"/>
          </w:divBdr>
        </w:div>
        <w:div w:id="1079017147">
          <w:marLeft w:val="640"/>
          <w:marRight w:val="0"/>
          <w:marTop w:val="0"/>
          <w:marBottom w:val="0"/>
          <w:divBdr>
            <w:top w:val="none" w:sz="0" w:space="0" w:color="auto"/>
            <w:left w:val="none" w:sz="0" w:space="0" w:color="auto"/>
            <w:bottom w:val="none" w:sz="0" w:space="0" w:color="auto"/>
            <w:right w:val="none" w:sz="0" w:space="0" w:color="auto"/>
          </w:divBdr>
        </w:div>
        <w:div w:id="2027170977">
          <w:marLeft w:val="640"/>
          <w:marRight w:val="0"/>
          <w:marTop w:val="0"/>
          <w:marBottom w:val="0"/>
          <w:divBdr>
            <w:top w:val="none" w:sz="0" w:space="0" w:color="auto"/>
            <w:left w:val="none" w:sz="0" w:space="0" w:color="auto"/>
            <w:bottom w:val="none" w:sz="0" w:space="0" w:color="auto"/>
            <w:right w:val="none" w:sz="0" w:space="0" w:color="auto"/>
          </w:divBdr>
        </w:div>
        <w:div w:id="1109660366">
          <w:marLeft w:val="640"/>
          <w:marRight w:val="0"/>
          <w:marTop w:val="0"/>
          <w:marBottom w:val="0"/>
          <w:divBdr>
            <w:top w:val="none" w:sz="0" w:space="0" w:color="auto"/>
            <w:left w:val="none" w:sz="0" w:space="0" w:color="auto"/>
            <w:bottom w:val="none" w:sz="0" w:space="0" w:color="auto"/>
            <w:right w:val="none" w:sz="0" w:space="0" w:color="auto"/>
          </w:divBdr>
        </w:div>
        <w:div w:id="1666517996">
          <w:marLeft w:val="640"/>
          <w:marRight w:val="0"/>
          <w:marTop w:val="0"/>
          <w:marBottom w:val="0"/>
          <w:divBdr>
            <w:top w:val="none" w:sz="0" w:space="0" w:color="auto"/>
            <w:left w:val="none" w:sz="0" w:space="0" w:color="auto"/>
            <w:bottom w:val="none" w:sz="0" w:space="0" w:color="auto"/>
            <w:right w:val="none" w:sz="0" w:space="0" w:color="auto"/>
          </w:divBdr>
        </w:div>
        <w:div w:id="2050640808">
          <w:marLeft w:val="640"/>
          <w:marRight w:val="0"/>
          <w:marTop w:val="0"/>
          <w:marBottom w:val="0"/>
          <w:divBdr>
            <w:top w:val="none" w:sz="0" w:space="0" w:color="auto"/>
            <w:left w:val="none" w:sz="0" w:space="0" w:color="auto"/>
            <w:bottom w:val="none" w:sz="0" w:space="0" w:color="auto"/>
            <w:right w:val="none" w:sz="0" w:space="0" w:color="auto"/>
          </w:divBdr>
        </w:div>
        <w:div w:id="322927886">
          <w:marLeft w:val="640"/>
          <w:marRight w:val="0"/>
          <w:marTop w:val="0"/>
          <w:marBottom w:val="0"/>
          <w:divBdr>
            <w:top w:val="none" w:sz="0" w:space="0" w:color="auto"/>
            <w:left w:val="none" w:sz="0" w:space="0" w:color="auto"/>
            <w:bottom w:val="none" w:sz="0" w:space="0" w:color="auto"/>
            <w:right w:val="none" w:sz="0" w:space="0" w:color="auto"/>
          </w:divBdr>
        </w:div>
        <w:div w:id="751513867">
          <w:marLeft w:val="640"/>
          <w:marRight w:val="0"/>
          <w:marTop w:val="0"/>
          <w:marBottom w:val="0"/>
          <w:divBdr>
            <w:top w:val="none" w:sz="0" w:space="0" w:color="auto"/>
            <w:left w:val="none" w:sz="0" w:space="0" w:color="auto"/>
            <w:bottom w:val="none" w:sz="0" w:space="0" w:color="auto"/>
            <w:right w:val="none" w:sz="0" w:space="0" w:color="auto"/>
          </w:divBdr>
        </w:div>
        <w:div w:id="2057004995">
          <w:marLeft w:val="640"/>
          <w:marRight w:val="0"/>
          <w:marTop w:val="0"/>
          <w:marBottom w:val="0"/>
          <w:divBdr>
            <w:top w:val="none" w:sz="0" w:space="0" w:color="auto"/>
            <w:left w:val="none" w:sz="0" w:space="0" w:color="auto"/>
            <w:bottom w:val="none" w:sz="0" w:space="0" w:color="auto"/>
            <w:right w:val="none" w:sz="0" w:space="0" w:color="auto"/>
          </w:divBdr>
        </w:div>
        <w:div w:id="970793547">
          <w:marLeft w:val="640"/>
          <w:marRight w:val="0"/>
          <w:marTop w:val="0"/>
          <w:marBottom w:val="0"/>
          <w:divBdr>
            <w:top w:val="none" w:sz="0" w:space="0" w:color="auto"/>
            <w:left w:val="none" w:sz="0" w:space="0" w:color="auto"/>
            <w:bottom w:val="none" w:sz="0" w:space="0" w:color="auto"/>
            <w:right w:val="none" w:sz="0" w:space="0" w:color="auto"/>
          </w:divBdr>
        </w:div>
        <w:div w:id="928273602">
          <w:marLeft w:val="640"/>
          <w:marRight w:val="0"/>
          <w:marTop w:val="0"/>
          <w:marBottom w:val="0"/>
          <w:divBdr>
            <w:top w:val="none" w:sz="0" w:space="0" w:color="auto"/>
            <w:left w:val="none" w:sz="0" w:space="0" w:color="auto"/>
            <w:bottom w:val="none" w:sz="0" w:space="0" w:color="auto"/>
            <w:right w:val="none" w:sz="0" w:space="0" w:color="auto"/>
          </w:divBdr>
        </w:div>
        <w:div w:id="813330657">
          <w:marLeft w:val="640"/>
          <w:marRight w:val="0"/>
          <w:marTop w:val="0"/>
          <w:marBottom w:val="0"/>
          <w:divBdr>
            <w:top w:val="none" w:sz="0" w:space="0" w:color="auto"/>
            <w:left w:val="none" w:sz="0" w:space="0" w:color="auto"/>
            <w:bottom w:val="none" w:sz="0" w:space="0" w:color="auto"/>
            <w:right w:val="none" w:sz="0" w:space="0" w:color="auto"/>
          </w:divBdr>
        </w:div>
        <w:div w:id="418722604">
          <w:marLeft w:val="640"/>
          <w:marRight w:val="0"/>
          <w:marTop w:val="0"/>
          <w:marBottom w:val="0"/>
          <w:divBdr>
            <w:top w:val="none" w:sz="0" w:space="0" w:color="auto"/>
            <w:left w:val="none" w:sz="0" w:space="0" w:color="auto"/>
            <w:bottom w:val="none" w:sz="0" w:space="0" w:color="auto"/>
            <w:right w:val="none" w:sz="0" w:space="0" w:color="auto"/>
          </w:divBdr>
        </w:div>
        <w:div w:id="645357937">
          <w:marLeft w:val="640"/>
          <w:marRight w:val="0"/>
          <w:marTop w:val="0"/>
          <w:marBottom w:val="0"/>
          <w:divBdr>
            <w:top w:val="none" w:sz="0" w:space="0" w:color="auto"/>
            <w:left w:val="none" w:sz="0" w:space="0" w:color="auto"/>
            <w:bottom w:val="none" w:sz="0" w:space="0" w:color="auto"/>
            <w:right w:val="none" w:sz="0" w:space="0" w:color="auto"/>
          </w:divBdr>
        </w:div>
        <w:div w:id="1284574191">
          <w:marLeft w:val="640"/>
          <w:marRight w:val="0"/>
          <w:marTop w:val="0"/>
          <w:marBottom w:val="0"/>
          <w:divBdr>
            <w:top w:val="none" w:sz="0" w:space="0" w:color="auto"/>
            <w:left w:val="none" w:sz="0" w:space="0" w:color="auto"/>
            <w:bottom w:val="none" w:sz="0" w:space="0" w:color="auto"/>
            <w:right w:val="none" w:sz="0" w:space="0" w:color="auto"/>
          </w:divBdr>
        </w:div>
        <w:div w:id="1401362523">
          <w:marLeft w:val="640"/>
          <w:marRight w:val="0"/>
          <w:marTop w:val="0"/>
          <w:marBottom w:val="0"/>
          <w:divBdr>
            <w:top w:val="none" w:sz="0" w:space="0" w:color="auto"/>
            <w:left w:val="none" w:sz="0" w:space="0" w:color="auto"/>
            <w:bottom w:val="none" w:sz="0" w:space="0" w:color="auto"/>
            <w:right w:val="none" w:sz="0" w:space="0" w:color="auto"/>
          </w:divBdr>
        </w:div>
        <w:div w:id="2004236278">
          <w:marLeft w:val="640"/>
          <w:marRight w:val="0"/>
          <w:marTop w:val="0"/>
          <w:marBottom w:val="0"/>
          <w:divBdr>
            <w:top w:val="none" w:sz="0" w:space="0" w:color="auto"/>
            <w:left w:val="none" w:sz="0" w:space="0" w:color="auto"/>
            <w:bottom w:val="none" w:sz="0" w:space="0" w:color="auto"/>
            <w:right w:val="none" w:sz="0" w:space="0" w:color="auto"/>
          </w:divBdr>
        </w:div>
        <w:div w:id="2095280824">
          <w:marLeft w:val="640"/>
          <w:marRight w:val="0"/>
          <w:marTop w:val="0"/>
          <w:marBottom w:val="0"/>
          <w:divBdr>
            <w:top w:val="none" w:sz="0" w:space="0" w:color="auto"/>
            <w:left w:val="none" w:sz="0" w:space="0" w:color="auto"/>
            <w:bottom w:val="none" w:sz="0" w:space="0" w:color="auto"/>
            <w:right w:val="none" w:sz="0" w:space="0" w:color="auto"/>
          </w:divBdr>
        </w:div>
        <w:div w:id="623970350">
          <w:marLeft w:val="640"/>
          <w:marRight w:val="0"/>
          <w:marTop w:val="0"/>
          <w:marBottom w:val="0"/>
          <w:divBdr>
            <w:top w:val="none" w:sz="0" w:space="0" w:color="auto"/>
            <w:left w:val="none" w:sz="0" w:space="0" w:color="auto"/>
            <w:bottom w:val="none" w:sz="0" w:space="0" w:color="auto"/>
            <w:right w:val="none" w:sz="0" w:space="0" w:color="auto"/>
          </w:divBdr>
        </w:div>
        <w:div w:id="1219977114">
          <w:marLeft w:val="640"/>
          <w:marRight w:val="0"/>
          <w:marTop w:val="0"/>
          <w:marBottom w:val="0"/>
          <w:divBdr>
            <w:top w:val="none" w:sz="0" w:space="0" w:color="auto"/>
            <w:left w:val="none" w:sz="0" w:space="0" w:color="auto"/>
            <w:bottom w:val="none" w:sz="0" w:space="0" w:color="auto"/>
            <w:right w:val="none" w:sz="0" w:space="0" w:color="auto"/>
          </w:divBdr>
        </w:div>
        <w:div w:id="1022779904">
          <w:marLeft w:val="640"/>
          <w:marRight w:val="0"/>
          <w:marTop w:val="0"/>
          <w:marBottom w:val="0"/>
          <w:divBdr>
            <w:top w:val="none" w:sz="0" w:space="0" w:color="auto"/>
            <w:left w:val="none" w:sz="0" w:space="0" w:color="auto"/>
            <w:bottom w:val="none" w:sz="0" w:space="0" w:color="auto"/>
            <w:right w:val="none" w:sz="0" w:space="0" w:color="auto"/>
          </w:divBdr>
        </w:div>
        <w:div w:id="753666197">
          <w:marLeft w:val="640"/>
          <w:marRight w:val="0"/>
          <w:marTop w:val="0"/>
          <w:marBottom w:val="0"/>
          <w:divBdr>
            <w:top w:val="none" w:sz="0" w:space="0" w:color="auto"/>
            <w:left w:val="none" w:sz="0" w:space="0" w:color="auto"/>
            <w:bottom w:val="none" w:sz="0" w:space="0" w:color="auto"/>
            <w:right w:val="none" w:sz="0" w:space="0" w:color="auto"/>
          </w:divBdr>
        </w:div>
        <w:div w:id="1233156621">
          <w:marLeft w:val="640"/>
          <w:marRight w:val="0"/>
          <w:marTop w:val="0"/>
          <w:marBottom w:val="0"/>
          <w:divBdr>
            <w:top w:val="none" w:sz="0" w:space="0" w:color="auto"/>
            <w:left w:val="none" w:sz="0" w:space="0" w:color="auto"/>
            <w:bottom w:val="none" w:sz="0" w:space="0" w:color="auto"/>
            <w:right w:val="none" w:sz="0" w:space="0" w:color="auto"/>
          </w:divBdr>
        </w:div>
        <w:div w:id="1585141146">
          <w:marLeft w:val="640"/>
          <w:marRight w:val="0"/>
          <w:marTop w:val="0"/>
          <w:marBottom w:val="0"/>
          <w:divBdr>
            <w:top w:val="none" w:sz="0" w:space="0" w:color="auto"/>
            <w:left w:val="none" w:sz="0" w:space="0" w:color="auto"/>
            <w:bottom w:val="none" w:sz="0" w:space="0" w:color="auto"/>
            <w:right w:val="none" w:sz="0" w:space="0" w:color="auto"/>
          </w:divBdr>
        </w:div>
        <w:div w:id="164903876">
          <w:marLeft w:val="640"/>
          <w:marRight w:val="0"/>
          <w:marTop w:val="0"/>
          <w:marBottom w:val="0"/>
          <w:divBdr>
            <w:top w:val="none" w:sz="0" w:space="0" w:color="auto"/>
            <w:left w:val="none" w:sz="0" w:space="0" w:color="auto"/>
            <w:bottom w:val="none" w:sz="0" w:space="0" w:color="auto"/>
            <w:right w:val="none" w:sz="0" w:space="0" w:color="auto"/>
          </w:divBdr>
        </w:div>
        <w:div w:id="1806503186">
          <w:marLeft w:val="640"/>
          <w:marRight w:val="0"/>
          <w:marTop w:val="0"/>
          <w:marBottom w:val="0"/>
          <w:divBdr>
            <w:top w:val="none" w:sz="0" w:space="0" w:color="auto"/>
            <w:left w:val="none" w:sz="0" w:space="0" w:color="auto"/>
            <w:bottom w:val="none" w:sz="0" w:space="0" w:color="auto"/>
            <w:right w:val="none" w:sz="0" w:space="0" w:color="auto"/>
          </w:divBdr>
        </w:div>
        <w:div w:id="2034920298">
          <w:marLeft w:val="640"/>
          <w:marRight w:val="0"/>
          <w:marTop w:val="0"/>
          <w:marBottom w:val="0"/>
          <w:divBdr>
            <w:top w:val="none" w:sz="0" w:space="0" w:color="auto"/>
            <w:left w:val="none" w:sz="0" w:space="0" w:color="auto"/>
            <w:bottom w:val="none" w:sz="0" w:space="0" w:color="auto"/>
            <w:right w:val="none" w:sz="0" w:space="0" w:color="auto"/>
          </w:divBdr>
        </w:div>
        <w:div w:id="1582371806">
          <w:marLeft w:val="640"/>
          <w:marRight w:val="0"/>
          <w:marTop w:val="0"/>
          <w:marBottom w:val="0"/>
          <w:divBdr>
            <w:top w:val="none" w:sz="0" w:space="0" w:color="auto"/>
            <w:left w:val="none" w:sz="0" w:space="0" w:color="auto"/>
            <w:bottom w:val="none" w:sz="0" w:space="0" w:color="auto"/>
            <w:right w:val="none" w:sz="0" w:space="0" w:color="auto"/>
          </w:divBdr>
        </w:div>
        <w:div w:id="1046562202">
          <w:marLeft w:val="640"/>
          <w:marRight w:val="0"/>
          <w:marTop w:val="0"/>
          <w:marBottom w:val="0"/>
          <w:divBdr>
            <w:top w:val="none" w:sz="0" w:space="0" w:color="auto"/>
            <w:left w:val="none" w:sz="0" w:space="0" w:color="auto"/>
            <w:bottom w:val="none" w:sz="0" w:space="0" w:color="auto"/>
            <w:right w:val="none" w:sz="0" w:space="0" w:color="auto"/>
          </w:divBdr>
        </w:div>
        <w:div w:id="995840027">
          <w:marLeft w:val="640"/>
          <w:marRight w:val="0"/>
          <w:marTop w:val="0"/>
          <w:marBottom w:val="0"/>
          <w:divBdr>
            <w:top w:val="none" w:sz="0" w:space="0" w:color="auto"/>
            <w:left w:val="none" w:sz="0" w:space="0" w:color="auto"/>
            <w:bottom w:val="none" w:sz="0" w:space="0" w:color="auto"/>
            <w:right w:val="none" w:sz="0" w:space="0" w:color="auto"/>
          </w:divBdr>
        </w:div>
        <w:div w:id="1175069949">
          <w:marLeft w:val="640"/>
          <w:marRight w:val="0"/>
          <w:marTop w:val="0"/>
          <w:marBottom w:val="0"/>
          <w:divBdr>
            <w:top w:val="none" w:sz="0" w:space="0" w:color="auto"/>
            <w:left w:val="none" w:sz="0" w:space="0" w:color="auto"/>
            <w:bottom w:val="none" w:sz="0" w:space="0" w:color="auto"/>
            <w:right w:val="none" w:sz="0" w:space="0" w:color="auto"/>
          </w:divBdr>
        </w:div>
        <w:div w:id="255746485">
          <w:marLeft w:val="640"/>
          <w:marRight w:val="0"/>
          <w:marTop w:val="0"/>
          <w:marBottom w:val="0"/>
          <w:divBdr>
            <w:top w:val="none" w:sz="0" w:space="0" w:color="auto"/>
            <w:left w:val="none" w:sz="0" w:space="0" w:color="auto"/>
            <w:bottom w:val="none" w:sz="0" w:space="0" w:color="auto"/>
            <w:right w:val="none" w:sz="0" w:space="0" w:color="auto"/>
          </w:divBdr>
        </w:div>
        <w:div w:id="1915578710">
          <w:marLeft w:val="640"/>
          <w:marRight w:val="0"/>
          <w:marTop w:val="0"/>
          <w:marBottom w:val="0"/>
          <w:divBdr>
            <w:top w:val="none" w:sz="0" w:space="0" w:color="auto"/>
            <w:left w:val="none" w:sz="0" w:space="0" w:color="auto"/>
            <w:bottom w:val="none" w:sz="0" w:space="0" w:color="auto"/>
            <w:right w:val="none" w:sz="0" w:space="0" w:color="auto"/>
          </w:divBdr>
        </w:div>
        <w:div w:id="714545035">
          <w:marLeft w:val="640"/>
          <w:marRight w:val="0"/>
          <w:marTop w:val="0"/>
          <w:marBottom w:val="0"/>
          <w:divBdr>
            <w:top w:val="none" w:sz="0" w:space="0" w:color="auto"/>
            <w:left w:val="none" w:sz="0" w:space="0" w:color="auto"/>
            <w:bottom w:val="none" w:sz="0" w:space="0" w:color="auto"/>
            <w:right w:val="none" w:sz="0" w:space="0" w:color="auto"/>
          </w:divBdr>
        </w:div>
        <w:div w:id="1282957427">
          <w:marLeft w:val="640"/>
          <w:marRight w:val="0"/>
          <w:marTop w:val="0"/>
          <w:marBottom w:val="0"/>
          <w:divBdr>
            <w:top w:val="none" w:sz="0" w:space="0" w:color="auto"/>
            <w:left w:val="none" w:sz="0" w:space="0" w:color="auto"/>
            <w:bottom w:val="none" w:sz="0" w:space="0" w:color="auto"/>
            <w:right w:val="none" w:sz="0" w:space="0" w:color="auto"/>
          </w:divBdr>
        </w:div>
        <w:div w:id="831260549">
          <w:marLeft w:val="640"/>
          <w:marRight w:val="0"/>
          <w:marTop w:val="0"/>
          <w:marBottom w:val="0"/>
          <w:divBdr>
            <w:top w:val="none" w:sz="0" w:space="0" w:color="auto"/>
            <w:left w:val="none" w:sz="0" w:space="0" w:color="auto"/>
            <w:bottom w:val="none" w:sz="0" w:space="0" w:color="auto"/>
            <w:right w:val="none" w:sz="0" w:space="0" w:color="auto"/>
          </w:divBdr>
        </w:div>
        <w:div w:id="188184950">
          <w:marLeft w:val="640"/>
          <w:marRight w:val="0"/>
          <w:marTop w:val="0"/>
          <w:marBottom w:val="0"/>
          <w:divBdr>
            <w:top w:val="none" w:sz="0" w:space="0" w:color="auto"/>
            <w:left w:val="none" w:sz="0" w:space="0" w:color="auto"/>
            <w:bottom w:val="none" w:sz="0" w:space="0" w:color="auto"/>
            <w:right w:val="none" w:sz="0" w:space="0" w:color="auto"/>
          </w:divBdr>
        </w:div>
        <w:div w:id="1130127535">
          <w:marLeft w:val="640"/>
          <w:marRight w:val="0"/>
          <w:marTop w:val="0"/>
          <w:marBottom w:val="0"/>
          <w:divBdr>
            <w:top w:val="none" w:sz="0" w:space="0" w:color="auto"/>
            <w:left w:val="none" w:sz="0" w:space="0" w:color="auto"/>
            <w:bottom w:val="none" w:sz="0" w:space="0" w:color="auto"/>
            <w:right w:val="none" w:sz="0" w:space="0" w:color="auto"/>
          </w:divBdr>
        </w:div>
        <w:div w:id="1032414210">
          <w:marLeft w:val="640"/>
          <w:marRight w:val="0"/>
          <w:marTop w:val="0"/>
          <w:marBottom w:val="0"/>
          <w:divBdr>
            <w:top w:val="none" w:sz="0" w:space="0" w:color="auto"/>
            <w:left w:val="none" w:sz="0" w:space="0" w:color="auto"/>
            <w:bottom w:val="none" w:sz="0" w:space="0" w:color="auto"/>
            <w:right w:val="none" w:sz="0" w:space="0" w:color="auto"/>
          </w:divBdr>
        </w:div>
        <w:div w:id="1263034304">
          <w:marLeft w:val="640"/>
          <w:marRight w:val="0"/>
          <w:marTop w:val="0"/>
          <w:marBottom w:val="0"/>
          <w:divBdr>
            <w:top w:val="none" w:sz="0" w:space="0" w:color="auto"/>
            <w:left w:val="none" w:sz="0" w:space="0" w:color="auto"/>
            <w:bottom w:val="none" w:sz="0" w:space="0" w:color="auto"/>
            <w:right w:val="none" w:sz="0" w:space="0" w:color="auto"/>
          </w:divBdr>
        </w:div>
        <w:div w:id="1728138718">
          <w:marLeft w:val="640"/>
          <w:marRight w:val="0"/>
          <w:marTop w:val="0"/>
          <w:marBottom w:val="0"/>
          <w:divBdr>
            <w:top w:val="none" w:sz="0" w:space="0" w:color="auto"/>
            <w:left w:val="none" w:sz="0" w:space="0" w:color="auto"/>
            <w:bottom w:val="none" w:sz="0" w:space="0" w:color="auto"/>
            <w:right w:val="none" w:sz="0" w:space="0" w:color="auto"/>
          </w:divBdr>
        </w:div>
        <w:div w:id="1595285455">
          <w:marLeft w:val="640"/>
          <w:marRight w:val="0"/>
          <w:marTop w:val="0"/>
          <w:marBottom w:val="0"/>
          <w:divBdr>
            <w:top w:val="none" w:sz="0" w:space="0" w:color="auto"/>
            <w:left w:val="none" w:sz="0" w:space="0" w:color="auto"/>
            <w:bottom w:val="none" w:sz="0" w:space="0" w:color="auto"/>
            <w:right w:val="none" w:sz="0" w:space="0" w:color="auto"/>
          </w:divBdr>
        </w:div>
      </w:divsChild>
    </w:div>
    <w:div w:id="1236934565">
      <w:bodyDiv w:val="1"/>
      <w:marLeft w:val="0"/>
      <w:marRight w:val="0"/>
      <w:marTop w:val="0"/>
      <w:marBottom w:val="0"/>
      <w:divBdr>
        <w:top w:val="none" w:sz="0" w:space="0" w:color="auto"/>
        <w:left w:val="none" w:sz="0" w:space="0" w:color="auto"/>
        <w:bottom w:val="none" w:sz="0" w:space="0" w:color="auto"/>
        <w:right w:val="none" w:sz="0" w:space="0" w:color="auto"/>
      </w:divBdr>
      <w:divsChild>
        <w:div w:id="2090154871">
          <w:marLeft w:val="640"/>
          <w:marRight w:val="0"/>
          <w:marTop w:val="0"/>
          <w:marBottom w:val="0"/>
          <w:divBdr>
            <w:top w:val="none" w:sz="0" w:space="0" w:color="auto"/>
            <w:left w:val="none" w:sz="0" w:space="0" w:color="auto"/>
            <w:bottom w:val="none" w:sz="0" w:space="0" w:color="auto"/>
            <w:right w:val="none" w:sz="0" w:space="0" w:color="auto"/>
          </w:divBdr>
        </w:div>
        <w:div w:id="1829399025">
          <w:marLeft w:val="640"/>
          <w:marRight w:val="0"/>
          <w:marTop w:val="0"/>
          <w:marBottom w:val="0"/>
          <w:divBdr>
            <w:top w:val="none" w:sz="0" w:space="0" w:color="auto"/>
            <w:left w:val="none" w:sz="0" w:space="0" w:color="auto"/>
            <w:bottom w:val="none" w:sz="0" w:space="0" w:color="auto"/>
            <w:right w:val="none" w:sz="0" w:space="0" w:color="auto"/>
          </w:divBdr>
        </w:div>
        <w:div w:id="1709456271">
          <w:marLeft w:val="640"/>
          <w:marRight w:val="0"/>
          <w:marTop w:val="0"/>
          <w:marBottom w:val="0"/>
          <w:divBdr>
            <w:top w:val="none" w:sz="0" w:space="0" w:color="auto"/>
            <w:left w:val="none" w:sz="0" w:space="0" w:color="auto"/>
            <w:bottom w:val="none" w:sz="0" w:space="0" w:color="auto"/>
            <w:right w:val="none" w:sz="0" w:space="0" w:color="auto"/>
          </w:divBdr>
        </w:div>
        <w:div w:id="162357199">
          <w:marLeft w:val="640"/>
          <w:marRight w:val="0"/>
          <w:marTop w:val="0"/>
          <w:marBottom w:val="0"/>
          <w:divBdr>
            <w:top w:val="none" w:sz="0" w:space="0" w:color="auto"/>
            <w:left w:val="none" w:sz="0" w:space="0" w:color="auto"/>
            <w:bottom w:val="none" w:sz="0" w:space="0" w:color="auto"/>
            <w:right w:val="none" w:sz="0" w:space="0" w:color="auto"/>
          </w:divBdr>
        </w:div>
        <w:div w:id="516240020">
          <w:marLeft w:val="640"/>
          <w:marRight w:val="0"/>
          <w:marTop w:val="0"/>
          <w:marBottom w:val="0"/>
          <w:divBdr>
            <w:top w:val="none" w:sz="0" w:space="0" w:color="auto"/>
            <w:left w:val="none" w:sz="0" w:space="0" w:color="auto"/>
            <w:bottom w:val="none" w:sz="0" w:space="0" w:color="auto"/>
            <w:right w:val="none" w:sz="0" w:space="0" w:color="auto"/>
          </w:divBdr>
        </w:div>
        <w:div w:id="5133854">
          <w:marLeft w:val="640"/>
          <w:marRight w:val="0"/>
          <w:marTop w:val="0"/>
          <w:marBottom w:val="0"/>
          <w:divBdr>
            <w:top w:val="none" w:sz="0" w:space="0" w:color="auto"/>
            <w:left w:val="none" w:sz="0" w:space="0" w:color="auto"/>
            <w:bottom w:val="none" w:sz="0" w:space="0" w:color="auto"/>
            <w:right w:val="none" w:sz="0" w:space="0" w:color="auto"/>
          </w:divBdr>
        </w:div>
        <w:div w:id="1487211568">
          <w:marLeft w:val="640"/>
          <w:marRight w:val="0"/>
          <w:marTop w:val="0"/>
          <w:marBottom w:val="0"/>
          <w:divBdr>
            <w:top w:val="none" w:sz="0" w:space="0" w:color="auto"/>
            <w:left w:val="none" w:sz="0" w:space="0" w:color="auto"/>
            <w:bottom w:val="none" w:sz="0" w:space="0" w:color="auto"/>
            <w:right w:val="none" w:sz="0" w:space="0" w:color="auto"/>
          </w:divBdr>
        </w:div>
        <w:div w:id="99297493">
          <w:marLeft w:val="640"/>
          <w:marRight w:val="0"/>
          <w:marTop w:val="0"/>
          <w:marBottom w:val="0"/>
          <w:divBdr>
            <w:top w:val="none" w:sz="0" w:space="0" w:color="auto"/>
            <w:left w:val="none" w:sz="0" w:space="0" w:color="auto"/>
            <w:bottom w:val="none" w:sz="0" w:space="0" w:color="auto"/>
            <w:right w:val="none" w:sz="0" w:space="0" w:color="auto"/>
          </w:divBdr>
        </w:div>
        <w:div w:id="34892040">
          <w:marLeft w:val="640"/>
          <w:marRight w:val="0"/>
          <w:marTop w:val="0"/>
          <w:marBottom w:val="0"/>
          <w:divBdr>
            <w:top w:val="none" w:sz="0" w:space="0" w:color="auto"/>
            <w:left w:val="none" w:sz="0" w:space="0" w:color="auto"/>
            <w:bottom w:val="none" w:sz="0" w:space="0" w:color="auto"/>
            <w:right w:val="none" w:sz="0" w:space="0" w:color="auto"/>
          </w:divBdr>
        </w:div>
        <w:div w:id="2107537072">
          <w:marLeft w:val="640"/>
          <w:marRight w:val="0"/>
          <w:marTop w:val="0"/>
          <w:marBottom w:val="0"/>
          <w:divBdr>
            <w:top w:val="none" w:sz="0" w:space="0" w:color="auto"/>
            <w:left w:val="none" w:sz="0" w:space="0" w:color="auto"/>
            <w:bottom w:val="none" w:sz="0" w:space="0" w:color="auto"/>
            <w:right w:val="none" w:sz="0" w:space="0" w:color="auto"/>
          </w:divBdr>
        </w:div>
        <w:div w:id="1555000802">
          <w:marLeft w:val="640"/>
          <w:marRight w:val="0"/>
          <w:marTop w:val="0"/>
          <w:marBottom w:val="0"/>
          <w:divBdr>
            <w:top w:val="none" w:sz="0" w:space="0" w:color="auto"/>
            <w:left w:val="none" w:sz="0" w:space="0" w:color="auto"/>
            <w:bottom w:val="none" w:sz="0" w:space="0" w:color="auto"/>
            <w:right w:val="none" w:sz="0" w:space="0" w:color="auto"/>
          </w:divBdr>
        </w:div>
        <w:div w:id="488210295">
          <w:marLeft w:val="640"/>
          <w:marRight w:val="0"/>
          <w:marTop w:val="0"/>
          <w:marBottom w:val="0"/>
          <w:divBdr>
            <w:top w:val="none" w:sz="0" w:space="0" w:color="auto"/>
            <w:left w:val="none" w:sz="0" w:space="0" w:color="auto"/>
            <w:bottom w:val="none" w:sz="0" w:space="0" w:color="auto"/>
            <w:right w:val="none" w:sz="0" w:space="0" w:color="auto"/>
          </w:divBdr>
        </w:div>
        <w:div w:id="789906023">
          <w:marLeft w:val="640"/>
          <w:marRight w:val="0"/>
          <w:marTop w:val="0"/>
          <w:marBottom w:val="0"/>
          <w:divBdr>
            <w:top w:val="none" w:sz="0" w:space="0" w:color="auto"/>
            <w:left w:val="none" w:sz="0" w:space="0" w:color="auto"/>
            <w:bottom w:val="none" w:sz="0" w:space="0" w:color="auto"/>
            <w:right w:val="none" w:sz="0" w:space="0" w:color="auto"/>
          </w:divBdr>
        </w:div>
        <w:div w:id="973415578">
          <w:marLeft w:val="640"/>
          <w:marRight w:val="0"/>
          <w:marTop w:val="0"/>
          <w:marBottom w:val="0"/>
          <w:divBdr>
            <w:top w:val="none" w:sz="0" w:space="0" w:color="auto"/>
            <w:left w:val="none" w:sz="0" w:space="0" w:color="auto"/>
            <w:bottom w:val="none" w:sz="0" w:space="0" w:color="auto"/>
            <w:right w:val="none" w:sz="0" w:space="0" w:color="auto"/>
          </w:divBdr>
        </w:div>
        <w:div w:id="974531819">
          <w:marLeft w:val="640"/>
          <w:marRight w:val="0"/>
          <w:marTop w:val="0"/>
          <w:marBottom w:val="0"/>
          <w:divBdr>
            <w:top w:val="none" w:sz="0" w:space="0" w:color="auto"/>
            <w:left w:val="none" w:sz="0" w:space="0" w:color="auto"/>
            <w:bottom w:val="none" w:sz="0" w:space="0" w:color="auto"/>
            <w:right w:val="none" w:sz="0" w:space="0" w:color="auto"/>
          </w:divBdr>
        </w:div>
        <w:div w:id="1492141459">
          <w:marLeft w:val="640"/>
          <w:marRight w:val="0"/>
          <w:marTop w:val="0"/>
          <w:marBottom w:val="0"/>
          <w:divBdr>
            <w:top w:val="none" w:sz="0" w:space="0" w:color="auto"/>
            <w:left w:val="none" w:sz="0" w:space="0" w:color="auto"/>
            <w:bottom w:val="none" w:sz="0" w:space="0" w:color="auto"/>
            <w:right w:val="none" w:sz="0" w:space="0" w:color="auto"/>
          </w:divBdr>
        </w:div>
        <w:div w:id="1065252344">
          <w:marLeft w:val="640"/>
          <w:marRight w:val="0"/>
          <w:marTop w:val="0"/>
          <w:marBottom w:val="0"/>
          <w:divBdr>
            <w:top w:val="none" w:sz="0" w:space="0" w:color="auto"/>
            <w:left w:val="none" w:sz="0" w:space="0" w:color="auto"/>
            <w:bottom w:val="none" w:sz="0" w:space="0" w:color="auto"/>
            <w:right w:val="none" w:sz="0" w:space="0" w:color="auto"/>
          </w:divBdr>
        </w:div>
        <w:div w:id="1562249913">
          <w:marLeft w:val="640"/>
          <w:marRight w:val="0"/>
          <w:marTop w:val="0"/>
          <w:marBottom w:val="0"/>
          <w:divBdr>
            <w:top w:val="none" w:sz="0" w:space="0" w:color="auto"/>
            <w:left w:val="none" w:sz="0" w:space="0" w:color="auto"/>
            <w:bottom w:val="none" w:sz="0" w:space="0" w:color="auto"/>
            <w:right w:val="none" w:sz="0" w:space="0" w:color="auto"/>
          </w:divBdr>
        </w:div>
        <w:div w:id="1659187800">
          <w:marLeft w:val="640"/>
          <w:marRight w:val="0"/>
          <w:marTop w:val="0"/>
          <w:marBottom w:val="0"/>
          <w:divBdr>
            <w:top w:val="none" w:sz="0" w:space="0" w:color="auto"/>
            <w:left w:val="none" w:sz="0" w:space="0" w:color="auto"/>
            <w:bottom w:val="none" w:sz="0" w:space="0" w:color="auto"/>
            <w:right w:val="none" w:sz="0" w:space="0" w:color="auto"/>
          </w:divBdr>
        </w:div>
        <w:div w:id="1810392591">
          <w:marLeft w:val="640"/>
          <w:marRight w:val="0"/>
          <w:marTop w:val="0"/>
          <w:marBottom w:val="0"/>
          <w:divBdr>
            <w:top w:val="none" w:sz="0" w:space="0" w:color="auto"/>
            <w:left w:val="none" w:sz="0" w:space="0" w:color="auto"/>
            <w:bottom w:val="none" w:sz="0" w:space="0" w:color="auto"/>
            <w:right w:val="none" w:sz="0" w:space="0" w:color="auto"/>
          </w:divBdr>
        </w:div>
        <w:div w:id="54665481">
          <w:marLeft w:val="640"/>
          <w:marRight w:val="0"/>
          <w:marTop w:val="0"/>
          <w:marBottom w:val="0"/>
          <w:divBdr>
            <w:top w:val="none" w:sz="0" w:space="0" w:color="auto"/>
            <w:left w:val="none" w:sz="0" w:space="0" w:color="auto"/>
            <w:bottom w:val="none" w:sz="0" w:space="0" w:color="auto"/>
            <w:right w:val="none" w:sz="0" w:space="0" w:color="auto"/>
          </w:divBdr>
        </w:div>
        <w:div w:id="1772240801">
          <w:marLeft w:val="640"/>
          <w:marRight w:val="0"/>
          <w:marTop w:val="0"/>
          <w:marBottom w:val="0"/>
          <w:divBdr>
            <w:top w:val="none" w:sz="0" w:space="0" w:color="auto"/>
            <w:left w:val="none" w:sz="0" w:space="0" w:color="auto"/>
            <w:bottom w:val="none" w:sz="0" w:space="0" w:color="auto"/>
            <w:right w:val="none" w:sz="0" w:space="0" w:color="auto"/>
          </w:divBdr>
        </w:div>
        <w:div w:id="775754260">
          <w:marLeft w:val="640"/>
          <w:marRight w:val="0"/>
          <w:marTop w:val="0"/>
          <w:marBottom w:val="0"/>
          <w:divBdr>
            <w:top w:val="none" w:sz="0" w:space="0" w:color="auto"/>
            <w:left w:val="none" w:sz="0" w:space="0" w:color="auto"/>
            <w:bottom w:val="none" w:sz="0" w:space="0" w:color="auto"/>
            <w:right w:val="none" w:sz="0" w:space="0" w:color="auto"/>
          </w:divBdr>
        </w:div>
        <w:div w:id="553858941">
          <w:marLeft w:val="640"/>
          <w:marRight w:val="0"/>
          <w:marTop w:val="0"/>
          <w:marBottom w:val="0"/>
          <w:divBdr>
            <w:top w:val="none" w:sz="0" w:space="0" w:color="auto"/>
            <w:left w:val="none" w:sz="0" w:space="0" w:color="auto"/>
            <w:bottom w:val="none" w:sz="0" w:space="0" w:color="auto"/>
            <w:right w:val="none" w:sz="0" w:space="0" w:color="auto"/>
          </w:divBdr>
        </w:div>
        <w:div w:id="1324621439">
          <w:marLeft w:val="640"/>
          <w:marRight w:val="0"/>
          <w:marTop w:val="0"/>
          <w:marBottom w:val="0"/>
          <w:divBdr>
            <w:top w:val="none" w:sz="0" w:space="0" w:color="auto"/>
            <w:left w:val="none" w:sz="0" w:space="0" w:color="auto"/>
            <w:bottom w:val="none" w:sz="0" w:space="0" w:color="auto"/>
            <w:right w:val="none" w:sz="0" w:space="0" w:color="auto"/>
          </w:divBdr>
        </w:div>
        <w:div w:id="1838840917">
          <w:marLeft w:val="640"/>
          <w:marRight w:val="0"/>
          <w:marTop w:val="0"/>
          <w:marBottom w:val="0"/>
          <w:divBdr>
            <w:top w:val="none" w:sz="0" w:space="0" w:color="auto"/>
            <w:left w:val="none" w:sz="0" w:space="0" w:color="auto"/>
            <w:bottom w:val="none" w:sz="0" w:space="0" w:color="auto"/>
            <w:right w:val="none" w:sz="0" w:space="0" w:color="auto"/>
          </w:divBdr>
        </w:div>
        <w:div w:id="83848107">
          <w:marLeft w:val="640"/>
          <w:marRight w:val="0"/>
          <w:marTop w:val="0"/>
          <w:marBottom w:val="0"/>
          <w:divBdr>
            <w:top w:val="none" w:sz="0" w:space="0" w:color="auto"/>
            <w:left w:val="none" w:sz="0" w:space="0" w:color="auto"/>
            <w:bottom w:val="none" w:sz="0" w:space="0" w:color="auto"/>
            <w:right w:val="none" w:sz="0" w:space="0" w:color="auto"/>
          </w:divBdr>
        </w:div>
        <w:div w:id="827786141">
          <w:marLeft w:val="640"/>
          <w:marRight w:val="0"/>
          <w:marTop w:val="0"/>
          <w:marBottom w:val="0"/>
          <w:divBdr>
            <w:top w:val="none" w:sz="0" w:space="0" w:color="auto"/>
            <w:left w:val="none" w:sz="0" w:space="0" w:color="auto"/>
            <w:bottom w:val="none" w:sz="0" w:space="0" w:color="auto"/>
            <w:right w:val="none" w:sz="0" w:space="0" w:color="auto"/>
          </w:divBdr>
        </w:div>
        <w:div w:id="508374583">
          <w:marLeft w:val="640"/>
          <w:marRight w:val="0"/>
          <w:marTop w:val="0"/>
          <w:marBottom w:val="0"/>
          <w:divBdr>
            <w:top w:val="none" w:sz="0" w:space="0" w:color="auto"/>
            <w:left w:val="none" w:sz="0" w:space="0" w:color="auto"/>
            <w:bottom w:val="none" w:sz="0" w:space="0" w:color="auto"/>
            <w:right w:val="none" w:sz="0" w:space="0" w:color="auto"/>
          </w:divBdr>
        </w:div>
        <w:div w:id="448089407">
          <w:marLeft w:val="640"/>
          <w:marRight w:val="0"/>
          <w:marTop w:val="0"/>
          <w:marBottom w:val="0"/>
          <w:divBdr>
            <w:top w:val="none" w:sz="0" w:space="0" w:color="auto"/>
            <w:left w:val="none" w:sz="0" w:space="0" w:color="auto"/>
            <w:bottom w:val="none" w:sz="0" w:space="0" w:color="auto"/>
            <w:right w:val="none" w:sz="0" w:space="0" w:color="auto"/>
          </w:divBdr>
        </w:div>
        <w:div w:id="101070301">
          <w:marLeft w:val="640"/>
          <w:marRight w:val="0"/>
          <w:marTop w:val="0"/>
          <w:marBottom w:val="0"/>
          <w:divBdr>
            <w:top w:val="none" w:sz="0" w:space="0" w:color="auto"/>
            <w:left w:val="none" w:sz="0" w:space="0" w:color="auto"/>
            <w:bottom w:val="none" w:sz="0" w:space="0" w:color="auto"/>
            <w:right w:val="none" w:sz="0" w:space="0" w:color="auto"/>
          </w:divBdr>
        </w:div>
        <w:div w:id="2124956896">
          <w:marLeft w:val="640"/>
          <w:marRight w:val="0"/>
          <w:marTop w:val="0"/>
          <w:marBottom w:val="0"/>
          <w:divBdr>
            <w:top w:val="none" w:sz="0" w:space="0" w:color="auto"/>
            <w:left w:val="none" w:sz="0" w:space="0" w:color="auto"/>
            <w:bottom w:val="none" w:sz="0" w:space="0" w:color="auto"/>
            <w:right w:val="none" w:sz="0" w:space="0" w:color="auto"/>
          </w:divBdr>
        </w:div>
        <w:div w:id="1342201222">
          <w:marLeft w:val="640"/>
          <w:marRight w:val="0"/>
          <w:marTop w:val="0"/>
          <w:marBottom w:val="0"/>
          <w:divBdr>
            <w:top w:val="none" w:sz="0" w:space="0" w:color="auto"/>
            <w:left w:val="none" w:sz="0" w:space="0" w:color="auto"/>
            <w:bottom w:val="none" w:sz="0" w:space="0" w:color="auto"/>
            <w:right w:val="none" w:sz="0" w:space="0" w:color="auto"/>
          </w:divBdr>
        </w:div>
        <w:div w:id="2123528036">
          <w:marLeft w:val="640"/>
          <w:marRight w:val="0"/>
          <w:marTop w:val="0"/>
          <w:marBottom w:val="0"/>
          <w:divBdr>
            <w:top w:val="none" w:sz="0" w:space="0" w:color="auto"/>
            <w:left w:val="none" w:sz="0" w:space="0" w:color="auto"/>
            <w:bottom w:val="none" w:sz="0" w:space="0" w:color="auto"/>
            <w:right w:val="none" w:sz="0" w:space="0" w:color="auto"/>
          </w:divBdr>
        </w:div>
        <w:div w:id="1769278318">
          <w:marLeft w:val="640"/>
          <w:marRight w:val="0"/>
          <w:marTop w:val="0"/>
          <w:marBottom w:val="0"/>
          <w:divBdr>
            <w:top w:val="none" w:sz="0" w:space="0" w:color="auto"/>
            <w:left w:val="none" w:sz="0" w:space="0" w:color="auto"/>
            <w:bottom w:val="none" w:sz="0" w:space="0" w:color="auto"/>
            <w:right w:val="none" w:sz="0" w:space="0" w:color="auto"/>
          </w:divBdr>
        </w:div>
        <w:div w:id="320429092">
          <w:marLeft w:val="640"/>
          <w:marRight w:val="0"/>
          <w:marTop w:val="0"/>
          <w:marBottom w:val="0"/>
          <w:divBdr>
            <w:top w:val="none" w:sz="0" w:space="0" w:color="auto"/>
            <w:left w:val="none" w:sz="0" w:space="0" w:color="auto"/>
            <w:bottom w:val="none" w:sz="0" w:space="0" w:color="auto"/>
            <w:right w:val="none" w:sz="0" w:space="0" w:color="auto"/>
          </w:divBdr>
        </w:div>
        <w:div w:id="62533412">
          <w:marLeft w:val="640"/>
          <w:marRight w:val="0"/>
          <w:marTop w:val="0"/>
          <w:marBottom w:val="0"/>
          <w:divBdr>
            <w:top w:val="none" w:sz="0" w:space="0" w:color="auto"/>
            <w:left w:val="none" w:sz="0" w:space="0" w:color="auto"/>
            <w:bottom w:val="none" w:sz="0" w:space="0" w:color="auto"/>
            <w:right w:val="none" w:sz="0" w:space="0" w:color="auto"/>
          </w:divBdr>
        </w:div>
        <w:div w:id="270748754">
          <w:marLeft w:val="640"/>
          <w:marRight w:val="0"/>
          <w:marTop w:val="0"/>
          <w:marBottom w:val="0"/>
          <w:divBdr>
            <w:top w:val="none" w:sz="0" w:space="0" w:color="auto"/>
            <w:left w:val="none" w:sz="0" w:space="0" w:color="auto"/>
            <w:bottom w:val="none" w:sz="0" w:space="0" w:color="auto"/>
            <w:right w:val="none" w:sz="0" w:space="0" w:color="auto"/>
          </w:divBdr>
        </w:div>
        <w:div w:id="204366684">
          <w:marLeft w:val="640"/>
          <w:marRight w:val="0"/>
          <w:marTop w:val="0"/>
          <w:marBottom w:val="0"/>
          <w:divBdr>
            <w:top w:val="none" w:sz="0" w:space="0" w:color="auto"/>
            <w:left w:val="none" w:sz="0" w:space="0" w:color="auto"/>
            <w:bottom w:val="none" w:sz="0" w:space="0" w:color="auto"/>
            <w:right w:val="none" w:sz="0" w:space="0" w:color="auto"/>
          </w:divBdr>
        </w:div>
        <w:div w:id="1908880829">
          <w:marLeft w:val="640"/>
          <w:marRight w:val="0"/>
          <w:marTop w:val="0"/>
          <w:marBottom w:val="0"/>
          <w:divBdr>
            <w:top w:val="none" w:sz="0" w:space="0" w:color="auto"/>
            <w:left w:val="none" w:sz="0" w:space="0" w:color="auto"/>
            <w:bottom w:val="none" w:sz="0" w:space="0" w:color="auto"/>
            <w:right w:val="none" w:sz="0" w:space="0" w:color="auto"/>
          </w:divBdr>
        </w:div>
        <w:div w:id="868840922">
          <w:marLeft w:val="640"/>
          <w:marRight w:val="0"/>
          <w:marTop w:val="0"/>
          <w:marBottom w:val="0"/>
          <w:divBdr>
            <w:top w:val="none" w:sz="0" w:space="0" w:color="auto"/>
            <w:left w:val="none" w:sz="0" w:space="0" w:color="auto"/>
            <w:bottom w:val="none" w:sz="0" w:space="0" w:color="auto"/>
            <w:right w:val="none" w:sz="0" w:space="0" w:color="auto"/>
          </w:divBdr>
        </w:div>
        <w:div w:id="1465733265">
          <w:marLeft w:val="640"/>
          <w:marRight w:val="0"/>
          <w:marTop w:val="0"/>
          <w:marBottom w:val="0"/>
          <w:divBdr>
            <w:top w:val="none" w:sz="0" w:space="0" w:color="auto"/>
            <w:left w:val="none" w:sz="0" w:space="0" w:color="auto"/>
            <w:bottom w:val="none" w:sz="0" w:space="0" w:color="auto"/>
            <w:right w:val="none" w:sz="0" w:space="0" w:color="auto"/>
          </w:divBdr>
        </w:div>
        <w:div w:id="1857227832">
          <w:marLeft w:val="640"/>
          <w:marRight w:val="0"/>
          <w:marTop w:val="0"/>
          <w:marBottom w:val="0"/>
          <w:divBdr>
            <w:top w:val="none" w:sz="0" w:space="0" w:color="auto"/>
            <w:left w:val="none" w:sz="0" w:space="0" w:color="auto"/>
            <w:bottom w:val="none" w:sz="0" w:space="0" w:color="auto"/>
            <w:right w:val="none" w:sz="0" w:space="0" w:color="auto"/>
          </w:divBdr>
        </w:div>
        <w:div w:id="1096169072">
          <w:marLeft w:val="640"/>
          <w:marRight w:val="0"/>
          <w:marTop w:val="0"/>
          <w:marBottom w:val="0"/>
          <w:divBdr>
            <w:top w:val="none" w:sz="0" w:space="0" w:color="auto"/>
            <w:left w:val="none" w:sz="0" w:space="0" w:color="auto"/>
            <w:bottom w:val="none" w:sz="0" w:space="0" w:color="auto"/>
            <w:right w:val="none" w:sz="0" w:space="0" w:color="auto"/>
          </w:divBdr>
        </w:div>
        <w:div w:id="194122307">
          <w:marLeft w:val="640"/>
          <w:marRight w:val="0"/>
          <w:marTop w:val="0"/>
          <w:marBottom w:val="0"/>
          <w:divBdr>
            <w:top w:val="none" w:sz="0" w:space="0" w:color="auto"/>
            <w:left w:val="none" w:sz="0" w:space="0" w:color="auto"/>
            <w:bottom w:val="none" w:sz="0" w:space="0" w:color="auto"/>
            <w:right w:val="none" w:sz="0" w:space="0" w:color="auto"/>
          </w:divBdr>
        </w:div>
        <w:div w:id="627855773">
          <w:marLeft w:val="640"/>
          <w:marRight w:val="0"/>
          <w:marTop w:val="0"/>
          <w:marBottom w:val="0"/>
          <w:divBdr>
            <w:top w:val="none" w:sz="0" w:space="0" w:color="auto"/>
            <w:left w:val="none" w:sz="0" w:space="0" w:color="auto"/>
            <w:bottom w:val="none" w:sz="0" w:space="0" w:color="auto"/>
            <w:right w:val="none" w:sz="0" w:space="0" w:color="auto"/>
          </w:divBdr>
        </w:div>
        <w:div w:id="638147551">
          <w:marLeft w:val="640"/>
          <w:marRight w:val="0"/>
          <w:marTop w:val="0"/>
          <w:marBottom w:val="0"/>
          <w:divBdr>
            <w:top w:val="none" w:sz="0" w:space="0" w:color="auto"/>
            <w:left w:val="none" w:sz="0" w:space="0" w:color="auto"/>
            <w:bottom w:val="none" w:sz="0" w:space="0" w:color="auto"/>
            <w:right w:val="none" w:sz="0" w:space="0" w:color="auto"/>
          </w:divBdr>
        </w:div>
        <w:div w:id="508300892">
          <w:marLeft w:val="640"/>
          <w:marRight w:val="0"/>
          <w:marTop w:val="0"/>
          <w:marBottom w:val="0"/>
          <w:divBdr>
            <w:top w:val="none" w:sz="0" w:space="0" w:color="auto"/>
            <w:left w:val="none" w:sz="0" w:space="0" w:color="auto"/>
            <w:bottom w:val="none" w:sz="0" w:space="0" w:color="auto"/>
            <w:right w:val="none" w:sz="0" w:space="0" w:color="auto"/>
          </w:divBdr>
        </w:div>
        <w:div w:id="1561672687">
          <w:marLeft w:val="640"/>
          <w:marRight w:val="0"/>
          <w:marTop w:val="0"/>
          <w:marBottom w:val="0"/>
          <w:divBdr>
            <w:top w:val="none" w:sz="0" w:space="0" w:color="auto"/>
            <w:left w:val="none" w:sz="0" w:space="0" w:color="auto"/>
            <w:bottom w:val="none" w:sz="0" w:space="0" w:color="auto"/>
            <w:right w:val="none" w:sz="0" w:space="0" w:color="auto"/>
          </w:divBdr>
        </w:div>
        <w:div w:id="1679428078">
          <w:marLeft w:val="640"/>
          <w:marRight w:val="0"/>
          <w:marTop w:val="0"/>
          <w:marBottom w:val="0"/>
          <w:divBdr>
            <w:top w:val="none" w:sz="0" w:space="0" w:color="auto"/>
            <w:left w:val="none" w:sz="0" w:space="0" w:color="auto"/>
            <w:bottom w:val="none" w:sz="0" w:space="0" w:color="auto"/>
            <w:right w:val="none" w:sz="0" w:space="0" w:color="auto"/>
          </w:divBdr>
        </w:div>
        <w:div w:id="2103642010">
          <w:marLeft w:val="640"/>
          <w:marRight w:val="0"/>
          <w:marTop w:val="0"/>
          <w:marBottom w:val="0"/>
          <w:divBdr>
            <w:top w:val="none" w:sz="0" w:space="0" w:color="auto"/>
            <w:left w:val="none" w:sz="0" w:space="0" w:color="auto"/>
            <w:bottom w:val="none" w:sz="0" w:space="0" w:color="auto"/>
            <w:right w:val="none" w:sz="0" w:space="0" w:color="auto"/>
          </w:divBdr>
        </w:div>
        <w:div w:id="912589683">
          <w:marLeft w:val="640"/>
          <w:marRight w:val="0"/>
          <w:marTop w:val="0"/>
          <w:marBottom w:val="0"/>
          <w:divBdr>
            <w:top w:val="none" w:sz="0" w:space="0" w:color="auto"/>
            <w:left w:val="none" w:sz="0" w:space="0" w:color="auto"/>
            <w:bottom w:val="none" w:sz="0" w:space="0" w:color="auto"/>
            <w:right w:val="none" w:sz="0" w:space="0" w:color="auto"/>
          </w:divBdr>
        </w:div>
        <w:div w:id="1645699545">
          <w:marLeft w:val="640"/>
          <w:marRight w:val="0"/>
          <w:marTop w:val="0"/>
          <w:marBottom w:val="0"/>
          <w:divBdr>
            <w:top w:val="none" w:sz="0" w:space="0" w:color="auto"/>
            <w:left w:val="none" w:sz="0" w:space="0" w:color="auto"/>
            <w:bottom w:val="none" w:sz="0" w:space="0" w:color="auto"/>
            <w:right w:val="none" w:sz="0" w:space="0" w:color="auto"/>
          </w:divBdr>
        </w:div>
        <w:div w:id="1461415238">
          <w:marLeft w:val="640"/>
          <w:marRight w:val="0"/>
          <w:marTop w:val="0"/>
          <w:marBottom w:val="0"/>
          <w:divBdr>
            <w:top w:val="none" w:sz="0" w:space="0" w:color="auto"/>
            <w:left w:val="none" w:sz="0" w:space="0" w:color="auto"/>
            <w:bottom w:val="none" w:sz="0" w:space="0" w:color="auto"/>
            <w:right w:val="none" w:sz="0" w:space="0" w:color="auto"/>
          </w:divBdr>
        </w:div>
        <w:div w:id="1091852014">
          <w:marLeft w:val="640"/>
          <w:marRight w:val="0"/>
          <w:marTop w:val="0"/>
          <w:marBottom w:val="0"/>
          <w:divBdr>
            <w:top w:val="none" w:sz="0" w:space="0" w:color="auto"/>
            <w:left w:val="none" w:sz="0" w:space="0" w:color="auto"/>
            <w:bottom w:val="none" w:sz="0" w:space="0" w:color="auto"/>
            <w:right w:val="none" w:sz="0" w:space="0" w:color="auto"/>
          </w:divBdr>
        </w:div>
        <w:div w:id="85656523">
          <w:marLeft w:val="640"/>
          <w:marRight w:val="0"/>
          <w:marTop w:val="0"/>
          <w:marBottom w:val="0"/>
          <w:divBdr>
            <w:top w:val="none" w:sz="0" w:space="0" w:color="auto"/>
            <w:left w:val="none" w:sz="0" w:space="0" w:color="auto"/>
            <w:bottom w:val="none" w:sz="0" w:space="0" w:color="auto"/>
            <w:right w:val="none" w:sz="0" w:space="0" w:color="auto"/>
          </w:divBdr>
        </w:div>
        <w:div w:id="335697769">
          <w:marLeft w:val="640"/>
          <w:marRight w:val="0"/>
          <w:marTop w:val="0"/>
          <w:marBottom w:val="0"/>
          <w:divBdr>
            <w:top w:val="none" w:sz="0" w:space="0" w:color="auto"/>
            <w:left w:val="none" w:sz="0" w:space="0" w:color="auto"/>
            <w:bottom w:val="none" w:sz="0" w:space="0" w:color="auto"/>
            <w:right w:val="none" w:sz="0" w:space="0" w:color="auto"/>
          </w:divBdr>
        </w:div>
        <w:div w:id="166755019">
          <w:marLeft w:val="640"/>
          <w:marRight w:val="0"/>
          <w:marTop w:val="0"/>
          <w:marBottom w:val="0"/>
          <w:divBdr>
            <w:top w:val="none" w:sz="0" w:space="0" w:color="auto"/>
            <w:left w:val="none" w:sz="0" w:space="0" w:color="auto"/>
            <w:bottom w:val="none" w:sz="0" w:space="0" w:color="auto"/>
            <w:right w:val="none" w:sz="0" w:space="0" w:color="auto"/>
          </w:divBdr>
        </w:div>
        <w:div w:id="1997225700">
          <w:marLeft w:val="640"/>
          <w:marRight w:val="0"/>
          <w:marTop w:val="0"/>
          <w:marBottom w:val="0"/>
          <w:divBdr>
            <w:top w:val="none" w:sz="0" w:space="0" w:color="auto"/>
            <w:left w:val="none" w:sz="0" w:space="0" w:color="auto"/>
            <w:bottom w:val="none" w:sz="0" w:space="0" w:color="auto"/>
            <w:right w:val="none" w:sz="0" w:space="0" w:color="auto"/>
          </w:divBdr>
        </w:div>
        <w:div w:id="1497838005">
          <w:marLeft w:val="640"/>
          <w:marRight w:val="0"/>
          <w:marTop w:val="0"/>
          <w:marBottom w:val="0"/>
          <w:divBdr>
            <w:top w:val="none" w:sz="0" w:space="0" w:color="auto"/>
            <w:left w:val="none" w:sz="0" w:space="0" w:color="auto"/>
            <w:bottom w:val="none" w:sz="0" w:space="0" w:color="auto"/>
            <w:right w:val="none" w:sz="0" w:space="0" w:color="auto"/>
          </w:divBdr>
        </w:div>
        <w:div w:id="2024430146">
          <w:marLeft w:val="640"/>
          <w:marRight w:val="0"/>
          <w:marTop w:val="0"/>
          <w:marBottom w:val="0"/>
          <w:divBdr>
            <w:top w:val="none" w:sz="0" w:space="0" w:color="auto"/>
            <w:left w:val="none" w:sz="0" w:space="0" w:color="auto"/>
            <w:bottom w:val="none" w:sz="0" w:space="0" w:color="auto"/>
            <w:right w:val="none" w:sz="0" w:space="0" w:color="auto"/>
          </w:divBdr>
        </w:div>
        <w:div w:id="678314565">
          <w:marLeft w:val="640"/>
          <w:marRight w:val="0"/>
          <w:marTop w:val="0"/>
          <w:marBottom w:val="0"/>
          <w:divBdr>
            <w:top w:val="none" w:sz="0" w:space="0" w:color="auto"/>
            <w:left w:val="none" w:sz="0" w:space="0" w:color="auto"/>
            <w:bottom w:val="none" w:sz="0" w:space="0" w:color="auto"/>
            <w:right w:val="none" w:sz="0" w:space="0" w:color="auto"/>
          </w:divBdr>
        </w:div>
        <w:div w:id="1776709963">
          <w:marLeft w:val="640"/>
          <w:marRight w:val="0"/>
          <w:marTop w:val="0"/>
          <w:marBottom w:val="0"/>
          <w:divBdr>
            <w:top w:val="none" w:sz="0" w:space="0" w:color="auto"/>
            <w:left w:val="none" w:sz="0" w:space="0" w:color="auto"/>
            <w:bottom w:val="none" w:sz="0" w:space="0" w:color="auto"/>
            <w:right w:val="none" w:sz="0" w:space="0" w:color="auto"/>
          </w:divBdr>
        </w:div>
        <w:div w:id="1784882009">
          <w:marLeft w:val="640"/>
          <w:marRight w:val="0"/>
          <w:marTop w:val="0"/>
          <w:marBottom w:val="0"/>
          <w:divBdr>
            <w:top w:val="none" w:sz="0" w:space="0" w:color="auto"/>
            <w:left w:val="none" w:sz="0" w:space="0" w:color="auto"/>
            <w:bottom w:val="none" w:sz="0" w:space="0" w:color="auto"/>
            <w:right w:val="none" w:sz="0" w:space="0" w:color="auto"/>
          </w:divBdr>
        </w:div>
        <w:div w:id="656110987">
          <w:marLeft w:val="640"/>
          <w:marRight w:val="0"/>
          <w:marTop w:val="0"/>
          <w:marBottom w:val="0"/>
          <w:divBdr>
            <w:top w:val="none" w:sz="0" w:space="0" w:color="auto"/>
            <w:left w:val="none" w:sz="0" w:space="0" w:color="auto"/>
            <w:bottom w:val="none" w:sz="0" w:space="0" w:color="auto"/>
            <w:right w:val="none" w:sz="0" w:space="0" w:color="auto"/>
          </w:divBdr>
        </w:div>
        <w:div w:id="1909340736">
          <w:marLeft w:val="640"/>
          <w:marRight w:val="0"/>
          <w:marTop w:val="0"/>
          <w:marBottom w:val="0"/>
          <w:divBdr>
            <w:top w:val="none" w:sz="0" w:space="0" w:color="auto"/>
            <w:left w:val="none" w:sz="0" w:space="0" w:color="auto"/>
            <w:bottom w:val="none" w:sz="0" w:space="0" w:color="auto"/>
            <w:right w:val="none" w:sz="0" w:space="0" w:color="auto"/>
          </w:divBdr>
        </w:div>
        <w:div w:id="1085689280">
          <w:marLeft w:val="640"/>
          <w:marRight w:val="0"/>
          <w:marTop w:val="0"/>
          <w:marBottom w:val="0"/>
          <w:divBdr>
            <w:top w:val="none" w:sz="0" w:space="0" w:color="auto"/>
            <w:left w:val="none" w:sz="0" w:space="0" w:color="auto"/>
            <w:bottom w:val="none" w:sz="0" w:space="0" w:color="auto"/>
            <w:right w:val="none" w:sz="0" w:space="0" w:color="auto"/>
          </w:divBdr>
        </w:div>
        <w:div w:id="1375808066">
          <w:marLeft w:val="640"/>
          <w:marRight w:val="0"/>
          <w:marTop w:val="0"/>
          <w:marBottom w:val="0"/>
          <w:divBdr>
            <w:top w:val="none" w:sz="0" w:space="0" w:color="auto"/>
            <w:left w:val="none" w:sz="0" w:space="0" w:color="auto"/>
            <w:bottom w:val="none" w:sz="0" w:space="0" w:color="auto"/>
            <w:right w:val="none" w:sz="0" w:space="0" w:color="auto"/>
          </w:divBdr>
        </w:div>
        <w:div w:id="1130711885">
          <w:marLeft w:val="640"/>
          <w:marRight w:val="0"/>
          <w:marTop w:val="0"/>
          <w:marBottom w:val="0"/>
          <w:divBdr>
            <w:top w:val="none" w:sz="0" w:space="0" w:color="auto"/>
            <w:left w:val="none" w:sz="0" w:space="0" w:color="auto"/>
            <w:bottom w:val="none" w:sz="0" w:space="0" w:color="auto"/>
            <w:right w:val="none" w:sz="0" w:space="0" w:color="auto"/>
          </w:divBdr>
        </w:div>
        <w:div w:id="1488282505">
          <w:marLeft w:val="640"/>
          <w:marRight w:val="0"/>
          <w:marTop w:val="0"/>
          <w:marBottom w:val="0"/>
          <w:divBdr>
            <w:top w:val="none" w:sz="0" w:space="0" w:color="auto"/>
            <w:left w:val="none" w:sz="0" w:space="0" w:color="auto"/>
            <w:bottom w:val="none" w:sz="0" w:space="0" w:color="auto"/>
            <w:right w:val="none" w:sz="0" w:space="0" w:color="auto"/>
          </w:divBdr>
        </w:div>
        <w:div w:id="355235524">
          <w:marLeft w:val="640"/>
          <w:marRight w:val="0"/>
          <w:marTop w:val="0"/>
          <w:marBottom w:val="0"/>
          <w:divBdr>
            <w:top w:val="none" w:sz="0" w:space="0" w:color="auto"/>
            <w:left w:val="none" w:sz="0" w:space="0" w:color="auto"/>
            <w:bottom w:val="none" w:sz="0" w:space="0" w:color="auto"/>
            <w:right w:val="none" w:sz="0" w:space="0" w:color="auto"/>
          </w:divBdr>
        </w:div>
        <w:div w:id="1470785291">
          <w:marLeft w:val="640"/>
          <w:marRight w:val="0"/>
          <w:marTop w:val="0"/>
          <w:marBottom w:val="0"/>
          <w:divBdr>
            <w:top w:val="none" w:sz="0" w:space="0" w:color="auto"/>
            <w:left w:val="none" w:sz="0" w:space="0" w:color="auto"/>
            <w:bottom w:val="none" w:sz="0" w:space="0" w:color="auto"/>
            <w:right w:val="none" w:sz="0" w:space="0" w:color="auto"/>
          </w:divBdr>
        </w:div>
        <w:div w:id="1062875452">
          <w:marLeft w:val="640"/>
          <w:marRight w:val="0"/>
          <w:marTop w:val="0"/>
          <w:marBottom w:val="0"/>
          <w:divBdr>
            <w:top w:val="none" w:sz="0" w:space="0" w:color="auto"/>
            <w:left w:val="none" w:sz="0" w:space="0" w:color="auto"/>
            <w:bottom w:val="none" w:sz="0" w:space="0" w:color="auto"/>
            <w:right w:val="none" w:sz="0" w:space="0" w:color="auto"/>
          </w:divBdr>
        </w:div>
        <w:div w:id="1816487015">
          <w:marLeft w:val="640"/>
          <w:marRight w:val="0"/>
          <w:marTop w:val="0"/>
          <w:marBottom w:val="0"/>
          <w:divBdr>
            <w:top w:val="none" w:sz="0" w:space="0" w:color="auto"/>
            <w:left w:val="none" w:sz="0" w:space="0" w:color="auto"/>
            <w:bottom w:val="none" w:sz="0" w:space="0" w:color="auto"/>
            <w:right w:val="none" w:sz="0" w:space="0" w:color="auto"/>
          </w:divBdr>
        </w:div>
        <w:div w:id="1751661647">
          <w:marLeft w:val="640"/>
          <w:marRight w:val="0"/>
          <w:marTop w:val="0"/>
          <w:marBottom w:val="0"/>
          <w:divBdr>
            <w:top w:val="none" w:sz="0" w:space="0" w:color="auto"/>
            <w:left w:val="none" w:sz="0" w:space="0" w:color="auto"/>
            <w:bottom w:val="none" w:sz="0" w:space="0" w:color="auto"/>
            <w:right w:val="none" w:sz="0" w:space="0" w:color="auto"/>
          </w:divBdr>
        </w:div>
        <w:div w:id="968360598">
          <w:marLeft w:val="640"/>
          <w:marRight w:val="0"/>
          <w:marTop w:val="0"/>
          <w:marBottom w:val="0"/>
          <w:divBdr>
            <w:top w:val="none" w:sz="0" w:space="0" w:color="auto"/>
            <w:left w:val="none" w:sz="0" w:space="0" w:color="auto"/>
            <w:bottom w:val="none" w:sz="0" w:space="0" w:color="auto"/>
            <w:right w:val="none" w:sz="0" w:space="0" w:color="auto"/>
          </w:divBdr>
        </w:div>
        <w:div w:id="957493887">
          <w:marLeft w:val="640"/>
          <w:marRight w:val="0"/>
          <w:marTop w:val="0"/>
          <w:marBottom w:val="0"/>
          <w:divBdr>
            <w:top w:val="none" w:sz="0" w:space="0" w:color="auto"/>
            <w:left w:val="none" w:sz="0" w:space="0" w:color="auto"/>
            <w:bottom w:val="none" w:sz="0" w:space="0" w:color="auto"/>
            <w:right w:val="none" w:sz="0" w:space="0" w:color="auto"/>
          </w:divBdr>
        </w:div>
        <w:div w:id="1203976788">
          <w:marLeft w:val="640"/>
          <w:marRight w:val="0"/>
          <w:marTop w:val="0"/>
          <w:marBottom w:val="0"/>
          <w:divBdr>
            <w:top w:val="none" w:sz="0" w:space="0" w:color="auto"/>
            <w:left w:val="none" w:sz="0" w:space="0" w:color="auto"/>
            <w:bottom w:val="none" w:sz="0" w:space="0" w:color="auto"/>
            <w:right w:val="none" w:sz="0" w:space="0" w:color="auto"/>
          </w:divBdr>
        </w:div>
        <w:div w:id="1076241626">
          <w:marLeft w:val="640"/>
          <w:marRight w:val="0"/>
          <w:marTop w:val="0"/>
          <w:marBottom w:val="0"/>
          <w:divBdr>
            <w:top w:val="none" w:sz="0" w:space="0" w:color="auto"/>
            <w:left w:val="none" w:sz="0" w:space="0" w:color="auto"/>
            <w:bottom w:val="none" w:sz="0" w:space="0" w:color="auto"/>
            <w:right w:val="none" w:sz="0" w:space="0" w:color="auto"/>
          </w:divBdr>
        </w:div>
        <w:div w:id="1291478109">
          <w:marLeft w:val="640"/>
          <w:marRight w:val="0"/>
          <w:marTop w:val="0"/>
          <w:marBottom w:val="0"/>
          <w:divBdr>
            <w:top w:val="none" w:sz="0" w:space="0" w:color="auto"/>
            <w:left w:val="none" w:sz="0" w:space="0" w:color="auto"/>
            <w:bottom w:val="none" w:sz="0" w:space="0" w:color="auto"/>
            <w:right w:val="none" w:sz="0" w:space="0" w:color="auto"/>
          </w:divBdr>
        </w:div>
        <w:div w:id="1586105249">
          <w:marLeft w:val="640"/>
          <w:marRight w:val="0"/>
          <w:marTop w:val="0"/>
          <w:marBottom w:val="0"/>
          <w:divBdr>
            <w:top w:val="none" w:sz="0" w:space="0" w:color="auto"/>
            <w:left w:val="none" w:sz="0" w:space="0" w:color="auto"/>
            <w:bottom w:val="none" w:sz="0" w:space="0" w:color="auto"/>
            <w:right w:val="none" w:sz="0" w:space="0" w:color="auto"/>
          </w:divBdr>
        </w:div>
        <w:div w:id="907300847">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111099858">
          <w:marLeft w:val="640"/>
          <w:marRight w:val="0"/>
          <w:marTop w:val="0"/>
          <w:marBottom w:val="0"/>
          <w:divBdr>
            <w:top w:val="none" w:sz="0" w:space="0" w:color="auto"/>
            <w:left w:val="none" w:sz="0" w:space="0" w:color="auto"/>
            <w:bottom w:val="none" w:sz="0" w:space="0" w:color="auto"/>
            <w:right w:val="none" w:sz="0" w:space="0" w:color="auto"/>
          </w:divBdr>
        </w:div>
        <w:div w:id="2093893419">
          <w:marLeft w:val="640"/>
          <w:marRight w:val="0"/>
          <w:marTop w:val="0"/>
          <w:marBottom w:val="0"/>
          <w:divBdr>
            <w:top w:val="none" w:sz="0" w:space="0" w:color="auto"/>
            <w:left w:val="none" w:sz="0" w:space="0" w:color="auto"/>
            <w:bottom w:val="none" w:sz="0" w:space="0" w:color="auto"/>
            <w:right w:val="none" w:sz="0" w:space="0" w:color="auto"/>
          </w:divBdr>
        </w:div>
        <w:div w:id="1810975758">
          <w:marLeft w:val="640"/>
          <w:marRight w:val="0"/>
          <w:marTop w:val="0"/>
          <w:marBottom w:val="0"/>
          <w:divBdr>
            <w:top w:val="none" w:sz="0" w:space="0" w:color="auto"/>
            <w:left w:val="none" w:sz="0" w:space="0" w:color="auto"/>
            <w:bottom w:val="none" w:sz="0" w:space="0" w:color="auto"/>
            <w:right w:val="none" w:sz="0" w:space="0" w:color="auto"/>
          </w:divBdr>
        </w:div>
        <w:div w:id="1385106220">
          <w:marLeft w:val="640"/>
          <w:marRight w:val="0"/>
          <w:marTop w:val="0"/>
          <w:marBottom w:val="0"/>
          <w:divBdr>
            <w:top w:val="none" w:sz="0" w:space="0" w:color="auto"/>
            <w:left w:val="none" w:sz="0" w:space="0" w:color="auto"/>
            <w:bottom w:val="none" w:sz="0" w:space="0" w:color="auto"/>
            <w:right w:val="none" w:sz="0" w:space="0" w:color="auto"/>
          </w:divBdr>
        </w:div>
        <w:div w:id="497427628">
          <w:marLeft w:val="640"/>
          <w:marRight w:val="0"/>
          <w:marTop w:val="0"/>
          <w:marBottom w:val="0"/>
          <w:divBdr>
            <w:top w:val="none" w:sz="0" w:space="0" w:color="auto"/>
            <w:left w:val="none" w:sz="0" w:space="0" w:color="auto"/>
            <w:bottom w:val="none" w:sz="0" w:space="0" w:color="auto"/>
            <w:right w:val="none" w:sz="0" w:space="0" w:color="auto"/>
          </w:divBdr>
        </w:div>
        <w:div w:id="1571889179">
          <w:marLeft w:val="640"/>
          <w:marRight w:val="0"/>
          <w:marTop w:val="0"/>
          <w:marBottom w:val="0"/>
          <w:divBdr>
            <w:top w:val="none" w:sz="0" w:space="0" w:color="auto"/>
            <w:left w:val="none" w:sz="0" w:space="0" w:color="auto"/>
            <w:bottom w:val="none" w:sz="0" w:space="0" w:color="auto"/>
            <w:right w:val="none" w:sz="0" w:space="0" w:color="auto"/>
          </w:divBdr>
        </w:div>
        <w:div w:id="976304646">
          <w:marLeft w:val="640"/>
          <w:marRight w:val="0"/>
          <w:marTop w:val="0"/>
          <w:marBottom w:val="0"/>
          <w:divBdr>
            <w:top w:val="none" w:sz="0" w:space="0" w:color="auto"/>
            <w:left w:val="none" w:sz="0" w:space="0" w:color="auto"/>
            <w:bottom w:val="none" w:sz="0" w:space="0" w:color="auto"/>
            <w:right w:val="none" w:sz="0" w:space="0" w:color="auto"/>
          </w:divBdr>
        </w:div>
        <w:div w:id="562914121">
          <w:marLeft w:val="640"/>
          <w:marRight w:val="0"/>
          <w:marTop w:val="0"/>
          <w:marBottom w:val="0"/>
          <w:divBdr>
            <w:top w:val="none" w:sz="0" w:space="0" w:color="auto"/>
            <w:left w:val="none" w:sz="0" w:space="0" w:color="auto"/>
            <w:bottom w:val="none" w:sz="0" w:space="0" w:color="auto"/>
            <w:right w:val="none" w:sz="0" w:space="0" w:color="auto"/>
          </w:divBdr>
        </w:div>
        <w:div w:id="508982267">
          <w:marLeft w:val="640"/>
          <w:marRight w:val="0"/>
          <w:marTop w:val="0"/>
          <w:marBottom w:val="0"/>
          <w:divBdr>
            <w:top w:val="none" w:sz="0" w:space="0" w:color="auto"/>
            <w:left w:val="none" w:sz="0" w:space="0" w:color="auto"/>
            <w:bottom w:val="none" w:sz="0" w:space="0" w:color="auto"/>
            <w:right w:val="none" w:sz="0" w:space="0" w:color="auto"/>
          </w:divBdr>
        </w:div>
        <w:div w:id="490603344">
          <w:marLeft w:val="640"/>
          <w:marRight w:val="0"/>
          <w:marTop w:val="0"/>
          <w:marBottom w:val="0"/>
          <w:divBdr>
            <w:top w:val="none" w:sz="0" w:space="0" w:color="auto"/>
            <w:left w:val="none" w:sz="0" w:space="0" w:color="auto"/>
            <w:bottom w:val="none" w:sz="0" w:space="0" w:color="auto"/>
            <w:right w:val="none" w:sz="0" w:space="0" w:color="auto"/>
          </w:divBdr>
        </w:div>
        <w:div w:id="522786547">
          <w:marLeft w:val="640"/>
          <w:marRight w:val="0"/>
          <w:marTop w:val="0"/>
          <w:marBottom w:val="0"/>
          <w:divBdr>
            <w:top w:val="none" w:sz="0" w:space="0" w:color="auto"/>
            <w:left w:val="none" w:sz="0" w:space="0" w:color="auto"/>
            <w:bottom w:val="none" w:sz="0" w:space="0" w:color="auto"/>
            <w:right w:val="none" w:sz="0" w:space="0" w:color="auto"/>
          </w:divBdr>
        </w:div>
        <w:div w:id="2076316919">
          <w:marLeft w:val="640"/>
          <w:marRight w:val="0"/>
          <w:marTop w:val="0"/>
          <w:marBottom w:val="0"/>
          <w:divBdr>
            <w:top w:val="none" w:sz="0" w:space="0" w:color="auto"/>
            <w:left w:val="none" w:sz="0" w:space="0" w:color="auto"/>
            <w:bottom w:val="none" w:sz="0" w:space="0" w:color="auto"/>
            <w:right w:val="none" w:sz="0" w:space="0" w:color="auto"/>
          </w:divBdr>
        </w:div>
        <w:div w:id="1369335930">
          <w:marLeft w:val="640"/>
          <w:marRight w:val="0"/>
          <w:marTop w:val="0"/>
          <w:marBottom w:val="0"/>
          <w:divBdr>
            <w:top w:val="none" w:sz="0" w:space="0" w:color="auto"/>
            <w:left w:val="none" w:sz="0" w:space="0" w:color="auto"/>
            <w:bottom w:val="none" w:sz="0" w:space="0" w:color="auto"/>
            <w:right w:val="none" w:sz="0" w:space="0" w:color="auto"/>
          </w:divBdr>
        </w:div>
        <w:div w:id="946738267">
          <w:marLeft w:val="640"/>
          <w:marRight w:val="0"/>
          <w:marTop w:val="0"/>
          <w:marBottom w:val="0"/>
          <w:divBdr>
            <w:top w:val="none" w:sz="0" w:space="0" w:color="auto"/>
            <w:left w:val="none" w:sz="0" w:space="0" w:color="auto"/>
            <w:bottom w:val="none" w:sz="0" w:space="0" w:color="auto"/>
            <w:right w:val="none" w:sz="0" w:space="0" w:color="auto"/>
          </w:divBdr>
        </w:div>
        <w:div w:id="1977174060">
          <w:marLeft w:val="640"/>
          <w:marRight w:val="0"/>
          <w:marTop w:val="0"/>
          <w:marBottom w:val="0"/>
          <w:divBdr>
            <w:top w:val="none" w:sz="0" w:space="0" w:color="auto"/>
            <w:left w:val="none" w:sz="0" w:space="0" w:color="auto"/>
            <w:bottom w:val="none" w:sz="0" w:space="0" w:color="auto"/>
            <w:right w:val="none" w:sz="0" w:space="0" w:color="auto"/>
          </w:divBdr>
        </w:div>
        <w:div w:id="1684626269">
          <w:marLeft w:val="640"/>
          <w:marRight w:val="0"/>
          <w:marTop w:val="0"/>
          <w:marBottom w:val="0"/>
          <w:divBdr>
            <w:top w:val="none" w:sz="0" w:space="0" w:color="auto"/>
            <w:left w:val="none" w:sz="0" w:space="0" w:color="auto"/>
            <w:bottom w:val="none" w:sz="0" w:space="0" w:color="auto"/>
            <w:right w:val="none" w:sz="0" w:space="0" w:color="auto"/>
          </w:divBdr>
        </w:div>
        <w:div w:id="470100239">
          <w:marLeft w:val="640"/>
          <w:marRight w:val="0"/>
          <w:marTop w:val="0"/>
          <w:marBottom w:val="0"/>
          <w:divBdr>
            <w:top w:val="none" w:sz="0" w:space="0" w:color="auto"/>
            <w:left w:val="none" w:sz="0" w:space="0" w:color="auto"/>
            <w:bottom w:val="none" w:sz="0" w:space="0" w:color="auto"/>
            <w:right w:val="none" w:sz="0" w:space="0" w:color="auto"/>
          </w:divBdr>
        </w:div>
        <w:div w:id="1060909087">
          <w:marLeft w:val="640"/>
          <w:marRight w:val="0"/>
          <w:marTop w:val="0"/>
          <w:marBottom w:val="0"/>
          <w:divBdr>
            <w:top w:val="none" w:sz="0" w:space="0" w:color="auto"/>
            <w:left w:val="none" w:sz="0" w:space="0" w:color="auto"/>
            <w:bottom w:val="none" w:sz="0" w:space="0" w:color="auto"/>
            <w:right w:val="none" w:sz="0" w:space="0" w:color="auto"/>
          </w:divBdr>
        </w:div>
        <w:div w:id="893353152">
          <w:marLeft w:val="640"/>
          <w:marRight w:val="0"/>
          <w:marTop w:val="0"/>
          <w:marBottom w:val="0"/>
          <w:divBdr>
            <w:top w:val="none" w:sz="0" w:space="0" w:color="auto"/>
            <w:left w:val="none" w:sz="0" w:space="0" w:color="auto"/>
            <w:bottom w:val="none" w:sz="0" w:space="0" w:color="auto"/>
            <w:right w:val="none" w:sz="0" w:space="0" w:color="auto"/>
          </w:divBdr>
        </w:div>
        <w:div w:id="179592002">
          <w:marLeft w:val="640"/>
          <w:marRight w:val="0"/>
          <w:marTop w:val="0"/>
          <w:marBottom w:val="0"/>
          <w:divBdr>
            <w:top w:val="none" w:sz="0" w:space="0" w:color="auto"/>
            <w:left w:val="none" w:sz="0" w:space="0" w:color="auto"/>
            <w:bottom w:val="none" w:sz="0" w:space="0" w:color="auto"/>
            <w:right w:val="none" w:sz="0" w:space="0" w:color="auto"/>
          </w:divBdr>
        </w:div>
        <w:div w:id="533004964">
          <w:marLeft w:val="640"/>
          <w:marRight w:val="0"/>
          <w:marTop w:val="0"/>
          <w:marBottom w:val="0"/>
          <w:divBdr>
            <w:top w:val="none" w:sz="0" w:space="0" w:color="auto"/>
            <w:left w:val="none" w:sz="0" w:space="0" w:color="auto"/>
            <w:bottom w:val="none" w:sz="0" w:space="0" w:color="auto"/>
            <w:right w:val="none" w:sz="0" w:space="0" w:color="auto"/>
          </w:divBdr>
        </w:div>
        <w:div w:id="1672562570">
          <w:marLeft w:val="640"/>
          <w:marRight w:val="0"/>
          <w:marTop w:val="0"/>
          <w:marBottom w:val="0"/>
          <w:divBdr>
            <w:top w:val="none" w:sz="0" w:space="0" w:color="auto"/>
            <w:left w:val="none" w:sz="0" w:space="0" w:color="auto"/>
            <w:bottom w:val="none" w:sz="0" w:space="0" w:color="auto"/>
            <w:right w:val="none" w:sz="0" w:space="0" w:color="auto"/>
          </w:divBdr>
        </w:div>
        <w:div w:id="353385063">
          <w:marLeft w:val="640"/>
          <w:marRight w:val="0"/>
          <w:marTop w:val="0"/>
          <w:marBottom w:val="0"/>
          <w:divBdr>
            <w:top w:val="none" w:sz="0" w:space="0" w:color="auto"/>
            <w:left w:val="none" w:sz="0" w:space="0" w:color="auto"/>
            <w:bottom w:val="none" w:sz="0" w:space="0" w:color="auto"/>
            <w:right w:val="none" w:sz="0" w:space="0" w:color="auto"/>
          </w:divBdr>
        </w:div>
        <w:div w:id="741372375">
          <w:marLeft w:val="640"/>
          <w:marRight w:val="0"/>
          <w:marTop w:val="0"/>
          <w:marBottom w:val="0"/>
          <w:divBdr>
            <w:top w:val="none" w:sz="0" w:space="0" w:color="auto"/>
            <w:left w:val="none" w:sz="0" w:space="0" w:color="auto"/>
            <w:bottom w:val="none" w:sz="0" w:space="0" w:color="auto"/>
            <w:right w:val="none" w:sz="0" w:space="0" w:color="auto"/>
          </w:divBdr>
        </w:div>
        <w:div w:id="1836647948">
          <w:marLeft w:val="640"/>
          <w:marRight w:val="0"/>
          <w:marTop w:val="0"/>
          <w:marBottom w:val="0"/>
          <w:divBdr>
            <w:top w:val="none" w:sz="0" w:space="0" w:color="auto"/>
            <w:left w:val="none" w:sz="0" w:space="0" w:color="auto"/>
            <w:bottom w:val="none" w:sz="0" w:space="0" w:color="auto"/>
            <w:right w:val="none" w:sz="0" w:space="0" w:color="auto"/>
          </w:divBdr>
        </w:div>
        <w:div w:id="2045716035">
          <w:marLeft w:val="640"/>
          <w:marRight w:val="0"/>
          <w:marTop w:val="0"/>
          <w:marBottom w:val="0"/>
          <w:divBdr>
            <w:top w:val="none" w:sz="0" w:space="0" w:color="auto"/>
            <w:left w:val="none" w:sz="0" w:space="0" w:color="auto"/>
            <w:bottom w:val="none" w:sz="0" w:space="0" w:color="auto"/>
            <w:right w:val="none" w:sz="0" w:space="0" w:color="auto"/>
          </w:divBdr>
        </w:div>
        <w:div w:id="1866479592">
          <w:marLeft w:val="640"/>
          <w:marRight w:val="0"/>
          <w:marTop w:val="0"/>
          <w:marBottom w:val="0"/>
          <w:divBdr>
            <w:top w:val="none" w:sz="0" w:space="0" w:color="auto"/>
            <w:left w:val="none" w:sz="0" w:space="0" w:color="auto"/>
            <w:bottom w:val="none" w:sz="0" w:space="0" w:color="auto"/>
            <w:right w:val="none" w:sz="0" w:space="0" w:color="auto"/>
          </w:divBdr>
        </w:div>
        <w:div w:id="1767119718">
          <w:marLeft w:val="640"/>
          <w:marRight w:val="0"/>
          <w:marTop w:val="0"/>
          <w:marBottom w:val="0"/>
          <w:divBdr>
            <w:top w:val="none" w:sz="0" w:space="0" w:color="auto"/>
            <w:left w:val="none" w:sz="0" w:space="0" w:color="auto"/>
            <w:bottom w:val="none" w:sz="0" w:space="0" w:color="auto"/>
            <w:right w:val="none" w:sz="0" w:space="0" w:color="auto"/>
          </w:divBdr>
        </w:div>
        <w:div w:id="484200756">
          <w:marLeft w:val="640"/>
          <w:marRight w:val="0"/>
          <w:marTop w:val="0"/>
          <w:marBottom w:val="0"/>
          <w:divBdr>
            <w:top w:val="none" w:sz="0" w:space="0" w:color="auto"/>
            <w:left w:val="none" w:sz="0" w:space="0" w:color="auto"/>
            <w:bottom w:val="none" w:sz="0" w:space="0" w:color="auto"/>
            <w:right w:val="none" w:sz="0" w:space="0" w:color="auto"/>
          </w:divBdr>
        </w:div>
        <w:div w:id="1446778105">
          <w:marLeft w:val="640"/>
          <w:marRight w:val="0"/>
          <w:marTop w:val="0"/>
          <w:marBottom w:val="0"/>
          <w:divBdr>
            <w:top w:val="none" w:sz="0" w:space="0" w:color="auto"/>
            <w:left w:val="none" w:sz="0" w:space="0" w:color="auto"/>
            <w:bottom w:val="none" w:sz="0" w:space="0" w:color="auto"/>
            <w:right w:val="none" w:sz="0" w:space="0" w:color="auto"/>
          </w:divBdr>
        </w:div>
        <w:div w:id="348992193">
          <w:marLeft w:val="640"/>
          <w:marRight w:val="0"/>
          <w:marTop w:val="0"/>
          <w:marBottom w:val="0"/>
          <w:divBdr>
            <w:top w:val="none" w:sz="0" w:space="0" w:color="auto"/>
            <w:left w:val="none" w:sz="0" w:space="0" w:color="auto"/>
            <w:bottom w:val="none" w:sz="0" w:space="0" w:color="auto"/>
            <w:right w:val="none" w:sz="0" w:space="0" w:color="auto"/>
          </w:divBdr>
        </w:div>
        <w:div w:id="997077169">
          <w:marLeft w:val="640"/>
          <w:marRight w:val="0"/>
          <w:marTop w:val="0"/>
          <w:marBottom w:val="0"/>
          <w:divBdr>
            <w:top w:val="none" w:sz="0" w:space="0" w:color="auto"/>
            <w:left w:val="none" w:sz="0" w:space="0" w:color="auto"/>
            <w:bottom w:val="none" w:sz="0" w:space="0" w:color="auto"/>
            <w:right w:val="none" w:sz="0" w:space="0" w:color="auto"/>
          </w:divBdr>
        </w:div>
        <w:div w:id="147596397">
          <w:marLeft w:val="640"/>
          <w:marRight w:val="0"/>
          <w:marTop w:val="0"/>
          <w:marBottom w:val="0"/>
          <w:divBdr>
            <w:top w:val="none" w:sz="0" w:space="0" w:color="auto"/>
            <w:left w:val="none" w:sz="0" w:space="0" w:color="auto"/>
            <w:bottom w:val="none" w:sz="0" w:space="0" w:color="auto"/>
            <w:right w:val="none" w:sz="0" w:space="0" w:color="auto"/>
          </w:divBdr>
        </w:div>
        <w:div w:id="1971743090">
          <w:marLeft w:val="640"/>
          <w:marRight w:val="0"/>
          <w:marTop w:val="0"/>
          <w:marBottom w:val="0"/>
          <w:divBdr>
            <w:top w:val="none" w:sz="0" w:space="0" w:color="auto"/>
            <w:left w:val="none" w:sz="0" w:space="0" w:color="auto"/>
            <w:bottom w:val="none" w:sz="0" w:space="0" w:color="auto"/>
            <w:right w:val="none" w:sz="0" w:space="0" w:color="auto"/>
          </w:divBdr>
        </w:div>
        <w:div w:id="1829663134">
          <w:marLeft w:val="640"/>
          <w:marRight w:val="0"/>
          <w:marTop w:val="0"/>
          <w:marBottom w:val="0"/>
          <w:divBdr>
            <w:top w:val="none" w:sz="0" w:space="0" w:color="auto"/>
            <w:left w:val="none" w:sz="0" w:space="0" w:color="auto"/>
            <w:bottom w:val="none" w:sz="0" w:space="0" w:color="auto"/>
            <w:right w:val="none" w:sz="0" w:space="0" w:color="auto"/>
          </w:divBdr>
        </w:div>
        <w:div w:id="1874952175">
          <w:marLeft w:val="640"/>
          <w:marRight w:val="0"/>
          <w:marTop w:val="0"/>
          <w:marBottom w:val="0"/>
          <w:divBdr>
            <w:top w:val="none" w:sz="0" w:space="0" w:color="auto"/>
            <w:left w:val="none" w:sz="0" w:space="0" w:color="auto"/>
            <w:bottom w:val="none" w:sz="0" w:space="0" w:color="auto"/>
            <w:right w:val="none" w:sz="0" w:space="0" w:color="auto"/>
          </w:divBdr>
        </w:div>
        <w:div w:id="610822918">
          <w:marLeft w:val="640"/>
          <w:marRight w:val="0"/>
          <w:marTop w:val="0"/>
          <w:marBottom w:val="0"/>
          <w:divBdr>
            <w:top w:val="none" w:sz="0" w:space="0" w:color="auto"/>
            <w:left w:val="none" w:sz="0" w:space="0" w:color="auto"/>
            <w:bottom w:val="none" w:sz="0" w:space="0" w:color="auto"/>
            <w:right w:val="none" w:sz="0" w:space="0" w:color="auto"/>
          </w:divBdr>
        </w:div>
        <w:div w:id="2070493532">
          <w:marLeft w:val="640"/>
          <w:marRight w:val="0"/>
          <w:marTop w:val="0"/>
          <w:marBottom w:val="0"/>
          <w:divBdr>
            <w:top w:val="none" w:sz="0" w:space="0" w:color="auto"/>
            <w:left w:val="none" w:sz="0" w:space="0" w:color="auto"/>
            <w:bottom w:val="none" w:sz="0" w:space="0" w:color="auto"/>
            <w:right w:val="none" w:sz="0" w:space="0" w:color="auto"/>
          </w:divBdr>
        </w:div>
        <w:div w:id="80571447">
          <w:marLeft w:val="640"/>
          <w:marRight w:val="0"/>
          <w:marTop w:val="0"/>
          <w:marBottom w:val="0"/>
          <w:divBdr>
            <w:top w:val="none" w:sz="0" w:space="0" w:color="auto"/>
            <w:left w:val="none" w:sz="0" w:space="0" w:color="auto"/>
            <w:bottom w:val="none" w:sz="0" w:space="0" w:color="auto"/>
            <w:right w:val="none" w:sz="0" w:space="0" w:color="auto"/>
          </w:divBdr>
        </w:div>
        <w:div w:id="307327522">
          <w:marLeft w:val="640"/>
          <w:marRight w:val="0"/>
          <w:marTop w:val="0"/>
          <w:marBottom w:val="0"/>
          <w:divBdr>
            <w:top w:val="none" w:sz="0" w:space="0" w:color="auto"/>
            <w:left w:val="none" w:sz="0" w:space="0" w:color="auto"/>
            <w:bottom w:val="none" w:sz="0" w:space="0" w:color="auto"/>
            <w:right w:val="none" w:sz="0" w:space="0" w:color="auto"/>
          </w:divBdr>
        </w:div>
        <w:div w:id="529148174">
          <w:marLeft w:val="640"/>
          <w:marRight w:val="0"/>
          <w:marTop w:val="0"/>
          <w:marBottom w:val="0"/>
          <w:divBdr>
            <w:top w:val="none" w:sz="0" w:space="0" w:color="auto"/>
            <w:left w:val="none" w:sz="0" w:space="0" w:color="auto"/>
            <w:bottom w:val="none" w:sz="0" w:space="0" w:color="auto"/>
            <w:right w:val="none" w:sz="0" w:space="0" w:color="auto"/>
          </w:divBdr>
        </w:div>
        <w:div w:id="466435047">
          <w:marLeft w:val="640"/>
          <w:marRight w:val="0"/>
          <w:marTop w:val="0"/>
          <w:marBottom w:val="0"/>
          <w:divBdr>
            <w:top w:val="none" w:sz="0" w:space="0" w:color="auto"/>
            <w:left w:val="none" w:sz="0" w:space="0" w:color="auto"/>
            <w:bottom w:val="none" w:sz="0" w:space="0" w:color="auto"/>
            <w:right w:val="none" w:sz="0" w:space="0" w:color="auto"/>
          </w:divBdr>
        </w:div>
        <w:div w:id="649480001">
          <w:marLeft w:val="640"/>
          <w:marRight w:val="0"/>
          <w:marTop w:val="0"/>
          <w:marBottom w:val="0"/>
          <w:divBdr>
            <w:top w:val="none" w:sz="0" w:space="0" w:color="auto"/>
            <w:left w:val="none" w:sz="0" w:space="0" w:color="auto"/>
            <w:bottom w:val="none" w:sz="0" w:space="0" w:color="auto"/>
            <w:right w:val="none" w:sz="0" w:space="0" w:color="auto"/>
          </w:divBdr>
        </w:div>
        <w:div w:id="389033642">
          <w:marLeft w:val="640"/>
          <w:marRight w:val="0"/>
          <w:marTop w:val="0"/>
          <w:marBottom w:val="0"/>
          <w:divBdr>
            <w:top w:val="none" w:sz="0" w:space="0" w:color="auto"/>
            <w:left w:val="none" w:sz="0" w:space="0" w:color="auto"/>
            <w:bottom w:val="none" w:sz="0" w:space="0" w:color="auto"/>
            <w:right w:val="none" w:sz="0" w:space="0" w:color="auto"/>
          </w:divBdr>
        </w:div>
        <w:div w:id="1412116202">
          <w:marLeft w:val="640"/>
          <w:marRight w:val="0"/>
          <w:marTop w:val="0"/>
          <w:marBottom w:val="0"/>
          <w:divBdr>
            <w:top w:val="none" w:sz="0" w:space="0" w:color="auto"/>
            <w:left w:val="none" w:sz="0" w:space="0" w:color="auto"/>
            <w:bottom w:val="none" w:sz="0" w:space="0" w:color="auto"/>
            <w:right w:val="none" w:sz="0" w:space="0" w:color="auto"/>
          </w:divBdr>
        </w:div>
        <w:div w:id="1415013643">
          <w:marLeft w:val="640"/>
          <w:marRight w:val="0"/>
          <w:marTop w:val="0"/>
          <w:marBottom w:val="0"/>
          <w:divBdr>
            <w:top w:val="none" w:sz="0" w:space="0" w:color="auto"/>
            <w:left w:val="none" w:sz="0" w:space="0" w:color="auto"/>
            <w:bottom w:val="none" w:sz="0" w:space="0" w:color="auto"/>
            <w:right w:val="none" w:sz="0" w:space="0" w:color="auto"/>
          </w:divBdr>
        </w:div>
        <w:div w:id="2052655487">
          <w:marLeft w:val="640"/>
          <w:marRight w:val="0"/>
          <w:marTop w:val="0"/>
          <w:marBottom w:val="0"/>
          <w:divBdr>
            <w:top w:val="none" w:sz="0" w:space="0" w:color="auto"/>
            <w:left w:val="none" w:sz="0" w:space="0" w:color="auto"/>
            <w:bottom w:val="none" w:sz="0" w:space="0" w:color="auto"/>
            <w:right w:val="none" w:sz="0" w:space="0" w:color="auto"/>
          </w:divBdr>
        </w:div>
        <w:div w:id="1164510827">
          <w:marLeft w:val="640"/>
          <w:marRight w:val="0"/>
          <w:marTop w:val="0"/>
          <w:marBottom w:val="0"/>
          <w:divBdr>
            <w:top w:val="none" w:sz="0" w:space="0" w:color="auto"/>
            <w:left w:val="none" w:sz="0" w:space="0" w:color="auto"/>
            <w:bottom w:val="none" w:sz="0" w:space="0" w:color="auto"/>
            <w:right w:val="none" w:sz="0" w:space="0" w:color="auto"/>
          </w:divBdr>
        </w:div>
        <w:div w:id="1238832281">
          <w:marLeft w:val="640"/>
          <w:marRight w:val="0"/>
          <w:marTop w:val="0"/>
          <w:marBottom w:val="0"/>
          <w:divBdr>
            <w:top w:val="none" w:sz="0" w:space="0" w:color="auto"/>
            <w:left w:val="none" w:sz="0" w:space="0" w:color="auto"/>
            <w:bottom w:val="none" w:sz="0" w:space="0" w:color="auto"/>
            <w:right w:val="none" w:sz="0" w:space="0" w:color="auto"/>
          </w:divBdr>
        </w:div>
        <w:div w:id="1110513735">
          <w:marLeft w:val="640"/>
          <w:marRight w:val="0"/>
          <w:marTop w:val="0"/>
          <w:marBottom w:val="0"/>
          <w:divBdr>
            <w:top w:val="none" w:sz="0" w:space="0" w:color="auto"/>
            <w:left w:val="none" w:sz="0" w:space="0" w:color="auto"/>
            <w:bottom w:val="none" w:sz="0" w:space="0" w:color="auto"/>
            <w:right w:val="none" w:sz="0" w:space="0" w:color="auto"/>
          </w:divBdr>
        </w:div>
        <w:div w:id="1829440381">
          <w:marLeft w:val="640"/>
          <w:marRight w:val="0"/>
          <w:marTop w:val="0"/>
          <w:marBottom w:val="0"/>
          <w:divBdr>
            <w:top w:val="none" w:sz="0" w:space="0" w:color="auto"/>
            <w:left w:val="none" w:sz="0" w:space="0" w:color="auto"/>
            <w:bottom w:val="none" w:sz="0" w:space="0" w:color="auto"/>
            <w:right w:val="none" w:sz="0" w:space="0" w:color="auto"/>
          </w:divBdr>
        </w:div>
        <w:div w:id="893662115">
          <w:marLeft w:val="640"/>
          <w:marRight w:val="0"/>
          <w:marTop w:val="0"/>
          <w:marBottom w:val="0"/>
          <w:divBdr>
            <w:top w:val="none" w:sz="0" w:space="0" w:color="auto"/>
            <w:left w:val="none" w:sz="0" w:space="0" w:color="auto"/>
            <w:bottom w:val="none" w:sz="0" w:space="0" w:color="auto"/>
            <w:right w:val="none" w:sz="0" w:space="0" w:color="auto"/>
          </w:divBdr>
        </w:div>
        <w:div w:id="2092656402">
          <w:marLeft w:val="640"/>
          <w:marRight w:val="0"/>
          <w:marTop w:val="0"/>
          <w:marBottom w:val="0"/>
          <w:divBdr>
            <w:top w:val="none" w:sz="0" w:space="0" w:color="auto"/>
            <w:left w:val="none" w:sz="0" w:space="0" w:color="auto"/>
            <w:bottom w:val="none" w:sz="0" w:space="0" w:color="auto"/>
            <w:right w:val="none" w:sz="0" w:space="0" w:color="auto"/>
          </w:divBdr>
        </w:div>
        <w:div w:id="1333726248">
          <w:marLeft w:val="640"/>
          <w:marRight w:val="0"/>
          <w:marTop w:val="0"/>
          <w:marBottom w:val="0"/>
          <w:divBdr>
            <w:top w:val="none" w:sz="0" w:space="0" w:color="auto"/>
            <w:left w:val="none" w:sz="0" w:space="0" w:color="auto"/>
            <w:bottom w:val="none" w:sz="0" w:space="0" w:color="auto"/>
            <w:right w:val="none" w:sz="0" w:space="0" w:color="auto"/>
          </w:divBdr>
        </w:div>
        <w:div w:id="1617563883">
          <w:marLeft w:val="640"/>
          <w:marRight w:val="0"/>
          <w:marTop w:val="0"/>
          <w:marBottom w:val="0"/>
          <w:divBdr>
            <w:top w:val="none" w:sz="0" w:space="0" w:color="auto"/>
            <w:left w:val="none" w:sz="0" w:space="0" w:color="auto"/>
            <w:bottom w:val="none" w:sz="0" w:space="0" w:color="auto"/>
            <w:right w:val="none" w:sz="0" w:space="0" w:color="auto"/>
          </w:divBdr>
        </w:div>
        <w:div w:id="397824651">
          <w:marLeft w:val="640"/>
          <w:marRight w:val="0"/>
          <w:marTop w:val="0"/>
          <w:marBottom w:val="0"/>
          <w:divBdr>
            <w:top w:val="none" w:sz="0" w:space="0" w:color="auto"/>
            <w:left w:val="none" w:sz="0" w:space="0" w:color="auto"/>
            <w:bottom w:val="none" w:sz="0" w:space="0" w:color="auto"/>
            <w:right w:val="none" w:sz="0" w:space="0" w:color="auto"/>
          </w:divBdr>
        </w:div>
        <w:div w:id="1149057586">
          <w:marLeft w:val="640"/>
          <w:marRight w:val="0"/>
          <w:marTop w:val="0"/>
          <w:marBottom w:val="0"/>
          <w:divBdr>
            <w:top w:val="none" w:sz="0" w:space="0" w:color="auto"/>
            <w:left w:val="none" w:sz="0" w:space="0" w:color="auto"/>
            <w:bottom w:val="none" w:sz="0" w:space="0" w:color="auto"/>
            <w:right w:val="none" w:sz="0" w:space="0" w:color="auto"/>
          </w:divBdr>
        </w:div>
        <w:div w:id="533467222">
          <w:marLeft w:val="640"/>
          <w:marRight w:val="0"/>
          <w:marTop w:val="0"/>
          <w:marBottom w:val="0"/>
          <w:divBdr>
            <w:top w:val="none" w:sz="0" w:space="0" w:color="auto"/>
            <w:left w:val="none" w:sz="0" w:space="0" w:color="auto"/>
            <w:bottom w:val="none" w:sz="0" w:space="0" w:color="auto"/>
            <w:right w:val="none" w:sz="0" w:space="0" w:color="auto"/>
          </w:divBdr>
        </w:div>
        <w:div w:id="1152332957">
          <w:marLeft w:val="640"/>
          <w:marRight w:val="0"/>
          <w:marTop w:val="0"/>
          <w:marBottom w:val="0"/>
          <w:divBdr>
            <w:top w:val="none" w:sz="0" w:space="0" w:color="auto"/>
            <w:left w:val="none" w:sz="0" w:space="0" w:color="auto"/>
            <w:bottom w:val="none" w:sz="0" w:space="0" w:color="auto"/>
            <w:right w:val="none" w:sz="0" w:space="0" w:color="auto"/>
          </w:divBdr>
        </w:div>
        <w:div w:id="2141606379">
          <w:marLeft w:val="640"/>
          <w:marRight w:val="0"/>
          <w:marTop w:val="0"/>
          <w:marBottom w:val="0"/>
          <w:divBdr>
            <w:top w:val="none" w:sz="0" w:space="0" w:color="auto"/>
            <w:left w:val="none" w:sz="0" w:space="0" w:color="auto"/>
            <w:bottom w:val="none" w:sz="0" w:space="0" w:color="auto"/>
            <w:right w:val="none" w:sz="0" w:space="0" w:color="auto"/>
          </w:divBdr>
        </w:div>
        <w:div w:id="892422490">
          <w:marLeft w:val="640"/>
          <w:marRight w:val="0"/>
          <w:marTop w:val="0"/>
          <w:marBottom w:val="0"/>
          <w:divBdr>
            <w:top w:val="none" w:sz="0" w:space="0" w:color="auto"/>
            <w:left w:val="none" w:sz="0" w:space="0" w:color="auto"/>
            <w:bottom w:val="none" w:sz="0" w:space="0" w:color="auto"/>
            <w:right w:val="none" w:sz="0" w:space="0" w:color="auto"/>
          </w:divBdr>
        </w:div>
        <w:div w:id="821582228">
          <w:marLeft w:val="640"/>
          <w:marRight w:val="0"/>
          <w:marTop w:val="0"/>
          <w:marBottom w:val="0"/>
          <w:divBdr>
            <w:top w:val="none" w:sz="0" w:space="0" w:color="auto"/>
            <w:left w:val="none" w:sz="0" w:space="0" w:color="auto"/>
            <w:bottom w:val="none" w:sz="0" w:space="0" w:color="auto"/>
            <w:right w:val="none" w:sz="0" w:space="0" w:color="auto"/>
          </w:divBdr>
        </w:div>
        <w:div w:id="336734049">
          <w:marLeft w:val="640"/>
          <w:marRight w:val="0"/>
          <w:marTop w:val="0"/>
          <w:marBottom w:val="0"/>
          <w:divBdr>
            <w:top w:val="none" w:sz="0" w:space="0" w:color="auto"/>
            <w:left w:val="none" w:sz="0" w:space="0" w:color="auto"/>
            <w:bottom w:val="none" w:sz="0" w:space="0" w:color="auto"/>
            <w:right w:val="none" w:sz="0" w:space="0" w:color="auto"/>
          </w:divBdr>
        </w:div>
        <w:div w:id="1324351806">
          <w:marLeft w:val="640"/>
          <w:marRight w:val="0"/>
          <w:marTop w:val="0"/>
          <w:marBottom w:val="0"/>
          <w:divBdr>
            <w:top w:val="none" w:sz="0" w:space="0" w:color="auto"/>
            <w:left w:val="none" w:sz="0" w:space="0" w:color="auto"/>
            <w:bottom w:val="none" w:sz="0" w:space="0" w:color="auto"/>
            <w:right w:val="none" w:sz="0" w:space="0" w:color="auto"/>
          </w:divBdr>
        </w:div>
        <w:div w:id="845050629">
          <w:marLeft w:val="640"/>
          <w:marRight w:val="0"/>
          <w:marTop w:val="0"/>
          <w:marBottom w:val="0"/>
          <w:divBdr>
            <w:top w:val="none" w:sz="0" w:space="0" w:color="auto"/>
            <w:left w:val="none" w:sz="0" w:space="0" w:color="auto"/>
            <w:bottom w:val="none" w:sz="0" w:space="0" w:color="auto"/>
            <w:right w:val="none" w:sz="0" w:space="0" w:color="auto"/>
          </w:divBdr>
        </w:div>
        <w:div w:id="694185834">
          <w:marLeft w:val="640"/>
          <w:marRight w:val="0"/>
          <w:marTop w:val="0"/>
          <w:marBottom w:val="0"/>
          <w:divBdr>
            <w:top w:val="none" w:sz="0" w:space="0" w:color="auto"/>
            <w:left w:val="none" w:sz="0" w:space="0" w:color="auto"/>
            <w:bottom w:val="none" w:sz="0" w:space="0" w:color="auto"/>
            <w:right w:val="none" w:sz="0" w:space="0" w:color="auto"/>
          </w:divBdr>
        </w:div>
        <w:div w:id="1512990808">
          <w:marLeft w:val="640"/>
          <w:marRight w:val="0"/>
          <w:marTop w:val="0"/>
          <w:marBottom w:val="0"/>
          <w:divBdr>
            <w:top w:val="none" w:sz="0" w:space="0" w:color="auto"/>
            <w:left w:val="none" w:sz="0" w:space="0" w:color="auto"/>
            <w:bottom w:val="none" w:sz="0" w:space="0" w:color="auto"/>
            <w:right w:val="none" w:sz="0" w:space="0" w:color="auto"/>
          </w:divBdr>
        </w:div>
        <w:div w:id="258412151">
          <w:marLeft w:val="640"/>
          <w:marRight w:val="0"/>
          <w:marTop w:val="0"/>
          <w:marBottom w:val="0"/>
          <w:divBdr>
            <w:top w:val="none" w:sz="0" w:space="0" w:color="auto"/>
            <w:left w:val="none" w:sz="0" w:space="0" w:color="auto"/>
            <w:bottom w:val="none" w:sz="0" w:space="0" w:color="auto"/>
            <w:right w:val="none" w:sz="0" w:space="0" w:color="auto"/>
          </w:divBdr>
        </w:div>
        <w:div w:id="2088644376">
          <w:marLeft w:val="640"/>
          <w:marRight w:val="0"/>
          <w:marTop w:val="0"/>
          <w:marBottom w:val="0"/>
          <w:divBdr>
            <w:top w:val="none" w:sz="0" w:space="0" w:color="auto"/>
            <w:left w:val="none" w:sz="0" w:space="0" w:color="auto"/>
            <w:bottom w:val="none" w:sz="0" w:space="0" w:color="auto"/>
            <w:right w:val="none" w:sz="0" w:space="0" w:color="auto"/>
          </w:divBdr>
        </w:div>
        <w:div w:id="936524989">
          <w:marLeft w:val="640"/>
          <w:marRight w:val="0"/>
          <w:marTop w:val="0"/>
          <w:marBottom w:val="0"/>
          <w:divBdr>
            <w:top w:val="none" w:sz="0" w:space="0" w:color="auto"/>
            <w:left w:val="none" w:sz="0" w:space="0" w:color="auto"/>
            <w:bottom w:val="none" w:sz="0" w:space="0" w:color="auto"/>
            <w:right w:val="none" w:sz="0" w:space="0" w:color="auto"/>
          </w:divBdr>
        </w:div>
        <w:div w:id="909925900">
          <w:marLeft w:val="640"/>
          <w:marRight w:val="0"/>
          <w:marTop w:val="0"/>
          <w:marBottom w:val="0"/>
          <w:divBdr>
            <w:top w:val="none" w:sz="0" w:space="0" w:color="auto"/>
            <w:left w:val="none" w:sz="0" w:space="0" w:color="auto"/>
            <w:bottom w:val="none" w:sz="0" w:space="0" w:color="auto"/>
            <w:right w:val="none" w:sz="0" w:space="0" w:color="auto"/>
          </w:divBdr>
        </w:div>
        <w:div w:id="54545522">
          <w:marLeft w:val="640"/>
          <w:marRight w:val="0"/>
          <w:marTop w:val="0"/>
          <w:marBottom w:val="0"/>
          <w:divBdr>
            <w:top w:val="none" w:sz="0" w:space="0" w:color="auto"/>
            <w:left w:val="none" w:sz="0" w:space="0" w:color="auto"/>
            <w:bottom w:val="none" w:sz="0" w:space="0" w:color="auto"/>
            <w:right w:val="none" w:sz="0" w:space="0" w:color="auto"/>
          </w:divBdr>
        </w:div>
        <w:div w:id="1466385640">
          <w:marLeft w:val="640"/>
          <w:marRight w:val="0"/>
          <w:marTop w:val="0"/>
          <w:marBottom w:val="0"/>
          <w:divBdr>
            <w:top w:val="none" w:sz="0" w:space="0" w:color="auto"/>
            <w:left w:val="none" w:sz="0" w:space="0" w:color="auto"/>
            <w:bottom w:val="none" w:sz="0" w:space="0" w:color="auto"/>
            <w:right w:val="none" w:sz="0" w:space="0" w:color="auto"/>
          </w:divBdr>
        </w:div>
        <w:div w:id="164367929">
          <w:marLeft w:val="640"/>
          <w:marRight w:val="0"/>
          <w:marTop w:val="0"/>
          <w:marBottom w:val="0"/>
          <w:divBdr>
            <w:top w:val="none" w:sz="0" w:space="0" w:color="auto"/>
            <w:left w:val="none" w:sz="0" w:space="0" w:color="auto"/>
            <w:bottom w:val="none" w:sz="0" w:space="0" w:color="auto"/>
            <w:right w:val="none" w:sz="0" w:space="0" w:color="auto"/>
          </w:divBdr>
        </w:div>
        <w:div w:id="764348030">
          <w:marLeft w:val="640"/>
          <w:marRight w:val="0"/>
          <w:marTop w:val="0"/>
          <w:marBottom w:val="0"/>
          <w:divBdr>
            <w:top w:val="none" w:sz="0" w:space="0" w:color="auto"/>
            <w:left w:val="none" w:sz="0" w:space="0" w:color="auto"/>
            <w:bottom w:val="none" w:sz="0" w:space="0" w:color="auto"/>
            <w:right w:val="none" w:sz="0" w:space="0" w:color="auto"/>
          </w:divBdr>
        </w:div>
        <w:div w:id="614868992">
          <w:marLeft w:val="640"/>
          <w:marRight w:val="0"/>
          <w:marTop w:val="0"/>
          <w:marBottom w:val="0"/>
          <w:divBdr>
            <w:top w:val="none" w:sz="0" w:space="0" w:color="auto"/>
            <w:left w:val="none" w:sz="0" w:space="0" w:color="auto"/>
            <w:bottom w:val="none" w:sz="0" w:space="0" w:color="auto"/>
            <w:right w:val="none" w:sz="0" w:space="0" w:color="auto"/>
          </w:divBdr>
        </w:div>
        <w:div w:id="541484511">
          <w:marLeft w:val="640"/>
          <w:marRight w:val="0"/>
          <w:marTop w:val="0"/>
          <w:marBottom w:val="0"/>
          <w:divBdr>
            <w:top w:val="none" w:sz="0" w:space="0" w:color="auto"/>
            <w:left w:val="none" w:sz="0" w:space="0" w:color="auto"/>
            <w:bottom w:val="none" w:sz="0" w:space="0" w:color="auto"/>
            <w:right w:val="none" w:sz="0" w:space="0" w:color="auto"/>
          </w:divBdr>
        </w:div>
        <w:div w:id="1006398790">
          <w:marLeft w:val="640"/>
          <w:marRight w:val="0"/>
          <w:marTop w:val="0"/>
          <w:marBottom w:val="0"/>
          <w:divBdr>
            <w:top w:val="none" w:sz="0" w:space="0" w:color="auto"/>
            <w:left w:val="none" w:sz="0" w:space="0" w:color="auto"/>
            <w:bottom w:val="none" w:sz="0" w:space="0" w:color="auto"/>
            <w:right w:val="none" w:sz="0" w:space="0" w:color="auto"/>
          </w:divBdr>
        </w:div>
        <w:div w:id="1189637153">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0016004">
      <w:bodyDiv w:val="1"/>
      <w:marLeft w:val="0"/>
      <w:marRight w:val="0"/>
      <w:marTop w:val="0"/>
      <w:marBottom w:val="0"/>
      <w:divBdr>
        <w:top w:val="none" w:sz="0" w:space="0" w:color="auto"/>
        <w:left w:val="none" w:sz="0" w:space="0" w:color="auto"/>
        <w:bottom w:val="none" w:sz="0" w:space="0" w:color="auto"/>
        <w:right w:val="none" w:sz="0" w:space="0" w:color="auto"/>
      </w:divBdr>
      <w:divsChild>
        <w:div w:id="466434075">
          <w:marLeft w:val="640"/>
          <w:marRight w:val="0"/>
          <w:marTop w:val="0"/>
          <w:marBottom w:val="0"/>
          <w:divBdr>
            <w:top w:val="none" w:sz="0" w:space="0" w:color="auto"/>
            <w:left w:val="none" w:sz="0" w:space="0" w:color="auto"/>
            <w:bottom w:val="none" w:sz="0" w:space="0" w:color="auto"/>
            <w:right w:val="none" w:sz="0" w:space="0" w:color="auto"/>
          </w:divBdr>
        </w:div>
        <w:div w:id="2040622560">
          <w:marLeft w:val="640"/>
          <w:marRight w:val="0"/>
          <w:marTop w:val="0"/>
          <w:marBottom w:val="0"/>
          <w:divBdr>
            <w:top w:val="none" w:sz="0" w:space="0" w:color="auto"/>
            <w:left w:val="none" w:sz="0" w:space="0" w:color="auto"/>
            <w:bottom w:val="none" w:sz="0" w:space="0" w:color="auto"/>
            <w:right w:val="none" w:sz="0" w:space="0" w:color="auto"/>
          </w:divBdr>
        </w:div>
        <w:div w:id="1139685481">
          <w:marLeft w:val="640"/>
          <w:marRight w:val="0"/>
          <w:marTop w:val="0"/>
          <w:marBottom w:val="0"/>
          <w:divBdr>
            <w:top w:val="none" w:sz="0" w:space="0" w:color="auto"/>
            <w:left w:val="none" w:sz="0" w:space="0" w:color="auto"/>
            <w:bottom w:val="none" w:sz="0" w:space="0" w:color="auto"/>
            <w:right w:val="none" w:sz="0" w:space="0" w:color="auto"/>
          </w:divBdr>
        </w:div>
        <w:div w:id="736588522">
          <w:marLeft w:val="640"/>
          <w:marRight w:val="0"/>
          <w:marTop w:val="0"/>
          <w:marBottom w:val="0"/>
          <w:divBdr>
            <w:top w:val="none" w:sz="0" w:space="0" w:color="auto"/>
            <w:left w:val="none" w:sz="0" w:space="0" w:color="auto"/>
            <w:bottom w:val="none" w:sz="0" w:space="0" w:color="auto"/>
            <w:right w:val="none" w:sz="0" w:space="0" w:color="auto"/>
          </w:divBdr>
        </w:div>
        <w:div w:id="395588185">
          <w:marLeft w:val="640"/>
          <w:marRight w:val="0"/>
          <w:marTop w:val="0"/>
          <w:marBottom w:val="0"/>
          <w:divBdr>
            <w:top w:val="none" w:sz="0" w:space="0" w:color="auto"/>
            <w:left w:val="none" w:sz="0" w:space="0" w:color="auto"/>
            <w:bottom w:val="none" w:sz="0" w:space="0" w:color="auto"/>
            <w:right w:val="none" w:sz="0" w:space="0" w:color="auto"/>
          </w:divBdr>
        </w:div>
        <w:div w:id="409157101">
          <w:marLeft w:val="640"/>
          <w:marRight w:val="0"/>
          <w:marTop w:val="0"/>
          <w:marBottom w:val="0"/>
          <w:divBdr>
            <w:top w:val="none" w:sz="0" w:space="0" w:color="auto"/>
            <w:left w:val="none" w:sz="0" w:space="0" w:color="auto"/>
            <w:bottom w:val="none" w:sz="0" w:space="0" w:color="auto"/>
            <w:right w:val="none" w:sz="0" w:space="0" w:color="auto"/>
          </w:divBdr>
        </w:div>
        <w:div w:id="975841239">
          <w:marLeft w:val="640"/>
          <w:marRight w:val="0"/>
          <w:marTop w:val="0"/>
          <w:marBottom w:val="0"/>
          <w:divBdr>
            <w:top w:val="none" w:sz="0" w:space="0" w:color="auto"/>
            <w:left w:val="none" w:sz="0" w:space="0" w:color="auto"/>
            <w:bottom w:val="none" w:sz="0" w:space="0" w:color="auto"/>
            <w:right w:val="none" w:sz="0" w:space="0" w:color="auto"/>
          </w:divBdr>
        </w:div>
        <w:div w:id="1738480544">
          <w:marLeft w:val="640"/>
          <w:marRight w:val="0"/>
          <w:marTop w:val="0"/>
          <w:marBottom w:val="0"/>
          <w:divBdr>
            <w:top w:val="none" w:sz="0" w:space="0" w:color="auto"/>
            <w:left w:val="none" w:sz="0" w:space="0" w:color="auto"/>
            <w:bottom w:val="none" w:sz="0" w:space="0" w:color="auto"/>
            <w:right w:val="none" w:sz="0" w:space="0" w:color="auto"/>
          </w:divBdr>
        </w:div>
        <w:div w:id="1387073164">
          <w:marLeft w:val="640"/>
          <w:marRight w:val="0"/>
          <w:marTop w:val="0"/>
          <w:marBottom w:val="0"/>
          <w:divBdr>
            <w:top w:val="none" w:sz="0" w:space="0" w:color="auto"/>
            <w:left w:val="none" w:sz="0" w:space="0" w:color="auto"/>
            <w:bottom w:val="none" w:sz="0" w:space="0" w:color="auto"/>
            <w:right w:val="none" w:sz="0" w:space="0" w:color="auto"/>
          </w:divBdr>
        </w:div>
        <w:div w:id="555359238">
          <w:marLeft w:val="640"/>
          <w:marRight w:val="0"/>
          <w:marTop w:val="0"/>
          <w:marBottom w:val="0"/>
          <w:divBdr>
            <w:top w:val="none" w:sz="0" w:space="0" w:color="auto"/>
            <w:left w:val="none" w:sz="0" w:space="0" w:color="auto"/>
            <w:bottom w:val="none" w:sz="0" w:space="0" w:color="auto"/>
            <w:right w:val="none" w:sz="0" w:space="0" w:color="auto"/>
          </w:divBdr>
        </w:div>
        <w:div w:id="883294451">
          <w:marLeft w:val="640"/>
          <w:marRight w:val="0"/>
          <w:marTop w:val="0"/>
          <w:marBottom w:val="0"/>
          <w:divBdr>
            <w:top w:val="none" w:sz="0" w:space="0" w:color="auto"/>
            <w:left w:val="none" w:sz="0" w:space="0" w:color="auto"/>
            <w:bottom w:val="none" w:sz="0" w:space="0" w:color="auto"/>
            <w:right w:val="none" w:sz="0" w:space="0" w:color="auto"/>
          </w:divBdr>
        </w:div>
        <w:div w:id="1793668947">
          <w:marLeft w:val="640"/>
          <w:marRight w:val="0"/>
          <w:marTop w:val="0"/>
          <w:marBottom w:val="0"/>
          <w:divBdr>
            <w:top w:val="none" w:sz="0" w:space="0" w:color="auto"/>
            <w:left w:val="none" w:sz="0" w:space="0" w:color="auto"/>
            <w:bottom w:val="none" w:sz="0" w:space="0" w:color="auto"/>
            <w:right w:val="none" w:sz="0" w:space="0" w:color="auto"/>
          </w:divBdr>
        </w:div>
        <w:div w:id="104928231">
          <w:marLeft w:val="640"/>
          <w:marRight w:val="0"/>
          <w:marTop w:val="0"/>
          <w:marBottom w:val="0"/>
          <w:divBdr>
            <w:top w:val="none" w:sz="0" w:space="0" w:color="auto"/>
            <w:left w:val="none" w:sz="0" w:space="0" w:color="auto"/>
            <w:bottom w:val="none" w:sz="0" w:space="0" w:color="auto"/>
            <w:right w:val="none" w:sz="0" w:space="0" w:color="auto"/>
          </w:divBdr>
        </w:div>
        <w:div w:id="265621282">
          <w:marLeft w:val="640"/>
          <w:marRight w:val="0"/>
          <w:marTop w:val="0"/>
          <w:marBottom w:val="0"/>
          <w:divBdr>
            <w:top w:val="none" w:sz="0" w:space="0" w:color="auto"/>
            <w:left w:val="none" w:sz="0" w:space="0" w:color="auto"/>
            <w:bottom w:val="none" w:sz="0" w:space="0" w:color="auto"/>
            <w:right w:val="none" w:sz="0" w:space="0" w:color="auto"/>
          </w:divBdr>
        </w:div>
        <w:div w:id="305202970">
          <w:marLeft w:val="640"/>
          <w:marRight w:val="0"/>
          <w:marTop w:val="0"/>
          <w:marBottom w:val="0"/>
          <w:divBdr>
            <w:top w:val="none" w:sz="0" w:space="0" w:color="auto"/>
            <w:left w:val="none" w:sz="0" w:space="0" w:color="auto"/>
            <w:bottom w:val="none" w:sz="0" w:space="0" w:color="auto"/>
            <w:right w:val="none" w:sz="0" w:space="0" w:color="auto"/>
          </w:divBdr>
        </w:div>
        <w:div w:id="161629689">
          <w:marLeft w:val="640"/>
          <w:marRight w:val="0"/>
          <w:marTop w:val="0"/>
          <w:marBottom w:val="0"/>
          <w:divBdr>
            <w:top w:val="none" w:sz="0" w:space="0" w:color="auto"/>
            <w:left w:val="none" w:sz="0" w:space="0" w:color="auto"/>
            <w:bottom w:val="none" w:sz="0" w:space="0" w:color="auto"/>
            <w:right w:val="none" w:sz="0" w:space="0" w:color="auto"/>
          </w:divBdr>
        </w:div>
        <w:div w:id="1937441702">
          <w:marLeft w:val="640"/>
          <w:marRight w:val="0"/>
          <w:marTop w:val="0"/>
          <w:marBottom w:val="0"/>
          <w:divBdr>
            <w:top w:val="none" w:sz="0" w:space="0" w:color="auto"/>
            <w:left w:val="none" w:sz="0" w:space="0" w:color="auto"/>
            <w:bottom w:val="none" w:sz="0" w:space="0" w:color="auto"/>
            <w:right w:val="none" w:sz="0" w:space="0" w:color="auto"/>
          </w:divBdr>
        </w:div>
        <w:div w:id="1874534654">
          <w:marLeft w:val="640"/>
          <w:marRight w:val="0"/>
          <w:marTop w:val="0"/>
          <w:marBottom w:val="0"/>
          <w:divBdr>
            <w:top w:val="none" w:sz="0" w:space="0" w:color="auto"/>
            <w:left w:val="none" w:sz="0" w:space="0" w:color="auto"/>
            <w:bottom w:val="none" w:sz="0" w:space="0" w:color="auto"/>
            <w:right w:val="none" w:sz="0" w:space="0" w:color="auto"/>
          </w:divBdr>
        </w:div>
        <w:div w:id="819928276">
          <w:marLeft w:val="640"/>
          <w:marRight w:val="0"/>
          <w:marTop w:val="0"/>
          <w:marBottom w:val="0"/>
          <w:divBdr>
            <w:top w:val="none" w:sz="0" w:space="0" w:color="auto"/>
            <w:left w:val="none" w:sz="0" w:space="0" w:color="auto"/>
            <w:bottom w:val="none" w:sz="0" w:space="0" w:color="auto"/>
            <w:right w:val="none" w:sz="0" w:space="0" w:color="auto"/>
          </w:divBdr>
        </w:div>
        <w:div w:id="1905218919">
          <w:marLeft w:val="640"/>
          <w:marRight w:val="0"/>
          <w:marTop w:val="0"/>
          <w:marBottom w:val="0"/>
          <w:divBdr>
            <w:top w:val="none" w:sz="0" w:space="0" w:color="auto"/>
            <w:left w:val="none" w:sz="0" w:space="0" w:color="auto"/>
            <w:bottom w:val="none" w:sz="0" w:space="0" w:color="auto"/>
            <w:right w:val="none" w:sz="0" w:space="0" w:color="auto"/>
          </w:divBdr>
        </w:div>
        <w:div w:id="1876693627">
          <w:marLeft w:val="640"/>
          <w:marRight w:val="0"/>
          <w:marTop w:val="0"/>
          <w:marBottom w:val="0"/>
          <w:divBdr>
            <w:top w:val="none" w:sz="0" w:space="0" w:color="auto"/>
            <w:left w:val="none" w:sz="0" w:space="0" w:color="auto"/>
            <w:bottom w:val="none" w:sz="0" w:space="0" w:color="auto"/>
            <w:right w:val="none" w:sz="0" w:space="0" w:color="auto"/>
          </w:divBdr>
        </w:div>
        <w:div w:id="390079467">
          <w:marLeft w:val="640"/>
          <w:marRight w:val="0"/>
          <w:marTop w:val="0"/>
          <w:marBottom w:val="0"/>
          <w:divBdr>
            <w:top w:val="none" w:sz="0" w:space="0" w:color="auto"/>
            <w:left w:val="none" w:sz="0" w:space="0" w:color="auto"/>
            <w:bottom w:val="none" w:sz="0" w:space="0" w:color="auto"/>
            <w:right w:val="none" w:sz="0" w:space="0" w:color="auto"/>
          </w:divBdr>
        </w:div>
        <w:div w:id="286470031">
          <w:marLeft w:val="640"/>
          <w:marRight w:val="0"/>
          <w:marTop w:val="0"/>
          <w:marBottom w:val="0"/>
          <w:divBdr>
            <w:top w:val="none" w:sz="0" w:space="0" w:color="auto"/>
            <w:left w:val="none" w:sz="0" w:space="0" w:color="auto"/>
            <w:bottom w:val="none" w:sz="0" w:space="0" w:color="auto"/>
            <w:right w:val="none" w:sz="0" w:space="0" w:color="auto"/>
          </w:divBdr>
        </w:div>
        <w:div w:id="135726146">
          <w:marLeft w:val="640"/>
          <w:marRight w:val="0"/>
          <w:marTop w:val="0"/>
          <w:marBottom w:val="0"/>
          <w:divBdr>
            <w:top w:val="none" w:sz="0" w:space="0" w:color="auto"/>
            <w:left w:val="none" w:sz="0" w:space="0" w:color="auto"/>
            <w:bottom w:val="none" w:sz="0" w:space="0" w:color="auto"/>
            <w:right w:val="none" w:sz="0" w:space="0" w:color="auto"/>
          </w:divBdr>
        </w:div>
        <w:div w:id="1828596587">
          <w:marLeft w:val="640"/>
          <w:marRight w:val="0"/>
          <w:marTop w:val="0"/>
          <w:marBottom w:val="0"/>
          <w:divBdr>
            <w:top w:val="none" w:sz="0" w:space="0" w:color="auto"/>
            <w:left w:val="none" w:sz="0" w:space="0" w:color="auto"/>
            <w:bottom w:val="none" w:sz="0" w:space="0" w:color="auto"/>
            <w:right w:val="none" w:sz="0" w:space="0" w:color="auto"/>
          </w:divBdr>
        </w:div>
        <w:div w:id="776561353">
          <w:marLeft w:val="640"/>
          <w:marRight w:val="0"/>
          <w:marTop w:val="0"/>
          <w:marBottom w:val="0"/>
          <w:divBdr>
            <w:top w:val="none" w:sz="0" w:space="0" w:color="auto"/>
            <w:left w:val="none" w:sz="0" w:space="0" w:color="auto"/>
            <w:bottom w:val="none" w:sz="0" w:space="0" w:color="auto"/>
            <w:right w:val="none" w:sz="0" w:space="0" w:color="auto"/>
          </w:divBdr>
        </w:div>
        <w:div w:id="1765491586">
          <w:marLeft w:val="640"/>
          <w:marRight w:val="0"/>
          <w:marTop w:val="0"/>
          <w:marBottom w:val="0"/>
          <w:divBdr>
            <w:top w:val="none" w:sz="0" w:space="0" w:color="auto"/>
            <w:left w:val="none" w:sz="0" w:space="0" w:color="auto"/>
            <w:bottom w:val="none" w:sz="0" w:space="0" w:color="auto"/>
            <w:right w:val="none" w:sz="0" w:space="0" w:color="auto"/>
          </w:divBdr>
        </w:div>
        <w:div w:id="1618103746">
          <w:marLeft w:val="640"/>
          <w:marRight w:val="0"/>
          <w:marTop w:val="0"/>
          <w:marBottom w:val="0"/>
          <w:divBdr>
            <w:top w:val="none" w:sz="0" w:space="0" w:color="auto"/>
            <w:left w:val="none" w:sz="0" w:space="0" w:color="auto"/>
            <w:bottom w:val="none" w:sz="0" w:space="0" w:color="auto"/>
            <w:right w:val="none" w:sz="0" w:space="0" w:color="auto"/>
          </w:divBdr>
        </w:div>
        <w:div w:id="807164063">
          <w:marLeft w:val="640"/>
          <w:marRight w:val="0"/>
          <w:marTop w:val="0"/>
          <w:marBottom w:val="0"/>
          <w:divBdr>
            <w:top w:val="none" w:sz="0" w:space="0" w:color="auto"/>
            <w:left w:val="none" w:sz="0" w:space="0" w:color="auto"/>
            <w:bottom w:val="none" w:sz="0" w:space="0" w:color="auto"/>
            <w:right w:val="none" w:sz="0" w:space="0" w:color="auto"/>
          </w:divBdr>
        </w:div>
        <w:div w:id="1572806853">
          <w:marLeft w:val="640"/>
          <w:marRight w:val="0"/>
          <w:marTop w:val="0"/>
          <w:marBottom w:val="0"/>
          <w:divBdr>
            <w:top w:val="none" w:sz="0" w:space="0" w:color="auto"/>
            <w:left w:val="none" w:sz="0" w:space="0" w:color="auto"/>
            <w:bottom w:val="none" w:sz="0" w:space="0" w:color="auto"/>
            <w:right w:val="none" w:sz="0" w:space="0" w:color="auto"/>
          </w:divBdr>
        </w:div>
        <w:div w:id="651835060">
          <w:marLeft w:val="640"/>
          <w:marRight w:val="0"/>
          <w:marTop w:val="0"/>
          <w:marBottom w:val="0"/>
          <w:divBdr>
            <w:top w:val="none" w:sz="0" w:space="0" w:color="auto"/>
            <w:left w:val="none" w:sz="0" w:space="0" w:color="auto"/>
            <w:bottom w:val="none" w:sz="0" w:space="0" w:color="auto"/>
            <w:right w:val="none" w:sz="0" w:space="0" w:color="auto"/>
          </w:divBdr>
        </w:div>
        <w:div w:id="510146755">
          <w:marLeft w:val="640"/>
          <w:marRight w:val="0"/>
          <w:marTop w:val="0"/>
          <w:marBottom w:val="0"/>
          <w:divBdr>
            <w:top w:val="none" w:sz="0" w:space="0" w:color="auto"/>
            <w:left w:val="none" w:sz="0" w:space="0" w:color="auto"/>
            <w:bottom w:val="none" w:sz="0" w:space="0" w:color="auto"/>
            <w:right w:val="none" w:sz="0" w:space="0" w:color="auto"/>
          </w:divBdr>
        </w:div>
        <w:div w:id="875511463">
          <w:marLeft w:val="640"/>
          <w:marRight w:val="0"/>
          <w:marTop w:val="0"/>
          <w:marBottom w:val="0"/>
          <w:divBdr>
            <w:top w:val="none" w:sz="0" w:space="0" w:color="auto"/>
            <w:left w:val="none" w:sz="0" w:space="0" w:color="auto"/>
            <w:bottom w:val="none" w:sz="0" w:space="0" w:color="auto"/>
            <w:right w:val="none" w:sz="0" w:space="0" w:color="auto"/>
          </w:divBdr>
        </w:div>
        <w:div w:id="802501349">
          <w:marLeft w:val="640"/>
          <w:marRight w:val="0"/>
          <w:marTop w:val="0"/>
          <w:marBottom w:val="0"/>
          <w:divBdr>
            <w:top w:val="none" w:sz="0" w:space="0" w:color="auto"/>
            <w:left w:val="none" w:sz="0" w:space="0" w:color="auto"/>
            <w:bottom w:val="none" w:sz="0" w:space="0" w:color="auto"/>
            <w:right w:val="none" w:sz="0" w:space="0" w:color="auto"/>
          </w:divBdr>
        </w:div>
        <w:div w:id="99642167">
          <w:marLeft w:val="640"/>
          <w:marRight w:val="0"/>
          <w:marTop w:val="0"/>
          <w:marBottom w:val="0"/>
          <w:divBdr>
            <w:top w:val="none" w:sz="0" w:space="0" w:color="auto"/>
            <w:left w:val="none" w:sz="0" w:space="0" w:color="auto"/>
            <w:bottom w:val="none" w:sz="0" w:space="0" w:color="auto"/>
            <w:right w:val="none" w:sz="0" w:space="0" w:color="auto"/>
          </w:divBdr>
        </w:div>
        <w:div w:id="1138495311">
          <w:marLeft w:val="640"/>
          <w:marRight w:val="0"/>
          <w:marTop w:val="0"/>
          <w:marBottom w:val="0"/>
          <w:divBdr>
            <w:top w:val="none" w:sz="0" w:space="0" w:color="auto"/>
            <w:left w:val="none" w:sz="0" w:space="0" w:color="auto"/>
            <w:bottom w:val="none" w:sz="0" w:space="0" w:color="auto"/>
            <w:right w:val="none" w:sz="0" w:space="0" w:color="auto"/>
          </w:divBdr>
        </w:div>
        <w:div w:id="1123693793">
          <w:marLeft w:val="640"/>
          <w:marRight w:val="0"/>
          <w:marTop w:val="0"/>
          <w:marBottom w:val="0"/>
          <w:divBdr>
            <w:top w:val="none" w:sz="0" w:space="0" w:color="auto"/>
            <w:left w:val="none" w:sz="0" w:space="0" w:color="auto"/>
            <w:bottom w:val="none" w:sz="0" w:space="0" w:color="auto"/>
            <w:right w:val="none" w:sz="0" w:space="0" w:color="auto"/>
          </w:divBdr>
        </w:div>
        <w:div w:id="1143353677">
          <w:marLeft w:val="640"/>
          <w:marRight w:val="0"/>
          <w:marTop w:val="0"/>
          <w:marBottom w:val="0"/>
          <w:divBdr>
            <w:top w:val="none" w:sz="0" w:space="0" w:color="auto"/>
            <w:left w:val="none" w:sz="0" w:space="0" w:color="auto"/>
            <w:bottom w:val="none" w:sz="0" w:space="0" w:color="auto"/>
            <w:right w:val="none" w:sz="0" w:space="0" w:color="auto"/>
          </w:divBdr>
        </w:div>
        <w:div w:id="1851334738">
          <w:marLeft w:val="640"/>
          <w:marRight w:val="0"/>
          <w:marTop w:val="0"/>
          <w:marBottom w:val="0"/>
          <w:divBdr>
            <w:top w:val="none" w:sz="0" w:space="0" w:color="auto"/>
            <w:left w:val="none" w:sz="0" w:space="0" w:color="auto"/>
            <w:bottom w:val="none" w:sz="0" w:space="0" w:color="auto"/>
            <w:right w:val="none" w:sz="0" w:space="0" w:color="auto"/>
          </w:divBdr>
        </w:div>
        <w:div w:id="1802528050">
          <w:marLeft w:val="640"/>
          <w:marRight w:val="0"/>
          <w:marTop w:val="0"/>
          <w:marBottom w:val="0"/>
          <w:divBdr>
            <w:top w:val="none" w:sz="0" w:space="0" w:color="auto"/>
            <w:left w:val="none" w:sz="0" w:space="0" w:color="auto"/>
            <w:bottom w:val="none" w:sz="0" w:space="0" w:color="auto"/>
            <w:right w:val="none" w:sz="0" w:space="0" w:color="auto"/>
          </w:divBdr>
        </w:div>
        <w:div w:id="1219437819">
          <w:marLeft w:val="640"/>
          <w:marRight w:val="0"/>
          <w:marTop w:val="0"/>
          <w:marBottom w:val="0"/>
          <w:divBdr>
            <w:top w:val="none" w:sz="0" w:space="0" w:color="auto"/>
            <w:left w:val="none" w:sz="0" w:space="0" w:color="auto"/>
            <w:bottom w:val="none" w:sz="0" w:space="0" w:color="auto"/>
            <w:right w:val="none" w:sz="0" w:space="0" w:color="auto"/>
          </w:divBdr>
        </w:div>
        <w:div w:id="1206522096">
          <w:marLeft w:val="640"/>
          <w:marRight w:val="0"/>
          <w:marTop w:val="0"/>
          <w:marBottom w:val="0"/>
          <w:divBdr>
            <w:top w:val="none" w:sz="0" w:space="0" w:color="auto"/>
            <w:left w:val="none" w:sz="0" w:space="0" w:color="auto"/>
            <w:bottom w:val="none" w:sz="0" w:space="0" w:color="auto"/>
            <w:right w:val="none" w:sz="0" w:space="0" w:color="auto"/>
          </w:divBdr>
        </w:div>
        <w:div w:id="1422488263">
          <w:marLeft w:val="640"/>
          <w:marRight w:val="0"/>
          <w:marTop w:val="0"/>
          <w:marBottom w:val="0"/>
          <w:divBdr>
            <w:top w:val="none" w:sz="0" w:space="0" w:color="auto"/>
            <w:left w:val="none" w:sz="0" w:space="0" w:color="auto"/>
            <w:bottom w:val="none" w:sz="0" w:space="0" w:color="auto"/>
            <w:right w:val="none" w:sz="0" w:space="0" w:color="auto"/>
          </w:divBdr>
        </w:div>
        <w:div w:id="1831751293">
          <w:marLeft w:val="640"/>
          <w:marRight w:val="0"/>
          <w:marTop w:val="0"/>
          <w:marBottom w:val="0"/>
          <w:divBdr>
            <w:top w:val="none" w:sz="0" w:space="0" w:color="auto"/>
            <w:left w:val="none" w:sz="0" w:space="0" w:color="auto"/>
            <w:bottom w:val="none" w:sz="0" w:space="0" w:color="auto"/>
            <w:right w:val="none" w:sz="0" w:space="0" w:color="auto"/>
          </w:divBdr>
        </w:div>
        <w:div w:id="509150163">
          <w:marLeft w:val="640"/>
          <w:marRight w:val="0"/>
          <w:marTop w:val="0"/>
          <w:marBottom w:val="0"/>
          <w:divBdr>
            <w:top w:val="none" w:sz="0" w:space="0" w:color="auto"/>
            <w:left w:val="none" w:sz="0" w:space="0" w:color="auto"/>
            <w:bottom w:val="none" w:sz="0" w:space="0" w:color="auto"/>
            <w:right w:val="none" w:sz="0" w:space="0" w:color="auto"/>
          </w:divBdr>
        </w:div>
        <w:div w:id="957839402">
          <w:marLeft w:val="640"/>
          <w:marRight w:val="0"/>
          <w:marTop w:val="0"/>
          <w:marBottom w:val="0"/>
          <w:divBdr>
            <w:top w:val="none" w:sz="0" w:space="0" w:color="auto"/>
            <w:left w:val="none" w:sz="0" w:space="0" w:color="auto"/>
            <w:bottom w:val="none" w:sz="0" w:space="0" w:color="auto"/>
            <w:right w:val="none" w:sz="0" w:space="0" w:color="auto"/>
          </w:divBdr>
        </w:div>
        <w:div w:id="187766943">
          <w:marLeft w:val="640"/>
          <w:marRight w:val="0"/>
          <w:marTop w:val="0"/>
          <w:marBottom w:val="0"/>
          <w:divBdr>
            <w:top w:val="none" w:sz="0" w:space="0" w:color="auto"/>
            <w:left w:val="none" w:sz="0" w:space="0" w:color="auto"/>
            <w:bottom w:val="none" w:sz="0" w:space="0" w:color="auto"/>
            <w:right w:val="none" w:sz="0" w:space="0" w:color="auto"/>
          </w:divBdr>
        </w:div>
        <w:div w:id="513619763">
          <w:marLeft w:val="640"/>
          <w:marRight w:val="0"/>
          <w:marTop w:val="0"/>
          <w:marBottom w:val="0"/>
          <w:divBdr>
            <w:top w:val="none" w:sz="0" w:space="0" w:color="auto"/>
            <w:left w:val="none" w:sz="0" w:space="0" w:color="auto"/>
            <w:bottom w:val="none" w:sz="0" w:space="0" w:color="auto"/>
            <w:right w:val="none" w:sz="0" w:space="0" w:color="auto"/>
          </w:divBdr>
        </w:div>
        <w:div w:id="810489179">
          <w:marLeft w:val="640"/>
          <w:marRight w:val="0"/>
          <w:marTop w:val="0"/>
          <w:marBottom w:val="0"/>
          <w:divBdr>
            <w:top w:val="none" w:sz="0" w:space="0" w:color="auto"/>
            <w:left w:val="none" w:sz="0" w:space="0" w:color="auto"/>
            <w:bottom w:val="none" w:sz="0" w:space="0" w:color="auto"/>
            <w:right w:val="none" w:sz="0" w:space="0" w:color="auto"/>
          </w:divBdr>
        </w:div>
        <w:div w:id="1632788663">
          <w:marLeft w:val="640"/>
          <w:marRight w:val="0"/>
          <w:marTop w:val="0"/>
          <w:marBottom w:val="0"/>
          <w:divBdr>
            <w:top w:val="none" w:sz="0" w:space="0" w:color="auto"/>
            <w:left w:val="none" w:sz="0" w:space="0" w:color="auto"/>
            <w:bottom w:val="none" w:sz="0" w:space="0" w:color="auto"/>
            <w:right w:val="none" w:sz="0" w:space="0" w:color="auto"/>
          </w:divBdr>
        </w:div>
        <w:div w:id="69354102">
          <w:marLeft w:val="640"/>
          <w:marRight w:val="0"/>
          <w:marTop w:val="0"/>
          <w:marBottom w:val="0"/>
          <w:divBdr>
            <w:top w:val="none" w:sz="0" w:space="0" w:color="auto"/>
            <w:left w:val="none" w:sz="0" w:space="0" w:color="auto"/>
            <w:bottom w:val="none" w:sz="0" w:space="0" w:color="auto"/>
            <w:right w:val="none" w:sz="0" w:space="0" w:color="auto"/>
          </w:divBdr>
        </w:div>
        <w:div w:id="1321421983">
          <w:marLeft w:val="640"/>
          <w:marRight w:val="0"/>
          <w:marTop w:val="0"/>
          <w:marBottom w:val="0"/>
          <w:divBdr>
            <w:top w:val="none" w:sz="0" w:space="0" w:color="auto"/>
            <w:left w:val="none" w:sz="0" w:space="0" w:color="auto"/>
            <w:bottom w:val="none" w:sz="0" w:space="0" w:color="auto"/>
            <w:right w:val="none" w:sz="0" w:space="0" w:color="auto"/>
          </w:divBdr>
        </w:div>
        <w:div w:id="221521378">
          <w:marLeft w:val="640"/>
          <w:marRight w:val="0"/>
          <w:marTop w:val="0"/>
          <w:marBottom w:val="0"/>
          <w:divBdr>
            <w:top w:val="none" w:sz="0" w:space="0" w:color="auto"/>
            <w:left w:val="none" w:sz="0" w:space="0" w:color="auto"/>
            <w:bottom w:val="none" w:sz="0" w:space="0" w:color="auto"/>
            <w:right w:val="none" w:sz="0" w:space="0" w:color="auto"/>
          </w:divBdr>
        </w:div>
        <w:div w:id="1855804480">
          <w:marLeft w:val="640"/>
          <w:marRight w:val="0"/>
          <w:marTop w:val="0"/>
          <w:marBottom w:val="0"/>
          <w:divBdr>
            <w:top w:val="none" w:sz="0" w:space="0" w:color="auto"/>
            <w:left w:val="none" w:sz="0" w:space="0" w:color="auto"/>
            <w:bottom w:val="none" w:sz="0" w:space="0" w:color="auto"/>
            <w:right w:val="none" w:sz="0" w:space="0" w:color="auto"/>
          </w:divBdr>
        </w:div>
        <w:div w:id="714348712">
          <w:marLeft w:val="640"/>
          <w:marRight w:val="0"/>
          <w:marTop w:val="0"/>
          <w:marBottom w:val="0"/>
          <w:divBdr>
            <w:top w:val="none" w:sz="0" w:space="0" w:color="auto"/>
            <w:left w:val="none" w:sz="0" w:space="0" w:color="auto"/>
            <w:bottom w:val="none" w:sz="0" w:space="0" w:color="auto"/>
            <w:right w:val="none" w:sz="0" w:space="0" w:color="auto"/>
          </w:divBdr>
        </w:div>
        <w:div w:id="1635402600">
          <w:marLeft w:val="640"/>
          <w:marRight w:val="0"/>
          <w:marTop w:val="0"/>
          <w:marBottom w:val="0"/>
          <w:divBdr>
            <w:top w:val="none" w:sz="0" w:space="0" w:color="auto"/>
            <w:left w:val="none" w:sz="0" w:space="0" w:color="auto"/>
            <w:bottom w:val="none" w:sz="0" w:space="0" w:color="auto"/>
            <w:right w:val="none" w:sz="0" w:space="0" w:color="auto"/>
          </w:divBdr>
        </w:div>
        <w:div w:id="427383628">
          <w:marLeft w:val="640"/>
          <w:marRight w:val="0"/>
          <w:marTop w:val="0"/>
          <w:marBottom w:val="0"/>
          <w:divBdr>
            <w:top w:val="none" w:sz="0" w:space="0" w:color="auto"/>
            <w:left w:val="none" w:sz="0" w:space="0" w:color="auto"/>
            <w:bottom w:val="none" w:sz="0" w:space="0" w:color="auto"/>
            <w:right w:val="none" w:sz="0" w:space="0" w:color="auto"/>
          </w:divBdr>
        </w:div>
        <w:div w:id="615332359">
          <w:marLeft w:val="640"/>
          <w:marRight w:val="0"/>
          <w:marTop w:val="0"/>
          <w:marBottom w:val="0"/>
          <w:divBdr>
            <w:top w:val="none" w:sz="0" w:space="0" w:color="auto"/>
            <w:left w:val="none" w:sz="0" w:space="0" w:color="auto"/>
            <w:bottom w:val="none" w:sz="0" w:space="0" w:color="auto"/>
            <w:right w:val="none" w:sz="0" w:space="0" w:color="auto"/>
          </w:divBdr>
        </w:div>
        <w:div w:id="1251305734">
          <w:marLeft w:val="640"/>
          <w:marRight w:val="0"/>
          <w:marTop w:val="0"/>
          <w:marBottom w:val="0"/>
          <w:divBdr>
            <w:top w:val="none" w:sz="0" w:space="0" w:color="auto"/>
            <w:left w:val="none" w:sz="0" w:space="0" w:color="auto"/>
            <w:bottom w:val="none" w:sz="0" w:space="0" w:color="auto"/>
            <w:right w:val="none" w:sz="0" w:space="0" w:color="auto"/>
          </w:divBdr>
        </w:div>
        <w:div w:id="1083142744">
          <w:marLeft w:val="640"/>
          <w:marRight w:val="0"/>
          <w:marTop w:val="0"/>
          <w:marBottom w:val="0"/>
          <w:divBdr>
            <w:top w:val="none" w:sz="0" w:space="0" w:color="auto"/>
            <w:left w:val="none" w:sz="0" w:space="0" w:color="auto"/>
            <w:bottom w:val="none" w:sz="0" w:space="0" w:color="auto"/>
            <w:right w:val="none" w:sz="0" w:space="0" w:color="auto"/>
          </w:divBdr>
        </w:div>
        <w:div w:id="1400636536">
          <w:marLeft w:val="640"/>
          <w:marRight w:val="0"/>
          <w:marTop w:val="0"/>
          <w:marBottom w:val="0"/>
          <w:divBdr>
            <w:top w:val="none" w:sz="0" w:space="0" w:color="auto"/>
            <w:left w:val="none" w:sz="0" w:space="0" w:color="auto"/>
            <w:bottom w:val="none" w:sz="0" w:space="0" w:color="auto"/>
            <w:right w:val="none" w:sz="0" w:space="0" w:color="auto"/>
          </w:divBdr>
        </w:div>
        <w:div w:id="2026398851">
          <w:marLeft w:val="640"/>
          <w:marRight w:val="0"/>
          <w:marTop w:val="0"/>
          <w:marBottom w:val="0"/>
          <w:divBdr>
            <w:top w:val="none" w:sz="0" w:space="0" w:color="auto"/>
            <w:left w:val="none" w:sz="0" w:space="0" w:color="auto"/>
            <w:bottom w:val="none" w:sz="0" w:space="0" w:color="auto"/>
            <w:right w:val="none" w:sz="0" w:space="0" w:color="auto"/>
          </w:divBdr>
        </w:div>
        <w:div w:id="381298003">
          <w:marLeft w:val="640"/>
          <w:marRight w:val="0"/>
          <w:marTop w:val="0"/>
          <w:marBottom w:val="0"/>
          <w:divBdr>
            <w:top w:val="none" w:sz="0" w:space="0" w:color="auto"/>
            <w:left w:val="none" w:sz="0" w:space="0" w:color="auto"/>
            <w:bottom w:val="none" w:sz="0" w:space="0" w:color="auto"/>
            <w:right w:val="none" w:sz="0" w:space="0" w:color="auto"/>
          </w:divBdr>
        </w:div>
        <w:div w:id="97794870">
          <w:marLeft w:val="640"/>
          <w:marRight w:val="0"/>
          <w:marTop w:val="0"/>
          <w:marBottom w:val="0"/>
          <w:divBdr>
            <w:top w:val="none" w:sz="0" w:space="0" w:color="auto"/>
            <w:left w:val="none" w:sz="0" w:space="0" w:color="auto"/>
            <w:bottom w:val="none" w:sz="0" w:space="0" w:color="auto"/>
            <w:right w:val="none" w:sz="0" w:space="0" w:color="auto"/>
          </w:divBdr>
        </w:div>
        <w:div w:id="438720618">
          <w:marLeft w:val="640"/>
          <w:marRight w:val="0"/>
          <w:marTop w:val="0"/>
          <w:marBottom w:val="0"/>
          <w:divBdr>
            <w:top w:val="none" w:sz="0" w:space="0" w:color="auto"/>
            <w:left w:val="none" w:sz="0" w:space="0" w:color="auto"/>
            <w:bottom w:val="none" w:sz="0" w:space="0" w:color="auto"/>
            <w:right w:val="none" w:sz="0" w:space="0" w:color="auto"/>
          </w:divBdr>
        </w:div>
        <w:div w:id="2135638717">
          <w:marLeft w:val="640"/>
          <w:marRight w:val="0"/>
          <w:marTop w:val="0"/>
          <w:marBottom w:val="0"/>
          <w:divBdr>
            <w:top w:val="none" w:sz="0" w:space="0" w:color="auto"/>
            <w:left w:val="none" w:sz="0" w:space="0" w:color="auto"/>
            <w:bottom w:val="none" w:sz="0" w:space="0" w:color="auto"/>
            <w:right w:val="none" w:sz="0" w:space="0" w:color="auto"/>
          </w:divBdr>
        </w:div>
        <w:div w:id="1880431657">
          <w:marLeft w:val="640"/>
          <w:marRight w:val="0"/>
          <w:marTop w:val="0"/>
          <w:marBottom w:val="0"/>
          <w:divBdr>
            <w:top w:val="none" w:sz="0" w:space="0" w:color="auto"/>
            <w:left w:val="none" w:sz="0" w:space="0" w:color="auto"/>
            <w:bottom w:val="none" w:sz="0" w:space="0" w:color="auto"/>
            <w:right w:val="none" w:sz="0" w:space="0" w:color="auto"/>
          </w:divBdr>
        </w:div>
        <w:div w:id="1391878511">
          <w:marLeft w:val="640"/>
          <w:marRight w:val="0"/>
          <w:marTop w:val="0"/>
          <w:marBottom w:val="0"/>
          <w:divBdr>
            <w:top w:val="none" w:sz="0" w:space="0" w:color="auto"/>
            <w:left w:val="none" w:sz="0" w:space="0" w:color="auto"/>
            <w:bottom w:val="none" w:sz="0" w:space="0" w:color="auto"/>
            <w:right w:val="none" w:sz="0" w:space="0" w:color="auto"/>
          </w:divBdr>
        </w:div>
        <w:div w:id="345446670">
          <w:marLeft w:val="640"/>
          <w:marRight w:val="0"/>
          <w:marTop w:val="0"/>
          <w:marBottom w:val="0"/>
          <w:divBdr>
            <w:top w:val="none" w:sz="0" w:space="0" w:color="auto"/>
            <w:left w:val="none" w:sz="0" w:space="0" w:color="auto"/>
            <w:bottom w:val="none" w:sz="0" w:space="0" w:color="auto"/>
            <w:right w:val="none" w:sz="0" w:space="0" w:color="auto"/>
          </w:divBdr>
        </w:div>
        <w:div w:id="1276477211">
          <w:marLeft w:val="640"/>
          <w:marRight w:val="0"/>
          <w:marTop w:val="0"/>
          <w:marBottom w:val="0"/>
          <w:divBdr>
            <w:top w:val="none" w:sz="0" w:space="0" w:color="auto"/>
            <w:left w:val="none" w:sz="0" w:space="0" w:color="auto"/>
            <w:bottom w:val="none" w:sz="0" w:space="0" w:color="auto"/>
            <w:right w:val="none" w:sz="0" w:space="0" w:color="auto"/>
          </w:divBdr>
        </w:div>
        <w:div w:id="1344359765">
          <w:marLeft w:val="640"/>
          <w:marRight w:val="0"/>
          <w:marTop w:val="0"/>
          <w:marBottom w:val="0"/>
          <w:divBdr>
            <w:top w:val="none" w:sz="0" w:space="0" w:color="auto"/>
            <w:left w:val="none" w:sz="0" w:space="0" w:color="auto"/>
            <w:bottom w:val="none" w:sz="0" w:space="0" w:color="auto"/>
            <w:right w:val="none" w:sz="0" w:space="0" w:color="auto"/>
          </w:divBdr>
        </w:div>
        <w:div w:id="1658875821">
          <w:marLeft w:val="640"/>
          <w:marRight w:val="0"/>
          <w:marTop w:val="0"/>
          <w:marBottom w:val="0"/>
          <w:divBdr>
            <w:top w:val="none" w:sz="0" w:space="0" w:color="auto"/>
            <w:left w:val="none" w:sz="0" w:space="0" w:color="auto"/>
            <w:bottom w:val="none" w:sz="0" w:space="0" w:color="auto"/>
            <w:right w:val="none" w:sz="0" w:space="0" w:color="auto"/>
          </w:divBdr>
        </w:div>
        <w:div w:id="1466771647">
          <w:marLeft w:val="640"/>
          <w:marRight w:val="0"/>
          <w:marTop w:val="0"/>
          <w:marBottom w:val="0"/>
          <w:divBdr>
            <w:top w:val="none" w:sz="0" w:space="0" w:color="auto"/>
            <w:left w:val="none" w:sz="0" w:space="0" w:color="auto"/>
            <w:bottom w:val="none" w:sz="0" w:space="0" w:color="auto"/>
            <w:right w:val="none" w:sz="0" w:space="0" w:color="auto"/>
          </w:divBdr>
        </w:div>
        <w:div w:id="1011104832">
          <w:marLeft w:val="640"/>
          <w:marRight w:val="0"/>
          <w:marTop w:val="0"/>
          <w:marBottom w:val="0"/>
          <w:divBdr>
            <w:top w:val="none" w:sz="0" w:space="0" w:color="auto"/>
            <w:left w:val="none" w:sz="0" w:space="0" w:color="auto"/>
            <w:bottom w:val="none" w:sz="0" w:space="0" w:color="auto"/>
            <w:right w:val="none" w:sz="0" w:space="0" w:color="auto"/>
          </w:divBdr>
        </w:div>
        <w:div w:id="1905598729">
          <w:marLeft w:val="640"/>
          <w:marRight w:val="0"/>
          <w:marTop w:val="0"/>
          <w:marBottom w:val="0"/>
          <w:divBdr>
            <w:top w:val="none" w:sz="0" w:space="0" w:color="auto"/>
            <w:left w:val="none" w:sz="0" w:space="0" w:color="auto"/>
            <w:bottom w:val="none" w:sz="0" w:space="0" w:color="auto"/>
            <w:right w:val="none" w:sz="0" w:space="0" w:color="auto"/>
          </w:divBdr>
        </w:div>
        <w:div w:id="2010861571">
          <w:marLeft w:val="640"/>
          <w:marRight w:val="0"/>
          <w:marTop w:val="0"/>
          <w:marBottom w:val="0"/>
          <w:divBdr>
            <w:top w:val="none" w:sz="0" w:space="0" w:color="auto"/>
            <w:left w:val="none" w:sz="0" w:space="0" w:color="auto"/>
            <w:bottom w:val="none" w:sz="0" w:space="0" w:color="auto"/>
            <w:right w:val="none" w:sz="0" w:space="0" w:color="auto"/>
          </w:divBdr>
        </w:div>
        <w:div w:id="637537321">
          <w:marLeft w:val="640"/>
          <w:marRight w:val="0"/>
          <w:marTop w:val="0"/>
          <w:marBottom w:val="0"/>
          <w:divBdr>
            <w:top w:val="none" w:sz="0" w:space="0" w:color="auto"/>
            <w:left w:val="none" w:sz="0" w:space="0" w:color="auto"/>
            <w:bottom w:val="none" w:sz="0" w:space="0" w:color="auto"/>
            <w:right w:val="none" w:sz="0" w:space="0" w:color="auto"/>
          </w:divBdr>
        </w:div>
        <w:div w:id="359863785">
          <w:marLeft w:val="640"/>
          <w:marRight w:val="0"/>
          <w:marTop w:val="0"/>
          <w:marBottom w:val="0"/>
          <w:divBdr>
            <w:top w:val="none" w:sz="0" w:space="0" w:color="auto"/>
            <w:left w:val="none" w:sz="0" w:space="0" w:color="auto"/>
            <w:bottom w:val="none" w:sz="0" w:space="0" w:color="auto"/>
            <w:right w:val="none" w:sz="0" w:space="0" w:color="auto"/>
          </w:divBdr>
        </w:div>
        <w:div w:id="545992986">
          <w:marLeft w:val="640"/>
          <w:marRight w:val="0"/>
          <w:marTop w:val="0"/>
          <w:marBottom w:val="0"/>
          <w:divBdr>
            <w:top w:val="none" w:sz="0" w:space="0" w:color="auto"/>
            <w:left w:val="none" w:sz="0" w:space="0" w:color="auto"/>
            <w:bottom w:val="none" w:sz="0" w:space="0" w:color="auto"/>
            <w:right w:val="none" w:sz="0" w:space="0" w:color="auto"/>
          </w:divBdr>
        </w:div>
        <w:div w:id="1007901605">
          <w:marLeft w:val="640"/>
          <w:marRight w:val="0"/>
          <w:marTop w:val="0"/>
          <w:marBottom w:val="0"/>
          <w:divBdr>
            <w:top w:val="none" w:sz="0" w:space="0" w:color="auto"/>
            <w:left w:val="none" w:sz="0" w:space="0" w:color="auto"/>
            <w:bottom w:val="none" w:sz="0" w:space="0" w:color="auto"/>
            <w:right w:val="none" w:sz="0" w:space="0" w:color="auto"/>
          </w:divBdr>
        </w:div>
        <w:div w:id="1713651813">
          <w:marLeft w:val="640"/>
          <w:marRight w:val="0"/>
          <w:marTop w:val="0"/>
          <w:marBottom w:val="0"/>
          <w:divBdr>
            <w:top w:val="none" w:sz="0" w:space="0" w:color="auto"/>
            <w:left w:val="none" w:sz="0" w:space="0" w:color="auto"/>
            <w:bottom w:val="none" w:sz="0" w:space="0" w:color="auto"/>
            <w:right w:val="none" w:sz="0" w:space="0" w:color="auto"/>
          </w:divBdr>
        </w:div>
        <w:div w:id="1822502206">
          <w:marLeft w:val="640"/>
          <w:marRight w:val="0"/>
          <w:marTop w:val="0"/>
          <w:marBottom w:val="0"/>
          <w:divBdr>
            <w:top w:val="none" w:sz="0" w:space="0" w:color="auto"/>
            <w:left w:val="none" w:sz="0" w:space="0" w:color="auto"/>
            <w:bottom w:val="none" w:sz="0" w:space="0" w:color="auto"/>
            <w:right w:val="none" w:sz="0" w:space="0" w:color="auto"/>
          </w:divBdr>
        </w:div>
        <w:div w:id="1070470263">
          <w:marLeft w:val="640"/>
          <w:marRight w:val="0"/>
          <w:marTop w:val="0"/>
          <w:marBottom w:val="0"/>
          <w:divBdr>
            <w:top w:val="none" w:sz="0" w:space="0" w:color="auto"/>
            <w:left w:val="none" w:sz="0" w:space="0" w:color="auto"/>
            <w:bottom w:val="none" w:sz="0" w:space="0" w:color="auto"/>
            <w:right w:val="none" w:sz="0" w:space="0" w:color="auto"/>
          </w:divBdr>
        </w:div>
        <w:div w:id="506331989">
          <w:marLeft w:val="640"/>
          <w:marRight w:val="0"/>
          <w:marTop w:val="0"/>
          <w:marBottom w:val="0"/>
          <w:divBdr>
            <w:top w:val="none" w:sz="0" w:space="0" w:color="auto"/>
            <w:left w:val="none" w:sz="0" w:space="0" w:color="auto"/>
            <w:bottom w:val="none" w:sz="0" w:space="0" w:color="auto"/>
            <w:right w:val="none" w:sz="0" w:space="0" w:color="auto"/>
          </w:divBdr>
        </w:div>
        <w:div w:id="1676960714">
          <w:marLeft w:val="640"/>
          <w:marRight w:val="0"/>
          <w:marTop w:val="0"/>
          <w:marBottom w:val="0"/>
          <w:divBdr>
            <w:top w:val="none" w:sz="0" w:space="0" w:color="auto"/>
            <w:left w:val="none" w:sz="0" w:space="0" w:color="auto"/>
            <w:bottom w:val="none" w:sz="0" w:space="0" w:color="auto"/>
            <w:right w:val="none" w:sz="0" w:space="0" w:color="auto"/>
          </w:divBdr>
        </w:div>
        <w:div w:id="1615408500">
          <w:marLeft w:val="640"/>
          <w:marRight w:val="0"/>
          <w:marTop w:val="0"/>
          <w:marBottom w:val="0"/>
          <w:divBdr>
            <w:top w:val="none" w:sz="0" w:space="0" w:color="auto"/>
            <w:left w:val="none" w:sz="0" w:space="0" w:color="auto"/>
            <w:bottom w:val="none" w:sz="0" w:space="0" w:color="auto"/>
            <w:right w:val="none" w:sz="0" w:space="0" w:color="auto"/>
          </w:divBdr>
        </w:div>
        <w:div w:id="1071733598">
          <w:marLeft w:val="640"/>
          <w:marRight w:val="0"/>
          <w:marTop w:val="0"/>
          <w:marBottom w:val="0"/>
          <w:divBdr>
            <w:top w:val="none" w:sz="0" w:space="0" w:color="auto"/>
            <w:left w:val="none" w:sz="0" w:space="0" w:color="auto"/>
            <w:bottom w:val="none" w:sz="0" w:space="0" w:color="auto"/>
            <w:right w:val="none" w:sz="0" w:space="0" w:color="auto"/>
          </w:divBdr>
        </w:div>
        <w:div w:id="1355308761">
          <w:marLeft w:val="640"/>
          <w:marRight w:val="0"/>
          <w:marTop w:val="0"/>
          <w:marBottom w:val="0"/>
          <w:divBdr>
            <w:top w:val="none" w:sz="0" w:space="0" w:color="auto"/>
            <w:left w:val="none" w:sz="0" w:space="0" w:color="auto"/>
            <w:bottom w:val="none" w:sz="0" w:space="0" w:color="auto"/>
            <w:right w:val="none" w:sz="0" w:space="0" w:color="auto"/>
          </w:divBdr>
        </w:div>
        <w:div w:id="1479372043">
          <w:marLeft w:val="640"/>
          <w:marRight w:val="0"/>
          <w:marTop w:val="0"/>
          <w:marBottom w:val="0"/>
          <w:divBdr>
            <w:top w:val="none" w:sz="0" w:space="0" w:color="auto"/>
            <w:left w:val="none" w:sz="0" w:space="0" w:color="auto"/>
            <w:bottom w:val="none" w:sz="0" w:space="0" w:color="auto"/>
            <w:right w:val="none" w:sz="0" w:space="0" w:color="auto"/>
          </w:divBdr>
        </w:div>
        <w:div w:id="1934128000">
          <w:marLeft w:val="640"/>
          <w:marRight w:val="0"/>
          <w:marTop w:val="0"/>
          <w:marBottom w:val="0"/>
          <w:divBdr>
            <w:top w:val="none" w:sz="0" w:space="0" w:color="auto"/>
            <w:left w:val="none" w:sz="0" w:space="0" w:color="auto"/>
            <w:bottom w:val="none" w:sz="0" w:space="0" w:color="auto"/>
            <w:right w:val="none" w:sz="0" w:space="0" w:color="auto"/>
          </w:divBdr>
        </w:div>
        <w:div w:id="503282680">
          <w:marLeft w:val="640"/>
          <w:marRight w:val="0"/>
          <w:marTop w:val="0"/>
          <w:marBottom w:val="0"/>
          <w:divBdr>
            <w:top w:val="none" w:sz="0" w:space="0" w:color="auto"/>
            <w:left w:val="none" w:sz="0" w:space="0" w:color="auto"/>
            <w:bottom w:val="none" w:sz="0" w:space="0" w:color="auto"/>
            <w:right w:val="none" w:sz="0" w:space="0" w:color="auto"/>
          </w:divBdr>
        </w:div>
        <w:div w:id="277225617">
          <w:marLeft w:val="640"/>
          <w:marRight w:val="0"/>
          <w:marTop w:val="0"/>
          <w:marBottom w:val="0"/>
          <w:divBdr>
            <w:top w:val="none" w:sz="0" w:space="0" w:color="auto"/>
            <w:left w:val="none" w:sz="0" w:space="0" w:color="auto"/>
            <w:bottom w:val="none" w:sz="0" w:space="0" w:color="auto"/>
            <w:right w:val="none" w:sz="0" w:space="0" w:color="auto"/>
          </w:divBdr>
        </w:div>
        <w:div w:id="1592277994">
          <w:marLeft w:val="640"/>
          <w:marRight w:val="0"/>
          <w:marTop w:val="0"/>
          <w:marBottom w:val="0"/>
          <w:divBdr>
            <w:top w:val="none" w:sz="0" w:space="0" w:color="auto"/>
            <w:left w:val="none" w:sz="0" w:space="0" w:color="auto"/>
            <w:bottom w:val="none" w:sz="0" w:space="0" w:color="auto"/>
            <w:right w:val="none" w:sz="0" w:space="0" w:color="auto"/>
          </w:divBdr>
        </w:div>
        <w:div w:id="162355425">
          <w:marLeft w:val="640"/>
          <w:marRight w:val="0"/>
          <w:marTop w:val="0"/>
          <w:marBottom w:val="0"/>
          <w:divBdr>
            <w:top w:val="none" w:sz="0" w:space="0" w:color="auto"/>
            <w:left w:val="none" w:sz="0" w:space="0" w:color="auto"/>
            <w:bottom w:val="none" w:sz="0" w:space="0" w:color="auto"/>
            <w:right w:val="none" w:sz="0" w:space="0" w:color="auto"/>
          </w:divBdr>
        </w:div>
        <w:div w:id="1658874114">
          <w:marLeft w:val="640"/>
          <w:marRight w:val="0"/>
          <w:marTop w:val="0"/>
          <w:marBottom w:val="0"/>
          <w:divBdr>
            <w:top w:val="none" w:sz="0" w:space="0" w:color="auto"/>
            <w:left w:val="none" w:sz="0" w:space="0" w:color="auto"/>
            <w:bottom w:val="none" w:sz="0" w:space="0" w:color="auto"/>
            <w:right w:val="none" w:sz="0" w:space="0" w:color="auto"/>
          </w:divBdr>
        </w:div>
        <w:div w:id="339743900">
          <w:marLeft w:val="640"/>
          <w:marRight w:val="0"/>
          <w:marTop w:val="0"/>
          <w:marBottom w:val="0"/>
          <w:divBdr>
            <w:top w:val="none" w:sz="0" w:space="0" w:color="auto"/>
            <w:left w:val="none" w:sz="0" w:space="0" w:color="auto"/>
            <w:bottom w:val="none" w:sz="0" w:space="0" w:color="auto"/>
            <w:right w:val="none" w:sz="0" w:space="0" w:color="auto"/>
          </w:divBdr>
        </w:div>
        <w:div w:id="937323693">
          <w:marLeft w:val="640"/>
          <w:marRight w:val="0"/>
          <w:marTop w:val="0"/>
          <w:marBottom w:val="0"/>
          <w:divBdr>
            <w:top w:val="none" w:sz="0" w:space="0" w:color="auto"/>
            <w:left w:val="none" w:sz="0" w:space="0" w:color="auto"/>
            <w:bottom w:val="none" w:sz="0" w:space="0" w:color="auto"/>
            <w:right w:val="none" w:sz="0" w:space="0" w:color="auto"/>
          </w:divBdr>
        </w:div>
        <w:div w:id="1078404358">
          <w:marLeft w:val="640"/>
          <w:marRight w:val="0"/>
          <w:marTop w:val="0"/>
          <w:marBottom w:val="0"/>
          <w:divBdr>
            <w:top w:val="none" w:sz="0" w:space="0" w:color="auto"/>
            <w:left w:val="none" w:sz="0" w:space="0" w:color="auto"/>
            <w:bottom w:val="none" w:sz="0" w:space="0" w:color="auto"/>
            <w:right w:val="none" w:sz="0" w:space="0" w:color="auto"/>
          </w:divBdr>
        </w:div>
        <w:div w:id="1766995301">
          <w:marLeft w:val="640"/>
          <w:marRight w:val="0"/>
          <w:marTop w:val="0"/>
          <w:marBottom w:val="0"/>
          <w:divBdr>
            <w:top w:val="none" w:sz="0" w:space="0" w:color="auto"/>
            <w:left w:val="none" w:sz="0" w:space="0" w:color="auto"/>
            <w:bottom w:val="none" w:sz="0" w:space="0" w:color="auto"/>
            <w:right w:val="none" w:sz="0" w:space="0" w:color="auto"/>
          </w:divBdr>
        </w:div>
        <w:div w:id="154928604">
          <w:marLeft w:val="640"/>
          <w:marRight w:val="0"/>
          <w:marTop w:val="0"/>
          <w:marBottom w:val="0"/>
          <w:divBdr>
            <w:top w:val="none" w:sz="0" w:space="0" w:color="auto"/>
            <w:left w:val="none" w:sz="0" w:space="0" w:color="auto"/>
            <w:bottom w:val="none" w:sz="0" w:space="0" w:color="auto"/>
            <w:right w:val="none" w:sz="0" w:space="0" w:color="auto"/>
          </w:divBdr>
        </w:div>
        <w:div w:id="1139421317">
          <w:marLeft w:val="640"/>
          <w:marRight w:val="0"/>
          <w:marTop w:val="0"/>
          <w:marBottom w:val="0"/>
          <w:divBdr>
            <w:top w:val="none" w:sz="0" w:space="0" w:color="auto"/>
            <w:left w:val="none" w:sz="0" w:space="0" w:color="auto"/>
            <w:bottom w:val="none" w:sz="0" w:space="0" w:color="auto"/>
            <w:right w:val="none" w:sz="0" w:space="0" w:color="auto"/>
          </w:divBdr>
        </w:div>
        <w:div w:id="1994992197">
          <w:marLeft w:val="640"/>
          <w:marRight w:val="0"/>
          <w:marTop w:val="0"/>
          <w:marBottom w:val="0"/>
          <w:divBdr>
            <w:top w:val="none" w:sz="0" w:space="0" w:color="auto"/>
            <w:left w:val="none" w:sz="0" w:space="0" w:color="auto"/>
            <w:bottom w:val="none" w:sz="0" w:space="0" w:color="auto"/>
            <w:right w:val="none" w:sz="0" w:space="0" w:color="auto"/>
          </w:divBdr>
        </w:div>
        <w:div w:id="850995498">
          <w:marLeft w:val="640"/>
          <w:marRight w:val="0"/>
          <w:marTop w:val="0"/>
          <w:marBottom w:val="0"/>
          <w:divBdr>
            <w:top w:val="none" w:sz="0" w:space="0" w:color="auto"/>
            <w:left w:val="none" w:sz="0" w:space="0" w:color="auto"/>
            <w:bottom w:val="none" w:sz="0" w:space="0" w:color="auto"/>
            <w:right w:val="none" w:sz="0" w:space="0" w:color="auto"/>
          </w:divBdr>
        </w:div>
        <w:div w:id="853417234">
          <w:marLeft w:val="640"/>
          <w:marRight w:val="0"/>
          <w:marTop w:val="0"/>
          <w:marBottom w:val="0"/>
          <w:divBdr>
            <w:top w:val="none" w:sz="0" w:space="0" w:color="auto"/>
            <w:left w:val="none" w:sz="0" w:space="0" w:color="auto"/>
            <w:bottom w:val="none" w:sz="0" w:space="0" w:color="auto"/>
            <w:right w:val="none" w:sz="0" w:space="0" w:color="auto"/>
          </w:divBdr>
        </w:div>
        <w:div w:id="1159271411">
          <w:marLeft w:val="640"/>
          <w:marRight w:val="0"/>
          <w:marTop w:val="0"/>
          <w:marBottom w:val="0"/>
          <w:divBdr>
            <w:top w:val="none" w:sz="0" w:space="0" w:color="auto"/>
            <w:left w:val="none" w:sz="0" w:space="0" w:color="auto"/>
            <w:bottom w:val="none" w:sz="0" w:space="0" w:color="auto"/>
            <w:right w:val="none" w:sz="0" w:space="0" w:color="auto"/>
          </w:divBdr>
        </w:div>
        <w:div w:id="1678077839">
          <w:marLeft w:val="640"/>
          <w:marRight w:val="0"/>
          <w:marTop w:val="0"/>
          <w:marBottom w:val="0"/>
          <w:divBdr>
            <w:top w:val="none" w:sz="0" w:space="0" w:color="auto"/>
            <w:left w:val="none" w:sz="0" w:space="0" w:color="auto"/>
            <w:bottom w:val="none" w:sz="0" w:space="0" w:color="auto"/>
            <w:right w:val="none" w:sz="0" w:space="0" w:color="auto"/>
          </w:divBdr>
        </w:div>
        <w:div w:id="1958102307">
          <w:marLeft w:val="640"/>
          <w:marRight w:val="0"/>
          <w:marTop w:val="0"/>
          <w:marBottom w:val="0"/>
          <w:divBdr>
            <w:top w:val="none" w:sz="0" w:space="0" w:color="auto"/>
            <w:left w:val="none" w:sz="0" w:space="0" w:color="auto"/>
            <w:bottom w:val="none" w:sz="0" w:space="0" w:color="auto"/>
            <w:right w:val="none" w:sz="0" w:space="0" w:color="auto"/>
          </w:divBdr>
        </w:div>
        <w:div w:id="1526558098">
          <w:marLeft w:val="640"/>
          <w:marRight w:val="0"/>
          <w:marTop w:val="0"/>
          <w:marBottom w:val="0"/>
          <w:divBdr>
            <w:top w:val="none" w:sz="0" w:space="0" w:color="auto"/>
            <w:left w:val="none" w:sz="0" w:space="0" w:color="auto"/>
            <w:bottom w:val="none" w:sz="0" w:space="0" w:color="auto"/>
            <w:right w:val="none" w:sz="0" w:space="0" w:color="auto"/>
          </w:divBdr>
        </w:div>
        <w:div w:id="322316625">
          <w:marLeft w:val="640"/>
          <w:marRight w:val="0"/>
          <w:marTop w:val="0"/>
          <w:marBottom w:val="0"/>
          <w:divBdr>
            <w:top w:val="none" w:sz="0" w:space="0" w:color="auto"/>
            <w:left w:val="none" w:sz="0" w:space="0" w:color="auto"/>
            <w:bottom w:val="none" w:sz="0" w:space="0" w:color="auto"/>
            <w:right w:val="none" w:sz="0" w:space="0" w:color="auto"/>
          </w:divBdr>
        </w:div>
        <w:div w:id="185212540">
          <w:marLeft w:val="640"/>
          <w:marRight w:val="0"/>
          <w:marTop w:val="0"/>
          <w:marBottom w:val="0"/>
          <w:divBdr>
            <w:top w:val="none" w:sz="0" w:space="0" w:color="auto"/>
            <w:left w:val="none" w:sz="0" w:space="0" w:color="auto"/>
            <w:bottom w:val="none" w:sz="0" w:space="0" w:color="auto"/>
            <w:right w:val="none" w:sz="0" w:space="0" w:color="auto"/>
          </w:divBdr>
        </w:div>
        <w:div w:id="112406902">
          <w:marLeft w:val="640"/>
          <w:marRight w:val="0"/>
          <w:marTop w:val="0"/>
          <w:marBottom w:val="0"/>
          <w:divBdr>
            <w:top w:val="none" w:sz="0" w:space="0" w:color="auto"/>
            <w:left w:val="none" w:sz="0" w:space="0" w:color="auto"/>
            <w:bottom w:val="none" w:sz="0" w:space="0" w:color="auto"/>
            <w:right w:val="none" w:sz="0" w:space="0" w:color="auto"/>
          </w:divBdr>
        </w:div>
        <w:div w:id="158886354">
          <w:marLeft w:val="640"/>
          <w:marRight w:val="0"/>
          <w:marTop w:val="0"/>
          <w:marBottom w:val="0"/>
          <w:divBdr>
            <w:top w:val="none" w:sz="0" w:space="0" w:color="auto"/>
            <w:left w:val="none" w:sz="0" w:space="0" w:color="auto"/>
            <w:bottom w:val="none" w:sz="0" w:space="0" w:color="auto"/>
            <w:right w:val="none" w:sz="0" w:space="0" w:color="auto"/>
          </w:divBdr>
        </w:div>
        <w:div w:id="1236014186">
          <w:marLeft w:val="640"/>
          <w:marRight w:val="0"/>
          <w:marTop w:val="0"/>
          <w:marBottom w:val="0"/>
          <w:divBdr>
            <w:top w:val="none" w:sz="0" w:space="0" w:color="auto"/>
            <w:left w:val="none" w:sz="0" w:space="0" w:color="auto"/>
            <w:bottom w:val="none" w:sz="0" w:space="0" w:color="auto"/>
            <w:right w:val="none" w:sz="0" w:space="0" w:color="auto"/>
          </w:divBdr>
        </w:div>
        <w:div w:id="1056466081">
          <w:marLeft w:val="640"/>
          <w:marRight w:val="0"/>
          <w:marTop w:val="0"/>
          <w:marBottom w:val="0"/>
          <w:divBdr>
            <w:top w:val="none" w:sz="0" w:space="0" w:color="auto"/>
            <w:left w:val="none" w:sz="0" w:space="0" w:color="auto"/>
            <w:bottom w:val="none" w:sz="0" w:space="0" w:color="auto"/>
            <w:right w:val="none" w:sz="0" w:space="0" w:color="auto"/>
          </w:divBdr>
        </w:div>
        <w:div w:id="374082712">
          <w:marLeft w:val="640"/>
          <w:marRight w:val="0"/>
          <w:marTop w:val="0"/>
          <w:marBottom w:val="0"/>
          <w:divBdr>
            <w:top w:val="none" w:sz="0" w:space="0" w:color="auto"/>
            <w:left w:val="none" w:sz="0" w:space="0" w:color="auto"/>
            <w:bottom w:val="none" w:sz="0" w:space="0" w:color="auto"/>
            <w:right w:val="none" w:sz="0" w:space="0" w:color="auto"/>
          </w:divBdr>
        </w:div>
        <w:div w:id="1076249657">
          <w:marLeft w:val="640"/>
          <w:marRight w:val="0"/>
          <w:marTop w:val="0"/>
          <w:marBottom w:val="0"/>
          <w:divBdr>
            <w:top w:val="none" w:sz="0" w:space="0" w:color="auto"/>
            <w:left w:val="none" w:sz="0" w:space="0" w:color="auto"/>
            <w:bottom w:val="none" w:sz="0" w:space="0" w:color="auto"/>
            <w:right w:val="none" w:sz="0" w:space="0" w:color="auto"/>
          </w:divBdr>
        </w:div>
        <w:div w:id="1372724139">
          <w:marLeft w:val="640"/>
          <w:marRight w:val="0"/>
          <w:marTop w:val="0"/>
          <w:marBottom w:val="0"/>
          <w:divBdr>
            <w:top w:val="none" w:sz="0" w:space="0" w:color="auto"/>
            <w:left w:val="none" w:sz="0" w:space="0" w:color="auto"/>
            <w:bottom w:val="none" w:sz="0" w:space="0" w:color="auto"/>
            <w:right w:val="none" w:sz="0" w:space="0" w:color="auto"/>
          </w:divBdr>
        </w:div>
        <w:div w:id="1823084346">
          <w:marLeft w:val="640"/>
          <w:marRight w:val="0"/>
          <w:marTop w:val="0"/>
          <w:marBottom w:val="0"/>
          <w:divBdr>
            <w:top w:val="none" w:sz="0" w:space="0" w:color="auto"/>
            <w:left w:val="none" w:sz="0" w:space="0" w:color="auto"/>
            <w:bottom w:val="none" w:sz="0" w:space="0" w:color="auto"/>
            <w:right w:val="none" w:sz="0" w:space="0" w:color="auto"/>
          </w:divBdr>
        </w:div>
        <w:div w:id="639574975">
          <w:marLeft w:val="640"/>
          <w:marRight w:val="0"/>
          <w:marTop w:val="0"/>
          <w:marBottom w:val="0"/>
          <w:divBdr>
            <w:top w:val="none" w:sz="0" w:space="0" w:color="auto"/>
            <w:left w:val="none" w:sz="0" w:space="0" w:color="auto"/>
            <w:bottom w:val="none" w:sz="0" w:space="0" w:color="auto"/>
            <w:right w:val="none" w:sz="0" w:space="0" w:color="auto"/>
          </w:divBdr>
        </w:div>
        <w:div w:id="1915048074">
          <w:marLeft w:val="640"/>
          <w:marRight w:val="0"/>
          <w:marTop w:val="0"/>
          <w:marBottom w:val="0"/>
          <w:divBdr>
            <w:top w:val="none" w:sz="0" w:space="0" w:color="auto"/>
            <w:left w:val="none" w:sz="0" w:space="0" w:color="auto"/>
            <w:bottom w:val="none" w:sz="0" w:space="0" w:color="auto"/>
            <w:right w:val="none" w:sz="0" w:space="0" w:color="auto"/>
          </w:divBdr>
        </w:div>
        <w:div w:id="1545216930">
          <w:marLeft w:val="640"/>
          <w:marRight w:val="0"/>
          <w:marTop w:val="0"/>
          <w:marBottom w:val="0"/>
          <w:divBdr>
            <w:top w:val="none" w:sz="0" w:space="0" w:color="auto"/>
            <w:left w:val="none" w:sz="0" w:space="0" w:color="auto"/>
            <w:bottom w:val="none" w:sz="0" w:space="0" w:color="auto"/>
            <w:right w:val="none" w:sz="0" w:space="0" w:color="auto"/>
          </w:divBdr>
        </w:div>
        <w:div w:id="2123571695">
          <w:marLeft w:val="640"/>
          <w:marRight w:val="0"/>
          <w:marTop w:val="0"/>
          <w:marBottom w:val="0"/>
          <w:divBdr>
            <w:top w:val="none" w:sz="0" w:space="0" w:color="auto"/>
            <w:left w:val="none" w:sz="0" w:space="0" w:color="auto"/>
            <w:bottom w:val="none" w:sz="0" w:space="0" w:color="auto"/>
            <w:right w:val="none" w:sz="0" w:space="0" w:color="auto"/>
          </w:divBdr>
        </w:div>
        <w:div w:id="1428192169">
          <w:marLeft w:val="640"/>
          <w:marRight w:val="0"/>
          <w:marTop w:val="0"/>
          <w:marBottom w:val="0"/>
          <w:divBdr>
            <w:top w:val="none" w:sz="0" w:space="0" w:color="auto"/>
            <w:left w:val="none" w:sz="0" w:space="0" w:color="auto"/>
            <w:bottom w:val="none" w:sz="0" w:space="0" w:color="auto"/>
            <w:right w:val="none" w:sz="0" w:space="0" w:color="auto"/>
          </w:divBdr>
        </w:div>
        <w:div w:id="1077245844">
          <w:marLeft w:val="640"/>
          <w:marRight w:val="0"/>
          <w:marTop w:val="0"/>
          <w:marBottom w:val="0"/>
          <w:divBdr>
            <w:top w:val="none" w:sz="0" w:space="0" w:color="auto"/>
            <w:left w:val="none" w:sz="0" w:space="0" w:color="auto"/>
            <w:bottom w:val="none" w:sz="0" w:space="0" w:color="auto"/>
            <w:right w:val="none" w:sz="0" w:space="0" w:color="auto"/>
          </w:divBdr>
        </w:div>
        <w:div w:id="568465915">
          <w:marLeft w:val="640"/>
          <w:marRight w:val="0"/>
          <w:marTop w:val="0"/>
          <w:marBottom w:val="0"/>
          <w:divBdr>
            <w:top w:val="none" w:sz="0" w:space="0" w:color="auto"/>
            <w:left w:val="none" w:sz="0" w:space="0" w:color="auto"/>
            <w:bottom w:val="none" w:sz="0" w:space="0" w:color="auto"/>
            <w:right w:val="none" w:sz="0" w:space="0" w:color="auto"/>
          </w:divBdr>
        </w:div>
        <w:div w:id="1224947838">
          <w:marLeft w:val="640"/>
          <w:marRight w:val="0"/>
          <w:marTop w:val="0"/>
          <w:marBottom w:val="0"/>
          <w:divBdr>
            <w:top w:val="none" w:sz="0" w:space="0" w:color="auto"/>
            <w:left w:val="none" w:sz="0" w:space="0" w:color="auto"/>
            <w:bottom w:val="none" w:sz="0" w:space="0" w:color="auto"/>
            <w:right w:val="none" w:sz="0" w:space="0" w:color="auto"/>
          </w:divBdr>
        </w:div>
        <w:div w:id="1653673356">
          <w:marLeft w:val="640"/>
          <w:marRight w:val="0"/>
          <w:marTop w:val="0"/>
          <w:marBottom w:val="0"/>
          <w:divBdr>
            <w:top w:val="none" w:sz="0" w:space="0" w:color="auto"/>
            <w:left w:val="none" w:sz="0" w:space="0" w:color="auto"/>
            <w:bottom w:val="none" w:sz="0" w:space="0" w:color="auto"/>
            <w:right w:val="none" w:sz="0" w:space="0" w:color="auto"/>
          </w:divBdr>
        </w:div>
        <w:div w:id="1063060346">
          <w:marLeft w:val="640"/>
          <w:marRight w:val="0"/>
          <w:marTop w:val="0"/>
          <w:marBottom w:val="0"/>
          <w:divBdr>
            <w:top w:val="none" w:sz="0" w:space="0" w:color="auto"/>
            <w:left w:val="none" w:sz="0" w:space="0" w:color="auto"/>
            <w:bottom w:val="none" w:sz="0" w:space="0" w:color="auto"/>
            <w:right w:val="none" w:sz="0" w:space="0" w:color="auto"/>
          </w:divBdr>
        </w:div>
        <w:div w:id="1554656839">
          <w:marLeft w:val="640"/>
          <w:marRight w:val="0"/>
          <w:marTop w:val="0"/>
          <w:marBottom w:val="0"/>
          <w:divBdr>
            <w:top w:val="none" w:sz="0" w:space="0" w:color="auto"/>
            <w:left w:val="none" w:sz="0" w:space="0" w:color="auto"/>
            <w:bottom w:val="none" w:sz="0" w:space="0" w:color="auto"/>
            <w:right w:val="none" w:sz="0" w:space="0" w:color="auto"/>
          </w:divBdr>
        </w:div>
        <w:div w:id="1726373908">
          <w:marLeft w:val="640"/>
          <w:marRight w:val="0"/>
          <w:marTop w:val="0"/>
          <w:marBottom w:val="0"/>
          <w:divBdr>
            <w:top w:val="none" w:sz="0" w:space="0" w:color="auto"/>
            <w:left w:val="none" w:sz="0" w:space="0" w:color="auto"/>
            <w:bottom w:val="none" w:sz="0" w:space="0" w:color="auto"/>
            <w:right w:val="none" w:sz="0" w:space="0" w:color="auto"/>
          </w:divBdr>
        </w:div>
        <w:div w:id="23986495">
          <w:marLeft w:val="640"/>
          <w:marRight w:val="0"/>
          <w:marTop w:val="0"/>
          <w:marBottom w:val="0"/>
          <w:divBdr>
            <w:top w:val="none" w:sz="0" w:space="0" w:color="auto"/>
            <w:left w:val="none" w:sz="0" w:space="0" w:color="auto"/>
            <w:bottom w:val="none" w:sz="0" w:space="0" w:color="auto"/>
            <w:right w:val="none" w:sz="0" w:space="0" w:color="auto"/>
          </w:divBdr>
        </w:div>
        <w:div w:id="1345404534">
          <w:marLeft w:val="640"/>
          <w:marRight w:val="0"/>
          <w:marTop w:val="0"/>
          <w:marBottom w:val="0"/>
          <w:divBdr>
            <w:top w:val="none" w:sz="0" w:space="0" w:color="auto"/>
            <w:left w:val="none" w:sz="0" w:space="0" w:color="auto"/>
            <w:bottom w:val="none" w:sz="0" w:space="0" w:color="auto"/>
            <w:right w:val="none" w:sz="0" w:space="0" w:color="auto"/>
          </w:divBdr>
        </w:div>
        <w:div w:id="1521772907">
          <w:marLeft w:val="640"/>
          <w:marRight w:val="0"/>
          <w:marTop w:val="0"/>
          <w:marBottom w:val="0"/>
          <w:divBdr>
            <w:top w:val="none" w:sz="0" w:space="0" w:color="auto"/>
            <w:left w:val="none" w:sz="0" w:space="0" w:color="auto"/>
            <w:bottom w:val="none" w:sz="0" w:space="0" w:color="auto"/>
            <w:right w:val="none" w:sz="0" w:space="0" w:color="auto"/>
          </w:divBdr>
        </w:div>
        <w:div w:id="1426876973">
          <w:marLeft w:val="640"/>
          <w:marRight w:val="0"/>
          <w:marTop w:val="0"/>
          <w:marBottom w:val="0"/>
          <w:divBdr>
            <w:top w:val="none" w:sz="0" w:space="0" w:color="auto"/>
            <w:left w:val="none" w:sz="0" w:space="0" w:color="auto"/>
            <w:bottom w:val="none" w:sz="0" w:space="0" w:color="auto"/>
            <w:right w:val="none" w:sz="0" w:space="0" w:color="auto"/>
          </w:divBdr>
        </w:div>
        <w:div w:id="1600481585">
          <w:marLeft w:val="640"/>
          <w:marRight w:val="0"/>
          <w:marTop w:val="0"/>
          <w:marBottom w:val="0"/>
          <w:divBdr>
            <w:top w:val="none" w:sz="0" w:space="0" w:color="auto"/>
            <w:left w:val="none" w:sz="0" w:space="0" w:color="auto"/>
            <w:bottom w:val="none" w:sz="0" w:space="0" w:color="auto"/>
            <w:right w:val="none" w:sz="0" w:space="0" w:color="auto"/>
          </w:divBdr>
        </w:div>
        <w:div w:id="625240804">
          <w:marLeft w:val="640"/>
          <w:marRight w:val="0"/>
          <w:marTop w:val="0"/>
          <w:marBottom w:val="0"/>
          <w:divBdr>
            <w:top w:val="none" w:sz="0" w:space="0" w:color="auto"/>
            <w:left w:val="none" w:sz="0" w:space="0" w:color="auto"/>
            <w:bottom w:val="none" w:sz="0" w:space="0" w:color="auto"/>
            <w:right w:val="none" w:sz="0" w:space="0" w:color="auto"/>
          </w:divBdr>
        </w:div>
        <w:div w:id="1507793967">
          <w:marLeft w:val="640"/>
          <w:marRight w:val="0"/>
          <w:marTop w:val="0"/>
          <w:marBottom w:val="0"/>
          <w:divBdr>
            <w:top w:val="none" w:sz="0" w:space="0" w:color="auto"/>
            <w:left w:val="none" w:sz="0" w:space="0" w:color="auto"/>
            <w:bottom w:val="none" w:sz="0" w:space="0" w:color="auto"/>
            <w:right w:val="none" w:sz="0" w:space="0" w:color="auto"/>
          </w:divBdr>
        </w:div>
        <w:div w:id="1055348807">
          <w:marLeft w:val="640"/>
          <w:marRight w:val="0"/>
          <w:marTop w:val="0"/>
          <w:marBottom w:val="0"/>
          <w:divBdr>
            <w:top w:val="none" w:sz="0" w:space="0" w:color="auto"/>
            <w:left w:val="none" w:sz="0" w:space="0" w:color="auto"/>
            <w:bottom w:val="none" w:sz="0" w:space="0" w:color="auto"/>
            <w:right w:val="none" w:sz="0" w:space="0" w:color="auto"/>
          </w:divBdr>
        </w:div>
        <w:div w:id="902179824">
          <w:marLeft w:val="640"/>
          <w:marRight w:val="0"/>
          <w:marTop w:val="0"/>
          <w:marBottom w:val="0"/>
          <w:divBdr>
            <w:top w:val="none" w:sz="0" w:space="0" w:color="auto"/>
            <w:left w:val="none" w:sz="0" w:space="0" w:color="auto"/>
            <w:bottom w:val="none" w:sz="0" w:space="0" w:color="auto"/>
            <w:right w:val="none" w:sz="0" w:space="0" w:color="auto"/>
          </w:divBdr>
        </w:div>
        <w:div w:id="531916144">
          <w:marLeft w:val="640"/>
          <w:marRight w:val="0"/>
          <w:marTop w:val="0"/>
          <w:marBottom w:val="0"/>
          <w:divBdr>
            <w:top w:val="none" w:sz="0" w:space="0" w:color="auto"/>
            <w:left w:val="none" w:sz="0" w:space="0" w:color="auto"/>
            <w:bottom w:val="none" w:sz="0" w:space="0" w:color="auto"/>
            <w:right w:val="none" w:sz="0" w:space="0" w:color="auto"/>
          </w:divBdr>
        </w:div>
        <w:div w:id="573862015">
          <w:marLeft w:val="640"/>
          <w:marRight w:val="0"/>
          <w:marTop w:val="0"/>
          <w:marBottom w:val="0"/>
          <w:divBdr>
            <w:top w:val="none" w:sz="0" w:space="0" w:color="auto"/>
            <w:left w:val="none" w:sz="0" w:space="0" w:color="auto"/>
            <w:bottom w:val="none" w:sz="0" w:space="0" w:color="auto"/>
            <w:right w:val="none" w:sz="0" w:space="0" w:color="auto"/>
          </w:divBdr>
        </w:div>
        <w:div w:id="1426154000">
          <w:marLeft w:val="640"/>
          <w:marRight w:val="0"/>
          <w:marTop w:val="0"/>
          <w:marBottom w:val="0"/>
          <w:divBdr>
            <w:top w:val="none" w:sz="0" w:space="0" w:color="auto"/>
            <w:left w:val="none" w:sz="0" w:space="0" w:color="auto"/>
            <w:bottom w:val="none" w:sz="0" w:space="0" w:color="auto"/>
            <w:right w:val="none" w:sz="0" w:space="0" w:color="auto"/>
          </w:divBdr>
        </w:div>
        <w:div w:id="474110050">
          <w:marLeft w:val="640"/>
          <w:marRight w:val="0"/>
          <w:marTop w:val="0"/>
          <w:marBottom w:val="0"/>
          <w:divBdr>
            <w:top w:val="none" w:sz="0" w:space="0" w:color="auto"/>
            <w:left w:val="none" w:sz="0" w:space="0" w:color="auto"/>
            <w:bottom w:val="none" w:sz="0" w:space="0" w:color="auto"/>
            <w:right w:val="none" w:sz="0" w:space="0" w:color="auto"/>
          </w:divBdr>
        </w:div>
        <w:div w:id="1129126602">
          <w:marLeft w:val="640"/>
          <w:marRight w:val="0"/>
          <w:marTop w:val="0"/>
          <w:marBottom w:val="0"/>
          <w:divBdr>
            <w:top w:val="none" w:sz="0" w:space="0" w:color="auto"/>
            <w:left w:val="none" w:sz="0" w:space="0" w:color="auto"/>
            <w:bottom w:val="none" w:sz="0" w:space="0" w:color="auto"/>
            <w:right w:val="none" w:sz="0" w:space="0" w:color="auto"/>
          </w:divBdr>
        </w:div>
        <w:div w:id="1439908320">
          <w:marLeft w:val="640"/>
          <w:marRight w:val="0"/>
          <w:marTop w:val="0"/>
          <w:marBottom w:val="0"/>
          <w:divBdr>
            <w:top w:val="none" w:sz="0" w:space="0" w:color="auto"/>
            <w:left w:val="none" w:sz="0" w:space="0" w:color="auto"/>
            <w:bottom w:val="none" w:sz="0" w:space="0" w:color="auto"/>
            <w:right w:val="none" w:sz="0" w:space="0" w:color="auto"/>
          </w:divBdr>
        </w:div>
        <w:div w:id="1110586883">
          <w:marLeft w:val="640"/>
          <w:marRight w:val="0"/>
          <w:marTop w:val="0"/>
          <w:marBottom w:val="0"/>
          <w:divBdr>
            <w:top w:val="none" w:sz="0" w:space="0" w:color="auto"/>
            <w:left w:val="none" w:sz="0" w:space="0" w:color="auto"/>
            <w:bottom w:val="none" w:sz="0" w:space="0" w:color="auto"/>
            <w:right w:val="none" w:sz="0" w:space="0" w:color="auto"/>
          </w:divBdr>
        </w:div>
        <w:div w:id="573009814">
          <w:marLeft w:val="640"/>
          <w:marRight w:val="0"/>
          <w:marTop w:val="0"/>
          <w:marBottom w:val="0"/>
          <w:divBdr>
            <w:top w:val="none" w:sz="0" w:space="0" w:color="auto"/>
            <w:left w:val="none" w:sz="0" w:space="0" w:color="auto"/>
            <w:bottom w:val="none" w:sz="0" w:space="0" w:color="auto"/>
            <w:right w:val="none" w:sz="0" w:space="0" w:color="auto"/>
          </w:divBdr>
        </w:div>
        <w:div w:id="1793590724">
          <w:marLeft w:val="640"/>
          <w:marRight w:val="0"/>
          <w:marTop w:val="0"/>
          <w:marBottom w:val="0"/>
          <w:divBdr>
            <w:top w:val="none" w:sz="0" w:space="0" w:color="auto"/>
            <w:left w:val="none" w:sz="0" w:space="0" w:color="auto"/>
            <w:bottom w:val="none" w:sz="0" w:space="0" w:color="auto"/>
            <w:right w:val="none" w:sz="0" w:space="0" w:color="auto"/>
          </w:divBdr>
        </w:div>
        <w:div w:id="697202787">
          <w:marLeft w:val="640"/>
          <w:marRight w:val="0"/>
          <w:marTop w:val="0"/>
          <w:marBottom w:val="0"/>
          <w:divBdr>
            <w:top w:val="none" w:sz="0" w:space="0" w:color="auto"/>
            <w:left w:val="none" w:sz="0" w:space="0" w:color="auto"/>
            <w:bottom w:val="none" w:sz="0" w:space="0" w:color="auto"/>
            <w:right w:val="none" w:sz="0" w:space="0" w:color="auto"/>
          </w:divBdr>
        </w:div>
        <w:div w:id="525217176">
          <w:marLeft w:val="640"/>
          <w:marRight w:val="0"/>
          <w:marTop w:val="0"/>
          <w:marBottom w:val="0"/>
          <w:divBdr>
            <w:top w:val="none" w:sz="0" w:space="0" w:color="auto"/>
            <w:left w:val="none" w:sz="0" w:space="0" w:color="auto"/>
            <w:bottom w:val="none" w:sz="0" w:space="0" w:color="auto"/>
            <w:right w:val="none" w:sz="0" w:space="0" w:color="auto"/>
          </w:divBdr>
        </w:div>
        <w:div w:id="627471996">
          <w:marLeft w:val="640"/>
          <w:marRight w:val="0"/>
          <w:marTop w:val="0"/>
          <w:marBottom w:val="0"/>
          <w:divBdr>
            <w:top w:val="none" w:sz="0" w:space="0" w:color="auto"/>
            <w:left w:val="none" w:sz="0" w:space="0" w:color="auto"/>
            <w:bottom w:val="none" w:sz="0" w:space="0" w:color="auto"/>
            <w:right w:val="none" w:sz="0" w:space="0" w:color="auto"/>
          </w:divBdr>
        </w:div>
        <w:div w:id="773131147">
          <w:marLeft w:val="640"/>
          <w:marRight w:val="0"/>
          <w:marTop w:val="0"/>
          <w:marBottom w:val="0"/>
          <w:divBdr>
            <w:top w:val="none" w:sz="0" w:space="0" w:color="auto"/>
            <w:left w:val="none" w:sz="0" w:space="0" w:color="auto"/>
            <w:bottom w:val="none" w:sz="0" w:space="0" w:color="auto"/>
            <w:right w:val="none" w:sz="0" w:space="0" w:color="auto"/>
          </w:divBdr>
        </w:div>
        <w:div w:id="1758205189">
          <w:marLeft w:val="640"/>
          <w:marRight w:val="0"/>
          <w:marTop w:val="0"/>
          <w:marBottom w:val="0"/>
          <w:divBdr>
            <w:top w:val="none" w:sz="0" w:space="0" w:color="auto"/>
            <w:left w:val="none" w:sz="0" w:space="0" w:color="auto"/>
            <w:bottom w:val="none" w:sz="0" w:space="0" w:color="auto"/>
            <w:right w:val="none" w:sz="0" w:space="0" w:color="auto"/>
          </w:divBdr>
        </w:div>
        <w:div w:id="2058509014">
          <w:marLeft w:val="640"/>
          <w:marRight w:val="0"/>
          <w:marTop w:val="0"/>
          <w:marBottom w:val="0"/>
          <w:divBdr>
            <w:top w:val="none" w:sz="0" w:space="0" w:color="auto"/>
            <w:left w:val="none" w:sz="0" w:space="0" w:color="auto"/>
            <w:bottom w:val="none" w:sz="0" w:space="0" w:color="auto"/>
            <w:right w:val="none" w:sz="0" w:space="0" w:color="auto"/>
          </w:divBdr>
        </w:div>
        <w:div w:id="1819833936">
          <w:marLeft w:val="640"/>
          <w:marRight w:val="0"/>
          <w:marTop w:val="0"/>
          <w:marBottom w:val="0"/>
          <w:divBdr>
            <w:top w:val="none" w:sz="0" w:space="0" w:color="auto"/>
            <w:left w:val="none" w:sz="0" w:space="0" w:color="auto"/>
            <w:bottom w:val="none" w:sz="0" w:space="0" w:color="auto"/>
            <w:right w:val="none" w:sz="0" w:space="0" w:color="auto"/>
          </w:divBdr>
        </w:div>
        <w:div w:id="348021625">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55557051">
      <w:bodyDiv w:val="1"/>
      <w:marLeft w:val="0"/>
      <w:marRight w:val="0"/>
      <w:marTop w:val="0"/>
      <w:marBottom w:val="0"/>
      <w:divBdr>
        <w:top w:val="none" w:sz="0" w:space="0" w:color="auto"/>
        <w:left w:val="none" w:sz="0" w:space="0" w:color="auto"/>
        <w:bottom w:val="none" w:sz="0" w:space="0" w:color="auto"/>
        <w:right w:val="none" w:sz="0" w:space="0" w:color="auto"/>
      </w:divBdr>
      <w:divsChild>
        <w:div w:id="1791783572">
          <w:marLeft w:val="640"/>
          <w:marRight w:val="0"/>
          <w:marTop w:val="0"/>
          <w:marBottom w:val="0"/>
          <w:divBdr>
            <w:top w:val="none" w:sz="0" w:space="0" w:color="auto"/>
            <w:left w:val="none" w:sz="0" w:space="0" w:color="auto"/>
            <w:bottom w:val="none" w:sz="0" w:space="0" w:color="auto"/>
            <w:right w:val="none" w:sz="0" w:space="0" w:color="auto"/>
          </w:divBdr>
        </w:div>
        <w:div w:id="936788489">
          <w:marLeft w:val="640"/>
          <w:marRight w:val="0"/>
          <w:marTop w:val="0"/>
          <w:marBottom w:val="0"/>
          <w:divBdr>
            <w:top w:val="none" w:sz="0" w:space="0" w:color="auto"/>
            <w:left w:val="none" w:sz="0" w:space="0" w:color="auto"/>
            <w:bottom w:val="none" w:sz="0" w:space="0" w:color="auto"/>
            <w:right w:val="none" w:sz="0" w:space="0" w:color="auto"/>
          </w:divBdr>
        </w:div>
        <w:div w:id="2030058497">
          <w:marLeft w:val="640"/>
          <w:marRight w:val="0"/>
          <w:marTop w:val="0"/>
          <w:marBottom w:val="0"/>
          <w:divBdr>
            <w:top w:val="none" w:sz="0" w:space="0" w:color="auto"/>
            <w:left w:val="none" w:sz="0" w:space="0" w:color="auto"/>
            <w:bottom w:val="none" w:sz="0" w:space="0" w:color="auto"/>
            <w:right w:val="none" w:sz="0" w:space="0" w:color="auto"/>
          </w:divBdr>
        </w:div>
        <w:div w:id="2140295773">
          <w:marLeft w:val="640"/>
          <w:marRight w:val="0"/>
          <w:marTop w:val="0"/>
          <w:marBottom w:val="0"/>
          <w:divBdr>
            <w:top w:val="none" w:sz="0" w:space="0" w:color="auto"/>
            <w:left w:val="none" w:sz="0" w:space="0" w:color="auto"/>
            <w:bottom w:val="none" w:sz="0" w:space="0" w:color="auto"/>
            <w:right w:val="none" w:sz="0" w:space="0" w:color="auto"/>
          </w:divBdr>
        </w:div>
        <w:div w:id="1251769291">
          <w:marLeft w:val="640"/>
          <w:marRight w:val="0"/>
          <w:marTop w:val="0"/>
          <w:marBottom w:val="0"/>
          <w:divBdr>
            <w:top w:val="none" w:sz="0" w:space="0" w:color="auto"/>
            <w:left w:val="none" w:sz="0" w:space="0" w:color="auto"/>
            <w:bottom w:val="none" w:sz="0" w:space="0" w:color="auto"/>
            <w:right w:val="none" w:sz="0" w:space="0" w:color="auto"/>
          </w:divBdr>
        </w:div>
        <w:div w:id="1491824307">
          <w:marLeft w:val="640"/>
          <w:marRight w:val="0"/>
          <w:marTop w:val="0"/>
          <w:marBottom w:val="0"/>
          <w:divBdr>
            <w:top w:val="none" w:sz="0" w:space="0" w:color="auto"/>
            <w:left w:val="none" w:sz="0" w:space="0" w:color="auto"/>
            <w:bottom w:val="none" w:sz="0" w:space="0" w:color="auto"/>
            <w:right w:val="none" w:sz="0" w:space="0" w:color="auto"/>
          </w:divBdr>
        </w:div>
        <w:div w:id="1876649606">
          <w:marLeft w:val="640"/>
          <w:marRight w:val="0"/>
          <w:marTop w:val="0"/>
          <w:marBottom w:val="0"/>
          <w:divBdr>
            <w:top w:val="none" w:sz="0" w:space="0" w:color="auto"/>
            <w:left w:val="none" w:sz="0" w:space="0" w:color="auto"/>
            <w:bottom w:val="none" w:sz="0" w:space="0" w:color="auto"/>
            <w:right w:val="none" w:sz="0" w:space="0" w:color="auto"/>
          </w:divBdr>
        </w:div>
        <w:div w:id="946346887">
          <w:marLeft w:val="640"/>
          <w:marRight w:val="0"/>
          <w:marTop w:val="0"/>
          <w:marBottom w:val="0"/>
          <w:divBdr>
            <w:top w:val="none" w:sz="0" w:space="0" w:color="auto"/>
            <w:left w:val="none" w:sz="0" w:space="0" w:color="auto"/>
            <w:bottom w:val="none" w:sz="0" w:space="0" w:color="auto"/>
            <w:right w:val="none" w:sz="0" w:space="0" w:color="auto"/>
          </w:divBdr>
        </w:div>
        <w:div w:id="495802127">
          <w:marLeft w:val="640"/>
          <w:marRight w:val="0"/>
          <w:marTop w:val="0"/>
          <w:marBottom w:val="0"/>
          <w:divBdr>
            <w:top w:val="none" w:sz="0" w:space="0" w:color="auto"/>
            <w:left w:val="none" w:sz="0" w:space="0" w:color="auto"/>
            <w:bottom w:val="none" w:sz="0" w:space="0" w:color="auto"/>
            <w:right w:val="none" w:sz="0" w:space="0" w:color="auto"/>
          </w:divBdr>
        </w:div>
        <w:div w:id="1945335439">
          <w:marLeft w:val="640"/>
          <w:marRight w:val="0"/>
          <w:marTop w:val="0"/>
          <w:marBottom w:val="0"/>
          <w:divBdr>
            <w:top w:val="none" w:sz="0" w:space="0" w:color="auto"/>
            <w:left w:val="none" w:sz="0" w:space="0" w:color="auto"/>
            <w:bottom w:val="none" w:sz="0" w:space="0" w:color="auto"/>
            <w:right w:val="none" w:sz="0" w:space="0" w:color="auto"/>
          </w:divBdr>
        </w:div>
        <w:div w:id="1684865727">
          <w:marLeft w:val="640"/>
          <w:marRight w:val="0"/>
          <w:marTop w:val="0"/>
          <w:marBottom w:val="0"/>
          <w:divBdr>
            <w:top w:val="none" w:sz="0" w:space="0" w:color="auto"/>
            <w:left w:val="none" w:sz="0" w:space="0" w:color="auto"/>
            <w:bottom w:val="none" w:sz="0" w:space="0" w:color="auto"/>
            <w:right w:val="none" w:sz="0" w:space="0" w:color="auto"/>
          </w:divBdr>
        </w:div>
        <w:div w:id="1792741631">
          <w:marLeft w:val="640"/>
          <w:marRight w:val="0"/>
          <w:marTop w:val="0"/>
          <w:marBottom w:val="0"/>
          <w:divBdr>
            <w:top w:val="none" w:sz="0" w:space="0" w:color="auto"/>
            <w:left w:val="none" w:sz="0" w:space="0" w:color="auto"/>
            <w:bottom w:val="none" w:sz="0" w:space="0" w:color="auto"/>
            <w:right w:val="none" w:sz="0" w:space="0" w:color="auto"/>
          </w:divBdr>
        </w:div>
        <w:div w:id="280302987">
          <w:marLeft w:val="640"/>
          <w:marRight w:val="0"/>
          <w:marTop w:val="0"/>
          <w:marBottom w:val="0"/>
          <w:divBdr>
            <w:top w:val="none" w:sz="0" w:space="0" w:color="auto"/>
            <w:left w:val="none" w:sz="0" w:space="0" w:color="auto"/>
            <w:bottom w:val="none" w:sz="0" w:space="0" w:color="auto"/>
            <w:right w:val="none" w:sz="0" w:space="0" w:color="auto"/>
          </w:divBdr>
        </w:div>
        <w:div w:id="297803267">
          <w:marLeft w:val="640"/>
          <w:marRight w:val="0"/>
          <w:marTop w:val="0"/>
          <w:marBottom w:val="0"/>
          <w:divBdr>
            <w:top w:val="none" w:sz="0" w:space="0" w:color="auto"/>
            <w:left w:val="none" w:sz="0" w:space="0" w:color="auto"/>
            <w:bottom w:val="none" w:sz="0" w:space="0" w:color="auto"/>
            <w:right w:val="none" w:sz="0" w:space="0" w:color="auto"/>
          </w:divBdr>
        </w:div>
        <w:div w:id="1965841594">
          <w:marLeft w:val="640"/>
          <w:marRight w:val="0"/>
          <w:marTop w:val="0"/>
          <w:marBottom w:val="0"/>
          <w:divBdr>
            <w:top w:val="none" w:sz="0" w:space="0" w:color="auto"/>
            <w:left w:val="none" w:sz="0" w:space="0" w:color="auto"/>
            <w:bottom w:val="none" w:sz="0" w:space="0" w:color="auto"/>
            <w:right w:val="none" w:sz="0" w:space="0" w:color="auto"/>
          </w:divBdr>
        </w:div>
        <w:div w:id="2120182114">
          <w:marLeft w:val="640"/>
          <w:marRight w:val="0"/>
          <w:marTop w:val="0"/>
          <w:marBottom w:val="0"/>
          <w:divBdr>
            <w:top w:val="none" w:sz="0" w:space="0" w:color="auto"/>
            <w:left w:val="none" w:sz="0" w:space="0" w:color="auto"/>
            <w:bottom w:val="none" w:sz="0" w:space="0" w:color="auto"/>
            <w:right w:val="none" w:sz="0" w:space="0" w:color="auto"/>
          </w:divBdr>
        </w:div>
        <w:div w:id="1969776623">
          <w:marLeft w:val="640"/>
          <w:marRight w:val="0"/>
          <w:marTop w:val="0"/>
          <w:marBottom w:val="0"/>
          <w:divBdr>
            <w:top w:val="none" w:sz="0" w:space="0" w:color="auto"/>
            <w:left w:val="none" w:sz="0" w:space="0" w:color="auto"/>
            <w:bottom w:val="none" w:sz="0" w:space="0" w:color="auto"/>
            <w:right w:val="none" w:sz="0" w:space="0" w:color="auto"/>
          </w:divBdr>
        </w:div>
        <w:div w:id="1642613409">
          <w:marLeft w:val="640"/>
          <w:marRight w:val="0"/>
          <w:marTop w:val="0"/>
          <w:marBottom w:val="0"/>
          <w:divBdr>
            <w:top w:val="none" w:sz="0" w:space="0" w:color="auto"/>
            <w:left w:val="none" w:sz="0" w:space="0" w:color="auto"/>
            <w:bottom w:val="none" w:sz="0" w:space="0" w:color="auto"/>
            <w:right w:val="none" w:sz="0" w:space="0" w:color="auto"/>
          </w:divBdr>
        </w:div>
        <w:div w:id="700907525">
          <w:marLeft w:val="640"/>
          <w:marRight w:val="0"/>
          <w:marTop w:val="0"/>
          <w:marBottom w:val="0"/>
          <w:divBdr>
            <w:top w:val="none" w:sz="0" w:space="0" w:color="auto"/>
            <w:left w:val="none" w:sz="0" w:space="0" w:color="auto"/>
            <w:bottom w:val="none" w:sz="0" w:space="0" w:color="auto"/>
            <w:right w:val="none" w:sz="0" w:space="0" w:color="auto"/>
          </w:divBdr>
        </w:div>
        <w:div w:id="1372923517">
          <w:marLeft w:val="640"/>
          <w:marRight w:val="0"/>
          <w:marTop w:val="0"/>
          <w:marBottom w:val="0"/>
          <w:divBdr>
            <w:top w:val="none" w:sz="0" w:space="0" w:color="auto"/>
            <w:left w:val="none" w:sz="0" w:space="0" w:color="auto"/>
            <w:bottom w:val="none" w:sz="0" w:space="0" w:color="auto"/>
            <w:right w:val="none" w:sz="0" w:space="0" w:color="auto"/>
          </w:divBdr>
        </w:div>
        <w:div w:id="639270350">
          <w:marLeft w:val="640"/>
          <w:marRight w:val="0"/>
          <w:marTop w:val="0"/>
          <w:marBottom w:val="0"/>
          <w:divBdr>
            <w:top w:val="none" w:sz="0" w:space="0" w:color="auto"/>
            <w:left w:val="none" w:sz="0" w:space="0" w:color="auto"/>
            <w:bottom w:val="none" w:sz="0" w:space="0" w:color="auto"/>
            <w:right w:val="none" w:sz="0" w:space="0" w:color="auto"/>
          </w:divBdr>
        </w:div>
        <w:div w:id="2103910201">
          <w:marLeft w:val="640"/>
          <w:marRight w:val="0"/>
          <w:marTop w:val="0"/>
          <w:marBottom w:val="0"/>
          <w:divBdr>
            <w:top w:val="none" w:sz="0" w:space="0" w:color="auto"/>
            <w:left w:val="none" w:sz="0" w:space="0" w:color="auto"/>
            <w:bottom w:val="none" w:sz="0" w:space="0" w:color="auto"/>
            <w:right w:val="none" w:sz="0" w:space="0" w:color="auto"/>
          </w:divBdr>
        </w:div>
        <w:div w:id="1412039645">
          <w:marLeft w:val="640"/>
          <w:marRight w:val="0"/>
          <w:marTop w:val="0"/>
          <w:marBottom w:val="0"/>
          <w:divBdr>
            <w:top w:val="none" w:sz="0" w:space="0" w:color="auto"/>
            <w:left w:val="none" w:sz="0" w:space="0" w:color="auto"/>
            <w:bottom w:val="none" w:sz="0" w:space="0" w:color="auto"/>
            <w:right w:val="none" w:sz="0" w:space="0" w:color="auto"/>
          </w:divBdr>
        </w:div>
        <w:div w:id="968365192">
          <w:marLeft w:val="640"/>
          <w:marRight w:val="0"/>
          <w:marTop w:val="0"/>
          <w:marBottom w:val="0"/>
          <w:divBdr>
            <w:top w:val="none" w:sz="0" w:space="0" w:color="auto"/>
            <w:left w:val="none" w:sz="0" w:space="0" w:color="auto"/>
            <w:bottom w:val="none" w:sz="0" w:space="0" w:color="auto"/>
            <w:right w:val="none" w:sz="0" w:space="0" w:color="auto"/>
          </w:divBdr>
        </w:div>
        <w:div w:id="1173106916">
          <w:marLeft w:val="640"/>
          <w:marRight w:val="0"/>
          <w:marTop w:val="0"/>
          <w:marBottom w:val="0"/>
          <w:divBdr>
            <w:top w:val="none" w:sz="0" w:space="0" w:color="auto"/>
            <w:left w:val="none" w:sz="0" w:space="0" w:color="auto"/>
            <w:bottom w:val="none" w:sz="0" w:space="0" w:color="auto"/>
            <w:right w:val="none" w:sz="0" w:space="0" w:color="auto"/>
          </w:divBdr>
        </w:div>
        <w:div w:id="1023630502">
          <w:marLeft w:val="640"/>
          <w:marRight w:val="0"/>
          <w:marTop w:val="0"/>
          <w:marBottom w:val="0"/>
          <w:divBdr>
            <w:top w:val="none" w:sz="0" w:space="0" w:color="auto"/>
            <w:left w:val="none" w:sz="0" w:space="0" w:color="auto"/>
            <w:bottom w:val="none" w:sz="0" w:space="0" w:color="auto"/>
            <w:right w:val="none" w:sz="0" w:space="0" w:color="auto"/>
          </w:divBdr>
        </w:div>
        <w:div w:id="1739085871">
          <w:marLeft w:val="640"/>
          <w:marRight w:val="0"/>
          <w:marTop w:val="0"/>
          <w:marBottom w:val="0"/>
          <w:divBdr>
            <w:top w:val="none" w:sz="0" w:space="0" w:color="auto"/>
            <w:left w:val="none" w:sz="0" w:space="0" w:color="auto"/>
            <w:bottom w:val="none" w:sz="0" w:space="0" w:color="auto"/>
            <w:right w:val="none" w:sz="0" w:space="0" w:color="auto"/>
          </w:divBdr>
        </w:div>
        <w:div w:id="854155655">
          <w:marLeft w:val="640"/>
          <w:marRight w:val="0"/>
          <w:marTop w:val="0"/>
          <w:marBottom w:val="0"/>
          <w:divBdr>
            <w:top w:val="none" w:sz="0" w:space="0" w:color="auto"/>
            <w:left w:val="none" w:sz="0" w:space="0" w:color="auto"/>
            <w:bottom w:val="none" w:sz="0" w:space="0" w:color="auto"/>
            <w:right w:val="none" w:sz="0" w:space="0" w:color="auto"/>
          </w:divBdr>
        </w:div>
        <w:div w:id="706297813">
          <w:marLeft w:val="640"/>
          <w:marRight w:val="0"/>
          <w:marTop w:val="0"/>
          <w:marBottom w:val="0"/>
          <w:divBdr>
            <w:top w:val="none" w:sz="0" w:space="0" w:color="auto"/>
            <w:left w:val="none" w:sz="0" w:space="0" w:color="auto"/>
            <w:bottom w:val="none" w:sz="0" w:space="0" w:color="auto"/>
            <w:right w:val="none" w:sz="0" w:space="0" w:color="auto"/>
          </w:divBdr>
        </w:div>
        <w:div w:id="1524437642">
          <w:marLeft w:val="640"/>
          <w:marRight w:val="0"/>
          <w:marTop w:val="0"/>
          <w:marBottom w:val="0"/>
          <w:divBdr>
            <w:top w:val="none" w:sz="0" w:space="0" w:color="auto"/>
            <w:left w:val="none" w:sz="0" w:space="0" w:color="auto"/>
            <w:bottom w:val="none" w:sz="0" w:space="0" w:color="auto"/>
            <w:right w:val="none" w:sz="0" w:space="0" w:color="auto"/>
          </w:divBdr>
        </w:div>
        <w:div w:id="1289778634">
          <w:marLeft w:val="640"/>
          <w:marRight w:val="0"/>
          <w:marTop w:val="0"/>
          <w:marBottom w:val="0"/>
          <w:divBdr>
            <w:top w:val="none" w:sz="0" w:space="0" w:color="auto"/>
            <w:left w:val="none" w:sz="0" w:space="0" w:color="auto"/>
            <w:bottom w:val="none" w:sz="0" w:space="0" w:color="auto"/>
            <w:right w:val="none" w:sz="0" w:space="0" w:color="auto"/>
          </w:divBdr>
        </w:div>
        <w:div w:id="1991328848">
          <w:marLeft w:val="640"/>
          <w:marRight w:val="0"/>
          <w:marTop w:val="0"/>
          <w:marBottom w:val="0"/>
          <w:divBdr>
            <w:top w:val="none" w:sz="0" w:space="0" w:color="auto"/>
            <w:left w:val="none" w:sz="0" w:space="0" w:color="auto"/>
            <w:bottom w:val="none" w:sz="0" w:space="0" w:color="auto"/>
            <w:right w:val="none" w:sz="0" w:space="0" w:color="auto"/>
          </w:divBdr>
        </w:div>
        <w:div w:id="1208758028">
          <w:marLeft w:val="640"/>
          <w:marRight w:val="0"/>
          <w:marTop w:val="0"/>
          <w:marBottom w:val="0"/>
          <w:divBdr>
            <w:top w:val="none" w:sz="0" w:space="0" w:color="auto"/>
            <w:left w:val="none" w:sz="0" w:space="0" w:color="auto"/>
            <w:bottom w:val="none" w:sz="0" w:space="0" w:color="auto"/>
            <w:right w:val="none" w:sz="0" w:space="0" w:color="auto"/>
          </w:divBdr>
        </w:div>
        <w:div w:id="35351701">
          <w:marLeft w:val="640"/>
          <w:marRight w:val="0"/>
          <w:marTop w:val="0"/>
          <w:marBottom w:val="0"/>
          <w:divBdr>
            <w:top w:val="none" w:sz="0" w:space="0" w:color="auto"/>
            <w:left w:val="none" w:sz="0" w:space="0" w:color="auto"/>
            <w:bottom w:val="none" w:sz="0" w:space="0" w:color="auto"/>
            <w:right w:val="none" w:sz="0" w:space="0" w:color="auto"/>
          </w:divBdr>
        </w:div>
        <w:div w:id="643777033">
          <w:marLeft w:val="640"/>
          <w:marRight w:val="0"/>
          <w:marTop w:val="0"/>
          <w:marBottom w:val="0"/>
          <w:divBdr>
            <w:top w:val="none" w:sz="0" w:space="0" w:color="auto"/>
            <w:left w:val="none" w:sz="0" w:space="0" w:color="auto"/>
            <w:bottom w:val="none" w:sz="0" w:space="0" w:color="auto"/>
            <w:right w:val="none" w:sz="0" w:space="0" w:color="auto"/>
          </w:divBdr>
        </w:div>
        <w:div w:id="1768455747">
          <w:marLeft w:val="640"/>
          <w:marRight w:val="0"/>
          <w:marTop w:val="0"/>
          <w:marBottom w:val="0"/>
          <w:divBdr>
            <w:top w:val="none" w:sz="0" w:space="0" w:color="auto"/>
            <w:left w:val="none" w:sz="0" w:space="0" w:color="auto"/>
            <w:bottom w:val="none" w:sz="0" w:space="0" w:color="auto"/>
            <w:right w:val="none" w:sz="0" w:space="0" w:color="auto"/>
          </w:divBdr>
        </w:div>
        <w:div w:id="118256891">
          <w:marLeft w:val="640"/>
          <w:marRight w:val="0"/>
          <w:marTop w:val="0"/>
          <w:marBottom w:val="0"/>
          <w:divBdr>
            <w:top w:val="none" w:sz="0" w:space="0" w:color="auto"/>
            <w:left w:val="none" w:sz="0" w:space="0" w:color="auto"/>
            <w:bottom w:val="none" w:sz="0" w:space="0" w:color="auto"/>
            <w:right w:val="none" w:sz="0" w:space="0" w:color="auto"/>
          </w:divBdr>
        </w:div>
        <w:div w:id="2078546589">
          <w:marLeft w:val="640"/>
          <w:marRight w:val="0"/>
          <w:marTop w:val="0"/>
          <w:marBottom w:val="0"/>
          <w:divBdr>
            <w:top w:val="none" w:sz="0" w:space="0" w:color="auto"/>
            <w:left w:val="none" w:sz="0" w:space="0" w:color="auto"/>
            <w:bottom w:val="none" w:sz="0" w:space="0" w:color="auto"/>
            <w:right w:val="none" w:sz="0" w:space="0" w:color="auto"/>
          </w:divBdr>
        </w:div>
        <w:div w:id="63334116">
          <w:marLeft w:val="640"/>
          <w:marRight w:val="0"/>
          <w:marTop w:val="0"/>
          <w:marBottom w:val="0"/>
          <w:divBdr>
            <w:top w:val="none" w:sz="0" w:space="0" w:color="auto"/>
            <w:left w:val="none" w:sz="0" w:space="0" w:color="auto"/>
            <w:bottom w:val="none" w:sz="0" w:space="0" w:color="auto"/>
            <w:right w:val="none" w:sz="0" w:space="0" w:color="auto"/>
          </w:divBdr>
        </w:div>
        <w:div w:id="1708674651">
          <w:marLeft w:val="640"/>
          <w:marRight w:val="0"/>
          <w:marTop w:val="0"/>
          <w:marBottom w:val="0"/>
          <w:divBdr>
            <w:top w:val="none" w:sz="0" w:space="0" w:color="auto"/>
            <w:left w:val="none" w:sz="0" w:space="0" w:color="auto"/>
            <w:bottom w:val="none" w:sz="0" w:space="0" w:color="auto"/>
            <w:right w:val="none" w:sz="0" w:space="0" w:color="auto"/>
          </w:divBdr>
        </w:div>
        <w:div w:id="593588026">
          <w:marLeft w:val="640"/>
          <w:marRight w:val="0"/>
          <w:marTop w:val="0"/>
          <w:marBottom w:val="0"/>
          <w:divBdr>
            <w:top w:val="none" w:sz="0" w:space="0" w:color="auto"/>
            <w:left w:val="none" w:sz="0" w:space="0" w:color="auto"/>
            <w:bottom w:val="none" w:sz="0" w:space="0" w:color="auto"/>
            <w:right w:val="none" w:sz="0" w:space="0" w:color="auto"/>
          </w:divBdr>
        </w:div>
        <w:div w:id="1037008402">
          <w:marLeft w:val="640"/>
          <w:marRight w:val="0"/>
          <w:marTop w:val="0"/>
          <w:marBottom w:val="0"/>
          <w:divBdr>
            <w:top w:val="none" w:sz="0" w:space="0" w:color="auto"/>
            <w:left w:val="none" w:sz="0" w:space="0" w:color="auto"/>
            <w:bottom w:val="none" w:sz="0" w:space="0" w:color="auto"/>
            <w:right w:val="none" w:sz="0" w:space="0" w:color="auto"/>
          </w:divBdr>
        </w:div>
        <w:div w:id="693848193">
          <w:marLeft w:val="640"/>
          <w:marRight w:val="0"/>
          <w:marTop w:val="0"/>
          <w:marBottom w:val="0"/>
          <w:divBdr>
            <w:top w:val="none" w:sz="0" w:space="0" w:color="auto"/>
            <w:left w:val="none" w:sz="0" w:space="0" w:color="auto"/>
            <w:bottom w:val="none" w:sz="0" w:space="0" w:color="auto"/>
            <w:right w:val="none" w:sz="0" w:space="0" w:color="auto"/>
          </w:divBdr>
        </w:div>
        <w:div w:id="761295245">
          <w:marLeft w:val="640"/>
          <w:marRight w:val="0"/>
          <w:marTop w:val="0"/>
          <w:marBottom w:val="0"/>
          <w:divBdr>
            <w:top w:val="none" w:sz="0" w:space="0" w:color="auto"/>
            <w:left w:val="none" w:sz="0" w:space="0" w:color="auto"/>
            <w:bottom w:val="none" w:sz="0" w:space="0" w:color="auto"/>
            <w:right w:val="none" w:sz="0" w:space="0" w:color="auto"/>
          </w:divBdr>
        </w:div>
        <w:div w:id="1500657013">
          <w:marLeft w:val="640"/>
          <w:marRight w:val="0"/>
          <w:marTop w:val="0"/>
          <w:marBottom w:val="0"/>
          <w:divBdr>
            <w:top w:val="none" w:sz="0" w:space="0" w:color="auto"/>
            <w:left w:val="none" w:sz="0" w:space="0" w:color="auto"/>
            <w:bottom w:val="none" w:sz="0" w:space="0" w:color="auto"/>
            <w:right w:val="none" w:sz="0" w:space="0" w:color="auto"/>
          </w:divBdr>
        </w:div>
        <w:div w:id="1820878220">
          <w:marLeft w:val="640"/>
          <w:marRight w:val="0"/>
          <w:marTop w:val="0"/>
          <w:marBottom w:val="0"/>
          <w:divBdr>
            <w:top w:val="none" w:sz="0" w:space="0" w:color="auto"/>
            <w:left w:val="none" w:sz="0" w:space="0" w:color="auto"/>
            <w:bottom w:val="none" w:sz="0" w:space="0" w:color="auto"/>
            <w:right w:val="none" w:sz="0" w:space="0" w:color="auto"/>
          </w:divBdr>
        </w:div>
        <w:div w:id="1335573128">
          <w:marLeft w:val="640"/>
          <w:marRight w:val="0"/>
          <w:marTop w:val="0"/>
          <w:marBottom w:val="0"/>
          <w:divBdr>
            <w:top w:val="none" w:sz="0" w:space="0" w:color="auto"/>
            <w:left w:val="none" w:sz="0" w:space="0" w:color="auto"/>
            <w:bottom w:val="none" w:sz="0" w:space="0" w:color="auto"/>
            <w:right w:val="none" w:sz="0" w:space="0" w:color="auto"/>
          </w:divBdr>
        </w:div>
        <w:div w:id="268314455">
          <w:marLeft w:val="640"/>
          <w:marRight w:val="0"/>
          <w:marTop w:val="0"/>
          <w:marBottom w:val="0"/>
          <w:divBdr>
            <w:top w:val="none" w:sz="0" w:space="0" w:color="auto"/>
            <w:left w:val="none" w:sz="0" w:space="0" w:color="auto"/>
            <w:bottom w:val="none" w:sz="0" w:space="0" w:color="auto"/>
            <w:right w:val="none" w:sz="0" w:space="0" w:color="auto"/>
          </w:divBdr>
        </w:div>
        <w:div w:id="944505951">
          <w:marLeft w:val="640"/>
          <w:marRight w:val="0"/>
          <w:marTop w:val="0"/>
          <w:marBottom w:val="0"/>
          <w:divBdr>
            <w:top w:val="none" w:sz="0" w:space="0" w:color="auto"/>
            <w:left w:val="none" w:sz="0" w:space="0" w:color="auto"/>
            <w:bottom w:val="none" w:sz="0" w:space="0" w:color="auto"/>
            <w:right w:val="none" w:sz="0" w:space="0" w:color="auto"/>
          </w:divBdr>
        </w:div>
        <w:div w:id="790367522">
          <w:marLeft w:val="640"/>
          <w:marRight w:val="0"/>
          <w:marTop w:val="0"/>
          <w:marBottom w:val="0"/>
          <w:divBdr>
            <w:top w:val="none" w:sz="0" w:space="0" w:color="auto"/>
            <w:left w:val="none" w:sz="0" w:space="0" w:color="auto"/>
            <w:bottom w:val="none" w:sz="0" w:space="0" w:color="auto"/>
            <w:right w:val="none" w:sz="0" w:space="0" w:color="auto"/>
          </w:divBdr>
        </w:div>
        <w:div w:id="1652783546">
          <w:marLeft w:val="640"/>
          <w:marRight w:val="0"/>
          <w:marTop w:val="0"/>
          <w:marBottom w:val="0"/>
          <w:divBdr>
            <w:top w:val="none" w:sz="0" w:space="0" w:color="auto"/>
            <w:left w:val="none" w:sz="0" w:space="0" w:color="auto"/>
            <w:bottom w:val="none" w:sz="0" w:space="0" w:color="auto"/>
            <w:right w:val="none" w:sz="0" w:space="0" w:color="auto"/>
          </w:divBdr>
        </w:div>
        <w:div w:id="1875533122">
          <w:marLeft w:val="640"/>
          <w:marRight w:val="0"/>
          <w:marTop w:val="0"/>
          <w:marBottom w:val="0"/>
          <w:divBdr>
            <w:top w:val="none" w:sz="0" w:space="0" w:color="auto"/>
            <w:left w:val="none" w:sz="0" w:space="0" w:color="auto"/>
            <w:bottom w:val="none" w:sz="0" w:space="0" w:color="auto"/>
            <w:right w:val="none" w:sz="0" w:space="0" w:color="auto"/>
          </w:divBdr>
        </w:div>
        <w:div w:id="1217163775">
          <w:marLeft w:val="640"/>
          <w:marRight w:val="0"/>
          <w:marTop w:val="0"/>
          <w:marBottom w:val="0"/>
          <w:divBdr>
            <w:top w:val="none" w:sz="0" w:space="0" w:color="auto"/>
            <w:left w:val="none" w:sz="0" w:space="0" w:color="auto"/>
            <w:bottom w:val="none" w:sz="0" w:space="0" w:color="auto"/>
            <w:right w:val="none" w:sz="0" w:space="0" w:color="auto"/>
          </w:divBdr>
        </w:div>
        <w:div w:id="1725056460">
          <w:marLeft w:val="640"/>
          <w:marRight w:val="0"/>
          <w:marTop w:val="0"/>
          <w:marBottom w:val="0"/>
          <w:divBdr>
            <w:top w:val="none" w:sz="0" w:space="0" w:color="auto"/>
            <w:left w:val="none" w:sz="0" w:space="0" w:color="auto"/>
            <w:bottom w:val="none" w:sz="0" w:space="0" w:color="auto"/>
            <w:right w:val="none" w:sz="0" w:space="0" w:color="auto"/>
          </w:divBdr>
        </w:div>
        <w:div w:id="850222744">
          <w:marLeft w:val="640"/>
          <w:marRight w:val="0"/>
          <w:marTop w:val="0"/>
          <w:marBottom w:val="0"/>
          <w:divBdr>
            <w:top w:val="none" w:sz="0" w:space="0" w:color="auto"/>
            <w:left w:val="none" w:sz="0" w:space="0" w:color="auto"/>
            <w:bottom w:val="none" w:sz="0" w:space="0" w:color="auto"/>
            <w:right w:val="none" w:sz="0" w:space="0" w:color="auto"/>
          </w:divBdr>
        </w:div>
        <w:div w:id="398211212">
          <w:marLeft w:val="640"/>
          <w:marRight w:val="0"/>
          <w:marTop w:val="0"/>
          <w:marBottom w:val="0"/>
          <w:divBdr>
            <w:top w:val="none" w:sz="0" w:space="0" w:color="auto"/>
            <w:left w:val="none" w:sz="0" w:space="0" w:color="auto"/>
            <w:bottom w:val="none" w:sz="0" w:space="0" w:color="auto"/>
            <w:right w:val="none" w:sz="0" w:space="0" w:color="auto"/>
          </w:divBdr>
        </w:div>
        <w:div w:id="1537423362">
          <w:marLeft w:val="640"/>
          <w:marRight w:val="0"/>
          <w:marTop w:val="0"/>
          <w:marBottom w:val="0"/>
          <w:divBdr>
            <w:top w:val="none" w:sz="0" w:space="0" w:color="auto"/>
            <w:left w:val="none" w:sz="0" w:space="0" w:color="auto"/>
            <w:bottom w:val="none" w:sz="0" w:space="0" w:color="auto"/>
            <w:right w:val="none" w:sz="0" w:space="0" w:color="auto"/>
          </w:divBdr>
        </w:div>
        <w:div w:id="1212110837">
          <w:marLeft w:val="640"/>
          <w:marRight w:val="0"/>
          <w:marTop w:val="0"/>
          <w:marBottom w:val="0"/>
          <w:divBdr>
            <w:top w:val="none" w:sz="0" w:space="0" w:color="auto"/>
            <w:left w:val="none" w:sz="0" w:space="0" w:color="auto"/>
            <w:bottom w:val="none" w:sz="0" w:space="0" w:color="auto"/>
            <w:right w:val="none" w:sz="0" w:space="0" w:color="auto"/>
          </w:divBdr>
        </w:div>
        <w:div w:id="106512107">
          <w:marLeft w:val="640"/>
          <w:marRight w:val="0"/>
          <w:marTop w:val="0"/>
          <w:marBottom w:val="0"/>
          <w:divBdr>
            <w:top w:val="none" w:sz="0" w:space="0" w:color="auto"/>
            <w:left w:val="none" w:sz="0" w:space="0" w:color="auto"/>
            <w:bottom w:val="none" w:sz="0" w:space="0" w:color="auto"/>
            <w:right w:val="none" w:sz="0" w:space="0" w:color="auto"/>
          </w:divBdr>
        </w:div>
        <w:div w:id="1322126515">
          <w:marLeft w:val="640"/>
          <w:marRight w:val="0"/>
          <w:marTop w:val="0"/>
          <w:marBottom w:val="0"/>
          <w:divBdr>
            <w:top w:val="none" w:sz="0" w:space="0" w:color="auto"/>
            <w:left w:val="none" w:sz="0" w:space="0" w:color="auto"/>
            <w:bottom w:val="none" w:sz="0" w:space="0" w:color="auto"/>
            <w:right w:val="none" w:sz="0" w:space="0" w:color="auto"/>
          </w:divBdr>
        </w:div>
        <w:div w:id="858198325">
          <w:marLeft w:val="640"/>
          <w:marRight w:val="0"/>
          <w:marTop w:val="0"/>
          <w:marBottom w:val="0"/>
          <w:divBdr>
            <w:top w:val="none" w:sz="0" w:space="0" w:color="auto"/>
            <w:left w:val="none" w:sz="0" w:space="0" w:color="auto"/>
            <w:bottom w:val="none" w:sz="0" w:space="0" w:color="auto"/>
            <w:right w:val="none" w:sz="0" w:space="0" w:color="auto"/>
          </w:divBdr>
        </w:div>
        <w:div w:id="523901638">
          <w:marLeft w:val="640"/>
          <w:marRight w:val="0"/>
          <w:marTop w:val="0"/>
          <w:marBottom w:val="0"/>
          <w:divBdr>
            <w:top w:val="none" w:sz="0" w:space="0" w:color="auto"/>
            <w:left w:val="none" w:sz="0" w:space="0" w:color="auto"/>
            <w:bottom w:val="none" w:sz="0" w:space="0" w:color="auto"/>
            <w:right w:val="none" w:sz="0" w:space="0" w:color="auto"/>
          </w:divBdr>
        </w:div>
        <w:div w:id="607392516">
          <w:marLeft w:val="640"/>
          <w:marRight w:val="0"/>
          <w:marTop w:val="0"/>
          <w:marBottom w:val="0"/>
          <w:divBdr>
            <w:top w:val="none" w:sz="0" w:space="0" w:color="auto"/>
            <w:left w:val="none" w:sz="0" w:space="0" w:color="auto"/>
            <w:bottom w:val="none" w:sz="0" w:space="0" w:color="auto"/>
            <w:right w:val="none" w:sz="0" w:space="0" w:color="auto"/>
          </w:divBdr>
        </w:div>
        <w:div w:id="93869855">
          <w:marLeft w:val="640"/>
          <w:marRight w:val="0"/>
          <w:marTop w:val="0"/>
          <w:marBottom w:val="0"/>
          <w:divBdr>
            <w:top w:val="none" w:sz="0" w:space="0" w:color="auto"/>
            <w:left w:val="none" w:sz="0" w:space="0" w:color="auto"/>
            <w:bottom w:val="none" w:sz="0" w:space="0" w:color="auto"/>
            <w:right w:val="none" w:sz="0" w:space="0" w:color="auto"/>
          </w:divBdr>
        </w:div>
        <w:div w:id="1681618803">
          <w:marLeft w:val="640"/>
          <w:marRight w:val="0"/>
          <w:marTop w:val="0"/>
          <w:marBottom w:val="0"/>
          <w:divBdr>
            <w:top w:val="none" w:sz="0" w:space="0" w:color="auto"/>
            <w:left w:val="none" w:sz="0" w:space="0" w:color="auto"/>
            <w:bottom w:val="none" w:sz="0" w:space="0" w:color="auto"/>
            <w:right w:val="none" w:sz="0" w:space="0" w:color="auto"/>
          </w:divBdr>
        </w:div>
        <w:div w:id="838080513">
          <w:marLeft w:val="640"/>
          <w:marRight w:val="0"/>
          <w:marTop w:val="0"/>
          <w:marBottom w:val="0"/>
          <w:divBdr>
            <w:top w:val="none" w:sz="0" w:space="0" w:color="auto"/>
            <w:left w:val="none" w:sz="0" w:space="0" w:color="auto"/>
            <w:bottom w:val="none" w:sz="0" w:space="0" w:color="auto"/>
            <w:right w:val="none" w:sz="0" w:space="0" w:color="auto"/>
          </w:divBdr>
        </w:div>
        <w:div w:id="1550603893">
          <w:marLeft w:val="640"/>
          <w:marRight w:val="0"/>
          <w:marTop w:val="0"/>
          <w:marBottom w:val="0"/>
          <w:divBdr>
            <w:top w:val="none" w:sz="0" w:space="0" w:color="auto"/>
            <w:left w:val="none" w:sz="0" w:space="0" w:color="auto"/>
            <w:bottom w:val="none" w:sz="0" w:space="0" w:color="auto"/>
            <w:right w:val="none" w:sz="0" w:space="0" w:color="auto"/>
          </w:divBdr>
        </w:div>
        <w:div w:id="2040546058">
          <w:marLeft w:val="640"/>
          <w:marRight w:val="0"/>
          <w:marTop w:val="0"/>
          <w:marBottom w:val="0"/>
          <w:divBdr>
            <w:top w:val="none" w:sz="0" w:space="0" w:color="auto"/>
            <w:left w:val="none" w:sz="0" w:space="0" w:color="auto"/>
            <w:bottom w:val="none" w:sz="0" w:space="0" w:color="auto"/>
            <w:right w:val="none" w:sz="0" w:space="0" w:color="auto"/>
          </w:divBdr>
        </w:div>
        <w:div w:id="2130126351">
          <w:marLeft w:val="640"/>
          <w:marRight w:val="0"/>
          <w:marTop w:val="0"/>
          <w:marBottom w:val="0"/>
          <w:divBdr>
            <w:top w:val="none" w:sz="0" w:space="0" w:color="auto"/>
            <w:left w:val="none" w:sz="0" w:space="0" w:color="auto"/>
            <w:bottom w:val="none" w:sz="0" w:space="0" w:color="auto"/>
            <w:right w:val="none" w:sz="0" w:space="0" w:color="auto"/>
          </w:divBdr>
        </w:div>
        <w:div w:id="545532154">
          <w:marLeft w:val="640"/>
          <w:marRight w:val="0"/>
          <w:marTop w:val="0"/>
          <w:marBottom w:val="0"/>
          <w:divBdr>
            <w:top w:val="none" w:sz="0" w:space="0" w:color="auto"/>
            <w:left w:val="none" w:sz="0" w:space="0" w:color="auto"/>
            <w:bottom w:val="none" w:sz="0" w:space="0" w:color="auto"/>
            <w:right w:val="none" w:sz="0" w:space="0" w:color="auto"/>
          </w:divBdr>
        </w:div>
        <w:div w:id="330304712">
          <w:marLeft w:val="640"/>
          <w:marRight w:val="0"/>
          <w:marTop w:val="0"/>
          <w:marBottom w:val="0"/>
          <w:divBdr>
            <w:top w:val="none" w:sz="0" w:space="0" w:color="auto"/>
            <w:left w:val="none" w:sz="0" w:space="0" w:color="auto"/>
            <w:bottom w:val="none" w:sz="0" w:space="0" w:color="auto"/>
            <w:right w:val="none" w:sz="0" w:space="0" w:color="auto"/>
          </w:divBdr>
        </w:div>
        <w:div w:id="1673411309">
          <w:marLeft w:val="640"/>
          <w:marRight w:val="0"/>
          <w:marTop w:val="0"/>
          <w:marBottom w:val="0"/>
          <w:divBdr>
            <w:top w:val="none" w:sz="0" w:space="0" w:color="auto"/>
            <w:left w:val="none" w:sz="0" w:space="0" w:color="auto"/>
            <w:bottom w:val="none" w:sz="0" w:space="0" w:color="auto"/>
            <w:right w:val="none" w:sz="0" w:space="0" w:color="auto"/>
          </w:divBdr>
        </w:div>
        <w:div w:id="620961641">
          <w:marLeft w:val="640"/>
          <w:marRight w:val="0"/>
          <w:marTop w:val="0"/>
          <w:marBottom w:val="0"/>
          <w:divBdr>
            <w:top w:val="none" w:sz="0" w:space="0" w:color="auto"/>
            <w:left w:val="none" w:sz="0" w:space="0" w:color="auto"/>
            <w:bottom w:val="none" w:sz="0" w:space="0" w:color="auto"/>
            <w:right w:val="none" w:sz="0" w:space="0" w:color="auto"/>
          </w:divBdr>
        </w:div>
        <w:div w:id="489951658">
          <w:marLeft w:val="640"/>
          <w:marRight w:val="0"/>
          <w:marTop w:val="0"/>
          <w:marBottom w:val="0"/>
          <w:divBdr>
            <w:top w:val="none" w:sz="0" w:space="0" w:color="auto"/>
            <w:left w:val="none" w:sz="0" w:space="0" w:color="auto"/>
            <w:bottom w:val="none" w:sz="0" w:space="0" w:color="auto"/>
            <w:right w:val="none" w:sz="0" w:space="0" w:color="auto"/>
          </w:divBdr>
        </w:div>
        <w:div w:id="1126118975">
          <w:marLeft w:val="640"/>
          <w:marRight w:val="0"/>
          <w:marTop w:val="0"/>
          <w:marBottom w:val="0"/>
          <w:divBdr>
            <w:top w:val="none" w:sz="0" w:space="0" w:color="auto"/>
            <w:left w:val="none" w:sz="0" w:space="0" w:color="auto"/>
            <w:bottom w:val="none" w:sz="0" w:space="0" w:color="auto"/>
            <w:right w:val="none" w:sz="0" w:space="0" w:color="auto"/>
          </w:divBdr>
        </w:div>
        <w:div w:id="727189368">
          <w:marLeft w:val="640"/>
          <w:marRight w:val="0"/>
          <w:marTop w:val="0"/>
          <w:marBottom w:val="0"/>
          <w:divBdr>
            <w:top w:val="none" w:sz="0" w:space="0" w:color="auto"/>
            <w:left w:val="none" w:sz="0" w:space="0" w:color="auto"/>
            <w:bottom w:val="none" w:sz="0" w:space="0" w:color="auto"/>
            <w:right w:val="none" w:sz="0" w:space="0" w:color="auto"/>
          </w:divBdr>
        </w:div>
        <w:div w:id="197397061">
          <w:marLeft w:val="640"/>
          <w:marRight w:val="0"/>
          <w:marTop w:val="0"/>
          <w:marBottom w:val="0"/>
          <w:divBdr>
            <w:top w:val="none" w:sz="0" w:space="0" w:color="auto"/>
            <w:left w:val="none" w:sz="0" w:space="0" w:color="auto"/>
            <w:bottom w:val="none" w:sz="0" w:space="0" w:color="auto"/>
            <w:right w:val="none" w:sz="0" w:space="0" w:color="auto"/>
          </w:divBdr>
        </w:div>
        <w:div w:id="2096970465">
          <w:marLeft w:val="640"/>
          <w:marRight w:val="0"/>
          <w:marTop w:val="0"/>
          <w:marBottom w:val="0"/>
          <w:divBdr>
            <w:top w:val="none" w:sz="0" w:space="0" w:color="auto"/>
            <w:left w:val="none" w:sz="0" w:space="0" w:color="auto"/>
            <w:bottom w:val="none" w:sz="0" w:space="0" w:color="auto"/>
            <w:right w:val="none" w:sz="0" w:space="0" w:color="auto"/>
          </w:divBdr>
        </w:div>
        <w:div w:id="1913075573">
          <w:marLeft w:val="640"/>
          <w:marRight w:val="0"/>
          <w:marTop w:val="0"/>
          <w:marBottom w:val="0"/>
          <w:divBdr>
            <w:top w:val="none" w:sz="0" w:space="0" w:color="auto"/>
            <w:left w:val="none" w:sz="0" w:space="0" w:color="auto"/>
            <w:bottom w:val="none" w:sz="0" w:space="0" w:color="auto"/>
            <w:right w:val="none" w:sz="0" w:space="0" w:color="auto"/>
          </w:divBdr>
        </w:div>
        <w:div w:id="519855461">
          <w:marLeft w:val="640"/>
          <w:marRight w:val="0"/>
          <w:marTop w:val="0"/>
          <w:marBottom w:val="0"/>
          <w:divBdr>
            <w:top w:val="none" w:sz="0" w:space="0" w:color="auto"/>
            <w:left w:val="none" w:sz="0" w:space="0" w:color="auto"/>
            <w:bottom w:val="none" w:sz="0" w:space="0" w:color="auto"/>
            <w:right w:val="none" w:sz="0" w:space="0" w:color="auto"/>
          </w:divBdr>
        </w:div>
        <w:div w:id="523517146">
          <w:marLeft w:val="640"/>
          <w:marRight w:val="0"/>
          <w:marTop w:val="0"/>
          <w:marBottom w:val="0"/>
          <w:divBdr>
            <w:top w:val="none" w:sz="0" w:space="0" w:color="auto"/>
            <w:left w:val="none" w:sz="0" w:space="0" w:color="auto"/>
            <w:bottom w:val="none" w:sz="0" w:space="0" w:color="auto"/>
            <w:right w:val="none" w:sz="0" w:space="0" w:color="auto"/>
          </w:divBdr>
        </w:div>
        <w:div w:id="489104992">
          <w:marLeft w:val="640"/>
          <w:marRight w:val="0"/>
          <w:marTop w:val="0"/>
          <w:marBottom w:val="0"/>
          <w:divBdr>
            <w:top w:val="none" w:sz="0" w:space="0" w:color="auto"/>
            <w:left w:val="none" w:sz="0" w:space="0" w:color="auto"/>
            <w:bottom w:val="none" w:sz="0" w:space="0" w:color="auto"/>
            <w:right w:val="none" w:sz="0" w:space="0" w:color="auto"/>
          </w:divBdr>
        </w:div>
        <w:div w:id="1426462576">
          <w:marLeft w:val="640"/>
          <w:marRight w:val="0"/>
          <w:marTop w:val="0"/>
          <w:marBottom w:val="0"/>
          <w:divBdr>
            <w:top w:val="none" w:sz="0" w:space="0" w:color="auto"/>
            <w:left w:val="none" w:sz="0" w:space="0" w:color="auto"/>
            <w:bottom w:val="none" w:sz="0" w:space="0" w:color="auto"/>
            <w:right w:val="none" w:sz="0" w:space="0" w:color="auto"/>
          </w:divBdr>
        </w:div>
        <w:div w:id="811799770">
          <w:marLeft w:val="640"/>
          <w:marRight w:val="0"/>
          <w:marTop w:val="0"/>
          <w:marBottom w:val="0"/>
          <w:divBdr>
            <w:top w:val="none" w:sz="0" w:space="0" w:color="auto"/>
            <w:left w:val="none" w:sz="0" w:space="0" w:color="auto"/>
            <w:bottom w:val="none" w:sz="0" w:space="0" w:color="auto"/>
            <w:right w:val="none" w:sz="0" w:space="0" w:color="auto"/>
          </w:divBdr>
        </w:div>
        <w:div w:id="2053915222">
          <w:marLeft w:val="640"/>
          <w:marRight w:val="0"/>
          <w:marTop w:val="0"/>
          <w:marBottom w:val="0"/>
          <w:divBdr>
            <w:top w:val="none" w:sz="0" w:space="0" w:color="auto"/>
            <w:left w:val="none" w:sz="0" w:space="0" w:color="auto"/>
            <w:bottom w:val="none" w:sz="0" w:space="0" w:color="auto"/>
            <w:right w:val="none" w:sz="0" w:space="0" w:color="auto"/>
          </w:divBdr>
        </w:div>
        <w:div w:id="1797991237">
          <w:marLeft w:val="640"/>
          <w:marRight w:val="0"/>
          <w:marTop w:val="0"/>
          <w:marBottom w:val="0"/>
          <w:divBdr>
            <w:top w:val="none" w:sz="0" w:space="0" w:color="auto"/>
            <w:left w:val="none" w:sz="0" w:space="0" w:color="auto"/>
            <w:bottom w:val="none" w:sz="0" w:space="0" w:color="auto"/>
            <w:right w:val="none" w:sz="0" w:space="0" w:color="auto"/>
          </w:divBdr>
        </w:div>
        <w:div w:id="27071106">
          <w:marLeft w:val="640"/>
          <w:marRight w:val="0"/>
          <w:marTop w:val="0"/>
          <w:marBottom w:val="0"/>
          <w:divBdr>
            <w:top w:val="none" w:sz="0" w:space="0" w:color="auto"/>
            <w:left w:val="none" w:sz="0" w:space="0" w:color="auto"/>
            <w:bottom w:val="none" w:sz="0" w:space="0" w:color="auto"/>
            <w:right w:val="none" w:sz="0" w:space="0" w:color="auto"/>
          </w:divBdr>
        </w:div>
        <w:div w:id="35980477">
          <w:marLeft w:val="640"/>
          <w:marRight w:val="0"/>
          <w:marTop w:val="0"/>
          <w:marBottom w:val="0"/>
          <w:divBdr>
            <w:top w:val="none" w:sz="0" w:space="0" w:color="auto"/>
            <w:left w:val="none" w:sz="0" w:space="0" w:color="auto"/>
            <w:bottom w:val="none" w:sz="0" w:space="0" w:color="auto"/>
            <w:right w:val="none" w:sz="0" w:space="0" w:color="auto"/>
          </w:divBdr>
        </w:div>
        <w:div w:id="1063261215">
          <w:marLeft w:val="640"/>
          <w:marRight w:val="0"/>
          <w:marTop w:val="0"/>
          <w:marBottom w:val="0"/>
          <w:divBdr>
            <w:top w:val="none" w:sz="0" w:space="0" w:color="auto"/>
            <w:left w:val="none" w:sz="0" w:space="0" w:color="auto"/>
            <w:bottom w:val="none" w:sz="0" w:space="0" w:color="auto"/>
            <w:right w:val="none" w:sz="0" w:space="0" w:color="auto"/>
          </w:divBdr>
        </w:div>
        <w:div w:id="1872693469">
          <w:marLeft w:val="640"/>
          <w:marRight w:val="0"/>
          <w:marTop w:val="0"/>
          <w:marBottom w:val="0"/>
          <w:divBdr>
            <w:top w:val="none" w:sz="0" w:space="0" w:color="auto"/>
            <w:left w:val="none" w:sz="0" w:space="0" w:color="auto"/>
            <w:bottom w:val="none" w:sz="0" w:space="0" w:color="auto"/>
            <w:right w:val="none" w:sz="0" w:space="0" w:color="auto"/>
          </w:divBdr>
        </w:div>
        <w:div w:id="487479066">
          <w:marLeft w:val="640"/>
          <w:marRight w:val="0"/>
          <w:marTop w:val="0"/>
          <w:marBottom w:val="0"/>
          <w:divBdr>
            <w:top w:val="none" w:sz="0" w:space="0" w:color="auto"/>
            <w:left w:val="none" w:sz="0" w:space="0" w:color="auto"/>
            <w:bottom w:val="none" w:sz="0" w:space="0" w:color="auto"/>
            <w:right w:val="none" w:sz="0" w:space="0" w:color="auto"/>
          </w:divBdr>
        </w:div>
        <w:div w:id="870265220">
          <w:marLeft w:val="640"/>
          <w:marRight w:val="0"/>
          <w:marTop w:val="0"/>
          <w:marBottom w:val="0"/>
          <w:divBdr>
            <w:top w:val="none" w:sz="0" w:space="0" w:color="auto"/>
            <w:left w:val="none" w:sz="0" w:space="0" w:color="auto"/>
            <w:bottom w:val="none" w:sz="0" w:space="0" w:color="auto"/>
            <w:right w:val="none" w:sz="0" w:space="0" w:color="auto"/>
          </w:divBdr>
        </w:div>
        <w:div w:id="813134502">
          <w:marLeft w:val="640"/>
          <w:marRight w:val="0"/>
          <w:marTop w:val="0"/>
          <w:marBottom w:val="0"/>
          <w:divBdr>
            <w:top w:val="none" w:sz="0" w:space="0" w:color="auto"/>
            <w:left w:val="none" w:sz="0" w:space="0" w:color="auto"/>
            <w:bottom w:val="none" w:sz="0" w:space="0" w:color="auto"/>
            <w:right w:val="none" w:sz="0" w:space="0" w:color="auto"/>
          </w:divBdr>
        </w:div>
        <w:div w:id="1777020217">
          <w:marLeft w:val="640"/>
          <w:marRight w:val="0"/>
          <w:marTop w:val="0"/>
          <w:marBottom w:val="0"/>
          <w:divBdr>
            <w:top w:val="none" w:sz="0" w:space="0" w:color="auto"/>
            <w:left w:val="none" w:sz="0" w:space="0" w:color="auto"/>
            <w:bottom w:val="none" w:sz="0" w:space="0" w:color="auto"/>
            <w:right w:val="none" w:sz="0" w:space="0" w:color="auto"/>
          </w:divBdr>
        </w:div>
        <w:div w:id="2113745312">
          <w:marLeft w:val="640"/>
          <w:marRight w:val="0"/>
          <w:marTop w:val="0"/>
          <w:marBottom w:val="0"/>
          <w:divBdr>
            <w:top w:val="none" w:sz="0" w:space="0" w:color="auto"/>
            <w:left w:val="none" w:sz="0" w:space="0" w:color="auto"/>
            <w:bottom w:val="none" w:sz="0" w:space="0" w:color="auto"/>
            <w:right w:val="none" w:sz="0" w:space="0" w:color="auto"/>
          </w:divBdr>
        </w:div>
        <w:div w:id="1302611990">
          <w:marLeft w:val="640"/>
          <w:marRight w:val="0"/>
          <w:marTop w:val="0"/>
          <w:marBottom w:val="0"/>
          <w:divBdr>
            <w:top w:val="none" w:sz="0" w:space="0" w:color="auto"/>
            <w:left w:val="none" w:sz="0" w:space="0" w:color="auto"/>
            <w:bottom w:val="none" w:sz="0" w:space="0" w:color="auto"/>
            <w:right w:val="none" w:sz="0" w:space="0" w:color="auto"/>
          </w:divBdr>
        </w:div>
        <w:div w:id="387463224">
          <w:marLeft w:val="640"/>
          <w:marRight w:val="0"/>
          <w:marTop w:val="0"/>
          <w:marBottom w:val="0"/>
          <w:divBdr>
            <w:top w:val="none" w:sz="0" w:space="0" w:color="auto"/>
            <w:left w:val="none" w:sz="0" w:space="0" w:color="auto"/>
            <w:bottom w:val="none" w:sz="0" w:space="0" w:color="auto"/>
            <w:right w:val="none" w:sz="0" w:space="0" w:color="auto"/>
          </w:divBdr>
        </w:div>
        <w:div w:id="1287084662">
          <w:marLeft w:val="640"/>
          <w:marRight w:val="0"/>
          <w:marTop w:val="0"/>
          <w:marBottom w:val="0"/>
          <w:divBdr>
            <w:top w:val="none" w:sz="0" w:space="0" w:color="auto"/>
            <w:left w:val="none" w:sz="0" w:space="0" w:color="auto"/>
            <w:bottom w:val="none" w:sz="0" w:space="0" w:color="auto"/>
            <w:right w:val="none" w:sz="0" w:space="0" w:color="auto"/>
          </w:divBdr>
        </w:div>
        <w:div w:id="2087143214">
          <w:marLeft w:val="640"/>
          <w:marRight w:val="0"/>
          <w:marTop w:val="0"/>
          <w:marBottom w:val="0"/>
          <w:divBdr>
            <w:top w:val="none" w:sz="0" w:space="0" w:color="auto"/>
            <w:left w:val="none" w:sz="0" w:space="0" w:color="auto"/>
            <w:bottom w:val="none" w:sz="0" w:space="0" w:color="auto"/>
            <w:right w:val="none" w:sz="0" w:space="0" w:color="auto"/>
          </w:divBdr>
        </w:div>
        <w:div w:id="1349411656">
          <w:marLeft w:val="640"/>
          <w:marRight w:val="0"/>
          <w:marTop w:val="0"/>
          <w:marBottom w:val="0"/>
          <w:divBdr>
            <w:top w:val="none" w:sz="0" w:space="0" w:color="auto"/>
            <w:left w:val="none" w:sz="0" w:space="0" w:color="auto"/>
            <w:bottom w:val="none" w:sz="0" w:space="0" w:color="auto"/>
            <w:right w:val="none" w:sz="0" w:space="0" w:color="auto"/>
          </w:divBdr>
        </w:div>
        <w:div w:id="1535387447">
          <w:marLeft w:val="640"/>
          <w:marRight w:val="0"/>
          <w:marTop w:val="0"/>
          <w:marBottom w:val="0"/>
          <w:divBdr>
            <w:top w:val="none" w:sz="0" w:space="0" w:color="auto"/>
            <w:left w:val="none" w:sz="0" w:space="0" w:color="auto"/>
            <w:bottom w:val="none" w:sz="0" w:space="0" w:color="auto"/>
            <w:right w:val="none" w:sz="0" w:space="0" w:color="auto"/>
          </w:divBdr>
        </w:div>
        <w:div w:id="48378971">
          <w:marLeft w:val="640"/>
          <w:marRight w:val="0"/>
          <w:marTop w:val="0"/>
          <w:marBottom w:val="0"/>
          <w:divBdr>
            <w:top w:val="none" w:sz="0" w:space="0" w:color="auto"/>
            <w:left w:val="none" w:sz="0" w:space="0" w:color="auto"/>
            <w:bottom w:val="none" w:sz="0" w:space="0" w:color="auto"/>
            <w:right w:val="none" w:sz="0" w:space="0" w:color="auto"/>
          </w:divBdr>
        </w:div>
        <w:div w:id="573125139">
          <w:marLeft w:val="640"/>
          <w:marRight w:val="0"/>
          <w:marTop w:val="0"/>
          <w:marBottom w:val="0"/>
          <w:divBdr>
            <w:top w:val="none" w:sz="0" w:space="0" w:color="auto"/>
            <w:left w:val="none" w:sz="0" w:space="0" w:color="auto"/>
            <w:bottom w:val="none" w:sz="0" w:space="0" w:color="auto"/>
            <w:right w:val="none" w:sz="0" w:space="0" w:color="auto"/>
          </w:divBdr>
        </w:div>
        <w:div w:id="456988739">
          <w:marLeft w:val="640"/>
          <w:marRight w:val="0"/>
          <w:marTop w:val="0"/>
          <w:marBottom w:val="0"/>
          <w:divBdr>
            <w:top w:val="none" w:sz="0" w:space="0" w:color="auto"/>
            <w:left w:val="none" w:sz="0" w:space="0" w:color="auto"/>
            <w:bottom w:val="none" w:sz="0" w:space="0" w:color="auto"/>
            <w:right w:val="none" w:sz="0" w:space="0" w:color="auto"/>
          </w:divBdr>
        </w:div>
        <w:div w:id="1150026558">
          <w:marLeft w:val="640"/>
          <w:marRight w:val="0"/>
          <w:marTop w:val="0"/>
          <w:marBottom w:val="0"/>
          <w:divBdr>
            <w:top w:val="none" w:sz="0" w:space="0" w:color="auto"/>
            <w:left w:val="none" w:sz="0" w:space="0" w:color="auto"/>
            <w:bottom w:val="none" w:sz="0" w:space="0" w:color="auto"/>
            <w:right w:val="none" w:sz="0" w:space="0" w:color="auto"/>
          </w:divBdr>
        </w:div>
        <w:div w:id="1921788745">
          <w:marLeft w:val="640"/>
          <w:marRight w:val="0"/>
          <w:marTop w:val="0"/>
          <w:marBottom w:val="0"/>
          <w:divBdr>
            <w:top w:val="none" w:sz="0" w:space="0" w:color="auto"/>
            <w:left w:val="none" w:sz="0" w:space="0" w:color="auto"/>
            <w:bottom w:val="none" w:sz="0" w:space="0" w:color="auto"/>
            <w:right w:val="none" w:sz="0" w:space="0" w:color="auto"/>
          </w:divBdr>
        </w:div>
        <w:div w:id="338656667">
          <w:marLeft w:val="640"/>
          <w:marRight w:val="0"/>
          <w:marTop w:val="0"/>
          <w:marBottom w:val="0"/>
          <w:divBdr>
            <w:top w:val="none" w:sz="0" w:space="0" w:color="auto"/>
            <w:left w:val="none" w:sz="0" w:space="0" w:color="auto"/>
            <w:bottom w:val="none" w:sz="0" w:space="0" w:color="auto"/>
            <w:right w:val="none" w:sz="0" w:space="0" w:color="auto"/>
          </w:divBdr>
        </w:div>
        <w:div w:id="1635334176">
          <w:marLeft w:val="640"/>
          <w:marRight w:val="0"/>
          <w:marTop w:val="0"/>
          <w:marBottom w:val="0"/>
          <w:divBdr>
            <w:top w:val="none" w:sz="0" w:space="0" w:color="auto"/>
            <w:left w:val="none" w:sz="0" w:space="0" w:color="auto"/>
            <w:bottom w:val="none" w:sz="0" w:space="0" w:color="auto"/>
            <w:right w:val="none" w:sz="0" w:space="0" w:color="auto"/>
          </w:divBdr>
        </w:div>
        <w:div w:id="1113599578">
          <w:marLeft w:val="640"/>
          <w:marRight w:val="0"/>
          <w:marTop w:val="0"/>
          <w:marBottom w:val="0"/>
          <w:divBdr>
            <w:top w:val="none" w:sz="0" w:space="0" w:color="auto"/>
            <w:left w:val="none" w:sz="0" w:space="0" w:color="auto"/>
            <w:bottom w:val="none" w:sz="0" w:space="0" w:color="auto"/>
            <w:right w:val="none" w:sz="0" w:space="0" w:color="auto"/>
          </w:divBdr>
        </w:div>
        <w:div w:id="1318262396">
          <w:marLeft w:val="640"/>
          <w:marRight w:val="0"/>
          <w:marTop w:val="0"/>
          <w:marBottom w:val="0"/>
          <w:divBdr>
            <w:top w:val="none" w:sz="0" w:space="0" w:color="auto"/>
            <w:left w:val="none" w:sz="0" w:space="0" w:color="auto"/>
            <w:bottom w:val="none" w:sz="0" w:space="0" w:color="auto"/>
            <w:right w:val="none" w:sz="0" w:space="0" w:color="auto"/>
          </w:divBdr>
        </w:div>
        <w:div w:id="436020754">
          <w:marLeft w:val="640"/>
          <w:marRight w:val="0"/>
          <w:marTop w:val="0"/>
          <w:marBottom w:val="0"/>
          <w:divBdr>
            <w:top w:val="none" w:sz="0" w:space="0" w:color="auto"/>
            <w:left w:val="none" w:sz="0" w:space="0" w:color="auto"/>
            <w:bottom w:val="none" w:sz="0" w:space="0" w:color="auto"/>
            <w:right w:val="none" w:sz="0" w:space="0" w:color="auto"/>
          </w:divBdr>
        </w:div>
        <w:div w:id="55512409">
          <w:marLeft w:val="640"/>
          <w:marRight w:val="0"/>
          <w:marTop w:val="0"/>
          <w:marBottom w:val="0"/>
          <w:divBdr>
            <w:top w:val="none" w:sz="0" w:space="0" w:color="auto"/>
            <w:left w:val="none" w:sz="0" w:space="0" w:color="auto"/>
            <w:bottom w:val="none" w:sz="0" w:space="0" w:color="auto"/>
            <w:right w:val="none" w:sz="0" w:space="0" w:color="auto"/>
          </w:divBdr>
        </w:div>
        <w:div w:id="593830409">
          <w:marLeft w:val="640"/>
          <w:marRight w:val="0"/>
          <w:marTop w:val="0"/>
          <w:marBottom w:val="0"/>
          <w:divBdr>
            <w:top w:val="none" w:sz="0" w:space="0" w:color="auto"/>
            <w:left w:val="none" w:sz="0" w:space="0" w:color="auto"/>
            <w:bottom w:val="none" w:sz="0" w:space="0" w:color="auto"/>
            <w:right w:val="none" w:sz="0" w:space="0" w:color="auto"/>
          </w:divBdr>
        </w:div>
        <w:div w:id="1214582658">
          <w:marLeft w:val="640"/>
          <w:marRight w:val="0"/>
          <w:marTop w:val="0"/>
          <w:marBottom w:val="0"/>
          <w:divBdr>
            <w:top w:val="none" w:sz="0" w:space="0" w:color="auto"/>
            <w:left w:val="none" w:sz="0" w:space="0" w:color="auto"/>
            <w:bottom w:val="none" w:sz="0" w:space="0" w:color="auto"/>
            <w:right w:val="none" w:sz="0" w:space="0" w:color="auto"/>
          </w:divBdr>
        </w:div>
        <w:div w:id="1864631765">
          <w:marLeft w:val="640"/>
          <w:marRight w:val="0"/>
          <w:marTop w:val="0"/>
          <w:marBottom w:val="0"/>
          <w:divBdr>
            <w:top w:val="none" w:sz="0" w:space="0" w:color="auto"/>
            <w:left w:val="none" w:sz="0" w:space="0" w:color="auto"/>
            <w:bottom w:val="none" w:sz="0" w:space="0" w:color="auto"/>
            <w:right w:val="none" w:sz="0" w:space="0" w:color="auto"/>
          </w:divBdr>
        </w:div>
        <w:div w:id="1445149036">
          <w:marLeft w:val="640"/>
          <w:marRight w:val="0"/>
          <w:marTop w:val="0"/>
          <w:marBottom w:val="0"/>
          <w:divBdr>
            <w:top w:val="none" w:sz="0" w:space="0" w:color="auto"/>
            <w:left w:val="none" w:sz="0" w:space="0" w:color="auto"/>
            <w:bottom w:val="none" w:sz="0" w:space="0" w:color="auto"/>
            <w:right w:val="none" w:sz="0" w:space="0" w:color="auto"/>
          </w:divBdr>
        </w:div>
        <w:div w:id="2073043126">
          <w:marLeft w:val="640"/>
          <w:marRight w:val="0"/>
          <w:marTop w:val="0"/>
          <w:marBottom w:val="0"/>
          <w:divBdr>
            <w:top w:val="none" w:sz="0" w:space="0" w:color="auto"/>
            <w:left w:val="none" w:sz="0" w:space="0" w:color="auto"/>
            <w:bottom w:val="none" w:sz="0" w:space="0" w:color="auto"/>
            <w:right w:val="none" w:sz="0" w:space="0" w:color="auto"/>
          </w:divBdr>
        </w:div>
        <w:div w:id="2006980748">
          <w:marLeft w:val="640"/>
          <w:marRight w:val="0"/>
          <w:marTop w:val="0"/>
          <w:marBottom w:val="0"/>
          <w:divBdr>
            <w:top w:val="none" w:sz="0" w:space="0" w:color="auto"/>
            <w:left w:val="none" w:sz="0" w:space="0" w:color="auto"/>
            <w:bottom w:val="none" w:sz="0" w:space="0" w:color="auto"/>
            <w:right w:val="none" w:sz="0" w:space="0" w:color="auto"/>
          </w:divBdr>
        </w:div>
        <w:div w:id="1283533333">
          <w:marLeft w:val="640"/>
          <w:marRight w:val="0"/>
          <w:marTop w:val="0"/>
          <w:marBottom w:val="0"/>
          <w:divBdr>
            <w:top w:val="none" w:sz="0" w:space="0" w:color="auto"/>
            <w:left w:val="none" w:sz="0" w:space="0" w:color="auto"/>
            <w:bottom w:val="none" w:sz="0" w:space="0" w:color="auto"/>
            <w:right w:val="none" w:sz="0" w:space="0" w:color="auto"/>
          </w:divBdr>
        </w:div>
        <w:div w:id="118230138">
          <w:marLeft w:val="640"/>
          <w:marRight w:val="0"/>
          <w:marTop w:val="0"/>
          <w:marBottom w:val="0"/>
          <w:divBdr>
            <w:top w:val="none" w:sz="0" w:space="0" w:color="auto"/>
            <w:left w:val="none" w:sz="0" w:space="0" w:color="auto"/>
            <w:bottom w:val="none" w:sz="0" w:space="0" w:color="auto"/>
            <w:right w:val="none" w:sz="0" w:space="0" w:color="auto"/>
          </w:divBdr>
        </w:div>
        <w:div w:id="1080755571">
          <w:marLeft w:val="640"/>
          <w:marRight w:val="0"/>
          <w:marTop w:val="0"/>
          <w:marBottom w:val="0"/>
          <w:divBdr>
            <w:top w:val="none" w:sz="0" w:space="0" w:color="auto"/>
            <w:left w:val="none" w:sz="0" w:space="0" w:color="auto"/>
            <w:bottom w:val="none" w:sz="0" w:space="0" w:color="auto"/>
            <w:right w:val="none" w:sz="0" w:space="0" w:color="auto"/>
          </w:divBdr>
        </w:div>
        <w:div w:id="370692389">
          <w:marLeft w:val="640"/>
          <w:marRight w:val="0"/>
          <w:marTop w:val="0"/>
          <w:marBottom w:val="0"/>
          <w:divBdr>
            <w:top w:val="none" w:sz="0" w:space="0" w:color="auto"/>
            <w:left w:val="none" w:sz="0" w:space="0" w:color="auto"/>
            <w:bottom w:val="none" w:sz="0" w:space="0" w:color="auto"/>
            <w:right w:val="none" w:sz="0" w:space="0" w:color="auto"/>
          </w:divBdr>
        </w:div>
        <w:div w:id="307711765">
          <w:marLeft w:val="640"/>
          <w:marRight w:val="0"/>
          <w:marTop w:val="0"/>
          <w:marBottom w:val="0"/>
          <w:divBdr>
            <w:top w:val="none" w:sz="0" w:space="0" w:color="auto"/>
            <w:left w:val="none" w:sz="0" w:space="0" w:color="auto"/>
            <w:bottom w:val="none" w:sz="0" w:space="0" w:color="auto"/>
            <w:right w:val="none" w:sz="0" w:space="0" w:color="auto"/>
          </w:divBdr>
        </w:div>
        <w:div w:id="1826586057">
          <w:marLeft w:val="640"/>
          <w:marRight w:val="0"/>
          <w:marTop w:val="0"/>
          <w:marBottom w:val="0"/>
          <w:divBdr>
            <w:top w:val="none" w:sz="0" w:space="0" w:color="auto"/>
            <w:left w:val="none" w:sz="0" w:space="0" w:color="auto"/>
            <w:bottom w:val="none" w:sz="0" w:space="0" w:color="auto"/>
            <w:right w:val="none" w:sz="0" w:space="0" w:color="auto"/>
          </w:divBdr>
        </w:div>
        <w:div w:id="965309441">
          <w:marLeft w:val="640"/>
          <w:marRight w:val="0"/>
          <w:marTop w:val="0"/>
          <w:marBottom w:val="0"/>
          <w:divBdr>
            <w:top w:val="none" w:sz="0" w:space="0" w:color="auto"/>
            <w:left w:val="none" w:sz="0" w:space="0" w:color="auto"/>
            <w:bottom w:val="none" w:sz="0" w:space="0" w:color="auto"/>
            <w:right w:val="none" w:sz="0" w:space="0" w:color="auto"/>
          </w:divBdr>
        </w:div>
        <w:div w:id="1795371614">
          <w:marLeft w:val="640"/>
          <w:marRight w:val="0"/>
          <w:marTop w:val="0"/>
          <w:marBottom w:val="0"/>
          <w:divBdr>
            <w:top w:val="none" w:sz="0" w:space="0" w:color="auto"/>
            <w:left w:val="none" w:sz="0" w:space="0" w:color="auto"/>
            <w:bottom w:val="none" w:sz="0" w:space="0" w:color="auto"/>
            <w:right w:val="none" w:sz="0" w:space="0" w:color="auto"/>
          </w:divBdr>
        </w:div>
        <w:div w:id="1705474852">
          <w:marLeft w:val="640"/>
          <w:marRight w:val="0"/>
          <w:marTop w:val="0"/>
          <w:marBottom w:val="0"/>
          <w:divBdr>
            <w:top w:val="none" w:sz="0" w:space="0" w:color="auto"/>
            <w:left w:val="none" w:sz="0" w:space="0" w:color="auto"/>
            <w:bottom w:val="none" w:sz="0" w:space="0" w:color="auto"/>
            <w:right w:val="none" w:sz="0" w:space="0" w:color="auto"/>
          </w:divBdr>
        </w:div>
        <w:div w:id="1132213758">
          <w:marLeft w:val="640"/>
          <w:marRight w:val="0"/>
          <w:marTop w:val="0"/>
          <w:marBottom w:val="0"/>
          <w:divBdr>
            <w:top w:val="none" w:sz="0" w:space="0" w:color="auto"/>
            <w:left w:val="none" w:sz="0" w:space="0" w:color="auto"/>
            <w:bottom w:val="none" w:sz="0" w:space="0" w:color="auto"/>
            <w:right w:val="none" w:sz="0" w:space="0" w:color="auto"/>
          </w:divBdr>
        </w:div>
        <w:div w:id="1554584511">
          <w:marLeft w:val="640"/>
          <w:marRight w:val="0"/>
          <w:marTop w:val="0"/>
          <w:marBottom w:val="0"/>
          <w:divBdr>
            <w:top w:val="none" w:sz="0" w:space="0" w:color="auto"/>
            <w:left w:val="none" w:sz="0" w:space="0" w:color="auto"/>
            <w:bottom w:val="none" w:sz="0" w:space="0" w:color="auto"/>
            <w:right w:val="none" w:sz="0" w:space="0" w:color="auto"/>
          </w:divBdr>
        </w:div>
        <w:div w:id="336427923">
          <w:marLeft w:val="640"/>
          <w:marRight w:val="0"/>
          <w:marTop w:val="0"/>
          <w:marBottom w:val="0"/>
          <w:divBdr>
            <w:top w:val="none" w:sz="0" w:space="0" w:color="auto"/>
            <w:left w:val="none" w:sz="0" w:space="0" w:color="auto"/>
            <w:bottom w:val="none" w:sz="0" w:space="0" w:color="auto"/>
            <w:right w:val="none" w:sz="0" w:space="0" w:color="auto"/>
          </w:divBdr>
        </w:div>
        <w:div w:id="1909073972">
          <w:marLeft w:val="640"/>
          <w:marRight w:val="0"/>
          <w:marTop w:val="0"/>
          <w:marBottom w:val="0"/>
          <w:divBdr>
            <w:top w:val="none" w:sz="0" w:space="0" w:color="auto"/>
            <w:left w:val="none" w:sz="0" w:space="0" w:color="auto"/>
            <w:bottom w:val="none" w:sz="0" w:space="0" w:color="auto"/>
            <w:right w:val="none" w:sz="0" w:space="0" w:color="auto"/>
          </w:divBdr>
        </w:div>
        <w:div w:id="1879580987">
          <w:marLeft w:val="640"/>
          <w:marRight w:val="0"/>
          <w:marTop w:val="0"/>
          <w:marBottom w:val="0"/>
          <w:divBdr>
            <w:top w:val="none" w:sz="0" w:space="0" w:color="auto"/>
            <w:left w:val="none" w:sz="0" w:space="0" w:color="auto"/>
            <w:bottom w:val="none" w:sz="0" w:space="0" w:color="auto"/>
            <w:right w:val="none" w:sz="0" w:space="0" w:color="auto"/>
          </w:divBdr>
        </w:div>
        <w:div w:id="1946502089">
          <w:marLeft w:val="640"/>
          <w:marRight w:val="0"/>
          <w:marTop w:val="0"/>
          <w:marBottom w:val="0"/>
          <w:divBdr>
            <w:top w:val="none" w:sz="0" w:space="0" w:color="auto"/>
            <w:left w:val="none" w:sz="0" w:space="0" w:color="auto"/>
            <w:bottom w:val="none" w:sz="0" w:space="0" w:color="auto"/>
            <w:right w:val="none" w:sz="0" w:space="0" w:color="auto"/>
          </w:divBdr>
        </w:div>
        <w:div w:id="49379308">
          <w:marLeft w:val="640"/>
          <w:marRight w:val="0"/>
          <w:marTop w:val="0"/>
          <w:marBottom w:val="0"/>
          <w:divBdr>
            <w:top w:val="none" w:sz="0" w:space="0" w:color="auto"/>
            <w:left w:val="none" w:sz="0" w:space="0" w:color="auto"/>
            <w:bottom w:val="none" w:sz="0" w:space="0" w:color="auto"/>
            <w:right w:val="none" w:sz="0" w:space="0" w:color="auto"/>
          </w:divBdr>
        </w:div>
        <w:div w:id="1382636753">
          <w:marLeft w:val="640"/>
          <w:marRight w:val="0"/>
          <w:marTop w:val="0"/>
          <w:marBottom w:val="0"/>
          <w:divBdr>
            <w:top w:val="none" w:sz="0" w:space="0" w:color="auto"/>
            <w:left w:val="none" w:sz="0" w:space="0" w:color="auto"/>
            <w:bottom w:val="none" w:sz="0" w:space="0" w:color="auto"/>
            <w:right w:val="none" w:sz="0" w:space="0" w:color="auto"/>
          </w:divBdr>
        </w:div>
        <w:div w:id="1793284293">
          <w:marLeft w:val="640"/>
          <w:marRight w:val="0"/>
          <w:marTop w:val="0"/>
          <w:marBottom w:val="0"/>
          <w:divBdr>
            <w:top w:val="none" w:sz="0" w:space="0" w:color="auto"/>
            <w:left w:val="none" w:sz="0" w:space="0" w:color="auto"/>
            <w:bottom w:val="none" w:sz="0" w:space="0" w:color="auto"/>
            <w:right w:val="none" w:sz="0" w:space="0" w:color="auto"/>
          </w:divBdr>
        </w:div>
        <w:div w:id="775560315">
          <w:marLeft w:val="640"/>
          <w:marRight w:val="0"/>
          <w:marTop w:val="0"/>
          <w:marBottom w:val="0"/>
          <w:divBdr>
            <w:top w:val="none" w:sz="0" w:space="0" w:color="auto"/>
            <w:left w:val="none" w:sz="0" w:space="0" w:color="auto"/>
            <w:bottom w:val="none" w:sz="0" w:space="0" w:color="auto"/>
            <w:right w:val="none" w:sz="0" w:space="0" w:color="auto"/>
          </w:divBdr>
        </w:div>
        <w:div w:id="882715977">
          <w:marLeft w:val="640"/>
          <w:marRight w:val="0"/>
          <w:marTop w:val="0"/>
          <w:marBottom w:val="0"/>
          <w:divBdr>
            <w:top w:val="none" w:sz="0" w:space="0" w:color="auto"/>
            <w:left w:val="none" w:sz="0" w:space="0" w:color="auto"/>
            <w:bottom w:val="none" w:sz="0" w:space="0" w:color="auto"/>
            <w:right w:val="none" w:sz="0" w:space="0" w:color="auto"/>
          </w:divBdr>
        </w:div>
        <w:div w:id="1500577968">
          <w:marLeft w:val="640"/>
          <w:marRight w:val="0"/>
          <w:marTop w:val="0"/>
          <w:marBottom w:val="0"/>
          <w:divBdr>
            <w:top w:val="none" w:sz="0" w:space="0" w:color="auto"/>
            <w:left w:val="none" w:sz="0" w:space="0" w:color="auto"/>
            <w:bottom w:val="none" w:sz="0" w:space="0" w:color="auto"/>
            <w:right w:val="none" w:sz="0" w:space="0" w:color="auto"/>
          </w:divBdr>
        </w:div>
        <w:div w:id="1878345388">
          <w:marLeft w:val="640"/>
          <w:marRight w:val="0"/>
          <w:marTop w:val="0"/>
          <w:marBottom w:val="0"/>
          <w:divBdr>
            <w:top w:val="none" w:sz="0" w:space="0" w:color="auto"/>
            <w:left w:val="none" w:sz="0" w:space="0" w:color="auto"/>
            <w:bottom w:val="none" w:sz="0" w:space="0" w:color="auto"/>
            <w:right w:val="none" w:sz="0" w:space="0" w:color="auto"/>
          </w:divBdr>
        </w:div>
        <w:div w:id="1534608767">
          <w:marLeft w:val="640"/>
          <w:marRight w:val="0"/>
          <w:marTop w:val="0"/>
          <w:marBottom w:val="0"/>
          <w:divBdr>
            <w:top w:val="none" w:sz="0" w:space="0" w:color="auto"/>
            <w:left w:val="none" w:sz="0" w:space="0" w:color="auto"/>
            <w:bottom w:val="none" w:sz="0" w:space="0" w:color="auto"/>
            <w:right w:val="none" w:sz="0" w:space="0" w:color="auto"/>
          </w:divBdr>
        </w:div>
        <w:div w:id="723791276">
          <w:marLeft w:val="640"/>
          <w:marRight w:val="0"/>
          <w:marTop w:val="0"/>
          <w:marBottom w:val="0"/>
          <w:divBdr>
            <w:top w:val="none" w:sz="0" w:space="0" w:color="auto"/>
            <w:left w:val="none" w:sz="0" w:space="0" w:color="auto"/>
            <w:bottom w:val="none" w:sz="0" w:space="0" w:color="auto"/>
            <w:right w:val="none" w:sz="0" w:space="0" w:color="auto"/>
          </w:divBdr>
        </w:div>
        <w:div w:id="733435751">
          <w:marLeft w:val="640"/>
          <w:marRight w:val="0"/>
          <w:marTop w:val="0"/>
          <w:marBottom w:val="0"/>
          <w:divBdr>
            <w:top w:val="none" w:sz="0" w:space="0" w:color="auto"/>
            <w:left w:val="none" w:sz="0" w:space="0" w:color="auto"/>
            <w:bottom w:val="none" w:sz="0" w:space="0" w:color="auto"/>
            <w:right w:val="none" w:sz="0" w:space="0" w:color="auto"/>
          </w:divBdr>
        </w:div>
        <w:div w:id="525870208">
          <w:marLeft w:val="640"/>
          <w:marRight w:val="0"/>
          <w:marTop w:val="0"/>
          <w:marBottom w:val="0"/>
          <w:divBdr>
            <w:top w:val="none" w:sz="0" w:space="0" w:color="auto"/>
            <w:left w:val="none" w:sz="0" w:space="0" w:color="auto"/>
            <w:bottom w:val="none" w:sz="0" w:space="0" w:color="auto"/>
            <w:right w:val="none" w:sz="0" w:space="0" w:color="auto"/>
          </w:divBdr>
        </w:div>
        <w:div w:id="1384214250">
          <w:marLeft w:val="640"/>
          <w:marRight w:val="0"/>
          <w:marTop w:val="0"/>
          <w:marBottom w:val="0"/>
          <w:divBdr>
            <w:top w:val="none" w:sz="0" w:space="0" w:color="auto"/>
            <w:left w:val="none" w:sz="0" w:space="0" w:color="auto"/>
            <w:bottom w:val="none" w:sz="0" w:space="0" w:color="auto"/>
            <w:right w:val="none" w:sz="0" w:space="0" w:color="auto"/>
          </w:divBdr>
        </w:div>
        <w:div w:id="1113939271">
          <w:marLeft w:val="640"/>
          <w:marRight w:val="0"/>
          <w:marTop w:val="0"/>
          <w:marBottom w:val="0"/>
          <w:divBdr>
            <w:top w:val="none" w:sz="0" w:space="0" w:color="auto"/>
            <w:left w:val="none" w:sz="0" w:space="0" w:color="auto"/>
            <w:bottom w:val="none" w:sz="0" w:space="0" w:color="auto"/>
            <w:right w:val="none" w:sz="0" w:space="0" w:color="auto"/>
          </w:divBdr>
        </w:div>
        <w:div w:id="379477457">
          <w:marLeft w:val="640"/>
          <w:marRight w:val="0"/>
          <w:marTop w:val="0"/>
          <w:marBottom w:val="0"/>
          <w:divBdr>
            <w:top w:val="none" w:sz="0" w:space="0" w:color="auto"/>
            <w:left w:val="none" w:sz="0" w:space="0" w:color="auto"/>
            <w:bottom w:val="none" w:sz="0" w:space="0" w:color="auto"/>
            <w:right w:val="none" w:sz="0" w:space="0" w:color="auto"/>
          </w:divBdr>
        </w:div>
        <w:div w:id="1048604470">
          <w:marLeft w:val="640"/>
          <w:marRight w:val="0"/>
          <w:marTop w:val="0"/>
          <w:marBottom w:val="0"/>
          <w:divBdr>
            <w:top w:val="none" w:sz="0" w:space="0" w:color="auto"/>
            <w:left w:val="none" w:sz="0" w:space="0" w:color="auto"/>
            <w:bottom w:val="none" w:sz="0" w:space="0" w:color="auto"/>
            <w:right w:val="none" w:sz="0" w:space="0" w:color="auto"/>
          </w:divBdr>
        </w:div>
        <w:div w:id="218439914">
          <w:marLeft w:val="640"/>
          <w:marRight w:val="0"/>
          <w:marTop w:val="0"/>
          <w:marBottom w:val="0"/>
          <w:divBdr>
            <w:top w:val="none" w:sz="0" w:space="0" w:color="auto"/>
            <w:left w:val="none" w:sz="0" w:space="0" w:color="auto"/>
            <w:bottom w:val="none" w:sz="0" w:space="0" w:color="auto"/>
            <w:right w:val="none" w:sz="0" w:space="0" w:color="auto"/>
          </w:divBdr>
        </w:div>
        <w:div w:id="1004279249">
          <w:marLeft w:val="640"/>
          <w:marRight w:val="0"/>
          <w:marTop w:val="0"/>
          <w:marBottom w:val="0"/>
          <w:divBdr>
            <w:top w:val="none" w:sz="0" w:space="0" w:color="auto"/>
            <w:left w:val="none" w:sz="0" w:space="0" w:color="auto"/>
            <w:bottom w:val="none" w:sz="0" w:space="0" w:color="auto"/>
            <w:right w:val="none" w:sz="0" w:space="0" w:color="auto"/>
          </w:divBdr>
        </w:div>
        <w:div w:id="265188734">
          <w:marLeft w:val="640"/>
          <w:marRight w:val="0"/>
          <w:marTop w:val="0"/>
          <w:marBottom w:val="0"/>
          <w:divBdr>
            <w:top w:val="none" w:sz="0" w:space="0" w:color="auto"/>
            <w:left w:val="none" w:sz="0" w:space="0" w:color="auto"/>
            <w:bottom w:val="none" w:sz="0" w:space="0" w:color="auto"/>
            <w:right w:val="none" w:sz="0" w:space="0" w:color="auto"/>
          </w:divBdr>
        </w:div>
        <w:div w:id="500774032">
          <w:marLeft w:val="640"/>
          <w:marRight w:val="0"/>
          <w:marTop w:val="0"/>
          <w:marBottom w:val="0"/>
          <w:divBdr>
            <w:top w:val="none" w:sz="0" w:space="0" w:color="auto"/>
            <w:left w:val="none" w:sz="0" w:space="0" w:color="auto"/>
            <w:bottom w:val="none" w:sz="0" w:space="0" w:color="auto"/>
            <w:right w:val="none" w:sz="0" w:space="0" w:color="auto"/>
          </w:divBdr>
        </w:div>
        <w:div w:id="5256359">
          <w:marLeft w:val="640"/>
          <w:marRight w:val="0"/>
          <w:marTop w:val="0"/>
          <w:marBottom w:val="0"/>
          <w:divBdr>
            <w:top w:val="none" w:sz="0" w:space="0" w:color="auto"/>
            <w:left w:val="none" w:sz="0" w:space="0" w:color="auto"/>
            <w:bottom w:val="none" w:sz="0" w:space="0" w:color="auto"/>
            <w:right w:val="none" w:sz="0" w:space="0" w:color="auto"/>
          </w:divBdr>
        </w:div>
        <w:div w:id="2007173932">
          <w:marLeft w:val="640"/>
          <w:marRight w:val="0"/>
          <w:marTop w:val="0"/>
          <w:marBottom w:val="0"/>
          <w:divBdr>
            <w:top w:val="none" w:sz="0" w:space="0" w:color="auto"/>
            <w:left w:val="none" w:sz="0" w:space="0" w:color="auto"/>
            <w:bottom w:val="none" w:sz="0" w:space="0" w:color="auto"/>
            <w:right w:val="none" w:sz="0" w:space="0" w:color="auto"/>
          </w:divBdr>
        </w:div>
        <w:div w:id="853614940">
          <w:marLeft w:val="640"/>
          <w:marRight w:val="0"/>
          <w:marTop w:val="0"/>
          <w:marBottom w:val="0"/>
          <w:divBdr>
            <w:top w:val="none" w:sz="0" w:space="0" w:color="auto"/>
            <w:left w:val="none" w:sz="0" w:space="0" w:color="auto"/>
            <w:bottom w:val="none" w:sz="0" w:space="0" w:color="auto"/>
            <w:right w:val="none" w:sz="0" w:space="0" w:color="auto"/>
          </w:divBdr>
        </w:div>
        <w:div w:id="1733459487">
          <w:marLeft w:val="640"/>
          <w:marRight w:val="0"/>
          <w:marTop w:val="0"/>
          <w:marBottom w:val="0"/>
          <w:divBdr>
            <w:top w:val="none" w:sz="0" w:space="0" w:color="auto"/>
            <w:left w:val="none" w:sz="0" w:space="0" w:color="auto"/>
            <w:bottom w:val="none" w:sz="0" w:space="0" w:color="auto"/>
            <w:right w:val="none" w:sz="0" w:space="0" w:color="auto"/>
          </w:divBdr>
        </w:div>
        <w:div w:id="405537213">
          <w:marLeft w:val="640"/>
          <w:marRight w:val="0"/>
          <w:marTop w:val="0"/>
          <w:marBottom w:val="0"/>
          <w:divBdr>
            <w:top w:val="none" w:sz="0" w:space="0" w:color="auto"/>
            <w:left w:val="none" w:sz="0" w:space="0" w:color="auto"/>
            <w:bottom w:val="none" w:sz="0" w:space="0" w:color="auto"/>
            <w:right w:val="none" w:sz="0" w:space="0" w:color="auto"/>
          </w:divBdr>
        </w:div>
        <w:div w:id="1151142882">
          <w:marLeft w:val="640"/>
          <w:marRight w:val="0"/>
          <w:marTop w:val="0"/>
          <w:marBottom w:val="0"/>
          <w:divBdr>
            <w:top w:val="none" w:sz="0" w:space="0" w:color="auto"/>
            <w:left w:val="none" w:sz="0" w:space="0" w:color="auto"/>
            <w:bottom w:val="none" w:sz="0" w:space="0" w:color="auto"/>
            <w:right w:val="none" w:sz="0" w:space="0" w:color="auto"/>
          </w:divBdr>
        </w:div>
        <w:div w:id="1434134606">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80406500">
      <w:bodyDiv w:val="1"/>
      <w:marLeft w:val="0"/>
      <w:marRight w:val="0"/>
      <w:marTop w:val="0"/>
      <w:marBottom w:val="0"/>
      <w:divBdr>
        <w:top w:val="none" w:sz="0" w:space="0" w:color="auto"/>
        <w:left w:val="none" w:sz="0" w:space="0" w:color="auto"/>
        <w:bottom w:val="none" w:sz="0" w:space="0" w:color="auto"/>
        <w:right w:val="none" w:sz="0" w:space="0" w:color="auto"/>
      </w:divBdr>
      <w:divsChild>
        <w:div w:id="961308354">
          <w:marLeft w:val="640"/>
          <w:marRight w:val="0"/>
          <w:marTop w:val="0"/>
          <w:marBottom w:val="0"/>
          <w:divBdr>
            <w:top w:val="none" w:sz="0" w:space="0" w:color="auto"/>
            <w:left w:val="none" w:sz="0" w:space="0" w:color="auto"/>
            <w:bottom w:val="none" w:sz="0" w:space="0" w:color="auto"/>
            <w:right w:val="none" w:sz="0" w:space="0" w:color="auto"/>
          </w:divBdr>
        </w:div>
        <w:div w:id="1222332123">
          <w:marLeft w:val="640"/>
          <w:marRight w:val="0"/>
          <w:marTop w:val="0"/>
          <w:marBottom w:val="0"/>
          <w:divBdr>
            <w:top w:val="none" w:sz="0" w:space="0" w:color="auto"/>
            <w:left w:val="none" w:sz="0" w:space="0" w:color="auto"/>
            <w:bottom w:val="none" w:sz="0" w:space="0" w:color="auto"/>
            <w:right w:val="none" w:sz="0" w:space="0" w:color="auto"/>
          </w:divBdr>
        </w:div>
        <w:div w:id="970357840">
          <w:marLeft w:val="640"/>
          <w:marRight w:val="0"/>
          <w:marTop w:val="0"/>
          <w:marBottom w:val="0"/>
          <w:divBdr>
            <w:top w:val="none" w:sz="0" w:space="0" w:color="auto"/>
            <w:left w:val="none" w:sz="0" w:space="0" w:color="auto"/>
            <w:bottom w:val="none" w:sz="0" w:space="0" w:color="auto"/>
            <w:right w:val="none" w:sz="0" w:space="0" w:color="auto"/>
          </w:divBdr>
        </w:div>
        <w:div w:id="1011444348">
          <w:marLeft w:val="640"/>
          <w:marRight w:val="0"/>
          <w:marTop w:val="0"/>
          <w:marBottom w:val="0"/>
          <w:divBdr>
            <w:top w:val="none" w:sz="0" w:space="0" w:color="auto"/>
            <w:left w:val="none" w:sz="0" w:space="0" w:color="auto"/>
            <w:bottom w:val="none" w:sz="0" w:space="0" w:color="auto"/>
            <w:right w:val="none" w:sz="0" w:space="0" w:color="auto"/>
          </w:divBdr>
        </w:div>
        <w:div w:id="1276710907">
          <w:marLeft w:val="640"/>
          <w:marRight w:val="0"/>
          <w:marTop w:val="0"/>
          <w:marBottom w:val="0"/>
          <w:divBdr>
            <w:top w:val="none" w:sz="0" w:space="0" w:color="auto"/>
            <w:left w:val="none" w:sz="0" w:space="0" w:color="auto"/>
            <w:bottom w:val="none" w:sz="0" w:space="0" w:color="auto"/>
            <w:right w:val="none" w:sz="0" w:space="0" w:color="auto"/>
          </w:divBdr>
        </w:div>
        <w:div w:id="307134095">
          <w:marLeft w:val="640"/>
          <w:marRight w:val="0"/>
          <w:marTop w:val="0"/>
          <w:marBottom w:val="0"/>
          <w:divBdr>
            <w:top w:val="none" w:sz="0" w:space="0" w:color="auto"/>
            <w:left w:val="none" w:sz="0" w:space="0" w:color="auto"/>
            <w:bottom w:val="none" w:sz="0" w:space="0" w:color="auto"/>
            <w:right w:val="none" w:sz="0" w:space="0" w:color="auto"/>
          </w:divBdr>
        </w:div>
        <w:div w:id="1928726769">
          <w:marLeft w:val="640"/>
          <w:marRight w:val="0"/>
          <w:marTop w:val="0"/>
          <w:marBottom w:val="0"/>
          <w:divBdr>
            <w:top w:val="none" w:sz="0" w:space="0" w:color="auto"/>
            <w:left w:val="none" w:sz="0" w:space="0" w:color="auto"/>
            <w:bottom w:val="none" w:sz="0" w:space="0" w:color="auto"/>
            <w:right w:val="none" w:sz="0" w:space="0" w:color="auto"/>
          </w:divBdr>
        </w:div>
        <w:div w:id="542056341">
          <w:marLeft w:val="640"/>
          <w:marRight w:val="0"/>
          <w:marTop w:val="0"/>
          <w:marBottom w:val="0"/>
          <w:divBdr>
            <w:top w:val="none" w:sz="0" w:space="0" w:color="auto"/>
            <w:left w:val="none" w:sz="0" w:space="0" w:color="auto"/>
            <w:bottom w:val="none" w:sz="0" w:space="0" w:color="auto"/>
            <w:right w:val="none" w:sz="0" w:space="0" w:color="auto"/>
          </w:divBdr>
        </w:div>
        <w:div w:id="481654845">
          <w:marLeft w:val="640"/>
          <w:marRight w:val="0"/>
          <w:marTop w:val="0"/>
          <w:marBottom w:val="0"/>
          <w:divBdr>
            <w:top w:val="none" w:sz="0" w:space="0" w:color="auto"/>
            <w:left w:val="none" w:sz="0" w:space="0" w:color="auto"/>
            <w:bottom w:val="none" w:sz="0" w:space="0" w:color="auto"/>
            <w:right w:val="none" w:sz="0" w:space="0" w:color="auto"/>
          </w:divBdr>
        </w:div>
        <w:div w:id="1704283939">
          <w:marLeft w:val="640"/>
          <w:marRight w:val="0"/>
          <w:marTop w:val="0"/>
          <w:marBottom w:val="0"/>
          <w:divBdr>
            <w:top w:val="none" w:sz="0" w:space="0" w:color="auto"/>
            <w:left w:val="none" w:sz="0" w:space="0" w:color="auto"/>
            <w:bottom w:val="none" w:sz="0" w:space="0" w:color="auto"/>
            <w:right w:val="none" w:sz="0" w:space="0" w:color="auto"/>
          </w:divBdr>
        </w:div>
        <w:div w:id="255209902">
          <w:marLeft w:val="640"/>
          <w:marRight w:val="0"/>
          <w:marTop w:val="0"/>
          <w:marBottom w:val="0"/>
          <w:divBdr>
            <w:top w:val="none" w:sz="0" w:space="0" w:color="auto"/>
            <w:left w:val="none" w:sz="0" w:space="0" w:color="auto"/>
            <w:bottom w:val="none" w:sz="0" w:space="0" w:color="auto"/>
            <w:right w:val="none" w:sz="0" w:space="0" w:color="auto"/>
          </w:divBdr>
        </w:div>
        <w:div w:id="64883563">
          <w:marLeft w:val="640"/>
          <w:marRight w:val="0"/>
          <w:marTop w:val="0"/>
          <w:marBottom w:val="0"/>
          <w:divBdr>
            <w:top w:val="none" w:sz="0" w:space="0" w:color="auto"/>
            <w:left w:val="none" w:sz="0" w:space="0" w:color="auto"/>
            <w:bottom w:val="none" w:sz="0" w:space="0" w:color="auto"/>
            <w:right w:val="none" w:sz="0" w:space="0" w:color="auto"/>
          </w:divBdr>
        </w:div>
        <w:div w:id="385109755">
          <w:marLeft w:val="640"/>
          <w:marRight w:val="0"/>
          <w:marTop w:val="0"/>
          <w:marBottom w:val="0"/>
          <w:divBdr>
            <w:top w:val="none" w:sz="0" w:space="0" w:color="auto"/>
            <w:left w:val="none" w:sz="0" w:space="0" w:color="auto"/>
            <w:bottom w:val="none" w:sz="0" w:space="0" w:color="auto"/>
            <w:right w:val="none" w:sz="0" w:space="0" w:color="auto"/>
          </w:divBdr>
        </w:div>
        <w:div w:id="566916523">
          <w:marLeft w:val="640"/>
          <w:marRight w:val="0"/>
          <w:marTop w:val="0"/>
          <w:marBottom w:val="0"/>
          <w:divBdr>
            <w:top w:val="none" w:sz="0" w:space="0" w:color="auto"/>
            <w:left w:val="none" w:sz="0" w:space="0" w:color="auto"/>
            <w:bottom w:val="none" w:sz="0" w:space="0" w:color="auto"/>
            <w:right w:val="none" w:sz="0" w:space="0" w:color="auto"/>
          </w:divBdr>
        </w:div>
        <w:div w:id="1051274020">
          <w:marLeft w:val="640"/>
          <w:marRight w:val="0"/>
          <w:marTop w:val="0"/>
          <w:marBottom w:val="0"/>
          <w:divBdr>
            <w:top w:val="none" w:sz="0" w:space="0" w:color="auto"/>
            <w:left w:val="none" w:sz="0" w:space="0" w:color="auto"/>
            <w:bottom w:val="none" w:sz="0" w:space="0" w:color="auto"/>
            <w:right w:val="none" w:sz="0" w:space="0" w:color="auto"/>
          </w:divBdr>
        </w:div>
        <w:div w:id="727268741">
          <w:marLeft w:val="640"/>
          <w:marRight w:val="0"/>
          <w:marTop w:val="0"/>
          <w:marBottom w:val="0"/>
          <w:divBdr>
            <w:top w:val="none" w:sz="0" w:space="0" w:color="auto"/>
            <w:left w:val="none" w:sz="0" w:space="0" w:color="auto"/>
            <w:bottom w:val="none" w:sz="0" w:space="0" w:color="auto"/>
            <w:right w:val="none" w:sz="0" w:space="0" w:color="auto"/>
          </w:divBdr>
        </w:div>
        <w:div w:id="712340149">
          <w:marLeft w:val="640"/>
          <w:marRight w:val="0"/>
          <w:marTop w:val="0"/>
          <w:marBottom w:val="0"/>
          <w:divBdr>
            <w:top w:val="none" w:sz="0" w:space="0" w:color="auto"/>
            <w:left w:val="none" w:sz="0" w:space="0" w:color="auto"/>
            <w:bottom w:val="none" w:sz="0" w:space="0" w:color="auto"/>
            <w:right w:val="none" w:sz="0" w:space="0" w:color="auto"/>
          </w:divBdr>
        </w:div>
        <w:div w:id="641008999">
          <w:marLeft w:val="640"/>
          <w:marRight w:val="0"/>
          <w:marTop w:val="0"/>
          <w:marBottom w:val="0"/>
          <w:divBdr>
            <w:top w:val="none" w:sz="0" w:space="0" w:color="auto"/>
            <w:left w:val="none" w:sz="0" w:space="0" w:color="auto"/>
            <w:bottom w:val="none" w:sz="0" w:space="0" w:color="auto"/>
            <w:right w:val="none" w:sz="0" w:space="0" w:color="auto"/>
          </w:divBdr>
        </w:div>
        <w:div w:id="1320378889">
          <w:marLeft w:val="640"/>
          <w:marRight w:val="0"/>
          <w:marTop w:val="0"/>
          <w:marBottom w:val="0"/>
          <w:divBdr>
            <w:top w:val="none" w:sz="0" w:space="0" w:color="auto"/>
            <w:left w:val="none" w:sz="0" w:space="0" w:color="auto"/>
            <w:bottom w:val="none" w:sz="0" w:space="0" w:color="auto"/>
            <w:right w:val="none" w:sz="0" w:space="0" w:color="auto"/>
          </w:divBdr>
        </w:div>
        <w:div w:id="670570612">
          <w:marLeft w:val="640"/>
          <w:marRight w:val="0"/>
          <w:marTop w:val="0"/>
          <w:marBottom w:val="0"/>
          <w:divBdr>
            <w:top w:val="none" w:sz="0" w:space="0" w:color="auto"/>
            <w:left w:val="none" w:sz="0" w:space="0" w:color="auto"/>
            <w:bottom w:val="none" w:sz="0" w:space="0" w:color="auto"/>
            <w:right w:val="none" w:sz="0" w:space="0" w:color="auto"/>
          </w:divBdr>
        </w:div>
        <w:div w:id="756705801">
          <w:marLeft w:val="640"/>
          <w:marRight w:val="0"/>
          <w:marTop w:val="0"/>
          <w:marBottom w:val="0"/>
          <w:divBdr>
            <w:top w:val="none" w:sz="0" w:space="0" w:color="auto"/>
            <w:left w:val="none" w:sz="0" w:space="0" w:color="auto"/>
            <w:bottom w:val="none" w:sz="0" w:space="0" w:color="auto"/>
            <w:right w:val="none" w:sz="0" w:space="0" w:color="auto"/>
          </w:divBdr>
        </w:div>
        <w:div w:id="2004355366">
          <w:marLeft w:val="640"/>
          <w:marRight w:val="0"/>
          <w:marTop w:val="0"/>
          <w:marBottom w:val="0"/>
          <w:divBdr>
            <w:top w:val="none" w:sz="0" w:space="0" w:color="auto"/>
            <w:left w:val="none" w:sz="0" w:space="0" w:color="auto"/>
            <w:bottom w:val="none" w:sz="0" w:space="0" w:color="auto"/>
            <w:right w:val="none" w:sz="0" w:space="0" w:color="auto"/>
          </w:divBdr>
        </w:div>
        <w:div w:id="330523390">
          <w:marLeft w:val="640"/>
          <w:marRight w:val="0"/>
          <w:marTop w:val="0"/>
          <w:marBottom w:val="0"/>
          <w:divBdr>
            <w:top w:val="none" w:sz="0" w:space="0" w:color="auto"/>
            <w:left w:val="none" w:sz="0" w:space="0" w:color="auto"/>
            <w:bottom w:val="none" w:sz="0" w:space="0" w:color="auto"/>
            <w:right w:val="none" w:sz="0" w:space="0" w:color="auto"/>
          </w:divBdr>
        </w:div>
        <w:div w:id="1367095238">
          <w:marLeft w:val="640"/>
          <w:marRight w:val="0"/>
          <w:marTop w:val="0"/>
          <w:marBottom w:val="0"/>
          <w:divBdr>
            <w:top w:val="none" w:sz="0" w:space="0" w:color="auto"/>
            <w:left w:val="none" w:sz="0" w:space="0" w:color="auto"/>
            <w:bottom w:val="none" w:sz="0" w:space="0" w:color="auto"/>
            <w:right w:val="none" w:sz="0" w:space="0" w:color="auto"/>
          </w:divBdr>
        </w:div>
        <w:div w:id="1196577624">
          <w:marLeft w:val="640"/>
          <w:marRight w:val="0"/>
          <w:marTop w:val="0"/>
          <w:marBottom w:val="0"/>
          <w:divBdr>
            <w:top w:val="none" w:sz="0" w:space="0" w:color="auto"/>
            <w:left w:val="none" w:sz="0" w:space="0" w:color="auto"/>
            <w:bottom w:val="none" w:sz="0" w:space="0" w:color="auto"/>
            <w:right w:val="none" w:sz="0" w:space="0" w:color="auto"/>
          </w:divBdr>
        </w:div>
        <w:div w:id="1964337443">
          <w:marLeft w:val="640"/>
          <w:marRight w:val="0"/>
          <w:marTop w:val="0"/>
          <w:marBottom w:val="0"/>
          <w:divBdr>
            <w:top w:val="none" w:sz="0" w:space="0" w:color="auto"/>
            <w:left w:val="none" w:sz="0" w:space="0" w:color="auto"/>
            <w:bottom w:val="none" w:sz="0" w:space="0" w:color="auto"/>
            <w:right w:val="none" w:sz="0" w:space="0" w:color="auto"/>
          </w:divBdr>
        </w:div>
        <w:div w:id="2067099603">
          <w:marLeft w:val="640"/>
          <w:marRight w:val="0"/>
          <w:marTop w:val="0"/>
          <w:marBottom w:val="0"/>
          <w:divBdr>
            <w:top w:val="none" w:sz="0" w:space="0" w:color="auto"/>
            <w:left w:val="none" w:sz="0" w:space="0" w:color="auto"/>
            <w:bottom w:val="none" w:sz="0" w:space="0" w:color="auto"/>
            <w:right w:val="none" w:sz="0" w:space="0" w:color="auto"/>
          </w:divBdr>
        </w:div>
        <w:div w:id="619578700">
          <w:marLeft w:val="640"/>
          <w:marRight w:val="0"/>
          <w:marTop w:val="0"/>
          <w:marBottom w:val="0"/>
          <w:divBdr>
            <w:top w:val="none" w:sz="0" w:space="0" w:color="auto"/>
            <w:left w:val="none" w:sz="0" w:space="0" w:color="auto"/>
            <w:bottom w:val="none" w:sz="0" w:space="0" w:color="auto"/>
            <w:right w:val="none" w:sz="0" w:space="0" w:color="auto"/>
          </w:divBdr>
        </w:div>
        <w:div w:id="1027753255">
          <w:marLeft w:val="640"/>
          <w:marRight w:val="0"/>
          <w:marTop w:val="0"/>
          <w:marBottom w:val="0"/>
          <w:divBdr>
            <w:top w:val="none" w:sz="0" w:space="0" w:color="auto"/>
            <w:left w:val="none" w:sz="0" w:space="0" w:color="auto"/>
            <w:bottom w:val="none" w:sz="0" w:space="0" w:color="auto"/>
            <w:right w:val="none" w:sz="0" w:space="0" w:color="auto"/>
          </w:divBdr>
        </w:div>
        <w:div w:id="129633454">
          <w:marLeft w:val="640"/>
          <w:marRight w:val="0"/>
          <w:marTop w:val="0"/>
          <w:marBottom w:val="0"/>
          <w:divBdr>
            <w:top w:val="none" w:sz="0" w:space="0" w:color="auto"/>
            <w:left w:val="none" w:sz="0" w:space="0" w:color="auto"/>
            <w:bottom w:val="none" w:sz="0" w:space="0" w:color="auto"/>
            <w:right w:val="none" w:sz="0" w:space="0" w:color="auto"/>
          </w:divBdr>
        </w:div>
        <w:div w:id="2143575783">
          <w:marLeft w:val="640"/>
          <w:marRight w:val="0"/>
          <w:marTop w:val="0"/>
          <w:marBottom w:val="0"/>
          <w:divBdr>
            <w:top w:val="none" w:sz="0" w:space="0" w:color="auto"/>
            <w:left w:val="none" w:sz="0" w:space="0" w:color="auto"/>
            <w:bottom w:val="none" w:sz="0" w:space="0" w:color="auto"/>
            <w:right w:val="none" w:sz="0" w:space="0" w:color="auto"/>
          </w:divBdr>
        </w:div>
        <w:div w:id="1936673771">
          <w:marLeft w:val="640"/>
          <w:marRight w:val="0"/>
          <w:marTop w:val="0"/>
          <w:marBottom w:val="0"/>
          <w:divBdr>
            <w:top w:val="none" w:sz="0" w:space="0" w:color="auto"/>
            <w:left w:val="none" w:sz="0" w:space="0" w:color="auto"/>
            <w:bottom w:val="none" w:sz="0" w:space="0" w:color="auto"/>
            <w:right w:val="none" w:sz="0" w:space="0" w:color="auto"/>
          </w:divBdr>
        </w:div>
        <w:div w:id="70012062">
          <w:marLeft w:val="640"/>
          <w:marRight w:val="0"/>
          <w:marTop w:val="0"/>
          <w:marBottom w:val="0"/>
          <w:divBdr>
            <w:top w:val="none" w:sz="0" w:space="0" w:color="auto"/>
            <w:left w:val="none" w:sz="0" w:space="0" w:color="auto"/>
            <w:bottom w:val="none" w:sz="0" w:space="0" w:color="auto"/>
            <w:right w:val="none" w:sz="0" w:space="0" w:color="auto"/>
          </w:divBdr>
        </w:div>
        <w:div w:id="1684043262">
          <w:marLeft w:val="640"/>
          <w:marRight w:val="0"/>
          <w:marTop w:val="0"/>
          <w:marBottom w:val="0"/>
          <w:divBdr>
            <w:top w:val="none" w:sz="0" w:space="0" w:color="auto"/>
            <w:left w:val="none" w:sz="0" w:space="0" w:color="auto"/>
            <w:bottom w:val="none" w:sz="0" w:space="0" w:color="auto"/>
            <w:right w:val="none" w:sz="0" w:space="0" w:color="auto"/>
          </w:divBdr>
        </w:div>
        <w:div w:id="765544181">
          <w:marLeft w:val="640"/>
          <w:marRight w:val="0"/>
          <w:marTop w:val="0"/>
          <w:marBottom w:val="0"/>
          <w:divBdr>
            <w:top w:val="none" w:sz="0" w:space="0" w:color="auto"/>
            <w:left w:val="none" w:sz="0" w:space="0" w:color="auto"/>
            <w:bottom w:val="none" w:sz="0" w:space="0" w:color="auto"/>
            <w:right w:val="none" w:sz="0" w:space="0" w:color="auto"/>
          </w:divBdr>
        </w:div>
        <w:div w:id="986086556">
          <w:marLeft w:val="640"/>
          <w:marRight w:val="0"/>
          <w:marTop w:val="0"/>
          <w:marBottom w:val="0"/>
          <w:divBdr>
            <w:top w:val="none" w:sz="0" w:space="0" w:color="auto"/>
            <w:left w:val="none" w:sz="0" w:space="0" w:color="auto"/>
            <w:bottom w:val="none" w:sz="0" w:space="0" w:color="auto"/>
            <w:right w:val="none" w:sz="0" w:space="0" w:color="auto"/>
          </w:divBdr>
        </w:div>
        <w:div w:id="567498921">
          <w:marLeft w:val="640"/>
          <w:marRight w:val="0"/>
          <w:marTop w:val="0"/>
          <w:marBottom w:val="0"/>
          <w:divBdr>
            <w:top w:val="none" w:sz="0" w:space="0" w:color="auto"/>
            <w:left w:val="none" w:sz="0" w:space="0" w:color="auto"/>
            <w:bottom w:val="none" w:sz="0" w:space="0" w:color="auto"/>
            <w:right w:val="none" w:sz="0" w:space="0" w:color="auto"/>
          </w:divBdr>
        </w:div>
        <w:div w:id="1628268704">
          <w:marLeft w:val="640"/>
          <w:marRight w:val="0"/>
          <w:marTop w:val="0"/>
          <w:marBottom w:val="0"/>
          <w:divBdr>
            <w:top w:val="none" w:sz="0" w:space="0" w:color="auto"/>
            <w:left w:val="none" w:sz="0" w:space="0" w:color="auto"/>
            <w:bottom w:val="none" w:sz="0" w:space="0" w:color="auto"/>
            <w:right w:val="none" w:sz="0" w:space="0" w:color="auto"/>
          </w:divBdr>
        </w:div>
        <w:div w:id="1881283371">
          <w:marLeft w:val="640"/>
          <w:marRight w:val="0"/>
          <w:marTop w:val="0"/>
          <w:marBottom w:val="0"/>
          <w:divBdr>
            <w:top w:val="none" w:sz="0" w:space="0" w:color="auto"/>
            <w:left w:val="none" w:sz="0" w:space="0" w:color="auto"/>
            <w:bottom w:val="none" w:sz="0" w:space="0" w:color="auto"/>
            <w:right w:val="none" w:sz="0" w:space="0" w:color="auto"/>
          </w:divBdr>
        </w:div>
        <w:div w:id="1038359234">
          <w:marLeft w:val="640"/>
          <w:marRight w:val="0"/>
          <w:marTop w:val="0"/>
          <w:marBottom w:val="0"/>
          <w:divBdr>
            <w:top w:val="none" w:sz="0" w:space="0" w:color="auto"/>
            <w:left w:val="none" w:sz="0" w:space="0" w:color="auto"/>
            <w:bottom w:val="none" w:sz="0" w:space="0" w:color="auto"/>
            <w:right w:val="none" w:sz="0" w:space="0" w:color="auto"/>
          </w:divBdr>
        </w:div>
        <w:div w:id="288901675">
          <w:marLeft w:val="640"/>
          <w:marRight w:val="0"/>
          <w:marTop w:val="0"/>
          <w:marBottom w:val="0"/>
          <w:divBdr>
            <w:top w:val="none" w:sz="0" w:space="0" w:color="auto"/>
            <w:left w:val="none" w:sz="0" w:space="0" w:color="auto"/>
            <w:bottom w:val="none" w:sz="0" w:space="0" w:color="auto"/>
            <w:right w:val="none" w:sz="0" w:space="0" w:color="auto"/>
          </w:divBdr>
        </w:div>
        <w:div w:id="2078168566">
          <w:marLeft w:val="640"/>
          <w:marRight w:val="0"/>
          <w:marTop w:val="0"/>
          <w:marBottom w:val="0"/>
          <w:divBdr>
            <w:top w:val="none" w:sz="0" w:space="0" w:color="auto"/>
            <w:left w:val="none" w:sz="0" w:space="0" w:color="auto"/>
            <w:bottom w:val="none" w:sz="0" w:space="0" w:color="auto"/>
            <w:right w:val="none" w:sz="0" w:space="0" w:color="auto"/>
          </w:divBdr>
        </w:div>
        <w:div w:id="1818378805">
          <w:marLeft w:val="640"/>
          <w:marRight w:val="0"/>
          <w:marTop w:val="0"/>
          <w:marBottom w:val="0"/>
          <w:divBdr>
            <w:top w:val="none" w:sz="0" w:space="0" w:color="auto"/>
            <w:left w:val="none" w:sz="0" w:space="0" w:color="auto"/>
            <w:bottom w:val="none" w:sz="0" w:space="0" w:color="auto"/>
            <w:right w:val="none" w:sz="0" w:space="0" w:color="auto"/>
          </w:divBdr>
        </w:div>
        <w:div w:id="251353765">
          <w:marLeft w:val="640"/>
          <w:marRight w:val="0"/>
          <w:marTop w:val="0"/>
          <w:marBottom w:val="0"/>
          <w:divBdr>
            <w:top w:val="none" w:sz="0" w:space="0" w:color="auto"/>
            <w:left w:val="none" w:sz="0" w:space="0" w:color="auto"/>
            <w:bottom w:val="none" w:sz="0" w:space="0" w:color="auto"/>
            <w:right w:val="none" w:sz="0" w:space="0" w:color="auto"/>
          </w:divBdr>
        </w:div>
        <w:div w:id="193815394">
          <w:marLeft w:val="640"/>
          <w:marRight w:val="0"/>
          <w:marTop w:val="0"/>
          <w:marBottom w:val="0"/>
          <w:divBdr>
            <w:top w:val="none" w:sz="0" w:space="0" w:color="auto"/>
            <w:left w:val="none" w:sz="0" w:space="0" w:color="auto"/>
            <w:bottom w:val="none" w:sz="0" w:space="0" w:color="auto"/>
            <w:right w:val="none" w:sz="0" w:space="0" w:color="auto"/>
          </w:divBdr>
        </w:div>
        <w:div w:id="986712460">
          <w:marLeft w:val="640"/>
          <w:marRight w:val="0"/>
          <w:marTop w:val="0"/>
          <w:marBottom w:val="0"/>
          <w:divBdr>
            <w:top w:val="none" w:sz="0" w:space="0" w:color="auto"/>
            <w:left w:val="none" w:sz="0" w:space="0" w:color="auto"/>
            <w:bottom w:val="none" w:sz="0" w:space="0" w:color="auto"/>
            <w:right w:val="none" w:sz="0" w:space="0" w:color="auto"/>
          </w:divBdr>
        </w:div>
        <w:div w:id="1286503797">
          <w:marLeft w:val="640"/>
          <w:marRight w:val="0"/>
          <w:marTop w:val="0"/>
          <w:marBottom w:val="0"/>
          <w:divBdr>
            <w:top w:val="none" w:sz="0" w:space="0" w:color="auto"/>
            <w:left w:val="none" w:sz="0" w:space="0" w:color="auto"/>
            <w:bottom w:val="none" w:sz="0" w:space="0" w:color="auto"/>
            <w:right w:val="none" w:sz="0" w:space="0" w:color="auto"/>
          </w:divBdr>
        </w:div>
        <w:div w:id="764377430">
          <w:marLeft w:val="640"/>
          <w:marRight w:val="0"/>
          <w:marTop w:val="0"/>
          <w:marBottom w:val="0"/>
          <w:divBdr>
            <w:top w:val="none" w:sz="0" w:space="0" w:color="auto"/>
            <w:left w:val="none" w:sz="0" w:space="0" w:color="auto"/>
            <w:bottom w:val="none" w:sz="0" w:space="0" w:color="auto"/>
            <w:right w:val="none" w:sz="0" w:space="0" w:color="auto"/>
          </w:divBdr>
        </w:div>
        <w:div w:id="2017147941">
          <w:marLeft w:val="640"/>
          <w:marRight w:val="0"/>
          <w:marTop w:val="0"/>
          <w:marBottom w:val="0"/>
          <w:divBdr>
            <w:top w:val="none" w:sz="0" w:space="0" w:color="auto"/>
            <w:left w:val="none" w:sz="0" w:space="0" w:color="auto"/>
            <w:bottom w:val="none" w:sz="0" w:space="0" w:color="auto"/>
            <w:right w:val="none" w:sz="0" w:space="0" w:color="auto"/>
          </w:divBdr>
        </w:div>
        <w:div w:id="2143502647">
          <w:marLeft w:val="640"/>
          <w:marRight w:val="0"/>
          <w:marTop w:val="0"/>
          <w:marBottom w:val="0"/>
          <w:divBdr>
            <w:top w:val="none" w:sz="0" w:space="0" w:color="auto"/>
            <w:left w:val="none" w:sz="0" w:space="0" w:color="auto"/>
            <w:bottom w:val="none" w:sz="0" w:space="0" w:color="auto"/>
            <w:right w:val="none" w:sz="0" w:space="0" w:color="auto"/>
          </w:divBdr>
        </w:div>
        <w:div w:id="2020620742">
          <w:marLeft w:val="640"/>
          <w:marRight w:val="0"/>
          <w:marTop w:val="0"/>
          <w:marBottom w:val="0"/>
          <w:divBdr>
            <w:top w:val="none" w:sz="0" w:space="0" w:color="auto"/>
            <w:left w:val="none" w:sz="0" w:space="0" w:color="auto"/>
            <w:bottom w:val="none" w:sz="0" w:space="0" w:color="auto"/>
            <w:right w:val="none" w:sz="0" w:space="0" w:color="auto"/>
          </w:divBdr>
        </w:div>
        <w:div w:id="2585588">
          <w:marLeft w:val="640"/>
          <w:marRight w:val="0"/>
          <w:marTop w:val="0"/>
          <w:marBottom w:val="0"/>
          <w:divBdr>
            <w:top w:val="none" w:sz="0" w:space="0" w:color="auto"/>
            <w:left w:val="none" w:sz="0" w:space="0" w:color="auto"/>
            <w:bottom w:val="none" w:sz="0" w:space="0" w:color="auto"/>
            <w:right w:val="none" w:sz="0" w:space="0" w:color="auto"/>
          </w:divBdr>
        </w:div>
        <w:div w:id="2063672633">
          <w:marLeft w:val="640"/>
          <w:marRight w:val="0"/>
          <w:marTop w:val="0"/>
          <w:marBottom w:val="0"/>
          <w:divBdr>
            <w:top w:val="none" w:sz="0" w:space="0" w:color="auto"/>
            <w:left w:val="none" w:sz="0" w:space="0" w:color="auto"/>
            <w:bottom w:val="none" w:sz="0" w:space="0" w:color="auto"/>
            <w:right w:val="none" w:sz="0" w:space="0" w:color="auto"/>
          </w:divBdr>
        </w:div>
        <w:div w:id="462505950">
          <w:marLeft w:val="640"/>
          <w:marRight w:val="0"/>
          <w:marTop w:val="0"/>
          <w:marBottom w:val="0"/>
          <w:divBdr>
            <w:top w:val="none" w:sz="0" w:space="0" w:color="auto"/>
            <w:left w:val="none" w:sz="0" w:space="0" w:color="auto"/>
            <w:bottom w:val="none" w:sz="0" w:space="0" w:color="auto"/>
            <w:right w:val="none" w:sz="0" w:space="0" w:color="auto"/>
          </w:divBdr>
        </w:div>
        <w:div w:id="768890750">
          <w:marLeft w:val="640"/>
          <w:marRight w:val="0"/>
          <w:marTop w:val="0"/>
          <w:marBottom w:val="0"/>
          <w:divBdr>
            <w:top w:val="none" w:sz="0" w:space="0" w:color="auto"/>
            <w:left w:val="none" w:sz="0" w:space="0" w:color="auto"/>
            <w:bottom w:val="none" w:sz="0" w:space="0" w:color="auto"/>
            <w:right w:val="none" w:sz="0" w:space="0" w:color="auto"/>
          </w:divBdr>
        </w:div>
        <w:div w:id="542402490">
          <w:marLeft w:val="640"/>
          <w:marRight w:val="0"/>
          <w:marTop w:val="0"/>
          <w:marBottom w:val="0"/>
          <w:divBdr>
            <w:top w:val="none" w:sz="0" w:space="0" w:color="auto"/>
            <w:left w:val="none" w:sz="0" w:space="0" w:color="auto"/>
            <w:bottom w:val="none" w:sz="0" w:space="0" w:color="auto"/>
            <w:right w:val="none" w:sz="0" w:space="0" w:color="auto"/>
          </w:divBdr>
        </w:div>
        <w:div w:id="1945573002">
          <w:marLeft w:val="640"/>
          <w:marRight w:val="0"/>
          <w:marTop w:val="0"/>
          <w:marBottom w:val="0"/>
          <w:divBdr>
            <w:top w:val="none" w:sz="0" w:space="0" w:color="auto"/>
            <w:left w:val="none" w:sz="0" w:space="0" w:color="auto"/>
            <w:bottom w:val="none" w:sz="0" w:space="0" w:color="auto"/>
            <w:right w:val="none" w:sz="0" w:space="0" w:color="auto"/>
          </w:divBdr>
        </w:div>
        <w:div w:id="913901016">
          <w:marLeft w:val="640"/>
          <w:marRight w:val="0"/>
          <w:marTop w:val="0"/>
          <w:marBottom w:val="0"/>
          <w:divBdr>
            <w:top w:val="none" w:sz="0" w:space="0" w:color="auto"/>
            <w:left w:val="none" w:sz="0" w:space="0" w:color="auto"/>
            <w:bottom w:val="none" w:sz="0" w:space="0" w:color="auto"/>
            <w:right w:val="none" w:sz="0" w:space="0" w:color="auto"/>
          </w:divBdr>
        </w:div>
        <w:div w:id="1246039311">
          <w:marLeft w:val="640"/>
          <w:marRight w:val="0"/>
          <w:marTop w:val="0"/>
          <w:marBottom w:val="0"/>
          <w:divBdr>
            <w:top w:val="none" w:sz="0" w:space="0" w:color="auto"/>
            <w:left w:val="none" w:sz="0" w:space="0" w:color="auto"/>
            <w:bottom w:val="none" w:sz="0" w:space="0" w:color="auto"/>
            <w:right w:val="none" w:sz="0" w:space="0" w:color="auto"/>
          </w:divBdr>
        </w:div>
        <w:div w:id="175703982">
          <w:marLeft w:val="640"/>
          <w:marRight w:val="0"/>
          <w:marTop w:val="0"/>
          <w:marBottom w:val="0"/>
          <w:divBdr>
            <w:top w:val="none" w:sz="0" w:space="0" w:color="auto"/>
            <w:left w:val="none" w:sz="0" w:space="0" w:color="auto"/>
            <w:bottom w:val="none" w:sz="0" w:space="0" w:color="auto"/>
            <w:right w:val="none" w:sz="0" w:space="0" w:color="auto"/>
          </w:divBdr>
        </w:div>
        <w:div w:id="676348944">
          <w:marLeft w:val="640"/>
          <w:marRight w:val="0"/>
          <w:marTop w:val="0"/>
          <w:marBottom w:val="0"/>
          <w:divBdr>
            <w:top w:val="none" w:sz="0" w:space="0" w:color="auto"/>
            <w:left w:val="none" w:sz="0" w:space="0" w:color="auto"/>
            <w:bottom w:val="none" w:sz="0" w:space="0" w:color="auto"/>
            <w:right w:val="none" w:sz="0" w:space="0" w:color="auto"/>
          </w:divBdr>
        </w:div>
        <w:div w:id="783383308">
          <w:marLeft w:val="640"/>
          <w:marRight w:val="0"/>
          <w:marTop w:val="0"/>
          <w:marBottom w:val="0"/>
          <w:divBdr>
            <w:top w:val="none" w:sz="0" w:space="0" w:color="auto"/>
            <w:left w:val="none" w:sz="0" w:space="0" w:color="auto"/>
            <w:bottom w:val="none" w:sz="0" w:space="0" w:color="auto"/>
            <w:right w:val="none" w:sz="0" w:space="0" w:color="auto"/>
          </w:divBdr>
        </w:div>
        <w:div w:id="748886784">
          <w:marLeft w:val="640"/>
          <w:marRight w:val="0"/>
          <w:marTop w:val="0"/>
          <w:marBottom w:val="0"/>
          <w:divBdr>
            <w:top w:val="none" w:sz="0" w:space="0" w:color="auto"/>
            <w:left w:val="none" w:sz="0" w:space="0" w:color="auto"/>
            <w:bottom w:val="none" w:sz="0" w:space="0" w:color="auto"/>
            <w:right w:val="none" w:sz="0" w:space="0" w:color="auto"/>
          </w:divBdr>
        </w:div>
        <w:div w:id="1732191443">
          <w:marLeft w:val="640"/>
          <w:marRight w:val="0"/>
          <w:marTop w:val="0"/>
          <w:marBottom w:val="0"/>
          <w:divBdr>
            <w:top w:val="none" w:sz="0" w:space="0" w:color="auto"/>
            <w:left w:val="none" w:sz="0" w:space="0" w:color="auto"/>
            <w:bottom w:val="none" w:sz="0" w:space="0" w:color="auto"/>
            <w:right w:val="none" w:sz="0" w:space="0" w:color="auto"/>
          </w:divBdr>
        </w:div>
        <w:div w:id="1424573456">
          <w:marLeft w:val="640"/>
          <w:marRight w:val="0"/>
          <w:marTop w:val="0"/>
          <w:marBottom w:val="0"/>
          <w:divBdr>
            <w:top w:val="none" w:sz="0" w:space="0" w:color="auto"/>
            <w:left w:val="none" w:sz="0" w:space="0" w:color="auto"/>
            <w:bottom w:val="none" w:sz="0" w:space="0" w:color="auto"/>
            <w:right w:val="none" w:sz="0" w:space="0" w:color="auto"/>
          </w:divBdr>
        </w:div>
        <w:div w:id="662005570">
          <w:marLeft w:val="640"/>
          <w:marRight w:val="0"/>
          <w:marTop w:val="0"/>
          <w:marBottom w:val="0"/>
          <w:divBdr>
            <w:top w:val="none" w:sz="0" w:space="0" w:color="auto"/>
            <w:left w:val="none" w:sz="0" w:space="0" w:color="auto"/>
            <w:bottom w:val="none" w:sz="0" w:space="0" w:color="auto"/>
            <w:right w:val="none" w:sz="0" w:space="0" w:color="auto"/>
          </w:divBdr>
        </w:div>
        <w:div w:id="1773894887">
          <w:marLeft w:val="640"/>
          <w:marRight w:val="0"/>
          <w:marTop w:val="0"/>
          <w:marBottom w:val="0"/>
          <w:divBdr>
            <w:top w:val="none" w:sz="0" w:space="0" w:color="auto"/>
            <w:left w:val="none" w:sz="0" w:space="0" w:color="auto"/>
            <w:bottom w:val="none" w:sz="0" w:space="0" w:color="auto"/>
            <w:right w:val="none" w:sz="0" w:space="0" w:color="auto"/>
          </w:divBdr>
        </w:div>
        <w:div w:id="1763717327">
          <w:marLeft w:val="640"/>
          <w:marRight w:val="0"/>
          <w:marTop w:val="0"/>
          <w:marBottom w:val="0"/>
          <w:divBdr>
            <w:top w:val="none" w:sz="0" w:space="0" w:color="auto"/>
            <w:left w:val="none" w:sz="0" w:space="0" w:color="auto"/>
            <w:bottom w:val="none" w:sz="0" w:space="0" w:color="auto"/>
            <w:right w:val="none" w:sz="0" w:space="0" w:color="auto"/>
          </w:divBdr>
        </w:div>
        <w:div w:id="2101218846">
          <w:marLeft w:val="640"/>
          <w:marRight w:val="0"/>
          <w:marTop w:val="0"/>
          <w:marBottom w:val="0"/>
          <w:divBdr>
            <w:top w:val="none" w:sz="0" w:space="0" w:color="auto"/>
            <w:left w:val="none" w:sz="0" w:space="0" w:color="auto"/>
            <w:bottom w:val="none" w:sz="0" w:space="0" w:color="auto"/>
            <w:right w:val="none" w:sz="0" w:space="0" w:color="auto"/>
          </w:divBdr>
        </w:div>
        <w:div w:id="529148989">
          <w:marLeft w:val="640"/>
          <w:marRight w:val="0"/>
          <w:marTop w:val="0"/>
          <w:marBottom w:val="0"/>
          <w:divBdr>
            <w:top w:val="none" w:sz="0" w:space="0" w:color="auto"/>
            <w:left w:val="none" w:sz="0" w:space="0" w:color="auto"/>
            <w:bottom w:val="none" w:sz="0" w:space="0" w:color="auto"/>
            <w:right w:val="none" w:sz="0" w:space="0" w:color="auto"/>
          </w:divBdr>
        </w:div>
        <w:div w:id="882058226">
          <w:marLeft w:val="640"/>
          <w:marRight w:val="0"/>
          <w:marTop w:val="0"/>
          <w:marBottom w:val="0"/>
          <w:divBdr>
            <w:top w:val="none" w:sz="0" w:space="0" w:color="auto"/>
            <w:left w:val="none" w:sz="0" w:space="0" w:color="auto"/>
            <w:bottom w:val="none" w:sz="0" w:space="0" w:color="auto"/>
            <w:right w:val="none" w:sz="0" w:space="0" w:color="auto"/>
          </w:divBdr>
        </w:div>
        <w:div w:id="530654815">
          <w:marLeft w:val="640"/>
          <w:marRight w:val="0"/>
          <w:marTop w:val="0"/>
          <w:marBottom w:val="0"/>
          <w:divBdr>
            <w:top w:val="none" w:sz="0" w:space="0" w:color="auto"/>
            <w:left w:val="none" w:sz="0" w:space="0" w:color="auto"/>
            <w:bottom w:val="none" w:sz="0" w:space="0" w:color="auto"/>
            <w:right w:val="none" w:sz="0" w:space="0" w:color="auto"/>
          </w:divBdr>
        </w:div>
        <w:div w:id="603417661">
          <w:marLeft w:val="640"/>
          <w:marRight w:val="0"/>
          <w:marTop w:val="0"/>
          <w:marBottom w:val="0"/>
          <w:divBdr>
            <w:top w:val="none" w:sz="0" w:space="0" w:color="auto"/>
            <w:left w:val="none" w:sz="0" w:space="0" w:color="auto"/>
            <w:bottom w:val="none" w:sz="0" w:space="0" w:color="auto"/>
            <w:right w:val="none" w:sz="0" w:space="0" w:color="auto"/>
          </w:divBdr>
        </w:div>
        <w:div w:id="263655509">
          <w:marLeft w:val="640"/>
          <w:marRight w:val="0"/>
          <w:marTop w:val="0"/>
          <w:marBottom w:val="0"/>
          <w:divBdr>
            <w:top w:val="none" w:sz="0" w:space="0" w:color="auto"/>
            <w:left w:val="none" w:sz="0" w:space="0" w:color="auto"/>
            <w:bottom w:val="none" w:sz="0" w:space="0" w:color="auto"/>
            <w:right w:val="none" w:sz="0" w:space="0" w:color="auto"/>
          </w:divBdr>
        </w:div>
        <w:div w:id="433672286">
          <w:marLeft w:val="640"/>
          <w:marRight w:val="0"/>
          <w:marTop w:val="0"/>
          <w:marBottom w:val="0"/>
          <w:divBdr>
            <w:top w:val="none" w:sz="0" w:space="0" w:color="auto"/>
            <w:left w:val="none" w:sz="0" w:space="0" w:color="auto"/>
            <w:bottom w:val="none" w:sz="0" w:space="0" w:color="auto"/>
            <w:right w:val="none" w:sz="0" w:space="0" w:color="auto"/>
          </w:divBdr>
        </w:div>
        <w:div w:id="1392726096">
          <w:marLeft w:val="640"/>
          <w:marRight w:val="0"/>
          <w:marTop w:val="0"/>
          <w:marBottom w:val="0"/>
          <w:divBdr>
            <w:top w:val="none" w:sz="0" w:space="0" w:color="auto"/>
            <w:left w:val="none" w:sz="0" w:space="0" w:color="auto"/>
            <w:bottom w:val="none" w:sz="0" w:space="0" w:color="auto"/>
            <w:right w:val="none" w:sz="0" w:space="0" w:color="auto"/>
          </w:divBdr>
        </w:div>
        <w:div w:id="979765742">
          <w:marLeft w:val="640"/>
          <w:marRight w:val="0"/>
          <w:marTop w:val="0"/>
          <w:marBottom w:val="0"/>
          <w:divBdr>
            <w:top w:val="none" w:sz="0" w:space="0" w:color="auto"/>
            <w:left w:val="none" w:sz="0" w:space="0" w:color="auto"/>
            <w:bottom w:val="none" w:sz="0" w:space="0" w:color="auto"/>
            <w:right w:val="none" w:sz="0" w:space="0" w:color="auto"/>
          </w:divBdr>
        </w:div>
        <w:div w:id="2138403832">
          <w:marLeft w:val="640"/>
          <w:marRight w:val="0"/>
          <w:marTop w:val="0"/>
          <w:marBottom w:val="0"/>
          <w:divBdr>
            <w:top w:val="none" w:sz="0" w:space="0" w:color="auto"/>
            <w:left w:val="none" w:sz="0" w:space="0" w:color="auto"/>
            <w:bottom w:val="none" w:sz="0" w:space="0" w:color="auto"/>
            <w:right w:val="none" w:sz="0" w:space="0" w:color="auto"/>
          </w:divBdr>
        </w:div>
        <w:div w:id="371929260">
          <w:marLeft w:val="640"/>
          <w:marRight w:val="0"/>
          <w:marTop w:val="0"/>
          <w:marBottom w:val="0"/>
          <w:divBdr>
            <w:top w:val="none" w:sz="0" w:space="0" w:color="auto"/>
            <w:left w:val="none" w:sz="0" w:space="0" w:color="auto"/>
            <w:bottom w:val="none" w:sz="0" w:space="0" w:color="auto"/>
            <w:right w:val="none" w:sz="0" w:space="0" w:color="auto"/>
          </w:divBdr>
        </w:div>
        <w:div w:id="1206716755">
          <w:marLeft w:val="640"/>
          <w:marRight w:val="0"/>
          <w:marTop w:val="0"/>
          <w:marBottom w:val="0"/>
          <w:divBdr>
            <w:top w:val="none" w:sz="0" w:space="0" w:color="auto"/>
            <w:left w:val="none" w:sz="0" w:space="0" w:color="auto"/>
            <w:bottom w:val="none" w:sz="0" w:space="0" w:color="auto"/>
            <w:right w:val="none" w:sz="0" w:space="0" w:color="auto"/>
          </w:divBdr>
        </w:div>
        <w:div w:id="1367219968">
          <w:marLeft w:val="640"/>
          <w:marRight w:val="0"/>
          <w:marTop w:val="0"/>
          <w:marBottom w:val="0"/>
          <w:divBdr>
            <w:top w:val="none" w:sz="0" w:space="0" w:color="auto"/>
            <w:left w:val="none" w:sz="0" w:space="0" w:color="auto"/>
            <w:bottom w:val="none" w:sz="0" w:space="0" w:color="auto"/>
            <w:right w:val="none" w:sz="0" w:space="0" w:color="auto"/>
          </w:divBdr>
        </w:div>
        <w:div w:id="1106190835">
          <w:marLeft w:val="640"/>
          <w:marRight w:val="0"/>
          <w:marTop w:val="0"/>
          <w:marBottom w:val="0"/>
          <w:divBdr>
            <w:top w:val="none" w:sz="0" w:space="0" w:color="auto"/>
            <w:left w:val="none" w:sz="0" w:space="0" w:color="auto"/>
            <w:bottom w:val="none" w:sz="0" w:space="0" w:color="auto"/>
            <w:right w:val="none" w:sz="0" w:space="0" w:color="auto"/>
          </w:divBdr>
        </w:div>
        <w:div w:id="1912351796">
          <w:marLeft w:val="640"/>
          <w:marRight w:val="0"/>
          <w:marTop w:val="0"/>
          <w:marBottom w:val="0"/>
          <w:divBdr>
            <w:top w:val="none" w:sz="0" w:space="0" w:color="auto"/>
            <w:left w:val="none" w:sz="0" w:space="0" w:color="auto"/>
            <w:bottom w:val="none" w:sz="0" w:space="0" w:color="auto"/>
            <w:right w:val="none" w:sz="0" w:space="0" w:color="auto"/>
          </w:divBdr>
        </w:div>
        <w:div w:id="1254238519">
          <w:marLeft w:val="640"/>
          <w:marRight w:val="0"/>
          <w:marTop w:val="0"/>
          <w:marBottom w:val="0"/>
          <w:divBdr>
            <w:top w:val="none" w:sz="0" w:space="0" w:color="auto"/>
            <w:left w:val="none" w:sz="0" w:space="0" w:color="auto"/>
            <w:bottom w:val="none" w:sz="0" w:space="0" w:color="auto"/>
            <w:right w:val="none" w:sz="0" w:space="0" w:color="auto"/>
          </w:divBdr>
        </w:div>
        <w:div w:id="1033844952">
          <w:marLeft w:val="640"/>
          <w:marRight w:val="0"/>
          <w:marTop w:val="0"/>
          <w:marBottom w:val="0"/>
          <w:divBdr>
            <w:top w:val="none" w:sz="0" w:space="0" w:color="auto"/>
            <w:left w:val="none" w:sz="0" w:space="0" w:color="auto"/>
            <w:bottom w:val="none" w:sz="0" w:space="0" w:color="auto"/>
            <w:right w:val="none" w:sz="0" w:space="0" w:color="auto"/>
          </w:divBdr>
        </w:div>
        <w:div w:id="1275134620">
          <w:marLeft w:val="640"/>
          <w:marRight w:val="0"/>
          <w:marTop w:val="0"/>
          <w:marBottom w:val="0"/>
          <w:divBdr>
            <w:top w:val="none" w:sz="0" w:space="0" w:color="auto"/>
            <w:left w:val="none" w:sz="0" w:space="0" w:color="auto"/>
            <w:bottom w:val="none" w:sz="0" w:space="0" w:color="auto"/>
            <w:right w:val="none" w:sz="0" w:space="0" w:color="auto"/>
          </w:divBdr>
        </w:div>
        <w:div w:id="447508827">
          <w:marLeft w:val="640"/>
          <w:marRight w:val="0"/>
          <w:marTop w:val="0"/>
          <w:marBottom w:val="0"/>
          <w:divBdr>
            <w:top w:val="none" w:sz="0" w:space="0" w:color="auto"/>
            <w:left w:val="none" w:sz="0" w:space="0" w:color="auto"/>
            <w:bottom w:val="none" w:sz="0" w:space="0" w:color="auto"/>
            <w:right w:val="none" w:sz="0" w:space="0" w:color="auto"/>
          </w:divBdr>
        </w:div>
        <w:div w:id="1767656292">
          <w:marLeft w:val="640"/>
          <w:marRight w:val="0"/>
          <w:marTop w:val="0"/>
          <w:marBottom w:val="0"/>
          <w:divBdr>
            <w:top w:val="none" w:sz="0" w:space="0" w:color="auto"/>
            <w:left w:val="none" w:sz="0" w:space="0" w:color="auto"/>
            <w:bottom w:val="none" w:sz="0" w:space="0" w:color="auto"/>
            <w:right w:val="none" w:sz="0" w:space="0" w:color="auto"/>
          </w:divBdr>
        </w:div>
        <w:div w:id="1394082962">
          <w:marLeft w:val="640"/>
          <w:marRight w:val="0"/>
          <w:marTop w:val="0"/>
          <w:marBottom w:val="0"/>
          <w:divBdr>
            <w:top w:val="none" w:sz="0" w:space="0" w:color="auto"/>
            <w:left w:val="none" w:sz="0" w:space="0" w:color="auto"/>
            <w:bottom w:val="none" w:sz="0" w:space="0" w:color="auto"/>
            <w:right w:val="none" w:sz="0" w:space="0" w:color="auto"/>
          </w:divBdr>
        </w:div>
        <w:div w:id="1506820495">
          <w:marLeft w:val="640"/>
          <w:marRight w:val="0"/>
          <w:marTop w:val="0"/>
          <w:marBottom w:val="0"/>
          <w:divBdr>
            <w:top w:val="none" w:sz="0" w:space="0" w:color="auto"/>
            <w:left w:val="none" w:sz="0" w:space="0" w:color="auto"/>
            <w:bottom w:val="none" w:sz="0" w:space="0" w:color="auto"/>
            <w:right w:val="none" w:sz="0" w:space="0" w:color="auto"/>
          </w:divBdr>
        </w:div>
        <w:div w:id="722412139">
          <w:marLeft w:val="640"/>
          <w:marRight w:val="0"/>
          <w:marTop w:val="0"/>
          <w:marBottom w:val="0"/>
          <w:divBdr>
            <w:top w:val="none" w:sz="0" w:space="0" w:color="auto"/>
            <w:left w:val="none" w:sz="0" w:space="0" w:color="auto"/>
            <w:bottom w:val="none" w:sz="0" w:space="0" w:color="auto"/>
            <w:right w:val="none" w:sz="0" w:space="0" w:color="auto"/>
          </w:divBdr>
        </w:div>
        <w:div w:id="115099419">
          <w:marLeft w:val="640"/>
          <w:marRight w:val="0"/>
          <w:marTop w:val="0"/>
          <w:marBottom w:val="0"/>
          <w:divBdr>
            <w:top w:val="none" w:sz="0" w:space="0" w:color="auto"/>
            <w:left w:val="none" w:sz="0" w:space="0" w:color="auto"/>
            <w:bottom w:val="none" w:sz="0" w:space="0" w:color="auto"/>
            <w:right w:val="none" w:sz="0" w:space="0" w:color="auto"/>
          </w:divBdr>
        </w:div>
        <w:div w:id="1675105337">
          <w:marLeft w:val="640"/>
          <w:marRight w:val="0"/>
          <w:marTop w:val="0"/>
          <w:marBottom w:val="0"/>
          <w:divBdr>
            <w:top w:val="none" w:sz="0" w:space="0" w:color="auto"/>
            <w:left w:val="none" w:sz="0" w:space="0" w:color="auto"/>
            <w:bottom w:val="none" w:sz="0" w:space="0" w:color="auto"/>
            <w:right w:val="none" w:sz="0" w:space="0" w:color="auto"/>
          </w:divBdr>
        </w:div>
        <w:div w:id="1776052312">
          <w:marLeft w:val="640"/>
          <w:marRight w:val="0"/>
          <w:marTop w:val="0"/>
          <w:marBottom w:val="0"/>
          <w:divBdr>
            <w:top w:val="none" w:sz="0" w:space="0" w:color="auto"/>
            <w:left w:val="none" w:sz="0" w:space="0" w:color="auto"/>
            <w:bottom w:val="none" w:sz="0" w:space="0" w:color="auto"/>
            <w:right w:val="none" w:sz="0" w:space="0" w:color="auto"/>
          </w:divBdr>
        </w:div>
        <w:div w:id="599488770">
          <w:marLeft w:val="640"/>
          <w:marRight w:val="0"/>
          <w:marTop w:val="0"/>
          <w:marBottom w:val="0"/>
          <w:divBdr>
            <w:top w:val="none" w:sz="0" w:space="0" w:color="auto"/>
            <w:left w:val="none" w:sz="0" w:space="0" w:color="auto"/>
            <w:bottom w:val="none" w:sz="0" w:space="0" w:color="auto"/>
            <w:right w:val="none" w:sz="0" w:space="0" w:color="auto"/>
          </w:divBdr>
        </w:div>
        <w:div w:id="16658896">
          <w:marLeft w:val="640"/>
          <w:marRight w:val="0"/>
          <w:marTop w:val="0"/>
          <w:marBottom w:val="0"/>
          <w:divBdr>
            <w:top w:val="none" w:sz="0" w:space="0" w:color="auto"/>
            <w:left w:val="none" w:sz="0" w:space="0" w:color="auto"/>
            <w:bottom w:val="none" w:sz="0" w:space="0" w:color="auto"/>
            <w:right w:val="none" w:sz="0" w:space="0" w:color="auto"/>
          </w:divBdr>
        </w:div>
        <w:div w:id="324818153">
          <w:marLeft w:val="640"/>
          <w:marRight w:val="0"/>
          <w:marTop w:val="0"/>
          <w:marBottom w:val="0"/>
          <w:divBdr>
            <w:top w:val="none" w:sz="0" w:space="0" w:color="auto"/>
            <w:left w:val="none" w:sz="0" w:space="0" w:color="auto"/>
            <w:bottom w:val="none" w:sz="0" w:space="0" w:color="auto"/>
            <w:right w:val="none" w:sz="0" w:space="0" w:color="auto"/>
          </w:divBdr>
        </w:div>
        <w:div w:id="515198926">
          <w:marLeft w:val="640"/>
          <w:marRight w:val="0"/>
          <w:marTop w:val="0"/>
          <w:marBottom w:val="0"/>
          <w:divBdr>
            <w:top w:val="none" w:sz="0" w:space="0" w:color="auto"/>
            <w:left w:val="none" w:sz="0" w:space="0" w:color="auto"/>
            <w:bottom w:val="none" w:sz="0" w:space="0" w:color="auto"/>
            <w:right w:val="none" w:sz="0" w:space="0" w:color="auto"/>
          </w:divBdr>
        </w:div>
        <w:div w:id="950479597">
          <w:marLeft w:val="640"/>
          <w:marRight w:val="0"/>
          <w:marTop w:val="0"/>
          <w:marBottom w:val="0"/>
          <w:divBdr>
            <w:top w:val="none" w:sz="0" w:space="0" w:color="auto"/>
            <w:left w:val="none" w:sz="0" w:space="0" w:color="auto"/>
            <w:bottom w:val="none" w:sz="0" w:space="0" w:color="auto"/>
            <w:right w:val="none" w:sz="0" w:space="0" w:color="auto"/>
          </w:divBdr>
        </w:div>
        <w:div w:id="1759248999">
          <w:marLeft w:val="640"/>
          <w:marRight w:val="0"/>
          <w:marTop w:val="0"/>
          <w:marBottom w:val="0"/>
          <w:divBdr>
            <w:top w:val="none" w:sz="0" w:space="0" w:color="auto"/>
            <w:left w:val="none" w:sz="0" w:space="0" w:color="auto"/>
            <w:bottom w:val="none" w:sz="0" w:space="0" w:color="auto"/>
            <w:right w:val="none" w:sz="0" w:space="0" w:color="auto"/>
          </w:divBdr>
        </w:div>
        <w:div w:id="1132021568">
          <w:marLeft w:val="640"/>
          <w:marRight w:val="0"/>
          <w:marTop w:val="0"/>
          <w:marBottom w:val="0"/>
          <w:divBdr>
            <w:top w:val="none" w:sz="0" w:space="0" w:color="auto"/>
            <w:left w:val="none" w:sz="0" w:space="0" w:color="auto"/>
            <w:bottom w:val="none" w:sz="0" w:space="0" w:color="auto"/>
            <w:right w:val="none" w:sz="0" w:space="0" w:color="auto"/>
          </w:divBdr>
        </w:div>
        <w:div w:id="235407643">
          <w:marLeft w:val="640"/>
          <w:marRight w:val="0"/>
          <w:marTop w:val="0"/>
          <w:marBottom w:val="0"/>
          <w:divBdr>
            <w:top w:val="none" w:sz="0" w:space="0" w:color="auto"/>
            <w:left w:val="none" w:sz="0" w:space="0" w:color="auto"/>
            <w:bottom w:val="none" w:sz="0" w:space="0" w:color="auto"/>
            <w:right w:val="none" w:sz="0" w:space="0" w:color="auto"/>
          </w:divBdr>
        </w:div>
        <w:div w:id="1731417355">
          <w:marLeft w:val="640"/>
          <w:marRight w:val="0"/>
          <w:marTop w:val="0"/>
          <w:marBottom w:val="0"/>
          <w:divBdr>
            <w:top w:val="none" w:sz="0" w:space="0" w:color="auto"/>
            <w:left w:val="none" w:sz="0" w:space="0" w:color="auto"/>
            <w:bottom w:val="none" w:sz="0" w:space="0" w:color="auto"/>
            <w:right w:val="none" w:sz="0" w:space="0" w:color="auto"/>
          </w:divBdr>
        </w:div>
        <w:div w:id="532423710">
          <w:marLeft w:val="640"/>
          <w:marRight w:val="0"/>
          <w:marTop w:val="0"/>
          <w:marBottom w:val="0"/>
          <w:divBdr>
            <w:top w:val="none" w:sz="0" w:space="0" w:color="auto"/>
            <w:left w:val="none" w:sz="0" w:space="0" w:color="auto"/>
            <w:bottom w:val="none" w:sz="0" w:space="0" w:color="auto"/>
            <w:right w:val="none" w:sz="0" w:space="0" w:color="auto"/>
          </w:divBdr>
        </w:div>
        <w:div w:id="846600959">
          <w:marLeft w:val="640"/>
          <w:marRight w:val="0"/>
          <w:marTop w:val="0"/>
          <w:marBottom w:val="0"/>
          <w:divBdr>
            <w:top w:val="none" w:sz="0" w:space="0" w:color="auto"/>
            <w:left w:val="none" w:sz="0" w:space="0" w:color="auto"/>
            <w:bottom w:val="none" w:sz="0" w:space="0" w:color="auto"/>
            <w:right w:val="none" w:sz="0" w:space="0" w:color="auto"/>
          </w:divBdr>
        </w:div>
        <w:div w:id="1106727463">
          <w:marLeft w:val="640"/>
          <w:marRight w:val="0"/>
          <w:marTop w:val="0"/>
          <w:marBottom w:val="0"/>
          <w:divBdr>
            <w:top w:val="none" w:sz="0" w:space="0" w:color="auto"/>
            <w:left w:val="none" w:sz="0" w:space="0" w:color="auto"/>
            <w:bottom w:val="none" w:sz="0" w:space="0" w:color="auto"/>
            <w:right w:val="none" w:sz="0" w:space="0" w:color="auto"/>
          </w:divBdr>
        </w:div>
        <w:div w:id="1120535586">
          <w:marLeft w:val="640"/>
          <w:marRight w:val="0"/>
          <w:marTop w:val="0"/>
          <w:marBottom w:val="0"/>
          <w:divBdr>
            <w:top w:val="none" w:sz="0" w:space="0" w:color="auto"/>
            <w:left w:val="none" w:sz="0" w:space="0" w:color="auto"/>
            <w:bottom w:val="none" w:sz="0" w:space="0" w:color="auto"/>
            <w:right w:val="none" w:sz="0" w:space="0" w:color="auto"/>
          </w:divBdr>
        </w:div>
        <w:div w:id="398790998">
          <w:marLeft w:val="640"/>
          <w:marRight w:val="0"/>
          <w:marTop w:val="0"/>
          <w:marBottom w:val="0"/>
          <w:divBdr>
            <w:top w:val="none" w:sz="0" w:space="0" w:color="auto"/>
            <w:left w:val="none" w:sz="0" w:space="0" w:color="auto"/>
            <w:bottom w:val="none" w:sz="0" w:space="0" w:color="auto"/>
            <w:right w:val="none" w:sz="0" w:space="0" w:color="auto"/>
          </w:divBdr>
        </w:div>
        <w:div w:id="690229819">
          <w:marLeft w:val="640"/>
          <w:marRight w:val="0"/>
          <w:marTop w:val="0"/>
          <w:marBottom w:val="0"/>
          <w:divBdr>
            <w:top w:val="none" w:sz="0" w:space="0" w:color="auto"/>
            <w:left w:val="none" w:sz="0" w:space="0" w:color="auto"/>
            <w:bottom w:val="none" w:sz="0" w:space="0" w:color="auto"/>
            <w:right w:val="none" w:sz="0" w:space="0" w:color="auto"/>
          </w:divBdr>
        </w:div>
        <w:div w:id="1594318395">
          <w:marLeft w:val="640"/>
          <w:marRight w:val="0"/>
          <w:marTop w:val="0"/>
          <w:marBottom w:val="0"/>
          <w:divBdr>
            <w:top w:val="none" w:sz="0" w:space="0" w:color="auto"/>
            <w:left w:val="none" w:sz="0" w:space="0" w:color="auto"/>
            <w:bottom w:val="none" w:sz="0" w:space="0" w:color="auto"/>
            <w:right w:val="none" w:sz="0" w:space="0" w:color="auto"/>
          </w:divBdr>
        </w:div>
        <w:div w:id="665205115">
          <w:marLeft w:val="640"/>
          <w:marRight w:val="0"/>
          <w:marTop w:val="0"/>
          <w:marBottom w:val="0"/>
          <w:divBdr>
            <w:top w:val="none" w:sz="0" w:space="0" w:color="auto"/>
            <w:left w:val="none" w:sz="0" w:space="0" w:color="auto"/>
            <w:bottom w:val="none" w:sz="0" w:space="0" w:color="auto"/>
            <w:right w:val="none" w:sz="0" w:space="0" w:color="auto"/>
          </w:divBdr>
        </w:div>
        <w:div w:id="771633195">
          <w:marLeft w:val="640"/>
          <w:marRight w:val="0"/>
          <w:marTop w:val="0"/>
          <w:marBottom w:val="0"/>
          <w:divBdr>
            <w:top w:val="none" w:sz="0" w:space="0" w:color="auto"/>
            <w:left w:val="none" w:sz="0" w:space="0" w:color="auto"/>
            <w:bottom w:val="none" w:sz="0" w:space="0" w:color="auto"/>
            <w:right w:val="none" w:sz="0" w:space="0" w:color="auto"/>
          </w:divBdr>
        </w:div>
        <w:div w:id="28577973">
          <w:marLeft w:val="640"/>
          <w:marRight w:val="0"/>
          <w:marTop w:val="0"/>
          <w:marBottom w:val="0"/>
          <w:divBdr>
            <w:top w:val="none" w:sz="0" w:space="0" w:color="auto"/>
            <w:left w:val="none" w:sz="0" w:space="0" w:color="auto"/>
            <w:bottom w:val="none" w:sz="0" w:space="0" w:color="auto"/>
            <w:right w:val="none" w:sz="0" w:space="0" w:color="auto"/>
          </w:divBdr>
        </w:div>
        <w:div w:id="19867333">
          <w:marLeft w:val="640"/>
          <w:marRight w:val="0"/>
          <w:marTop w:val="0"/>
          <w:marBottom w:val="0"/>
          <w:divBdr>
            <w:top w:val="none" w:sz="0" w:space="0" w:color="auto"/>
            <w:left w:val="none" w:sz="0" w:space="0" w:color="auto"/>
            <w:bottom w:val="none" w:sz="0" w:space="0" w:color="auto"/>
            <w:right w:val="none" w:sz="0" w:space="0" w:color="auto"/>
          </w:divBdr>
        </w:div>
        <w:div w:id="1598715626">
          <w:marLeft w:val="640"/>
          <w:marRight w:val="0"/>
          <w:marTop w:val="0"/>
          <w:marBottom w:val="0"/>
          <w:divBdr>
            <w:top w:val="none" w:sz="0" w:space="0" w:color="auto"/>
            <w:left w:val="none" w:sz="0" w:space="0" w:color="auto"/>
            <w:bottom w:val="none" w:sz="0" w:space="0" w:color="auto"/>
            <w:right w:val="none" w:sz="0" w:space="0" w:color="auto"/>
          </w:divBdr>
        </w:div>
        <w:div w:id="648095094">
          <w:marLeft w:val="640"/>
          <w:marRight w:val="0"/>
          <w:marTop w:val="0"/>
          <w:marBottom w:val="0"/>
          <w:divBdr>
            <w:top w:val="none" w:sz="0" w:space="0" w:color="auto"/>
            <w:left w:val="none" w:sz="0" w:space="0" w:color="auto"/>
            <w:bottom w:val="none" w:sz="0" w:space="0" w:color="auto"/>
            <w:right w:val="none" w:sz="0" w:space="0" w:color="auto"/>
          </w:divBdr>
        </w:div>
        <w:div w:id="1022240980">
          <w:marLeft w:val="640"/>
          <w:marRight w:val="0"/>
          <w:marTop w:val="0"/>
          <w:marBottom w:val="0"/>
          <w:divBdr>
            <w:top w:val="none" w:sz="0" w:space="0" w:color="auto"/>
            <w:left w:val="none" w:sz="0" w:space="0" w:color="auto"/>
            <w:bottom w:val="none" w:sz="0" w:space="0" w:color="auto"/>
            <w:right w:val="none" w:sz="0" w:space="0" w:color="auto"/>
          </w:divBdr>
        </w:div>
        <w:div w:id="1617954428">
          <w:marLeft w:val="640"/>
          <w:marRight w:val="0"/>
          <w:marTop w:val="0"/>
          <w:marBottom w:val="0"/>
          <w:divBdr>
            <w:top w:val="none" w:sz="0" w:space="0" w:color="auto"/>
            <w:left w:val="none" w:sz="0" w:space="0" w:color="auto"/>
            <w:bottom w:val="none" w:sz="0" w:space="0" w:color="auto"/>
            <w:right w:val="none" w:sz="0" w:space="0" w:color="auto"/>
          </w:divBdr>
        </w:div>
        <w:div w:id="1162812298">
          <w:marLeft w:val="640"/>
          <w:marRight w:val="0"/>
          <w:marTop w:val="0"/>
          <w:marBottom w:val="0"/>
          <w:divBdr>
            <w:top w:val="none" w:sz="0" w:space="0" w:color="auto"/>
            <w:left w:val="none" w:sz="0" w:space="0" w:color="auto"/>
            <w:bottom w:val="none" w:sz="0" w:space="0" w:color="auto"/>
            <w:right w:val="none" w:sz="0" w:space="0" w:color="auto"/>
          </w:divBdr>
        </w:div>
        <w:div w:id="2095545238">
          <w:marLeft w:val="640"/>
          <w:marRight w:val="0"/>
          <w:marTop w:val="0"/>
          <w:marBottom w:val="0"/>
          <w:divBdr>
            <w:top w:val="none" w:sz="0" w:space="0" w:color="auto"/>
            <w:left w:val="none" w:sz="0" w:space="0" w:color="auto"/>
            <w:bottom w:val="none" w:sz="0" w:space="0" w:color="auto"/>
            <w:right w:val="none" w:sz="0" w:space="0" w:color="auto"/>
          </w:divBdr>
        </w:div>
        <w:div w:id="1717394177">
          <w:marLeft w:val="640"/>
          <w:marRight w:val="0"/>
          <w:marTop w:val="0"/>
          <w:marBottom w:val="0"/>
          <w:divBdr>
            <w:top w:val="none" w:sz="0" w:space="0" w:color="auto"/>
            <w:left w:val="none" w:sz="0" w:space="0" w:color="auto"/>
            <w:bottom w:val="none" w:sz="0" w:space="0" w:color="auto"/>
            <w:right w:val="none" w:sz="0" w:space="0" w:color="auto"/>
          </w:divBdr>
        </w:div>
        <w:div w:id="1328947314">
          <w:marLeft w:val="640"/>
          <w:marRight w:val="0"/>
          <w:marTop w:val="0"/>
          <w:marBottom w:val="0"/>
          <w:divBdr>
            <w:top w:val="none" w:sz="0" w:space="0" w:color="auto"/>
            <w:left w:val="none" w:sz="0" w:space="0" w:color="auto"/>
            <w:bottom w:val="none" w:sz="0" w:space="0" w:color="auto"/>
            <w:right w:val="none" w:sz="0" w:space="0" w:color="auto"/>
          </w:divBdr>
        </w:div>
        <w:div w:id="1156846254">
          <w:marLeft w:val="640"/>
          <w:marRight w:val="0"/>
          <w:marTop w:val="0"/>
          <w:marBottom w:val="0"/>
          <w:divBdr>
            <w:top w:val="none" w:sz="0" w:space="0" w:color="auto"/>
            <w:left w:val="none" w:sz="0" w:space="0" w:color="auto"/>
            <w:bottom w:val="none" w:sz="0" w:space="0" w:color="auto"/>
            <w:right w:val="none" w:sz="0" w:space="0" w:color="auto"/>
          </w:divBdr>
        </w:div>
        <w:div w:id="752164269">
          <w:marLeft w:val="640"/>
          <w:marRight w:val="0"/>
          <w:marTop w:val="0"/>
          <w:marBottom w:val="0"/>
          <w:divBdr>
            <w:top w:val="none" w:sz="0" w:space="0" w:color="auto"/>
            <w:left w:val="none" w:sz="0" w:space="0" w:color="auto"/>
            <w:bottom w:val="none" w:sz="0" w:space="0" w:color="auto"/>
            <w:right w:val="none" w:sz="0" w:space="0" w:color="auto"/>
          </w:divBdr>
        </w:div>
        <w:div w:id="1963925624">
          <w:marLeft w:val="640"/>
          <w:marRight w:val="0"/>
          <w:marTop w:val="0"/>
          <w:marBottom w:val="0"/>
          <w:divBdr>
            <w:top w:val="none" w:sz="0" w:space="0" w:color="auto"/>
            <w:left w:val="none" w:sz="0" w:space="0" w:color="auto"/>
            <w:bottom w:val="none" w:sz="0" w:space="0" w:color="auto"/>
            <w:right w:val="none" w:sz="0" w:space="0" w:color="auto"/>
          </w:divBdr>
        </w:div>
        <w:div w:id="951205946">
          <w:marLeft w:val="640"/>
          <w:marRight w:val="0"/>
          <w:marTop w:val="0"/>
          <w:marBottom w:val="0"/>
          <w:divBdr>
            <w:top w:val="none" w:sz="0" w:space="0" w:color="auto"/>
            <w:left w:val="none" w:sz="0" w:space="0" w:color="auto"/>
            <w:bottom w:val="none" w:sz="0" w:space="0" w:color="auto"/>
            <w:right w:val="none" w:sz="0" w:space="0" w:color="auto"/>
          </w:divBdr>
        </w:div>
        <w:div w:id="205027609">
          <w:marLeft w:val="640"/>
          <w:marRight w:val="0"/>
          <w:marTop w:val="0"/>
          <w:marBottom w:val="0"/>
          <w:divBdr>
            <w:top w:val="none" w:sz="0" w:space="0" w:color="auto"/>
            <w:left w:val="none" w:sz="0" w:space="0" w:color="auto"/>
            <w:bottom w:val="none" w:sz="0" w:space="0" w:color="auto"/>
            <w:right w:val="none" w:sz="0" w:space="0" w:color="auto"/>
          </w:divBdr>
        </w:div>
        <w:div w:id="1891720649">
          <w:marLeft w:val="640"/>
          <w:marRight w:val="0"/>
          <w:marTop w:val="0"/>
          <w:marBottom w:val="0"/>
          <w:divBdr>
            <w:top w:val="none" w:sz="0" w:space="0" w:color="auto"/>
            <w:left w:val="none" w:sz="0" w:space="0" w:color="auto"/>
            <w:bottom w:val="none" w:sz="0" w:space="0" w:color="auto"/>
            <w:right w:val="none" w:sz="0" w:space="0" w:color="auto"/>
          </w:divBdr>
        </w:div>
        <w:div w:id="2027706201">
          <w:marLeft w:val="640"/>
          <w:marRight w:val="0"/>
          <w:marTop w:val="0"/>
          <w:marBottom w:val="0"/>
          <w:divBdr>
            <w:top w:val="none" w:sz="0" w:space="0" w:color="auto"/>
            <w:left w:val="none" w:sz="0" w:space="0" w:color="auto"/>
            <w:bottom w:val="none" w:sz="0" w:space="0" w:color="auto"/>
            <w:right w:val="none" w:sz="0" w:space="0" w:color="auto"/>
          </w:divBdr>
        </w:div>
        <w:div w:id="122892158">
          <w:marLeft w:val="640"/>
          <w:marRight w:val="0"/>
          <w:marTop w:val="0"/>
          <w:marBottom w:val="0"/>
          <w:divBdr>
            <w:top w:val="none" w:sz="0" w:space="0" w:color="auto"/>
            <w:left w:val="none" w:sz="0" w:space="0" w:color="auto"/>
            <w:bottom w:val="none" w:sz="0" w:space="0" w:color="auto"/>
            <w:right w:val="none" w:sz="0" w:space="0" w:color="auto"/>
          </w:divBdr>
        </w:div>
        <w:div w:id="33164365">
          <w:marLeft w:val="640"/>
          <w:marRight w:val="0"/>
          <w:marTop w:val="0"/>
          <w:marBottom w:val="0"/>
          <w:divBdr>
            <w:top w:val="none" w:sz="0" w:space="0" w:color="auto"/>
            <w:left w:val="none" w:sz="0" w:space="0" w:color="auto"/>
            <w:bottom w:val="none" w:sz="0" w:space="0" w:color="auto"/>
            <w:right w:val="none" w:sz="0" w:space="0" w:color="auto"/>
          </w:divBdr>
        </w:div>
        <w:div w:id="1966504811">
          <w:marLeft w:val="640"/>
          <w:marRight w:val="0"/>
          <w:marTop w:val="0"/>
          <w:marBottom w:val="0"/>
          <w:divBdr>
            <w:top w:val="none" w:sz="0" w:space="0" w:color="auto"/>
            <w:left w:val="none" w:sz="0" w:space="0" w:color="auto"/>
            <w:bottom w:val="none" w:sz="0" w:space="0" w:color="auto"/>
            <w:right w:val="none" w:sz="0" w:space="0" w:color="auto"/>
          </w:divBdr>
        </w:div>
        <w:div w:id="1638531605">
          <w:marLeft w:val="640"/>
          <w:marRight w:val="0"/>
          <w:marTop w:val="0"/>
          <w:marBottom w:val="0"/>
          <w:divBdr>
            <w:top w:val="none" w:sz="0" w:space="0" w:color="auto"/>
            <w:left w:val="none" w:sz="0" w:space="0" w:color="auto"/>
            <w:bottom w:val="none" w:sz="0" w:space="0" w:color="auto"/>
            <w:right w:val="none" w:sz="0" w:space="0" w:color="auto"/>
          </w:divBdr>
        </w:div>
        <w:div w:id="1598055712">
          <w:marLeft w:val="640"/>
          <w:marRight w:val="0"/>
          <w:marTop w:val="0"/>
          <w:marBottom w:val="0"/>
          <w:divBdr>
            <w:top w:val="none" w:sz="0" w:space="0" w:color="auto"/>
            <w:left w:val="none" w:sz="0" w:space="0" w:color="auto"/>
            <w:bottom w:val="none" w:sz="0" w:space="0" w:color="auto"/>
            <w:right w:val="none" w:sz="0" w:space="0" w:color="auto"/>
          </w:divBdr>
        </w:div>
        <w:div w:id="574362651">
          <w:marLeft w:val="640"/>
          <w:marRight w:val="0"/>
          <w:marTop w:val="0"/>
          <w:marBottom w:val="0"/>
          <w:divBdr>
            <w:top w:val="none" w:sz="0" w:space="0" w:color="auto"/>
            <w:left w:val="none" w:sz="0" w:space="0" w:color="auto"/>
            <w:bottom w:val="none" w:sz="0" w:space="0" w:color="auto"/>
            <w:right w:val="none" w:sz="0" w:space="0" w:color="auto"/>
          </w:divBdr>
        </w:div>
        <w:div w:id="1793552180">
          <w:marLeft w:val="640"/>
          <w:marRight w:val="0"/>
          <w:marTop w:val="0"/>
          <w:marBottom w:val="0"/>
          <w:divBdr>
            <w:top w:val="none" w:sz="0" w:space="0" w:color="auto"/>
            <w:left w:val="none" w:sz="0" w:space="0" w:color="auto"/>
            <w:bottom w:val="none" w:sz="0" w:space="0" w:color="auto"/>
            <w:right w:val="none" w:sz="0" w:space="0" w:color="auto"/>
          </w:divBdr>
        </w:div>
        <w:div w:id="1133477074">
          <w:marLeft w:val="640"/>
          <w:marRight w:val="0"/>
          <w:marTop w:val="0"/>
          <w:marBottom w:val="0"/>
          <w:divBdr>
            <w:top w:val="none" w:sz="0" w:space="0" w:color="auto"/>
            <w:left w:val="none" w:sz="0" w:space="0" w:color="auto"/>
            <w:bottom w:val="none" w:sz="0" w:space="0" w:color="auto"/>
            <w:right w:val="none" w:sz="0" w:space="0" w:color="auto"/>
          </w:divBdr>
        </w:div>
        <w:div w:id="886918483">
          <w:marLeft w:val="640"/>
          <w:marRight w:val="0"/>
          <w:marTop w:val="0"/>
          <w:marBottom w:val="0"/>
          <w:divBdr>
            <w:top w:val="none" w:sz="0" w:space="0" w:color="auto"/>
            <w:left w:val="none" w:sz="0" w:space="0" w:color="auto"/>
            <w:bottom w:val="none" w:sz="0" w:space="0" w:color="auto"/>
            <w:right w:val="none" w:sz="0" w:space="0" w:color="auto"/>
          </w:divBdr>
        </w:div>
        <w:div w:id="2118329854">
          <w:marLeft w:val="640"/>
          <w:marRight w:val="0"/>
          <w:marTop w:val="0"/>
          <w:marBottom w:val="0"/>
          <w:divBdr>
            <w:top w:val="none" w:sz="0" w:space="0" w:color="auto"/>
            <w:left w:val="none" w:sz="0" w:space="0" w:color="auto"/>
            <w:bottom w:val="none" w:sz="0" w:space="0" w:color="auto"/>
            <w:right w:val="none" w:sz="0" w:space="0" w:color="auto"/>
          </w:divBdr>
        </w:div>
        <w:div w:id="50619210">
          <w:marLeft w:val="640"/>
          <w:marRight w:val="0"/>
          <w:marTop w:val="0"/>
          <w:marBottom w:val="0"/>
          <w:divBdr>
            <w:top w:val="none" w:sz="0" w:space="0" w:color="auto"/>
            <w:left w:val="none" w:sz="0" w:space="0" w:color="auto"/>
            <w:bottom w:val="none" w:sz="0" w:space="0" w:color="auto"/>
            <w:right w:val="none" w:sz="0" w:space="0" w:color="auto"/>
          </w:divBdr>
        </w:div>
        <w:div w:id="697311927">
          <w:marLeft w:val="640"/>
          <w:marRight w:val="0"/>
          <w:marTop w:val="0"/>
          <w:marBottom w:val="0"/>
          <w:divBdr>
            <w:top w:val="none" w:sz="0" w:space="0" w:color="auto"/>
            <w:left w:val="none" w:sz="0" w:space="0" w:color="auto"/>
            <w:bottom w:val="none" w:sz="0" w:space="0" w:color="auto"/>
            <w:right w:val="none" w:sz="0" w:space="0" w:color="auto"/>
          </w:divBdr>
        </w:div>
        <w:div w:id="1425036411">
          <w:marLeft w:val="640"/>
          <w:marRight w:val="0"/>
          <w:marTop w:val="0"/>
          <w:marBottom w:val="0"/>
          <w:divBdr>
            <w:top w:val="none" w:sz="0" w:space="0" w:color="auto"/>
            <w:left w:val="none" w:sz="0" w:space="0" w:color="auto"/>
            <w:bottom w:val="none" w:sz="0" w:space="0" w:color="auto"/>
            <w:right w:val="none" w:sz="0" w:space="0" w:color="auto"/>
          </w:divBdr>
        </w:div>
        <w:div w:id="99418521">
          <w:marLeft w:val="640"/>
          <w:marRight w:val="0"/>
          <w:marTop w:val="0"/>
          <w:marBottom w:val="0"/>
          <w:divBdr>
            <w:top w:val="none" w:sz="0" w:space="0" w:color="auto"/>
            <w:left w:val="none" w:sz="0" w:space="0" w:color="auto"/>
            <w:bottom w:val="none" w:sz="0" w:space="0" w:color="auto"/>
            <w:right w:val="none" w:sz="0" w:space="0" w:color="auto"/>
          </w:divBdr>
        </w:div>
        <w:div w:id="1201478355">
          <w:marLeft w:val="640"/>
          <w:marRight w:val="0"/>
          <w:marTop w:val="0"/>
          <w:marBottom w:val="0"/>
          <w:divBdr>
            <w:top w:val="none" w:sz="0" w:space="0" w:color="auto"/>
            <w:left w:val="none" w:sz="0" w:space="0" w:color="auto"/>
            <w:bottom w:val="none" w:sz="0" w:space="0" w:color="auto"/>
            <w:right w:val="none" w:sz="0" w:space="0" w:color="auto"/>
          </w:divBdr>
        </w:div>
        <w:div w:id="542788227">
          <w:marLeft w:val="640"/>
          <w:marRight w:val="0"/>
          <w:marTop w:val="0"/>
          <w:marBottom w:val="0"/>
          <w:divBdr>
            <w:top w:val="none" w:sz="0" w:space="0" w:color="auto"/>
            <w:left w:val="none" w:sz="0" w:space="0" w:color="auto"/>
            <w:bottom w:val="none" w:sz="0" w:space="0" w:color="auto"/>
            <w:right w:val="none" w:sz="0" w:space="0" w:color="auto"/>
          </w:divBdr>
        </w:div>
        <w:div w:id="521094476">
          <w:marLeft w:val="640"/>
          <w:marRight w:val="0"/>
          <w:marTop w:val="0"/>
          <w:marBottom w:val="0"/>
          <w:divBdr>
            <w:top w:val="none" w:sz="0" w:space="0" w:color="auto"/>
            <w:left w:val="none" w:sz="0" w:space="0" w:color="auto"/>
            <w:bottom w:val="none" w:sz="0" w:space="0" w:color="auto"/>
            <w:right w:val="none" w:sz="0" w:space="0" w:color="auto"/>
          </w:divBdr>
        </w:div>
        <w:div w:id="514266632">
          <w:marLeft w:val="640"/>
          <w:marRight w:val="0"/>
          <w:marTop w:val="0"/>
          <w:marBottom w:val="0"/>
          <w:divBdr>
            <w:top w:val="none" w:sz="0" w:space="0" w:color="auto"/>
            <w:left w:val="none" w:sz="0" w:space="0" w:color="auto"/>
            <w:bottom w:val="none" w:sz="0" w:space="0" w:color="auto"/>
            <w:right w:val="none" w:sz="0" w:space="0" w:color="auto"/>
          </w:divBdr>
        </w:div>
        <w:div w:id="1016228344">
          <w:marLeft w:val="640"/>
          <w:marRight w:val="0"/>
          <w:marTop w:val="0"/>
          <w:marBottom w:val="0"/>
          <w:divBdr>
            <w:top w:val="none" w:sz="0" w:space="0" w:color="auto"/>
            <w:left w:val="none" w:sz="0" w:space="0" w:color="auto"/>
            <w:bottom w:val="none" w:sz="0" w:space="0" w:color="auto"/>
            <w:right w:val="none" w:sz="0" w:space="0" w:color="auto"/>
          </w:divBdr>
        </w:div>
        <w:div w:id="2124495722">
          <w:marLeft w:val="640"/>
          <w:marRight w:val="0"/>
          <w:marTop w:val="0"/>
          <w:marBottom w:val="0"/>
          <w:divBdr>
            <w:top w:val="none" w:sz="0" w:space="0" w:color="auto"/>
            <w:left w:val="none" w:sz="0" w:space="0" w:color="auto"/>
            <w:bottom w:val="none" w:sz="0" w:space="0" w:color="auto"/>
            <w:right w:val="none" w:sz="0" w:space="0" w:color="auto"/>
          </w:divBdr>
        </w:div>
        <w:div w:id="2071925800">
          <w:marLeft w:val="640"/>
          <w:marRight w:val="0"/>
          <w:marTop w:val="0"/>
          <w:marBottom w:val="0"/>
          <w:divBdr>
            <w:top w:val="none" w:sz="0" w:space="0" w:color="auto"/>
            <w:left w:val="none" w:sz="0" w:space="0" w:color="auto"/>
            <w:bottom w:val="none" w:sz="0" w:space="0" w:color="auto"/>
            <w:right w:val="none" w:sz="0" w:space="0" w:color="auto"/>
          </w:divBdr>
        </w:div>
        <w:div w:id="1208906516">
          <w:marLeft w:val="640"/>
          <w:marRight w:val="0"/>
          <w:marTop w:val="0"/>
          <w:marBottom w:val="0"/>
          <w:divBdr>
            <w:top w:val="none" w:sz="0" w:space="0" w:color="auto"/>
            <w:left w:val="none" w:sz="0" w:space="0" w:color="auto"/>
            <w:bottom w:val="none" w:sz="0" w:space="0" w:color="auto"/>
            <w:right w:val="none" w:sz="0" w:space="0" w:color="auto"/>
          </w:divBdr>
        </w:div>
        <w:div w:id="1658992014">
          <w:marLeft w:val="640"/>
          <w:marRight w:val="0"/>
          <w:marTop w:val="0"/>
          <w:marBottom w:val="0"/>
          <w:divBdr>
            <w:top w:val="none" w:sz="0" w:space="0" w:color="auto"/>
            <w:left w:val="none" w:sz="0" w:space="0" w:color="auto"/>
            <w:bottom w:val="none" w:sz="0" w:space="0" w:color="auto"/>
            <w:right w:val="none" w:sz="0" w:space="0" w:color="auto"/>
          </w:divBdr>
        </w:div>
        <w:div w:id="720909536">
          <w:marLeft w:val="640"/>
          <w:marRight w:val="0"/>
          <w:marTop w:val="0"/>
          <w:marBottom w:val="0"/>
          <w:divBdr>
            <w:top w:val="none" w:sz="0" w:space="0" w:color="auto"/>
            <w:left w:val="none" w:sz="0" w:space="0" w:color="auto"/>
            <w:bottom w:val="none" w:sz="0" w:space="0" w:color="auto"/>
            <w:right w:val="none" w:sz="0" w:space="0" w:color="auto"/>
          </w:divBdr>
        </w:div>
        <w:div w:id="428234497">
          <w:marLeft w:val="640"/>
          <w:marRight w:val="0"/>
          <w:marTop w:val="0"/>
          <w:marBottom w:val="0"/>
          <w:divBdr>
            <w:top w:val="none" w:sz="0" w:space="0" w:color="auto"/>
            <w:left w:val="none" w:sz="0" w:space="0" w:color="auto"/>
            <w:bottom w:val="none" w:sz="0" w:space="0" w:color="auto"/>
            <w:right w:val="none" w:sz="0" w:space="0" w:color="auto"/>
          </w:divBdr>
        </w:div>
        <w:div w:id="1597134583">
          <w:marLeft w:val="640"/>
          <w:marRight w:val="0"/>
          <w:marTop w:val="0"/>
          <w:marBottom w:val="0"/>
          <w:divBdr>
            <w:top w:val="none" w:sz="0" w:space="0" w:color="auto"/>
            <w:left w:val="none" w:sz="0" w:space="0" w:color="auto"/>
            <w:bottom w:val="none" w:sz="0" w:space="0" w:color="auto"/>
            <w:right w:val="none" w:sz="0" w:space="0" w:color="auto"/>
          </w:divBdr>
        </w:div>
        <w:div w:id="1515411998">
          <w:marLeft w:val="640"/>
          <w:marRight w:val="0"/>
          <w:marTop w:val="0"/>
          <w:marBottom w:val="0"/>
          <w:divBdr>
            <w:top w:val="none" w:sz="0" w:space="0" w:color="auto"/>
            <w:left w:val="none" w:sz="0" w:space="0" w:color="auto"/>
            <w:bottom w:val="none" w:sz="0" w:space="0" w:color="auto"/>
            <w:right w:val="none" w:sz="0" w:space="0" w:color="auto"/>
          </w:divBdr>
        </w:div>
        <w:div w:id="1652563526">
          <w:marLeft w:val="640"/>
          <w:marRight w:val="0"/>
          <w:marTop w:val="0"/>
          <w:marBottom w:val="0"/>
          <w:divBdr>
            <w:top w:val="none" w:sz="0" w:space="0" w:color="auto"/>
            <w:left w:val="none" w:sz="0" w:space="0" w:color="auto"/>
            <w:bottom w:val="none" w:sz="0" w:space="0" w:color="auto"/>
            <w:right w:val="none" w:sz="0" w:space="0" w:color="auto"/>
          </w:divBdr>
        </w:div>
        <w:div w:id="87048426">
          <w:marLeft w:val="640"/>
          <w:marRight w:val="0"/>
          <w:marTop w:val="0"/>
          <w:marBottom w:val="0"/>
          <w:divBdr>
            <w:top w:val="none" w:sz="0" w:space="0" w:color="auto"/>
            <w:left w:val="none" w:sz="0" w:space="0" w:color="auto"/>
            <w:bottom w:val="none" w:sz="0" w:space="0" w:color="auto"/>
            <w:right w:val="none" w:sz="0" w:space="0" w:color="auto"/>
          </w:divBdr>
        </w:div>
        <w:div w:id="1561943058">
          <w:marLeft w:val="640"/>
          <w:marRight w:val="0"/>
          <w:marTop w:val="0"/>
          <w:marBottom w:val="0"/>
          <w:divBdr>
            <w:top w:val="none" w:sz="0" w:space="0" w:color="auto"/>
            <w:left w:val="none" w:sz="0" w:space="0" w:color="auto"/>
            <w:bottom w:val="none" w:sz="0" w:space="0" w:color="auto"/>
            <w:right w:val="none" w:sz="0" w:space="0" w:color="auto"/>
          </w:divBdr>
        </w:div>
      </w:divsChild>
    </w:div>
    <w:div w:id="1286237362">
      <w:bodyDiv w:val="1"/>
      <w:marLeft w:val="0"/>
      <w:marRight w:val="0"/>
      <w:marTop w:val="0"/>
      <w:marBottom w:val="0"/>
      <w:divBdr>
        <w:top w:val="none" w:sz="0" w:space="0" w:color="auto"/>
        <w:left w:val="none" w:sz="0" w:space="0" w:color="auto"/>
        <w:bottom w:val="none" w:sz="0" w:space="0" w:color="auto"/>
        <w:right w:val="none" w:sz="0" w:space="0" w:color="auto"/>
      </w:divBdr>
      <w:divsChild>
        <w:div w:id="380979340">
          <w:marLeft w:val="640"/>
          <w:marRight w:val="0"/>
          <w:marTop w:val="0"/>
          <w:marBottom w:val="0"/>
          <w:divBdr>
            <w:top w:val="none" w:sz="0" w:space="0" w:color="auto"/>
            <w:left w:val="none" w:sz="0" w:space="0" w:color="auto"/>
            <w:bottom w:val="none" w:sz="0" w:space="0" w:color="auto"/>
            <w:right w:val="none" w:sz="0" w:space="0" w:color="auto"/>
          </w:divBdr>
        </w:div>
        <w:div w:id="877208211">
          <w:marLeft w:val="640"/>
          <w:marRight w:val="0"/>
          <w:marTop w:val="0"/>
          <w:marBottom w:val="0"/>
          <w:divBdr>
            <w:top w:val="none" w:sz="0" w:space="0" w:color="auto"/>
            <w:left w:val="none" w:sz="0" w:space="0" w:color="auto"/>
            <w:bottom w:val="none" w:sz="0" w:space="0" w:color="auto"/>
            <w:right w:val="none" w:sz="0" w:space="0" w:color="auto"/>
          </w:divBdr>
        </w:div>
        <w:div w:id="9991349">
          <w:marLeft w:val="640"/>
          <w:marRight w:val="0"/>
          <w:marTop w:val="0"/>
          <w:marBottom w:val="0"/>
          <w:divBdr>
            <w:top w:val="none" w:sz="0" w:space="0" w:color="auto"/>
            <w:left w:val="none" w:sz="0" w:space="0" w:color="auto"/>
            <w:bottom w:val="none" w:sz="0" w:space="0" w:color="auto"/>
            <w:right w:val="none" w:sz="0" w:space="0" w:color="auto"/>
          </w:divBdr>
        </w:div>
        <w:div w:id="2059165121">
          <w:marLeft w:val="640"/>
          <w:marRight w:val="0"/>
          <w:marTop w:val="0"/>
          <w:marBottom w:val="0"/>
          <w:divBdr>
            <w:top w:val="none" w:sz="0" w:space="0" w:color="auto"/>
            <w:left w:val="none" w:sz="0" w:space="0" w:color="auto"/>
            <w:bottom w:val="none" w:sz="0" w:space="0" w:color="auto"/>
            <w:right w:val="none" w:sz="0" w:space="0" w:color="auto"/>
          </w:divBdr>
        </w:div>
        <w:div w:id="1321739516">
          <w:marLeft w:val="640"/>
          <w:marRight w:val="0"/>
          <w:marTop w:val="0"/>
          <w:marBottom w:val="0"/>
          <w:divBdr>
            <w:top w:val="none" w:sz="0" w:space="0" w:color="auto"/>
            <w:left w:val="none" w:sz="0" w:space="0" w:color="auto"/>
            <w:bottom w:val="none" w:sz="0" w:space="0" w:color="auto"/>
            <w:right w:val="none" w:sz="0" w:space="0" w:color="auto"/>
          </w:divBdr>
        </w:div>
        <w:div w:id="1889296241">
          <w:marLeft w:val="640"/>
          <w:marRight w:val="0"/>
          <w:marTop w:val="0"/>
          <w:marBottom w:val="0"/>
          <w:divBdr>
            <w:top w:val="none" w:sz="0" w:space="0" w:color="auto"/>
            <w:left w:val="none" w:sz="0" w:space="0" w:color="auto"/>
            <w:bottom w:val="none" w:sz="0" w:space="0" w:color="auto"/>
            <w:right w:val="none" w:sz="0" w:space="0" w:color="auto"/>
          </w:divBdr>
        </w:div>
        <w:div w:id="585072618">
          <w:marLeft w:val="640"/>
          <w:marRight w:val="0"/>
          <w:marTop w:val="0"/>
          <w:marBottom w:val="0"/>
          <w:divBdr>
            <w:top w:val="none" w:sz="0" w:space="0" w:color="auto"/>
            <w:left w:val="none" w:sz="0" w:space="0" w:color="auto"/>
            <w:bottom w:val="none" w:sz="0" w:space="0" w:color="auto"/>
            <w:right w:val="none" w:sz="0" w:space="0" w:color="auto"/>
          </w:divBdr>
        </w:div>
        <w:div w:id="1781879156">
          <w:marLeft w:val="640"/>
          <w:marRight w:val="0"/>
          <w:marTop w:val="0"/>
          <w:marBottom w:val="0"/>
          <w:divBdr>
            <w:top w:val="none" w:sz="0" w:space="0" w:color="auto"/>
            <w:left w:val="none" w:sz="0" w:space="0" w:color="auto"/>
            <w:bottom w:val="none" w:sz="0" w:space="0" w:color="auto"/>
            <w:right w:val="none" w:sz="0" w:space="0" w:color="auto"/>
          </w:divBdr>
        </w:div>
        <w:div w:id="1893957024">
          <w:marLeft w:val="640"/>
          <w:marRight w:val="0"/>
          <w:marTop w:val="0"/>
          <w:marBottom w:val="0"/>
          <w:divBdr>
            <w:top w:val="none" w:sz="0" w:space="0" w:color="auto"/>
            <w:left w:val="none" w:sz="0" w:space="0" w:color="auto"/>
            <w:bottom w:val="none" w:sz="0" w:space="0" w:color="auto"/>
            <w:right w:val="none" w:sz="0" w:space="0" w:color="auto"/>
          </w:divBdr>
        </w:div>
        <w:div w:id="328097002">
          <w:marLeft w:val="640"/>
          <w:marRight w:val="0"/>
          <w:marTop w:val="0"/>
          <w:marBottom w:val="0"/>
          <w:divBdr>
            <w:top w:val="none" w:sz="0" w:space="0" w:color="auto"/>
            <w:left w:val="none" w:sz="0" w:space="0" w:color="auto"/>
            <w:bottom w:val="none" w:sz="0" w:space="0" w:color="auto"/>
            <w:right w:val="none" w:sz="0" w:space="0" w:color="auto"/>
          </w:divBdr>
        </w:div>
        <w:div w:id="643969739">
          <w:marLeft w:val="640"/>
          <w:marRight w:val="0"/>
          <w:marTop w:val="0"/>
          <w:marBottom w:val="0"/>
          <w:divBdr>
            <w:top w:val="none" w:sz="0" w:space="0" w:color="auto"/>
            <w:left w:val="none" w:sz="0" w:space="0" w:color="auto"/>
            <w:bottom w:val="none" w:sz="0" w:space="0" w:color="auto"/>
            <w:right w:val="none" w:sz="0" w:space="0" w:color="auto"/>
          </w:divBdr>
        </w:div>
        <w:div w:id="1035500087">
          <w:marLeft w:val="640"/>
          <w:marRight w:val="0"/>
          <w:marTop w:val="0"/>
          <w:marBottom w:val="0"/>
          <w:divBdr>
            <w:top w:val="none" w:sz="0" w:space="0" w:color="auto"/>
            <w:left w:val="none" w:sz="0" w:space="0" w:color="auto"/>
            <w:bottom w:val="none" w:sz="0" w:space="0" w:color="auto"/>
            <w:right w:val="none" w:sz="0" w:space="0" w:color="auto"/>
          </w:divBdr>
        </w:div>
        <w:div w:id="919020465">
          <w:marLeft w:val="640"/>
          <w:marRight w:val="0"/>
          <w:marTop w:val="0"/>
          <w:marBottom w:val="0"/>
          <w:divBdr>
            <w:top w:val="none" w:sz="0" w:space="0" w:color="auto"/>
            <w:left w:val="none" w:sz="0" w:space="0" w:color="auto"/>
            <w:bottom w:val="none" w:sz="0" w:space="0" w:color="auto"/>
            <w:right w:val="none" w:sz="0" w:space="0" w:color="auto"/>
          </w:divBdr>
        </w:div>
        <w:div w:id="1530602051">
          <w:marLeft w:val="640"/>
          <w:marRight w:val="0"/>
          <w:marTop w:val="0"/>
          <w:marBottom w:val="0"/>
          <w:divBdr>
            <w:top w:val="none" w:sz="0" w:space="0" w:color="auto"/>
            <w:left w:val="none" w:sz="0" w:space="0" w:color="auto"/>
            <w:bottom w:val="none" w:sz="0" w:space="0" w:color="auto"/>
            <w:right w:val="none" w:sz="0" w:space="0" w:color="auto"/>
          </w:divBdr>
        </w:div>
        <w:div w:id="121463913">
          <w:marLeft w:val="640"/>
          <w:marRight w:val="0"/>
          <w:marTop w:val="0"/>
          <w:marBottom w:val="0"/>
          <w:divBdr>
            <w:top w:val="none" w:sz="0" w:space="0" w:color="auto"/>
            <w:left w:val="none" w:sz="0" w:space="0" w:color="auto"/>
            <w:bottom w:val="none" w:sz="0" w:space="0" w:color="auto"/>
            <w:right w:val="none" w:sz="0" w:space="0" w:color="auto"/>
          </w:divBdr>
        </w:div>
        <w:div w:id="1229535041">
          <w:marLeft w:val="640"/>
          <w:marRight w:val="0"/>
          <w:marTop w:val="0"/>
          <w:marBottom w:val="0"/>
          <w:divBdr>
            <w:top w:val="none" w:sz="0" w:space="0" w:color="auto"/>
            <w:left w:val="none" w:sz="0" w:space="0" w:color="auto"/>
            <w:bottom w:val="none" w:sz="0" w:space="0" w:color="auto"/>
            <w:right w:val="none" w:sz="0" w:space="0" w:color="auto"/>
          </w:divBdr>
        </w:div>
        <w:div w:id="1503667746">
          <w:marLeft w:val="640"/>
          <w:marRight w:val="0"/>
          <w:marTop w:val="0"/>
          <w:marBottom w:val="0"/>
          <w:divBdr>
            <w:top w:val="none" w:sz="0" w:space="0" w:color="auto"/>
            <w:left w:val="none" w:sz="0" w:space="0" w:color="auto"/>
            <w:bottom w:val="none" w:sz="0" w:space="0" w:color="auto"/>
            <w:right w:val="none" w:sz="0" w:space="0" w:color="auto"/>
          </w:divBdr>
        </w:div>
        <w:div w:id="1798647989">
          <w:marLeft w:val="640"/>
          <w:marRight w:val="0"/>
          <w:marTop w:val="0"/>
          <w:marBottom w:val="0"/>
          <w:divBdr>
            <w:top w:val="none" w:sz="0" w:space="0" w:color="auto"/>
            <w:left w:val="none" w:sz="0" w:space="0" w:color="auto"/>
            <w:bottom w:val="none" w:sz="0" w:space="0" w:color="auto"/>
            <w:right w:val="none" w:sz="0" w:space="0" w:color="auto"/>
          </w:divBdr>
        </w:div>
        <w:div w:id="538470978">
          <w:marLeft w:val="640"/>
          <w:marRight w:val="0"/>
          <w:marTop w:val="0"/>
          <w:marBottom w:val="0"/>
          <w:divBdr>
            <w:top w:val="none" w:sz="0" w:space="0" w:color="auto"/>
            <w:left w:val="none" w:sz="0" w:space="0" w:color="auto"/>
            <w:bottom w:val="none" w:sz="0" w:space="0" w:color="auto"/>
            <w:right w:val="none" w:sz="0" w:space="0" w:color="auto"/>
          </w:divBdr>
        </w:div>
        <w:div w:id="36705559">
          <w:marLeft w:val="640"/>
          <w:marRight w:val="0"/>
          <w:marTop w:val="0"/>
          <w:marBottom w:val="0"/>
          <w:divBdr>
            <w:top w:val="none" w:sz="0" w:space="0" w:color="auto"/>
            <w:left w:val="none" w:sz="0" w:space="0" w:color="auto"/>
            <w:bottom w:val="none" w:sz="0" w:space="0" w:color="auto"/>
            <w:right w:val="none" w:sz="0" w:space="0" w:color="auto"/>
          </w:divBdr>
        </w:div>
        <w:div w:id="672538383">
          <w:marLeft w:val="640"/>
          <w:marRight w:val="0"/>
          <w:marTop w:val="0"/>
          <w:marBottom w:val="0"/>
          <w:divBdr>
            <w:top w:val="none" w:sz="0" w:space="0" w:color="auto"/>
            <w:left w:val="none" w:sz="0" w:space="0" w:color="auto"/>
            <w:bottom w:val="none" w:sz="0" w:space="0" w:color="auto"/>
            <w:right w:val="none" w:sz="0" w:space="0" w:color="auto"/>
          </w:divBdr>
        </w:div>
        <w:div w:id="142888884">
          <w:marLeft w:val="640"/>
          <w:marRight w:val="0"/>
          <w:marTop w:val="0"/>
          <w:marBottom w:val="0"/>
          <w:divBdr>
            <w:top w:val="none" w:sz="0" w:space="0" w:color="auto"/>
            <w:left w:val="none" w:sz="0" w:space="0" w:color="auto"/>
            <w:bottom w:val="none" w:sz="0" w:space="0" w:color="auto"/>
            <w:right w:val="none" w:sz="0" w:space="0" w:color="auto"/>
          </w:divBdr>
        </w:div>
        <w:div w:id="1567454013">
          <w:marLeft w:val="640"/>
          <w:marRight w:val="0"/>
          <w:marTop w:val="0"/>
          <w:marBottom w:val="0"/>
          <w:divBdr>
            <w:top w:val="none" w:sz="0" w:space="0" w:color="auto"/>
            <w:left w:val="none" w:sz="0" w:space="0" w:color="auto"/>
            <w:bottom w:val="none" w:sz="0" w:space="0" w:color="auto"/>
            <w:right w:val="none" w:sz="0" w:space="0" w:color="auto"/>
          </w:divBdr>
        </w:div>
        <w:div w:id="101146633">
          <w:marLeft w:val="640"/>
          <w:marRight w:val="0"/>
          <w:marTop w:val="0"/>
          <w:marBottom w:val="0"/>
          <w:divBdr>
            <w:top w:val="none" w:sz="0" w:space="0" w:color="auto"/>
            <w:left w:val="none" w:sz="0" w:space="0" w:color="auto"/>
            <w:bottom w:val="none" w:sz="0" w:space="0" w:color="auto"/>
            <w:right w:val="none" w:sz="0" w:space="0" w:color="auto"/>
          </w:divBdr>
        </w:div>
        <w:div w:id="1344161135">
          <w:marLeft w:val="640"/>
          <w:marRight w:val="0"/>
          <w:marTop w:val="0"/>
          <w:marBottom w:val="0"/>
          <w:divBdr>
            <w:top w:val="none" w:sz="0" w:space="0" w:color="auto"/>
            <w:left w:val="none" w:sz="0" w:space="0" w:color="auto"/>
            <w:bottom w:val="none" w:sz="0" w:space="0" w:color="auto"/>
            <w:right w:val="none" w:sz="0" w:space="0" w:color="auto"/>
          </w:divBdr>
        </w:div>
        <w:div w:id="1103962974">
          <w:marLeft w:val="640"/>
          <w:marRight w:val="0"/>
          <w:marTop w:val="0"/>
          <w:marBottom w:val="0"/>
          <w:divBdr>
            <w:top w:val="none" w:sz="0" w:space="0" w:color="auto"/>
            <w:left w:val="none" w:sz="0" w:space="0" w:color="auto"/>
            <w:bottom w:val="none" w:sz="0" w:space="0" w:color="auto"/>
            <w:right w:val="none" w:sz="0" w:space="0" w:color="auto"/>
          </w:divBdr>
        </w:div>
        <w:div w:id="1863476138">
          <w:marLeft w:val="640"/>
          <w:marRight w:val="0"/>
          <w:marTop w:val="0"/>
          <w:marBottom w:val="0"/>
          <w:divBdr>
            <w:top w:val="none" w:sz="0" w:space="0" w:color="auto"/>
            <w:left w:val="none" w:sz="0" w:space="0" w:color="auto"/>
            <w:bottom w:val="none" w:sz="0" w:space="0" w:color="auto"/>
            <w:right w:val="none" w:sz="0" w:space="0" w:color="auto"/>
          </w:divBdr>
        </w:div>
        <w:div w:id="323170637">
          <w:marLeft w:val="640"/>
          <w:marRight w:val="0"/>
          <w:marTop w:val="0"/>
          <w:marBottom w:val="0"/>
          <w:divBdr>
            <w:top w:val="none" w:sz="0" w:space="0" w:color="auto"/>
            <w:left w:val="none" w:sz="0" w:space="0" w:color="auto"/>
            <w:bottom w:val="none" w:sz="0" w:space="0" w:color="auto"/>
            <w:right w:val="none" w:sz="0" w:space="0" w:color="auto"/>
          </w:divBdr>
        </w:div>
        <w:div w:id="1914971569">
          <w:marLeft w:val="640"/>
          <w:marRight w:val="0"/>
          <w:marTop w:val="0"/>
          <w:marBottom w:val="0"/>
          <w:divBdr>
            <w:top w:val="none" w:sz="0" w:space="0" w:color="auto"/>
            <w:left w:val="none" w:sz="0" w:space="0" w:color="auto"/>
            <w:bottom w:val="none" w:sz="0" w:space="0" w:color="auto"/>
            <w:right w:val="none" w:sz="0" w:space="0" w:color="auto"/>
          </w:divBdr>
        </w:div>
        <w:div w:id="406465123">
          <w:marLeft w:val="640"/>
          <w:marRight w:val="0"/>
          <w:marTop w:val="0"/>
          <w:marBottom w:val="0"/>
          <w:divBdr>
            <w:top w:val="none" w:sz="0" w:space="0" w:color="auto"/>
            <w:left w:val="none" w:sz="0" w:space="0" w:color="auto"/>
            <w:bottom w:val="none" w:sz="0" w:space="0" w:color="auto"/>
            <w:right w:val="none" w:sz="0" w:space="0" w:color="auto"/>
          </w:divBdr>
        </w:div>
        <w:div w:id="530458783">
          <w:marLeft w:val="640"/>
          <w:marRight w:val="0"/>
          <w:marTop w:val="0"/>
          <w:marBottom w:val="0"/>
          <w:divBdr>
            <w:top w:val="none" w:sz="0" w:space="0" w:color="auto"/>
            <w:left w:val="none" w:sz="0" w:space="0" w:color="auto"/>
            <w:bottom w:val="none" w:sz="0" w:space="0" w:color="auto"/>
            <w:right w:val="none" w:sz="0" w:space="0" w:color="auto"/>
          </w:divBdr>
        </w:div>
        <w:div w:id="1892376099">
          <w:marLeft w:val="640"/>
          <w:marRight w:val="0"/>
          <w:marTop w:val="0"/>
          <w:marBottom w:val="0"/>
          <w:divBdr>
            <w:top w:val="none" w:sz="0" w:space="0" w:color="auto"/>
            <w:left w:val="none" w:sz="0" w:space="0" w:color="auto"/>
            <w:bottom w:val="none" w:sz="0" w:space="0" w:color="auto"/>
            <w:right w:val="none" w:sz="0" w:space="0" w:color="auto"/>
          </w:divBdr>
        </w:div>
        <w:div w:id="383259244">
          <w:marLeft w:val="640"/>
          <w:marRight w:val="0"/>
          <w:marTop w:val="0"/>
          <w:marBottom w:val="0"/>
          <w:divBdr>
            <w:top w:val="none" w:sz="0" w:space="0" w:color="auto"/>
            <w:left w:val="none" w:sz="0" w:space="0" w:color="auto"/>
            <w:bottom w:val="none" w:sz="0" w:space="0" w:color="auto"/>
            <w:right w:val="none" w:sz="0" w:space="0" w:color="auto"/>
          </w:divBdr>
        </w:div>
        <w:div w:id="1235241874">
          <w:marLeft w:val="640"/>
          <w:marRight w:val="0"/>
          <w:marTop w:val="0"/>
          <w:marBottom w:val="0"/>
          <w:divBdr>
            <w:top w:val="none" w:sz="0" w:space="0" w:color="auto"/>
            <w:left w:val="none" w:sz="0" w:space="0" w:color="auto"/>
            <w:bottom w:val="none" w:sz="0" w:space="0" w:color="auto"/>
            <w:right w:val="none" w:sz="0" w:space="0" w:color="auto"/>
          </w:divBdr>
        </w:div>
        <w:div w:id="915280664">
          <w:marLeft w:val="640"/>
          <w:marRight w:val="0"/>
          <w:marTop w:val="0"/>
          <w:marBottom w:val="0"/>
          <w:divBdr>
            <w:top w:val="none" w:sz="0" w:space="0" w:color="auto"/>
            <w:left w:val="none" w:sz="0" w:space="0" w:color="auto"/>
            <w:bottom w:val="none" w:sz="0" w:space="0" w:color="auto"/>
            <w:right w:val="none" w:sz="0" w:space="0" w:color="auto"/>
          </w:divBdr>
        </w:div>
        <w:div w:id="232277344">
          <w:marLeft w:val="640"/>
          <w:marRight w:val="0"/>
          <w:marTop w:val="0"/>
          <w:marBottom w:val="0"/>
          <w:divBdr>
            <w:top w:val="none" w:sz="0" w:space="0" w:color="auto"/>
            <w:left w:val="none" w:sz="0" w:space="0" w:color="auto"/>
            <w:bottom w:val="none" w:sz="0" w:space="0" w:color="auto"/>
            <w:right w:val="none" w:sz="0" w:space="0" w:color="auto"/>
          </w:divBdr>
        </w:div>
        <w:div w:id="142939076">
          <w:marLeft w:val="640"/>
          <w:marRight w:val="0"/>
          <w:marTop w:val="0"/>
          <w:marBottom w:val="0"/>
          <w:divBdr>
            <w:top w:val="none" w:sz="0" w:space="0" w:color="auto"/>
            <w:left w:val="none" w:sz="0" w:space="0" w:color="auto"/>
            <w:bottom w:val="none" w:sz="0" w:space="0" w:color="auto"/>
            <w:right w:val="none" w:sz="0" w:space="0" w:color="auto"/>
          </w:divBdr>
        </w:div>
        <w:div w:id="1115250092">
          <w:marLeft w:val="640"/>
          <w:marRight w:val="0"/>
          <w:marTop w:val="0"/>
          <w:marBottom w:val="0"/>
          <w:divBdr>
            <w:top w:val="none" w:sz="0" w:space="0" w:color="auto"/>
            <w:left w:val="none" w:sz="0" w:space="0" w:color="auto"/>
            <w:bottom w:val="none" w:sz="0" w:space="0" w:color="auto"/>
            <w:right w:val="none" w:sz="0" w:space="0" w:color="auto"/>
          </w:divBdr>
        </w:div>
        <w:div w:id="691997095">
          <w:marLeft w:val="640"/>
          <w:marRight w:val="0"/>
          <w:marTop w:val="0"/>
          <w:marBottom w:val="0"/>
          <w:divBdr>
            <w:top w:val="none" w:sz="0" w:space="0" w:color="auto"/>
            <w:left w:val="none" w:sz="0" w:space="0" w:color="auto"/>
            <w:bottom w:val="none" w:sz="0" w:space="0" w:color="auto"/>
            <w:right w:val="none" w:sz="0" w:space="0" w:color="auto"/>
          </w:divBdr>
        </w:div>
        <w:div w:id="1130830146">
          <w:marLeft w:val="640"/>
          <w:marRight w:val="0"/>
          <w:marTop w:val="0"/>
          <w:marBottom w:val="0"/>
          <w:divBdr>
            <w:top w:val="none" w:sz="0" w:space="0" w:color="auto"/>
            <w:left w:val="none" w:sz="0" w:space="0" w:color="auto"/>
            <w:bottom w:val="none" w:sz="0" w:space="0" w:color="auto"/>
            <w:right w:val="none" w:sz="0" w:space="0" w:color="auto"/>
          </w:divBdr>
        </w:div>
        <w:div w:id="63525664">
          <w:marLeft w:val="640"/>
          <w:marRight w:val="0"/>
          <w:marTop w:val="0"/>
          <w:marBottom w:val="0"/>
          <w:divBdr>
            <w:top w:val="none" w:sz="0" w:space="0" w:color="auto"/>
            <w:left w:val="none" w:sz="0" w:space="0" w:color="auto"/>
            <w:bottom w:val="none" w:sz="0" w:space="0" w:color="auto"/>
            <w:right w:val="none" w:sz="0" w:space="0" w:color="auto"/>
          </w:divBdr>
        </w:div>
        <w:div w:id="42140853">
          <w:marLeft w:val="640"/>
          <w:marRight w:val="0"/>
          <w:marTop w:val="0"/>
          <w:marBottom w:val="0"/>
          <w:divBdr>
            <w:top w:val="none" w:sz="0" w:space="0" w:color="auto"/>
            <w:left w:val="none" w:sz="0" w:space="0" w:color="auto"/>
            <w:bottom w:val="none" w:sz="0" w:space="0" w:color="auto"/>
            <w:right w:val="none" w:sz="0" w:space="0" w:color="auto"/>
          </w:divBdr>
        </w:div>
        <w:div w:id="221912977">
          <w:marLeft w:val="640"/>
          <w:marRight w:val="0"/>
          <w:marTop w:val="0"/>
          <w:marBottom w:val="0"/>
          <w:divBdr>
            <w:top w:val="none" w:sz="0" w:space="0" w:color="auto"/>
            <w:left w:val="none" w:sz="0" w:space="0" w:color="auto"/>
            <w:bottom w:val="none" w:sz="0" w:space="0" w:color="auto"/>
            <w:right w:val="none" w:sz="0" w:space="0" w:color="auto"/>
          </w:divBdr>
        </w:div>
        <w:div w:id="523330768">
          <w:marLeft w:val="640"/>
          <w:marRight w:val="0"/>
          <w:marTop w:val="0"/>
          <w:marBottom w:val="0"/>
          <w:divBdr>
            <w:top w:val="none" w:sz="0" w:space="0" w:color="auto"/>
            <w:left w:val="none" w:sz="0" w:space="0" w:color="auto"/>
            <w:bottom w:val="none" w:sz="0" w:space="0" w:color="auto"/>
            <w:right w:val="none" w:sz="0" w:space="0" w:color="auto"/>
          </w:divBdr>
        </w:div>
        <w:div w:id="723798144">
          <w:marLeft w:val="640"/>
          <w:marRight w:val="0"/>
          <w:marTop w:val="0"/>
          <w:marBottom w:val="0"/>
          <w:divBdr>
            <w:top w:val="none" w:sz="0" w:space="0" w:color="auto"/>
            <w:left w:val="none" w:sz="0" w:space="0" w:color="auto"/>
            <w:bottom w:val="none" w:sz="0" w:space="0" w:color="auto"/>
            <w:right w:val="none" w:sz="0" w:space="0" w:color="auto"/>
          </w:divBdr>
        </w:div>
        <w:div w:id="2107924880">
          <w:marLeft w:val="640"/>
          <w:marRight w:val="0"/>
          <w:marTop w:val="0"/>
          <w:marBottom w:val="0"/>
          <w:divBdr>
            <w:top w:val="none" w:sz="0" w:space="0" w:color="auto"/>
            <w:left w:val="none" w:sz="0" w:space="0" w:color="auto"/>
            <w:bottom w:val="none" w:sz="0" w:space="0" w:color="auto"/>
            <w:right w:val="none" w:sz="0" w:space="0" w:color="auto"/>
          </w:divBdr>
        </w:div>
        <w:div w:id="2030988395">
          <w:marLeft w:val="640"/>
          <w:marRight w:val="0"/>
          <w:marTop w:val="0"/>
          <w:marBottom w:val="0"/>
          <w:divBdr>
            <w:top w:val="none" w:sz="0" w:space="0" w:color="auto"/>
            <w:left w:val="none" w:sz="0" w:space="0" w:color="auto"/>
            <w:bottom w:val="none" w:sz="0" w:space="0" w:color="auto"/>
            <w:right w:val="none" w:sz="0" w:space="0" w:color="auto"/>
          </w:divBdr>
        </w:div>
        <w:div w:id="1819690106">
          <w:marLeft w:val="640"/>
          <w:marRight w:val="0"/>
          <w:marTop w:val="0"/>
          <w:marBottom w:val="0"/>
          <w:divBdr>
            <w:top w:val="none" w:sz="0" w:space="0" w:color="auto"/>
            <w:left w:val="none" w:sz="0" w:space="0" w:color="auto"/>
            <w:bottom w:val="none" w:sz="0" w:space="0" w:color="auto"/>
            <w:right w:val="none" w:sz="0" w:space="0" w:color="auto"/>
          </w:divBdr>
        </w:div>
        <w:div w:id="619649604">
          <w:marLeft w:val="640"/>
          <w:marRight w:val="0"/>
          <w:marTop w:val="0"/>
          <w:marBottom w:val="0"/>
          <w:divBdr>
            <w:top w:val="none" w:sz="0" w:space="0" w:color="auto"/>
            <w:left w:val="none" w:sz="0" w:space="0" w:color="auto"/>
            <w:bottom w:val="none" w:sz="0" w:space="0" w:color="auto"/>
            <w:right w:val="none" w:sz="0" w:space="0" w:color="auto"/>
          </w:divBdr>
        </w:div>
        <w:div w:id="887913443">
          <w:marLeft w:val="640"/>
          <w:marRight w:val="0"/>
          <w:marTop w:val="0"/>
          <w:marBottom w:val="0"/>
          <w:divBdr>
            <w:top w:val="none" w:sz="0" w:space="0" w:color="auto"/>
            <w:left w:val="none" w:sz="0" w:space="0" w:color="auto"/>
            <w:bottom w:val="none" w:sz="0" w:space="0" w:color="auto"/>
            <w:right w:val="none" w:sz="0" w:space="0" w:color="auto"/>
          </w:divBdr>
        </w:div>
        <w:div w:id="1599749010">
          <w:marLeft w:val="640"/>
          <w:marRight w:val="0"/>
          <w:marTop w:val="0"/>
          <w:marBottom w:val="0"/>
          <w:divBdr>
            <w:top w:val="none" w:sz="0" w:space="0" w:color="auto"/>
            <w:left w:val="none" w:sz="0" w:space="0" w:color="auto"/>
            <w:bottom w:val="none" w:sz="0" w:space="0" w:color="auto"/>
            <w:right w:val="none" w:sz="0" w:space="0" w:color="auto"/>
          </w:divBdr>
        </w:div>
        <w:div w:id="1537035940">
          <w:marLeft w:val="640"/>
          <w:marRight w:val="0"/>
          <w:marTop w:val="0"/>
          <w:marBottom w:val="0"/>
          <w:divBdr>
            <w:top w:val="none" w:sz="0" w:space="0" w:color="auto"/>
            <w:left w:val="none" w:sz="0" w:space="0" w:color="auto"/>
            <w:bottom w:val="none" w:sz="0" w:space="0" w:color="auto"/>
            <w:right w:val="none" w:sz="0" w:space="0" w:color="auto"/>
          </w:divBdr>
        </w:div>
        <w:div w:id="271715869">
          <w:marLeft w:val="640"/>
          <w:marRight w:val="0"/>
          <w:marTop w:val="0"/>
          <w:marBottom w:val="0"/>
          <w:divBdr>
            <w:top w:val="none" w:sz="0" w:space="0" w:color="auto"/>
            <w:left w:val="none" w:sz="0" w:space="0" w:color="auto"/>
            <w:bottom w:val="none" w:sz="0" w:space="0" w:color="auto"/>
            <w:right w:val="none" w:sz="0" w:space="0" w:color="auto"/>
          </w:divBdr>
        </w:div>
        <w:div w:id="2086612628">
          <w:marLeft w:val="640"/>
          <w:marRight w:val="0"/>
          <w:marTop w:val="0"/>
          <w:marBottom w:val="0"/>
          <w:divBdr>
            <w:top w:val="none" w:sz="0" w:space="0" w:color="auto"/>
            <w:left w:val="none" w:sz="0" w:space="0" w:color="auto"/>
            <w:bottom w:val="none" w:sz="0" w:space="0" w:color="auto"/>
            <w:right w:val="none" w:sz="0" w:space="0" w:color="auto"/>
          </w:divBdr>
        </w:div>
        <w:div w:id="1744713709">
          <w:marLeft w:val="640"/>
          <w:marRight w:val="0"/>
          <w:marTop w:val="0"/>
          <w:marBottom w:val="0"/>
          <w:divBdr>
            <w:top w:val="none" w:sz="0" w:space="0" w:color="auto"/>
            <w:left w:val="none" w:sz="0" w:space="0" w:color="auto"/>
            <w:bottom w:val="none" w:sz="0" w:space="0" w:color="auto"/>
            <w:right w:val="none" w:sz="0" w:space="0" w:color="auto"/>
          </w:divBdr>
        </w:div>
        <w:div w:id="336881633">
          <w:marLeft w:val="640"/>
          <w:marRight w:val="0"/>
          <w:marTop w:val="0"/>
          <w:marBottom w:val="0"/>
          <w:divBdr>
            <w:top w:val="none" w:sz="0" w:space="0" w:color="auto"/>
            <w:left w:val="none" w:sz="0" w:space="0" w:color="auto"/>
            <w:bottom w:val="none" w:sz="0" w:space="0" w:color="auto"/>
            <w:right w:val="none" w:sz="0" w:space="0" w:color="auto"/>
          </w:divBdr>
        </w:div>
        <w:div w:id="958992426">
          <w:marLeft w:val="640"/>
          <w:marRight w:val="0"/>
          <w:marTop w:val="0"/>
          <w:marBottom w:val="0"/>
          <w:divBdr>
            <w:top w:val="none" w:sz="0" w:space="0" w:color="auto"/>
            <w:left w:val="none" w:sz="0" w:space="0" w:color="auto"/>
            <w:bottom w:val="none" w:sz="0" w:space="0" w:color="auto"/>
            <w:right w:val="none" w:sz="0" w:space="0" w:color="auto"/>
          </w:divBdr>
        </w:div>
        <w:div w:id="874271202">
          <w:marLeft w:val="640"/>
          <w:marRight w:val="0"/>
          <w:marTop w:val="0"/>
          <w:marBottom w:val="0"/>
          <w:divBdr>
            <w:top w:val="none" w:sz="0" w:space="0" w:color="auto"/>
            <w:left w:val="none" w:sz="0" w:space="0" w:color="auto"/>
            <w:bottom w:val="none" w:sz="0" w:space="0" w:color="auto"/>
            <w:right w:val="none" w:sz="0" w:space="0" w:color="auto"/>
          </w:divBdr>
        </w:div>
        <w:div w:id="1635793988">
          <w:marLeft w:val="640"/>
          <w:marRight w:val="0"/>
          <w:marTop w:val="0"/>
          <w:marBottom w:val="0"/>
          <w:divBdr>
            <w:top w:val="none" w:sz="0" w:space="0" w:color="auto"/>
            <w:left w:val="none" w:sz="0" w:space="0" w:color="auto"/>
            <w:bottom w:val="none" w:sz="0" w:space="0" w:color="auto"/>
            <w:right w:val="none" w:sz="0" w:space="0" w:color="auto"/>
          </w:divBdr>
        </w:div>
        <w:div w:id="145362992">
          <w:marLeft w:val="640"/>
          <w:marRight w:val="0"/>
          <w:marTop w:val="0"/>
          <w:marBottom w:val="0"/>
          <w:divBdr>
            <w:top w:val="none" w:sz="0" w:space="0" w:color="auto"/>
            <w:left w:val="none" w:sz="0" w:space="0" w:color="auto"/>
            <w:bottom w:val="none" w:sz="0" w:space="0" w:color="auto"/>
            <w:right w:val="none" w:sz="0" w:space="0" w:color="auto"/>
          </w:divBdr>
        </w:div>
        <w:div w:id="324089904">
          <w:marLeft w:val="640"/>
          <w:marRight w:val="0"/>
          <w:marTop w:val="0"/>
          <w:marBottom w:val="0"/>
          <w:divBdr>
            <w:top w:val="none" w:sz="0" w:space="0" w:color="auto"/>
            <w:left w:val="none" w:sz="0" w:space="0" w:color="auto"/>
            <w:bottom w:val="none" w:sz="0" w:space="0" w:color="auto"/>
            <w:right w:val="none" w:sz="0" w:space="0" w:color="auto"/>
          </w:divBdr>
        </w:div>
        <w:div w:id="392120335">
          <w:marLeft w:val="640"/>
          <w:marRight w:val="0"/>
          <w:marTop w:val="0"/>
          <w:marBottom w:val="0"/>
          <w:divBdr>
            <w:top w:val="none" w:sz="0" w:space="0" w:color="auto"/>
            <w:left w:val="none" w:sz="0" w:space="0" w:color="auto"/>
            <w:bottom w:val="none" w:sz="0" w:space="0" w:color="auto"/>
            <w:right w:val="none" w:sz="0" w:space="0" w:color="auto"/>
          </w:divBdr>
        </w:div>
        <w:div w:id="388119244">
          <w:marLeft w:val="640"/>
          <w:marRight w:val="0"/>
          <w:marTop w:val="0"/>
          <w:marBottom w:val="0"/>
          <w:divBdr>
            <w:top w:val="none" w:sz="0" w:space="0" w:color="auto"/>
            <w:left w:val="none" w:sz="0" w:space="0" w:color="auto"/>
            <w:bottom w:val="none" w:sz="0" w:space="0" w:color="auto"/>
            <w:right w:val="none" w:sz="0" w:space="0" w:color="auto"/>
          </w:divBdr>
        </w:div>
        <w:div w:id="839733339">
          <w:marLeft w:val="640"/>
          <w:marRight w:val="0"/>
          <w:marTop w:val="0"/>
          <w:marBottom w:val="0"/>
          <w:divBdr>
            <w:top w:val="none" w:sz="0" w:space="0" w:color="auto"/>
            <w:left w:val="none" w:sz="0" w:space="0" w:color="auto"/>
            <w:bottom w:val="none" w:sz="0" w:space="0" w:color="auto"/>
            <w:right w:val="none" w:sz="0" w:space="0" w:color="auto"/>
          </w:divBdr>
        </w:div>
        <w:div w:id="1598173963">
          <w:marLeft w:val="640"/>
          <w:marRight w:val="0"/>
          <w:marTop w:val="0"/>
          <w:marBottom w:val="0"/>
          <w:divBdr>
            <w:top w:val="none" w:sz="0" w:space="0" w:color="auto"/>
            <w:left w:val="none" w:sz="0" w:space="0" w:color="auto"/>
            <w:bottom w:val="none" w:sz="0" w:space="0" w:color="auto"/>
            <w:right w:val="none" w:sz="0" w:space="0" w:color="auto"/>
          </w:divBdr>
        </w:div>
        <w:div w:id="911542514">
          <w:marLeft w:val="640"/>
          <w:marRight w:val="0"/>
          <w:marTop w:val="0"/>
          <w:marBottom w:val="0"/>
          <w:divBdr>
            <w:top w:val="none" w:sz="0" w:space="0" w:color="auto"/>
            <w:left w:val="none" w:sz="0" w:space="0" w:color="auto"/>
            <w:bottom w:val="none" w:sz="0" w:space="0" w:color="auto"/>
            <w:right w:val="none" w:sz="0" w:space="0" w:color="auto"/>
          </w:divBdr>
        </w:div>
        <w:div w:id="641078884">
          <w:marLeft w:val="640"/>
          <w:marRight w:val="0"/>
          <w:marTop w:val="0"/>
          <w:marBottom w:val="0"/>
          <w:divBdr>
            <w:top w:val="none" w:sz="0" w:space="0" w:color="auto"/>
            <w:left w:val="none" w:sz="0" w:space="0" w:color="auto"/>
            <w:bottom w:val="none" w:sz="0" w:space="0" w:color="auto"/>
            <w:right w:val="none" w:sz="0" w:space="0" w:color="auto"/>
          </w:divBdr>
        </w:div>
        <w:div w:id="266162630">
          <w:marLeft w:val="640"/>
          <w:marRight w:val="0"/>
          <w:marTop w:val="0"/>
          <w:marBottom w:val="0"/>
          <w:divBdr>
            <w:top w:val="none" w:sz="0" w:space="0" w:color="auto"/>
            <w:left w:val="none" w:sz="0" w:space="0" w:color="auto"/>
            <w:bottom w:val="none" w:sz="0" w:space="0" w:color="auto"/>
            <w:right w:val="none" w:sz="0" w:space="0" w:color="auto"/>
          </w:divBdr>
        </w:div>
        <w:div w:id="1215655222">
          <w:marLeft w:val="640"/>
          <w:marRight w:val="0"/>
          <w:marTop w:val="0"/>
          <w:marBottom w:val="0"/>
          <w:divBdr>
            <w:top w:val="none" w:sz="0" w:space="0" w:color="auto"/>
            <w:left w:val="none" w:sz="0" w:space="0" w:color="auto"/>
            <w:bottom w:val="none" w:sz="0" w:space="0" w:color="auto"/>
            <w:right w:val="none" w:sz="0" w:space="0" w:color="auto"/>
          </w:divBdr>
        </w:div>
        <w:div w:id="1707828071">
          <w:marLeft w:val="640"/>
          <w:marRight w:val="0"/>
          <w:marTop w:val="0"/>
          <w:marBottom w:val="0"/>
          <w:divBdr>
            <w:top w:val="none" w:sz="0" w:space="0" w:color="auto"/>
            <w:left w:val="none" w:sz="0" w:space="0" w:color="auto"/>
            <w:bottom w:val="none" w:sz="0" w:space="0" w:color="auto"/>
            <w:right w:val="none" w:sz="0" w:space="0" w:color="auto"/>
          </w:divBdr>
        </w:div>
        <w:div w:id="149907128">
          <w:marLeft w:val="640"/>
          <w:marRight w:val="0"/>
          <w:marTop w:val="0"/>
          <w:marBottom w:val="0"/>
          <w:divBdr>
            <w:top w:val="none" w:sz="0" w:space="0" w:color="auto"/>
            <w:left w:val="none" w:sz="0" w:space="0" w:color="auto"/>
            <w:bottom w:val="none" w:sz="0" w:space="0" w:color="auto"/>
            <w:right w:val="none" w:sz="0" w:space="0" w:color="auto"/>
          </w:divBdr>
        </w:div>
        <w:div w:id="1334987997">
          <w:marLeft w:val="640"/>
          <w:marRight w:val="0"/>
          <w:marTop w:val="0"/>
          <w:marBottom w:val="0"/>
          <w:divBdr>
            <w:top w:val="none" w:sz="0" w:space="0" w:color="auto"/>
            <w:left w:val="none" w:sz="0" w:space="0" w:color="auto"/>
            <w:bottom w:val="none" w:sz="0" w:space="0" w:color="auto"/>
            <w:right w:val="none" w:sz="0" w:space="0" w:color="auto"/>
          </w:divBdr>
        </w:div>
        <w:div w:id="1631090570">
          <w:marLeft w:val="640"/>
          <w:marRight w:val="0"/>
          <w:marTop w:val="0"/>
          <w:marBottom w:val="0"/>
          <w:divBdr>
            <w:top w:val="none" w:sz="0" w:space="0" w:color="auto"/>
            <w:left w:val="none" w:sz="0" w:space="0" w:color="auto"/>
            <w:bottom w:val="none" w:sz="0" w:space="0" w:color="auto"/>
            <w:right w:val="none" w:sz="0" w:space="0" w:color="auto"/>
          </w:divBdr>
        </w:div>
        <w:div w:id="133958655">
          <w:marLeft w:val="640"/>
          <w:marRight w:val="0"/>
          <w:marTop w:val="0"/>
          <w:marBottom w:val="0"/>
          <w:divBdr>
            <w:top w:val="none" w:sz="0" w:space="0" w:color="auto"/>
            <w:left w:val="none" w:sz="0" w:space="0" w:color="auto"/>
            <w:bottom w:val="none" w:sz="0" w:space="0" w:color="auto"/>
            <w:right w:val="none" w:sz="0" w:space="0" w:color="auto"/>
          </w:divBdr>
        </w:div>
        <w:div w:id="1383823084">
          <w:marLeft w:val="640"/>
          <w:marRight w:val="0"/>
          <w:marTop w:val="0"/>
          <w:marBottom w:val="0"/>
          <w:divBdr>
            <w:top w:val="none" w:sz="0" w:space="0" w:color="auto"/>
            <w:left w:val="none" w:sz="0" w:space="0" w:color="auto"/>
            <w:bottom w:val="none" w:sz="0" w:space="0" w:color="auto"/>
            <w:right w:val="none" w:sz="0" w:space="0" w:color="auto"/>
          </w:divBdr>
        </w:div>
        <w:div w:id="2049837946">
          <w:marLeft w:val="640"/>
          <w:marRight w:val="0"/>
          <w:marTop w:val="0"/>
          <w:marBottom w:val="0"/>
          <w:divBdr>
            <w:top w:val="none" w:sz="0" w:space="0" w:color="auto"/>
            <w:left w:val="none" w:sz="0" w:space="0" w:color="auto"/>
            <w:bottom w:val="none" w:sz="0" w:space="0" w:color="auto"/>
            <w:right w:val="none" w:sz="0" w:space="0" w:color="auto"/>
          </w:divBdr>
        </w:div>
        <w:div w:id="1423575341">
          <w:marLeft w:val="640"/>
          <w:marRight w:val="0"/>
          <w:marTop w:val="0"/>
          <w:marBottom w:val="0"/>
          <w:divBdr>
            <w:top w:val="none" w:sz="0" w:space="0" w:color="auto"/>
            <w:left w:val="none" w:sz="0" w:space="0" w:color="auto"/>
            <w:bottom w:val="none" w:sz="0" w:space="0" w:color="auto"/>
            <w:right w:val="none" w:sz="0" w:space="0" w:color="auto"/>
          </w:divBdr>
        </w:div>
        <w:div w:id="478695487">
          <w:marLeft w:val="640"/>
          <w:marRight w:val="0"/>
          <w:marTop w:val="0"/>
          <w:marBottom w:val="0"/>
          <w:divBdr>
            <w:top w:val="none" w:sz="0" w:space="0" w:color="auto"/>
            <w:left w:val="none" w:sz="0" w:space="0" w:color="auto"/>
            <w:bottom w:val="none" w:sz="0" w:space="0" w:color="auto"/>
            <w:right w:val="none" w:sz="0" w:space="0" w:color="auto"/>
          </w:divBdr>
        </w:div>
        <w:div w:id="532109101">
          <w:marLeft w:val="640"/>
          <w:marRight w:val="0"/>
          <w:marTop w:val="0"/>
          <w:marBottom w:val="0"/>
          <w:divBdr>
            <w:top w:val="none" w:sz="0" w:space="0" w:color="auto"/>
            <w:left w:val="none" w:sz="0" w:space="0" w:color="auto"/>
            <w:bottom w:val="none" w:sz="0" w:space="0" w:color="auto"/>
            <w:right w:val="none" w:sz="0" w:space="0" w:color="auto"/>
          </w:divBdr>
        </w:div>
        <w:div w:id="1956980289">
          <w:marLeft w:val="640"/>
          <w:marRight w:val="0"/>
          <w:marTop w:val="0"/>
          <w:marBottom w:val="0"/>
          <w:divBdr>
            <w:top w:val="none" w:sz="0" w:space="0" w:color="auto"/>
            <w:left w:val="none" w:sz="0" w:space="0" w:color="auto"/>
            <w:bottom w:val="none" w:sz="0" w:space="0" w:color="auto"/>
            <w:right w:val="none" w:sz="0" w:space="0" w:color="auto"/>
          </w:divBdr>
        </w:div>
        <w:div w:id="384064128">
          <w:marLeft w:val="640"/>
          <w:marRight w:val="0"/>
          <w:marTop w:val="0"/>
          <w:marBottom w:val="0"/>
          <w:divBdr>
            <w:top w:val="none" w:sz="0" w:space="0" w:color="auto"/>
            <w:left w:val="none" w:sz="0" w:space="0" w:color="auto"/>
            <w:bottom w:val="none" w:sz="0" w:space="0" w:color="auto"/>
            <w:right w:val="none" w:sz="0" w:space="0" w:color="auto"/>
          </w:divBdr>
        </w:div>
        <w:div w:id="352802336">
          <w:marLeft w:val="640"/>
          <w:marRight w:val="0"/>
          <w:marTop w:val="0"/>
          <w:marBottom w:val="0"/>
          <w:divBdr>
            <w:top w:val="none" w:sz="0" w:space="0" w:color="auto"/>
            <w:left w:val="none" w:sz="0" w:space="0" w:color="auto"/>
            <w:bottom w:val="none" w:sz="0" w:space="0" w:color="auto"/>
            <w:right w:val="none" w:sz="0" w:space="0" w:color="auto"/>
          </w:divBdr>
        </w:div>
        <w:div w:id="816459528">
          <w:marLeft w:val="640"/>
          <w:marRight w:val="0"/>
          <w:marTop w:val="0"/>
          <w:marBottom w:val="0"/>
          <w:divBdr>
            <w:top w:val="none" w:sz="0" w:space="0" w:color="auto"/>
            <w:left w:val="none" w:sz="0" w:space="0" w:color="auto"/>
            <w:bottom w:val="none" w:sz="0" w:space="0" w:color="auto"/>
            <w:right w:val="none" w:sz="0" w:space="0" w:color="auto"/>
          </w:divBdr>
        </w:div>
        <w:div w:id="1390811515">
          <w:marLeft w:val="640"/>
          <w:marRight w:val="0"/>
          <w:marTop w:val="0"/>
          <w:marBottom w:val="0"/>
          <w:divBdr>
            <w:top w:val="none" w:sz="0" w:space="0" w:color="auto"/>
            <w:left w:val="none" w:sz="0" w:space="0" w:color="auto"/>
            <w:bottom w:val="none" w:sz="0" w:space="0" w:color="auto"/>
            <w:right w:val="none" w:sz="0" w:space="0" w:color="auto"/>
          </w:divBdr>
        </w:div>
        <w:div w:id="181751225">
          <w:marLeft w:val="640"/>
          <w:marRight w:val="0"/>
          <w:marTop w:val="0"/>
          <w:marBottom w:val="0"/>
          <w:divBdr>
            <w:top w:val="none" w:sz="0" w:space="0" w:color="auto"/>
            <w:left w:val="none" w:sz="0" w:space="0" w:color="auto"/>
            <w:bottom w:val="none" w:sz="0" w:space="0" w:color="auto"/>
            <w:right w:val="none" w:sz="0" w:space="0" w:color="auto"/>
          </w:divBdr>
        </w:div>
        <w:div w:id="1541431781">
          <w:marLeft w:val="640"/>
          <w:marRight w:val="0"/>
          <w:marTop w:val="0"/>
          <w:marBottom w:val="0"/>
          <w:divBdr>
            <w:top w:val="none" w:sz="0" w:space="0" w:color="auto"/>
            <w:left w:val="none" w:sz="0" w:space="0" w:color="auto"/>
            <w:bottom w:val="none" w:sz="0" w:space="0" w:color="auto"/>
            <w:right w:val="none" w:sz="0" w:space="0" w:color="auto"/>
          </w:divBdr>
        </w:div>
        <w:div w:id="986399450">
          <w:marLeft w:val="640"/>
          <w:marRight w:val="0"/>
          <w:marTop w:val="0"/>
          <w:marBottom w:val="0"/>
          <w:divBdr>
            <w:top w:val="none" w:sz="0" w:space="0" w:color="auto"/>
            <w:left w:val="none" w:sz="0" w:space="0" w:color="auto"/>
            <w:bottom w:val="none" w:sz="0" w:space="0" w:color="auto"/>
            <w:right w:val="none" w:sz="0" w:space="0" w:color="auto"/>
          </w:divBdr>
        </w:div>
        <w:div w:id="964500924">
          <w:marLeft w:val="640"/>
          <w:marRight w:val="0"/>
          <w:marTop w:val="0"/>
          <w:marBottom w:val="0"/>
          <w:divBdr>
            <w:top w:val="none" w:sz="0" w:space="0" w:color="auto"/>
            <w:left w:val="none" w:sz="0" w:space="0" w:color="auto"/>
            <w:bottom w:val="none" w:sz="0" w:space="0" w:color="auto"/>
            <w:right w:val="none" w:sz="0" w:space="0" w:color="auto"/>
          </w:divBdr>
        </w:div>
        <w:div w:id="1034379932">
          <w:marLeft w:val="640"/>
          <w:marRight w:val="0"/>
          <w:marTop w:val="0"/>
          <w:marBottom w:val="0"/>
          <w:divBdr>
            <w:top w:val="none" w:sz="0" w:space="0" w:color="auto"/>
            <w:left w:val="none" w:sz="0" w:space="0" w:color="auto"/>
            <w:bottom w:val="none" w:sz="0" w:space="0" w:color="auto"/>
            <w:right w:val="none" w:sz="0" w:space="0" w:color="auto"/>
          </w:divBdr>
        </w:div>
        <w:div w:id="783764960">
          <w:marLeft w:val="640"/>
          <w:marRight w:val="0"/>
          <w:marTop w:val="0"/>
          <w:marBottom w:val="0"/>
          <w:divBdr>
            <w:top w:val="none" w:sz="0" w:space="0" w:color="auto"/>
            <w:left w:val="none" w:sz="0" w:space="0" w:color="auto"/>
            <w:bottom w:val="none" w:sz="0" w:space="0" w:color="auto"/>
            <w:right w:val="none" w:sz="0" w:space="0" w:color="auto"/>
          </w:divBdr>
        </w:div>
        <w:div w:id="762722425">
          <w:marLeft w:val="640"/>
          <w:marRight w:val="0"/>
          <w:marTop w:val="0"/>
          <w:marBottom w:val="0"/>
          <w:divBdr>
            <w:top w:val="none" w:sz="0" w:space="0" w:color="auto"/>
            <w:left w:val="none" w:sz="0" w:space="0" w:color="auto"/>
            <w:bottom w:val="none" w:sz="0" w:space="0" w:color="auto"/>
            <w:right w:val="none" w:sz="0" w:space="0" w:color="auto"/>
          </w:divBdr>
        </w:div>
        <w:div w:id="526677587">
          <w:marLeft w:val="640"/>
          <w:marRight w:val="0"/>
          <w:marTop w:val="0"/>
          <w:marBottom w:val="0"/>
          <w:divBdr>
            <w:top w:val="none" w:sz="0" w:space="0" w:color="auto"/>
            <w:left w:val="none" w:sz="0" w:space="0" w:color="auto"/>
            <w:bottom w:val="none" w:sz="0" w:space="0" w:color="auto"/>
            <w:right w:val="none" w:sz="0" w:space="0" w:color="auto"/>
          </w:divBdr>
        </w:div>
        <w:div w:id="2028826897">
          <w:marLeft w:val="640"/>
          <w:marRight w:val="0"/>
          <w:marTop w:val="0"/>
          <w:marBottom w:val="0"/>
          <w:divBdr>
            <w:top w:val="none" w:sz="0" w:space="0" w:color="auto"/>
            <w:left w:val="none" w:sz="0" w:space="0" w:color="auto"/>
            <w:bottom w:val="none" w:sz="0" w:space="0" w:color="auto"/>
            <w:right w:val="none" w:sz="0" w:space="0" w:color="auto"/>
          </w:divBdr>
        </w:div>
        <w:div w:id="1118329421">
          <w:marLeft w:val="640"/>
          <w:marRight w:val="0"/>
          <w:marTop w:val="0"/>
          <w:marBottom w:val="0"/>
          <w:divBdr>
            <w:top w:val="none" w:sz="0" w:space="0" w:color="auto"/>
            <w:left w:val="none" w:sz="0" w:space="0" w:color="auto"/>
            <w:bottom w:val="none" w:sz="0" w:space="0" w:color="auto"/>
            <w:right w:val="none" w:sz="0" w:space="0" w:color="auto"/>
          </w:divBdr>
        </w:div>
        <w:div w:id="1586646112">
          <w:marLeft w:val="640"/>
          <w:marRight w:val="0"/>
          <w:marTop w:val="0"/>
          <w:marBottom w:val="0"/>
          <w:divBdr>
            <w:top w:val="none" w:sz="0" w:space="0" w:color="auto"/>
            <w:left w:val="none" w:sz="0" w:space="0" w:color="auto"/>
            <w:bottom w:val="none" w:sz="0" w:space="0" w:color="auto"/>
            <w:right w:val="none" w:sz="0" w:space="0" w:color="auto"/>
          </w:divBdr>
        </w:div>
        <w:div w:id="249898768">
          <w:marLeft w:val="640"/>
          <w:marRight w:val="0"/>
          <w:marTop w:val="0"/>
          <w:marBottom w:val="0"/>
          <w:divBdr>
            <w:top w:val="none" w:sz="0" w:space="0" w:color="auto"/>
            <w:left w:val="none" w:sz="0" w:space="0" w:color="auto"/>
            <w:bottom w:val="none" w:sz="0" w:space="0" w:color="auto"/>
            <w:right w:val="none" w:sz="0" w:space="0" w:color="auto"/>
          </w:divBdr>
        </w:div>
        <w:div w:id="441191018">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981496838">
          <w:marLeft w:val="640"/>
          <w:marRight w:val="0"/>
          <w:marTop w:val="0"/>
          <w:marBottom w:val="0"/>
          <w:divBdr>
            <w:top w:val="none" w:sz="0" w:space="0" w:color="auto"/>
            <w:left w:val="none" w:sz="0" w:space="0" w:color="auto"/>
            <w:bottom w:val="none" w:sz="0" w:space="0" w:color="auto"/>
            <w:right w:val="none" w:sz="0" w:space="0" w:color="auto"/>
          </w:divBdr>
        </w:div>
        <w:div w:id="691536885">
          <w:marLeft w:val="640"/>
          <w:marRight w:val="0"/>
          <w:marTop w:val="0"/>
          <w:marBottom w:val="0"/>
          <w:divBdr>
            <w:top w:val="none" w:sz="0" w:space="0" w:color="auto"/>
            <w:left w:val="none" w:sz="0" w:space="0" w:color="auto"/>
            <w:bottom w:val="none" w:sz="0" w:space="0" w:color="auto"/>
            <w:right w:val="none" w:sz="0" w:space="0" w:color="auto"/>
          </w:divBdr>
        </w:div>
        <w:div w:id="1329137677">
          <w:marLeft w:val="640"/>
          <w:marRight w:val="0"/>
          <w:marTop w:val="0"/>
          <w:marBottom w:val="0"/>
          <w:divBdr>
            <w:top w:val="none" w:sz="0" w:space="0" w:color="auto"/>
            <w:left w:val="none" w:sz="0" w:space="0" w:color="auto"/>
            <w:bottom w:val="none" w:sz="0" w:space="0" w:color="auto"/>
            <w:right w:val="none" w:sz="0" w:space="0" w:color="auto"/>
          </w:divBdr>
        </w:div>
        <w:div w:id="1729524864">
          <w:marLeft w:val="640"/>
          <w:marRight w:val="0"/>
          <w:marTop w:val="0"/>
          <w:marBottom w:val="0"/>
          <w:divBdr>
            <w:top w:val="none" w:sz="0" w:space="0" w:color="auto"/>
            <w:left w:val="none" w:sz="0" w:space="0" w:color="auto"/>
            <w:bottom w:val="none" w:sz="0" w:space="0" w:color="auto"/>
            <w:right w:val="none" w:sz="0" w:space="0" w:color="auto"/>
          </w:divBdr>
        </w:div>
        <w:div w:id="128089492">
          <w:marLeft w:val="640"/>
          <w:marRight w:val="0"/>
          <w:marTop w:val="0"/>
          <w:marBottom w:val="0"/>
          <w:divBdr>
            <w:top w:val="none" w:sz="0" w:space="0" w:color="auto"/>
            <w:left w:val="none" w:sz="0" w:space="0" w:color="auto"/>
            <w:bottom w:val="none" w:sz="0" w:space="0" w:color="auto"/>
            <w:right w:val="none" w:sz="0" w:space="0" w:color="auto"/>
          </w:divBdr>
        </w:div>
        <w:div w:id="847018271">
          <w:marLeft w:val="640"/>
          <w:marRight w:val="0"/>
          <w:marTop w:val="0"/>
          <w:marBottom w:val="0"/>
          <w:divBdr>
            <w:top w:val="none" w:sz="0" w:space="0" w:color="auto"/>
            <w:left w:val="none" w:sz="0" w:space="0" w:color="auto"/>
            <w:bottom w:val="none" w:sz="0" w:space="0" w:color="auto"/>
            <w:right w:val="none" w:sz="0" w:space="0" w:color="auto"/>
          </w:divBdr>
        </w:div>
        <w:div w:id="1021475717">
          <w:marLeft w:val="640"/>
          <w:marRight w:val="0"/>
          <w:marTop w:val="0"/>
          <w:marBottom w:val="0"/>
          <w:divBdr>
            <w:top w:val="none" w:sz="0" w:space="0" w:color="auto"/>
            <w:left w:val="none" w:sz="0" w:space="0" w:color="auto"/>
            <w:bottom w:val="none" w:sz="0" w:space="0" w:color="auto"/>
            <w:right w:val="none" w:sz="0" w:space="0" w:color="auto"/>
          </w:divBdr>
        </w:div>
        <w:div w:id="1469129430">
          <w:marLeft w:val="640"/>
          <w:marRight w:val="0"/>
          <w:marTop w:val="0"/>
          <w:marBottom w:val="0"/>
          <w:divBdr>
            <w:top w:val="none" w:sz="0" w:space="0" w:color="auto"/>
            <w:left w:val="none" w:sz="0" w:space="0" w:color="auto"/>
            <w:bottom w:val="none" w:sz="0" w:space="0" w:color="auto"/>
            <w:right w:val="none" w:sz="0" w:space="0" w:color="auto"/>
          </w:divBdr>
        </w:div>
        <w:div w:id="87818609">
          <w:marLeft w:val="640"/>
          <w:marRight w:val="0"/>
          <w:marTop w:val="0"/>
          <w:marBottom w:val="0"/>
          <w:divBdr>
            <w:top w:val="none" w:sz="0" w:space="0" w:color="auto"/>
            <w:left w:val="none" w:sz="0" w:space="0" w:color="auto"/>
            <w:bottom w:val="none" w:sz="0" w:space="0" w:color="auto"/>
            <w:right w:val="none" w:sz="0" w:space="0" w:color="auto"/>
          </w:divBdr>
        </w:div>
        <w:div w:id="1632175728">
          <w:marLeft w:val="640"/>
          <w:marRight w:val="0"/>
          <w:marTop w:val="0"/>
          <w:marBottom w:val="0"/>
          <w:divBdr>
            <w:top w:val="none" w:sz="0" w:space="0" w:color="auto"/>
            <w:left w:val="none" w:sz="0" w:space="0" w:color="auto"/>
            <w:bottom w:val="none" w:sz="0" w:space="0" w:color="auto"/>
            <w:right w:val="none" w:sz="0" w:space="0" w:color="auto"/>
          </w:divBdr>
        </w:div>
        <w:div w:id="1937591213">
          <w:marLeft w:val="640"/>
          <w:marRight w:val="0"/>
          <w:marTop w:val="0"/>
          <w:marBottom w:val="0"/>
          <w:divBdr>
            <w:top w:val="none" w:sz="0" w:space="0" w:color="auto"/>
            <w:left w:val="none" w:sz="0" w:space="0" w:color="auto"/>
            <w:bottom w:val="none" w:sz="0" w:space="0" w:color="auto"/>
            <w:right w:val="none" w:sz="0" w:space="0" w:color="auto"/>
          </w:divBdr>
        </w:div>
        <w:div w:id="958680168">
          <w:marLeft w:val="640"/>
          <w:marRight w:val="0"/>
          <w:marTop w:val="0"/>
          <w:marBottom w:val="0"/>
          <w:divBdr>
            <w:top w:val="none" w:sz="0" w:space="0" w:color="auto"/>
            <w:left w:val="none" w:sz="0" w:space="0" w:color="auto"/>
            <w:bottom w:val="none" w:sz="0" w:space="0" w:color="auto"/>
            <w:right w:val="none" w:sz="0" w:space="0" w:color="auto"/>
          </w:divBdr>
        </w:div>
        <w:div w:id="1302543010">
          <w:marLeft w:val="640"/>
          <w:marRight w:val="0"/>
          <w:marTop w:val="0"/>
          <w:marBottom w:val="0"/>
          <w:divBdr>
            <w:top w:val="none" w:sz="0" w:space="0" w:color="auto"/>
            <w:left w:val="none" w:sz="0" w:space="0" w:color="auto"/>
            <w:bottom w:val="none" w:sz="0" w:space="0" w:color="auto"/>
            <w:right w:val="none" w:sz="0" w:space="0" w:color="auto"/>
          </w:divBdr>
        </w:div>
        <w:div w:id="1768691032">
          <w:marLeft w:val="640"/>
          <w:marRight w:val="0"/>
          <w:marTop w:val="0"/>
          <w:marBottom w:val="0"/>
          <w:divBdr>
            <w:top w:val="none" w:sz="0" w:space="0" w:color="auto"/>
            <w:left w:val="none" w:sz="0" w:space="0" w:color="auto"/>
            <w:bottom w:val="none" w:sz="0" w:space="0" w:color="auto"/>
            <w:right w:val="none" w:sz="0" w:space="0" w:color="auto"/>
          </w:divBdr>
        </w:div>
        <w:div w:id="1648780415">
          <w:marLeft w:val="640"/>
          <w:marRight w:val="0"/>
          <w:marTop w:val="0"/>
          <w:marBottom w:val="0"/>
          <w:divBdr>
            <w:top w:val="none" w:sz="0" w:space="0" w:color="auto"/>
            <w:left w:val="none" w:sz="0" w:space="0" w:color="auto"/>
            <w:bottom w:val="none" w:sz="0" w:space="0" w:color="auto"/>
            <w:right w:val="none" w:sz="0" w:space="0" w:color="auto"/>
          </w:divBdr>
        </w:div>
        <w:div w:id="155192238">
          <w:marLeft w:val="640"/>
          <w:marRight w:val="0"/>
          <w:marTop w:val="0"/>
          <w:marBottom w:val="0"/>
          <w:divBdr>
            <w:top w:val="none" w:sz="0" w:space="0" w:color="auto"/>
            <w:left w:val="none" w:sz="0" w:space="0" w:color="auto"/>
            <w:bottom w:val="none" w:sz="0" w:space="0" w:color="auto"/>
            <w:right w:val="none" w:sz="0" w:space="0" w:color="auto"/>
          </w:divBdr>
        </w:div>
        <w:div w:id="240452967">
          <w:marLeft w:val="640"/>
          <w:marRight w:val="0"/>
          <w:marTop w:val="0"/>
          <w:marBottom w:val="0"/>
          <w:divBdr>
            <w:top w:val="none" w:sz="0" w:space="0" w:color="auto"/>
            <w:left w:val="none" w:sz="0" w:space="0" w:color="auto"/>
            <w:bottom w:val="none" w:sz="0" w:space="0" w:color="auto"/>
            <w:right w:val="none" w:sz="0" w:space="0" w:color="auto"/>
          </w:divBdr>
        </w:div>
        <w:div w:id="1043989478">
          <w:marLeft w:val="640"/>
          <w:marRight w:val="0"/>
          <w:marTop w:val="0"/>
          <w:marBottom w:val="0"/>
          <w:divBdr>
            <w:top w:val="none" w:sz="0" w:space="0" w:color="auto"/>
            <w:left w:val="none" w:sz="0" w:space="0" w:color="auto"/>
            <w:bottom w:val="none" w:sz="0" w:space="0" w:color="auto"/>
            <w:right w:val="none" w:sz="0" w:space="0" w:color="auto"/>
          </w:divBdr>
        </w:div>
        <w:div w:id="166673550">
          <w:marLeft w:val="640"/>
          <w:marRight w:val="0"/>
          <w:marTop w:val="0"/>
          <w:marBottom w:val="0"/>
          <w:divBdr>
            <w:top w:val="none" w:sz="0" w:space="0" w:color="auto"/>
            <w:left w:val="none" w:sz="0" w:space="0" w:color="auto"/>
            <w:bottom w:val="none" w:sz="0" w:space="0" w:color="auto"/>
            <w:right w:val="none" w:sz="0" w:space="0" w:color="auto"/>
          </w:divBdr>
        </w:div>
        <w:div w:id="915897493">
          <w:marLeft w:val="640"/>
          <w:marRight w:val="0"/>
          <w:marTop w:val="0"/>
          <w:marBottom w:val="0"/>
          <w:divBdr>
            <w:top w:val="none" w:sz="0" w:space="0" w:color="auto"/>
            <w:left w:val="none" w:sz="0" w:space="0" w:color="auto"/>
            <w:bottom w:val="none" w:sz="0" w:space="0" w:color="auto"/>
            <w:right w:val="none" w:sz="0" w:space="0" w:color="auto"/>
          </w:divBdr>
        </w:div>
        <w:div w:id="193464466">
          <w:marLeft w:val="640"/>
          <w:marRight w:val="0"/>
          <w:marTop w:val="0"/>
          <w:marBottom w:val="0"/>
          <w:divBdr>
            <w:top w:val="none" w:sz="0" w:space="0" w:color="auto"/>
            <w:left w:val="none" w:sz="0" w:space="0" w:color="auto"/>
            <w:bottom w:val="none" w:sz="0" w:space="0" w:color="auto"/>
            <w:right w:val="none" w:sz="0" w:space="0" w:color="auto"/>
          </w:divBdr>
        </w:div>
        <w:div w:id="1200901263">
          <w:marLeft w:val="640"/>
          <w:marRight w:val="0"/>
          <w:marTop w:val="0"/>
          <w:marBottom w:val="0"/>
          <w:divBdr>
            <w:top w:val="none" w:sz="0" w:space="0" w:color="auto"/>
            <w:left w:val="none" w:sz="0" w:space="0" w:color="auto"/>
            <w:bottom w:val="none" w:sz="0" w:space="0" w:color="auto"/>
            <w:right w:val="none" w:sz="0" w:space="0" w:color="auto"/>
          </w:divBdr>
        </w:div>
        <w:div w:id="926302283">
          <w:marLeft w:val="640"/>
          <w:marRight w:val="0"/>
          <w:marTop w:val="0"/>
          <w:marBottom w:val="0"/>
          <w:divBdr>
            <w:top w:val="none" w:sz="0" w:space="0" w:color="auto"/>
            <w:left w:val="none" w:sz="0" w:space="0" w:color="auto"/>
            <w:bottom w:val="none" w:sz="0" w:space="0" w:color="auto"/>
            <w:right w:val="none" w:sz="0" w:space="0" w:color="auto"/>
          </w:divBdr>
        </w:div>
        <w:div w:id="606931821">
          <w:marLeft w:val="640"/>
          <w:marRight w:val="0"/>
          <w:marTop w:val="0"/>
          <w:marBottom w:val="0"/>
          <w:divBdr>
            <w:top w:val="none" w:sz="0" w:space="0" w:color="auto"/>
            <w:left w:val="none" w:sz="0" w:space="0" w:color="auto"/>
            <w:bottom w:val="none" w:sz="0" w:space="0" w:color="auto"/>
            <w:right w:val="none" w:sz="0" w:space="0" w:color="auto"/>
          </w:divBdr>
        </w:div>
        <w:div w:id="1477451066">
          <w:marLeft w:val="640"/>
          <w:marRight w:val="0"/>
          <w:marTop w:val="0"/>
          <w:marBottom w:val="0"/>
          <w:divBdr>
            <w:top w:val="none" w:sz="0" w:space="0" w:color="auto"/>
            <w:left w:val="none" w:sz="0" w:space="0" w:color="auto"/>
            <w:bottom w:val="none" w:sz="0" w:space="0" w:color="auto"/>
            <w:right w:val="none" w:sz="0" w:space="0" w:color="auto"/>
          </w:divBdr>
        </w:div>
        <w:div w:id="1532062700">
          <w:marLeft w:val="640"/>
          <w:marRight w:val="0"/>
          <w:marTop w:val="0"/>
          <w:marBottom w:val="0"/>
          <w:divBdr>
            <w:top w:val="none" w:sz="0" w:space="0" w:color="auto"/>
            <w:left w:val="none" w:sz="0" w:space="0" w:color="auto"/>
            <w:bottom w:val="none" w:sz="0" w:space="0" w:color="auto"/>
            <w:right w:val="none" w:sz="0" w:space="0" w:color="auto"/>
          </w:divBdr>
        </w:div>
        <w:div w:id="1594705318">
          <w:marLeft w:val="640"/>
          <w:marRight w:val="0"/>
          <w:marTop w:val="0"/>
          <w:marBottom w:val="0"/>
          <w:divBdr>
            <w:top w:val="none" w:sz="0" w:space="0" w:color="auto"/>
            <w:left w:val="none" w:sz="0" w:space="0" w:color="auto"/>
            <w:bottom w:val="none" w:sz="0" w:space="0" w:color="auto"/>
            <w:right w:val="none" w:sz="0" w:space="0" w:color="auto"/>
          </w:divBdr>
        </w:div>
        <w:div w:id="212619702">
          <w:marLeft w:val="640"/>
          <w:marRight w:val="0"/>
          <w:marTop w:val="0"/>
          <w:marBottom w:val="0"/>
          <w:divBdr>
            <w:top w:val="none" w:sz="0" w:space="0" w:color="auto"/>
            <w:left w:val="none" w:sz="0" w:space="0" w:color="auto"/>
            <w:bottom w:val="none" w:sz="0" w:space="0" w:color="auto"/>
            <w:right w:val="none" w:sz="0" w:space="0" w:color="auto"/>
          </w:divBdr>
        </w:div>
        <w:div w:id="1648902173">
          <w:marLeft w:val="640"/>
          <w:marRight w:val="0"/>
          <w:marTop w:val="0"/>
          <w:marBottom w:val="0"/>
          <w:divBdr>
            <w:top w:val="none" w:sz="0" w:space="0" w:color="auto"/>
            <w:left w:val="none" w:sz="0" w:space="0" w:color="auto"/>
            <w:bottom w:val="none" w:sz="0" w:space="0" w:color="auto"/>
            <w:right w:val="none" w:sz="0" w:space="0" w:color="auto"/>
          </w:divBdr>
        </w:div>
        <w:div w:id="812528089">
          <w:marLeft w:val="640"/>
          <w:marRight w:val="0"/>
          <w:marTop w:val="0"/>
          <w:marBottom w:val="0"/>
          <w:divBdr>
            <w:top w:val="none" w:sz="0" w:space="0" w:color="auto"/>
            <w:left w:val="none" w:sz="0" w:space="0" w:color="auto"/>
            <w:bottom w:val="none" w:sz="0" w:space="0" w:color="auto"/>
            <w:right w:val="none" w:sz="0" w:space="0" w:color="auto"/>
          </w:divBdr>
        </w:div>
        <w:div w:id="1450129680">
          <w:marLeft w:val="640"/>
          <w:marRight w:val="0"/>
          <w:marTop w:val="0"/>
          <w:marBottom w:val="0"/>
          <w:divBdr>
            <w:top w:val="none" w:sz="0" w:space="0" w:color="auto"/>
            <w:left w:val="none" w:sz="0" w:space="0" w:color="auto"/>
            <w:bottom w:val="none" w:sz="0" w:space="0" w:color="auto"/>
            <w:right w:val="none" w:sz="0" w:space="0" w:color="auto"/>
          </w:divBdr>
        </w:div>
        <w:div w:id="908536671">
          <w:marLeft w:val="640"/>
          <w:marRight w:val="0"/>
          <w:marTop w:val="0"/>
          <w:marBottom w:val="0"/>
          <w:divBdr>
            <w:top w:val="none" w:sz="0" w:space="0" w:color="auto"/>
            <w:left w:val="none" w:sz="0" w:space="0" w:color="auto"/>
            <w:bottom w:val="none" w:sz="0" w:space="0" w:color="auto"/>
            <w:right w:val="none" w:sz="0" w:space="0" w:color="auto"/>
          </w:divBdr>
        </w:div>
        <w:div w:id="58940649">
          <w:marLeft w:val="640"/>
          <w:marRight w:val="0"/>
          <w:marTop w:val="0"/>
          <w:marBottom w:val="0"/>
          <w:divBdr>
            <w:top w:val="none" w:sz="0" w:space="0" w:color="auto"/>
            <w:left w:val="none" w:sz="0" w:space="0" w:color="auto"/>
            <w:bottom w:val="none" w:sz="0" w:space="0" w:color="auto"/>
            <w:right w:val="none" w:sz="0" w:space="0" w:color="auto"/>
          </w:divBdr>
        </w:div>
        <w:div w:id="1840732739">
          <w:marLeft w:val="640"/>
          <w:marRight w:val="0"/>
          <w:marTop w:val="0"/>
          <w:marBottom w:val="0"/>
          <w:divBdr>
            <w:top w:val="none" w:sz="0" w:space="0" w:color="auto"/>
            <w:left w:val="none" w:sz="0" w:space="0" w:color="auto"/>
            <w:bottom w:val="none" w:sz="0" w:space="0" w:color="auto"/>
            <w:right w:val="none" w:sz="0" w:space="0" w:color="auto"/>
          </w:divBdr>
        </w:div>
        <w:div w:id="1420910305">
          <w:marLeft w:val="640"/>
          <w:marRight w:val="0"/>
          <w:marTop w:val="0"/>
          <w:marBottom w:val="0"/>
          <w:divBdr>
            <w:top w:val="none" w:sz="0" w:space="0" w:color="auto"/>
            <w:left w:val="none" w:sz="0" w:space="0" w:color="auto"/>
            <w:bottom w:val="none" w:sz="0" w:space="0" w:color="auto"/>
            <w:right w:val="none" w:sz="0" w:space="0" w:color="auto"/>
          </w:divBdr>
        </w:div>
        <w:div w:id="160509416">
          <w:marLeft w:val="640"/>
          <w:marRight w:val="0"/>
          <w:marTop w:val="0"/>
          <w:marBottom w:val="0"/>
          <w:divBdr>
            <w:top w:val="none" w:sz="0" w:space="0" w:color="auto"/>
            <w:left w:val="none" w:sz="0" w:space="0" w:color="auto"/>
            <w:bottom w:val="none" w:sz="0" w:space="0" w:color="auto"/>
            <w:right w:val="none" w:sz="0" w:space="0" w:color="auto"/>
          </w:divBdr>
        </w:div>
        <w:div w:id="1009482823">
          <w:marLeft w:val="640"/>
          <w:marRight w:val="0"/>
          <w:marTop w:val="0"/>
          <w:marBottom w:val="0"/>
          <w:divBdr>
            <w:top w:val="none" w:sz="0" w:space="0" w:color="auto"/>
            <w:left w:val="none" w:sz="0" w:space="0" w:color="auto"/>
            <w:bottom w:val="none" w:sz="0" w:space="0" w:color="auto"/>
            <w:right w:val="none" w:sz="0" w:space="0" w:color="auto"/>
          </w:divBdr>
        </w:div>
        <w:div w:id="1470248218">
          <w:marLeft w:val="640"/>
          <w:marRight w:val="0"/>
          <w:marTop w:val="0"/>
          <w:marBottom w:val="0"/>
          <w:divBdr>
            <w:top w:val="none" w:sz="0" w:space="0" w:color="auto"/>
            <w:left w:val="none" w:sz="0" w:space="0" w:color="auto"/>
            <w:bottom w:val="none" w:sz="0" w:space="0" w:color="auto"/>
            <w:right w:val="none" w:sz="0" w:space="0" w:color="auto"/>
          </w:divBdr>
        </w:div>
        <w:div w:id="1212110596">
          <w:marLeft w:val="640"/>
          <w:marRight w:val="0"/>
          <w:marTop w:val="0"/>
          <w:marBottom w:val="0"/>
          <w:divBdr>
            <w:top w:val="none" w:sz="0" w:space="0" w:color="auto"/>
            <w:left w:val="none" w:sz="0" w:space="0" w:color="auto"/>
            <w:bottom w:val="none" w:sz="0" w:space="0" w:color="auto"/>
            <w:right w:val="none" w:sz="0" w:space="0" w:color="auto"/>
          </w:divBdr>
        </w:div>
        <w:div w:id="1745491292">
          <w:marLeft w:val="640"/>
          <w:marRight w:val="0"/>
          <w:marTop w:val="0"/>
          <w:marBottom w:val="0"/>
          <w:divBdr>
            <w:top w:val="none" w:sz="0" w:space="0" w:color="auto"/>
            <w:left w:val="none" w:sz="0" w:space="0" w:color="auto"/>
            <w:bottom w:val="none" w:sz="0" w:space="0" w:color="auto"/>
            <w:right w:val="none" w:sz="0" w:space="0" w:color="auto"/>
          </w:divBdr>
        </w:div>
        <w:div w:id="1744570127">
          <w:marLeft w:val="640"/>
          <w:marRight w:val="0"/>
          <w:marTop w:val="0"/>
          <w:marBottom w:val="0"/>
          <w:divBdr>
            <w:top w:val="none" w:sz="0" w:space="0" w:color="auto"/>
            <w:left w:val="none" w:sz="0" w:space="0" w:color="auto"/>
            <w:bottom w:val="none" w:sz="0" w:space="0" w:color="auto"/>
            <w:right w:val="none" w:sz="0" w:space="0" w:color="auto"/>
          </w:divBdr>
        </w:div>
        <w:div w:id="1710109011">
          <w:marLeft w:val="640"/>
          <w:marRight w:val="0"/>
          <w:marTop w:val="0"/>
          <w:marBottom w:val="0"/>
          <w:divBdr>
            <w:top w:val="none" w:sz="0" w:space="0" w:color="auto"/>
            <w:left w:val="none" w:sz="0" w:space="0" w:color="auto"/>
            <w:bottom w:val="none" w:sz="0" w:space="0" w:color="auto"/>
            <w:right w:val="none" w:sz="0" w:space="0" w:color="auto"/>
          </w:divBdr>
        </w:div>
        <w:div w:id="1146631557">
          <w:marLeft w:val="640"/>
          <w:marRight w:val="0"/>
          <w:marTop w:val="0"/>
          <w:marBottom w:val="0"/>
          <w:divBdr>
            <w:top w:val="none" w:sz="0" w:space="0" w:color="auto"/>
            <w:left w:val="none" w:sz="0" w:space="0" w:color="auto"/>
            <w:bottom w:val="none" w:sz="0" w:space="0" w:color="auto"/>
            <w:right w:val="none" w:sz="0" w:space="0" w:color="auto"/>
          </w:divBdr>
        </w:div>
        <w:div w:id="1405955680">
          <w:marLeft w:val="640"/>
          <w:marRight w:val="0"/>
          <w:marTop w:val="0"/>
          <w:marBottom w:val="0"/>
          <w:divBdr>
            <w:top w:val="none" w:sz="0" w:space="0" w:color="auto"/>
            <w:left w:val="none" w:sz="0" w:space="0" w:color="auto"/>
            <w:bottom w:val="none" w:sz="0" w:space="0" w:color="auto"/>
            <w:right w:val="none" w:sz="0" w:space="0" w:color="auto"/>
          </w:divBdr>
        </w:div>
        <w:div w:id="791558083">
          <w:marLeft w:val="640"/>
          <w:marRight w:val="0"/>
          <w:marTop w:val="0"/>
          <w:marBottom w:val="0"/>
          <w:divBdr>
            <w:top w:val="none" w:sz="0" w:space="0" w:color="auto"/>
            <w:left w:val="none" w:sz="0" w:space="0" w:color="auto"/>
            <w:bottom w:val="none" w:sz="0" w:space="0" w:color="auto"/>
            <w:right w:val="none" w:sz="0" w:space="0" w:color="auto"/>
          </w:divBdr>
        </w:div>
        <w:div w:id="1103114414">
          <w:marLeft w:val="640"/>
          <w:marRight w:val="0"/>
          <w:marTop w:val="0"/>
          <w:marBottom w:val="0"/>
          <w:divBdr>
            <w:top w:val="none" w:sz="0" w:space="0" w:color="auto"/>
            <w:left w:val="none" w:sz="0" w:space="0" w:color="auto"/>
            <w:bottom w:val="none" w:sz="0" w:space="0" w:color="auto"/>
            <w:right w:val="none" w:sz="0" w:space="0" w:color="auto"/>
          </w:divBdr>
        </w:div>
        <w:div w:id="473572072">
          <w:marLeft w:val="640"/>
          <w:marRight w:val="0"/>
          <w:marTop w:val="0"/>
          <w:marBottom w:val="0"/>
          <w:divBdr>
            <w:top w:val="none" w:sz="0" w:space="0" w:color="auto"/>
            <w:left w:val="none" w:sz="0" w:space="0" w:color="auto"/>
            <w:bottom w:val="none" w:sz="0" w:space="0" w:color="auto"/>
            <w:right w:val="none" w:sz="0" w:space="0" w:color="auto"/>
          </w:divBdr>
        </w:div>
        <w:div w:id="998192691">
          <w:marLeft w:val="640"/>
          <w:marRight w:val="0"/>
          <w:marTop w:val="0"/>
          <w:marBottom w:val="0"/>
          <w:divBdr>
            <w:top w:val="none" w:sz="0" w:space="0" w:color="auto"/>
            <w:left w:val="none" w:sz="0" w:space="0" w:color="auto"/>
            <w:bottom w:val="none" w:sz="0" w:space="0" w:color="auto"/>
            <w:right w:val="none" w:sz="0" w:space="0" w:color="auto"/>
          </w:divBdr>
        </w:div>
        <w:div w:id="1355155065">
          <w:marLeft w:val="640"/>
          <w:marRight w:val="0"/>
          <w:marTop w:val="0"/>
          <w:marBottom w:val="0"/>
          <w:divBdr>
            <w:top w:val="none" w:sz="0" w:space="0" w:color="auto"/>
            <w:left w:val="none" w:sz="0" w:space="0" w:color="auto"/>
            <w:bottom w:val="none" w:sz="0" w:space="0" w:color="auto"/>
            <w:right w:val="none" w:sz="0" w:space="0" w:color="auto"/>
          </w:divBdr>
        </w:div>
        <w:div w:id="1739815447">
          <w:marLeft w:val="640"/>
          <w:marRight w:val="0"/>
          <w:marTop w:val="0"/>
          <w:marBottom w:val="0"/>
          <w:divBdr>
            <w:top w:val="none" w:sz="0" w:space="0" w:color="auto"/>
            <w:left w:val="none" w:sz="0" w:space="0" w:color="auto"/>
            <w:bottom w:val="none" w:sz="0" w:space="0" w:color="auto"/>
            <w:right w:val="none" w:sz="0" w:space="0" w:color="auto"/>
          </w:divBdr>
        </w:div>
        <w:div w:id="1871331985">
          <w:marLeft w:val="640"/>
          <w:marRight w:val="0"/>
          <w:marTop w:val="0"/>
          <w:marBottom w:val="0"/>
          <w:divBdr>
            <w:top w:val="none" w:sz="0" w:space="0" w:color="auto"/>
            <w:left w:val="none" w:sz="0" w:space="0" w:color="auto"/>
            <w:bottom w:val="none" w:sz="0" w:space="0" w:color="auto"/>
            <w:right w:val="none" w:sz="0" w:space="0" w:color="auto"/>
          </w:divBdr>
        </w:div>
        <w:div w:id="1112936130">
          <w:marLeft w:val="640"/>
          <w:marRight w:val="0"/>
          <w:marTop w:val="0"/>
          <w:marBottom w:val="0"/>
          <w:divBdr>
            <w:top w:val="none" w:sz="0" w:space="0" w:color="auto"/>
            <w:left w:val="none" w:sz="0" w:space="0" w:color="auto"/>
            <w:bottom w:val="none" w:sz="0" w:space="0" w:color="auto"/>
            <w:right w:val="none" w:sz="0" w:space="0" w:color="auto"/>
          </w:divBdr>
        </w:div>
        <w:div w:id="1013263032">
          <w:marLeft w:val="640"/>
          <w:marRight w:val="0"/>
          <w:marTop w:val="0"/>
          <w:marBottom w:val="0"/>
          <w:divBdr>
            <w:top w:val="none" w:sz="0" w:space="0" w:color="auto"/>
            <w:left w:val="none" w:sz="0" w:space="0" w:color="auto"/>
            <w:bottom w:val="none" w:sz="0" w:space="0" w:color="auto"/>
            <w:right w:val="none" w:sz="0" w:space="0" w:color="auto"/>
          </w:divBdr>
        </w:div>
        <w:div w:id="1907259113">
          <w:marLeft w:val="640"/>
          <w:marRight w:val="0"/>
          <w:marTop w:val="0"/>
          <w:marBottom w:val="0"/>
          <w:divBdr>
            <w:top w:val="none" w:sz="0" w:space="0" w:color="auto"/>
            <w:left w:val="none" w:sz="0" w:space="0" w:color="auto"/>
            <w:bottom w:val="none" w:sz="0" w:space="0" w:color="auto"/>
            <w:right w:val="none" w:sz="0" w:space="0" w:color="auto"/>
          </w:divBdr>
        </w:div>
        <w:div w:id="1768691426">
          <w:marLeft w:val="640"/>
          <w:marRight w:val="0"/>
          <w:marTop w:val="0"/>
          <w:marBottom w:val="0"/>
          <w:divBdr>
            <w:top w:val="none" w:sz="0" w:space="0" w:color="auto"/>
            <w:left w:val="none" w:sz="0" w:space="0" w:color="auto"/>
            <w:bottom w:val="none" w:sz="0" w:space="0" w:color="auto"/>
            <w:right w:val="none" w:sz="0" w:space="0" w:color="auto"/>
          </w:divBdr>
        </w:div>
        <w:div w:id="2013483679">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14409183">
      <w:bodyDiv w:val="1"/>
      <w:marLeft w:val="0"/>
      <w:marRight w:val="0"/>
      <w:marTop w:val="0"/>
      <w:marBottom w:val="0"/>
      <w:divBdr>
        <w:top w:val="none" w:sz="0" w:space="0" w:color="auto"/>
        <w:left w:val="none" w:sz="0" w:space="0" w:color="auto"/>
        <w:bottom w:val="none" w:sz="0" w:space="0" w:color="auto"/>
        <w:right w:val="none" w:sz="0" w:space="0" w:color="auto"/>
      </w:divBdr>
      <w:divsChild>
        <w:div w:id="1879971105">
          <w:marLeft w:val="640"/>
          <w:marRight w:val="0"/>
          <w:marTop w:val="0"/>
          <w:marBottom w:val="0"/>
          <w:divBdr>
            <w:top w:val="none" w:sz="0" w:space="0" w:color="auto"/>
            <w:left w:val="none" w:sz="0" w:space="0" w:color="auto"/>
            <w:bottom w:val="none" w:sz="0" w:space="0" w:color="auto"/>
            <w:right w:val="none" w:sz="0" w:space="0" w:color="auto"/>
          </w:divBdr>
        </w:div>
        <w:div w:id="787309596">
          <w:marLeft w:val="640"/>
          <w:marRight w:val="0"/>
          <w:marTop w:val="0"/>
          <w:marBottom w:val="0"/>
          <w:divBdr>
            <w:top w:val="none" w:sz="0" w:space="0" w:color="auto"/>
            <w:left w:val="none" w:sz="0" w:space="0" w:color="auto"/>
            <w:bottom w:val="none" w:sz="0" w:space="0" w:color="auto"/>
            <w:right w:val="none" w:sz="0" w:space="0" w:color="auto"/>
          </w:divBdr>
        </w:div>
        <w:div w:id="485823936">
          <w:marLeft w:val="640"/>
          <w:marRight w:val="0"/>
          <w:marTop w:val="0"/>
          <w:marBottom w:val="0"/>
          <w:divBdr>
            <w:top w:val="none" w:sz="0" w:space="0" w:color="auto"/>
            <w:left w:val="none" w:sz="0" w:space="0" w:color="auto"/>
            <w:bottom w:val="none" w:sz="0" w:space="0" w:color="auto"/>
            <w:right w:val="none" w:sz="0" w:space="0" w:color="auto"/>
          </w:divBdr>
        </w:div>
        <w:div w:id="2070642317">
          <w:marLeft w:val="640"/>
          <w:marRight w:val="0"/>
          <w:marTop w:val="0"/>
          <w:marBottom w:val="0"/>
          <w:divBdr>
            <w:top w:val="none" w:sz="0" w:space="0" w:color="auto"/>
            <w:left w:val="none" w:sz="0" w:space="0" w:color="auto"/>
            <w:bottom w:val="none" w:sz="0" w:space="0" w:color="auto"/>
            <w:right w:val="none" w:sz="0" w:space="0" w:color="auto"/>
          </w:divBdr>
        </w:div>
        <w:div w:id="151604764">
          <w:marLeft w:val="640"/>
          <w:marRight w:val="0"/>
          <w:marTop w:val="0"/>
          <w:marBottom w:val="0"/>
          <w:divBdr>
            <w:top w:val="none" w:sz="0" w:space="0" w:color="auto"/>
            <w:left w:val="none" w:sz="0" w:space="0" w:color="auto"/>
            <w:bottom w:val="none" w:sz="0" w:space="0" w:color="auto"/>
            <w:right w:val="none" w:sz="0" w:space="0" w:color="auto"/>
          </w:divBdr>
        </w:div>
        <w:div w:id="578053773">
          <w:marLeft w:val="640"/>
          <w:marRight w:val="0"/>
          <w:marTop w:val="0"/>
          <w:marBottom w:val="0"/>
          <w:divBdr>
            <w:top w:val="none" w:sz="0" w:space="0" w:color="auto"/>
            <w:left w:val="none" w:sz="0" w:space="0" w:color="auto"/>
            <w:bottom w:val="none" w:sz="0" w:space="0" w:color="auto"/>
            <w:right w:val="none" w:sz="0" w:space="0" w:color="auto"/>
          </w:divBdr>
        </w:div>
        <w:div w:id="1289778139">
          <w:marLeft w:val="640"/>
          <w:marRight w:val="0"/>
          <w:marTop w:val="0"/>
          <w:marBottom w:val="0"/>
          <w:divBdr>
            <w:top w:val="none" w:sz="0" w:space="0" w:color="auto"/>
            <w:left w:val="none" w:sz="0" w:space="0" w:color="auto"/>
            <w:bottom w:val="none" w:sz="0" w:space="0" w:color="auto"/>
            <w:right w:val="none" w:sz="0" w:space="0" w:color="auto"/>
          </w:divBdr>
        </w:div>
        <w:div w:id="879363689">
          <w:marLeft w:val="640"/>
          <w:marRight w:val="0"/>
          <w:marTop w:val="0"/>
          <w:marBottom w:val="0"/>
          <w:divBdr>
            <w:top w:val="none" w:sz="0" w:space="0" w:color="auto"/>
            <w:left w:val="none" w:sz="0" w:space="0" w:color="auto"/>
            <w:bottom w:val="none" w:sz="0" w:space="0" w:color="auto"/>
            <w:right w:val="none" w:sz="0" w:space="0" w:color="auto"/>
          </w:divBdr>
        </w:div>
        <w:div w:id="103506471">
          <w:marLeft w:val="640"/>
          <w:marRight w:val="0"/>
          <w:marTop w:val="0"/>
          <w:marBottom w:val="0"/>
          <w:divBdr>
            <w:top w:val="none" w:sz="0" w:space="0" w:color="auto"/>
            <w:left w:val="none" w:sz="0" w:space="0" w:color="auto"/>
            <w:bottom w:val="none" w:sz="0" w:space="0" w:color="auto"/>
            <w:right w:val="none" w:sz="0" w:space="0" w:color="auto"/>
          </w:divBdr>
        </w:div>
        <w:div w:id="343214637">
          <w:marLeft w:val="640"/>
          <w:marRight w:val="0"/>
          <w:marTop w:val="0"/>
          <w:marBottom w:val="0"/>
          <w:divBdr>
            <w:top w:val="none" w:sz="0" w:space="0" w:color="auto"/>
            <w:left w:val="none" w:sz="0" w:space="0" w:color="auto"/>
            <w:bottom w:val="none" w:sz="0" w:space="0" w:color="auto"/>
            <w:right w:val="none" w:sz="0" w:space="0" w:color="auto"/>
          </w:divBdr>
        </w:div>
        <w:div w:id="1851992139">
          <w:marLeft w:val="640"/>
          <w:marRight w:val="0"/>
          <w:marTop w:val="0"/>
          <w:marBottom w:val="0"/>
          <w:divBdr>
            <w:top w:val="none" w:sz="0" w:space="0" w:color="auto"/>
            <w:left w:val="none" w:sz="0" w:space="0" w:color="auto"/>
            <w:bottom w:val="none" w:sz="0" w:space="0" w:color="auto"/>
            <w:right w:val="none" w:sz="0" w:space="0" w:color="auto"/>
          </w:divBdr>
        </w:div>
        <w:div w:id="1352606634">
          <w:marLeft w:val="640"/>
          <w:marRight w:val="0"/>
          <w:marTop w:val="0"/>
          <w:marBottom w:val="0"/>
          <w:divBdr>
            <w:top w:val="none" w:sz="0" w:space="0" w:color="auto"/>
            <w:left w:val="none" w:sz="0" w:space="0" w:color="auto"/>
            <w:bottom w:val="none" w:sz="0" w:space="0" w:color="auto"/>
            <w:right w:val="none" w:sz="0" w:space="0" w:color="auto"/>
          </w:divBdr>
        </w:div>
        <w:div w:id="1029915671">
          <w:marLeft w:val="640"/>
          <w:marRight w:val="0"/>
          <w:marTop w:val="0"/>
          <w:marBottom w:val="0"/>
          <w:divBdr>
            <w:top w:val="none" w:sz="0" w:space="0" w:color="auto"/>
            <w:left w:val="none" w:sz="0" w:space="0" w:color="auto"/>
            <w:bottom w:val="none" w:sz="0" w:space="0" w:color="auto"/>
            <w:right w:val="none" w:sz="0" w:space="0" w:color="auto"/>
          </w:divBdr>
        </w:div>
        <w:div w:id="1158157277">
          <w:marLeft w:val="640"/>
          <w:marRight w:val="0"/>
          <w:marTop w:val="0"/>
          <w:marBottom w:val="0"/>
          <w:divBdr>
            <w:top w:val="none" w:sz="0" w:space="0" w:color="auto"/>
            <w:left w:val="none" w:sz="0" w:space="0" w:color="auto"/>
            <w:bottom w:val="none" w:sz="0" w:space="0" w:color="auto"/>
            <w:right w:val="none" w:sz="0" w:space="0" w:color="auto"/>
          </w:divBdr>
        </w:div>
        <w:div w:id="65612675">
          <w:marLeft w:val="640"/>
          <w:marRight w:val="0"/>
          <w:marTop w:val="0"/>
          <w:marBottom w:val="0"/>
          <w:divBdr>
            <w:top w:val="none" w:sz="0" w:space="0" w:color="auto"/>
            <w:left w:val="none" w:sz="0" w:space="0" w:color="auto"/>
            <w:bottom w:val="none" w:sz="0" w:space="0" w:color="auto"/>
            <w:right w:val="none" w:sz="0" w:space="0" w:color="auto"/>
          </w:divBdr>
        </w:div>
        <w:div w:id="1224828933">
          <w:marLeft w:val="640"/>
          <w:marRight w:val="0"/>
          <w:marTop w:val="0"/>
          <w:marBottom w:val="0"/>
          <w:divBdr>
            <w:top w:val="none" w:sz="0" w:space="0" w:color="auto"/>
            <w:left w:val="none" w:sz="0" w:space="0" w:color="auto"/>
            <w:bottom w:val="none" w:sz="0" w:space="0" w:color="auto"/>
            <w:right w:val="none" w:sz="0" w:space="0" w:color="auto"/>
          </w:divBdr>
        </w:div>
        <w:div w:id="632947575">
          <w:marLeft w:val="640"/>
          <w:marRight w:val="0"/>
          <w:marTop w:val="0"/>
          <w:marBottom w:val="0"/>
          <w:divBdr>
            <w:top w:val="none" w:sz="0" w:space="0" w:color="auto"/>
            <w:left w:val="none" w:sz="0" w:space="0" w:color="auto"/>
            <w:bottom w:val="none" w:sz="0" w:space="0" w:color="auto"/>
            <w:right w:val="none" w:sz="0" w:space="0" w:color="auto"/>
          </w:divBdr>
        </w:div>
        <w:div w:id="1697849929">
          <w:marLeft w:val="640"/>
          <w:marRight w:val="0"/>
          <w:marTop w:val="0"/>
          <w:marBottom w:val="0"/>
          <w:divBdr>
            <w:top w:val="none" w:sz="0" w:space="0" w:color="auto"/>
            <w:left w:val="none" w:sz="0" w:space="0" w:color="auto"/>
            <w:bottom w:val="none" w:sz="0" w:space="0" w:color="auto"/>
            <w:right w:val="none" w:sz="0" w:space="0" w:color="auto"/>
          </w:divBdr>
        </w:div>
        <w:div w:id="1340884362">
          <w:marLeft w:val="640"/>
          <w:marRight w:val="0"/>
          <w:marTop w:val="0"/>
          <w:marBottom w:val="0"/>
          <w:divBdr>
            <w:top w:val="none" w:sz="0" w:space="0" w:color="auto"/>
            <w:left w:val="none" w:sz="0" w:space="0" w:color="auto"/>
            <w:bottom w:val="none" w:sz="0" w:space="0" w:color="auto"/>
            <w:right w:val="none" w:sz="0" w:space="0" w:color="auto"/>
          </w:divBdr>
        </w:div>
        <w:div w:id="1783380784">
          <w:marLeft w:val="640"/>
          <w:marRight w:val="0"/>
          <w:marTop w:val="0"/>
          <w:marBottom w:val="0"/>
          <w:divBdr>
            <w:top w:val="none" w:sz="0" w:space="0" w:color="auto"/>
            <w:left w:val="none" w:sz="0" w:space="0" w:color="auto"/>
            <w:bottom w:val="none" w:sz="0" w:space="0" w:color="auto"/>
            <w:right w:val="none" w:sz="0" w:space="0" w:color="auto"/>
          </w:divBdr>
        </w:div>
        <w:div w:id="675616628">
          <w:marLeft w:val="640"/>
          <w:marRight w:val="0"/>
          <w:marTop w:val="0"/>
          <w:marBottom w:val="0"/>
          <w:divBdr>
            <w:top w:val="none" w:sz="0" w:space="0" w:color="auto"/>
            <w:left w:val="none" w:sz="0" w:space="0" w:color="auto"/>
            <w:bottom w:val="none" w:sz="0" w:space="0" w:color="auto"/>
            <w:right w:val="none" w:sz="0" w:space="0" w:color="auto"/>
          </w:divBdr>
        </w:div>
        <w:div w:id="958268692">
          <w:marLeft w:val="640"/>
          <w:marRight w:val="0"/>
          <w:marTop w:val="0"/>
          <w:marBottom w:val="0"/>
          <w:divBdr>
            <w:top w:val="none" w:sz="0" w:space="0" w:color="auto"/>
            <w:left w:val="none" w:sz="0" w:space="0" w:color="auto"/>
            <w:bottom w:val="none" w:sz="0" w:space="0" w:color="auto"/>
            <w:right w:val="none" w:sz="0" w:space="0" w:color="auto"/>
          </w:divBdr>
        </w:div>
        <w:div w:id="1298684030">
          <w:marLeft w:val="640"/>
          <w:marRight w:val="0"/>
          <w:marTop w:val="0"/>
          <w:marBottom w:val="0"/>
          <w:divBdr>
            <w:top w:val="none" w:sz="0" w:space="0" w:color="auto"/>
            <w:left w:val="none" w:sz="0" w:space="0" w:color="auto"/>
            <w:bottom w:val="none" w:sz="0" w:space="0" w:color="auto"/>
            <w:right w:val="none" w:sz="0" w:space="0" w:color="auto"/>
          </w:divBdr>
        </w:div>
        <w:div w:id="1933976647">
          <w:marLeft w:val="640"/>
          <w:marRight w:val="0"/>
          <w:marTop w:val="0"/>
          <w:marBottom w:val="0"/>
          <w:divBdr>
            <w:top w:val="none" w:sz="0" w:space="0" w:color="auto"/>
            <w:left w:val="none" w:sz="0" w:space="0" w:color="auto"/>
            <w:bottom w:val="none" w:sz="0" w:space="0" w:color="auto"/>
            <w:right w:val="none" w:sz="0" w:space="0" w:color="auto"/>
          </w:divBdr>
        </w:div>
        <w:div w:id="1381978789">
          <w:marLeft w:val="640"/>
          <w:marRight w:val="0"/>
          <w:marTop w:val="0"/>
          <w:marBottom w:val="0"/>
          <w:divBdr>
            <w:top w:val="none" w:sz="0" w:space="0" w:color="auto"/>
            <w:left w:val="none" w:sz="0" w:space="0" w:color="auto"/>
            <w:bottom w:val="none" w:sz="0" w:space="0" w:color="auto"/>
            <w:right w:val="none" w:sz="0" w:space="0" w:color="auto"/>
          </w:divBdr>
        </w:div>
        <w:div w:id="680857877">
          <w:marLeft w:val="640"/>
          <w:marRight w:val="0"/>
          <w:marTop w:val="0"/>
          <w:marBottom w:val="0"/>
          <w:divBdr>
            <w:top w:val="none" w:sz="0" w:space="0" w:color="auto"/>
            <w:left w:val="none" w:sz="0" w:space="0" w:color="auto"/>
            <w:bottom w:val="none" w:sz="0" w:space="0" w:color="auto"/>
            <w:right w:val="none" w:sz="0" w:space="0" w:color="auto"/>
          </w:divBdr>
        </w:div>
        <w:div w:id="1762215002">
          <w:marLeft w:val="640"/>
          <w:marRight w:val="0"/>
          <w:marTop w:val="0"/>
          <w:marBottom w:val="0"/>
          <w:divBdr>
            <w:top w:val="none" w:sz="0" w:space="0" w:color="auto"/>
            <w:left w:val="none" w:sz="0" w:space="0" w:color="auto"/>
            <w:bottom w:val="none" w:sz="0" w:space="0" w:color="auto"/>
            <w:right w:val="none" w:sz="0" w:space="0" w:color="auto"/>
          </w:divBdr>
        </w:div>
        <w:div w:id="1518695741">
          <w:marLeft w:val="640"/>
          <w:marRight w:val="0"/>
          <w:marTop w:val="0"/>
          <w:marBottom w:val="0"/>
          <w:divBdr>
            <w:top w:val="none" w:sz="0" w:space="0" w:color="auto"/>
            <w:left w:val="none" w:sz="0" w:space="0" w:color="auto"/>
            <w:bottom w:val="none" w:sz="0" w:space="0" w:color="auto"/>
            <w:right w:val="none" w:sz="0" w:space="0" w:color="auto"/>
          </w:divBdr>
        </w:div>
        <w:div w:id="1427919304">
          <w:marLeft w:val="640"/>
          <w:marRight w:val="0"/>
          <w:marTop w:val="0"/>
          <w:marBottom w:val="0"/>
          <w:divBdr>
            <w:top w:val="none" w:sz="0" w:space="0" w:color="auto"/>
            <w:left w:val="none" w:sz="0" w:space="0" w:color="auto"/>
            <w:bottom w:val="none" w:sz="0" w:space="0" w:color="auto"/>
            <w:right w:val="none" w:sz="0" w:space="0" w:color="auto"/>
          </w:divBdr>
        </w:div>
        <w:div w:id="2119639956">
          <w:marLeft w:val="640"/>
          <w:marRight w:val="0"/>
          <w:marTop w:val="0"/>
          <w:marBottom w:val="0"/>
          <w:divBdr>
            <w:top w:val="none" w:sz="0" w:space="0" w:color="auto"/>
            <w:left w:val="none" w:sz="0" w:space="0" w:color="auto"/>
            <w:bottom w:val="none" w:sz="0" w:space="0" w:color="auto"/>
            <w:right w:val="none" w:sz="0" w:space="0" w:color="auto"/>
          </w:divBdr>
        </w:div>
        <w:div w:id="80641682">
          <w:marLeft w:val="640"/>
          <w:marRight w:val="0"/>
          <w:marTop w:val="0"/>
          <w:marBottom w:val="0"/>
          <w:divBdr>
            <w:top w:val="none" w:sz="0" w:space="0" w:color="auto"/>
            <w:left w:val="none" w:sz="0" w:space="0" w:color="auto"/>
            <w:bottom w:val="none" w:sz="0" w:space="0" w:color="auto"/>
            <w:right w:val="none" w:sz="0" w:space="0" w:color="auto"/>
          </w:divBdr>
        </w:div>
        <w:div w:id="1440953628">
          <w:marLeft w:val="640"/>
          <w:marRight w:val="0"/>
          <w:marTop w:val="0"/>
          <w:marBottom w:val="0"/>
          <w:divBdr>
            <w:top w:val="none" w:sz="0" w:space="0" w:color="auto"/>
            <w:left w:val="none" w:sz="0" w:space="0" w:color="auto"/>
            <w:bottom w:val="none" w:sz="0" w:space="0" w:color="auto"/>
            <w:right w:val="none" w:sz="0" w:space="0" w:color="auto"/>
          </w:divBdr>
        </w:div>
        <w:div w:id="497698985">
          <w:marLeft w:val="640"/>
          <w:marRight w:val="0"/>
          <w:marTop w:val="0"/>
          <w:marBottom w:val="0"/>
          <w:divBdr>
            <w:top w:val="none" w:sz="0" w:space="0" w:color="auto"/>
            <w:left w:val="none" w:sz="0" w:space="0" w:color="auto"/>
            <w:bottom w:val="none" w:sz="0" w:space="0" w:color="auto"/>
            <w:right w:val="none" w:sz="0" w:space="0" w:color="auto"/>
          </w:divBdr>
        </w:div>
        <w:div w:id="666439489">
          <w:marLeft w:val="640"/>
          <w:marRight w:val="0"/>
          <w:marTop w:val="0"/>
          <w:marBottom w:val="0"/>
          <w:divBdr>
            <w:top w:val="none" w:sz="0" w:space="0" w:color="auto"/>
            <w:left w:val="none" w:sz="0" w:space="0" w:color="auto"/>
            <w:bottom w:val="none" w:sz="0" w:space="0" w:color="auto"/>
            <w:right w:val="none" w:sz="0" w:space="0" w:color="auto"/>
          </w:divBdr>
        </w:div>
        <w:div w:id="748768501">
          <w:marLeft w:val="640"/>
          <w:marRight w:val="0"/>
          <w:marTop w:val="0"/>
          <w:marBottom w:val="0"/>
          <w:divBdr>
            <w:top w:val="none" w:sz="0" w:space="0" w:color="auto"/>
            <w:left w:val="none" w:sz="0" w:space="0" w:color="auto"/>
            <w:bottom w:val="none" w:sz="0" w:space="0" w:color="auto"/>
            <w:right w:val="none" w:sz="0" w:space="0" w:color="auto"/>
          </w:divBdr>
        </w:div>
        <w:div w:id="1722172758">
          <w:marLeft w:val="640"/>
          <w:marRight w:val="0"/>
          <w:marTop w:val="0"/>
          <w:marBottom w:val="0"/>
          <w:divBdr>
            <w:top w:val="none" w:sz="0" w:space="0" w:color="auto"/>
            <w:left w:val="none" w:sz="0" w:space="0" w:color="auto"/>
            <w:bottom w:val="none" w:sz="0" w:space="0" w:color="auto"/>
            <w:right w:val="none" w:sz="0" w:space="0" w:color="auto"/>
          </w:divBdr>
        </w:div>
        <w:div w:id="434443154">
          <w:marLeft w:val="640"/>
          <w:marRight w:val="0"/>
          <w:marTop w:val="0"/>
          <w:marBottom w:val="0"/>
          <w:divBdr>
            <w:top w:val="none" w:sz="0" w:space="0" w:color="auto"/>
            <w:left w:val="none" w:sz="0" w:space="0" w:color="auto"/>
            <w:bottom w:val="none" w:sz="0" w:space="0" w:color="auto"/>
            <w:right w:val="none" w:sz="0" w:space="0" w:color="auto"/>
          </w:divBdr>
        </w:div>
        <w:div w:id="1702314820">
          <w:marLeft w:val="640"/>
          <w:marRight w:val="0"/>
          <w:marTop w:val="0"/>
          <w:marBottom w:val="0"/>
          <w:divBdr>
            <w:top w:val="none" w:sz="0" w:space="0" w:color="auto"/>
            <w:left w:val="none" w:sz="0" w:space="0" w:color="auto"/>
            <w:bottom w:val="none" w:sz="0" w:space="0" w:color="auto"/>
            <w:right w:val="none" w:sz="0" w:space="0" w:color="auto"/>
          </w:divBdr>
        </w:div>
        <w:div w:id="617642915">
          <w:marLeft w:val="640"/>
          <w:marRight w:val="0"/>
          <w:marTop w:val="0"/>
          <w:marBottom w:val="0"/>
          <w:divBdr>
            <w:top w:val="none" w:sz="0" w:space="0" w:color="auto"/>
            <w:left w:val="none" w:sz="0" w:space="0" w:color="auto"/>
            <w:bottom w:val="none" w:sz="0" w:space="0" w:color="auto"/>
            <w:right w:val="none" w:sz="0" w:space="0" w:color="auto"/>
          </w:divBdr>
        </w:div>
        <w:div w:id="1347097925">
          <w:marLeft w:val="640"/>
          <w:marRight w:val="0"/>
          <w:marTop w:val="0"/>
          <w:marBottom w:val="0"/>
          <w:divBdr>
            <w:top w:val="none" w:sz="0" w:space="0" w:color="auto"/>
            <w:left w:val="none" w:sz="0" w:space="0" w:color="auto"/>
            <w:bottom w:val="none" w:sz="0" w:space="0" w:color="auto"/>
            <w:right w:val="none" w:sz="0" w:space="0" w:color="auto"/>
          </w:divBdr>
        </w:div>
        <w:div w:id="328824724">
          <w:marLeft w:val="640"/>
          <w:marRight w:val="0"/>
          <w:marTop w:val="0"/>
          <w:marBottom w:val="0"/>
          <w:divBdr>
            <w:top w:val="none" w:sz="0" w:space="0" w:color="auto"/>
            <w:left w:val="none" w:sz="0" w:space="0" w:color="auto"/>
            <w:bottom w:val="none" w:sz="0" w:space="0" w:color="auto"/>
            <w:right w:val="none" w:sz="0" w:space="0" w:color="auto"/>
          </w:divBdr>
        </w:div>
        <w:div w:id="439182739">
          <w:marLeft w:val="640"/>
          <w:marRight w:val="0"/>
          <w:marTop w:val="0"/>
          <w:marBottom w:val="0"/>
          <w:divBdr>
            <w:top w:val="none" w:sz="0" w:space="0" w:color="auto"/>
            <w:left w:val="none" w:sz="0" w:space="0" w:color="auto"/>
            <w:bottom w:val="none" w:sz="0" w:space="0" w:color="auto"/>
            <w:right w:val="none" w:sz="0" w:space="0" w:color="auto"/>
          </w:divBdr>
        </w:div>
        <w:div w:id="1537154674">
          <w:marLeft w:val="640"/>
          <w:marRight w:val="0"/>
          <w:marTop w:val="0"/>
          <w:marBottom w:val="0"/>
          <w:divBdr>
            <w:top w:val="none" w:sz="0" w:space="0" w:color="auto"/>
            <w:left w:val="none" w:sz="0" w:space="0" w:color="auto"/>
            <w:bottom w:val="none" w:sz="0" w:space="0" w:color="auto"/>
            <w:right w:val="none" w:sz="0" w:space="0" w:color="auto"/>
          </w:divBdr>
        </w:div>
        <w:div w:id="514268169">
          <w:marLeft w:val="640"/>
          <w:marRight w:val="0"/>
          <w:marTop w:val="0"/>
          <w:marBottom w:val="0"/>
          <w:divBdr>
            <w:top w:val="none" w:sz="0" w:space="0" w:color="auto"/>
            <w:left w:val="none" w:sz="0" w:space="0" w:color="auto"/>
            <w:bottom w:val="none" w:sz="0" w:space="0" w:color="auto"/>
            <w:right w:val="none" w:sz="0" w:space="0" w:color="auto"/>
          </w:divBdr>
        </w:div>
        <w:div w:id="469907072">
          <w:marLeft w:val="640"/>
          <w:marRight w:val="0"/>
          <w:marTop w:val="0"/>
          <w:marBottom w:val="0"/>
          <w:divBdr>
            <w:top w:val="none" w:sz="0" w:space="0" w:color="auto"/>
            <w:left w:val="none" w:sz="0" w:space="0" w:color="auto"/>
            <w:bottom w:val="none" w:sz="0" w:space="0" w:color="auto"/>
            <w:right w:val="none" w:sz="0" w:space="0" w:color="auto"/>
          </w:divBdr>
        </w:div>
        <w:div w:id="1849521669">
          <w:marLeft w:val="640"/>
          <w:marRight w:val="0"/>
          <w:marTop w:val="0"/>
          <w:marBottom w:val="0"/>
          <w:divBdr>
            <w:top w:val="none" w:sz="0" w:space="0" w:color="auto"/>
            <w:left w:val="none" w:sz="0" w:space="0" w:color="auto"/>
            <w:bottom w:val="none" w:sz="0" w:space="0" w:color="auto"/>
            <w:right w:val="none" w:sz="0" w:space="0" w:color="auto"/>
          </w:divBdr>
        </w:div>
        <w:div w:id="1062214436">
          <w:marLeft w:val="640"/>
          <w:marRight w:val="0"/>
          <w:marTop w:val="0"/>
          <w:marBottom w:val="0"/>
          <w:divBdr>
            <w:top w:val="none" w:sz="0" w:space="0" w:color="auto"/>
            <w:left w:val="none" w:sz="0" w:space="0" w:color="auto"/>
            <w:bottom w:val="none" w:sz="0" w:space="0" w:color="auto"/>
            <w:right w:val="none" w:sz="0" w:space="0" w:color="auto"/>
          </w:divBdr>
        </w:div>
        <w:div w:id="864174225">
          <w:marLeft w:val="640"/>
          <w:marRight w:val="0"/>
          <w:marTop w:val="0"/>
          <w:marBottom w:val="0"/>
          <w:divBdr>
            <w:top w:val="none" w:sz="0" w:space="0" w:color="auto"/>
            <w:left w:val="none" w:sz="0" w:space="0" w:color="auto"/>
            <w:bottom w:val="none" w:sz="0" w:space="0" w:color="auto"/>
            <w:right w:val="none" w:sz="0" w:space="0" w:color="auto"/>
          </w:divBdr>
        </w:div>
        <w:div w:id="147675728">
          <w:marLeft w:val="640"/>
          <w:marRight w:val="0"/>
          <w:marTop w:val="0"/>
          <w:marBottom w:val="0"/>
          <w:divBdr>
            <w:top w:val="none" w:sz="0" w:space="0" w:color="auto"/>
            <w:left w:val="none" w:sz="0" w:space="0" w:color="auto"/>
            <w:bottom w:val="none" w:sz="0" w:space="0" w:color="auto"/>
            <w:right w:val="none" w:sz="0" w:space="0" w:color="auto"/>
          </w:divBdr>
        </w:div>
        <w:div w:id="1514345582">
          <w:marLeft w:val="640"/>
          <w:marRight w:val="0"/>
          <w:marTop w:val="0"/>
          <w:marBottom w:val="0"/>
          <w:divBdr>
            <w:top w:val="none" w:sz="0" w:space="0" w:color="auto"/>
            <w:left w:val="none" w:sz="0" w:space="0" w:color="auto"/>
            <w:bottom w:val="none" w:sz="0" w:space="0" w:color="auto"/>
            <w:right w:val="none" w:sz="0" w:space="0" w:color="auto"/>
          </w:divBdr>
        </w:div>
        <w:div w:id="1029455645">
          <w:marLeft w:val="640"/>
          <w:marRight w:val="0"/>
          <w:marTop w:val="0"/>
          <w:marBottom w:val="0"/>
          <w:divBdr>
            <w:top w:val="none" w:sz="0" w:space="0" w:color="auto"/>
            <w:left w:val="none" w:sz="0" w:space="0" w:color="auto"/>
            <w:bottom w:val="none" w:sz="0" w:space="0" w:color="auto"/>
            <w:right w:val="none" w:sz="0" w:space="0" w:color="auto"/>
          </w:divBdr>
        </w:div>
        <w:div w:id="1314220246">
          <w:marLeft w:val="640"/>
          <w:marRight w:val="0"/>
          <w:marTop w:val="0"/>
          <w:marBottom w:val="0"/>
          <w:divBdr>
            <w:top w:val="none" w:sz="0" w:space="0" w:color="auto"/>
            <w:left w:val="none" w:sz="0" w:space="0" w:color="auto"/>
            <w:bottom w:val="none" w:sz="0" w:space="0" w:color="auto"/>
            <w:right w:val="none" w:sz="0" w:space="0" w:color="auto"/>
          </w:divBdr>
        </w:div>
        <w:div w:id="2033844369">
          <w:marLeft w:val="640"/>
          <w:marRight w:val="0"/>
          <w:marTop w:val="0"/>
          <w:marBottom w:val="0"/>
          <w:divBdr>
            <w:top w:val="none" w:sz="0" w:space="0" w:color="auto"/>
            <w:left w:val="none" w:sz="0" w:space="0" w:color="auto"/>
            <w:bottom w:val="none" w:sz="0" w:space="0" w:color="auto"/>
            <w:right w:val="none" w:sz="0" w:space="0" w:color="auto"/>
          </w:divBdr>
        </w:div>
        <w:div w:id="1199313810">
          <w:marLeft w:val="640"/>
          <w:marRight w:val="0"/>
          <w:marTop w:val="0"/>
          <w:marBottom w:val="0"/>
          <w:divBdr>
            <w:top w:val="none" w:sz="0" w:space="0" w:color="auto"/>
            <w:left w:val="none" w:sz="0" w:space="0" w:color="auto"/>
            <w:bottom w:val="none" w:sz="0" w:space="0" w:color="auto"/>
            <w:right w:val="none" w:sz="0" w:space="0" w:color="auto"/>
          </w:divBdr>
        </w:div>
        <w:div w:id="1656451622">
          <w:marLeft w:val="640"/>
          <w:marRight w:val="0"/>
          <w:marTop w:val="0"/>
          <w:marBottom w:val="0"/>
          <w:divBdr>
            <w:top w:val="none" w:sz="0" w:space="0" w:color="auto"/>
            <w:left w:val="none" w:sz="0" w:space="0" w:color="auto"/>
            <w:bottom w:val="none" w:sz="0" w:space="0" w:color="auto"/>
            <w:right w:val="none" w:sz="0" w:space="0" w:color="auto"/>
          </w:divBdr>
        </w:div>
        <w:div w:id="950866127">
          <w:marLeft w:val="640"/>
          <w:marRight w:val="0"/>
          <w:marTop w:val="0"/>
          <w:marBottom w:val="0"/>
          <w:divBdr>
            <w:top w:val="none" w:sz="0" w:space="0" w:color="auto"/>
            <w:left w:val="none" w:sz="0" w:space="0" w:color="auto"/>
            <w:bottom w:val="none" w:sz="0" w:space="0" w:color="auto"/>
            <w:right w:val="none" w:sz="0" w:space="0" w:color="auto"/>
          </w:divBdr>
        </w:div>
        <w:div w:id="1866169836">
          <w:marLeft w:val="640"/>
          <w:marRight w:val="0"/>
          <w:marTop w:val="0"/>
          <w:marBottom w:val="0"/>
          <w:divBdr>
            <w:top w:val="none" w:sz="0" w:space="0" w:color="auto"/>
            <w:left w:val="none" w:sz="0" w:space="0" w:color="auto"/>
            <w:bottom w:val="none" w:sz="0" w:space="0" w:color="auto"/>
            <w:right w:val="none" w:sz="0" w:space="0" w:color="auto"/>
          </w:divBdr>
        </w:div>
        <w:div w:id="1758624913">
          <w:marLeft w:val="640"/>
          <w:marRight w:val="0"/>
          <w:marTop w:val="0"/>
          <w:marBottom w:val="0"/>
          <w:divBdr>
            <w:top w:val="none" w:sz="0" w:space="0" w:color="auto"/>
            <w:left w:val="none" w:sz="0" w:space="0" w:color="auto"/>
            <w:bottom w:val="none" w:sz="0" w:space="0" w:color="auto"/>
            <w:right w:val="none" w:sz="0" w:space="0" w:color="auto"/>
          </w:divBdr>
        </w:div>
        <w:div w:id="39521871">
          <w:marLeft w:val="640"/>
          <w:marRight w:val="0"/>
          <w:marTop w:val="0"/>
          <w:marBottom w:val="0"/>
          <w:divBdr>
            <w:top w:val="none" w:sz="0" w:space="0" w:color="auto"/>
            <w:left w:val="none" w:sz="0" w:space="0" w:color="auto"/>
            <w:bottom w:val="none" w:sz="0" w:space="0" w:color="auto"/>
            <w:right w:val="none" w:sz="0" w:space="0" w:color="auto"/>
          </w:divBdr>
        </w:div>
        <w:div w:id="2116709889">
          <w:marLeft w:val="640"/>
          <w:marRight w:val="0"/>
          <w:marTop w:val="0"/>
          <w:marBottom w:val="0"/>
          <w:divBdr>
            <w:top w:val="none" w:sz="0" w:space="0" w:color="auto"/>
            <w:left w:val="none" w:sz="0" w:space="0" w:color="auto"/>
            <w:bottom w:val="none" w:sz="0" w:space="0" w:color="auto"/>
            <w:right w:val="none" w:sz="0" w:space="0" w:color="auto"/>
          </w:divBdr>
        </w:div>
        <w:div w:id="1228610021">
          <w:marLeft w:val="640"/>
          <w:marRight w:val="0"/>
          <w:marTop w:val="0"/>
          <w:marBottom w:val="0"/>
          <w:divBdr>
            <w:top w:val="none" w:sz="0" w:space="0" w:color="auto"/>
            <w:left w:val="none" w:sz="0" w:space="0" w:color="auto"/>
            <w:bottom w:val="none" w:sz="0" w:space="0" w:color="auto"/>
            <w:right w:val="none" w:sz="0" w:space="0" w:color="auto"/>
          </w:divBdr>
        </w:div>
        <w:div w:id="2039812316">
          <w:marLeft w:val="640"/>
          <w:marRight w:val="0"/>
          <w:marTop w:val="0"/>
          <w:marBottom w:val="0"/>
          <w:divBdr>
            <w:top w:val="none" w:sz="0" w:space="0" w:color="auto"/>
            <w:left w:val="none" w:sz="0" w:space="0" w:color="auto"/>
            <w:bottom w:val="none" w:sz="0" w:space="0" w:color="auto"/>
            <w:right w:val="none" w:sz="0" w:space="0" w:color="auto"/>
          </w:divBdr>
        </w:div>
        <w:div w:id="1277251002">
          <w:marLeft w:val="640"/>
          <w:marRight w:val="0"/>
          <w:marTop w:val="0"/>
          <w:marBottom w:val="0"/>
          <w:divBdr>
            <w:top w:val="none" w:sz="0" w:space="0" w:color="auto"/>
            <w:left w:val="none" w:sz="0" w:space="0" w:color="auto"/>
            <w:bottom w:val="none" w:sz="0" w:space="0" w:color="auto"/>
            <w:right w:val="none" w:sz="0" w:space="0" w:color="auto"/>
          </w:divBdr>
        </w:div>
        <w:div w:id="6492727">
          <w:marLeft w:val="640"/>
          <w:marRight w:val="0"/>
          <w:marTop w:val="0"/>
          <w:marBottom w:val="0"/>
          <w:divBdr>
            <w:top w:val="none" w:sz="0" w:space="0" w:color="auto"/>
            <w:left w:val="none" w:sz="0" w:space="0" w:color="auto"/>
            <w:bottom w:val="none" w:sz="0" w:space="0" w:color="auto"/>
            <w:right w:val="none" w:sz="0" w:space="0" w:color="auto"/>
          </w:divBdr>
        </w:div>
        <w:div w:id="1704210201">
          <w:marLeft w:val="640"/>
          <w:marRight w:val="0"/>
          <w:marTop w:val="0"/>
          <w:marBottom w:val="0"/>
          <w:divBdr>
            <w:top w:val="none" w:sz="0" w:space="0" w:color="auto"/>
            <w:left w:val="none" w:sz="0" w:space="0" w:color="auto"/>
            <w:bottom w:val="none" w:sz="0" w:space="0" w:color="auto"/>
            <w:right w:val="none" w:sz="0" w:space="0" w:color="auto"/>
          </w:divBdr>
        </w:div>
        <w:div w:id="1942109495">
          <w:marLeft w:val="640"/>
          <w:marRight w:val="0"/>
          <w:marTop w:val="0"/>
          <w:marBottom w:val="0"/>
          <w:divBdr>
            <w:top w:val="none" w:sz="0" w:space="0" w:color="auto"/>
            <w:left w:val="none" w:sz="0" w:space="0" w:color="auto"/>
            <w:bottom w:val="none" w:sz="0" w:space="0" w:color="auto"/>
            <w:right w:val="none" w:sz="0" w:space="0" w:color="auto"/>
          </w:divBdr>
        </w:div>
        <w:div w:id="2136171634">
          <w:marLeft w:val="640"/>
          <w:marRight w:val="0"/>
          <w:marTop w:val="0"/>
          <w:marBottom w:val="0"/>
          <w:divBdr>
            <w:top w:val="none" w:sz="0" w:space="0" w:color="auto"/>
            <w:left w:val="none" w:sz="0" w:space="0" w:color="auto"/>
            <w:bottom w:val="none" w:sz="0" w:space="0" w:color="auto"/>
            <w:right w:val="none" w:sz="0" w:space="0" w:color="auto"/>
          </w:divBdr>
        </w:div>
        <w:div w:id="2085377249">
          <w:marLeft w:val="640"/>
          <w:marRight w:val="0"/>
          <w:marTop w:val="0"/>
          <w:marBottom w:val="0"/>
          <w:divBdr>
            <w:top w:val="none" w:sz="0" w:space="0" w:color="auto"/>
            <w:left w:val="none" w:sz="0" w:space="0" w:color="auto"/>
            <w:bottom w:val="none" w:sz="0" w:space="0" w:color="auto"/>
            <w:right w:val="none" w:sz="0" w:space="0" w:color="auto"/>
          </w:divBdr>
        </w:div>
        <w:div w:id="1668292144">
          <w:marLeft w:val="640"/>
          <w:marRight w:val="0"/>
          <w:marTop w:val="0"/>
          <w:marBottom w:val="0"/>
          <w:divBdr>
            <w:top w:val="none" w:sz="0" w:space="0" w:color="auto"/>
            <w:left w:val="none" w:sz="0" w:space="0" w:color="auto"/>
            <w:bottom w:val="none" w:sz="0" w:space="0" w:color="auto"/>
            <w:right w:val="none" w:sz="0" w:space="0" w:color="auto"/>
          </w:divBdr>
        </w:div>
        <w:div w:id="400032156">
          <w:marLeft w:val="640"/>
          <w:marRight w:val="0"/>
          <w:marTop w:val="0"/>
          <w:marBottom w:val="0"/>
          <w:divBdr>
            <w:top w:val="none" w:sz="0" w:space="0" w:color="auto"/>
            <w:left w:val="none" w:sz="0" w:space="0" w:color="auto"/>
            <w:bottom w:val="none" w:sz="0" w:space="0" w:color="auto"/>
            <w:right w:val="none" w:sz="0" w:space="0" w:color="auto"/>
          </w:divBdr>
        </w:div>
        <w:div w:id="1390811505">
          <w:marLeft w:val="640"/>
          <w:marRight w:val="0"/>
          <w:marTop w:val="0"/>
          <w:marBottom w:val="0"/>
          <w:divBdr>
            <w:top w:val="none" w:sz="0" w:space="0" w:color="auto"/>
            <w:left w:val="none" w:sz="0" w:space="0" w:color="auto"/>
            <w:bottom w:val="none" w:sz="0" w:space="0" w:color="auto"/>
            <w:right w:val="none" w:sz="0" w:space="0" w:color="auto"/>
          </w:divBdr>
        </w:div>
        <w:div w:id="93717619">
          <w:marLeft w:val="640"/>
          <w:marRight w:val="0"/>
          <w:marTop w:val="0"/>
          <w:marBottom w:val="0"/>
          <w:divBdr>
            <w:top w:val="none" w:sz="0" w:space="0" w:color="auto"/>
            <w:left w:val="none" w:sz="0" w:space="0" w:color="auto"/>
            <w:bottom w:val="none" w:sz="0" w:space="0" w:color="auto"/>
            <w:right w:val="none" w:sz="0" w:space="0" w:color="auto"/>
          </w:divBdr>
        </w:div>
        <w:div w:id="672221781">
          <w:marLeft w:val="640"/>
          <w:marRight w:val="0"/>
          <w:marTop w:val="0"/>
          <w:marBottom w:val="0"/>
          <w:divBdr>
            <w:top w:val="none" w:sz="0" w:space="0" w:color="auto"/>
            <w:left w:val="none" w:sz="0" w:space="0" w:color="auto"/>
            <w:bottom w:val="none" w:sz="0" w:space="0" w:color="auto"/>
            <w:right w:val="none" w:sz="0" w:space="0" w:color="auto"/>
          </w:divBdr>
        </w:div>
        <w:div w:id="1229725708">
          <w:marLeft w:val="640"/>
          <w:marRight w:val="0"/>
          <w:marTop w:val="0"/>
          <w:marBottom w:val="0"/>
          <w:divBdr>
            <w:top w:val="none" w:sz="0" w:space="0" w:color="auto"/>
            <w:left w:val="none" w:sz="0" w:space="0" w:color="auto"/>
            <w:bottom w:val="none" w:sz="0" w:space="0" w:color="auto"/>
            <w:right w:val="none" w:sz="0" w:space="0" w:color="auto"/>
          </w:divBdr>
        </w:div>
        <w:div w:id="1882547828">
          <w:marLeft w:val="640"/>
          <w:marRight w:val="0"/>
          <w:marTop w:val="0"/>
          <w:marBottom w:val="0"/>
          <w:divBdr>
            <w:top w:val="none" w:sz="0" w:space="0" w:color="auto"/>
            <w:left w:val="none" w:sz="0" w:space="0" w:color="auto"/>
            <w:bottom w:val="none" w:sz="0" w:space="0" w:color="auto"/>
            <w:right w:val="none" w:sz="0" w:space="0" w:color="auto"/>
          </w:divBdr>
        </w:div>
        <w:div w:id="190185931">
          <w:marLeft w:val="640"/>
          <w:marRight w:val="0"/>
          <w:marTop w:val="0"/>
          <w:marBottom w:val="0"/>
          <w:divBdr>
            <w:top w:val="none" w:sz="0" w:space="0" w:color="auto"/>
            <w:left w:val="none" w:sz="0" w:space="0" w:color="auto"/>
            <w:bottom w:val="none" w:sz="0" w:space="0" w:color="auto"/>
            <w:right w:val="none" w:sz="0" w:space="0" w:color="auto"/>
          </w:divBdr>
        </w:div>
        <w:div w:id="1062023080">
          <w:marLeft w:val="640"/>
          <w:marRight w:val="0"/>
          <w:marTop w:val="0"/>
          <w:marBottom w:val="0"/>
          <w:divBdr>
            <w:top w:val="none" w:sz="0" w:space="0" w:color="auto"/>
            <w:left w:val="none" w:sz="0" w:space="0" w:color="auto"/>
            <w:bottom w:val="none" w:sz="0" w:space="0" w:color="auto"/>
            <w:right w:val="none" w:sz="0" w:space="0" w:color="auto"/>
          </w:divBdr>
        </w:div>
        <w:div w:id="1562792136">
          <w:marLeft w:val="640"/>
          <w:marRight w:val="0"/>
          <w:marTop w:val="0"/>
          <w:marBottom w:val="0"/>
          <w:divBdr>
            <w:top w:val="none" w:sz="0" w:space="0" w:color="auto"/>
            <w:left w:val="none" w:sz="0" w:space="0" w:color="auto"/>
            <w:bottom w:val="none" w:sz="0" w:space="0" w:color="auto"/>
            <w:right w:val="none" w:sz="0" w:space="0" w:color="auto"/>
          </w:divBdr>
        </w:div>
        <w:div w:id="943460233">
          <w:marLeft w:val="640"/>
          <w:marRight w:val="0"/>
          <w:marTop w:val="0"/>
          <w:marBottom w:val="0"/>
          <w:divBdr>
            <w:top w:val="none" w:sz="0" w:space="0" w:color="auto"/>
            <w:left w:val="none" w:sz="0" w:space="0" w:color="auto"/>
            <w:bottom w:val="none" w:sz="0" w:space="0" w:color="auto"/>
            <w:right w:val="none" w:sz="0" w:space="0" w:color="auto"/>
          </w:divBdr>
        </w:div>
        <w:div w:id="45494373">
          <w:marLeft w:val="640"/>
          <w:marRight w:val="0"/>
          <w:marTop w:val="0"/>
          <w:marBottom w:val="0"/>
          <w:divBdr>
            <w:top w:val="none" w:sz="0" w:space="0" w:color="auto"/>
            <w:left w:val="none" w:sz="0" w:space="0" w:color="auto"/>
            <w:bottom w:val="none" w:sz="0" w:space="0" w:color="auto"/>
            <w:right w:val="none" w:sz="0" w:space="0" w:color="auto"/>
          </w:divBdr>
        </w:div>
        <w:div w:id="993877025">
          <w:marLeft w:val="640"/>
          <w:marRight w:val="0"/>
          <w:marTop w:val="0"/>
          <w:marBottom w:val="0"/>
          <w:divBdr>
            <w:top w:val="none" w:sz="0" w:space="0" w:color="auto"/>
            <w:left w:val="none" w:sz="0" w:space="0" w:color="auto"/>
            <w:bottom w:val="none" w:sz="0" w:space="0" w:color="auto"/>
            <w:right w:val="none" w:sz="0" w:space="0" w:color="auto"/>
          </w:divBdr>
        </w:div>
        <w:div w:id="10617192">
          <w:marLeft w:val="640"/>
          <w:marRight w:val="0"/>
          <w:marTop w:val="0"/>
          <w:marBottom w:val="0"/>
          <w:divBdr>
            <w:top w:val="none" w:sz="0" w:space="0" w:color="auto"/>
            <w:left w:val="none" w:sz="0" w:space="0" w:color="auto"/>
            <w:bottom w:val="none" w:sz="0" w:space="0" w:color="auto"/>
            <w:right w:val="none" w:sz="0" w:space="0" w:color="auto"/>
          </w:divBdr>
        </w:div>
        <w:div w:id="2128889271">
          <w:marLeft w:val="640"/>
          <w:marRight w:val="0"/>
          <w:marTop w:val="0"/>
          <w:marBottom w:val="0"/>
          <w:divBdr>
            <w:top w:val="none" w:sz="0" w:space="0" w:color="auto"/>
            <w:left w:val="none" w:sz="0" w:space="0" w:color="auto"/>
            <w:bottom w:val="none" w:sz="0" w:space="0" w:color="auto"/>
            <w:right w:val="none" w:sz="0" w:space="0" w:color="auto"/>
          </w:divBdr>
        </w:div>
        <w:div w:id="725419474">
          <w:marLeft w:val="640"/>
          <w:marRight w:val="0"/>
          <w:marTop w:val="0"/>
          <w:marBottom w:val="0"/>
          <w:divBdr>
            <w:top w:val="none" w:sz="0" w:space="0" w:color="auto"/>
            <w:left w:val="none" w:sz="0" w:space="0" w:color="auto"/>
            <w:bottom w:val="none" w:sz="0" w:space="0" w:color="auto"/>
            <w:right w:val="none" w:sz="0" w:space="0" w:color="auto"/>
          </w:divBdr>
        </w:div>
        <w:div w:id="1708605614">
          <w:marLeft w:val="640"/>
          <w:marRight w:val="0"/>
          <w:marTop w:val="0"/>
          <w:marBottom w:val="0"/>
          <w:divBdr>
            <w:top w:val="none" w:sz="0" w:space="0" w:color="auto"/>
            <w:left w:val="none" w:sz="0" w:space="0" w:color="auto"/>
            <w:bottom w:val="none" w:sz="0" w:space="0" w:color="auto"/>
            <w:right w:val="none" w:sz="0" w:space="0" w:color="auto"/>
          </w:divBdr>
        </w:div>
        <w:div w:id="1758213356">
          <w:marLeft w:val="640"/>
          <w:marRight w:val="0"/>
          <w:marTop w:val="0"/>
          <w:marBottom w:val="0"/>
          <w:divBdr>
            <w:top w:val="none" w:sz="0" w:space="0" w:color="auto"/>
            <w:left w:val="none" w:sz="0" w:space="0" w:color="auto"/>
            <w:bottom w:val="none" w:sz="0" w:space="0" w:color="auto"/>
            <w:right w:val="none" w:sz="0" w:space="0" w:color="auto"/>
          </w:divBdr>
        </w:div>
        <w:div w:id="1499735226">
          <w:marLeft w:val="640"/>
          <w:marRight w:val="0"/>
          <w:marTop w:val="0"/>
          <w:marBottom w:val="0"/>
          <w:divBdr>
            <w:top w:val="none" w:sz="0" w:space="0" w:color="auto"/>
            <w:left w:val="none" w:sz="0" w:space="0" w:color="auto"/>
            <w:bottom w:val="none" w:sz="0" w:space="0" w:color="auto"/>
            <w:right w:val="none" w:sz="0" w:space="0" w:color="auto"/>
          </w:divBdr>
        </w:div>
        <w:div w:id="385375054">
          <w:marLeft w:val="640"/>
          <w:marRight w:val="0"/>
          <w:marTop w:val="0"/>
          <w:marBottom w:val="0"/>
          <w:divBdr>
            <w:top w:val="none" w:sz="0" w:space="0" w:color="auto"/>
            <w:left w:val="none" w:sz="0" w:space="0" w:color="auto"/>
            <w:bottom w:val="none" w:sz="0" w:space="0" w:color="auto"/>
            <w:right w:val="none" w:sz="0" w:space="0" w:color="auto"/>
          </w:divBdr>
        </w:div>
        <w:div w:id="1563977781">
          <w:marLeft w:val="640"/>
          <w:marRight w:val="0"/>
          <w:marTop w:val="0"/>
          <w:marBottom w:val="0"/>
          <w:divBdr>
            <w:top w:val="none" w:sz="0" w:space="0" w:color="auto"/>
            <w:left w:val="none" w:sz="0" w:space="0" w:color="auto"/>
            <w:bottom w:val="none" w:sz="0" w:space="0" w:color="auto"/>
            <w:right w:val="none" w:sz="0" w:space="0" w:color="auto"/>
          </w:divBdr>
        </w:div>
        <w:div w:id="1790781491">
          <w:marLeft w:val="640"/>
          <w:marRight w:val="0"/>
          <w:marTop w:val="0"/>
          <w:marBottom w:val="0"/>
          <w:divBdr>
            <w:top w:val="none" w:sz="0" w:space="0" w:color="auto"/>
            <w:left w:val="none" w:sz="0" w:space="0" w:color="auto"/>
            <w:bottom w:val="none" w:sz="0" w:space="0" w:color="auto"/>
            <w:right w:val="none" w:sz="0" w:space="0" w:color="auto"/>
          </w:divBdr>
        </w:div>
        <w:div w:id="1316909526">
          <w:marLeft w:val="640"/>
          <w:marRight w:val="0"/>
          <w:marTop w:val="0"/>
          <w:marBottom w:val="0"/>
          <w:divBdr>
            <w:top w:val="none" w:sz="0" w:space="0" w:color="auto"/>
            <w:left w:val="none" w:sz="0" w:space="0" w:color="auto"/>
            <w:bottom w:val="none" w:sz="0" w:space="0" w:color="auto"/>
            <w:right w:val="none" w:sz="0" w:space="0" w:color="auto"/>
          </w:divBdr>
        </w:div>
        <w:div w:id="1262953764">
          <w:marLeft w:val="640"/>
          <w:marRight w:val="0"/>
          <w:marTop w:val="0"/>
          <w:marBottom w:val="0"/>
          <w:divBdr>
            <w:top w:val="none" w:sz="0" w:space="0" w:color="auto"/>
            <w:left w:val="none" w:sz="0" w:space="0" w:color="auto"/>
            <w:bottom w:val="none" w:sz="0" w:space="0" w:color="auto"/>
            <w:right w:val="none" w:sz="0" w:space="0" w:color="auto"/>
          </w:divBdr>
        </w:div>
        <w:div w:id="1441141570">
          <w:marLeft w:val="640"/>
          <w:marRight w:val="0"/>
          <w:marTop w:val="0"/>
          <w:marBottom w:val="0"/>
          <w:divBdr>
            <w:top w:val="none" w:sz="0" w:space="0" w:color="auto"/>
            <w:left w:val="none" w:sz="0" w:space="0" w:color="auto"/>
            <w:bottom w:val="none" w:sz="0" w:space="0" w:color="auto"/>
            <w:right w:val="none" w:sz="0" w:space="0" w:color="auto"/>
          </w:divBdr>
        </w:div>
        <w:div w:id="1214317611">
          <w:marLeft w:val="640"/>
          <w:marRight w:val="0"/>
          <w:marTop w:val="0"/>
          <w:marBottom w:val="0"/>
          <w:divBdr>
            <w:top w:val="none" w:sz="0" w:space="0" w:color="auto"/>
            <w:left w:val="none" w:sz="0" w:space="0" w:color="auto"/>
            <w:bottom w:val="none" w:sz="0" w:space="0" w:color="auto"/>
            <w:right w:val="none" w:sz="0" w:space="0" w:color="auto"/>
          </w:divBdr>
        </w:div>
        <w:div w:id="1694264310">
          <w:marLeft w:val="640"/>
          <w:marRight w:val="0"/>
          <w:marTop w:val="0"/>
          <w:marBottom w:val="0"/>
          <w:divBdr>
            <w:top w:val="none" w:sz="0" w:space="0" w:color="auto"/>
            <w:left w:val="none" w:sz="0" w:space="0" w:color="auto"/>
            <w:bottom w:val="none" w:sz="0" w:space="0" w:color="auto"/>
            <w:right w:val="none" w:sz="0" w:space="0" w:color="auto"/>
          </w:divBdr>
        </w:div>
        <w:div w:id="1795978730">
          <w:marLeft w:val="640"/>
          <w:marRight w:val="0"/>
          <w:marTop w:val="0"/>
          <w:marBottom w:val="0"/>
          <w:divBdr>
            <w:top w:val="none" w:sz="0" w:space="0" w:color="auto"/>
            <w:left w:val="none" w:sz="0" w:space="0" w:color="auto"/>
            <w:bottom w:val="none" w:sz="0" w:space="0" w:color="auto"/>
            <w:right w:val="none" w:sz="0" w:space="0" w:color="auto"/>
          </w:divBdr>
        </w:div>
        <w:div w:id="1221940765">
          <w:marLeft w:val="640"/>
          <w:marRight w:val="0"/>
          <w:marTop w:val="0"/>
          <w:marBottom w:val="0"/>
          <w:divBdr>
            <w:top w:val="none" w:sz="0" w:space="0" w:color="auto"/>
            <w:left w:val="none" w:sz="0" w:space="0" w:color="auto"/>
            <w:bottom w:val="none" w:sz="0" w:space="0" w:color="auto"/>
            <w:right w:val="none" w:sz="0" w:space="0" w:color="auto"/>
          </w:divBdr>
        </w:div>
        <w:div w:id="832601593">
          <w:marLeft w:val="640"/>
          <w:marRight w:val="0"/>
          <w:marTop w:val="0"/>
          <w:marBottom w:val="0"/>
          <w:divBdr>
            <w:top w:val="none" w:sz="0" w:space="0" w:color="auto"/>
            <w:left w:val="none" w:sz="0" w:space="0" w:color="auto"/>
            <w:bottom w:val="none" w:sz="0" w:space="0" w:color="auto"/>
            <w:right w:val="none" w:sz="0" w:space="0" w:color="auto"/>
          </w:divBdr>
        </w:div>
        <w:div w:id="1564024875">
          <w:marLeft w:val="640"/>
          <w:marRight w:val="0"/>
          <w:marTop w:val="0"/>
          <w:marBottom w:val="0"/>
          <w:divBdr>
            <w:top w:val="none" w:sz="0" w:space="0" w:color="auto"/>
            <w:left w:val="none" w:sz="0" w:space="0" w:color="auto"/>
            <w:bottom w:val="none" w:sz="0" w:space="0" w:color="auto"/>
            <w:right w:val="none" w:sz="0" w:space="0" w:color="auto"/>
          </w:divBdr>
        </w:div>
        <w:div w:id="472328314">
          <w:marLeft w:val="640"/>
          <w:marRight w:val="0"/>
          <w:marTop w:val="0"/>
          <w:marBottom w:val="0"/>
          <w:divBdr>
            <w:top w:val="none" w:sz="0" w:space="0" w:color="auto"/>
            <w:left w:val="none" w:sz="0" w:space="0" w:color="auto"/>
            <w:bottom w:val="none" w:sz="0" w:space="0" w:color="auto"/>
            <w:right w:val="none" w:sz="0" w:space="0" w:color="auto"/>
          </w:divBdr>
        </w:div>
        <w:div w:id="1837071308">
          <w:marLeft w:val="640"/>
          <w:marRight w:val="0"/>
          <w:marTop w:val="0"/>
          <w:marBottom w:val="0"/>
          <w:divBdr>
            <w:top w:val="none" w:sz="0" w:space="0" w:color="auto"/>
            <w:left w:val="none" w:sz="0" w:space="0" w:color="auto"/>
            <w:bottom w:val="none" w:sz="0" w:space="0" w:color="auto"/>
            <w:right w:val="none" w:sz="0" w:space="0" w:color="auto"/>
          </w:divBdr>
        </w:div>
        <w:div w:id="1664897168">
          <w:marLeft w:val="640"/>
          <w:marRight w:val="0"/>
          <w:marTop w:val="0"/>
          <w:marBottom w:val="0"/>
          <w:divBdr>
            <w:top w:val="none" w:sz="0" w:space="0" w:color="auto"/>
            <w:left w:val="none" w:sz="0" w:space="0" w:color="auto"/>
            <w:bottom w:val="none" w:sz="0" w:space="0" w:color="auto"/>
            <w:right w:val="none" w:sz="0" w:space="0" w:color="auto"/>
          </w:divBdr>
        </w:div>
        <w:div w:id="1014185189">
          <w:marLeft w:val="640"/>
          <w:marRight w:val="0"/>
          <w:marTop w:val="0"/>
          <w:marBottom w:val="0"/>
          <w:divBdr>
            <w:top w:val="none" w:sz="0" w:space="0" w:color="auto"/>
            <w:left w:val="none" w:sz="0" w:space="0" w:color="auto"/>
            <w:bottom w:val="none" w:sz="0" w:space="0" w:color="auto"/>
            <w:right w:val="none" w:sz="0" w:space="0" w:color="auto"/>
          </w:divBdr>
        </w:div>
        <w:div w:id="1044986076">
          <w:marLeft w:val="640"/>
          <w:marRight w:val="0"/>
          <w:marTop w:val="0"/>
          <w:marBottom w:val="0"/>
          <w:divBdr>
            <w:top w:val="none" w:sz="0" w:space="0" w:color="auto"/>
            <w:left w:val="none" w:sz="0" w:space="0" w:color="auto"/>
            <w:bottom w:val="none" w:sz="0" w:space="0" w:color="auto"/>
            <w:right w:val="none" w:sz="0" w:space="0" w:color="auto"/>
          </w:divBdr>
        </w:div>
        <w:div w:id="1540778774">
          <w:marLeft w:val="640"/>
          <w:marRight w:val="0"/>
          <w:marTop w:val="0"/>
          <w:marBottom w:val="0"/>
          <w:divBdr>
            <w:top w:val="none" w:sz="0" w:space="0" w:color="auto"/>
            <w:left w:val="none" w:sz="0" w:space="0" w:color="auto"/>
            <w:bottom w:val="none" w:sz="0" w:space="0" w:color="auto"/>
            <w:right w:val="none" w:sz="0" w:space="0" w:color="auto"/>
          </w:divBdr>
        </w:div>
        <w:div w:id="1395158169">
          <w:marLeft w:val="640"/>
          <w:marRight w:val="0"/>
          <w:marTop w:val="0"/>
          <w:marBottom w:val="0"/>
          <w:divBdr>
            <w:top w:val="none" w:sz="0" w:space="0" w:color="auto"/>
            <w:left w:val="none" w:sz="0" w:space="0" w:color="auto"/>
            <w:bottom w:val="none" w:sz="0" w:space="0" w:color="auto"/>
            <w:right w:val="none" w:sz="0" w:space="0" w:color="auto"/>
          </w:divBdr>
        </w:div>
        <w:div w:id="1692799632">
          <w:marLeft w:val="640"/>
          <w:marRight w:val="0"/>
          <w:marTop w:val="0"/>
          <w:marBottom w:val="0"/>
          <w:divBdr>
            <w:top w:val="none" w:sz="0" w:space="0" w:color="auto"/>
            <w:left w:val="none" w:sz="0" w:space="0" w:color="auto"/>
            <w:bottom w:val="none" w:sz="0" w:space="0" w:color="auto"/>
            <w:right w:val="none" w:sz="0" w:space="0" w:color="auto"/>
          </w:divBdr>
        </w:div>
        <w:div w:id="987783602">
          <w:marLeft w:val="640"/>
          <w:marRight w:val="0"/>
          <w:marTop w:val="0"/>
          <w:marBottom w:val="0"/>
          <w:divBdr>
            <w:top w:val="none" w:sz="0" w:space="0" w:color="auto"/>
            <w:left w:val="none" w:sz="0" w:space="0" w:color="auto"/>
            <w:bottom w:val="none" w:sz="0" w:space="0" w:color="auto"/>
            <w:right w:val="none" w:sz="0" w:space="0" w:color="auto"/>
          </w:divBdr>
        </w:div>
        <w:div w:id="523641377">
          <w:marLeft w:val="640"/>
          <w:marRight w:val="0"/>
          <w:marTop w:val="0"/>
          <w:marBottom w:val="0"/>
          <w:divBdr>
            <w:top w:val="none" w:sz="0" w:space="0" w:color="auto"/>
            <w:left w:val="none" w:sz="0" w:space="0" w:color="auto"/>
            <w:bottom w:val="none" w:sz="0" w:space="0" w:color="auto"/>
            <w:right w:val="none" w:sz="0" w:space="0" w:color="auto"/>
          </w:divBdr>
        </w:div>
        <w:div w:id="1446315866">
          <w:marLeft w:val="640"/>
          <w:marRight w:val="0"/>
          <w:marTop w:val="0"/>
          <w:marBottom w:val="0"/>
          <w:divBdr>
            <w:top w:val="none" w:sz="0" w:space="0" w:color="auto"/>
            <w:left w:val="none" w:sz="0" w:space="0" w:color="auto"/>
            <w:bottom w:val="none" w:sz="0" w:space="0" w:color="auto"/>
            <w:right w:val="none" w:sz="0" w:space="0" w:color="auto"/>
          </w:divBdr>
        </w:div>
        <w:div w:id="135799736">
          <w:marLeft w:val="640"/>
          <w:marRight w:val="0"/>
          <w:marTop w:val="0"/>
          <w:marBottom w:val="0"/>
          <w:divBdr>
            <w:top w:val="none" w:sz="0" w:space="0" w:color="auto"/>
            <w:left w:val="none" w:sz="0" w:space="0" w:color="auto"/>
            <w:bottom w:val="none" w:sz="0" w:space="0" w:color="auto"/>
            <w:right w:val="none" w:sz="0" w:space="0" w:color="auto"/>
          </w:divBdr>
        </w:div>
        <w:div w:id="1432892597">
          <w:marLeft w:val="640"/>
          <w:marRight w:val="0"/>
          <w:marTop w:val="0"/>
          <w:marBottom w:val="0"/>
          <w:divBdr>
            <w:top w:val="none" w:sz="0" w:space="0" w:color="auto"/>
            <w:left w:val="none" w:sz="0" w:space="0" w:color="auto"/>
            <w:bottom w:val="none" w:sz="0" w:space="0" w:color="auto"/>
            <w:right w:val="none" w:sz="0" w:space="0" w:color="auto"/>
          </w:divBdr>
        </w:div>
        <w:div w:id="671378668">
          <w:marLeft w:val="640"/>
          <w:marRight w:val="0"/>
          <w:marTop w:val="0"/>
          <w:marBottom w:val="0"/>
          <w:divBdr>
            <w:top w:val="none" w:sz="0" w:space="0" w:color="auto"/>
            <w:left w:val="none" w:sz="0" w:space="0" w:color="auto"/>
            <w:bottom w:val="none" w:sz="0" w:space="0" w:color="auto"/>
            <w:right w:val="none" w:sz="0" w:space="0" w:color="auto"/>
          </w:divBdr>
        </w:div>
        <w:div w:id="829323566">
          <w:marLeft w:val="640"/>
          <w:marRight w:val="0"/>
          <w:marTop w:val="0"/>
          <w:marBottom w:val="0"/>
          <w:divBdr>
            <w:top w:val="none" w:sz="0" w:space="0" w:color="auto"/>
            <w:left w:val="none" w:sz="0" w:space="0" w:color="auto"/>
            <w:bottom w:val="none" w:sz="0" w:space="0" w:color="auto"/>
            <w:right w:val="none" w:sz="0" w:space="0" w:color="auto"/>
          </w:divBdr>
        </w:div>
        <w:div w:id="79183297">
          <w:marLeft w:val="640"/>
          <w:marRight w:val="0"/>
          <w:marTop w:val="0"/>
          <w:marBottom w:val="0"/>
          <w:divBdr>
            <w:top w:val="none" w:sz="0" w:space="0" w:color="auto"/>
            <w:left w:val="none" w:sz="0" w:space="0" w:color="auto"/>
            <w:bottom w:val="none" w:sz="0" w:space="0" w:color="auto"/>
            <w:right w:val="none" w:sz="0" w:space="0" w:color="auto"/>
          </w:divBdr>
        </w:div>
        <w:div w:id="997342825">
          <w:marLeft w:val="640"/>
          <w:marRight w:val="0"/>
          <w:marTop w:val="0"/>
          <w:marBottom w:val="0"/>
          <w:divBdr>
            <w:top w:val="none" w:sz="0" w:space="0" w:color="auto"/>
            <w:left w:val="none" w:sz="0" w:space="0" w:color="auto"/>
            <w:bottom w:val="none" w:sz="0" w:space="0" w:color="auto"/>
            <w:right w:val="none" w:sz="0" w:space="0" w:color="auto"/>
          </w:divBdr>
        </w:div>
        <w:div w:id="1351877336">
          <w:marLeft w:val="640"/>
          <w:marRight w:val="0"/>
          <w:marTop w:val="0"/>
          <w:marBottom w:val="0"/>
          <w:divBdr>
            <w:top w:val="none" w:sz="0" w:space="0" w:color="auto"/>
            <w:left w:val="none" w:sz="0" w:space="0" w:color="auto"/>
            <w:bottom w:val="none" w:sz="0" w:space="0" w:color="auto"/>
            <w:right w:val="none" w:sz="0" w:space="0" w:color="auto"/>
          </w:divBdr>
        </w:div>
        <w:div w:id="582447183">
          <w:marLeft w:val="640"/>
          <w:marRight w:val="0"/>
          <w:marTop w:val="0"/>
          <w:marBottom w:val="0"/>
          <w:divBdr>
            <w:top w:val="none" w:sz="0" w:space="0" w:color="auto"/>
            <w:left w:val="none" w:sz="0" w:space="0" w:color="auto"/>
            <w:bottom w:val="none" w:sz="0" w:space="0" w:color="auto"/>
            <w:right w:val="none" w:sz="0" w:space="0" w:color="auto"/>
          </w:divBdr>
        </w:div>
        <w:div w:id="1084180155">
          <w:marLeft w:val="640"/>
          <w:marRight w:val="0"/>
          <w:marTop w:val="0"/>
          <w:marBottom w:val="0"/>
          <w:divBdr>
            <w:top w:val="none" w:sz="0" w:space="0" w:color="auto"/>
            <w:left w:val="none" w:sz="0" w:space="0" w:color="auto"/>
            <w:bottom w:val="none" w:sz="0" w:space="0" w:color="auto"/>
            <w:right w:val="none" w:sz="0" w:space="0" w:color="auto"/>
          </w:divBdr>
        </w:div>
        <w:div w:id="248855821">
          <w:marLeft w:val="640"/>
          <w:marRight w:val="0"/>
          <w:marTop w:val="0"/>
          <w:marBottom w:val="0"/>
          <w:divBdr>
            <w:top w:val="none" w:sz="0" w:space="0" w:color="auto"/>
            <w:left w:val="none" w:sz="0" w:space="0" w:color="auto"/>
            <w:bottom w:val="none" w:sz="0" w:space="0" w:color="auto"/>
            <w:right w:val="none" w:sz="0" w:space="0" w:color="auto"/>
          </w:divBdr>
        </w:div>
        <w:div w:id="651254126">
          <w:marLeft w:val="640"/>
          <w:marRight w:val="0"/>
          <w:marTop w:val="0"/>
          <w:marBottom w:val="0"/>
          <w:divBdr>
            <w:top w:val="none" w:sz="0" w:space="0" w:color="auto"/>
            <w:left w:val="none" w:sz="0" w:space="0" w:color="auto"/>
            <w:bottom w:val="none" w:sz="0" w:space="0" w:color="auto"/>
            <w:right w:val="none" w:sz="0" w:space="0" w:color="auto"/>
          </w:divBdr>
        </w:div>
        <w:div w:id="1688942782">
          <w:marLeft w:val="640"/>
          <w:marRight w:val="0"/>
          <w:marTop w:val="0"/>
          <w:marBottom w:val="0"/>
          <w:divBdr>
            <w:top w:val="none" w:sz="0" w:space="0" w:color="auto"/>
            <w:left w:val="none" w:sz="0" w:space="0" w:color="auto"/>
            <w:bottom w:val="none" w:sz="0" w:space="0" w:color="auto"/>
            <w:right w:val="none" w:sz="0" w:space="0" w:color="auto"/>
          </w:divBdr>
        </w:div>
        <w:div w:id="1966741080">
          <w:marLeft w:val="640"/>
          <w:marRight w:val="0"/>
          <w:marTop w:val="0"/>
          <w:marBottom w:val="0"/>
          <w:divBdr>
            <w:top w:val="none" w:sz="0" w:space="0" w:color="auto"/>
            <w:left w:val="none" w:sz="0" w:space="0" w:color="auto"/>
            <w:bottom w:val="none" w:sz="0" w:space="0" w:color="auto"/>
            <w:right w:val="none" w:sz="0" w:space="0" w:color="auto"/>
          </w:divBdr>
        </w:div>
        <w:div w:id="1023285447">
          <w:marLeft w:val="640"/>
          <w:marRight w:val="0"/>
          <w:marTop w:val="0"/>
          <w:marBottom w:val="0"/>
          <w:divBdr>
            <w:top w:val="none" w:sz="0" w:space="0" w:color="auto"/>
            <w:left w:val="none" w:sz="0" w:space="0" w:color="auto"/>
            <w:bottom w:val="none" w:sz="0" w:space="0" w:color="auto"/>
            <w:right w:val="none" w:sz="0" w:space="0" w:color="auto"/>
          </w:divBdr>
        </w:div>
        <w:div w:id="270865393">
          <w:marLeft w:val="640"/>
          <w:marRight w:val="0"/>
          <w:marTop w:val="0"/>
          <w:marBottom w:val="0"/>
          <w:divBdr>
            <w:top w:val="none" w:sz="0" w:space="0" w:color="auto"/>
            <w:left w:val="none" w:sz="0" w:space="0" w:color="auto"/>
            <w:bottom w:val="none" w:sz="0" w:space="0" w:color="auto"/>
            <w:right w:val="none" w:sz="0" w:space="0" w:color="auto"/>
          </w:divBdr>
        </w:div>
        <w:div w:id="539513812">
          <w:marLeft w:val="640"/>
          <w:marRight w:val="0"/>
          <w:marTop w:val="0"/>
          <w:marBottom w:val="0"/>
          <w:divBdr>
            <w:top w:val="none" w:sz="0" w:space="0" w:color="auto"/>
            <w:left w:val="none" w:sz="0" w:space="0" w:color="auto"/>
            <w:bottom w:val="none" w:sz="0" w:space="0" w:color="auto"/>
            <w:right w:val="none" w:sz="0" w:space="0" w:color="auto"/>
          </w:divBdr>
        </w:div>
        <w:div w:id="16077819">
          <w:marLeft w:val="640"/>
          <w:marRight w:val="0"/>
          <w:marTop w:val="0"/>
          <w:marBottom w:val="0"/>
          <w:divBdr>
            <w:top w:val="none" w:sz="0" w:space="0" w:color="auto"/>
            <w:left w:val="none" w:sz="0" w:space="0" w:color="auto"/>
            <w:bottom w:val="none" w:sz="0" w:space="0" w:color="auto"/>
            <w:right w:val="none" w:sz="0" w:space="0" w:color="auto"/>
          </w:divBdr>
        </w:div>
        <w:div w:id="1747606324">
          <w:marLeft w:val="640"/>
          <w:marRight w:val="0"/>
          <w:marTop w:val="0"/>
          <w:marBottom w:val="0"/>
          <w:divBdr>
            <w:top w:val="none" w:sz="0" w:space="0" w:color="auto"/>
            <w:left w:val="none" w:sz="0" w:space="0" w:color="auto"/>
            <w:bottom w:val="none" w:sz="0" w:space="0" w:color="auto"/>
            <w:right w:val="none" w:sz="0" w:space="0" w:color="auto"/>
          </w:divBdr>
        </w:div>
        <w:div w:id="1969968127">
          <w:marLeft w:val="640"/>
          <w:marRight w:val="0"/>
          <w:marTop w:val="0"/>
          <w:marBottom w:val="0"/>
          <w:divBdr>
            <w:top w:val="none" w:sz="0" w:space="0" w:color="auto"/>
            <w:left w:val="none" w:sz="0" w:space="0" w:color="auto"/>
            <w:bottom w:val="none" w:sz="0" w:space="0" w:color="auto"/>
            <w:right w:val="none" w:sz="0" w:space="0" w:color="auto"/>
          </w:divBdr>
        </w:div>
        <w:div w:id="2055931643">
          <w:marLeft w:val="640"/>
          <w:marRight w:val="0"/>
          <w:marTop w:val="0"/>
          <w:marBottom w:val="0"/>
          <w:divBdr>
            <w:top w:val="none" w:sz="0" w:space="0" w:color="auto"/>
            <w:left w:val="none" w:sz="0" w:space="0" w:color="auto"/>
            <w:bottom w:val="none" w:sz="0" w:space="0" w:color="auto"/>
            <w:right w:val="none" w:sz="0" w:space="0" w:color="auto"/>
          </w:divBdr>
        </w:div>
        <w:div w:id="1323393343">
          <w:marLeft w:val="640"/>
          <w:marRight w:val="0"/>
          <w:marTop w:val="0"/>
          <w:marBottom w:val="0"/>
          <w:divBdr>
            <w:top w:val="none" w:sz="0" w:space="0" w:color="auto"/>
            <w:left w:val="none" w:sz="0" w:space="0" w:color="auto"/>
            <w:bottom w:val="none" w:sz="0" w:space="0" w:color="auto"/>
            <w:right w:val="none" w:sz="0" w:space="0" w:color="auto"/>
          </w:divBdr>
        </w:div>
        <w:div w:id="1415935976">
          <w:marLeft w:val="640"/>
          <w:marRight w:val="0"/>
          <w:marTop w:val="0"/>
          <w:marBottom w:val="0"/>
          <w:divBdr>
            <w:top w:val="none" w:sz="0" w:space="0" w:color="auto"/>
            <w:left w:val="none" w:sz="0" w:space="0" w:color="auto"/>
            <w:bottom w:val="none" w:sz="0" w:space="0" w:color="auto"/>
            <w:right w:val="none" w:sz="0" w:space="0" w:color="auto"/>
          </w:divBdr>
        </w:div>
        <w:div w:id="494343162">
          <w:marLeft w:val="640"/>
          <w:marRight w:val="0"/>
          <w:marTop w:val="0"/>
          <w:marBottom w:val="0"/>
          <w:divBdr>
            <w:top w:val="none" w:sz="0" w:space="0" w:color="auto"/>
            <w:left w:val="none" w:sz="0" w:space="0" w:color="auto"/>
            <w:bottom w:val="none" w:sz="0" w:space="0" w:color="auto"/>
            <w:right w:val="none" w:sz="0" w:space="0" w:color="auto"/>
          </w:divBdr>
        </w:div>
        <w:div w:id="1489784705">
          <w:marLeft w:val="640"/>
          <w:marRight w:val="0"/>
          <w:marTop w:val="0"/>
          <w:marBottom w:val="0"/>
          <w:divBdr>
            <w:top w:val="none" w:sz="0" w:space="0" w:color="auto"/>
            <w:left w:val="none" w:sz="0" w:space="0" w:color="auto"/>
            <w:bottom w:val="none" w:sz="0" w:space="0" w:color="auto"/>
            <w:right w:val="none" w:sz="0" w:space="0" w:color="auto"/>
          </w:divBdr>
        </w:div>
        <w:div w:id="573054483">
          <w:marLeft w:val="640"/>
          <w:marRight w:val="0"/>
          <w:marTop w:val="0"/>
          <w:marBottom w:val="0"/>
          <w:divBdr>
            <w:top w:val="none" w:sz="0" w:space="0" w:color="auto"/>
            <w:left w:val="none" w:sz="0" w:space="0" w:color="auto"/>
            <w:bottom w:val="none" w:sz="0" w:space="0" w:color="auto"/>
            <w:right w:val="none" w:sz="0" w:space="0" w:color="auto"/>
          </w:divBdr>
        </w:div>
        <w:div w:id="1135372296">
          <w:marLeft w:val="640"/>
          <w:marRight w:val="0"/>
          <w:marTop w:val="0"/>
          <w:marBottom w:val="0"/>
          <w:divBdr>
            <w:top w:val="none" w:sz="0" w:space="0" w:color="auto"/>
            <w:left w:val="none" w:sz="0" w:space="0" w:color="auto"/>
            <w:bottom w:val="none" w:sz="0" w:space="0" w:color="auto"/>
            <w:right w:val="none" w:sz="0" w:space="0" w:color="auto"/>
          </w:divBdr>
        </w:div>
        <w:div w:id="483085520">
          <w:marLeft w:val="640"/>
          <w:marRight w:val="0"/>
          <w:marTop w:val="0"/>
          <w:marBottom w:val="0"/>
          <w:divBdr>
            <w:top w:val="none" w:sz="0" w:space="0" w:color="auto"/>
            <w:left w:val="none" w:sz="0" w:space="0" w:color="auto"/>
            <w:bottom w:val="none" w:sz="0" w:space="0" w:color="auto"/>
            <w:right w:val="none" w:sz="0" w:space="0" w:color="auto"/>
          </w:divBdr>
        </w:div>
        <w:div w:id="1863934897">
          <w:marLeft w:val="640"/>
          <w:marRight w:val="0"/>
          <w:marTop w:val="0"/>
          <w:marBottom w:val="0"/>
          <w:divBdr>
            <w:top w:val="none" w:sz="0" w:space="0" w:color="auto"/>
            <w:left w:val="none" w:sz="0" w:space="0" w:color="auto"/>
            <w:bottom w:val="none" w:sz="0" w:space="0" w:color="auto"/>
            <w:right w:val="none" w:sz="0" w:space="0" w:color="auto"/>
          </w:divBdr>
        </w:div>
        <w:div w:id="409933630">
          <w:marLeft w:val="640"/>
          <w:marRight w:val="0"/>
          <w:marTop w:val="0"/>
          <w:marBottom w:val="0"/>
          <w:divBdr>
            <w:top w:val="none" w:sz="0" w:space="0" w:color="auto"/>
            <w:left w:val="none" w:sz="0" w:space="0" w:color="auto"/>
            <w:bottom w:val="none" w:sz="0" w:space="0" w:color="auto"/>
            <w:right w:val="none" w:sz="0" w:space="0" w:color="auto"/>
          </w:divBdr>
        </w:div>
        <w:div w:id="821585770">
          <w:marLeft w:val="640"/>
          <w:marRight w:val="0"/>
          <w:marTop w:val="0"/>
          <w:marBottom w:val="0"/>
          <w:divBdr>
            <w:top w:val="none" w:sz="0" w:space="0" w:color="auto"/>
            <w:left w:val="none" w:sz="0" w:space="0" w:color="auto"/>
            <w:bottom w:val="none" w:sz="0" w:space="0" w:color="auto"/>
            <w:right w:val="none" w:sz="0" w:space="0" w:color="auto"/>
          </w:divBdr>
        </w:div>
        <w:div w:id="1884442747">
          <w:marLeft w:val="640"/>
          <w:marRight w:val="0"/>
          <w:marTop w:val="0"/>
          <w:marBottom w:val="0"/>
          <w:divBdr>
            <w:top w:val="none" w:sz="0" w:space="0" w:color="auto"/>
            <w:left w:val="none" w:sz="0" w:space="0" w:color="auto"/>
            <w:bottom w:val="none" w:sz="0" w:space="0" w:color="auto"/>
            <w:right w:val="none" w:sz="0" w:space="0" w:color="auto"/>
          </w:divBdr>
        </w:div>
        <w:div w:id="835149116">
          <w:marLeft w:val="640"/>
          <w:marRight w:val="0"/>
          <w:marTop w:val="0"/>
          <w:marBottom w:val="0"/>
          <w:divBdr>
            <w:top w:val="none" w:sz="0" w:space="0" w:color="auto"/>
            <w:left w:val="none" w:sz="0" w:space="0" w:color="auto"/>
            <w:bottom w:val="none" w:sz="0" w:space="0" w:color="auto"/>
            <w:right w:val="none" w:sz="0" w:space="0" w:color="auto"/>
          </w:divBdr>
        </w:div>
        <w:div w:id="1990286140">
          <w:marLeft w:val="640"/>
          <w:marRight w:val="0"/>
          <w:marTop w:val="0"/>
          <w:marBottom w:val="0"/>
          <w:divBdr>
            <w:top w:val="none" w:sz="0" w:space="0" w:color="auto"/>
            <w:left w:val="none" w:sz="0" w:space="0" w:color="auto"/>
            <w:bottom w:val="none" w:sz="0" w:space="0" w:color="auto"/>
            <w:right w:val="none" w:sz="0" w:space="0" w:color="auto"/>
          </w:divBdr>
        </w:div>
        <w:div w:id="740641038">
          <w:marLeft w:val="640"/>
          <w:marRight w:val="0"/>
          <w:marTop w:val="0"/>
          <w:marBottom w:val="0"/>
          <w:divBdr>
            <w:top w:val="none" w:sz="0" w:space="0" w:color="auto"/>
            <w:left w:val="none" w:sz="0" w:space="0" w:color="auto"/>
            <w:bottom w:val="none" w:sz="0" w:space="0" w:color="auto"/>
            <w:right w:val="none" w:sz="0" w:space="0" w:color="auto"/>
          </w:divBdr>
        </w:div>
        <w:div w:id="818962507">
          <w:marLeft w:val="640"/>
          <w:marRight w:val="0"/>
          <w:marTop w:val="0"/>
          <w:marBottom w:val="0"/>
          <w:divBdr>
            <w:top w:val="none" w:sz="0" w:space="0" w:color="auto"/>
            <w:left w:val="none" w:sz="0" w:space="0" w:color="auto"/>
            <w:bottom w:val="none" w:sz="0" w:space="0" w:color="auto"/>
            <w:right w:val="none" w:sz="0" w:space="0" w:color="auto"/>
          </w:divBdr>
        </w:div>
        <w:div w:id="998310978">
          <w:marLeft w:val="640"/>
          <w:marRight w:val="0"/>
          <w:marTop w:val="0"/>
          <w:marBottom w:val="0"/>
          <w:divBdr>
            <w:top w:val="none" w:sz="0" w:space="0" w:color="auto"/>
            <w:left w:val="none" w:sz="0" w:space="0" w:color="auto"/>
            <w:bottom w:val="none" w:sz="0" w:space="0" w:color="auto"/>
            <w:right w:val="none" w:sz="0" w:space="0" w:color="auto"/>
          </w:divBdr>
        </w:div>
        <w:div w:id="1859418376">
          <w:marLeft w:val="640"/>
          <w:marRight w:val="0"/>
          <w:marTop w:val="0"/>
          <w:marBottom w:val="0"/>
          <w:divBdr>
            <w:top w:val="none" w:sz="0" w:space="0" w:color="auto"/>
            <w:left w:val="none" w:sz="0" w:space="0" w:color="auto"/>
            <w:bottom w:val="none" w:sz="0" w:space="0" w:color="auto"/>
            <w:right w:val="none" w:sz="0" w:space="0" w:color="auto"/>
          </w:divBdr>
        </w:div>
        <w:div w:id="1274363658">
          <w:marLeft w:val="640"/>
          <w:marRight w:val="0"/>
          <w:marTop w:val="0"/>
          <w:marBottom w:val="0"/>
          <w:divBdr>
            <w:top w:val="none" w:sz="0" w:space="0" w:color="auto"/>
            <w:left w:val="none" w:sz="0" w:space="0" w:color="auto"/>
            <w:bottom w:val="none" w:sz="0" w:space="0" w:color="auto"/>
            <w:right w:val="none" w:sz="0" w:space="0" w:color="auto"/>
          </w:divBdr>
        </w:div>
        <w:div w:id="187064958">
          <w:marLeft w:val="640"/>
          <w:marRight w:val="0"/>
          <w:marTop w:val="0"/>
          <w:marBottom w:val="0"/>
          <w:divBdr>
            <w:top w:val="none" w:sz="0" w:space="0" w:color="auto"/>
            <w:left w:val="none" w:sz="0" w:space="0" w:color="auto"/>
            <w:bottom w:val="none" w:sz="0" w:space="0" w:color="auto"/>
            <w:right w:val="none" w:sz="0" w:space="0" w:color="auto"/>
          </w:divBdr>
        </w:div>
        <w:div w:id="842089159">
          <w:marLeft w:val="640"/>
          <w:marRight w:val="0"/>
          <w:marTop w:val="0"/>
          <w:marBottom w:val="0"/>
          <w:divBdr>
            <w:top w:val="none" w:sz="0" w:space="0" w:color="auto"/>
            <w:left w:val="none" w:sz="0" w:space="0" w:color="auto"/>
            <w:bottom w:val="none" w:sz="0" w:space="0" w:color="auto"/>
            <w:right w:val="none" w:sz="0" w:space="0" w:color="auto"/>
          </w:divBdr>
        </w:div>
        <w:div w:id="1706983032">
          <w:marLeft w:val="640"/>
          <w:marRight w:val="0"/>
          <w:marTop w:val="0"/>
          <w:marBottom w:val="0"/>
          <w:divBdr>
            <w:top w:val="none" w:sz="0" w:space="0" w:color="auto"/>
            <w:left w:val="none" w:sz="0" w:space="0" w:color="auto"/>
            <w:bottom w:val="none" w:sz="0" w:space="0" w:color="auto"/>
            <w:right w:val="none" w:sz="0" w:space="0" w:color="auto"/>
          </w:divBdr>
        </w:div>
        <w:div w:id="2077895505">
          <w:marLeft w:val="640"/>
          <w:marRight w:val="0"/>
          <w:marTop w:val="0"/>
          <w:marBottom w:val="0"/>
          <w:divBdr>
            <w:top w:val="none" w:sz="0" w:space="0" w:color="auto"/>
            <w:left w:val="none" w:sz="0" w:space="0" w:color="auto"/>
            <w:bottom w:val="none" w:sz="0" w:space="0" w:color="auto"/>
            <w:right w:val="none" w:sz="0" w:space="0" w:color="auto"/>
          </w:divBdr>
        </w:div>
        <w:div w:id="1618830957">
          <w:marLeft w:val="640"/>
          <w:marRight w:val="0"/>
          <w:marTop w:val="0"/>
          <w:marBottom w:val="0"/>
          <w:divBdr>
            <w:top w:val="none" w:sz="0" w:space="0" w:color="auto"/>
            <w:left w:val="none" w:sz="0" w:space="0" w:color="auto"/>
            <w:bottom w:val="none" w:sz="0" w:space="0" w:color="auto"/>
            <w:right w:val="none" w:sz="0" w:space="0" w:color="auto"/>
          </w:divBdr>
        </w:div>
        <w:div w:id="114064566">
          <w:marLeft w:val="640"/>
          <w:marRight w:val="0"/>
          <w:marTop w:val="0"/>
          <w:marBottom w:val="0"/>
          <w:divBdr>
            <w:top w:val="none" w:sz="0" w:space="0" w:color="auto"/>
            <w:left w:val="none" w:sz="0" w:space="0" w:color="auto"/>
            <w:bottom w:val="none" w:sz="0" w:space="0" w:color="auto"/>
            <w:right w:val="none" w:sz="0" w:space="0" w:color="auto"/>
          </w:divBdr>
        </w:div>
        <w:div w:id="280722696">
          <w:marLeft w:val="640"/>
          <w:marRight w:val="0"/>
          <w:marTop w:val="0"/>
          <w:marBottom w:val="0"/>
          <w:divBdr>
            <w:top w:val="none" w:sz="0" w:space="0" w:color="auto"/>
            <w:left w:val="none" w:sz="0" w:space="0" w:color="auto"/>
            <w:bottom w:val="none" w:sz="0" w:space="0" w:color="auto"/>
            <w:right w:val="none" w:sz="0" w:space="0" w:color="auto"/>
          </w:divBdr>
        </w:div>
      </w:divsChild>
    </w:div>
    <w:div w:id="1319531886">
      <w:bodyDiv w:val="1"/>
      <w:marLeft w:val="0"/>
      <w:marRight w:val="0"/>
      <w:marTop w:val="0"/>
      <w:marBottom w:val="0"/>
      <w:divBdr>
        <w:top w:val="none" w:sz="0" w:space="0" w:color="auto"/>
        <w:left w:val="none" w:sz="0" w:space="0" w:color="auto"/>
        <w:bottom w:val="none" w:sz="0" w:space="0" w:color="auto"/>
        <w:right w:val="none" w:sz="0" w:space="0" w:color="auto"/>
      </w:divBdr>
      <w:divsChild>
        <w:div w:id="1091195471">
          <w:marLeft w:val="640"/>
          <w:marRight w:val="0"/>
          <w:marTop w:val="0"/>
          <w:marBottom w:val="0"/>
          <w:divBdr>
            <w:top w:val="none" w:sz="0" w:space="0" w:color="auto"/>
            <w:left w:val="none" w:sz="0" w:space="0" w:color="auto"/>
            <w:bottom w:val="none" w:sz="0" w:space="0" w:color="auto"/>
            <w:right w:val="none" w:sz="0" w:space="0" w:color="auto"/>
          </w:divBdr>
        </w:div>
        <w:div w:id="1250234214">
          <w:marLeft w:val="640"/>
          <w:marRight w:val="0"/>
          <w:marTop w:val="0"/>
          <w:marBottom w:val="0"/>
          <w:divBdr>
            <w:top w:val="none" w:sz="0" w:space="0" w:color="auto"/>
            <w:left w:val="none" w:sz="0" w:space="0" w:color="auto"/>
            <w:bottom w:val="none" w:sz="0" w:space="0" w:color="auto"/>
            <w:right w:val="none" w:sz="0" w:space="0" w:color="auto"/>
          </w:divBdr>
        </w:div>
        <w:div w:id="1141847397">
          <w:marLeft w:val="640"/>
          <w:marRight w:val="0"/>
          <w:marTop w:val="0"/>
          <w:marBottom w:val="0"/>
          <w:divBdr>
            <w:top w:val="none" w:sz="0" w:space="0" w:color="auto"/>
            <w:left w:val="none" w:sz="0" w:space="0" w:color="auto"/>
            <w:bottom w:val="none" w:sz="0" w:space="0" w:color="auto"/>
            <w:right w:val="none" w:sz="0" w:space="0" w:color="auto"/>
          </w:divBdr>
        </w:div>
        <w:div w:id="21443669">
          <w:marLeft w:val="640"/>
          <w:marRight w:val="0"/>
          <w:marTop w:val="0"/>
          <w:marBottom w:val="0"/>
          <w:divBdr>
            <w:top w:val="none" w:sz="0" w:space="0" w:color="auto"/>
            <w:left w:val="none" w:sz="0" w:space="0" w:color="auto"/>
            <w:bottom w:val="none" w:sz="0" w:space="0" w:color="auto"/>
            <w:right w:val="none" w:sz="0" w:space="0" w:color="auto"/>
          </w:divBdr>
        </w:div>
        <w:div w:id="1224296624">
          <w:marLeft w:val="640"/>
          <w:marRight w:val="0"/>
          <w:marTop w:val="0"/>
          <w:marBottom w:val="0"/>
          <w:divBdr>
            <w:top w:val="none" w:sz="0" w:space="0" w:color="auto"/>
            <w:left w:val="none" w:sz="0" w:space="0" w:color="auto"/>
            <w:bottom w:val="none" w:sz="0" w:space="0" w:color="auto"/>
            <w:right w:val="none" w:sz="0" w:space="0" w:color="auto"/>
          </w:divBdr>
        </w:div>
        <w:div w:id="533466287">
          <w:marLeft w:val="640"/>
          <w:marRight w:val="0"/>
          <w:marTop w:val="0"/>
          <w:marBottom w:val="0"/>
          <w:divBdr>
            <w:top w:val="none" w:sz="0" w:space="0" w:color="auto"/>
            <w:left w:val="none" w:sz="0" w:space="0" w:color="auto"/>
            <w:bottom w:val="none" w:sz="0" w:space="0" w:color="auto"/>
            <w:right w:val="none" w:sz="0" w:space="0" w:color="auto"/>
          </w:divBdr>
        </w:div>
        <w:div w:id="553733058">
          <w:marLeft w:val="640"/>
          <w:marRight w:val="0"/>
          <w:marTop w:val="0"/>
          <w:marBottom w:val="0"/>
          <w:divBdr>
            <w:top w:val="none" w:sz="0" w:space="0" w:color="auto"/>
            <w:left w:val="none" w:sz="0" w:space="0" w:color="auto"/>
            <w:bottom w:val="none" w:sz="0" w:space="0" w:color="auto"/>
            <w:right w:val="none" w:sz="0" w:space="0" w:color="auto"/>
          </w:divBdr>
        </w:div>
        <w:div w:id="1912617337">
          <w:marLeft w:val="640"/>
          <w:marRight w:val="0"/>
          <w:marTop w:val="0"/>
          <w:marBottom w:val="0"/>
          <w:divBdr>
            <w:top w:val="none" w:sz="0" w:space="0" w:color="auto"/>
            <w:left w:val="none" w:sz="0" w:space="0" w:color="auto"/>
            <w:bottom w:val="none" w:sz="0" w:space="0" w:color="auto"/>
            <w:right w:val="none" w:sz="0" w:space="0" w:color="auto"/>
          </w:divBdr>
        </w:div>
        <w:div w:id="1758206071">
          <w:marLeft w:val="640"/>
          <w:marRight w:val="0"/>
          <w:marTop w:val="0"/>
          <w:marBottom w:val="0"/>
          <w:divBdr>
            <w:top w:val="none" w:sz="0" w:space="0" w:color="auto"/>
            <w:left w:val="none" w:sz="0" w:space="0" w:color="auto"/>
            <w:bottom w:val="none" w:sz="0" w:space="0" w:color="auto"/>
            <w:right w:val="none" w:sz="0" w:space="0" w:color="auto"/>
          </w:divBdr>
        </w:div>
        <w:div w:id="786119528">
          <w:marLeft w:val="640"/>
          <w:marRight w:val="0"/>
          <w:marTop w:val="0"/>
          <w:marBottom w:val="0"/>
          <w:divBdr>
            <w:top w:val="none" w:sz="0" w:space="0" w:color="auto"/>
            <w:left w:val="none" w:sz="0" w:space="0" w:color="auto"/>
            <w:bottom w:val="none" w:sz="0" w:space="0" w:color="auto"/>
            <w:right w:val="none" w:sz="0" w:space="0" w:color="auto"/>
          </w:divBdr>
        </w:div>
        <w:div w:id="306975086">
          <w:marLeft w:val="640"/>
          <w:marRight w:val="0"/>
          <w:marTop w:val="0"/>
          <w:marBottom w:val="0"/>
          <w:divBdr>
            <w:top w:val="none" w:sz="0" w:space="0" w:color="auto"/>
            <w:left w:val="none" w:sz="0" w:space="0" w:color="auto"/>
            <w:bottom w:val="none" w:sz="0" w:space="0" w:color="auto"/>
            <w:right w:val="none" w:sz="0" w:space="0" w:color="auto"/>
          </w:divBdr>
        </w:div>
        <w:div w:id="846364084">
          <w:marLeft w:val="640"/>
          <w:marRight w:val="0"/>
          <w:marTop w:val="0"/>
          <w:marBottom w:val="0"/>
          <w:divBdr>
            <w:top w:val="none" w:sz="0" w:space="0" w:color="auto"/>
            <w:left w:val="none" w:sz="0" w:space="0" w:color="auto"/>
            <w:bottom w:val="none" w:sz="0" w:space="0" w:color="auto"/>
            <w:right w:val="none" w:sz="0" w:space="0" w:color="auto"/>
          </w:divBdr>
        </w:div>
        <w:div w:id="168377199">
          <w:marLeft w:val="640"/>
          <w:marRight w:val="0"/>
          <w:marTop w:val="0"/>
          <w:marBottom w:val="0"/>
          <w:divBdr>
            <w:top w:val="none" w:sz="0" w:space="0" w:color="auto"/>
            <w:left w:val="none" w:sz="0" w:space="0" w:color="auto"/>
            <w:bottom w:val="none" w:sz="0" w:space="0" w:color="auto"/>
            <w:right w:val="none" w:sz="0" w:space="0" w:color="auto"/>
          </w:divBdr>
        </w:div>
        <w:div w:id="477110022">
          <w:marLeft w:val="640"/>
          <w:marRight w:val="0"/>
          <w:marTop w:val="0"/>
          <w:marBottom w:val="0"/>
          <w:divBdr>
            <w:top w:val="none" w:sz="0" w:space="0" w:color="auto"/>
            <w:left w:val="none" w:sz="0" w:space="0" w:color="auto"/>
            <w:bottom w:val="none" w:sz="0" w:space="0" w:color="auto"/>
            <w:right w:val="none" w:sz="0" w:space="0" w:color="auto"/>
          </w:divBdr>
        </w:div>
        <w:div w:id="733545073">
          <w:marLeft w:val="640"/>
          <w:marRight w:val="0"/>
          <w:marTop w:val="0"/>
          <w:marBottom w:val="0"/>
          <w:divBdr>
            <w:top w:val="none" w:sz="0" w:space="0" w:color="auto"/>
            <w:left w:val="none" w:sz="0" w:space="0" w:color="auto"/>
            <w:bottom w:val="none" w:sz="0" w:space="0" w:color="auto"/>
            <w:right w:val="none" w:sz="0" w:space="0" w:color="auto"/>
          </w:divBdr>
        </w:div>
        <w:div w:id="1109932593">
          <w:marLeft w:val="640"/>
          <w:marRight w:val="0"/>
          <w:marTop w:val="0"/>
          <w:marBottom w:val="0"/>
          <w:divBdr>
            <w:top w:val="none" w:sz="0" w:space="0" w:color="auto"/>
            <w:left w:val="none" w:sz="0" w:space="0" w:color="auto"/>
            <w:bottom w:val="none" w:sz="0" w:space="0" w:color="auto"/>
            <w:right w:val="none" w:sz="0" w:space="0" w:color="auto"/>
          </w:divBdr>
        </w:div>
        <w:div w:id="272172839">
          <w:marLeft w:val="640"/>
          <w:marRight w:val="0"/>
          <w:marTop w:val="0"/>
          <w:marBottom w:val="0"/>
          <w:divBdr>
            <w:top w:val="none" w:sz="0" w:space="0" w:color="auto"/>
            <w:left w:val="none" w:sz="0" w:space="0" w:color="auto"/>
            <w:bottom w:val="none" w:sz="0" w:space="0" w:color="auto"/>
            <w:right w:val="none" w:sz="0" w:space="0" w:color="auto"/>
          </w:divBdr>
        </w:div>
        <w:div w:id="1929576621">
          <w:marLeft w:val="640"/>
          <w:marRight w:val="0"/>
          <w:marTop w:val="0"/>
          <w:marBottom w:val="0"/>
          <w:divBdr>
            <w:top w:val="none" w:sz="0" w:space="0" w:color="auto"/>
            <w:left w:val="none" w:sz="0" w:space="0" w:color="auto"/>
            <w:bottom w:val="none" w:sz="0" w:space="0" w:color="auto"/>
            <w:right w:val="none" w:sz="0" w:space="0" w:color="auto"/>
          </w:divBdr>
        </w:div>
        <w:div w:id="1980500830">
          <w:marLeft w:val="640"/>
          <w:marRight w:val="0"/>
          <w:marTop w:val="0"/>
          <w:marBottom w:val="0"/>
          <w:divBdr>
            <w:top w:val="none" w:sz="0" w:space="0" w:color="auto"/>
            <w:left w:val="none" w:sz="0" w:space="0" w:color="auto"/>
            <w:bottom w:val="none" w:sz="0" w:space="0" w:color="auto"/>
            <w:right w:val="none" w:sz="0" w:space="0" w:color="auto"/>
          </w:divBdr>
        </w:div>
        <w:div w:id="656803047">
          <w:marLeft w:val="640"/>
          <w:marRight w:val="0"/>
          <w:marTop w:val="0"/>
          <w:marBottom w:val="0"/>
          <w:divBdr>
            <w:top w:val="none" w:sz="0" w:space="0" w:color="auto"/>
            <w:left w:val="none" w:sz="0" w:space="0" w:color="auto"/>
            <w:bottom w:val="none" w:sz="0" w:space="0" w:color="auto"/>
            <w:right w:val="none" w:sz="0" w:space="0" w:color="auto"/>
          </w:divBdr>
        </w:div>
        <w:div w:id="211967797">
          <w:marLeft w:val="640"/>
          <w:marRight w:val="0"/>
          <w:marTop w:val="0"/>
          <w:marBottom w:val="0"/>
          <w:divBdr>
            <w:top w:val="none" w:sz="0" w:space="0" w:color="auto"/>
            <w:left w:val="none" w:sz="0" w:space="0" w:color="auto"/>
            <w:bottom w:val="none" w:sz="0" w:space="0" w:color="auto"/>
            <w:right w:val="none" w:sz="0" w:space="0" w:color="auto"/>
          </w:divBdr>
        </w:div>
        <w:div w:id="677391667">
          <w:marLeft w:val="640"/>
          <w:marRight w:val="0"/>
          <w:marTop w:val="0"/>
          <w:marBottom w:val="0"/>
          <w:divBdr>
            <w:top w:val="none" w:sz="0" w:space="0" w:color="auto"/>
            <w:left w:val="none" w:sz="0" w:space="0" w:color="auto"/>
            <w:bottom w:val="none" w:sz="0" w:space="0" w:color="auto"/>
            <w:right w:val="none" w:sz="0" w:space="0" w:color="auto"/>
          </w:divBdr>
        </w:div>
        <w:div w:id="353117386">
          <w:marLeft w:val="640"/>
          <w:marRight w:val="0"/>
          <w:marTop w:val="0"/>
          <w:marBottom w:val="0"/>
          <w:divBdr>
            <w:top w:val="none" w:sz="0" w:space="0" w:color="auto"/>
            <w:left w:val="none" w:sz="0" w:space="0" w:color="auto"/>
            <w:bottom w:val="none" w:sz="0" w:space="0" w:color="auto"/>
            <w:right w:val="none" w:sz="0" w:space="0" w:color="auto"/>
          </w:divBdr>
        </w:div>
        <w:div w:id="1879929025">
          <w:marLeft w:val="640"/>
          <w:marRight w:val="0"/>
          <w:marTop w:val="0"/>
          <w:marBottom w:val="0"/>
          <w:divBdr>
            <w:top w:val="none" w:sz="0" w:space="0" w:color="auto"/>
            <w:left w:val="none" w:sz="0" w:space="0" w:color="auto"/>
            <w:bottom w:val="none" w:sz="0" w:space="0" w:color="auto"/>
            <w:right w:val="none" w:sz="0" w:space="0" w:color="auto"/>
          </w:divBdr>
        </w:div>
        <w:div w:id="852106363">
          <w:marLeft w:val="640"/>
          <w:marRight w:val="0"/>
          <w:marTop w:val="0"/>
          <w:marBottom w:val="0"/>
          <w:divBdr>
            <w:top w:val="none" w:sz="0" w:space="0" w:color="auto"/>
            <w:left w:val="none" w:sz="0" w:space="0" w:color="auto"/>
            <w:bottom w:val="none" w:sz="0" w:space="0" w:color="auto"/>
            <w:right w:val="none" w:sz="0" w:space="0" w:color="auto"/>
          </w:divBdr>
        </w:div>
        <w:div w:id="525676280">
          <w:marLeft w:val="640"/>
          <w:marRight w:val="0"/>
          <w:marTop w:val="0"/>
          <w:marBottom w:val="0"/>
          <w:divBdr>
            <w:top w:val="none" w:sz="0" w:space="0" w:color="auto"/>
            <w:left w:val="none" w:sz="0" w:space="0" w:color="auto"/>
            <w:bottom w:val="none" w:sz="0" w:space="0" w:color="auto"/>
            <w:right w:val="none" w:sz="0" w:space="0" w:color="auto"/>
          </w:divBdr>
        </w:div>
        <w:div w:id="2014138812">
          <w:marLeft w:val="640"/>
          <w:marRight w:val="0"/>
          <w:marTop w:val="0"/>
          <w:marBottom w:val="0"/>
          <w:divBdr>
            <w:top w:val="none" w:sz="0" w:space="0" w:color="auto"/>
            <w:left w:val="none" w:sz="0" w:space="0" w:color="auto"/>
            <w:bottom w:val="none" w:sz="0" w:space="0" w:color="auto"/>
            <w:right w:val="none" w:sz="0" w:space="0" w:color="auto"/>
          </w:divBdr>
        </w:div>
        <w:div w:id="877160075">
          <w:marLeft w:val="640"/>
          <w:marRight w:val="0"/>
          <w:marTop w:val="0"/>
          <w:marBottom w:val="0"/>
          <w:divBdr>
            <w:top w:val="none" w:sz="0" w:space="0" w:color="auto"/>
            <w:left w:val="none" w:sz="0" w:space="0" w:color="auto"/>
            <w:bottom w:val="none" w:sz="0" w:space="0" w:color="auto"/>
            <w:right w:val="none" w:sz="0" w:space="0" w:color="auto"/>
          </w:divBdr>
        </w:div>
        <w:div w:id="367417036">
          <w:marLeft w:val="640"/>
          <w:marRight w:val="0"/>
          <w:marTop w:val="0"/>
          <w:marBottom w:val="0"/>
          <w:divBdr>
            <w:top w:val="none" w:sz="0" w:space="0" w:color="auto"/>
            <w:left w:val="none" w:sz="0" w:space="0" w:color="auto"/>
            <w:bottom w:val="none" w:sz="0" w:space="0" w:color="auto"/>
            <w:right w:val="none" w:sz="0" w:space="0" w:color="auto"/>
          </w:divBdr>
        </w:div>
        <w:div w:id="1749383293">
          <w:marLeft w:val="640"/>
          <w:marRight w:val="0"/>
          <w:marTop w:val="0"/>
          <w:marBottom w:val="0"/>
          <w:divBdr>
            <w:top w:val="none" w:sz="0" w:space="0" w:color="auto"/>
            <w:left w:val="none" w:sz="0" w:space="0" w:color="auto"/>
            <w:bottom w:val="none" w:sz="0" w:space="0" w:color="auto"/>
            <w:right w:val="none" w:sz="0" w:space="0" w:color="auto"/>
          </w:divBdr>
        </w:div>
        <w:div w:id="55326111">
          <w:marLeft w:val="640"/>
          <w:marRight w:val="0"/>
          <w:marTop w:val="0"/>
          <w:marBottom w:val="0"/>
          <w:divBdr>
            <w:top w:val="none" w:sz="0" w:space="0" w:color="auto"/>
            <w:left w:val="none" w:sz="0" w:space="0" w:color="auto"/>
            <w:bottom w:val="none" w:sz="0" w:space="0" w:color="auto"/>
            <w:right w:val="none" w:sz="0" w:space="0" w:color="auto"/>
          </w:divBdr>
        </w:div>
        <w:div w:id="780346770">
          <w:marLeft w:val="640"/>
          <w:marRight w:val="0"/>
          <w:marTop w:val="0"/>
          <w:marBottom w:val="0"/>
          <w:divBdr>
            <w:top w:val="none" w:sz="0" w:space="0" w:color="auto"/>
            <w:left w:val="none" w:sz="0" w:space="0" w:color="auto"/>
            <w:bottom w:val="none" w:sz="0" w:space="0" w:color="auto"/>
            <w:right w:val="none" w:sz="0" w:space="0" w:color="auto"/>
          </w:divBdr>
        </w:div>
        <w:div w:id="1535996321">
          <w:marLeft w:val="640"/>
          <w:marRight w:val="0"/>
          <w:marTop w:val="0"/>
          <w:marBottom w:val="0"/>
          <w:divBdr>
            <w:top w:val="none" w:sz="0" w:space="0" w:color="auto"/>
            <w:left w:val="none" w:sz="0" w:space="0" w:color="auto"/>
            <w:bottom w:val="none" w:sz="0" w:space="0" w:color="auto"/>
            <w:right w:val="none" w:sz="0" w:space="0" w:color="auto"/>
          </w:divBdr>
        </w:div>
        <w:div w:id="1767922438">
          <w:marLeft w:val="640"/>
          <w:marRight w:val="0"/>
          <w:marTop w:val="0"/>
          <w:marBottom w:val="0"/>
          <w:divBdr>
            <w:top w:val="none" w:sz="0" w:space="0" w:color="auto"/>
            <w:left w:val="none" w:sz="0" w:space="0" w:color="auto"/>
            <w:bottom w:val="none" w:sz="0" w:space="0" w:color="auto"/>
            <w:right w:val="none" w:sz="0" w:space="0" w:color="auto"/>
          </w:divBdr>
        </w:div>
        <w:div w:id="512108297">
          <w:marLeft w:val="640"/>
          <w:marRight w:val="0"/>
          <w:marTop w:val="0"/>
          <w:marBottom w:val="0"/>
          <w:divBdr>
            <w:top w:val="none" w:sz="0" w:space="0" w:color="auto"/>
            <w:left w:val="none" w:sz="0" w:space="0" w:color="auto"/>
            <w:bottom w:val="none" w:sz="0" w:space="0" w:color="auto"/>
            <w:right w:val="none" w:sz="0" w:space="0" w:color="auto"/>
          </w:divBdr>
        </w:div>
        <w:div w:id="231042185">
          <w:marLeft w:val="640"/>
          <w:marRight w:val="0"/>
          <w:marTop w:val="0"/>
          <w:marBottom w:val="0"/>
          <w:divBdr>
            <w:top w:val="none" w:sz="0" w:space="0" w:color="auto"/>
            <w:left w:val="none" w:sz="0" w:space="0" w:color="auto"/>
            <w:bottom w:val="none" w:sz="0" w:space="0" w:color="auto"/>
            <w:right w:val="none" w:sz="0" w:space="0" w:color="auto"/>
          </w:divBdr>
        </w:div>
        <w:div w:id="1934169000">
          <w:marLeft w:val="640"/>
          <w:marRight w:val="0"/>
          <w:marTop w:val="0"/>
          <w:marBottom w:val="0"/>
          <w:divBdr>
            <w:top w:val="none" w:sz="0" w:space="0" w:color="auto"/>
            <w:left w:val="none" w:sz="0" w:space="0" w:color="auto"/>
            <w:bottom w:val="none" w:sz="0" w:space="0" w:color="auto"/>
            <w:right w:val="none" w:sz="0" w:space="0" w:color="auto"/>
          </w:divBdr>
        </w:div>
        <w:div w:id="674500616">
          <w:marLeft w:val="640"/>
          <w:marRight w:val="0"/>
          <w:marTop w:val="0"/>
          <w:marBottom w:val="0"/>
          <w:divBdr>
            <w:top w:val="none" w:sz="0" w:space="0" w:color="auto"/>
            <w:left w:val="none" w:sz="0" w:space="0" w:color="auto"/>
            <w:bottom w:val="none" w:sz="0" w:space="0" w:color="auto"/>
            <w:right w:val="none" w:sz="0" w:space="0" w:color="auto"/>
          </w:divBdr>
        </w:div>
        <w:div w:id="217472430">
          <w:marLeft w:val="640"/>
          <w:marRight w:val="0"/>
          <w:marTop w:val="0"/>
          <w:marBottom w:val="0"/>
          <w:divBdr>
            <w:top w:val="none" w:sz="0" w:space="0" w:color="auto"/>
            <w:left w:val="none" w:sz="0" w:space="0" w:color="auto"/>
            <w:bottom w:val="none" w:sz="0" w:space="0" w:color="auto"/>
            <w:right w:val="none" w:sz="0" w:space="0" w:color="auto"/>
          </w:divBdr>
        </w:div>
        <w:div w:id="1841115185">
          <w:marLeft w:val="640"/>
          <w:marRight w:val="0"/>
          <w:marTop w:val="0"/>
          <w:marBottom w:val="0"/>
          <w:divBdr>
            <w:top w:val="none" w:sz="0" w:space="0" w:color="auto"/>
            <w:left w:val="none" w:sz="0" w:space="0" w:color="auto"/>
            <w:bottom w:val="none" w:sz="0" w:space="0" w:color="auto"/>
            <w:right w:val="none" w:sz="0" w:space="0" w:color="auto"/>
          </w:divBdr>
        </w:div>
        <w:div w:id="1802067175">
          <w:marLeft w:val="640"/>
          <w:marRight w:val="0"/>
          <w:marTop w:val="0"/>
          <w:marBottom w:val="0"/>
          <w:divBdr>
            <w:top w:val="none" w:sz="0" w:space="0" w:color="auto"/>
            <w:left w:val="none" w:sz="0" w:space="0" w:color="auto"/>
            <w:bottom w:val="none" w:sz="0" w:space="0" w:color="auto"/>
            <w:right w:val="none" w:sz="0" w:space="0" w:color="auto"/>
          </w:divBdr>
        </w:div>
        <w:div w:id="758988226">
          <w:marLeft w:val="640"/>
          <w:marRight w:val="0"/>
          <w:marTop w:val="0"/>
          <w:marBottom w:val="0"/>
          <w:divBdr>
            <w:top w:val="none" w:sz="0" w:space="0" w:color="auto"/>
            <w:left w:val="none" w:sz="0" w:space="0" w:color="auto"/>
            <w:bottom w:val="none" w:sz="0" w:space="0" w:color="auto"/>
            <w:right w:val="none" w:sz="0" w:space="0" w:color="auto"/>
          </w:divBdr>
        </w:div>
        <w:div w:id="1124427160">
          <w:marLeft w:val="640"/>
          <w:marRight w:val="0"/>
          <w:marTop w:val="0"/>
          <w:marBottom w:val="0"/>
          <w:divBdr>
            <w:top w:val="none" w:sz="0" w:space="0" w:color="auto"/>
            <w:left w:val="none" w:sz="0" w:space="0" w:color="auto"/>
            <w:bottom w:val="none" w:sz="0" w:space="0" w:color="auto"/>
            <w:right w:val="none" w:sz="0" w:space="0" w:color="auto"/>
          </w:divBdr>
        </w:div>
        <w:div w:id="423842037">
          <w:marLeft w:val="640"/>
          <w:marRight w:val="0"/>
          <w:marTop w:val="0"/>
          <w:marBottom w:val="0"/>
          <w:divBdr>
            <w:top w:val="none" w:sz="0" w:space="0" w:color="auto"/>
            <w:left w:val="none" w:sz="0" w:space="0" w:color="auto"/>
            <w:bottom w:val="none" w:sz="0" w:space="0" w:color="auto"/>
            <w:right w:val="none" w:sz="0" w:space="0" w:color="auto"/>
          </w:divBdr>
        </w:div>
        <w:div w:id="1594049280">
          <w:marLeft w:val="640"/>
          <w:marRight w:val="0"/>
          <w:marTop w:val="0"/>
          <w:marBottom w:val="0"/>
          <w:divBdr>
            <w:top w:val="none" w:sz="0" w:space="0" w:color="auto"/>
            <w:left w:val="none" w:sz="0" w:space="0" w:color="auto"/>
            <w:bottom w:val="none" w:sz="0" w:space="0" w:color="auto"/>
            <w:right w:val="none" w:sz="0" w:space="0" w:color="auto"/>
          </w:divBdr>
        </w:div>
        <w:div w:id="1701080305">
          <w:marLeft w:val="640"/>
          <w:marRight w:val="0"/>
          <w:marTop w:val="0"/>
          <w:marBottom w:val="0"/>
          <w:divBdr>
            <w:top w:val="none" w:sz="0" w:space="0" w:color="auto"/>
            <w:left w:val="none" w:sz="0" w:space="0" w:color="auto"/>
            <w:bottom w:val="none" w:sz="0" w:space="0" w:color="auto"/>
            <w:right w:val="none" w:sz="0" w:space="0" w:color="auto"/>
          </w:divBdr>
        </w:div>
        <w:div w:id="78216516">
          <w:marLeft w:val="640"/>
          <w:marRight w:val="0"/>
          <w:marTop w:val="0"/>
          <w:marBottom w:val="0"/>
          <w:divBdr>
            <w:top w:val="none" w:sz="0" w:space="0" w:color="auto"/>
            <w:left w:val="none" w:sz="0" w:space="0" w:color="auto"/>
            <w:bottom w:val="none" w:sz="0" w:space="0" w:color="auto"/>
            <w:right w:val="none" w:sz="0" w:space="0" w:color="auto"/>
          </w:divBdr>
        </w:div>
        <w:div w:id="942802259">
          <w:marLeft w:val="640"/>
          <w:marRight w:val="0"/>
          <w:marTop w:val="0"/>
          <w:marBottom w:val="0"/>
          <w:divBdr>
            <w:top w:val="none" w:sz="0" w:space="0" w:color="auto"/>
            <w:left w:val="none" w:sz="0" w:space="0" w:color="auto"/>
            <w:bottom w:val="none" w:sz="0" w:space="0" w:color="auto"/>
            <w:right w:val="none" w:sz="0" w:space="0" w:color="auto"/>
          </w:divBdr>
        </w:div>
        <w:div w:id="1213073868">
          <w:marLeft w:val="640"/>
          <w:marRight w:val="0"/>
          <w:marTop w:val="0"/>
          <w:marBottom w:val="0"/>
          <w:divBdr>
            <w:top w:val="none" w:sz="0" w:space="0" w:color="auto"/>
            <w:left w:val="none" w:sz="0" w:space="0" w:color="auto"/>
            <w:bottom w:val="none" w:sz="0" w:space="0" w:color="auto"/>
            <w:right w:val="none" w:sz="0" w:space="0" w:color="auto"/>
          </w:divBdr>
        </w:div>
        <w:div w:id="1882932625">
          <w:marLeft w:val="640"/>
          <w:marRight w:val="0"/>
          <w:marTop w:val="0"/>
          <w:marBottom w:val="0"/>
          <w:divBdr>
            <w:top w:val="none" w:sz="0" w:space="0" w:color="auto"/>
            <w:left w:val="none" w:sz="0" w:space="0" w:color="auto"/>
            <w:bottom w:val="none" w:sz="0" w:space="0" w:color="auto"/>
            <w:right w:val="none" w:sz="0" w:space="0" w:color="auto"/>
          </w:divBdr>
        </w:div>
        <w:div w:id="1434592825">
          <w:marLeft w:val="640"/>
          <w:marRight w:val="0"/>
          <w:marTop w:val="0"/>
          <w:marBottom w:val="0"/>
          <w:divBdr>
            <w:top w:val="none" w:sz="0" w:space="0" w:color="auto"/>
            <w:left w:val="none" w:sz="0" w:space="0" w:color="auto"/>
            <w:bottom w:val="none" w:sz="0" w:space="0" w:color="auto"/>
            <w:right w:val="none" w:sz="0" w:space="0" w:color="auto"/>
          </w:divBdr>
        </w:div>
        <w:div w:id="2063092969">
          <w:marLeft w:val="640"/>
          <w:marRight w:val="0"/>
          <w:marTop w:val="0"/>
          <w:marBottom w:val="0"/>
          <w:divBdr>
            <w:top w:val="none" w:sz="0" w:space="0" w:color="auto"/>
            <w:left w:val="none" w:sz="0" w:space="0" w:color="auto"/>
            <w:bottom w:val="none" w:sz="0" w:space="0" w:color="auto"/>
            <w:right w:val="none" w:sz="0" w:space="0" w:color="auto"/>
          </w:divBdr>
        </w:div>
        <w:div w:id="730419946">
          <w:marLeft w:val="640"/>
          <w:marRight w:val="0"/>
          <w:marTop w:val="0"/>
          <w:marBottom w:val="0"/>
          <w:divBdr>
            <w:top w:val="none" w:sz="0" w:space="0" w:color="auto"/>
            <w:left w:val="none" w:sz="0" w:space="0" w:color="auto"/>
            <w:bottom w:val="none" w:sz="0" w:space="0" w:color="auto"/>
            <w:right w:val="none" w:sz="0" w:space="0" w:color="auto"/>
          </w:divBdr>
        </w:div>
        <w:div w:id="2020305162">
          <w:marLeft w:val="640"/>
          <w:marRight w:val="0"/>
          <w:marTop w:val="0"/>
          <w:marBottom w:val="0"/>
          <w:divBdr>
            <w:top w:val="none" w:sz="0" w:space="0" w:color="auto"/>
            <w:left w:val="none" w:sz="0" w:space="0" w:color="auto"/>
            <w:bottom w:val="none" w:sz="0" w:space="0" w:color="auto"/>
            <w:right w:val="none" w:sz="0" w:space="0" w:color="auto"/>
          </w:divBdr>
        </w:div>
        <w:div w:id="960188181">
          <w:marLeft w:val="640"/>
          <w:marRight w:val="0"/>
          <w:marTop w:val="0"/>
          <w:marBottom w:val="0"/>
          <w:divBdr>
            <w:top w:val="none" w:sz="0" w:space="0" w:color="auto"/>
            <w:left w:val="none" w:sz="0" w:space="0" w:color="auto"/>
            <w:bottom w:val="none" w:sz="0" w:space="0" w:color="auto"/>
            <w:right w:val="none" w:sz="0" w:space="0" w:color="auto"/>
          </w:divBdr>
        </w:div>
        <w:div w:id="1731995067">
          <w:marLeft w:val="640"/>
          <w:marRight w:val="0"/>
          <w:marTop w:val="0"/>
          <w:marBottom w:val="0"/>
          <w:divBdr>
            <w:top w:val="none" w:sz="0" w:space="0" w:color="auto"/>
            <w:left w:val="none" w:sz="0" w:space="0" w:color="auto"/>
            <w:bottom w:val="none" w:sz="0" w:space="0" w:color="auto"/>
            <w:right w:val="none" w:sz="0" w:space="0" w:color="auto"/>
          </w:divBdr>
        </w:div>
        <w:div w:id="2036999374">
          <w:marLeft w:val="640"/>
          <w:marRight w:val="0"/>
          <w:marTop w:val="0"/>
          <w:marBottom w:val="0"/>
          <w:divBdr>
            <w:top w:val="none" w:sz="0" w:space="0" w:color="auto"/>
            <w:left w:val="none" w:sz="0" w:space="0" w:color="auto"/>
            <w:bottom w:val="none" w:sz="0" w:space="0" w:color="auto"/>
            <w:right w:val="none" w:sz="0" w:space="0" w:color="auto"/>
          </w:divBdr>
        </w:div>
        <w:div w:id="144669972">
          <w:marLeft w:val="640"/>
          <w:marRight w:val="0"/>
          <w:marTop w:val="0"/>
          <w:marBottom w:val="0"/>
          <w:divBdr>
            <w:top w:val="none" w:sz="0" w:space="0" w:color="auto"/>
            <w:left w:val="none" w:sz="0" w:space="0" w:color="auto"/>
            <w:bottom w:val="none" w:sz="0" w:space="0" w:color="auto"/>
            <w:right w:val="none" w:sz="0" w:space="0" w:color="auto"/>
          </w:divBdr>
        </w:div>
        <w:div w:id="76831921">
          <w:marLeft w:val="640"/>
          <w:marRight w:val="0"/>
          <w:marTop w:val="0"/>
          <w:marBottom w:val="0"/>
          <w:divBdr>
            <w:top w:val="none" w:sz="0" w:space="0" w:color="auto"/>
            <w:left w:val="none" w:sz="0" w:space="0" w:color="auto"/>
            <w:bottom w:val="none" w:sz="0" w:space="0" w:color="auto"/>
            <w:right w:val="none" w:sz="0" w:space="0" w:color="auto"/>
          </w:divBdr>
        </w:div>
        <w:div w:id="180627959">
          <w:marLeft w:val="640"/>
          <w:marRight w:val="0"/>
          <w:marTop w:val="0"/>
          <w:marBottom w:val="0"/>
          <w:divBdr>
            <w:top w:val="none" w:sz="0" w:space="0" w:color="auto"/>
            <w:left w:val="none" w:sz="0" w:space="0" w:color="auto"/>
            <w:bottom w:val="none" w:sz="0" w:space="0" w:color="auto"/>
            <w:right w:val="none" w:sz="0" w:space="0" w:color="auto"/>
          </w:divBdr>
        </w:div>
        <w:div w:id="50471285">
          <w:marLeft w:val="640"/>
          <w:marRight w:val="0"/>
          <w:marTop w:val="0"/>
          <w:marBottom w:val="0"/>
          <w:divBdr>
            <w:top w:val="none" w:sz="0" w:space="0" w:color="auto"/>
            <w:left w:val="none" w:sz="0" w:space="0" w:color="auto"/>
            <w:bottom w:val="none" w:sz="0" w:space="0" w:color="auto"/>
            <w:right w:val="none" w:sz="0" w:space="0" w:color="auto"/>
          </w:divBdr>
        </w:div>
        <w:div w:id="497693971">
          <w:marLeft w:val="640"/>
          <w:marRight w:val="0"/>
          <w:marTop w:val="0"/>
          <w:marBottom w:val="0"/>
          <w:divBdr>
            <w:top w:val="none" w:sz="0" w:space="0" w:color="auto"/>
            <w:left w:val="none" w:sz="0" w:space="0" w:color="auto"/>
            <w:bottom w:val="none" w:sz="0" w:space="0" w:color="auto"/>
            <w:right w:val="none" w:sz="0" w:space="0" w:color="auto"/>
          </w:divBdr>
        </w:div>
        <w:div w:id="738789314">
          <w:marLeft w:val="640"/>
          <w:marRight w:val="0"/>
          <w:marTop w:val="0"/>
          <w:marBottom w:val="0"/>
          <w:divBdr>
            <w:top w:val="none" w:sz="0" w:space="0" w:color="auto"/>
            <w:left w:val="none" w:sz="0" w:space="0" w:color="auto"/>
            <w:bottom w:val="none" w:sz="0" w:space="0" w:color="auto"/>
            <w:right w:val="none" w:sz="0" w:space="0" w:color="auto"/>
          </w:divBdr>
        </w:div>
        <w:div w:id="791166302">
          <w:marLeft w:val="640"/>
          <w:marRight w:val="0"/>
          <w:marTop w:val="0"/>
          <w:marBottom w:val="0"/>
          <w:divBdr>
            <w:top w:val="none" w:sz="0" w:space="0" w:color="auto"/>
            <w:left w:val="none" w:sz="0" w:space="0" w:color="auto"/>
            <w:bottom w:val="none" w:sz="0" w:space="0" w:color="auto"/>
            <w:right w:val="none" w:sz="0" w:space="0" w:color="auto"/>
          </w:divBdr>
        </w:div>
        <w:div w:id="1526404214">
          <w:marLeft w:val="640"/>
          <w:marRight w:val="0"/>
          <w:marTop w:val="0"/>
          <w:marBottom w:val="0"/>
          <w:divBdr>
            <w:top w:val="none" w:sz="0" w:space="0" w:color="auto"/>
            <w:left w:val="none" w:sz="0" w:space="0" w:color="auto"/>
            <w:bottom w:val="none" w:sz="0" w:space="0" w:color="auto"/>
            <w:right w:val="none" w:sz="0" w:space="0" w:color="auto"/>
          </w:divBdr>
        </w:div>
        <w:div w:id="81612625">
          <w:marLeft w:val="640"/>
          <w:marRight w:val="0"/>
          <w:marTop w:val="0"/>
          <w:marBottom w:val="0"/>
          <w:divBdr>
            <w:top w:val="none" w:sz="0" w:space="0" w:color="auto"/>
            <w:left w:val="none" w:sz="0" w:space="0" w:color="auto"/>
            <w:bottom w:val="none" w:sz="0" w:space="0" w:color="auto"/>
            <w:right w:val="none" w:sz="0" w:space="0" w:color="auto"/>
          </w:divBdr>
        </w:div>
        <w:div w:id="1865970983">
          <w:marLeft w:val="640"/>
          <w:marRight w:val="0"/>
          <w:marTop w:val="0"/>
          <w:marBottom w:val="0"/>
          <w:divBdr>
            <w:top w:val="none" w:sz="0" w:space="0" w:color="auto"/>
            <w:left w:val="none" w:sz="0" w:space="0" w:color="auto"/>
            <w:bottom w:val="none" w:sz="0" w:space="0" w:color="auto"/>
            <w:right w:val="none" w:sz="0" w:space="0" w:color="auto"/>
          </w:divBdr>
        </w:div>
        <w:div w:id="75441302">
          <w:marLeft w:val="640"/>
          <w:marRight w:val="0"/>
          <w:marTop w:val="0"/>
          <w:marBottom w:val="0"/>
          <w:divBdr>
            <w:top w:val="none" w:sz="0" w:space="0" w:color="auto"/>
            <w:left w:val="none" w:sz="0" w:space="0" w:color="auto"/>
            <w:bottom w:val="none" w:sz="0" w:space="0" w:color="auto"/>
            <w:right w:val="none" w:sz="0" w:space="0" w:color="auto"/>
          </w:divBdr>
        </w:div>
        <w:div w:id="238713887">
          <w:marLeft w:val="640"/>
          <w:marRight w:val="0"/>
          <w:marTop w:val="0"/>
          <w:marBottom w:val="0"/>
          <w:divBdr>
            <w:top w:val="none" w:sz="0" w:space="0" w:color="auto"/>
            <w:left w:val="none" w:sz="0" w:space="0" w:color="auto"/>
            <w:bottom w:val="none" w:sz="0" w:space="0" w:color="auto"/>
            <w:right w:val="none" w:sz="0" w:space="0" w:color="auto"/>
          </w:divBdr>
        </w:div>
        <w:div w:id="1893733810">
          <w:marLeft w:val="640"/>
          <w:marRight w:val="0"/>
          <w:marTop w:val="0"/>
          <w:marBottom w:val="0"/>
          <w:divBdr>
            <w:top w:val="none" w:sz="0" w:space="0" w:color="auto"/>
            <w:left w:val="none" w:sz="0" w:space="0" w:color="auto"/>
            <w:bottom w:val="none" w:sz="0" w:space="0" w:color="auto"/>
            <w:right w:val="none" w:sz="0" w:space="0" w:color="auto"/>
          </w:divBdr>
        </w:div>
        <w:div w:id="1817988067">
          <w:marLeft w:val="640"/>
          <w:marRight w:val="0"/>
          <w:marTop w:val="0"/>
          <w:marBottom w:val="0"/>
          <w:divBdr>
            <w:top w:val="none" w:sz="0" w:space="0" w:color="auto"/>
            <w:left w:val="none" w:sz="0" w:space="0" w:color="auto"/>
            <w:bottom w:val="none" w:sz="0" w:space="0" w:color="auto"/>
            <w:right w:val="none" w:sz="0" w:space="0" w:color="auto"/>
          </w:divBdr>
        </w:div>
        <w:div w:id="1782602394">
          <w:marLeft w:val="640"/>
          <w:marRight w:val="0"/>
          <w:marTop w:val="0"/>
          <w:marBottom w:val="0"/>
          <w:divBdr>
            <w:top w:val="none" w:sz="0" w:space="0" w:color="auto"/>
            <w:left w:val="none" w:sz="0" w:space="0" w:color="auto"/>
            <w:bottom w:val="none" w:sz="0" w:space="0" w:color="auto"/>
            <w:right w:val="none" w:sz="0" w:space="0" w:color="auto"/>
          </w:divBdr>
        </w:div>
        <w:div w:id="1948851497">
          <w:marLeft w:val="640"/>
          <w:marRight w:val="0"/>
          <w:marTop w:val="0"/>
          <w:marBottom w:val="0"/>
          <w:divBdr>
            <w:top w:val="none" w:sz="0" w:space="0" w:color="auto"/>
            <w:left w:val="none" w:sz="0" w:space="0" w:color="auto"/>
            <w:bottom w:val="none" w:sz="0" w:space="0" w:color="auto"/>
            <w:right w:val="none" w:sz="0" w:space="0" w:color="auto"/>
          </w:divBdr>
        </w:div>
        <w:div w:id="937904904">
          <w:marLeft w:val="640"/>
          <w:marRight w:val="0"/>
          <w:marTop w:val="0"/>
          <w:marBottom w:val="0"/>
          <w:divBdr>
            <w:top w:val="none" w:sz="0" w:space="0" w:color="auto"/>
            <w:left w:val="none" w:sz="0" w:space="0" w:color="auto"/>
            <w:bottom w:val="none" w:sz="0" w:space="0" w:color="auto"/>
            <w:right w:val="none" w:sz="0" w:space="0" w:color="auto"/>
          </w:divBdr>
        </w:div>
        <w:div w:id="277107134">
          <w:marLeft w:val="640"/>
          <w:marRight w:val="0"/>
          <w:marTop w:val="0"/>
          <w:marBottom w:val="0"/>
          <w:divBdr>
            <w:top w:val="none" w:sz="0" w:space="0" w:color="auto"/>
            <w:left w:val="none" w:sz="0" w:space="0" w:color="auto"/>
            <w:bottom w:val="none" w:sz="0" w:space="0" w:color="auto"/>
            <w:right w:val="none" w:sz="0" w:space="0" w:color="auto"/>
          </w:divBdr>
        </w:div>
        <w:div w:id="402921125">
          <w:marLeft w:val="640"/>
          <w:marRight w:val="0"/>
          <w:marTop w:val="0"/>
          <w:marBottom w:val="0"/>
          <w:divBdr>
            <w:top w:val="none" w:sz="0" w:space="0" w:color="auto"/>
            <w:left w:val="none" w:sz="0" w:space="0" w:color="auto"/>
            <w:bottom w:val="none" w:sz="0" w:space="0" w:color="auto"/>
            <w:right w:val="none" w:sz="0" w:space="0" w:color="auto"/>
          </w:divBdr>
        </w:div>
        <w:div w:id="1036152750">
          <w:marLeft w:val="640"/>
          <w:marRight w:val="0"/>
          <w:marTop w:val="0"/>
          <w:marBottom w:val="0"/>
          <w:divBdr>
            <w:top w:val="none" w:sz="0" w:space="0" w:color="auto"/>
            <w:left w:val="none" w:sz="0" w:space="0" w:color="auto"/>
            <w:bottom w:val="none" w:sz="0" w:space="0" w:color="auto"/>
            <w:right w:val="none" w:sz="0" w:space="0" w:color="auto"/>
          </w:divBdr>
        </w:div>
        <w:div w:id="176772008">
          <w:marLeft w:val="640"/>
          <w:marRight w:val="0"/>
          <w:marTop w:val="0"/>
          <w:marBottom w:val="0"/>
          <w:divBdr>
            <w:top w:val="none" w:sz="0" w:space="0" w:color="auto"/>
            <w:left w:val="none" w:sz="0" w:space="0" w:color="auto"/>
            <w:bottom w:val="none" w:sz="0" w:space="0" w:color="auto"/>
            <w:right w:val="none" w:sz="0" w:space="0" w:color="auto"/>
          </w:divBdr>
        </w:div>
        <w:div w:id="2142140671">
          <w:marLeft w:val="640"/>
          <w:marRight w:val="0"/>
          <w:marTop w:val="0"/>
          <w:marBottom w:val="0"/>
          <w:divBdr>
            <w:top w:val="none" w:sz="0" w:space="0" w:color="auto"/>
            <w:left w:val="none" w:sz="0" w:space="0" w:color="auto"/>
            <w:bottom w:val="none" w:sz="0" w:space="0" w:color="auto"/>
            <w:right w:val="none" w:sz="0" w:space="0" w:color="auto"/>
          </w:divBdr>
        </w:div>
        <w:div w:id="1899246637">
          <w:marLeft w:val="640"/>
          <w:marRight w:val="0"/>
          <w:marTop w:val="0"/>
          <w:marBottom w:val="0"/>
          <w:divBdr>
            <w:top w:val="none" w:sz="0" w:space="0" w:color="auto"/>
            <w:left w:val="none" w:sz="0" w:space="0" w:color="auto"/>
            <w:bottom w:val="none" w:sz="0" w:space="0" w:color="auto"/>
            <w:right w:val="none" w:sz="0" w:space="0" w:color="auto"/>
          </w:divBdr>
        </w:div>
        <w:div w:id="781219084">
          <w:marLeft w:val="640"/>
          <w:marRight w:val="0"/>
          <w:marTop w:val="0"/>
          <w:marBottom w:val="0"/>
          <w:divBdr>
            <w:top w:val="none" w:sz="0" w:space="0" w:color="auto"/>
            <w:left w:val="none" w:sz="0" w:space="0" w:color="auto"/>
            <w:bottom w:val="none" w:sz="0" w:space="0" w:color="auto"/>
            <w:right w:val="none" w:sz="0" w:space="0" w:color="auto"/>
          </w:divBdr>
        </w:div>
        <w:div w:id="1743599057">
          <w:marLeft w:val="640"/>
          <w:marRight w:val="0"/>
          <w:marTop w:val="0"/>
          <w:marBottom w:val="0"/>
          <w:divBdr>
            <w:top w:val="none" w:sz="0" w:space="0" w:color="auto"/>
            <w:left w:val="none" w:sz="0" w:space="0" w:color="auto"/>
            <w:bottom w:val="none" w:sz="0" w:space="0" w:color="auto"/>
            <w:right w:val="none" w:sz="0" w:space="0" w:color="auto"/>
          </w:divBdr>
        </w:div>
        <w:div w:id="882012158">
          <w:marLeft w:val="640"/>
          <w:marRight w:val="0"/>
          <w:marTop w:val="0"/>
          <w:marBottom w:val="0"/>
          <w:divBdr>
            <w:top w:val="none" w:sz="0" w:space="0" w:color="auto"/>
            <w:left w:val="none" w:sz="0" w:space="0" w:color="auto"/>
            <w:bottom w:val="none" w:sz="0" w:space="0" w:color="auto"/>
            <w:right w:val="none" w:sz="0" w:space="0" w:color="auto"/>
          </w:divBdr>
        </w:div>
        <w:div w:id="2146508604">
          <w:marLeft w:val="640"/>
          <w:marRight w:val="0"/>
          <w:marTop w:val="0"/>
          <w:marBottom w:val="0"/>
          <w:divBdr>
            <w:top w:val="none" w:sz="0" w:space="0" w:color="auto"/>
            <w:left w:val="none" w:sz="0" w:space="0" w:color="auto"/>
            <w:bottom w:val="none" w:sz="0" w:space="0" w:color="auto"/>
            <w:right w:val="none" w:sz="0" w:space="0" w:color="auto"/>
          </w:divBdr>
        </w:div>
        <w:div w:id="1143815957">
          <w:marLeft w:val="640"/>
          <w:marRight w:val="0"/>
          <w:marTop w:val="0"/>
          <w:marBottom w:val="0"/>
          <w:divBdr>
            <w:top w:val="none" w:sz="0" w:space="0" w:color="auto"/>
            <w:left w:val="none" w:sz="0" w:space="0" w:color="auto"/>
            <w:bottom w:val="none" w:sz="0" w:space="0" w:color="auto"/>
            <w:right w:val="none" w:sz="0" w:space="0" w:color="auto"/>
          </w:divBdr>
        </w:div>
        <w:div w:id="540166878">
          <w:marLeft w:val="640"/>
          <w:marRight w:val="0"/>
          <w:marTop w:val="0"/>
          <w:marBottom w:val="0"/>
          <w:divBdr>
            <w:top w:val="none" w:sz="0" w:space="0" w:color="auto"/>
            <w:left w:val="none" w:sz="0" w:space="0" w:color="auto"/>
            <w:bottom w:val="none" w:sz="0" w:space="0" w:color="auto"/>
            <w:right w:val="none" w:sz="0" w:space="0" w:color="auto"/>
          </w:divBdr>
        </w:div>
        <w:div w:id="1202937172">
          <w:marLeft w:val="640"/>
          <w:marRight w:val="0"/>
          <w:marTop w:val="0"/>
          <w:marBottom w:val="0"/>
          <w:divBdr>
            <w:top w:val="none" w:sz="0" w:space="0" w:color="auto"/>
            <w:left w:val="none" w:sz="0" w:space="0" w:color="auto"/>
            <w:bottom w:val="none" w:sz="0" w:space="0" w:color="auto"/>
            <w:right w:val="none" w:sz="0" w:space="0" w:color="auto"/>
          </w:divBdr>
        </w:div>
        <w:div w:id="136075120">
          <w:marLeft w:val="640"/>
          <w:marRight w:val="0"/>
          <w:marTop w:val="0"/>
          <w:marBottom w:val="0"/>
          <w:divBdr>
            <w:top w:val="none" w:sz="0" w:space="0" w:color="auto"/>
            <w:left w:val="none" w:sz="0" w:space="0" w:color="auto"/>
            <w:bottom w:val="none" w:sz="0" w:space="0" w:color="auto"/>
            <w:right w:val="none" w:sz="0" w:space="0" w:color="auto"/>
          </w:divBdr>
        </w:div>
        <w:div w:id="170418488">
          <w:marLeft w:val="640"/>
          <w:marRight w:val="0"/>
          <w:marTop w:val="0"/>
          <w:marBottom w:val="0"/>
          <w:divBdr>
            <w:top w:val="none" w:sz="0" w:space="0" w:color="auto"/>
            <w:left w:val="none" w:sz="0" w:space="0" w:color="auto"/>
            <w:bottom w:val="none" w:sz="0" w:space="0" w:color="auto"/>
            <w:right w:val="none" w:sz="0" w:space="0" w:color="auto"/>
          </w:divBdr>
        </w:div>
        <w:div w:id="907224917">
          <w:marLeft w:val="640"/>
          <w:marRight w:val="0"/>
          <w:marTop w:val="0"/>
          <w:marBottom w:val="0"/>
          <w:divBdr>
            <w:top w:val="none" w:sz="0" w:space="0" w:color="auto"/>
            <w:left w:val="none" w:sz="0" w:space="0" w:color="auto"/>
            <w:bottom w:val="none" w:sz="0" w:space="0" w:color="auto"/>
            <w:right w:val="none" w:sz="0" w:space="0" w:color="auto"/>
          </w:divBdr>
        </w:div>
        <w:div w:id="88698909">
          <w:marLeft w:val="640"/>
          <w:marRight w:val="0"/>
          <w:marTop w:val="0"/>
          <w:marBottom w:val="0"/>
          <w:divBdr>
            <w:top w:val="none" w:sz="0" w:space="0" w:color="auto"/>
            <w:left w:val="none" w:sz="0" w:space="0" w:color="auto"/>
            <w:bottom w:val="none" w:sz="0" w:space="0" w:color="auto"/>
            <w:right w:val="none" w:sz="0" w:space="0" w:color="auto"/>
          </w:divBdr>
        </w:div>
        <w:div w:id="892038159">
          <w:marLeft w:val="640"/>
          <w:marRight w:val="0"/>
          <w:marTop w:val="0"/>
          <w:marBottom w:val="0"/>
          <w:divBdr>
            <w:top w:val="none" w:sz="0" w:space="0" w:color="auto"/>
            <w:left w:val="none" w:sz="0" w:space="0" w:color="auto"/>
            <w:bottom w:val="none" w:sz="0" w:space="0" w:color="auto"/>
            <w:right w:val="none" w:sz="0" w:space="0" w:color="auto"/>
          </w:divBdr>
        </w:div>
        <w:div w:id="886599663">
          <w:marLeft w:val="640"/>
          <w:marRight w:val="0"/>
          <w:marTop w:val="0"/>
          <w:marBottom w:val="0"/>
          <w:divBdr>
            <w:top w:val="none" w:sz="0" w:space="0" w:color="auto"/>
            <w:left w:val="none" w:sz="0" w:space="0" w:color="auto"/>
            <w:bottom w:val="none" w:sz="0" w:space="0" w:color="auto"/>
            <w:right w:val="none" w:sz="0" w:space="0" w:color="auto"/>
          </w:divBdr>
        </w:div>
        <w:div w:id="1458832402">
          <w:marLeft w:val="640"/>
          <w:marRight w:val="0"/>
          <w:marTop w:val="0"/>
          <w:marBottom w:val="0"/>
          <w:divBdr>
            <w:top w:val="none" w:sz="0" w:space="0" w:color="auto"/>
            <w:left w:val="none" w:sz="0" w:space="0" w:color="auto"/>
            <w:bottom w:val="none" w:sz="0" w:space="0" w:color="auto"/>
            <w:right w:val="none" w:sz="0" w:space="0" w:color="auto"/>
          </w:divBdr>
        </w:div>
        <w:div w:id="789279428">
          <w:marLeft w:val="640"/>
          <w:marRight w:val="0"/>
          <w:marTop w:val="0"/>
          <w:marBottom w:val="0"/>
          <w:divBdr>
            <w:top w:val="none" w:sz="0" w:space="0" w:color="auto"/>
            <w:left w:val="none" w:sz="0" w:space="0" w:color="auto"/>
            <w:bottom w:val="none" w:sz="0" w:space="0" w:color="auto"/>
            <w:right w:val="none" w:sz="0" w:space="0" w:color="auto"/>
          </w:divBdr>
        </w:div>
        <w:div w:id="101805259">
          <w:marLeft w:val="640"/>
          <w:marRight w:val="0"/>
          <w:marTop w:val="0"/>
          <w:marBottom w:val="0"/>
          <w:divBdr>
            <w:top w:val="none" w:sz="0" w:space="0" w:color="auto"/>
            <w:left w:val="none" w:sz="0" w:space="0" w:color="auto"/>
            <w:bottom w:val="none" w:sz="0" w:space="0" w:color="auto"/>
            <w:right w:val="none" w:sz="0" w:space="0" w:color="auto"/>
          </w:divBdr>
        </w:div>
        <w:div w:id="1578899412">
          <w:marLeft w:val="640"/>
          <w:marRight w:val="0"/>
          <w:marTop w:val="0"/>
          <w:marBottom w:val="0"/>
          <w:divBdr>
            <w:top w:val="none" w:sz="0" w:space="0" w:color="auto"/>
            <w:left w:val="none" w:sz="0" w:space="0" w:color="auto"/>
            <w:bottom w:val="none" w:sz="0" w:space="0" w:color="auto"/>
            <w:right w:val="none" w:sz="0" w:space="0" w:color="auto"/>
          </w:divBdr>
        </w:div>
        <w:div w:id="947355404">
          <w:marLeft w:val="640"/>
          <w:marRight w:val="0"/>
          <w:marTop w:val="0"/>
          <w:marBottom w:val="0"/>
          <w:divBdr>
            <w:top w:val="none" w:sz="0" w:space="0" w:color="auto"/>
            <w:left w:val="none" w:sz="0" w:space="0" w:color="auto"/>
            <w:bottom w:val="none" w:sz="0" w:space="0" w:color="auto"/>
            <w:right w:val="none" w:sz="0" w:space="0" w:color="auto"/>
          </w:divBdr>
        </w:div>
        <w:div w:id="359204880">
          <w:marLeft w:val="640"/>
          <w:marRight w:val="0"/>
          <w:marTop w:val="0"/>
          <w:marBottom w:val="0"/>
          <w:divBdr>
            <w:top w:val="none" w:sz="0" w:space="0" w:color="auto"/>
            <w:left w:val="none" w:sz="0" w:space="0" w:color="auto"/>
            <w:bottom w:val="none" w:sz="0" w:space="0" w:color="auto"/>
            <w:right w:val="none" w:sz="0" w:space="0" w:color="auto"/>
          </w:divBdr>
        </w:div>
        <w:div w:id="1676377321">
          <w:marLeft w:val="640"/>
          <w:marRight w:val="0"/>
          <w:marTop w:val="0"/>
          <w:marBottom w:val="0"/>
          <w:divBdr>
            <w:top w:val="none" w:sz="0" w:space="0" w:color="auto"/>
            <w:left w:val="none" w:sz="0" w:space="0" w:color="auto"/>
            <w:bottom w:val="none" w:sz="0" w:space="0" w:color="auto"/>
            <w:right w:val="none" w:sz="0" w:space="0" w:color="auto"/>
          </w:divBdr>
        </w:div>
        <w:div w:id="638877540">
          <w:marLeft w:val="640"/>
          <w:marRight w:val="0"/>
          <w:marTop w:val="0"/>
          <w:marBottom w:val="0"/>
          <w:divBdr>
            <w:top w:val="none" w:sz="0" w:space="0" w:color="auto"/>
            <w:left w:val="none" w:sz="0" w:space="0" w:color="auto"/>
            <w:bottom w:val="none" w:sz="0" w:space="0" w:color="auto"/>
            <w:right w:val="none" w:sz="0" w:space="0" w:color="auto"/>
          </w:divBdr>
        </w:div>
        <w:div w:id="1112089694">
          <w:marLeft w:val="640"/>
          <w:marRight w:val="0"/>
          <w:marTop w:val="0"/>
          <w:marBottom w:val="0"/>
          <w:divBdr>
            <w:top w:val="none" w:sz="0" w:space="0" w:color="auto"/>
            <w:left w:val="none" w:sz="0" w:space="0" w:color="auto"/>
            <w:bottom w:val="none" w:sz="0" w:space="0" w:color="auto"/>
            <w:right w:val="none" w:sz="0" w:space="0" w:color="auto"/>
          </w:divBdr>
        </w:div>
        <w:div w:id="799500271">
          <w:marLeft w:val="640"/>
          <w:marRight w:val="0"/>
          <w:marTop w:val="0"/>
          <w:marBottom w:val="0"/>
          <w:divBdr>
            <w:top w:val="none" w:sz="0" w:space="0" w:color="auto"/>
            <w:left w:val="none" w:sz="0" w:space="0" w:color="auto"/>
            <w:bottom w:val="none" w:sz="0" w:space="0" w:color="auto"/>
            <w:right w:val="none" w:sz="0" w:space="0" w:color="auto"/>
          </w:divBdr>
        </w:div>
        <w:div w:id="1472792278">
          <w:marLeft w:val="640"/>
          <w:marRight w:val="0"/>
          <w:marTop w:val="0"/>
          <w:marBottom w:val="0"/>
          <w:divBdr>
            <w:top w:val="none" w:sz="0" w:space="0" w:color="auto"/>
            <w:left w:val="none" w:sz="0" w:space="0" w:color="auto"/>
            <w:bottom w:val="none" w:sz="0" w:space="0" w:color="auto"/>
            <w:right w:val="none" w:sz="0" w:space="0" w:color="auto"/>
          </w:divBdr>
        </w:div>
        <w:div w:id="938875332">
          <w:marLeft w:val="640"/>
          <w:marRight w:val="0"/>
          <w:marTop w:val="0"/>
          <w:marBottom w:val="0"/>
          <w:divBdr>
            <w:top w:val="none" w:sz="0" w:space="0" w:color="auto"/>
            <w:left w:val="none" w:sz="0" w:space="0" w:color="auto"/>
            <w:bottom w:val="none" w:sz="0" w:space="0" w:color="auto"/>
            <w:right w:val="none" w:sz="0" w:space="0" w:color="auto"/>
          </w:divBdr>
        </w:div>
        <w:div w:id="1896775548">
          <w:marLeft w:val="640"/>
          <w:marRight w:val="0"/>
          <w:marTop w:val="0"/>
          <w:marBottom w:val="0"/>
          <w:divBdr>
            <w:top w:val="none" w:sz="0" w:space="0" w:color="auto"/>
            <w:left w:val="none" w:sz="0" w:space="0" w:color="auto"/>
            <w:bottom w:val="none" w:sz="0" w:space="0" w:color="auto"/>
            <w:right w:val="none" w:sz="0" w:space="0" w:color="auto"/>
          </w:divBdr>
        </w:div>
        <w:div w:id="1942756275">
          <w:marLeft w:val="640"/>
          <w:marRight w:val="0"/>
          <w:marTop w:val="0"/>
          <w:marBottom w:val="0"/>
          <w:divBdr>
            <w:top w:val="none" w:sz="0" w:space="0" w:color="auto"/>
            <w:left w:val="none" w:sz="0" w:space="0" w:color="auto"/>
            <w:bottom w:val="none" w:sz="0" w:space="0" w:color="auto"/>
            <w:right w:val="none" w:sz="0" w:space="0" w:color="auto"/>
          </w:divBdr>
        </w:div>
        <w:div w:id="720665904">
          <w:marLeft w:val="640"/>
          <w:marRight w:val="0"/>
          <w:marTop w:val="0"/>
          <w:marBottom w:val="0"/>
          <w:divBdr>
            <w:top w:val="none" w:sz="0" w:space="0" w:color="auto"/>
            <w:left w:val="none" w:sz="0" w:space="0" w:color="auto"/>
            <w:bottom w:val="none" w:sz="0" w:space="0" w:color="auto"/>
            <w:right w:val="none" w:sz="0" w:space="0" w:color="auto"/>
          </w:divBdr>
        </w:div>
        <w:div w:id="1240946018">
          <w:marLeft w:val="640"/>
          <w:marRight w:val="0"/>
          <w:marTop w:val="0"/>
          <w:marBottom w:val="0"/>
          <w:divBdr>
            <w:top w:val="none" w:sz="0" w:space="0" w:color="auto"/>
            <w:left w:val="none" w:sz="0" w:space="0" w:color="auto"/>
            <w:bottom w:val="none" w:sz="0" w:space="0" w:color="auto"/>
            <w:right w:val="none" w:sz="0" w:space="0" w:color="auto"/>
          </w:divBdr>
        </w:div>
        <w:div w:id="1030960261">
          <w:marLeft w:val="640"/>
          <w:marRight w:val="0"/>
          <w:marTop w:val="0"/>
          <w:marBottom w:val="0"/>
          <w:divBdr>
            <w:top w:val="none" w:sz="0" w:space="0" w:color="auto"/>
            <w:left w:val="none" w:sz="0" w:space="0" w:color="auto"/>
            <w:bottom w:val="none" w:sz="0" w:space="0" w:color="auto"/>
            <w:right w:val="none" w:sz="0" w:space="0" w:color="auto"/>
          </w:divBdr>
        </w:div>
        <w:div w:id="1501852584">
          <w:marLeft w:val="640"/>
          <w:marRight w:val="0"/>
          <w:marTop w:val="0"/>
          <w:marBottom w:val="0"/>
          <w:divBdr>
            <w:top w:val="none" w:sz="0" w:space="0" w:color="auto"/>
            <w:left w:val="none" w:sz="0" w:space="0" w:color="auto"/>
            <w:bottom w:val="none" w:sz="0" w:space="0" w:color="auto"/>
            <w:right w:val="none" w:sz="0" w:space="0" w:color="auto"/>
          </w:divBdr>
        </w:div>
        <w:div w:id="293100014">
          <w:marLeft w:val="640"/>
          <w:marRight w:val="0"/>
          <w:marTop w:val="0"/>
          <w:marBottom w:val="0"/>
          <w:divBdr>
            <w:top w:val="none" w:sz="0" w:space="0" w:color="auto"/>
            <w:left w:val="none" w:sz="0" w:space="0" w:color="auto"/>
            <w:bottom w:val="none" w:sz="0" w:space="0" w:color="auto"/>
            <w:right w:val="none" w:sz="0" w:space="0" w:color="auto"/>
          </w:divBdr>
        </w:div>
        <w:div w:id="703555710">
          <w:marLeft w:val="640"/>
          <w:marRight w:val="0"/>
          <w:marTop w:val="0"/>
          <w:marBottom w:val="0"/>
          <w:divBdr>
            <w:top w:val="none" w:sz="0" w:space="0" w:color="auto"/>
            <w:left w:val="none" w:sz="0" w:space="0" w:color="auto"/>
            <w:bottom w:val="none" w:sz="0" w:space="0" w:color="auto"/>
            <w:right w:val="none" w:sz="0" w:space="0" w:color="auto"/>
          </w:divBdr>
        </w:div>
        <w:div w:id="1441559969">
          <w:marLeft w:val="640"/>
          <w:marRight w:val="0"/>
          <w:marTop w:val="0"/>
          <w:marBottom w:val="0"/>
          <w:divBdr>
            <w:top w:val="none" w:sz="0" w:space="0" w:color="auto"/>
            <w:left w:val="none" w:sz="0" w:space="0" w:color="auto"/>
            <w:bottom w:val="none" w:sz="0" w:space="0" w:color="auto"/>
            <w:right w:val="none" w:sz="0" w:space="0" w:color="auto"/>
          </w:divBdr>
        </w:div>
        <w:div w:id="1371951422">
          <w:marLeft w:val="640"/>
          <w:marRight w:val="0"/>
          <w:marTop w:val="0"/>
          <w:marBottom w:val="0"/>
          <w:divBdr>
            <w:top w:val="none" w:sz="0" w:space="0" w:color="auto"/>
            <w:left w:val="none" w:sz="0" w:space="0" w:color="auto"/>
            <w:bottom w:val="none" w:sz="0" w:space="0" w:color="auto"/>
            <w:right w:val="none" w:sz="0" w:space="0" w:color="auto"/>
          </w:divBdr>
        </w:div>
        <w:div w:id="1650087689">
          <w:marLeft w:val="640"/>
          <w:marRight w:val="0"/>
          <w:marTop w:val="0"/>
          <w:marBottom w:val="0"/>
          <w:divBdr>
            <w:top w:val="none" w:sz="0" w:space="0" w:color="auto"/>
            <w:left w:val="none" w:sz="0" w:space="0" w:color="auto"/>
            <w:bottom w:val="none" w:sz="0" w:space="0" w:color="auto"/>
            <w:right w:val="none" w:sz="0" w:space="0" w:color="auto"/>
          </w:divBdr>
        </w:div>
        <w:div w:id="105857773">
          <w:marLeft w:val="640"/>
          <w:marRight w:val="0"/>
          <w:marTop w:val="0"/>
          <w:marBottom w:val="0"/>
          <w:divBdr>
            <w:top w:val="none" w:sz="0" w:space="0" w:color="auto"/>
            <w:left w:val="none" w:sz="0" w:space="0" w:color="auto"/>
            <w:bottom w:val="none" w:sz="0" w:space="0" w:color="auto"/>
            <w:right w:val="none" w:sz="0" w:space="0" w:color="auto"/>
          </w:divBdr>
        </w:div>
        <w:div w:id="278069815">
          <w:marLeft w:val="640"/>
          <w:marRight w:val="0"/>
          <w:marTop w:val="0"/>
          <w:marBottom w:val="0"/>
          <w:divBdr>
            <w:top w:val="none" w:sz="0" w:space="0" w:color="auto"/>
            <w:left w:val="none" w:sz="0" w:space="0" w:color="auto"/>
            <w:bottom w:val="none" w:sz="0" w:space="0" w:color="auto"/>
            <w:right w:val="none" w:sz="0" w:space="0" w:color="auto"/>
          </w:divBdr>
        </w:div>
        <w:div w:id="1880124448">
          <w:marLeft w:val="640"/>
          <w:marRight w:val="0"/>
          <w:marTop w:val="0"/>
          <w:marBottom w:val="0"/>
          <w:divBdr>
            <w:top w:val="none" w:sz="0" w:space="0" w:color="auto"/>
            <w:left w:val="none" w:sz="0" w:space="0" w:color="auto"/>
            <w:bottom w:val="none" w:sz="0" w:space="0" w:color="auto"/>
            <w:right w:val="none" w:sz="0" w:space="0" w:color="auto"/>
          </w:divBdr>
        </w:div>
        <w:div w:id="859516552">
          <w:marLeft w:val="640"/>
          <w:marRight w:val="0"/>
          <w:marTop w:val="0"/>
          <w:marBottom w:val="0"/>
          <w:divBdr>
            <w:top w:val="none" w:sz="0" w:space="0" w:color="auto"/>
            <w:left w:val="none" w:sz="0" w:space="0" w:color="auto"/>
            <w:bottom w:val="none" w:sz="0" w:space="0" w:color="auto"/>
            <w:right w:val="none" w:sz="0" w:space="0" w:color="auto"/>
          </w:divBdr>
        </w:div>
        <w:div w:id="980646785">
          <w:marLeft w:val="640"/>
          <w:marRight w:val="0"/>
          <w:marTop w:val="0"/>
          <w:marBottom w:val="0"/>
          <w:divBdr>
            <w:top w:val="none" w:sz="0" w:space="0" w:color="auto"/>
            <w:left w:val="none" w:sz="0" w:space="0" w:color="auto"/>
            <w:bottom w:val="none" w:sz="0" w:space="0" w:color="auto"/>
            <w:right w:val="none" w:sz="0" w:space="0" w:color="auto"/>
          </w:divBdr>
        </w:div>
        <w:div w:id="686717624">
          <w:marLeft w:val="640"/>
          <w:marRight w:val="0"/>
          <w:marTop w:val="0"/>
          <w:marBottom w:val="0"/>
          <w:divBdr>
            <w:top w:val="none" w:sz="0" w:space="0" w:color="auto"/>
            <w:left w:val="none" w:sz="0" w:space="0" w:color="auto"/>
            <w:bottom w:val="none" w:sz="0" w:space="0" w:color="auto"/>
            <w:right w:val="none" w:sz="0" w:space="0" w:color="auto"/>
          </w:divBdr>
        </w:div>
        <w:div w:id="482507498">
          <w:marLeft w:val="640"/>
          <w:marRight w:val="0"/>
          <w:marTop w:val="0"/>
          <w:marBottom w:val="0"/>
          <w:divBdr>
            <w:top w:val="none" w:sz="0" w:space="0" w:color="auto"/>
            <w:left w:val="none" w:sz="0" w:space="0" w:color="auto"/>
            <w:bottom w:val="none" w:sz="0" w:space="0" w:color="auto"/>
            <w:right w:val="none" w:sz="0" w:space="0" w:color="auto"/>
          </w:divBdr>
        </w:div>
        <w:div w:id="518860162">
          <w:marLeft w:val="640"/>
          <w:marRight w:val="0"/>
          <w:marTop w:val="0"/>
          <w:marBottom w:val="0"/>
          <w:divBdr>
            <w:top w:val="none" w:sz="0" w:space="0" w:color="auto"/>
            <w:left w:val="none" w:sz="0" w:space="0" w:color="auto"/>
            <w:bottom w:val="none" w:sz="0" w:space="0" w:color="auto"/>
            <w:right w:val="none" w:sz="0" w:space="0" w:color="auto"/>
          </w:divBdr>
        </w:div>
        <w:div w:id="1801264104">
          <w:marLeft w:val="640"/>
          <w:marRight w:val="0"/>
          <w:marTop w:val="0"/>
          <w:marBottom w:val="0"/>
          <w:divBdr>
            <w:top w:val="none" w:sz="0" w:space="0" w:color="auto"/>
            <w:left w:val="none" w:sz="0" w:space="0" w:color="auto"/>
            <w:bottom w:val="none" w:sz="0" w:space="0" w:color="auto"/>
            <w:right w:val="none" w:sz="0" w:space="0" w:color="auto"/>
          </w:divBdr>
        </w:div>
        <w:div w:id="733821353">
          <w:marLeft w:val="640"/>
          <w:marRight w:val="0"/>
          <w:marTop w:val="0"/>
          <w:marBottom w:val="0"/>
          <w:divBdr>
            <w:top w:val="none" w:sz="0" w:space="0" w:color="auto"/>
            <w:left w:val="none" w:sz="0" w:space="0" w:color="auto"/>
            <w:bottom w:val="none" w:sz="0" w:space="0" w:color="auto"/>
            <w:right w:val="none" w:sz="0" w:space="0" w:color="auto"/>
          </w:divBdr>
        </w:div>
        <w:div w:id="852962755">
          <w:marLeft w:val="640"/>
          <w:marRight w:val="0"/>
          <w:marTop w:val="0"/>
          <w:marBottom w:val="0"/>
          <w:divBdr>
            <w:top w:val="none" w:sz="0" w:space="0" w:color="auto"/>
            <w:left w:val="none" w:sz="0" w:space="0" w:color="auto"/>
            <w:bottom w:val="none" w:sz="0" w:space="0" w:color="auto"/>
            <w:right w:val="none" w:sz="0" w:space="0" w:color="auto"/>
          </w:divBdr>
        </w:div>
        <w:div w:id="610625341">
          <w:marLeft w:val="640"/>
          <w:marRight w:val="0"/>
          <w:marTop w:val="0"/>
          <w:marBottom w:val="0"/>
          <w:divBdr>
            <w:top w:val="none" w:sz="0" w:space="0" w:color="auto"/>
            <w:left w:val="none" w:sz="0" w:space="0" w:color="auto"/>
            <w:bottom w:val="none" w:sz="0" w:space="0" w:color="auto"/>
            <w:right w:val="none" w:sz="0" w:space="0" w:color="auto"/>
          </w:divBdr>
        </w:div>
        <w:div w:id="666708443">
          <w:marLeft w:val="640"/>
          <w:marRight w:val="0"/>
          <w:marTop w:val="0"/>
          <w:marBottom w:val="0"/>
          <w:divBdr>
            <w:top w:val="none" w:sz="0" w:space="0" w:color="auto"/>
            <w:left w:val="none" w:sz="0" w:space="0" w:color="auto"/>
            <w:bottom w:val="none" w:sz="0" w:space="0" w:color="auto"/>
            <w:right w:val="none" w:sz="0" w:space="0" w:color="auto"/>
          </w:divBdr>
        </w:div>
        <w:div w:id="980844006">
          <w:marLeft w:val="640"/>
          <w:marRight w:val="0"/>
          <w:marTop w:val="0"/>
          <w:marBottom w:val="0"/>
          <w:divBdr>
            <w:top w:val="none" w:sz="0" w:space="0" w:color="auto"/>
            <w:left w:val="none" w:sz="0" w:space="0" w:color="auto"/>
            <w:bottom w:val="none" w:sz="0" w:space="0" w:color="auto"/>
            <w:right w:val="none" w:sz="0" w:space="0" w:color="auto"/>
          </w:divBdr>
        </w:div>
        <w:div w:id="2126653880">
          <w:marLeft w:val="640"/>
          <w:marRight w:val="0"/>
          <w:marTop w:val="0"/>
          <w:marBottom w:val="0"/>
          <w:divBdr>
            <w:top w:val="none" w:sz="0" w:space="0" w:color="auto"/>
            <w:left w:val="none" w:sz="0" w:space="0" w:color="auto"/>
            <w:bottom w:val="none" w:sz="0" w:space="0" w:color="auto"/>
            <w:right w:val="none" w:sz="0" w:space="0" w:color="auto"/>
          </w:divBdr>
        </w:div>
        <w:div w:id="186255450">
          <w:marLeft w:val="640"/>
          <w:marRight w:val="0"/>
          <w:marTop w:val="0"/>
          <w:marBottom w:val="0"/>
          <w:divBdr>
            <w:top w:val="none" w:sz="0" w:space="0" w:color="auto"/>
            <w:left w:val="none" w:sz="0" w:space="0" w:color="auto"/>
            <w:bottom w:val="none" w:sz="0" w:space="0" w:color="auto"/>
            <w:right w:val="none" w:sz="0" w:space="0" w:color="auto"/>
          </w:divBdr>
        </w:div>
        <w:div w:id="1547989349">
          <w:marLeft w:val="640"/>
          <w:marRight w:val="0"/>
          <w:marTop w:val="0"/>
          <w:marBottom w:val="0"/>
          <w:divBdr>
            <w:top w:val="none" w:sz="0" w:space="0" w:color="auto"/>
            <w:left w:val="none" w:sz="0" w:space="0" w:color="auto"/>
            <w:bottom w:val="none" w:sz="0" w:space="0" w:color="auto"/>
            <w:right w:val="none" w:sz="0" w:space="0" w:color="auto"/>
          </w:divBdr>
        </w:div>
        <w:div w:id="1566061866">
          <w:marLeft w:val="640"/>
          <w:marRight w:val="0"/>
          <w:marTop w:val="0"/>
          <w:marBottom w:val="0"/>
          <w:divBdr>
            <w:top w:val="none" w:sz="0" w:space="0" w:color="auto"/>
            <w:left w:val="none" w:sz="0" w:space="0" w:color="auto"/>
            <w:bottom w:val="none" w:sz="0" w:space="0" w:color="auto"/>
            <w:right w:val="none" w:sz="0" w:space="0" w:color="auto"/>
          </w:divBdr>
        </w:div>
        <w:div w:id="615873353">
          <w:marLeft w:val="640"/>
          <w:marRight w:val="0"/>
          <w:marTop w:val="0"/>
          <w:marBottom w:val="0"/>
          <w:divBdr>
            <w:top w:val="none" w:sz="0" w:space="0" w:color="auto"/>
            <w:left w:val="none" w:sz="0" w:space="0" w:color="auto"/>
            <w:bottom w:val="none" w:sz="0" w:space="0" w:color="auto"/>
            <w:right w:val="none" w:sz="0" w:space="0" w:color="auto"/>
          </w:divBdr>
        </w:div>
        <w:div w:id="1143162935">
          <w:marLeft w:val="640"/>
          <w:marRight w:val="0"/>
          <w:marTop w:val="0"/>
          <w:marBottom w:val="0"/>
          <w:divBdr>
            <w:top w:val="none" w:sz="0" w:space="0" w:color="auto"/>
            <w:left w:val="none" w:sz="0" w:space="0" w:color="auto"/>
            <w:bottom w:val="none" w:sz="0" w:space="0" w:color="auto"/>
            <w:right w:val="none" w:sz="0" w:space="0" w:color="auto"/>
          </w:divBdr>
        </w:div>
        <w:div w:id="2097556584">
          <w:marLeft w:val="640"/>
          <w:marRight w:val="0"/>
          <w:marTop w:val="0"/>
          <w:marBottom w:val="0"/>
          <w:divBdr>
            <w:top w:val="none" w:sz="0" w:space="0" w:color="auto"/>
            <w:left w:val="none" w:sz="0" w:space="0" w:color="auto"/>
            <w:bottom w:val="none" w:sz="0" w:space="0" w:color="auto"/>
            <w:right w:val="none" w:sz="0" w:space="0" w:color="auto"/>
          </w:divBdr>
        </w:div>
        <w:div w:id="836922982">
          <w:marLeft w:val="640"/>
          <w:marRight w:val="0"/>
          <w:marTop w:val="0"/>
          <w:marBottom w:val="0"/>
          <w:divBdr>
            <w:top w:val="none" w:sz="0" w:space="0" w:color="auto"/>
            <w:left w:val="none" w:sz="0" w:space="0" w:color="auto"/>
            <w:bottom w:val="none" w:sz="0" w:space="0" w:color="auto"/>
            <w:right w:val="none" w:sz="0" w:space="0" w:color="auto"/>
          </w:divBdr>
        </w:div>
        <w:div w:id="1730610041">
          <w:marLeft w:val="640"/>
          <w:marRight w:val="0"/>
          <w:marTop w:val="0"/>
          <w:marBottom w:val="0"/>
          <w:divBdr>
            <w:top w:val="none" w:sz="0" w:space="0" w:color="auto"/>
            <w:left w:val="none" w:sz="0" w:space="0" w:color="auto"/>
            <w:bottom w:val="none" w:sz="0" w:space="0" w:color="auto"/>
            <w:right w:val="none" w:sz="0" w:space="0" w:color="auto"/>
          </w:divBdr>
        </w:div>
        <w:div w:id="838424633">
          <w:marLeft w:val="640"/>
          <w:marRight w:val="0"/>
          <w:marTop w:val="0"/>
          <w:marBottom w:val="0"/>
          <w:divBdr>
            <w:top w:val="none" w:sz="0" w:space="0" w:color="auto"/>
            <w:left w:val="none" w:sz="0" w:space="0" w:color="auto"/>
            <w:bottom w:val="none" w:sz="0" w:space="0" w:color="auto"/>
            <w:right w:val="none" w:sz="0" w:space="0" w:color="auto"/>
          </w:divBdr>
        </w:div>
        <w:div w:id="440149087">
          <w:marLeft w:val="640"/>
          <w:marRight w:val="0"/>
          <w:marTop w:val="0"/>
          <w:marBottom w:val="0"/>
          <w:divBdr>
            <w:top w:val="none" w:sz="0" w:space="0" w:color="auto"/>
            <w:left w:val="none" w:sz="0" w:space="0" w:color="auto"/>
            <w:bottom w:val="none" w:sz="0" w:space="0" w:color="auto"/>
            <w:right w:val="none" w:sz="0" w:space="0" w:color="auto"/>
          </w:divBdr>
        </w:div>
        <w:div w:id="1925070040">
          <w:marLeft w:val="640"/>
          <w:marRight w:val="0"/>
          <w:marTop w:val="0"/>
          <w:marBottom w:val="0"/>
          <w:divBdr>
            <w:top w:val="none" w:sz="0" w:space="0" w:color="auto"/>
            <w:left w:val="none" w:sz="0" w:space="0" w:color="auto"/>
            <w:bottom w:val="none" w:sz="0" w:space="0" w:color="auto"/>
            <w:right w:val="none" w:sz="0" w:space="0" w:color="auto"/>
          </w:divBdr>
        </w:div>
        <w:div w:id="1188449303">
          <w:marLeft w:val="640"/>
          <w:marRight w:val="0"/>
          <w:marTop w:val="0"/>
          <w:marBottom w:val="0"/>
          <w:divBdr>
            <w:top w:val="none" w:sz="0" w:space="0" w:color="auto"/>
            <w:left w:val="none" w:sz="0" w:space="0" w:color="auto"/>
            <w:bottom w:val="none" w:sz="0" w:space="0" w:color="auto"/>
            <w:right w:val="none" w:sz="0" w:space="0" w:color="auto"/>
          </w:divBdr>
        </w:div>
        <w:div w:id="684744708">
          <w:marLeft w:val="640"/>
          <w:marRight w:val="0"/>
          <w:marTop w:val="0"/>
          <w:marBottom w:val="0"/>
          <w:divBdr>
            <w:top w:val="none" w:sz="0" w:space="0" w:color="auto"/>
            <w:left w:val="none" w:sz="0" w:space="0" w:color="auto"/>
            <w:bottom w:val="none" w:sz="0" w:space="0" w:color="auto"/>
            <w:right w:val="none" w:sz="0" w:space="0" w:color="auto"/>
          </w:divBdr>
        </w:div>
        <w:div w:id="460612562">
          <w:marLeft w:val="640"/>
          <w:marRight w:val="0"/>
          <w:marTop w:val="0"/>
          <w:marBottom w:val="0"/>
          <w:divBdr>
            <w:top w:val="none" w:sz="0" w:space="0" w:color="auto"/>
            <w:left w:val="none" w:sz="0" w:space="0" w:color="auto"/>
            <w:bottom w:val="none" w:sz="0" w:space="0" w:color="auto"/>
            <w:right w:val="none" w:sz="0" w:space="0" w:color="auto"/>
          </w:divBdr>
        </w:div>
        <w:div w:id="658734119">
          <w:marLeft w:val="640"/>
          <w:marRight w:val="0"/>
          <w:marTop w:val="0"/>
          <w:marBottom w:val="0"/>
          <w:divBdr>
            <w:top w:val="none" w:sz="0" w:space="0" w:color="auto"/>
            <w:left w:val="none" w:sz="0" w:space="0" w:color="auto"/>
            <w:bottom w:val="none" w:sz="0" w:space="0" w:color="auto"/>
            <w:right w:val="none" w:sz="0" w:space="0" w:color="auto"/>
          </w:divBdr>
        </w:div>
        <w:div w:id="549731556">
          <w:marLeft w:val="640"/>
          <w:marRight w:val="0"/>
          <w:marTop w:val="0"/>
          <w:marBottom w:val="0"/>
          <w:divBdr>
            <w:top w:val="none" w:sz="0" w:space="0" w:color="auto"/>
            <w:left w:val="none" w:sz="0" w:space="0" w:color="auto"/>
            <w:bottom w:val="none" w:sz="0" w:space="0" w:color="auto"/>
            <w:right w:val="none" w:sz="0" w:space="0" w:color="auto"/>
          </w:divBdr>
        </w:div>
        <w:div w:id="594023644">
          <w:marLeft w:val="640"/>
          <w:marRight w:val="0"/>
          <w:marTop w:val="0"/>
          <w:marBottom w:val="0"/>
          <w:divBdr>
            <w:top w:val="none" w:sz="0" w:space="0" w:color="auto"/>
            <w:left w:val="none" w:sz="0" w:space="0" w:color="auto"/>
            <w:bottom w:val="none" w:sz="0" w:space="0" w:color="auto"/>
            <w:right w:val="none" w:sz="0" w:space="0" w:color="auto"/>
          </w:divBdr>
        </w:div>
        <w:div w:id="1086607331">
          <w:marLeft w:val="640"/>
          <w:marRight w:val="0"/>
          <w:marTop w:val="0"/>
          <w:marBottom w:val="0"/>
          <w:divBdr>
            <w:top w:val="none" w:sz="0" w:space="0" w:color="auto"/>
            <w:left w:val="none" w:sz="0" w:space="0" w:color="auto"/>
            <w:bottom w:val="none" w:sz="0" w:space="0" w:color="auto"/>
            <w:right w:val="none" w:sz="0" w:space="0" w:color="auto"/>
          </w:divBdr>
        </w:div>
        <w:div w:id="1415203449">
          <w:marLeft w:val="640"/>
          <w:marRight w:val="0"/>
          <w:marTop w:val="0"/>
          <w:marBottom w:val="0"/>
          <w:divBdr>
            <w:top w:val="none" w:sz="0" w:space="0" w:color="auto"/>
            <w:left w:val="none" w:sz="0" w:space="0" w:color="auto"/>
            <w:bottom w:val="none" w:sz="0" w:space="0" w:color="auto"/>
            <w:right w:val="none" w:sz="0" w:space="0" w:color="auto"/>
          </w:divBdr>
        </w:div>
        <w:div w:id="628170806">
          <w:marLeft w:val="640"/>
          <w:marRight w:val="0"/>
          <w:marTop w:val="0"/>
          <w:marBottom w:val="0"/>
          <w:divBdr>
            <w:top w:val="none" w:sz="0" w:space="0" w:color="auto"/>
            <w:left w:val="none" w:sz="0" w:space="0" w:color="auto"/>
            <w:bottom w:val="none" w:sz="0" w:space="0" w:color="auto"/>
            <w:right w:val="none" w:sz="0" w:space="0" w:color="auto"/>
          </w:divBdr>
        </w:div>
        <w:div w:id="1292974469">
          <w:marLeft w:val="640"/>
          <w:marRight w:val="0"/>
          <w:marTop w:val="0"/>
          <w:marBottom w:val="0"/>
          <w:divBdr>
            <w:top w:val="none" w:sz="0" w:space="0" w:color="auto"/>
            <w:left w:val="none" w:sz="0" w:space="0" w:color="auto"/>
            <w:bottom w:val="none" w:sz="0" w:space="0" w:color="auto"/>
            <w:right w:val="none" w:sz="0" w:space="0" w:color="auto"/>
          </w:divBdr>
        </w:div>
        <w:div w:id="999432581">
          <w:marLeft w:val="640"/>
          <w:marRight w:val="0"/>
          <w:marTop w:val="0"/>
          <w:marBottom w:val="0"/>
          <w:divBdr>
            <w:top w:val="none" w:sz="0" w:space="0" w:color="auto"/>
            <w:left w:val="none" w:sz="0" w:space="0" w:color="auto"/>
            <w:bottom w:val="none" w:sz="0" w:space="0" w:color="auto"/>
            <w:right w:val="none" w:sz="0" w:space="0" w:color="auto"/>
          </w:divBdr>
        </w:div>
        <w:div w:id="172230504">
          <w:marLeft w:val="640"/>
          <w:marRight w:val="0"/>
          <w:marTop w:val="0"/>
          <w:marBottom w:val="0"/>
          <w:divBdr>
            <w:top w:val="none" w:sz="0" w:space="0" w:color="auto"/>
            <w:left w:val="none" w:sz="0" w:space="0" w:color="auto"/>
            <w:bottom w:val="none" w:sz="0" w:space="0" w:color="auto"/>
            <w:right w:val="none" w:sz="0" w:space="0" w:color="auto"/>
          </w:divBdr>
        </w:div>
        <w:div w:id="868883388">
          <w:marLeft w:val="640"/>
          <w:marRight w:val="0"/>
          <w:marTop w:val="0"/>
          <w:marBottom w:val="0"/>
          <w:divBdr>
            <w:top w:val="none" w:sz="0" w:space="0" w:color="auto"/>
            <w:left w:val="none" w:sz="0" w:space="0" w:color="auto"/>
            <w:bottom w:val="none" w:sz="0" w:space="0" w:color="auto"/>
            <w:right w:val="none" w:sz="0" w:space="0" w:color="auto"/>
          </w:divBdr>
        </w:div>
        <w:div w:id="187762061">
          <w:marLeft w:val="640"/>
          <w:marRight w:val="0"/>
          <w:marTop w:val="0"/>
          <w:marBottom w:val="0"/>
          <w:divBdr>
            <w:top w:val="none" w:sz="0" w:space="0" w:color="auto"/>
            <w:left w:val="none" w:sz="0" w:space="0" w:color="auto"/>
            <w:bottom w:val="none" w:sz="0" w:space="0" w:color="auto"/>
            <w:right w:val="none" w:sz="0" w:space="0" w:color="auto"/>
          </w:divBdr>
        </w:div>
        <w:div w:id="2076781179">
          <w:marLeft w:val="640"/>
          <w:marRight w:val="0"/>
          <w:marTop w:val="0"/>
          <w:marBottom w:val="0"/>
          <w:divBdr>
            <w:top w:val="none" w:sz="0" w:space="0" w:color="auto"/>
            <w:left w:val="none" w:sz="0" w:space="0" w:color="auto"/>
            <w:bottom w:val="none" w:sz="0" w:space="0" w:color="auto"/>
            <w:right w:val="none" w:sz="0" w:space="0" w:color="auto"/>
          </w:divBdr>
        </w:div>
      </w:divsChild>
    </w:div>
    <w:div w:id="1325008004">
      <w:bodyDiv w:val="1"/>
      <w:marLeft w:val="0"/>
      <w:marRight w:val="0"/>
      <w:marTop w:val="0"/>
      <w:marBottom w:val="0"/>
      <w:divBdr>
        <w:top w:val="none" w:sz="0" w:space="0" w:color="auto"/>
        <w:left w:val="none" w:sz="0" w:space="0" w:color="auto"/>
        <w:bottom w:val="none" w:sz="0" w:space="0" w:color="auto"/>
        <w:right w:val="none" w:sz="0" w:space="0" w:color="auto"/>
      </w:divBdr>
      <w:divsChild>
        <w:div w:id="1815878124">
          <w:marLeft w:val="640"/>
          <w:marRight w:val="0"/>
          <w:marTop w:val="0"/>
          <w:marBottom w:val="0"/>
          <w:divBdr>
            <w:top w:val="none" w:sz="0" w:space="0" w:color="auto"/>
            <w:left w:val="none" w:sz="0" w:space="0" w:color="auto"/>
            <w:bottom w:val="none" w:sz="0" w:space="0" w:color="auto"/>
            <w:right w:val="none" w:sz="0" w:space="0" w:color="auto"/>
          </w:divBdr>
        </w:div>
        <w:div w:id="2026519759">
          <w:marLeft w:val="640"/>
          <w:marRight w:val="0"/>
          <w:marTop w:val="0"/>
          <w:marBottom w:val="0"/>
          <w:divBdr>
            <w:top w:val="none" w:sz="0" w:space="0" w:color="auto"/>
            <w:left w:val="none" w:sz="0" w:space="0" w:color="auto"/>
            <w:bottom w:val="none" w:sz="0" w:space="0" w:color="auto"/>
            <w:right w:val="none" w:sz="0" w:space="0" w:color="auto"/>
          </w:divBdr>
        </w:div>
        <w:div w:id="1984310961">
          <w:marLeft w:val="640"/>
          <w:marRight w:val="0"/>
          <w:marTop w:val="0"/>
          <w:marBottom w:val="0"/>
          <w:divBdr>
            <w:top w:val="none" w:sz="0" w:space="0" w:color="auto"/>
            <w:left w:val="none" w:sz="0" w:space="0" w:color="auto"/>
            <w:bottom w:val="none" w:sz="0" w:space="0" w:color="auto"/>
            <w:right w:val="none" w:sz="0" w:space="0" w:color="auto"/>
          </w:divBdr>
        </w:div>
        <w:div w:id="1581283613">
          <w:marLeft w:val="640"/>
          <w:marRight w:val="0"/>
          <w:marTop w:val="0"/>
          <w:marBottom w:val="0"/>
          <w:divBdr>
            <w:top w:val="none" w:sz="0" w:space="0" w:color="auto"/>
            <w:left w:val="none" w:sz="0" w:space="0" w:color="auto"/>
            <w:bottom w:val="none" w:sz="0" w:space="0" w:color="auto"/>
            <w:right w:val="none" w:sz="0" w:space="0" w:color="auto"/>
          </w:divBdr>
        </w:div>
        <w:div w:id="2094932962">
          <w:marLeft w:val="640"/>
          <w:marRight w:val="0"/>
          <w:marTop w:val="0"/>
          <w:marBottom w:val="0"/>
          <w:divBdr>
            <w:top w:val="none" w:sz="0" w:space="0" w:color="auto"/>
            <w:left w:val="none" w:sz="0" w:space="0" w:color="auto"/>
            <w:bottom w:val="none" w:sz="0" w:space="0" w:color="auto"/>
            <w:right w:val="none" w:sz="0" w:space="0" w:color="auto"/>
          </w:divBdr>
        </w:div>
        <w:div w:id="787116668">
          <w:marLeft w:val="640"/>
          <w:marRight w:val="0"/>
          <w:marTop w:val="0"/>
          <w:marBottom w:val="0"/>
          <w:divBdr>
            <w:top w:val="none" w:sz="0" w:space="0" w:color="auto"/>
            <w:left w:val="none" w:sz="0" w:space="0" w:color="auto"/>
            <w:bottom w:val="none" w:sz="0" w:space="0" w:color="auto"/>
            <w:right w:val="none" w:sz="0" w:space="0" w:color="auto"/>
          </w:divBdr>
        </w:div>
        <w:div w:id="607935411">
          <w:marLeft w:val="640"/>
          <w:marRight w:val="0"/>
          <w:marTop w:val="0"/>
          <w:marBottom w:val="0"/>
          <w:divBdr>
            <w:top w:val="none" w:sz="0" w:space="0" w:color="auto"/>
            <w:left w:val="none" w:sz="0" w:space="0" w:color="auto"/>
            <w:bottom w:val="none" w:sz="0" w:space="0" w:color="auto"/>
            <w:right w:val="none" w:sz="0" w:space="0" w:color="auto"/>
          </w:divBdr>
        </w:div>
        <w:div w:id="303240248">
          <w:marLeft w:val="640"/>
          <w:marRight w:val="0"/>
          <w:marTop w:val="0"/>
          <w:marBottom w:val="0"/>
          <w:divBdr>
            <w:top w:val="none" w:sz="0" w:space="0" w:color="auto"/>
            <w:left w:val="none" w:sz="0" w:space="0" w:color="auto"/>
            <w:bottom w:val="none" w:sz="0" w:space="0" w:color="auto"/>
            <w:right w:val="none" w:sz="0" w:space="0" w:color="auto"/>
          </w:divBdr>
        </w:div>
        <w:div w:id="816218060">
          <w:marLeft w:val="640"/>
          <w:marRight w:val="0"/>
          <w:marTop w:val="0"/>
          <w:marBottom w:val="0"/>
          <w:divBdr>
            <w:top w:val="none" w:sz="0" w:space="0" w:color="auto"/>
            <w:left w:val="none" w:sz="0" w:space="0" w:color="auto"/>
            <w:bottom w:val="none" w:sz="0" w:space="0" w:color="auto"/>
            <w:right w:val="none" w:sz="0" w:space="0" w:color="auto"/>
          </w:divBdr>
        </w:div>
        <w:div w:id="1743601725">
          <w:marLeft w:val="640"/>
          <w:marRight w:val="0"/>
          <w:marTop w:val="0"/>
          <w:marBottom w:val="0"/>
          <w:divBdr>
            <w:top w:val="none" w:sz="0" w:space="0" w:color="auto"/>
            <w:left w:val="none" w:sz="0" w:space="0" w:color="auto"/>
            <w:bottom w:val="none" w:sz="0" w:space="0" w:color="auto"/>
            <w:right w:val="none" w:sz="0" w:space="0" w:color="auto"/>
          </w:divBdr>
        </w:div>
        <w:div w:id="2037270056">
          <w:marLeft w:val="640"/>
          <w:marRight w:val="0"/>
          <w:marTop w:val="0"/>
          <w:marBottom w:val="0"/>
          <w:divBdr>
            <w:top w:val="none" w:sz="0" w:space="0" w:color="auto"/>
            <w:left w:val="none" w:sz="0" w:space="0" w:color="auto"/>
            <w:bottom w:val="none" w:sz="0" w:space="0" w:color="auto"/>
            <w:right w:val="none" w:sz="0" w:space="0" w:color="auto"/>
          </w:divBdr>
        </w:div>
        <w:div w:id="2013987862">
          <w:marLeft w:val="640"/>
          <w:marRight w:val="0"/>
          <w:marTop w:val="0"/>
          <w:marBottom w:val="0"/>
          <w:divBdr>
            <w:top w:val="none" w:sz="0" w:space="0" w:color="auto"/>
            <w:left w:val="none" w:sz="0" w:space="0" w:color="auto"/>
            <w:bottom w:val="none" w:sz="0" w:space="0" w:color="auto"/>
            <w:right w:val="none" w:sz="0" w:space="0" w:color="auto"/>
          </w:divBdr>
        </w:div>
        <w:div w:id="1164394424">
          <w:marLeft w:val="640"/>
          <w:marRight w:val="0"/>
          <w:marTop w:val="0"/>
          <w:marBottom w:val="0"/>
          <w:divBdr>
            <w:top w:val="none" w:sz="0" w:space="0" w:color="auto"/>
            <w:left w:val="none" w:sz="0" w:space="0" w:color="auto"/>
            <w:bottom w:val="none" w:sz="0" w:space="0" w:color="auto"/>
            <w:right w:val="none" w:sz="0" w:space="0" w:color="auto"/>
          </w:divBdr>
        </w:div>
        <w:div w:id="602612270">
          <w:marLeft w:val="640"/>
          <w:marRight w:val="0"/>
          <w:marTop w:val="0"/>
          <w:marBottom w:val="0"/>
          <w:divBdr>
            <w:top w:val="none" w:sz="0" w:space="0" w:color="auto"/>
            <w:left w:val="none" w:sz="0" w:space="0" w:color="auto"/>
            <w:bottom w:val="none" w:sz="0" w:space="0" w:color="auto"/>
            <w:right w:val="none" w:sz="0" w:space="0" w:color="auto"/>
          </w:divBdr>
        </w:div>
        <w:div w:id="1603605367">
          <w:marLeft w:val="640"/>
          <w:marRight w:val="0"/>
          <w:marTop w:val="0"/>
          <w:marBottom w:val="0"/>
          <w:divBdr>
            <w:top w:val="none" w:sz="0" w:space="0" w:color="auto"/>
            <w:left w:val="none" w:sz="0" w:space="0" w:color="auto"/>
            <w:bottom w:val="none" w:sz="0" w:space="0" w:color="auto"/>
            <w:right w:val="none" w:sz="0" w:space="0" w:color="auto"/>
          </w:divBdr>
        </w:div>
        <w:div w:id="1066803880">
          <w:marLeft w:val="640"/>
          <w:marRight w:val="0"/>
          <w:marTop w:val="0"/>
          <w:marBottom w:val="0"/>
          <w:divBdr>
            <w:top w:val="none" w:sz="0" w:space="0" w:color="auto"/>
            <w:left w:val="none" w:sz="0" w:space="0" w:color="auto"/>
            <w:bottom w:val="none" w:sz="0" w:space="0" w:color="auto"/>
            <w:right w:val="none" w:sz="0" w:space="0" w:color="auto"/>
          </w:divBdr>
        </w:div>
        <w:div w:id="157229592">
          <w:marLeft w:val="640"/>
          <w:marRight w:val="0"/>
          <w:marTop w:val="0"/>
          <w:marBottom w:val="0"/>
          <w:divBdr>
            <w:top w:val="none" w:sz="0" w:space="0" w:color="auto"/>
            <w:left w:val="none" w:sz="0" w:space="0" w:color="auto"/>
            <w:bottom w:val="none" w:sz="0" w:space="0" w:color="auto"/>
            <w:right w:val="none" w:sz="0" w:space="0" w:color="auto"/>
          </w:divBdr>
        </w:div>
        <w:div w:id="2063363317">
          <w:marLeft w:val="640"/>
          <w:marRight w:val="0"/>
          <w:marTop w:val="0"/>
          <w:marBottom w:val="0"/>
          <w:divBdr>
            <w:top w:val="none" w:sz="0" w:space="0" w:color="auto"/>
            <w:left w:val="none" w:sz="0" w:space="0" w:color="auto"/>
            <w:bottom w:val="none" w:sz="0" w:space="0" w:color="auto"/>
            <w:right w:val="none" w:sz="0" w:space="0" w:color="auto"/>
          </w:divBdr>
        </w:div>
        <w:div w:id="530994690">
          <w:marLeft w:val="640"/>
          <w:marRight w:val="0"/>
          <w:marTop w:val="0"/>
          <w:marBottom w:val="0"/>
          <w:divBdr>
            <w:top w:val="none" w:sz="0" w:space="0" w:color="auto"/>
            <w:left w:val="none" w:sz="0" w:space="0" w:color="auto"/>
            <w:bottom w:val="none" w:sz="0" w:space="0" w:color="auto"/>
            <w:right w:val="none" w:sz="0" w:space="0" w:color="auto"/>
          </w:divBdr>
        </w:div>
        <w:div w:id="1062409967">
          <w:marLeft w:val="640"/>
          <w:marRight w:val="0"/>
          <w:marTop w:val="0"/>
          <w:marBottom w:val="0"/>
          <w:divBdr>
            <w:top w:val="none" w:sz="0" w:space="0" w:color="auto"/>
            <w:left w:val="none" w:sz="0" w:space="0" w:color="auto"/>
            <w:bottom w:val="none" w:sz="0" w:space="0" w:color="auto"/>
            <w:right w:val="none" w:sz="0" w:space="0" w:color="auto"/>
          </w:divBdr>
        </w:div>
        <w:div w:id="1709331439">
          <w:marLeft w:val="640"/>
          <w:marRight w:val="0"/>
          <w:marTop w:val="0"/>
          <w:marBottom w:val="0"/>
          <w:divBdr>
            <w:top w:val="none" w:sz="0" w:space="0" w:color="auto"/>
            <w:left w:val="none" w:sz="0" w:space="0" w:color="auto"/>
            <w:bottom w:val="none" w:sz="0" w:space="0" w:color="auto"/>
            <w:right w:val="none" w:sz="0" w:space="0" w:color="auto"/>
          </w:divBdr>
        </w:div>
        <w:div w:id="686903028">
          <w:marLeft w:val="640"/>
          <w:marRight w:val="0"/>
          <w:marTop w:val="0"/>
          <w:marBottom w:val="0"/>
          <w:divBdr>
            <w:top w:val="none" w:sz="0" w:space="0" w:color="auto"/>
            <w:left w:val="none" w:sz="0" w:space="0" w:color="auto"/>
            <w:bottom w:val="none" w:sz="0" w:space="0" w:color="auto"/>
            <w:right w:val="none" w:sz="0" w:space="0" w:color="auto"/>
          </w:divBdr>
        </w:div>
        <w:div w:id="314527620">
          <w:marLeft w:val="640"/>
          <w:marRight w:val="0"/>
          <w:marTop w:val="0"/>
          <w:marBottom w:val="0"/>
          <w:divBdr>
            <w:top w:val="none" w:sz="0" w:space="0" w:color="auto"/>
            <w:left w:val="none" w:sz="0" w:space="0" w:color="auto"/>
            <w:bottom w:val="none" w:sz="0" w:space="0" w:color="auto"/>
            <w:right w:val="none" w:sz="0" w:space="0" w:color="auto"/>
          </w:divBdr>
        </w:div>
        <w:div w:id="236520723">
          <w:marLeft w:val="640"/>
          <w:marRight w:val="0"/>
          <w:marTop w:val="0"/>
          <w:marBottom w:val="0"/>
          <w:divBdr>
            <w:top w:val="none" w:sz="0" w:space="0" w:color="auto"/>
            <w:left w:val="none" w:sz="0" w:space="0" w:color="auto"/>
            <w:bottom w:val="none" w:sz="0" w:space="0" w:color="auto"/>
            <w:right w:val="none" w:sz="0" w:space="0" w:color="auto"/>
          </w:divBdr>
        </w:div>
        <w:div w:id="648561349">
          <w:marLeft w:val="640"/>
          <w:marRight w:val="0"/>
          <w:marTop w:val="0"/>
          <w:marBottom w:val="0"/>
          <w:divBdr>
            <w:top w:val="none" w:sz="0" w:space="0" w:color="auto"/>
            <w:left w:val="none" w:sz="0" w:space="0" w:color="auto"/>
            <w:bottom w:val="none" w:sz="0" w:space="0" w:color="auto"/>
            <w:right w:val="none" w:sz="0" w:space="0" w:color="auto"/>
          </w:divBdr>
        </w:div>
        <w:div w:id="637686058">
          <w:marLeft w:val="640"/>
          <w:marRight w:val="0"/>
          <w:marTop w:val="0"/>
          <w:marBottom w:val="0"/>
          <w:divBdr>
            <w:top w:val="none" w:sz="0" w:space="0" w:color="auto"/>
            <w:left w:val="none" w:sz="0" w:space="0" w:color="auto"/>
            <w:bottom w:val="none" w:sz="0" w:space="0" w:color="auto"/>
            <w:right w:val="none" w:sz="0" w:space="0" w:color="auto"/>
          </w:divBdr>
        </w:div>
        <w:div w:id="1399790140">
          <w:marLeft w:val="640"/>
          <w:marRight w:val="0"/>
          <w:marTop w:val="0"/>
          <w:marBottom w:val="0"/>
          <w:divBdr>
            <w:top w:val="none" w:sz="0" w:space="0" w:color="auto"/>
            <w:left w:val="none" w:sz="0" w:space="0" w:color="auto"/>
            <w:bottom w:val="none" w:sz="0" w:space="0" w:color="auto"/>
            <w:right w:val="none" w:sz="0" w:space="0" w:color="auto"/>
          </w:divBdr>
        </w:div>
        <w:div w:id="1900090692">
          <w:marLeft w:val="640"/>
          <w:marRight w:val="0"/>
          <w:marTop w:val="0"/>
          <w:marBottom w:val="0"/>
          <w:divBdr>
            <w:top w:val="none" w:sz="0" w:space="0" w:color="auto"/>
            <w:left w:val="none" w:sz="0" w:space="0" w:color="auto"/>
            <w:bottom w:val="none" w:sz="0" w:space="0" w:color="auto"/>
            <w:right w:val="none" w:sz="0" w:space="0" w:color="auto"/>
          </w:divBdr>
        </w:div>
        <w:div w:id="1385370929">
          <w:marLeft w:val="640"/>
          <w:marRight w:val="0"/>
          <w:marTop w:val="0"/>
          <w:marBottom w:val="0"/>
          <w:divBdr>
            <w:top w:val="none" w:sz="0" w:space="0" w:color="auto"/>
            <w:left w:val="none" w:sz="0" w:space="0" w:color="auto"/>
            <w:bottom w:val="none" w:sz="0" w:space="0" w:color="auto"/>
            <w:right w:val="none" w:sz="0" w:space="0" w:color="auto"/>
          </w:divBdr>
        </w:div>
        <w:div w:id="430005484">
          <w:marLeft w:val="640"/>
          <w:marRight w:val="0"/>
          <w:marTop w:val="0"/>
          <w:marBottom w:val="0"/>
          <w:divBdr>
            <w:top w:val="none" w:sz="0" w:space="0" w:color="auto"/>
            <w:left w:val="none" w:sz="0" w:space="0" w:color="auto"/>
            <w:bottom w:val="none" w:sz="0" w:space="0" w:color="auto"/>
            <w:right w:val="none" w:sz="0" w:space="0" w:color="auto"/>
          </w:divBdr>
        </w:div>
        <w:div w:id="1567691493">
          <w:marLeft w:val="640"/>
          <w:marRight w:val="0"/>
          <w:marTop w:val="0"/>
          <w:marBottom w:val="0"/>
          <w:divBdr>
            <w:top w:val="none" w:sz="0" w:space="0" w:color="auto"/>
            <w:left w:val="none" w:sz="0" w:space="0" w:color="auto"/>
            <w:bottom w:val="none" w:sz="0" w:space="0" w:color="auto"/>
            <w:right w:val="none" w:sz="0" w:space="0" w:color="auto"/>
          </w:divBdr>
        </w:div>
        <w:div w:id="1896161574">
          <w:marLeft w:val="640"/>
          <w:marRight w:val="0"/>
          <w:marTop w:val="0"/>
          <w:marBottom w:val="0"/>
          <w:divBdr>
            <w:top w:val="none" w:sz="0" w:space="0" w:color="auto"/>
            <w:left w:val="none" w:sz="0" w:space="0" w:color="auto"/>
            <w:bottom w:val="none" w:sz="0" w:space="0" w:color="auto"/>
            <w:right w:val="none" w:sz="0" w:space="0" w:color="auto"/>
          </w:divBdr>
        </w:div>
        <w:div w:id="1040547486">
          <w:marLeft w:val="640"/>
          <w:marRight w:val="0"/>
          <w:marTop w:val="0"/>
          <w:marBottom w:val="0"/>
          <w:divBdr>
            <w:top w:val="none" w:sz="0" w:space="0" w:color="auto"/>
            <w:left w:val="none" w:sz="0" w:space="0" w:color="auto"/>
            <w:bottom w:val="none" w:sz="0" w:space="0" w:color="auto"/>
            <w:right w:val="none" w:sz="0" w:space="0" w:color="auto"/>
          </w:divBdr>
        </w:div>
        <w:div w:id="590044073">
          <w:marLeft w:val="640"/>
          <w:marRight w:val="0"/>
          <w:marTop w:val="0"/>
          <w:marBottom w:val="0"/>
          <w:divBdr>
            <w:top w:val="none" w:sz="0" w:space="0" w:color="auto"/>
            <w:left w:val="none" w:sz="0" w:space="0" w:color="auto"/>
            <w:bottom w:val="none" w:sz="0" w:space="0" w:color="auto"/>
            <w:right w:val="none" w:sz="0" w:space="0" w:color="auto"/>
          </w:divBdr>
        </w:div>
        <w:div w:id="24528724">
          <w:marLeft w:val="640"/>
          <w:marRight w:val="0"/>
          <w:marTop w:val="0"/>
          <w:marBottom w:val="0"/>
          <w:divBdr>
            <w:top w:val="none" w:sz="0" w:space="0" w:color="auto"/>
            <w:left w:val="none" w:sz="0" w:space="0" w:color="auto"/>
            <w:bottom w:val="none" w:sz="0" w:space="0" w:color="auto"/>
            <w:right w:val="none" w:sz="0" w:space="0" w:color="auto"/>
          </w:divBdr>
        </w:div>
        <w:div w:id="75321628">
          <w:marLeft w:val="640"/>
          <w:marRight w:val="0"/>
          <w:marTop w:val="0"/>
          <w:marBottom w:val="0"/>
          <w:divBdr>
            <w:top w:val="none" w:sz="0" w:space="0" w:color="auto"/>
            <w:left w:val="none" w:sz="0" w:space="0" w:color="auto"/>
            <w:bottom w:val="none" w:sz="0" w:space="0" w:color="auto"/>
            <w:right w:val="none" w:sz="0" w:space="0" w:color="auto"/>
          </w:divBdr>
        </w:div>
        <w:div w:id="1082989392">
          <w:marLeft w:val="640"/>
          <w:marRight w:val="0"/>
          <w:marTop w:val="0"/>
          <w:marBottom w:val="0"/>
          <w:divBdr>
            <w:top w:val="none" w:sz="0" w:space="0" w:color="auto"/>
            <w:left w:val="none" w:sz="0" w:space="0" w:color="auto"/>
            <w:bottom w:val="none" w:sz="0" w:space="0" w:color="auto"/>
            <w:right w:val="none" w:sz="0" w:space="0" w:color="auto"/>
          </w:divBdr>
        </w:div>
        <w:div w:id="1314213454">
          <w:marLeft w:val="640"/>
          <w:marRight w:val="0"/>
          <w:marTop w:val="0"/>
          <w:marBottom w:val="0"/>
          <w:divBdr>
            <w:top w:val="none" w:sz="0" w:space="0" w:color="auto"/>
            <w:left w:val="none" w:sz="0" w:space="0" w:color="auto"/>
            <w:bottom w:val="none" w:sz="0" w:space="0" w:color="auto"/>
            <w:right w:val="none" w:sz="0" w:space="0" w:color="auto"/>
          </w:divBdr>
        </w:div>
        <w:div w:id="476841496">
          <w:marLeft w:val="640"/>
          <w:marRight w:val="0"/>
          <w:marTop w:val="0"/>
          <w:marBottom w:val="0"/>
          <w:divBdr>
            <w:top w:val="none" w:sz="0" w:space="0" w:color="auto"/>
            <w:left w:val="none" w:sz="0" w:space="0" w:color="auto"/>
            <w:bottom w:val="none" w:sz="0" w:space="0" w:color="auto"/>
            <w:right w:val="none" w:sz="0" w:space="0" w:color="auto"/>
          </w:divBdr>
        </w:div>
        <w:div w:id="1248805691">
          <w:marLeft w:val="640"/>
          <w:marRight w:val="0"/>
          <w:marTop w:val="0"/>
          <w:marBottom w:val="0"/>
          <w:divBdr>
            <w:top w:val="none" w:sz="0" w:space="0" w:color="auto"/>
            <w:left w:val="none" w:sz="0" w:space="0" w:color="auto"/>
            <w:bottom w:val="none" w:sz="0" w:space="0" w:color="auto"/>
            <w:right w:val="none" w:sz="0" w:space="0" w:color="auto"/>
          </w:divBdr>
        </w:div>
        <w:div w:id="972708606">
          <w:marLeft w:val="640"/>
          <w:marRight w:val="0"/>
          <w:marTop w:val="0"/>
          <w:marBottom w:val="0"/>
          <w:divBdr>
            <w:top w:val="none" w:sz="0" w:space="0" w:color="auto"/>
            <w:left w:val="none" w:sz="0" w:space="0" w:color="auto"/>
            <w:bottom w:val="none" w:sz="0" w:space="0" w:color="auto"/>
            <w:right w:val="none" w:sz="0" w:space="0" w:color="auto"/>
          </w:divBdr>
        </w:div>
        <w:div w:id="1667979455">
          <w:marLeft w:val="640"/>
          <w:marRight w:val="0"/>
          <w:marTop w:val="0"/>
          <w:marBottom w:val="0"/>
          <w:divBdr>
            <w:top w:val="none" w:sz="0" w:space="0" w:color="auto"/>
            <w:left w:val="none" w:sz="0" w:space="0" w:color="auto"/>
            <w:bottom w:val="none" w:sz="0" w:space="0" w:color="auto"/>
            <w:right w:val="none" w:sz="0" w:space="0" w:color="auto"/>
          </w:divBdr>
        </w:div>
        <w:div w:id="1025450020">
          <w:marLeft w:val="640"/>
          <w:marRight w:val="0"/>
          <w:marTop w:val="0"/>
          <w:marBottom w:val="0"/>
          <w:divBdr>
            <w:top w:val="none" w:sz="0" w:space="0" w:color="auto"/>
            <w:left w:val="none" w:sz="0" w:space="0" w:color="auto"/>
            <w:bottom w:val="none" w:sz="0" w:space="0" w:color="auto"/>
            <w:right w:val="none" w:sz="0" w:space="0" w:color="auto"/>
          </w:divBdr>
        </w:div>
        <w:div w:id="87889178">
          <w:marLeft w:val="640"/>
          <w:marRight w:val="0"/>
          <w:marTop w:val="0"/>
          <w:marBottom w:val="0"/>
          <w:divBdr>
            <w:top w:val="none" w:sz="0" w:space="0" w:color="auto"/>
            <w:left w:val="none" w:sz="0" w:space="0" w:color="auto"/>
            <w:bottom w:val="none" w:sz="0" w:space="0" w:color="auto"/>
            <w:right w:val="none" w:sz="0" w:space="0" w:color="auto"/>
          </w:divBdr>
        </w:div>
        <w:div w:id="333262816">
          <w:marLeft w:val="640"/>
          <w:marRight w:val="0"/>
          <w:marTop w:val="0"/>
          <w:marBottom w:val="0"/>
          <w:divBdr>
            <w:top w:val="none" w:sz="0" w:space="0" w:color="auto"/>
            <w:left w:val="none" w:sz="0" w:space="0" w:color="auto"/>
            <w:bottom w:val="none" w:sz="0" w:space="0" w:color="auto"/>
            <w:right w:val="none" w:sz="0" w:space="0" w:color="auto"/>
          </w:divBdr>
        </w:div>
        <w:div w:id="991637420">
          <w:marLeft w:val="640"/>
          <w:marRight w:val="0"/>
          <w:marTop w:val="0"/>
          <w:marBottom w:val="0"/>
          <w:divBdr>
            <w:top w:val="none" w:sz="0" w:space="0" w:color="auto"/>
            <w:left w:val="none" w:sz="0" w:space="0" w:color="auto"/>
            <w:bottom w:val="none" w:sz="0" w:space="0" w:color="auto"/>
            <w:right w:val="none" w:sz="0" w:space="0" w:color="auto"/>
          </w:divBdr>
        </w:div>
        <w:div w:id="1570531058">
          <w:marLeft w:val="640"/>
          <w:marRight w:val="0"/>
          <w:marTop w:val="0"/>
          <w:marBottom w:val="0"/>
          <w:divBdr>
            <w:top w:val="none" w:sz="0" w:space="0" w:color="auto"/>
            <w:left w:val="none" w:sz="0" w:space="0" w:color="auto"/>
            <w:bottom w:val="none" w:sz="0" w:space="0" w:color="auto"/>
            <w:right w:val="none" w:sz="0" w:space="0" w:color="auto"/>
          </w:divBdr>
        </w:div>
        <w:div w:id="124468340">
          <w:marLeft w:val="640"/>
          <w:marRight w:val="0"/>
          <w:marTop w:val="0"/>
          <w:marBottom w:val="0"/>
          <w:divBdr>
            <w:top w:val="none" w:sz="0" w:space="0" w:color="auto"/>
            <w:left w:val="none" w:sz="0" w:space="0" w:color="auto"/>
            <w:bottom w:val="none" w:sz="0" w:space="0" w:color="auto"/>
            <w:right w:val="none" w:sz="0" w:space="0" w:color="auto"/>
          </w:divBdr>
        </w:div>
        <w:div w:id="1268999472">
          <w:marLeft w:val="640"/>
          <w:marRight w:val="0"/>
          <w:marTop w:val="0"/>
          <w:marBottom w:val="0"/>
          <w:divBdr>
            <w:top w:val="none" w:sz="0" w:space="0" w:color="auto"/>
            <w:left w:val="none" w:sz="0" w:space="0" w:color="auto"/>
            <w:bottom w:val="none" w:sz="0" w:space="0" w:color="auto"/>
            <w:right w:val="none" w:sz="0" w:space="0" w:color="auto"/>
          </w:divBdr>
        </w:div>
        <w:div w:id="2133356035">
          <w:marLeft w:val="640"/>
          <w:marRight w:val="0"/>
          <w:marTop w:val="0"/>
          <w:marBottom w:val="0"/>
          <w:divBdr>
            <w:top w:val="none" w:sz="0" w:space="0" w:color="auto"/>
            <w:left w:val="none" w:sz="0" w:space="0" w:color="auto"/>
            <w:bottom w:val="none" w:sz="0" w:space="0" w:color="auto"/>
            <w:right w:val="none" w:sz="0" w:space="0" w:color="auto"/>
          </w:divBdr>
        </w:div>
        <w:div w:id="319774989">
          <w:marLeft w:val="640"/>
          <w:marRight w:val="0"/>
          <w:marTop w:val="0"/>
          <w:marBottom w:val="0"/>
          <w:divBdr>
            <w:top w:val="none" w:sz="0" w:space="0" w:color="auto"/>
            <w:left w:val="none" w:sz="0" w:space="0" w:color="auto"/>
            <w:bottom w:val="none" w:sz="0" w:space="0" w:color="auto"/>
            <w:right w:val="none" w:sz="0" w:space="0" w:color="auto"/>
          </w:divBdr>
        </w:div>
        <w:div w:id="1330064678">
          <w:marLeft w:val="640"/>
          <w:marRight w:val="0"/>
          <w:marTop w:val="0"/>
          <w:marBottom w:val="0"/>
          <w:divBdr>
            <w:top w:val="none" w:sz="0" w:space="0" w:color="auto"/>
            <w:left w:val="none" w:sz="0" w:space="0" w:color="auto"/>
            <w:bottom w:val="none" w:sz="0" w:space="0" w:color="auto"/>
            <w:right w:val="none" w:sz="0" w:space="0" w:color="auto"/>
          </w:divBdr>
        </w:div>
        <w:div w:id="311518781">
          <w:marLeft w:val="640"/>
          <w:marRight w:val="0"/>
          <w:marTop w:val="0"/>
          <w:marBottom w:val="0"/>
          <w:divBdr>
            <w:top w:val="none" w:sz="0" w:space="0" w:color="auto"/>
            <w:left w:val="none" w:sz="0" w:space="0" w:color="auto"/>
            <w:bottom w:val="none" w:sz="0" w:space="0" w:color="auto"/>
            <w:right w:val="none" w:sz="0" w:space="0" w:color="auto"/>
          </w:divBdr>
        </w:div>
        <w:div w:id="1719864678">
          <w:marLeft w:val="640"/>
          <w:marRight w:val="0"/>
          <w:marTop w:val="0"/>
          <w:marBottom w:val="0"/>
          <w:divBdr>
            <w:top w:val="none" w:sz="0" w:space="0" w:color="auto"/>
            <w:left w:val="none" w:sz="0" w:space="0" w:color="auto"/>
            <w:bottom w:val="none" w:sz="0" w:space="0" w:color="auto"/>
            <w:right w:val="none" w:sz="0" w:space="0" w:color="auto"/>
          </w:divBdr>
        </w:div>
        <w:div w:id="142548870">
          <w:marLeft w:val="640"/>
          <w:marRight w:val="0"/>
          <w:marTop w:val="0"/>
          <w:marBottom w:val="0"/>
          <w:divBdr>
            <w:top w:val="none" w:sz="0" w:space="0" w:color="auto"/>
            <w:left w:val="none" w:sz="0" w:space="0" w:color="auto"/>
            <w:bottom w:val="none" w:sz="0" w:space="0" w:color="auto"/>
            <w:right w:val="none" w:sz="0" w:space="0" w:color="auto"/>
          </w:divBdr>
        </w:div>
        <w:div w:id="1876038870">
          <w:marLeft w:val="640"/>
          <w:marRight w:val="0"/>
          <w:marTop w:val="0"/>
          <w:marBottom w:val="0"/>
          <w:divBdr>
            <w:top w:val="none" w:sz="0" w:space="0" w:color="auto"/>
            <w:left w:val="none" w:sz="0" w:space="0" w:color="auto"/>
            <w:bottom w:val="none" w:sz="0" w:space="0" w:color="auto"/>
            <w:right w:val="none" w:sz="0" w:space="0" w:color="auto"/>
          </w:divBdr>
        </w:div>
        <w:div w:id="1900289677">
          <w:marLeft w:val="640"/>
          <w:marRight w:val="0"/>
          <w:marTop w:val="0"/>
          <w:marBottom w:val="0"/>
          <w:divBdr>
            <w:top w:val="none" w:sz="0" w:space="0" w:color="auto"/>
            <w:left w:val="none" w:sz="0" w:space="0" w:color="auto"/>
            <w:bottom w:val="none" w:sz="0" w:space="0" w:color="auto"/>
            <w:right w:val="none" w:sz="0" w:space="0" w:color="auto"/>
          </w:divBdr>
        </w:div>
        <w:div w:id="495996921">
          <w:marLeft w:val="640"/>
          <w:marRight w:val="0"/>
          <w:marTop w:val="0"/>
          <w:marBottom w:val="0"/>
          <w:divBdr>
            <w:top w:val="none" w:sz="0" w:space="0" w:color="auto"/>
            <w:left w:val="none" w:sz="0" w:space="0" w:color="auto"/>
            <w:bottom w:val="none" w:sz="0" w:space="0" w:color="auto"/>
            <w:right w:val="none" w:sz="0" w:space="0" w:color="auto"/>
          </w:divBdr>
        </w:div>
        <w:div w:id="576793171">
          <w:marLeft w:val="640"/>
          <w:marRight w:val="0"/>
          <w:marTop w:val="0"/>
          <w:marBottom w:val="0"/>
          <w:divBdr>
            <w:top w:val="none" w:sz="0" w:space="0" w:color="auto"/>
            <w:left w:val="none" w:sz="0" w:space="0" w:color="auto"/>
            <w:bottom w:val="none" w:sz="0" w:space="0" w:color="auto"/>
            <w:right w:val="none" w:sz="0" w:space="0" w:color="auto"/>
          </w:divBdr>
        </w:div>
        <w:div w:id="1243950616">
          <w:marLeft w:val="640"/>
          <w:marRight w:val="0"/>
          <w:marTop w:val="0"/>
          <w:marBottom w:val="0"/>
          <w:divBdr>
            <w:top w:val="none" w:sz="0" w:space="0" w:color="auto"/>
            <w:left w:val="none" w:sz="0" w:space="0" w:color="auto"/>
            <w:bottom w:val="none" w:sz="0" w:space="0" w:color="auto"/>
            <w:right w:val="none" w:sz="0" w:space="0" w:color="auto"/>
          </w:divBdr>
        </w:div>
        <w:div w:id="1694307160">
          <w:marLeft w:val="640"/>
          <w:marRight w:val="0"/>
          <w:marTop w:val="0"/>
          <w:marBottom w:val="0"/>
          <w:divBdr>
            <w:top w:val="none" w:sz="0" w:space="0" w:color="auto"/>
            <w:left w:val="none" w:sz="0" w:space="0" w:color="auto"/>
            <w:bottom w:val="none" w:sz="0" w:space="0" w:color="auto"/>
            <w:right w:val="none" w:sz="0" w:space="0" w:color="auto"/>
          </w:divBdr>
        </w:div>
        <w:div w:id="745496637">
          <w:marLeft w:val="640"/>
          <w:marRight w:val="0"/>
          <w:marTop w:val="0"/>
          <w:marBottom w:val="0"/>
          <w:divBdr>
            <w:top w:val="none" w:sz="0" w:space="0" w:color="auto"/>
            <w:left w:val="none" w:sz="0" w:space="0" w:color="auto"/>
            <w:bottom w:val="none" w:sz="0" w:space="0" w:color="auto"/>
            <w:right w:val="none" w:sz="0" w:space="0" w:color="auto"/>
          </w:divBdr>
        </w:div>
        <w:div w:id="547844479">
          <w:marLeft w:val="640"/>
          <w:marRight w:val="0"/>
          <w:marTop w:val="0"/>
          <w:marBottom w:val="0"/>
          <w:divBdr>
            <w:top w:val="none" w:sz="0" w:space="0" w:color="auto"/>
            <w:left w:val="none" w:sz="0" w:space="0" w:color="auto"/>
            <w:bottom w:val="none" w:sz="0" w:space="0" w:color="auto"/>
            <w:right w:val="none" w:sz="0" w:space="0" w:color="auto"/>
          </w:divBdr>
        </w:div>
        <w:div w:id="1015034796">
          <w:marLeft w:val="640"/>
          <w:marRight w:val="0"/>
          <w:marTop w:val="0"/>
          <w:marBottom w:val="0"/>
          <w:divBdr>
            <w:top w:val="none" w:sz="0" w:space="0" w:color="auto"/>
            <w:left w:val="none" w:sz="0" w:space="0" w:color="auto"/>
            <w:bottom w:val="none" w:sz="0" w:space="0" w:color="auto"/>
            <w:right w:val="none" w:sz="0" w:space="0" w:color="auto"/>
          </w:divBdr>
        </w:div>
        <w:div w:id="1380981305">
          <w:marLeft w:val="640"/>
          <w:marRight w:val="0"/>
          <w:marTop w:val="0"/>
          <w:marBottom w:val="0"/>
          <w:divBdr>
            <w:top w:val="none" w:sz="0" w:space="0" w:color="auto"/>
            <w:left w:val="none" w:sz="0" w:space="0" w:color="auto"/>
            <w:bottom w:val="none" w:sz="0" w:space="0" w:color="auto"/>
            <w:right w:val="none" w:sz="0" w:space="0" w:color="auto"/>
          </w:divBdr>
        </w:div>
        <w:div w:id="334765986">
          <w:marLeft w:val="640"/>
          <w:marRight w:val="0"/>
          <w:marTop w:val="0"/>
          <w:marBottom w:val="0"/>
          <w:divBdr>
            <w:top w:val="none" w:sz="0" w:space="0" w:color="auto"/>
            <w:left w:val="none" w:sz="0" w:space="0" w:color="auto"/>
            <w:bottom w:val="none" w:sz="0" w:space="0" w:color="auto"/>
            <w:right w:val="none" w:sz="0" w:space="0" w:color="auto"/>
          </w:divBdr>
        </w:div>
        <w:div w:id="313489884">
          <w:marLeft w:val="640"/>
          <w:marRight w:val="0"/>
          <w:marTop w:val="0"/>
          <w:marBottom w:val="0"/>
          <w:divBdr>
            <w:top w:val="none" w:sz="0" w:space="0" w:color="auto"/>
            <w:left w:val="none" w:sz="0" w:space="0" w:color="auto"/>
            <w:bottom w:val="none" w:sz="0" w:space="0" w:color="auto"/>
            <w:right w:val="none" w:sz="0" w:space="0" w:color="auto"/>
          </w:divBdr>
        </w:div>
        <w:div w:id="490751363">
          <w:marLeft w:val="640"/>
          <w:marRight w:val="0"/>
          <w:marTop w:val="0"/>
          <w:marBottom w:val="0"/>
          <w:divBdr>
            <w:top w:val="none" w:sz="0" w:space="0" w:color="auto"/>
            <w:left w:val="none" w:sz="0" w:space="0" w:color="auto"/>
            <w:bottom w:val="none" w:sz="0" w:space="0" w:color="auto"/>
            <w:right w:val="none" w:sz="0" w:space="0" w:color="auto"/>
          </w:divBdr>
        </w:div>
        <w:div w:id="1644920633">
          <w:marLeft w:val="640"/>
          <w:marRight w:val="0"/>
          <w:marTop w:val="0"/>
          <w:marBottom w:val="0"/>
          <w:divBdr>
            <w:top w:val="none" w:sz="0" w:space="0" w:color="auto"/>
            <w:left w:val="none" w:sz="0" w:space="0" w:color="auto"/>
            <w:bottom w:val="none" w:sz="0" w:space="0" w:color="auto"/>
            <w:right w:val="none" w:sz="0" w:space="0" w:color="auto"/>
          </w:divBdr>
        </w:div>
        <w:div w:id="1694727781">
          <w:marLeft w:val="640"/>
          <w:marRight w:val="0"/>
          <w:marTop w:val="0"/>
          <w:marBottom w:val="0"/>
          <w:divBdr>
            <w:top w:val="none" w:sz="0" w:space="0" w:color="auto"/>
            <w:left w:val="none" w:sz="0" w:space="0" w:color="auto"/>
            <w:bottom w:val="none" w:sz="0" w:space="0" w:color="auto"/>
            <w:right w:val="none" w:sz="0" w:space="0" w:color="auto"/>
          </w:divBdr>
        </w:div>
        <w:div w:id="74321034">
          <w:marLeft w:val="640"/>
          <w:marRight w:val="0"/>
          <w:marTop w:val="0"/>
          <w:marBottom w:val="0"/>
          <w:divBdr>
            <w:top w:val="none" w:sz="0" w:space="0" w:color="auto"/>
            <w:left w:val="none" w:sz="0" w:space="0" w:color="auto"/>
            <w:bottom w:val="none" w:sz="0" w:space="0" w:color="auto"/>
            <w:right w:val="none" w:sz="0" w:space="0" w:color="auto"/>
          </w:divBdr>
        </w:div>
        <w:div w:id="555973239">
          <w:marLeft w:val="640"/>
          <w:marRight w:val="0"/>
          <w:marTop w:val="0"/>
          <w:marBottom w:val="0"/>
          <w:divBdr>
            <w:top w:val="none" w:sz="0" w:space="0" w:color="auto"/>
            <w:left w:val="none" w:sz="0" w:space="0" w:color="auto"/>
            <w:bottom w:val="none" w:sz="0" w:space="0" w:color="auto"/>
            <w:right w:val="none" w:sz="0" w:space="0" w:color="auto"/>
          </w:divBdr>
        </w:div>
        <w:div w:id="1602910532">
          <w:marLeft w:val="640"/>
          <w:marRight w:val="0"/>
          <w:marTop w:val="0"/>
          <w:marBottom w:val="0"/>
          <w:divBdr>
            <w:top w:val="none" w:sz="0" w:space="0" w:color="auto"/>
            <w:left w:val="none" w:sz="0" w:space="0" w:color="auto"/>
            <w:bottom w:val="none" w:sz="0" w:space="0" w:color="auto"/>
            <w:right w:val="none" w:sz="0" w:space="0" w:color="auto"/>
          </w:divBdr>
        </w:div>
        <w:div w:id="1250234432">
          <w:marLeft w:val="640"/>
          <w:marRight w:val="0"/>
          <w:marTop w:val="0"/>
          <w:marBottom w:val="0"/>
          <w:divBdr>
            <w:top w:val="none" w:sz="0" w:space="0" w:color="auto"/>
            <w:left w:val="none" w:sz="0" w:space="0" w:color="auto"/>
            <w:bottom w:val="none" w:sz="0" w:space="0" w:color="auto"/>
            <w:right w:val="none" w:sz="0" w:space="0" w:color="auto"/>
          </w:divBdr>
        </w:div>
        <w:div w:id="97025036">
          <w:marLeft w:val="640"/>
          <w:marRight w:val="0"/>
          <w:marTop w:val="0"/>
          <w:marBottom w:val="0"/>
          <w:divBdr>
            <w:top w:val="none" w:sz="0" w:space="0" w:color="auto"/>
            <w:left w:val="none" w:sz="0" w:space="0" w:color="auto"/>
            <w:bottom w:val="none" w:sz="0" w:space="0" w:color="auto"/>
            <w:right w:val="none" w:sz="0" w:space="0" w:color="auto"/>
          </w:divBdr>
        </w:div>
        <w:div w:id="2145930810">
          <w:marLeft w:val="640"/>
          <w:marRight w:val="0"/>
          <w:marTop w:val="0"/>
          <w:marBottom w:val="0"/>
          <w:divBdr>
            <w:top w:val="none" w:sz="0" w:space="0" w:color="auto"/>
            <w:left w:val="none" w:sz="0" w:space="0" w:color="auto"/>
            <w:bottom w:val="none" w:sz="0" w:space="0" w:color="auto"/>
            <w:right w:val="none" w:sz="0" w:space="0" w:color="auto"/>
          </w:divBdr>
        </w:div>
        <w:div w:id="646009632">
          <w:marLeft w:val="640"/>
          <w:marRight w:val="0"/>
          <w:marTop w:val="0"/>
          <w:marBottom w:val="0"/>
          <w:divBdr>
            <w:top w:val="none" w:sz="0" w:space="0" w:color="auto"/>
            <w:left w:val="none" w:sz="0" w:space="0" w:color="auto"/>
            <w:bottom w:val="none" w:sz="0" w:space="0" w:color="auto"/>
            <w:right w:val="none" w:sz="0" w:space="0" w:color="auto"/>
          </w:divBdr>
        </w:div>
        <w:div w:id="288516529">
          <w:marLeft w:val="640"/>
          <w:marRight w:val="0"/>
          <w:marTop w:val="0"/>
          <w:marBottom w:val="0"/>
          <w:divBdr>
            <w:top w:val="none" w:sz="0" w:space="0" w:color="auto"/>
            <w:left w:val="none" w:sz="0" w:space="0" w:color="auto"/>
            <w:bottom w:val="none" w:sz="0" w:space="0" w:color="auto"/>
            <w:right w:val="none" w:sz="0" w:space="0" w:color="auto"/>
          </w:divBdr>
        </w:div>
        <w:div w:id="1595285297">
          <w:marLeft w:val="640"/>
          <w:marRight w:val="0"/>
          <w:marTop w:val="0"/>
          <w:marBottom w:val="0"/>
          <w:divBdr>
            <w:top w:val="none" w:sz="0" w:space="0" w:color="auto"/>
            <w:left w:val="none" w:sz="0" w:space="0" w:color="auto"/>
            <w:bottom w:val="none" w:sz="0" w:space="0" w:color="auto"/>
            <w:right w:val="none" w:sz="0" w:space="0" w:color="auto"/>
          </w:divBdr>
        </w:div>
        <w:div w:id="722801331">
          <w:marLeft w:val="640"/>
          <w:marRight w:val="0"/>
          <w:marTop w:val="0"/>
          <w:marBottom w:val="0"/>
          <w:divBdr>
            <w:top w:val="none" w:sz="0" w:space="0" w:color="auto"/>
            <w:left w:val="none" w:sz="0" w:space="0" w:color="auto"/>
            <w:bottom w:val="none" w:sz="0" w:space="0" w:color="auto"/>
            <w:right w:val="none" w:sz="0" w:space="0" w:color="auto"/>
          </w:divBdr>
        </w:div>
        <w:div w:id="2102405255">
          <w:marLeft w:val="640"/>
          <w:marRight w:val="0"/>
          <w:marTop w:val="0"/>
          <w:marBottom w:val="0"/>
          <w:divBdr>
            <w:top w:val="none" w:sz="0" w:space="0" w:color="auto"/>
            <w:left w:val="none" w:sz="0" w:space="0" w:color="auto"/>
            <w:bottom w:val="none" w:sz="0" w:space="0" w:color="auto"/>
            <w:right w:val="none" w:sz="0" w:space="0" w:color="auto"/>
          </w:divBdr>
        </w:div>
        <w:div w:id="1582368863">
          <w:marLeft w:val="640"/>
          <w:marRight w:val="0"/>
          <w:marTop w:val="0"/>
          <w:marBottom w:val="0"/>
          <w:divBdr>
            <w:top w:val="none" w:sz="0" w:space="0" w:color="auto"/>
            <w:left w:val="none" w:sz="0" w:space="0" w:color="auto"/>
            <w:bottom w:val="none" w:sz="0" w:space="0" w:color="auto"/>
            <w:right w:val="none" w:sz="0" w:space="0" w:color="auto"/>
          </w:divBdr>
        </w:div>
        <w:div w:id="497623383">
          <w:marLeft w:val="640"/>
          <w:marRight w:val="0"/>
          <w:marTop w:val="0"/>
          <w:marBottom w:val="0"/>
          <w:divBdr>
            <w:top w:val="none" w:sz="0" w:space="0" w:color="auto"/>
            <w:left w:val="none" w:sz="0" w:space="0" w:color="auto"/>
            <w:bottom w:val="none" w:sz="0" w:space="0" w:color="auto"/>
            <w:right w:val="none" w:sz="0" w:space="0" w:color="auto"/>
          </w:divBdr>
        </w:div>
        <w:div w:id="494759390">
          <w:marLeft w:val="640"/>
          <w:marRight w:val="0"/>
          <w:marTop w:val="0"/>
          <w:marBottom w:val="0"/>
          <w:divBdr>
            <w:top w:val="none" w:sz="0" w:space="0" w:color="auto"/>
            <w:left w:val="none" w:sz="0" w:space="0" w:color="auto"/>
            <w:bottom w:val="none" w:sz="0" w:space="0" w:color="auto"/>
            <w:right w:val="none" w:sz="0" w:space="0" w:color="auto"/>
          </w:divBdr>
        </w:div>
        <w:div w:id="264731724">
          <w:marLeft w:val="640"/>
          <w:marRight w:val="0"/>
          <w:marTop w:val="0"/>
          <w:marBottom w:val="0"/>
          <w:divBdr>
            <w:top w:val="none" w:sz="0" w:space="0" w:color="auto"/>
            <w:left w:val="none" w:sz="0" w:space="0" w:color="auto"/>
            <w:bottom w:val="none" w:sz="0" w:space="0" w:color="auto"/>
            <w:right w:val="none" w:sz="0" w:space="0" w:color="auto"/>
          </w:divBdr>
        </w:div>
        <w:div w:id="774177929">
          <w:marLeft w:val="640"/>
          <w:marRight w:val="0"/>
          <w:marTop w:val="0"/>
          <w:marBottom w:val="0"/>
          <w:divBdr>
            <w:top w:val="none" w:sz="0" w:space="0" w:color="auto"/>
            <w:left w:val="none" w:sz="0" w:space="0" w:color="auto"/>
            <w:bottom w:val="none" w:sz="0" w:space="0" w:color="auto"/>
            <w:right w:val="none" w:sz="0" w:space="0" w:color="auto"/>
          </w:divBdr>
        </w:div>
        <w:div w:id="218638472">
          <w:marLeft w:val="640"/>
          <w:marRight w:val="0"/>
          <w:marTop w:val="0"/>
          <w:marBottom w:val="0"/>
          <w:divBdr>
            <w:top w:val="none" w:sz="0" w:space="0" w:color="auto"/>
            <w:left w:val="none" w:sz="0" w:space="0" w:color="auto"/>
            <w:bottom w:val="none" w:sz="0" w:space="0" w:color="auto"/>
            <w:right w:val="none" w:sz="0" w:space="0" w:color="auto"/>
          </w:divBdr>
        </w:div>
        <w:div w:id="120880337">
          <w:marLeft w:val="640"/>
          <w:marRight w:val="0"/>
          <w:marTop w:val="0"/>
          <w:marBottom w:val="0"/>
          <w:divBdr>
            <w:top w:val="none" w:sz="0" w:space="0" w:color="auto"/>
            <w:left w:val="none" w:sz="0" w:space="0" w:color="auto"/>
            <w:bottom w:val="none" w:sz="0" w:space="0" w:color="auto"/>
            <w:right w:val="none" w:sz="0" w:space="0" w:color="auto"/>
          </w:divBdr>
        </w:div>
        <w:div w:id="2080328584">
          <w:marLeft w:val="640"/>
          <w:marRight w:val="0"/>
          <w:marTop w:val="0"/>
          <w:marBottom w:val="0"/>
          <w:divBdr>
            <w:top w:val="none" w:sz="0" w:space="0" w:color="auto"/>
            <w:left w:val="none" w:sz="0" w:space="0" w:color="auto"/>
            <w:bottom w:val="none" w:sz="0" w:space="0" w:color="auto"/>
            <w:right w:val="none" w:sz="0" w:space="0" w:color="auto"/>
          </w:divBdr>
        </w:div>
        <w:div w:id="1111245397">
          <w:marLeft w:val="640"/>
          <w:marRight w:val="0"/>
          <w:marTop w:val="0"/>
          <w:marBottom w:val="0"/>
          <w:divBdr>
            <w:top w:val="none" w:sz="0" w:space="0" w:color="auto"/>
            <w:left w:val="none" w:sz="0" w:space="0" w:color="auto"/>
            <w:bottom w:val="none" w:sz="0" w:space="0" w:color="auto"/>
            <w:right w:val="none" w:sz="0" w:space="0" w:color="auto"/>
          </w:divBdr>
        </w:div>
        <w:div w:id="1615593701">
          <w:marLeft w:val="640"/>
          <w:marRight w:val="0"/>
          <w:marTop w:val="0"/>
          <w:marBottom w:val="0"/>
          <w:divBdr>
            <w:top w:val="none" w:sz="0" w:space="0" w:color="auto"/>
            <w:left w:val="none" w:sz="0" w:space="0" w:color="auto"/>
            <w:bottom w:val="none" w:sz="0" w:space="0" w:color="auto"/>
            <w:right w:val="none" w:sz="0" w:space="0" w:color="auto"/>
          </w:divBdr>
        </w:div>
        <w:div w:id="1244416678">
          <w:marLeft w:val="640"/>
          <w:marRight w:val="0"/>
          <w:marTop w:val="0"/>
          <w:marBottom w:val="0"/>
          <w:divBdr>
            <w:top w:val="none" w:sz="0" w:space="0" w:color="auto"/>
            <w:left w:val="none" w:sz="0" w:space="0" w:color="auto"/>
            <w:bottom w:val="none" w:sz="0" w:space="0" w:color="auto"/>
            <w:right w:val="none" w:sz="0" w:space="0" w:color="auto"/>
          </w:divBdr>
        </w:div>
        <w:div w:id="1779792208">
          <w:marLeft w:val="640"/>
          <w:marRight w:val="0"/>
          <w:marTop w:val="0"/>
          <w:marBottom w:val="0"/>
          <w:divBdr>
            <w:top w:val="none" w:sz="0" w:space="0" w:color="auto"/>
            <w:left w:val="none" w:sz="0" w:space="0" w:color="auto"/>
            <w:bottom w:val="none" w:sz="0" w:space="0" w:color="auto"/>
            <w:right w:val="none" w:sz="0" w:space="0" w:color="auto"/>
          </w:divBdr>
        </w:div>
        <w:div w:id="533466368">
          <w:marLeft w:val="640"/>
          <w:marRight w:val="0"/>
          <w:marTop w:val="0"/>
          <w:marBottom w:val="0"/>
          <w:divBdr>
            <w:top w:val="none" w:sz="0" w:space="0" w:color="auto"/>
            <w:left w:val="none" w:sz="0" w:space="0" w:color="auto"/>
            <w:bottom w:val="none" w:sz="0" w:space="0" w:color="auto"/>
            <w:right w:val="none" w:sz="0" w:space="0" w:color="auto"/>
          </w:divBdr>
        </w:div>
        <w:div w:id="930511279">
          <w:marLeft w:val="640"/>
          <w:marRight w:val="0"/>
          <w:marTop w:val="0"/>
          <w:marBottom w:val="0"/>
          <w:divBdr>
            <w:top w:val="none" w:sz="0" w:space="0" w:color="auto"/>
            <w:left w:val="none" w:sz="0" w:space="0" w:color="auto"/>
            <w:bottom w:val="none" w:sz="0" w:space="0" w:color="auto"/>
            <w:right w:val="none" w:sz="0" w:space="0" w:color="auto"/>
          </w:divBdr>
        </w:div>
        <w:div w:id="1829518051">
          <w:marLeft w:val="640"/>
          <w:marRight w:val="0"/>
          <w:marTop w:val="0"/>
          <w:marBottom w:val="0"/>
          <w:divBdr>
            <w:top w:val="none" w:sz="0" w:space="0" w:color="auto"/>
            <w:left w:val="none" w:sz="0" w:space="0" w:color="auto"/>
            <w:bottom w:val="none" w:sz="0" w:space="0" w:color="auto"/>
            <w:right w:val="none" w:sz="0" w:space="0" w:color="auto"/>
          </w:divBdr>
        </w:div>
        <w:div w:id="529218810">
          <w:marLeft w:val="640"/>
          <w:marRight w:val="0"/>
          <w:marTop w:val="0"/>
          <w:marBottom w:val="0"/>
          <w:divBdr>
            <w:top w:val="none" w:sz="0" w:space="0" w:color="auto"/>
            <w:left w:val="none" w:sz="0" w:space="0" w:color="auto"/>
            <w:bottom w:val="none" w:sz="0" w:space="0" w:color="auto"/>
            <w:right w:val="none" w:sz="0" w:space="0" w:color="auto"/>
          </w:divBdr>
        </w:div>
        <w:div w:id="1541435878">
          <w:marLeft w:val="640"/>
          <w:marRight w:val="0"/>
          <w:marTop w:val="0"/>
          <w:marBottom w:val="0"/>
          <w:divBdr>
            <w:top w:val="none" w:sz="0" w:space="0" w:color="auto"/>
            <w:left w:val="none" w:sz="0" w:space="0" w:color="auto"/>
            <w:bottom w:val="none" w:sz="0" w:space="0" w:color="auto"/>
            <w:right w:val="none" w:sz="0" w:space="0" w:color="auto"/>
          </w:divBdr>
        </w:div>
        <w:div w:id="784885864">
          <w:marLeft w:val="640"/>
          <w:marRight w:val="0"/>
          <w:marTop w:val="0"/>
          <w:marBottom w:val="0"/>
          <w:divBdr>
            <w:top w:val="none" w:sz="0" w:space="0" w:color="auto"/>
            <w:left w:val="none" w:sz="0" w:space="0" w:color="auto"/>
            <w:bottom w:val="none" w:sz="0" w:space="0" w:color="auto"/>
            <w:right w:val="none" w:sz="0" w:space="0" w:color="auto"/>
          </w:divBdr>
        </w:div>
        <w:div w:id="356077543">
          <w:marLeft w:val="640"/>
          <w:marRight w:val="0"/>
          <w:marTop w:val="0"/>
          <w:marBottom w:val="0"/>
          <w:divBdr>
            <w:top w:val="none" w:sz="0" w:space="0" w:color="auto"/>
            <w:left w:val="none" w:sz="0" w:space="0" w:color="auto"/>
            <w:bottom w:val="none" w:sz="0" w:space="0" w:color="auto"/>
            <w:right w:val="none" w:sz="0" w:space="0" w:color="auto"/>
          </w:divBdr>
        </w:div>
        <w:div w:id="1677808979">
          <w:marLeft w:val="640"/>
          <w:marRight w:val="0"/>
          <w:marTop w:val="0"/>
          <w:marBottom w:val="0"/>
          <w:divBdr>
            <w:top w:val="none" w:sz="0" w:space="0" w:color="auto"/>
            <w:left w:val="none" w:sz="0" w:space="0" w:color="auto"/>
            <w:bottom w:val="none" w:sz="0" w:space="0" w:color="auto"/>
            <w:right w:val="none" w:sz="0" w:space="0" w:color="auto"/>
          </w:divBdr>
        </w:div>
        <w:div w:id="1761834535">
          <w:marLeft w:val="640"/>
          <w:marRight w:val="0"/>
          <w:marTop w:val="0"/>
          <w:marBottom w:val="0"/>
          <w:divBdr>
            <w:top w:val="none" w:sz="0" w:space="0" w:color="auto"/>
            <w:left w:val="none" w:sz="0" w:space="0" w:color="auto"/>
            <w:bottom w:val="none" w:sz="0" w:space="0" w:color="auto"/>
            <w:right w:val="none" w:sz="0" w:space="0" w:color="auto"/>
          </w:divBdr>
        </w:div>
        <w:div w:id="1594973111">
          <w:marLeft w:val="640"/>
          <w:marRight w:val="0"/>
          <w:marTop w:val="0"/>
          <w:marBottom w:val="0"/>
          <w:divBdr>
            <w:top w:val="none" w:sz="0" w:space="0" w:color="auto"/>
            <w:left w:val="none" w:sz="0" w:space="0" w:color="auto"/>
            <w:bottom w:val="none" w:sz="0" w:space="0" w:color="auto"/>
            <w:right w:val="none" w:sz="0" w:space="0" w:color="auto"/>
          </w:divBdr>
        </w:div>
        <w:div w:id="447504059">
          <w:marLeft w:val="640"/>
          <w:marRight w:val="0"/>
          <w:marTop w:val="0"/>
          <w:marBottom w:val="0"/>
          <w:divBdr>
            <w:top w:val="none" w:sz="0" w:space="0" w:color="auto"/>
            <w:left w:val="none" w:sz="0" w:space="0" w:color="auto"/>
            <w:bottom w:val="none" w:sz="0" w:space="0" w:color="auto"/>
            <w:right w:val="none" w:sz="0" w:space="0" w:color="auto"/>
          </w:divBdr>
        </w:div>
        <w:div w:id="1627926751">
          <w:marLeft w:val="640"/>
          <w:marRight w:val="0"/>
          <w:marTop w:val="0"/>
          <w:marBottom w:val="0"/>
          <w:divBdr>
            <w:top w:val="none" w:sz="0" w:space="0" w:color="auto"/>
            <w:left w:val="none" w:sz="0" w:space="0" w:color="auto"/>
            <w:bottom w:val="none" w:sz="0" w:space="0" w:color="auto"/>
            <w:right w:val="none" w:sz="0" w:space="0" w:color="auto"/>
          </w:divBdr>
        </w:div>
        <w:div w:id="1881164596">
          <w:marLeft w:val="640"/>
          <w:marRight w:val="0"/>
          <w:marTop w:val="0"/>
          <w:marBottom w:val="0"/>
          <w:divBdr>
            <w:top w:val="none" w:sz="0" w:space="0" w:color="auto"/>
            <w:left w:val="none" w:sz="0" w:space="0" w:color="auto"/>
            <w:bottom w:val="none" w:sz="0" w:space="0" w:color="auto"/>
            <w:right w:val="none" w:sz="0" w:space="0" w:color="auto"/>
          </w:divBdr>
        </w:div>
        <w:div w:id="869075435">
          <w:marLeft w:val="640"/>
          <w:marRight w:val="0"/>
          <w:marTop w:val="0"/>
          <w:marBottom w:val="0"/>
          <w:divBdr>
            <w:top w:val="none" w:sz="0" w:space="0" w:color="auto"/>
            <w:left w:val="none" w:sz="0" w:space="0" w:color="auto"/>
            <w:bottom w:val="none" w:sz="0" w:space="0" w:color="auto"/>
            <w:right w:val="none" w:sz="0" w:space="0" w:color="auto"/>
          </w:divBdr>
        </w:div>
        <w:div w:id="421492794">
          <w:marLeft w:val="640"/>
          <w:marRight w:val="0"/>
          <w:marTop w:val="0"/>
          <w:marBottom w:val="0"/>
          <w:divBdr>
            <w:top w:val="none" w:sz="0" w:space="0" w:color="auto"/>
            <w:left w:val="none" w:sz="0" w:space="0" w:color="auto"/>
            <w:bottom w:val="none" w:sz="0" w:space="0" w:color="auto"/>
            <w:right w:val="none" w:sz="0" w:space="0" w:color="auto"/>
          </w:divBdr>
        </w:div>
        <w:div w:id="1830360369">
          <w:marLeft w:val="640"/>
          <w:marRight w:val="0"/>
          <w:marTop w:val="0"/>
          <w:marBottom w:val="0"/>
          <w:divBdr>
            <w:top w:val="none" w:sz="0" w:space="0" w:color="auto"/>
            <w:left w:val="none" w:sz="0" w:space="0" w:color="auto"/>
            <w:bottom w:val="none" w:sz="0" w:space="0" w:color="auto"/>
            <w:right w:val="none" w:sz="0" w:space="0" w:color="auto"/>
          </w:divBdr>
        </w:div>
        <w:div w:id="7147193">
          <w:marLeft w:val="640"/>
          <w:marRight w:val="0"/>
          <w:marTop w:val="0"/>
          <w:marBottom w:val="0"/>
          <w:divBdr>
            <w:top w:val="none" w:sz="0" w:space="0" w:color="auto"/>
            <w:left w:val="none" w:sz="0" w:space="0" w:color="auto"/>
            <w:bottom w:val="none" w:sz="0" w:space="0" w:color="auto"/>
            <w:right w:val="none" w:sz="0" w:space="0" w:color="auto"/>
          </w:divBdr>
        </w:div>
        <w:div w:id="1386568918">
          <w:marLeft w:val="640"/>
          <w:marRight w:val="0"/>
          <w:marTop w:val="0"/>
          <w:marBottom w:val="0"/>
          <w:divBdr>
            <w:top w:val="none" w:sz="0" w:space="0" w:color="auto"/>
            <w:left w:val="none" w:sz="0" w:space="0" w:color="auto"/>
            <w:bottom w:val="none" w:sz="0" w:space="0" w:color="auto"/>
            <w:right w:val="none" w:sz="0" w:space="0" w:color="auto"/>
          </w:divBdr>
        </w:div>
        <w:div w:id="426929725">
          <w:marLeft w:val="640"/>
          <w:marRight w:val="0"/>
          <w:marTop w:val="0"/>
          <w:marBottom w:val="0"/>
          <w:divBdr>
            <w:top w:val="none" w:sz="0" w:space="0" w:color="auto"/>
            <w:left w:val="none" w:sz="0" w:space="0" w:color="auto"/>
            <w:bottom w:val="none" w:sz="0" w:space="0" w:color="auto"/>
            <w:right w:val="none" w:sz="0" w:space="0" w:color="auto"/>
          </w:divBdr>
        </w:div>
        <w:div w:id="1157959882">
          <w:marLeft w:val="640"/>
          <w:marRight w:val="0"/>
          <w:marTop w:val="0"/>
          <w:marBottom w:val="0"/>
          <w:divBdr>
            <w:top w:val="none" w:sz="0" w:space="0" w:color="auto"/>
            <w:left w:val="none" w:sz="0" w:space="0" w:color="auto"/>
            <w:bottom w:val="none" w:sz="0" w:space="0" w:color="auto"/>
            <w:right w:val="none" w:sz="0" w:space="0" w:color="auto"/>
          </w:divBdr>
        </w:div>
        <w:div w:id="474225346">
          <w:marLeft w:val="640"/>
          <w:marRight w:val="0"/>
          <w:marTop w:val="0"/>
          <w:marBottom w:val="0"/>
          <w:divBdr>
            <w:top w:val="none" w:sz="0" w:space="0" w:color="auto"/>
            <w:left w:val="none" w:sz="0" w:space="0" w:color="auto"/>
            <w:bottom w:val="none" w:sz="0" w:space="0" w:color="auto"/>
            <w:right w:val="none" w:sz="0" w:space="0" w:color="auto"/>
          </w:divBdr>
        </w:div>
        <w:div w:id="192302486">
          <w:marLeft w:val="640"/>
          <w:marRight w:val="0"/>
          <w:marTop w:val="0"/>
          <w:marBottom w:val="0"/>
          <w:divBdr>
            <w:top w:val="none" w:sz="0" w:space="0" w:color="auto"/>
            <w:left w:val="none" w:sz="0" w:space="0" w:color="auto"/>
            <w:bottom w:val="none" w:sz="0" w:space="0" w:color="auto"/>
            <w:right w:val="none" w:sz="0" w:space="0" w:color="auto"/>
          </w:divBdr>
        </w:div>
        <w:div w:id="61102669">
          <w:marLeft w:val="640"/>
          <w:marRight w:val="0"/>
          <w:marTop w:val="0"/>
          <w:marBottom w:val="0"/>
          <w:divBdr>
            <w:top w:val="none" w:sz="0" w:space="0" w:color="auto"/>
            <w:left w:val="none" w:sz="0" w:space="0" w:color="auto"/>
            <w:bottom w:val="none" w:sz="0" w:space="0" w:color="auto"/>
            <w:right w:val="none" w:sz="0" w:space="0" w:color="auto"/>
          </w:divBdr>
        </w:div>
        <w:div w:id="1820805344">
          <w:marLeft w:val="640"/>
          <w:marRight w:val="0"/>
          <w:marTop w:val="0"/>
          <w:marBottom w:val="0"/>
          <w:divBdr>
            <w:top w:val="none" w:sz="0" w:space="0" w:color="auto"/>
            <w:left w:val="none" w:sz="0" w:space="0" w:color="auto"/>
            <w:bottom w:val="none" w:sz="0" w:space="0" w:color="auto"/>
            <w:right w:val="none" w:sz="0" w:space="0" w:color="auto"/>
          </w:divBdr>
        </w:div>
        <w:div w:id="1364282828">
          <w:marLeft w:val="640"/>
          <w:marRight w:val="0"/>
          <w:marTop w:val="0"/>
          <w:marBottom w:val="0"/>
          <w:divBdr>
            <w:top w:val="none" w:sz="0" w:space="0" w:color="auto"/>
            <w:left w:val="none" w:sz="0" w:space="0" w:color="auto"/>
            <w:bottom w:val="none" w:sz="0" w:space="0" w:color="auto"/>
            <w:right w:val="none" w:sz="0" w:space="0" w:color="auto"/>
          </w:divBdr>
        </w:div>
        <w:div w:id="615138318">
          <w:marLeft w:val="640"/>
          <w:marRight w:val="0"/>
          <w:marTop w:val="0"/>
          <w:marBottom w:val="0"/>
          <w:divBdr>
            <w:top w:val="none" w:sz="0" w:space="0" w:color="auto"/>
            <w:left w:val="none" w:sz="0" w:space="0" w:color="auto"/>
            <w:bottom w:val="none" w:sz="0" w:space="0" w:color="auto"/>
            <w:right w:val="none" w:sz="0" w:space="0" w:color="auto"/>
          </w:divBdr>
        </w:div>
        <w:div w:id="1871382790">
          <w:marLeft w:val="640"/>
          <w:marRight w:val="0"/>
          <w:marTop w:val="0"/>
          <w:marBottom w:val="0"/>
          <w:divBdr>
            <w:top w:val="none" w:sz="0" w:space="0" w:color="auto"/>
            <w:left w:val="none" w:sz="0" w:space="0" w:color="auto"/>
            <w:bottom w:val="none" w:sz="0" w:space="0" w:color="auto"/>
            <w:right w:val="none" w:sz="0" w:space="0" w:color="auto"/>
          </w:divBdr>
        </w:div>
        <w:div w:id="827482782">
          <w:marLeft w:val="640"/>
          <w:marRight w:val="0"/>
          <w:marTop w:val="0"/>
          <w:marBottom w:val="0"/>
          <w:divBdr>
            <w:top w:val="none" w:sz="0" w:space="0" w:color="auto"/>
            <w:left w:val="none" w:sz="0" w:space="0" w:color="auto"/>
            <w:bottom w:val="none" w:sz="0" w:space="0" w:color="auto"/>
            <w:right w:val="none" w:sz="0" w:space="0" w:color="auto"/>
          </w:divBdr>
        </w:div>
        <w:div w:id="2083601231">
          <w:marLeft w:val="640"/>
          <w:marRight w:val="0"/>
          <w:marTop w:val="0"/>
          <w:marBottom w:val="0"/>
          <w:divBdr>
            <w:top w:val="none" w:sz="0" w:space="0" w:color="auto"/>
            <w:left w:val="none" w:sz="0" w:space="0" w:color="auto"/>
            <w:bottom w:val="none" w:sz="0" w:space="0" w:color="auto"/>
            <w:right w:val="none" w:sz="0" w:space="0" w:color="auto"/>
          </w:divBdr>
        </w:div>
        <w:div w:id="1837915205">
          <w:marLeft w:val="640"/>
          <w:marRight w:val="0"/>
          <w:marTop w:val="0"/>
          <w:marBottom w:val="0"/>
          <w:divBdr>
            <w:top w:val="none" w:sz="0" w:space="0" w:color="auto"/>
            <w:left w:val="none" w:sz="0" w:space="0" w:color="auto"/>
            <w:bottom w:val="none" w:sz="0" w:space="0" w:color="auto"/>
            <w:right w:val="none" w:sz="0" w:space="0" w:color="auto"/>
          </w:divBdr>
        </w:div>
        <w:div w:id="2036805515">
          <w:marLeft w:val="640"/>
          <w:marRight w:val="0"/>
          <w:marTop w:val="0"/>
          <w:marBottom w:val="0"/>
          <w:divBdr>
            <w:top w:val="none" w:sz="0" w:space="0" w:color="auto"/>
            <w:left w:val="none" w:sz="0" w:space="0" w:color="auto"/>
            <w:bottom w:val="none" w:sz="0" w:space="0" w:color="auto"/>
            <w:right w:val="none" w:sz="0" w:space="0" w:color="auto"/>
          </w:divBdr>
        </w:div>
        <w:div w:id="1786463526">
          <w:marLeft w:val="640"/>
          <w:marRight w:val="0"/>
          <w:marTop w:val="0"/>
          <w:marBottom w:val="0"/>
          <w:divBdr>
            <w:top w:val="none" w:sz="0" w:space="0" w:color="auto"/>
            <w:left w:val="none" w:sz="0" w:space="0" w:color="auto"/>
            <w:bottom w:val="none" w:sz="0" w:space="0" w:color="auto"/>
            <w:right w:val="none" w:sz="0" w:space="0" w:color="auto"/>
          </w:divBdr>
        </w:div>
        <w:div w:id="1823543991">
          <w:marLeft w:val="640"/>
          <w:marRight w:val="0"/>
          <w:marTop w:val="0"/>
          <w:marBottom w:val="0"/>
          <w:divBdr>
            <w:top w:val="none" w:sz="0" w:space="0" w:color="auto"/>
            <w:left w:val="none" w:sz="0" w:space="0" w:color="auto"/>
            <w:bottom w:val="none" w:sz="0" w:space="0" w:color="auto"/>
            <w:right w:val="none" w:sz="0" w:space="0" w:color="auto"/>
          </w:divBdr>
        </w:div>
        <w:div w:id="378938461">
          <w:marLeft w:val="640"/>
          <w:marRight w:val="0"/>
          <w:marTop w:val="0"/>
          <w:marBottom w:val="0"/>
          <w:divBdr>
            <w:top w:val="none" w:sz="0" w:space="0" w:color="auto"/>
            <w:left w:val="none" w:sz="0" w:space="0" w:color="auto"/>
            <w:bottom w:val="none" w:sz="0" w:space="0" w:color="auto"/>
            <w:right w:val="none" w:sz="0" w:space="0" w:color="auto"/>
          </w:divBdr>
        </w:div>
        <w:div w:id="142964079">
          <w:marLeft w:val="640"/>
          <w:marRight w:val="0"/>
          <w:marTop w:val="0"/>
          <w:marBottom w:val="0"/>
          <w:divBdr>
            <w:top w:val="none" w:sz="0" w:space="0" w:color="auto"/>
            <w:left w:val="none" w:sz="0" w:space="0" w:color="auto"/>
            <w:bottom w:val="none" w:sz="0" w:space="0" w:color="auto"/>
            <w:right w:val="none" w:sz="0" w:space="0" w:color="auto"/>
          </w:divBdr>
        </w:div>
        <w:div w:id="1555577585">
          <w:marLeft w:val="640"/>
          <w:marRight w:val="0"/>
          <w:marTop w:val="0"/>
          <w:marBottom w:val="0"/>
          <w:divBdr>
            <w:top w:val="none" w:sz="0" w:space="0" w:color="auto"/>
            <w:left w:val="none" w:sz="0" w:space="0" w:color="auto"/>
            <w:bottom w:val="none" w:sz="0" w:space="0" w:color="auto"/>
            <w:right w:val="none" w:sz="0" w:space="0" w:color="auto"/>
          </w:divBdr>
        </w:div>
        <w:div w:id="1312490277">
          <w:marLeft w:val="640"/>
          <w:marRight w:val="0"/>
          <w:marTop w:val="0"/>
          <w:marBottom w:val="0"/>
          <w:divBdr>
            <w:top w:val="none" w:sz="0" w:space="0" w:color="auto"/>
            <w:left w:val="none" w:sz="0" w:space="0" w:color="auto"/>
            <w:bottom w:val="none" w:sz="0" w:space="0" w:color="auto"/>
            <w:right w:val="none" w:sz="0" w:space="0" w:color="auto"/>
          </w:divBdr>
        </w:div>
        <w:div w:id="484050872">
          <w:marLeft w:val="640"/>
          <w:marRight w:val="0"/>
          <w:marTop w:val="0"/>
          <w:marBottom w:val="0"/>
          <w:divBdr>
            <w:top w:val="none" w:sz="0" w:space="0" w:color="auto"/>
            <w:left w:val="none" w:sz="0" w:space="0" w:color="auto"/>
            <w:bottom w:val="none" w:sz="0" w:space="0" w:color="auto"/>
            <w:right w:val="none" w:sz="0" w:space="0" w:color="auto"/>
          </w:divBdr>
        </w:div>
        <w:div w:id="593317946">
          <w:marLeft w:val="640"/>
          <w:marRight w:val="0"/>
          <w:marTop w:val="0"/>
          <w:marBottom w:val="0"/>
          <w:divBdr>
            <w:top w:val="none" w:sz="0" w:space="0" w:color="auto"/>
            <w:left w:val="none" w:sz="0" w:space="0" w:color="auto"/>
            <w:bottom w:val="none" w:sz="0" w:space="0" w:color="auto"/>
            <w:right w:val="none" w:sz="0" w:space="0" w:color="auto"/>
          </w:divBdr>
        </w:div>
        <w:div w:id="1803889321">
          <w:marLeft w:val="640"/>
          <w:marRight w:val="0"/>
          <w:marTop w:val="0"/>
          <w:marBottom w:val="0"/>
          <w:divBdr>
            <w:top w:val="none" w:sz="0" w:space="0" w:color="auto"/>
            <w:left w:val="none" w:sz="0" w:space="0" w:color="auto"/>
            <w:bottom w:val="none" w:sz="0" w:space="0" w:color="auto"/>
            <w:right w:val="none" w:sz="0" w:space="0" w:color="auto"/>
          </w:divBdr>
        </w:div>
        <w:div w:id="977959615">
          <w:marLeft w:val="640"/>
          <w:marRight w:val="0"/>
          <w:marTop w:val="0"/>
          <w:marBottom w:val="0"/>
          <w:divBdr>
            <w:top w:val="none" w:sz="0" w:space="0" w:color="auto"/>
            <w:left w:val="none" w:sz="0" w:space="0" w:color="auto"/>
            <w:bottom w:val="none" w:sz="0" w:space="0" w:color="auto"/>
            <w:right w:val="none" w:sz="0" w:space="0" w:color="auto"/>
          </w:divBdr>
        </w:div>
        <w:div w:id="619609780">
          <w:marLeft w:val="640"/>
          <w:marRight w:val="0"/>
          <w:marTop w:val="0"/>
          <w:marBottom w:val="0"/>
          <w:divBdr>
            <w:top w:val="none" w:sz="0" w:space="0" w:color="auto"/>
            <w:left w:val="none" w:sz="0" w:space="0" w:color="auto"/>
            <w:bottom w:val="none" w:sz="0" w:space="0" w:color="auto"/>
            <w:right w:val="none" w:sz="0" w:space="0" w:color="auto"/>
          </w:divBdr>
        </w:div>
        <w:div w:id="1967273942">
          <w:marLeft w:val="640"/>
          <w:marRight w:val="0"/>
          <w:marTop w:val="0"/>
          <w:marBottom w:val="0"/>
          <w:divBdr>
            <w:top w:val="none" w:sz="0" w:space="0" w:color="auto"/>
            <w:left w:val="none" w:sz="0" w:space="0" w:color="auto"/>
            <w:bottom w:val="none" w:sz="0" w:space="0" w:color="auto"/>
            <w:right w:val="none" w:sz="0" w:space="0" w:color="auto"/>
          </w:divBdr>
        </w:div>
        <w:div w:id="679897351">
          <w:marLeft w:val="640"/>
          <w:marRight w:val="0"/>
          <w:marTop w:val="0"/>
          <w:marBottom w:val="0"/>
          <w:divBdr>
            <w:top w:val="none" w:sz="0" w:space="0" w:color="auto"/>
            <w:left w:val="none" w:sz="0" w:space="0" w:color="auto"/>
            <w:bottom w:val="none" w:sz="0" w:space="0" w:color="auto"/>
            <w:right w:val="none" w:sz="0" w:space="0" w:color="auto"/>
          </w:divBdr>
        </w:div>
        <w:div w:id="1371109563">
          <w:marLeft w:val="640"/>
          <w:marRight w:val="0"/>
          <w:marTop w:val="0"/>
          <w:marBottom w:val="0"/>
          <w:divBdr>
            <w:top w:val="none" w:sz="0" w:space="0" w:color="auto"/>
            <w:left w:val="none" w:sz="0" w:space="0" w:color="auto"/>
            <w:bottom w:val="none" w:sz="0" w:space="0" w:color="auto"/>
            <w:right w:val="none" w:sz="0" w:space="0" w:color="auto"/>
          </w:divBdr>
        </w:div>
        <w:div w:id="1043023920">
          <w:marLeft w:val="640"/>
          <w:marRight w:val="0"/>
          <w:marTop w:val="0"/>
          <w:marBottom w:val="0"/>
          <w:divBdr>
            <w:top w:val="none" w:sz="0" w:space="0" w:color="auto"/>
            <w:left w:val="none" w:sz="0" w:space="0" w:color="auto"/>
            <w:bottom w:val="none" w:sz="0" w:space="0" w:color="auto"/>
            <w:right w:val="none" w:sz="0" w:space="0" w:color="auto"/>
          </w:divBdr>
        </w:div>
        <w:div w:id="1831825717">
          <w:marLeft w:val="640"/>
          <w:marRight w:val="0"/>
          <w:marTop w:val="0"/>
          <w:marBottom w:val="0"/>
          <w:divBdr>
            <w:top w:val="none" w:sz="0" w:space="0" w:color="auto"/>
            <w:left w:val="none" w:sz="0" w:space="0" w:color="auto"/>
            <w:bottom w:val="none" w:sz="0" w:space="0" w:color="auto"/>
            <w:right w:val="none" w:sz="0" w:space="0" w:color="auto"/>
          </w:divBdr>
        </w:div>
        <w:div w:id="486244233">
          <w:marLeft w:val="640"/>
          <w:marRight w:val="0"/>
          <w:marTop w:val="0"/>
          <w:marBottom w:val="0"/>
          <w:divBdr>
            <w:top w:val="none" w:sz="0" w:space="0" w:color="auto"/>
            <w:left w:val="none" w:sz="0" w:space="0" w:color="auto"/>
            <w:bottom w:val="none" w:sz="0" w:space="0" w:color="auto"/>
            <w:right w:val="none" w:sz="0" w:space="0" w:color="auto"/>
          </w:divBdr>
        </w:div>
        <w:div w:id="1797675512">
          <w:marLeft w:val="640"/>
          <w:marRight w:val="0"/>
          <w:marTop w:val="0"/>
          <w:marBottom w:val="0"/>
          <w:divBdr>
            <w:top w:val="none" w:sz="0" w:space="0" w:color="auto"/>
            <w:left w:val="none" w:sz="0" w:space="0" w:color="auto"/>
            <w:bottom w:val="none" w:sz="0" w:space="0" w:color="auto"/>
            <w:right w:val="none" w:sz="0" w:space="0" w:color="auto"/>
          </w:divBdr>
        </w:div>
        <w:div w:id="311178795">
          <w:marLeft w:val="640"/>
          <w:marRight w:val="0"/>
          <w:marTop w:val="0"/>
          <w:marBottom w:val="0"/>
          <w:divBdr>
            <w:top w:val="none" w:sz="0" w:space="0" w:color="auto"/>
            <w:left w:val="none" w:sz="0" w:space="0" w:color="auto"/>
            <w:bottom w:val="none" w:sz="0" w:space="0" w:color="auto"/>
            <w:right w:val="none" w:sz="0" w:space="0" w:color="auto"/>
          </w:divBdr>
        </w:div>
        <w:div w:id="826822091">
          <w:marLeft w:val="640"/>
          <w:marRight w:val="0"/>
          <w:marTop w:val="0"/>
          <w:marBottom w:val="0"/>
          <w:divBdr>
            <w:top w:val="none" w:sz="0" w:space="0" w:color="auto"/>
            <w:left w:val="none" w:sz="0" w:space="0" w:color="auto"/>
            <w:bottom w:val="none" w:sz="0" w:space="0" w:color="auto"/>
            <w:right w:val="none" w:sz="0" w:space="0" w:color="auto"/>
          </w:divBdr>
        </w:div>
        <w:div w:id="149559257">
          <w:marLeft w:val="640"/>
          <w:marRight w:val="0"/>
          <w:marTop w:val="0"/>
          <w:marBottom w:val="0"/>
          <w:divBdr>
            <w:top w:val="none" w:sz="0" w:space="0" w:color="auto"/>
            <w:left w:val="none" w:sz="0" w:space="0" w:color="auto"/>
            <w:bottom w:val="none" w:sz="0" w:space="0" w:color="auto"/>
            <w:right w:val="none" w:sz="0" w:space="0" w:color="auto"/>
          </w:divBdr>
        </w:div>
        <w:div w:id="2041852594">
          <w:marLeft w:val="640"/>
          <w:marRight w:val="0"/>
          <w:marTop w:val="0"/>
          <w:marBottom w:val="0"/>
          <w:divBdr>
            <w:top w:val="none" w:sz="0" w:space="0" w:color="auto"/>
            <w:left w:val="none" w:sz="0" w:space="0" w:color="auto"/>
            <w:bottom w:val="none" w:sz="0" w:space="0" w:color="auto"/>
            <w:right w:val="none" w:sz="0" w:space="0" w:color="auto"/>
          </w:divBdr>
        </w:div>
        <w:div w:id="1751655863">
          <w:marLeft w:val="640"/>
          <w:marRight w:val="0"/>
          <w:marTop w:val="0"/>
          <w:marBottom w:val="0"/>
          <w:divBdr>
            <w:top w:val="none" w:sz="0" w:space="0" w:color="auto"/>
            <w:left w:val="none" w:sz="0" w:space="0" w:color="auto"/>
            <w:bottom w:val="none" w:sz="0" w:space="0" w:color="auto"/>
            <w:right w:val="none" w:sz="0" w:space="0" w:color="auto"/>
          </w:divBdr>
        </w:div>
        <w:div w:id="2112435228">
          <w:marLeft w:val="640"/>
          <w:marRight w:val="0"/>
          <w:marTop w:val="0"/>
          <w:marBottom w:val="0"/>
          <w:divBdr>
            <w:top w:val="none" w:sz="0" w:space="0" w:color="auto"/>
            <w:left w:val="none" w:sz="0" w:space="0" w:color="auto"/>
            <w:bottom w:val="none" w:sz="0" w:space="0" w:color="auto"/>
            <w:right w:val="none" w:sz="0" w:space="0" w:color="auto"/>
          </w:divBdr>
        </w:div>
        <w:div w:id="854340862">
          <w:marLeft w:val="640"/>
          <w:marRight w:val="0"/>
          <w:marTop w:val="0"/>
          <w:marBottom w:val="0"/>
          <w:divBdr>
            <w:top w:val="none" w:sz="0" w:space="0" w:color="auto"/>
            <w:left w:val="none" w:sz="0" w:space="0" w:color="auto"/>
            <w:bottom w:val="none" w:sz="0" w:space="0" w:color="auto"/>
            <w:right w:val="none" w:sz="0" w:space="0" w:color="auto"/>
          </w:divBdr>
        </w:div>
        <w:div w:id="247927456">
          <w:marLeft w:val="640"/>
          <w:marRight w:val="0"/>
          <w:marTop w:val="0"/>
          <w:marBottom w:val="0"/>
          <w:divBdr>
            <w:top w:val="none" w:sz="0" w:space="0" w:color="auto"/>
            <w:left w:val="none" w:sz="0" w:space="0" w:color="auto"/>
            <w:bottom w:val="none" w:sz="0" w:space="0" w:color="auto"/>
            <w:right w:val="none" w:sz="0" w:space="0" w:color="auto"/>
          </w:divBdr>
        </w:div>
        <w:div w:id="82066643">
          <w:marLeft w:val="640"/>
          <w:marRight w:val="0"/>
          <w:marTop w:val="0"/>
          <w:marBottom w:val="0"/>
          <w:divBdr>
            <w:top w:val="none" w:sz="0" w:space="0" w:color="auto"/>
            <w:left w:val="none" w:sz="0" w:space="0" w:color="auto"/>
            <w:bottom w:val="none" w:sz="0" w:space="0" w:color="auto"/>
            <w:right w:val="none" w:sz="0" w:space="0" w:color="auto"/>
          </w:divBdr>
        </w:div>
        <w:div w:id="226191516">
          <w:marLeft w:val="640"/>
          <w:marRight w:val="0"/>
          <w:marTop w:val="0"/>
          <w:marBottom w:val="0"/>
          <w:divBdr>
            <w:top w:val="none" w:sz="0" w:space="0" w:color="auto"/>
            <w:left w:val="none" w:sz="0" w:space="0" w:color="auto"/>
            <w:bottom w:val="none" w:sz="0" w:space="0" w:color="auto"/>
            <w:right w:val="none" w:sz="0" w:space="0" w:color="auto"/>
          </w:divBdr>
        </w:div>
        <w:div w:id="1588031247">
          <w:marLeft w:val="640"/>
          <w:marRight w:val="0"/>
          <w:marTop w:val="0"/>
          <w:marBottom w:val="0"/>
          <w:divBdr>
            <w:top w:val="none" w:sz="0" w:space="0" w:color="auto"/>
            <w:left w:val="none" w:sz="0" w:space="0" w:color="auto"/>
            <w:bottom w:val="none" w:sz="0" w:space="0" w:color="auto"/>
            <w:right w:val="none" w:sz="0" w:space="0" w:color="auto"/>
          </w:divBdr>
        </w:div>
        <w:div w:id="1298222934">
          <w:marLeft w:val="640"/>
          <w:marRight w:val="0"/>
          <w:marTop w:val="0"/>
          <w:marBottom w:val="0"/>
          <w:divBdr>
            <w:top w:val="none" w:sz="0" w:space="0" w:color="auto"/>
            <w:left w:val="none" w:sz="0" w:space="0" w:color="auto"/>
            <w:bottom w:val="none" w:sz="0" w:space="0" w:color="auto"/>
            <w:right w:val="none" w:sz="0" w:space="0" w:color="auto"/>
          </w:divBdr>
        </w:div>
        <w:div w:id="996689023">
          <w:marLeft w:val="640"/>
          <w:marRight w:val="0"/>
          <w:marTop w:val="0"/>
          <w:marBottom w:val="0"/>
          <w:divBdr>
            <w:top w:val="none" w:sz="0" w:space="0" w:color="auto"/>
            <w:left w:val="none" w:sz="0" w:space="0" w:color="auto"/>
            <w:bottom w:val="none" w:sz="0" w:space="0" w:color="auto"/>
            <w:right w:val="none" w:sz="0" w:space="0" w:color="auto"/>
          </w:divBdr>
        </w:div>
        <w:div w:id="1614897028">
          <w:marLeft w:val="640"/>
          <w:marRight w:val="0"/>
          <w:marTop w:val="0"/>
          <w:marBottom w:val="0"/>
          <w:divBdr>
            <w:top w:val="none" w:sz="0" w:space="0" w:color="auto"/>
            <w:left w:val="none" w:sz="0" w:space="0" w:color="auto"/>
            <w:bottom w:val="none" w:sz="0" w:space="0" w:color="auto"/>
            <w:right w:val="none" w:sz="0" w:space="0" w:color="auto"/>
          </w:divBdr>
        </w:div>
        <w:div w:id="2003897153">
          <w:marLeft w:val="640"/>
          <w:marRight w:val="0"/>
          <w:marTop w:val="0"/>
          <w:marBottom w:val="0"/>
          <w:divBdr>
            <w:top w:val="none" w:sz="0" w:space="0" w:color="auto"/>
            <w:left w:val="none" w:sz="0" w:space="0" w:color="auto"/>
            <w:bottom w:val="none" w:sz="0" w:space="0" w:color="auto"/>
            <w:right w:val="none" w:sz="0" w:space="0" w:color="auto"/>
          </w:divBdr>
        </w:div>
        <w:div w:id="1463379576">
          <w:marLeft w:val="640"/>
          <w:marRight w:val="0"/>
          <w:marTop w:val="0"/>
          <w:marBottom w:val="0"/>
          <w:divBdr>
            <w:top w:val="none" w:sz="0" w:space="0" w:color="auto"/>
            <w:left w:val="none" w:sz="0" w:space="0" w:color="auto"/>
            <w:bottom w:val="none" w:sz="0" w:space="0" w:color="auto"/>
            <w:right w:val="none" w:sz="0" w:space="0" w:color="auto"/>
          </w:divBdr>
        </w:div>
        <w:div w:id="584994597">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56732022">
      <w:bodyDiv w:val="1"/>
      <w:marLeft w:val="0"/>
      <w:marRight w:val="0"/>
      <w:marTop w:val="0"/>
      <w:marBottom w:val="0"/>
      <w:divBdr>
        <w:top w:val="none" w:sz="0" w:space="0" w:color="auto"/>
        <w:left w:val="none" w:sz="0" w:space="0" w:color="auto"/>
        <w:bottom w:val="none" w:sz="0" w:space="0" w:color="auto"/>
        <w:right w:val="none" w:sz="0" w:space="0" w:color="auto"/>
      </w:divBdr>
      <w:divsChild>
        <w:div w:id="1470436826">
          <w:marLeft w:val="640"/>
          <w:marRight w:val="0"/>
          <w:marTop w:val="0"/>
          <w:marBottom w:val="0"/>
          <w:divBdr>
            <w:top w:val="none" w:sz="0" w:space="0" w:color="auto"/>
            <w:left w:val="none" w:sz="0" w:space="0" w:color="auto"/>
            <w:bottom w:val="none" w:sz="0" w:space="0" w:color="auto"/>
            <w:right w:val="none" w:sz="0" w:space="0" w:color="auto"/>
          </w:divBdr>
        </w:div>
        <w:div w:id="1518343928">
          <w:marLeft w:val="640"/>
          <w:marRight w:val="0"/>
          <w:marTop w:val="0"/>
          <w:marBottom w:val="0"/>
          <w:divBdr>
            <w:top w:val="none" w:sz="0" w:space="0" w:color="auto"/>
            <w:left w:val="none" w:sz="0" w:space="0" w:color="auto"/>
            <w:bottom w:val="none" w:sz="0" w:space="0" w:color="auto"/>
            <w:right w:val="none" w:sz="0" w:space="0" w:color="auto"/>
          </w:divBdr>
        </w:div>
        <w:div w:id="677345714">
          <w:marLeft w:val="640"/>
          <w:marRight w:val="0"/>
          <w:marTop w:val="0"/>
          <w:marBottom w:val="0"/>
          <w:divBdr>
            <w:top w:val="none" w:sz="0" w:space="0" w:color="auto"/>
            <w:left w:val="none" w:sz="0" w:space="0" w:color="auto"/>
            <w:bottom w:val="none" w:sz="0" w:space="0" w:color="auto"/>
            <w:right w:val="none" w:sz="0" w:space="0" w:color="auto"/>
          </w:divBdr>
        </w:div>
        <w:div w:id="1120952188">
          <w:marLeft w:val="640"/>
          <w:marRight w:val="0"/>
          <w:marTop w:val="0"/>
          <w:marBottom w:val="0"/>
          <w:divBdr>
            <w:top w:val="none" w:sz="0" w:space="0" w:color="auto"/>
            <w:left w:val="none" w:sz="0" w:space="0" w:color="auto"/>
            <w:bottom w:val="none" w:sz="0" w:space="0" w:color="auto"/>
            <w:right w:val="none" w:sz="0" w:space="0" w:color="auto"/>
          </w:divBdr>
        </w:div>
        <w:div w:id="1143933981">
          <w:marLeft w:val="640"/>
          <w:marRight w:val="0"/>
          <w:marTop w:val="0"/>
          <w:marBottom w:val="0"/>
          <w:divBdr>
            <w:top w:val="none" w:sz="0" w:space="0" w:color="auto"/>
            <w:left w:val="none" w:sz="0" w:space="0" w:color="auto"/>
            <w:bottom w:val="none" w:sz="0" w:space="0" w:color="auto"/>
            <w:right w:val="none" w:sz="0" w:space="0" w:color="auto"/>
          </w:divBdr>
        </w:div>
        <w:div w:id="1004012275">
          <w:marLeft w:val="640"/>
          <w:marRight w:val="0"/>
          <w:marTop w:val="0"/>
          <w:marBottom w:val="0"/>
          <w:divBdr>
            <w:top w:val="none" w:sz="0" w:space="0" w:color="auto"/>
            <w:left w:val="none" w:sz="0" w:space="0" w:color="auto"/>
            <w:bottom w:val="none" w:sz="0" w:space="0" w:color="auto"/>
            <w:right w:val="none" w:sz="0" w:space="0" w:color="auto"/>
          </w:divBdr>
        </w:div>
        <w:div w:id="1048993426">
          <w:marLeft w:val="640"/>
          <w:marRight w:val="0"/>
          <w:marTop w:val="0"/>
          <w:marBottom w:val="0"/>
          <w:divBdr>
            <w:top w:val="none" w:sz="0" w:space="0" w:color="auto"/>
            <w:left w:val="none" w:sz="0" w:space="0" w:color="auto"/>
            <w:bottom w:val="none" w:sz="0" w:space="0" w:color="auto"/>
            <w:right w:val="none" w:sz="0" w:space="0" w:color="auto"/>
          </w:divBdr>
        </w:div>
        <w:div w:id="865022458">
          <w:marLeft w:val="640"/>
          <w:marRight w:val="0"/>
          <w:marTop w:val="0"/>
          <w:marBottom w:val="0"/>
          <w:divBdr>
            <w:top w:val="none" w:sz="0" w:space="0" w:color="auto"/>
            <w:left w:val="none" w:sz="0" w:space="0" w:color="auto"/>
            <w:bottom w:val="none" w:sz="0" w:space="0" w:color="auto"/>
            <w:right w:val="none" w:sz="0" w:space="0" w:color="auto"/>
          </w:divBdr>
        </w:div>
        <w:div w:id="1548641113">
          <w:marLeft w:val="640"/>
          <w:marRight w:val="0"/>
          <w:marTop w:val="0"/>
          <w:marBottom w:val="0"/>
          <w:divBdr>
            <w:top w:val="none" w:sz="0" w:space="0" w:color="auto"/>
            <w:left w:val="none" w:sz="0" w:space="0" w:color="auto"/>
            <w:bottom w:val="none" w:sz="0" w:space="0" w:color="auto"/>
            <w:right w:val="none" w:sz="0" w:space="0" w:color="auto"/>
          </w:divBdr>
        </w:div>
        <w:div w:id="1663658894">
          <w:marLeft w:val="640"/>
          <w:marRight w:val="0"/>
          <w:marTop w:val="0"/>
          <w:marBottom w:val="0"/>
          <w:divBdr>
            <w:top w:val="none" w:sz="0" w:space="0" w:color="auto"/>
            <w:left w:val="none" w:sz="0" w:space="0" w:color="auto"/>
            <w:bottom w:val="none" w:sz="0" w:space="0" w:color="auto"/>
            <w:right w:val="none" w:sz="0" w:space="0" w:color="auto"/>
          </w:divBdr>
        </w:div>
        <w:div w:id="1037925706">
          <w:marLeft w:val="640"/>
          <w:marRight w:val="0"/>
          <w:marTop w:val="0"/>
          <w:marBottom w:val="0"/>
          <w:divBdr>
            <w:top w:val="none" w:sz="0" w:space="0" w:color="auto"/>
            <w:left w:val="none" w:sz="0" w:space="0" w:color="auto"/>
            <w:bottom w:val="none" w:sz="0" w:space="0" w:color="auto"/>
            <w:right w:val="none" w:sz="0" w:space="0" w:color="auto"/>
          </w:divBdr>
        </w:div>
        <w:div w:id="749156478">
          <w:marLeft w:val="640"/>
          <w:marRight w:val="0"/>
          <w:marTop w:val="0"/>
          <w:marBottom w:val="0"/>
          <w:divBdr>
            <w:top w:val="none" w:sz="0" w:space="0" w:color="auto"/>
            <w:left w:val="none" w:sz="0" w:space="0" w:color="auto"/>
            <w:bottom w:val="none" w:sz="0" w:space="0" w:color="auto"/>
            <w:right w:val="none" w:sz="0" w:space="0" w:color="auto"/>
          </w:divBdr>
        </w:div>
        <w:div w:id="1531530845">
          <w:marLeft w:val="640"/>
          <w:marRight w:val="0"/>
          <w:marTop w:val="0"/>
          <w:marBottom w:val="0"/>
          <w:divBdr>
            <w:top w:val="none" w:sz="0" w:space="0" w:color="auto"/>
            <w:left w:val="none" w:sz="0" w:space="0" w:color="auto"/>
            <w:bottom w:val="none" w:sz="0" w:space="0" w:color="auto"/>
            <w:right w:val="none" w:sz="0" w:space="0" w:color="auto"/>
          </w:divBdr>
        </w:div>
        <w:div w:id="1696269785">
          <w:marLeft w:val="640"/>
          <w:marRight w:val="0"/>
          <w:marTop w:val="0"/>
          <w:marBottom w:val="0"/>
          <w:divBdr>
            <w:top w:val="none" w:sz="0" w:space="0" w:color="auto"/>
            <w:left w:val="none" w:sz="0" w:space="0" w:color="auto"/>
            <w:bottom w:val="none" w:sz="0" w:space="0" w:color="auto"/>
            <w:right w:val="none" w:sz="0" w:space="0" w:color="auto"/>
          </w:divBdr>
        </w:div>
        <w:div w:id="1511525363">
          <w:marLeft w:val="640"/>
          <w:marRight w:val="0"/>
          <w:marTop w:val="0"/>
          <w:marBottom w:val="0"/>
          <w:divBdr>
            <w:top w:val="none" w:sz="0" w:space="0" w:color="auto"/>
            <w:left w:val="none" w:sz="0" w:space="0" w:color="auto"/>
            <w:bottom w:val="none" w:sz="0" w:space="0" w:color="auto"/>
            <w:right w:val="none" w:sz="0" w:space="0" w:color="auto"/>
          </w:divBdr>
        </w:div>
        <w:div w:id="1883394323">
          <w:marLeft w:val="640"/>
          <w:marRight w:val="0"/>
          <w:marTop w:val="0"/>
          <w:marBottom w:val="0"/>
          <w:divBdr>
            <w:top w:val="none" w:sz="0" w:space="0" w:color="auto"/>
            <w:left w:val="none" w:sz="0" w:space="0" w:color="auto"/>
            <w:bottom w:val="none" w:sz="0" w:space="0" w:color="auto"/>
            <w:right w:val="none" w:sz="0" w:space="0" w:color="auto"/>
          </w:divBdr>
        </w:div>
        <w:div w:id="1703750615">
          <w:marLeft w:val="640"/>
          <w:marRight w:val="0"/>
          <w:marTop w:val="0"/>
          <w:marBottom w:val="0"/>
          <w:divBdr>
            <w:top w:val="none" w:sz="0" w:space="0" w:color="auto"/>
            <w:left w:val="none" w:sz="0" w:space="0" w:color="auto"/>
            <w:bottom w:val="none" w:sz="0" w:space="0" w:color="auto"/>
            <w:right w:val="none" w:sz="0" w:space="0" w:color="auto"/>
          </w:divBdr>
        </w:div>
        <w:div w:id="1787390564">
          <w:marLeft w:val="640"/>
          <w:marRight w:val="0"/>
          <w:marTop w:val="0"/>
          <w:marBottom w:val="0"/>
          <w:divBdr>
            <w:top w:val="none" w:sz="0" w:space="0" w:color="auto"/>
            <w:left w:val="none" w:sz="0" w:space="0" w:color="auto"/>
            <w:bottom w:val="none" w:sz="0" w:space="0" w:color="auto"/>
            <w:right w:val="none" w:sz="0" w:space="0" w:color="auto"/>
          </w:divBdr>
        </w:div>
        <w:div w:id="522128644">
          <w:marLeft w:val="640"/>
          <w:marRight w:val="0"/>
          <w:marTop w:val="0"/>
          <w:marBottom w:val="0"/>
          <w:divBdr>
            <w:top w:val="none" w:sz="0" w:space="0" w:color="auto"/>
            <w:left w:val="none" w:sz="0" w:space="0" w:color="auto"/>
            <w:bottom w:val="none" w:sz="0" w:space="0" w:color="auto"/>
            <w:right w:val="none" w:sz="0" w:space="0" w:color="auto"/>
          </w:divBdr>
        </w:div>
        <w:div w:id="1813474571">
          <w:marLeft w:val="640"/>
          <w:marRight w:val="0"/>
          <w:marTop w:val="0"/>
          <w:marBottom w:val="0"/>
          <w:divBdr>
            <w:top w:val="none" w:sz="0" w:space="0" w:color="auto"/>
            <w:left w:val="none" w:sz="0" w:space="0" w:color="auto"/>
            <w:bottom w:val="none" w:sz="0" w:space="0" w:color="auto"/>
            <w:right w:val="none" w:sz="0" w:space="0" w:color="auto"/>
          </w:divBdr>
        </w:div>
        <w:div w:id="1877354678">
          <w:marLeft w:val="640"/>
          <w:marRight w:val="0"/>
          <w:marTop w:val="0"/>
          <w:marBottom w:val="0"/>
          <w:divBdr>
            <w:top w:val="none" w:sz="0" w:space="0" w:color="auto"/>
            <w:left w:val="none" w:sz="0" w:space="0" w:color="auto"/>
            <w:bottom w:val="none" w:sz="0" w:space="0" w:color="auto"/>
            <w:right w:val="none" w:sz="0" w:space="0" w:color="auto"/>
          </w:divBdr>
        </w:div>
        <w:div w:id="1684741246">
          <w:marLeft w:val="640"/>
          <w:marRight w:val="0"/>
          <w:marTop w:val="0"/>
          <w:marBottom w:val="0"/>
          <w:divBdr>
            <w:top w:val="none" w:sz="0" w:space="0" w:color="auto"/>
            <w:left w:val="none" w:sz="0" w:space="0" w:color="auto"/>
            <w:bottom w:val="none" w:sz="0" w:space="0" w:color="auto"/>
            <w:right w:val="none" w:sz="0" w:space="0" w:color="auto"/>
          </w:divBdr>
        </w:div>
        <w:div w:id="220211190">
          <w:marLeft w:val="640"/>
          <w:marRight w:val="0"/>
          <w:marTop w:val="0"/>
          <w:marBottom w:val="0"/>
          <w:divBdr>
            <w:top w:val="none" w:sz="0" w:space="0" w:color="auto"/>
            <w:left w:val="none" w:sz="0" w:space="0" w:color="auto"/>
            <w:bottom w:val="none" w:sz="0" w:space="0" w:color="auto"/>
            <w:right w:val="none" w:sz="0" w:space="0" w:color="auto"/>
          </w:divBdr>
        </w:div>
        <w:div w:id="287201581">
          <w:marLeft w:val="640"/>
          <w:marRight w:val="0"/>
          <w:marTop w:val="0"/>
          <w:marBottom w:val="0"/>
          <w:divBdr>
            <w:top w:val="none" w:sz="0" w:space="0" w:color="auto"/>
            <w:left w:val="none" w:sz="0" w:space="0" w:color="auto"/>
            <w:bottom w:val="none" w:sz="0" w:space="0" w:color="auto"/>
            <w:right w:val="none" w:sz="0" w:space="0" w:color="auto"/>
          </w:divBdr>
        </w:div>
        <w:div w:id="830483898">
          <w:marLeft w:val="640"/>
          <w:marRight w:val="0"/>
          <w:marTop w:val="0"/>
          <w:marBottom w:val="0"/>
          <w:divBdr>
            <w:top w:val="none" w:sz="0" w:space="0" w:color="auto"/>
            <w:left w:val="none" w:sz="0" w:space="0" w:color="auto"/>
            <w:bottom w:val="none" w:sz="0" w:space="0" w:color="auto"/>
            <w:right w:val="none" w:sz="0" w:space="0" w:color="auto"/>
          </w:divBdr>
        </w:div>
        <w:div w:id="1325621842">
          <w:marLeft w:val="640"/>
          <w:marRight w:val="0"/>
          <w:marTop w:val="0"/>
          <w:marBottom w:val="0"/>
          <w:divBdr>
            <w:top w:val="none" w:sz="0" w:space="0" w:color="auto"/>
            <w:left w:val="none" w:sz="0" w:space="0" w:color="auto"/>
            <w:bottom w:val="none" w:sz="0" w:space="0" w:color="auto"/>
            <w:right w:val="none" w:sz="0" w:space="0" w:color="auto"/>
          </w:divBdr>
        </w:div>
        <w:div w:id="170070978">
          <w:marLeft w:val="640"/>
          <w:marRight w:val="0"/>
          <w:marTop w:val="0"/>
          <w:marBottom w:val="0"/>
          <w:divBdr>
            <w:top w:val="none" w:sz="0" w:space="0" w:color="auto"/>
            <w:left w:val="none" w:sz="0" w:space="0" w:color="auto"/>
            <w:bottom w:val="none" w:sz="0" w:space="0" w:color="auto"/>
            <w:right w:val="none" w:sz="0" w:space="0" w:color="auto"/>
          </w:divBdr>
        </w:div>
        <w:div w:id="1980189316">
          <w:marLeft w:val="640"/>
          <w:marRight w:val="0"/>
          <w:marTop w:val="0"/>
          <w:marBottom w:val="0"/>
          <w:divBdr>
            <w:top w:val="none" w:sz="0" w:space="0" w:color="auto"/>
            <w:left w:val="none" w:sz="0" w:space="0" w:color="auto"/>
            <w:bottom w:val="none" w:sz="0" w:space="0" w:color="auto"/>
            <w:right w:val="none" w:sz="0" w:space="0" w:color="auto"/>
          </w:divBdr>
        </w:div>
        <w:div w:id="1211377211">
          <w:marLeft w:val="640"/>
          <w:marRight w:val="0"/>
          <w:marTop w:val="0"/>
          <w:marBottom w:val="0"/>
          <w:divBdr>
            <w:top w:val="none" w:sz="0" w:space="0" w:color="auto"/>
            <w:left w:val="none" w:sz="0" w:space="0" w:color="auto"/>
            <w:bottom w:val="none" w:sz="0" w:space="0" w:color="auto"/>
            <w:right w:val="none" w:sz="0" w:space="0" w:color="auto"/>
          </w:divBdr>
        </w:div>
        <w:div w:id="715005176">
          <w:marLeft w:val="640"/>
          <w:marRight w:val="0"/>
          <w:marTop w:val="0"/>
          <w:marBottom w:val="0"/>
          <w:divBdr>
            <w:top w:val="none" w:sz="0" w:space="0" w:color="auto"/>
            <w:left w:val="none" w:sz="0" w:space="0" w:color="auto"/>
            <w:bottom w:val="none" w:sz="0" w:space="0" w:color="auto"/>
            <w:right w:val="none" w:sz="0" w:space="0" w:color="auto"/>
          </w:divBdr>
        </w:div>
        <w:div w:id="1995641994">
          <w:marLeft w:val="640"/>
          <w:marRight w:val="0"/>
          <w:marTop w:val="0"/>
          <w:marBottom w:val="0"/>
          <w:divBdr>
            <w:top w:val="none" w:sz="0" w:space="0" w:color="auto"/>
            <w:left w:val="none" w:sz="0" w:space="0" w:color="auto"/>
            <w:bottom w:val="none" w:sz="0" w:space="0" w:color="auto"/>
            <w:right w:val="none" w:sz="0" w:space="0" w:color="auto"/>
          </w:divBdr>
        </w:div>
        <w:div w:id="2091736186">
          <w:marLeft w:val="640"/>
          <w:marRight w:val="0"/>
          <w:marTop w:val="0"/>
          <w:marBottom w:val="0"/>
          <w:divBdr>
            <w:top w:val="none" w:sz="0" w:space="0" w:color="auto"/>
            <w:left w:val="none" w:sz="0" w:space="0" w:color="auto"/>
            <w:bottom w:val="none" w:sz="0" w:space="0" w:color="auto"/>
            <w:right w:val="none" w:sz="0" w:space="0" w:color="auto"/>
          </w:divBdr>
        </w:div>
        <w:div w:id="1269656031">
          <w:marLeft w:val="640"/>
          <w:marRight w:val="0"/>
          <w:marTop w:val="0"/>
          <w:marBottom w:val="0"/>
          <w:divBdr>
            <w:top w:val="none" w:sz="0" w:space="0" w:color="auto"/>
            <w:left w:val="none" w:sz="0" w:space="0" w:color="auto"/>
            <w:bottom w:val="none" w:sz="0" w:space="0" w:color="auto"/>
            <w:right w:val="none" w:sz="0" w:space="0" w:color="auto"/>
          </w:divBdr>
        </w:div>
        <w:div w:id="613709675">
          <w:marLeft w:val="640"/>
          <w:marRight w:val="0"/>
          <w:marTop w:val="0"/>
          <w:marBottom w:val="0"/>
          <w:divBdr>
            <w:top w:val="none" w:sz="0" w:space="0" w:color="auto"/>
            <w:left w:val="none" w:sz="0" w:space="0" w:color="auto"/>
            <w:bottom w:val="none" w:sz="0" w:space="0" w:color="auto"/>
            <w:right w:val="none" w:sz="0" w:space="0" w:color="auto"/>
          </w:divBdr>
        </w:div>
        <w:div w:id="1797290953">
          <w:marLeft w:val="640"/>
          <w:marRight w:val="0"/>
          <w:marTop w:val="0"/>
          <w:marBottom w:val="0"/>
          <w:divBdr>
            <w:top w:val="none" w:sz="0" w:space="0" w:color="auto"/>
            <w:left w:val="none" w:sz="0" w:space="0" w:color="auto"/>
            <w:bottom w:val="none" w:sz="0" w:space="0" w:color="auto"/>
            <w:right w:val="none" w:sz="0" w:space="0" w:color="auto"/>
          </w:divBdr>
        </w:div>
        <w:div w:id="46035794">
          <w:marLeft w:val="640"/>
          <w:marRight w:val="0"/>
          <w:marTop w:val="0"/>
          <w:marBottom w:val="0"/>
          <w:divBdr>
            <w:top w:val="none" w:sz="0" w:space="0" w:color="auto"/>
            <w:left w:val="none" w:sz="0" w:space="0" w:color="auto"/>
            <w:bottom w:val="none" w:sz="0" w:space="0" w:color="auto"/>
            <w:right w:val="none" w:sz="0" w:space="0" w:color="auto"/>
          </w:divBdr>
        </w:div>
        <w:div w:id="861746357">
          <w:marLeft w:val="640"/>
          <w:marRight w:val="0"/>
          <w:marTop w:val="0"/>
          <w:marBottom w:val="0"/>
          <w:divBdr>
            <w:top w:val="none" w:sz="0" w:space="0" w:color="auto"/>
            <w:left w:val="none" w:sz="0" w:space="0" w:color="auto"/>
            <w:bottom w:val="none" w:sz="0" w:space="0" w:color="auto"/>
            <w:right w:val="none" w:sz="0" w:space="0" w:color="auto"/>
          </w:divBdr>
        </w:div>
        <w:div w:id="189999127">
          <w:marLeft w:val="640"/>
          <w:marRight w:val="0"/>
          <w:marTop w:val="0"/>
          <w:marBottom w:val="0"/>
          <w:divBdr>
            <w:top w:val="none" w:sz="0" w:space="0" w:color="auto"/>
            <w:left w:val="none" w:sz="0" w:space="0" w:color="auto"/>
            <w:bottom w:val="none" w:sz="0" w:space="0" w:color="auto"/>
            <w:right w:val="none" w:sz="0" w:space="0" w:color="auto"/>
          </w:divBdr>
        </w:div>
        <w:div w:id="154419423">
          <w:marLeft w:val="640"/>
          <w:marRight w:val="0"/>
          <w:marTop w:val="0"/>
          <w:marBottom w:val="0"/>
          <w:divBdr>
            <w:top w:val="none" w:sz="0" w:space="0" w:color="auto"/>
            <w:left w:val="none" w:sz="0" w:space="0" w:color="auto"/>
            <w:bottom w:val="none" w:sz="0" w:space="0" w:color="auto"/>
            <w:right w:val="none" w:sz="0" w:space="0" w:color="auto"/>
          </w:divBdr>
        </w:div>
        <w:div w:id="1343123770">
          <w:marLeft w:val="640"/>
          <w:marRight w:val="0"/>
          <w:marTop w:val="0"/>
          <w:marBottom w:val="0"/>
          <w:divBdr>
            <w:top w:val="none" w:sz="0" w:space="0" w:color="auto"/>
            <w:left w:val="none" w:sz="0" w:space="0" w:color="auto"/>
            <w:bottom w:val="none" w:sz="0" w:space="0" w:color="auto"/>
            <w:right w:val="none" w:sz="0" w:space="0" w:color="auto"/>
          </w:divBdr>
        </w:div>
        <w:div w:id="2050643482">
          <w:marLeft w:val="640"/>
          <w:marRight w:val="0"/>
          <w:marTop w:val="0"/>
          <w:marBottom w:val="0"/>
          <w:divBdr>
            <w:top w:val="none" w:sz="0" w:space="0" w:color="auto"/>
            <w:left w:val="none" w:sz="0" w:space="0" w:color="auto"/>
            <w:bottom w:val="none" w:sz="0" w:space="0" w:color="auto"/>
            <w:right w:val="none" w:sz="0" w:space="0" w:color="auto"/>
          </w:divBdr>
        </w:div>
        <w:div w:id="1312052621">
          <w:marLeft w:val="640"/>
          <w:marRight w:val="0"/>
          <w:marTop w:val="0"/>
          <w:marBottom w:val="0"/>
          <w:divBdr>
            <w:top w:val="none" w:sz="0" w:space="0" w:color="auto"/>
            <w:left w:val="none" w:sz="0" w:space="0" w:color="auto"/>
            <w:bottom w:val="none" w:sz="0" w:space="0" w:color="auto"/>
            <w:right w:val="none" w:sz="0" w:space="0" w:color="auto"/>
          </w:divBdr>
        </w:div>
        <w:div w:id="319621820">
          <w:marLeft w:val="640"/>
          <w:marRight w:val="0"/>
          <w:marTop w:val="0"/>
          <w:marBottom w:val="0"/>
          <w:divBdr>
            <w:top w:val="none" w:sz="0" w:space="0" w:color="auto"/>
            <w:left w:val="none" w:sz="0" w:space="0" w:color="auto"/>
            <w:bottom w:val="none" w:sz="0" w:space="0" w:color="auto"/>
            <w:right w:val="none" w:sz="0" w:space="0" w:color="auto"/>
          </w:divBdr>
        </w:div>
        <w:div w:id="1641614840">
          <w:marLeft w:val="640"/>
          <w:marRight w:val="0"/>
          <w:marTop w:val="0"/>
          <w:marBottom w:val="0"/>
          <w:divBdr>
            <w:top w:val="none" w:sz="0" w:space="0" w:color="auto"/>
            <w:left w:val="none" w:sz="0" w:space="0" w:color="auto"/>
            <w:bottom w:val="none" w:sz="0" w:space="0" w:color="auto"/>
            <w:right w:val="none" w:sz="0" w:space="0" w:color="auto"/>
          </w:divBdr>
        </w:div>
        <w:div w:id="1675766804">
          <w:marLeft w:val="640"/>
          <w:marRight w:val="0"/>
          <w:marTop w:val="0"/>
          <w:marBottom w:val="0"/>
          <w:divBdr>
            <w:top w:val="none" w:sz="0" w:space="0" w:color="auto"/>
            <w:left w:val="none" w:sz="0" w:space="0" w:color="auto"/>
            <w:bottom w:val="none" w:sz="0" w:space="0" w:color="auto"/>
            <w:right w:val="none" w:sz="0" w:space="0" w:color="auto"/>
          </w:divBdr>
        </w:div>
        <w:div w:id="74087688">
          <w:marLeft w:val="640"/>
          <w:marRight w:val="0"/>
          <w:marTop w:val="0"/>
          <w:marBottom w:val="0"/>
          <w:divBdr>
            <w:top w:val="none" w:sz="0" w:space="0" w:color="auto"/>
            <w:left w:val="none" w:sz="0" w:space="0" w:color="auto"/>
            <w:bottom w:val="none" w:sz="0" w:space="0" w:color="auto"/>
            <w:right w:val="none" w:sz="0" w:space="0" w:color="auto"/>
          </w:divBdr>
        </w:div>
        <w:div w:id="1458180712">
          <w:marLeft w:val="640"/>
          <w:marRight w:val="0"/>
          <w:marTop w:val="0"/>
          <w:marBottom w:val="0"/>
          <w:divBdr>
            <w:top w:val="none" w:sz="0" w:space="0" w:color="auto"/>
            <w:left w:val="none" w:sz="0" w:space="0" w:color="auto"/>
            <w:bottom w:val="none" w:sz="0" w:space="0" w:color="auto"/>
            <w:right w:val="none" w:sz="0" w:space="0" w:color="auto"/>
          </w:divBdr>
        </w:div>
        <w:div w:id="781193194">
          <w:marLeft w:val="640"/>
          <w:marRight w:val="0"/>
          <w:marTop w:val="0"/>
          <w:marBottom w:val="0"/>
          <w:divBdr>
            <w:top w:val="none" w:sz="0" w:space="0" w:color="auto"/>
            <w:left w:val="none" w:sz="0" w:space="0" w:color="auto"/>
            <w:bottom w:val="none" w:sz="0" w:space="0" w:color="auto"/>
            <w:right w:val="none" w:sz="0" w:space="0" w:color="auto"/>
          </w:divBdr>
        </w:div>
        <w:div w:id="150877055">
          <w:marLeft w:val="640"/>
          <w:marRight w:val="0"/>
          <w:marTop w:val="0"/>
          <w:marBottom w:val="0"/>
          <w:divBdr>
            <w:top w:val="none" w:sz="0" w:space="0" w:color="auto"/>
            <w:left w:val="none" w:sz="0" w:space="0" w:color="auto"/>
            <w:bottom w:val="none" w:sz="0" w:space="0" w:color="auto"/>
            <w:right w:val="none" w:sz="0" w:space="0" w:color="auto"/>
          </w:divBdr>
        </w:div>
        <w:div w:id="346100756">
          <w:marLeft w:val="640"/>
          <w:marRight w:val="0"/>
          <w:marTop w:val="0"/>
          <w:marBottom w:val="0"/>
          <w:divBdr>
            <w:top w:val="none" w:sz="0" w:space="0" w:color="auto"/>
            <w:left w:val="none" w:sz="0" w:space="0" w:color="auto"/>
            <w:bottom w:val="none" w:sz="0" w:space="0" w:color="auto"/>
            <w:right w:val="none" w:sz="0" w:space="0" w:color="auto"/>
          </w:divBdr>
        </w:div>
        <w:div w:id="1152411611">
          <w:marLeft w:val="640"/>
          <w:marRight w:val="0"/>
          <w:marTop w:val="0"/>
          <w:marBottom w:val="0"/>
          <w:divBdr>
            <w:top w:val="none" w:sz="0" w:space="0" w:color="auto"/>
            <w:left w:val="none" w:sz="0" w:space="0" w:color="auto"/>
            <w:bottom w:val="none" w:sz="0" w:space="0" w:color="auto"/>
            <w:right w:val="none" w:sz="0" w:space="0" w:color="auto"/>
          </w:divBdr>
        </w:div>
        <w:div w:id="1427730999">
          <w:marLeft w:val="640"/>
          <w:marRight w:val="0"/>
          <w:marTop w:val="0"/>
          <w:marBottom w:val="0"/>
          <w:divBdr>
            <w:top w:val="none" w:sz="0" w:space="0" w:color="auto"/>
            <w:left w:val="none" w:sz="0" w:space="0" w:color="auto"/>
            <w:bottom w:val="none" w:sz="0" w:space="0" w:color="auto"/>
            <w:right w:val="none" w:sz="0" w:space="0" w:color="auto"/>
          </w:divBdr>
        </w:div>
        <w:div w:id="1333489234">
          <w:marLeft w:val="640"/>
          <w:marRight w:val="0"/>
          <w:marTop w:val="0"/>
          <w:marBottom w:val="0"/>
          <w:divBdr>
            <w:top w:val="none" w:sz="0" w:space="0" w:color="auto"/>
            <w:left w:val="none" w:sz="0" w:space="0" w:color="auto"/>
            <w:bottom w:val="none" w:sz="0" w:space="0" w:color="auto"/>
            <w:right w:val="none" w:sz="0" w:space="0" w:color="auto"/>
          </w:divBdr>
        </w:div>
        <w:div w:id="2013336467">
          <w:marLeft w:val="640"/>
          <w:marRight w:val="0"/>
          <w:marTop w:val="0"/>
          <w:marBottom w:val="0"/>
          <w:divBdr>
            <w:top w:val="none" w:sz="0" w:space="0" w:color="auto"/>
            <w:left w:val="none" w:sz="0" w:space="0" w:color="auto"/>
            <w:bottom w:val="none" w:sz="0" w:space="0" w:color="auto"/>
            <w:right w:val="none" w:sz="0" w:space="0" w:color="auto"/>
          </w:divBdr>
        </w:div>
        <w:div w:id="1881815318">
          <w:marLeft w:val="640"/>
          <w:marRight w:val="0"/>
          <w:marTop w:val="0"/>
          <w:marBottom w:val="0"/>
          <w:divBdr>
            <w:top w:val="none" w:sz="0" w:space="0" w:color="auto"/>
            <w:left w:val="none" w:sz="0" w:space="0" w:color="auto"/>
            <w:bottom w:val="none" w:sz="0" w:space="0" w:color="auto"/>
            <w:right w:val="none" w:sz="0" w:space="0" w:color="auto"/>
          </w:divBdr>
        </w:div>
        <w:div w:id="561790628">
          <w:marLeft w:val="640"/>
          <w:marRight w:val="0"/>
          <w:marTop w:val="0"/>
          <w:marBottom w:val="0"/>
          <w:divBdr>
            <w:top w:val="none" w:sz="0" w:space="0" w:color="auto"/>
            <w:left w:val="none" w:sz="0" w:space="0" w:color="auto"/>
            <w:bottom w:val="none" w:sz="0" w:space="0" w:color="auto"/>
            <w:right w:val="none" w:sz="0" w:space="0" w:color="auto"/>
          </w:divBdr>
        </w:div>
        <w:div w:id="890732340">
          <w:marLeft w:val="640"/>
          <w:marRight w:val="0"/>
          <w:marTop w:val="0"/>
          <w:marBottom w:val="0"/>
          <w:divBdr>
            <w:top w:val="none" w:sz="0" w:space="0" w:color="auto"/>
            <w:left w:val="none" w:sz="0" w:space="0" w:color="auto"/>
            <w:bottom w:val="none" w:sz="0" w:space="0" w:color="auto"/>
            <w:right w:val="none" w:sz="0" w:space="0" w:color="auto"/>
          </w:divBdr>
        </w:div>
        <w:div w:id="150023730">
          <w:marLeft w:val="640"/>
          <w:marRight w:val="0"/>
          <w:marTop w:val="0"/>
          <w:marBottom w:val="0"/>
          <w:divBdr>
            <w:top w:val="none" w:sz="0" w:space="0" w:color="auto"/>
            <w:left w:val="none" w:sz="0" w:space="0" w:color="auto"/>
            <w:bottom w:val="none" w:sz="0" w:space="0" w:color="auto"/>
            <w:right w:val="none" w:sz="0" w:space="0" w:color="auto"/>
          </w:divBdr>
        </w:div>
        <w:div w:id="1330013255">
          <w:marLeft w:val="640"/>
          <w:marRight w:val="0"/>
          <w:marTop w:val="0"/>
          <w:marBottom w:val="0"/>
          <w:divBdr>
            <w:top w:val="none" w:sz="0" w:space="0" w:color="auto"/>
            <w:left w:val="none" w:sz="0" w:space="0" w:color="auto"/>
            <w:bottom w:val="none" w:sz="0" w:space="0" w:color="auto"/>
            <w:right w:val="none" w:sz="0" w:space="0" w:color="auto"/>
          </w:divBdr>
        </w:div>
        <w:div w:id="787357988">
          <w:marLeft w:val="640"/>
          <w:marRight w:val="0"/>
          <w:marTop w:val="0"/>
          <w:marBottom w:val="0"/>
          <w:divBdr>
            <w:top w:val="none" w:sz="0" w:space="0" w:color="auto"/>
            <w:left w:val="none" w:sz="0" w:space="0" w:color="auto"/>
            <w:bottom w:val="none" w:sz="0" w:space="0" w:color="auto"/>
            <w:right w:val="none" w:sz="0" w:space="0" w:color="auto"/>
          </w:divBdr>
        </w:div>
        <w:div w:id="2027556818">
          <w:marLeft w:val="640"/>
          <w:marRight w:val="0"/>
          <w:marTop w:val="0"/>
          <w:marBottom w:val="0"/>
          <w:divBdr>
            <w:top w:val="none" w:sz="0" w:space="0" w:color="auto"/>
            <w:left w:val="none" w:sz="0" w:space="0" w:color="auto"/>
            <w:bottom w:val="none" w:sz="0" w:space="0" w:color="auto"/>
            <w:right w:val="none" w:sz="0" w:space="0" w:color="auto"/>
          </w:divBdr>
        </w:div>
        <w:div w:id="88551091">
          <w:marLeft w:val="640"/>
          <w:marRight w:val="0"/>
          <w:marTop w:val="0"/>
          <w:marBottom w:val="0"/>
          <w:divBdr>
            <w:top w:val="none" w:sz="0" w:space="0" w:color="auto"/>
            <w:left w:val="none" w:sz="0" w:space="0" w:color="auto"/>
            <w:bottom w:val="none" w:sz="0" w:space="0" w:color="auto"/>
            <w:right w:val="none" w:sz="0" w:space="0" w:color="auto"/>
          </w:divBdr>
        </w:div>
        <w:div w:id="570120574">
          <w:marLeft w:val="640"/>
          <w:marRight w:val="0"/>
          <w:marTop w:val="0"/>
          <w:marBottom w:val="0"/>
          <w:divBdr>
            <w:top w:val="none" w:sz="0" w:space="0" w:color="auto"/>
            <w:left w:val="none" w:sz="0" w:space="0" w:color="auto"/>
            <w:bottom w:val="none" w:sz="0" w:space="0" w:color="auto"/>
            <w:right w:val="none" w:sz="0" w:space="0" w:color="auto"/>
          </w:divBdr>
        </w:div>
        <w:div w:id="1270503735">
          <w:marLeft w:val="640"/>
          <w:marRight w:val="0"/>
          <w:marTop w:val="0"/>
          <w:marBottom w:val="0"/>
          <w:divBdr>
            <w:top w:val="none" w:sz="0" w:space="0" w:color="auto"/>
            <w:left w:val="none" w:sz="0" w:space="0" w:color="auto"/>
            <w:bottom w:val="none" w:sz="0" w:space="0" w:color="auto"/>
            <w:right w:val="none" w:sz="0" w:space="0" w:color="auto"/>
          </w:divBdr>
        </w:div>
        <w:div w:id="913930260">
          <w:marLeft w:val="640"/>
          <w:marRight w:val="0"/>
          <w:marTop w:val="0"/>
          <w:marBottom w:val="0"/>
          <w:divBdr>
            <w:top w:val="none" w:sz="0" w:space="0" w:color="auto"/>
            <w:left w:val="none" w:sz="0" w:space="0" w:color="auto"/>
            <w:bottom w:val="none" w:sz="0" w:space="0" w:color="auto"/>
            <w:right w:val="none" w:sz="0" w:space="0" w:color="auto"/>
          </w:divBdr>
        </w:div>
        <w:div w:id="1441994581">
          <w:marLeft w:val="640"/>
          <w:marRight w:val="0"/>
          <w:marTop w:val="0"/>
          <w:marBottom w:val="0"/>
          <w:divBdr>
            <w:top w:val="none" w:sz="0" w:space="0" w:color="auto"/>
            <w:left w:val="none" w:sz="0" w:space="0" w:color="auto"/>
            <w:bottom w:val="none" w:sz="0" w:space="0" w:color="auto"/>
            <w:right w:val="none" w:sz="0" w:space="0" w:color="auto"/>
          </w:divBdr>
        </w:div>
        <w:div w:id="937560176">
          <w:marLeft w:val="640"/>
          <w:marRight w:val="0"/>
          <w:marTop w:val="0"/>
          <w:marBottom w:val="0"/>
          <w:divBdr>
            <w:top w:val="none" w:sz="0" w:space="0" w:color="auto"/>
            <w:left w:val="none" w:sz="0" w:space="0" w:color="auto"/>
            <w:bottom w:val="none" w:sz="0" w:space="0" w:color="auto"/>
            <w:right w:val="none" w:sz="0" w:space="0" w:color="auto"/>
          </w:divBdr>
        </w:div>
        <w:div w:id="957372116">
          <w:marLeft w:val="640"/>
          <w:marRight w:val="0"/>
          <w:marTop w:val="0"/>
          <w:marBottom w:val="0"/>
          <w:divBdr>
            <w:top w:val="none" w:sz="0" w:space="0" w:color="auto"/>
            <w:left w:val="none" w:sz="0" w:space="0" w:color="auto"/>
            <w:bottom w:val="none" w:sz="0" w:space="0" w:color="auto"/>
            <w:right w:val="none" w:sz="0" w:space="0" w:color="auto"/>
          </w:divBdr>
        </w:div>
        <w:div w:id="657806621">
          <w:marLeft w:val="640"/>
          <w:marRight w:val="0"/>
          <w:marTop w:val="0"/>
          <w:marBottom w:val="0"/>
          <w:divBdr>
            <w:top w:val="none" w:sz="0" w:space="0" w:color="auto"/>
            <w:left w:val="none" w:sz="0" w:space="0" w:color="auto"/>
            <w:bottom w:val="none" w:sz="0" w:space="0" w:color="auto"/>
            <w:right w:val="none" w:sz="0" w:space="0" w:color="auto"/>
          </w:divBdr>
        </w:div>
        <w:div w:id="1623533251">
          <w:marLeft w:val="640"/>
          <w:marRight w:val="0"/>
          <w:marTop w:val="0"/>
          <w:marBottom w:val="0"/>
          <w:divBdr>
            <w:top w:val="none" w:sz="0" w:space="0" w:color="auto"/>
            <w:left w:val="none" w:sz="0" w:space="0" w:color="auto"/>
            <w:bottom w:val="none" w:sz="0" w:space="0" w:color="auto"/>
            <w:right w:val="none" w:sz="0" w:space="0" w:color="auto"/>
          </w:divBdr>
        </w:div>
        <w:div w:id="660158985">
          <w:marLeft w:val="640"/>
          <w:marRight w:val="0"/>
          <w:marTop w:val="0"/>
          <w:marBottom w:val="0"/>
          <w:divBdr>
            <w:top w:val="none" w:sz="0" w:space="0" w:color="auto"/>
            <w:left w:val="none" w:sz="0" w:space="0" w:color="auto"/>
            <w:bottom w:val="none" w:sz="0" w:space="0" w:color="auto"/>
            <w:right w:val="none" w:sz="0" w:space="0" w:color="auto"/>
          </w:divBdr>
        </w:div>
        <w:div w:id="388111081">
          <w:marLeft w:val="640"/>
          <w:marRight w:val="0"/>
          <w:marTop w:val="0"/>
          <w:marBottom w:val="0"/>
          <w:divBdr>
            <w:top w:val="none" w:sz="0" w:space="0" w:color="auto"/>
            <w:left w:val="none" w:sz="0" w:space="0" w:color="auto"/>
            <w:bottom w:val="none" w:sz="0" w:space="0" w:color="auto"/>
            <w:right w:val="none" w:sz="0" w:space="0" w:color="auto"/>
          </w:divBdr>
        </w:div>
        <w:div w:id="1680768538">
          <w:marLeft w:val="640"/>
          <w:marRight w:val="0"/>
          <w:marTop w:val="0"/>
          <w:marBottom w:val="0"/>
          <w:divBdr>
            <w:top w:val="none" w:sz="0" w:space="0" w:color="auto"/>
            <w:left w:val="none" w:sz="0" w:space="0" w:color="auto"/>
            <w:bottom w:val="none" w:sz="0" w:space="0" w:color="auto"/>
            <w:right w:val="none" w:sz="0" w:space="0" w:color="auto"/>
          </w:divBdr>
        </w:div>
        <w:div w:id="1604534701">
          <w:marLeft w:val="640"/>
          <w:marRight w:val="0"/>
          <w:marTop w:val="0"/>
          <w:marBottom w:val="0"/>
          <w:divBdr>
            <w:top w:val="none" w:sz="0" w:space="0" w:color="auto"/>
            <w:left w:val="none" w:sz="0" w:space="0" w:color="auto"/>
            <w:bottom w:val="none" w:sz="0" w:space="0" w:color="auto"/>
            <w:right w:val="none" w:sz="0" w:space="0" w:color="auto"/>
          </w:divBdr>
        </w:div>
        <w:div w:id="802162922">
          <w:marLeft w:val="640"/>
          <w:marRight w:val="0"/>
          <w:marTop w:val="0"/>
          <w:marBottom w:val="0"/>
          <w:divBdr>
            <w:top w:val="none" w:sz="0" w:space="0" w:color="auto"/>
            <w:left w:val="none" w:sz="0" w:space="0" w:color="auto"/>
            <w:bottom w:val="none" w:sz="0" w:space="0" w:color="auto"/>
            <w:right w:val="none" w:sz="0" w:space="0" w:color="auto"/>
          </w:divBdr>
        </w:div>
        <w:div w:id="1955552035">
          <w:marLeft w:val="640"/>
          <w:marRight w:val="0"/>
          <w:marTop w:val="0"/>
          <w:marBottom w:val="0"/>
          <w:divBdr>
            <w:top w:val="none" w:sz="0" w:space="0" w:color="auto"/>
            <w:left w:val="none" w:sz="0" w:space="0" w:color="auto"/>
            <w:bottom w:val="none" w:sz="0" w:space="0" w:color="auto"/>
            <w:right w:val="none" w:sz="0" w:space="0" w:color="auto"/>
          </w:divBdr>
        </w:div>
        <w:div w:id="1653634539">
          <w:marLeft w:val="640"/>
          <w:marRight w:val="0"/>
          <w:marTop w:val="0"/>
          <w:marBottom w:val="0"/>
          <w:divBdr>
            <w:top w:val="none" w:sz="0" w:space="0" w:color="auto"/>
            <w:left w:val="none" w:sz="0" w:space="0" w:color="auto"/>
            <w:bottom w:val="none" w:sz="0" w:space="0" w:color="auto"/>
            <w:right w:val="none" w:sz="0" w:space="0" w:color="auto"/>
          </w:divBdr>
        </w:div>
        <w:div w:id="1392385479">
          <w:marLeft w:val="640"/>
          <w:marRight w:val="0"/>
          <w:marTop w:val="0"/>
          <w:marBottom w:val="0"/>
          <w:divBdr>
            <w:top w:val="none" w:sz="0" w:space="0" w:color="auto"/>
            <w:left w:val="none" w:sz="0" w:space="0" w:color="auto"/>
            <w:bottom w:val="none" w:sz="0" w:space="0" w:color="auto"/>
            <w:right w:val="none" w:sz="0" w:space="0" w:color="auto"/>
          </w:divBdr>
        </w:div>
        <w:div w:id="1922787956">
          <w:marLeft w:val="640"/>
          <w:marRight w:val="0"/>
          <w:marTop w:val="0"/>
          <w:marBottom w:val="0"/>
          <w:divBdr>
            <w:top w:val="none" w:sz="0" w:space="0" w:color="auto"/>
            <w:left w:val="none" w:sz="0" w:space="0" w:color="auto"/>
            <w:bottom w:val="none" w:sz="0" w:space="0" w:color="auto"/>
            <w:right w:val="none" w:sz="0" w:space="0" w:color="auto"/>
          </w:divBdr>
        </w:div>
        <w:div w:id="518350251">
          <w:marLeft w:val="640"/>
          <w:marRight w:val="0"/>
          <w:marTop w:val="0"/>
          <w:marBottom w:val="0"/>
          <w:divBdr>
            <w:top w:val="none" w:sz="0" w:space="0" w:color="auto"/>
            <w:left w:val="none" w:sz="0" w:space="0" w:color="auto"/>
            <w:bottom w:val="none" w:sz="0" w:space="0" w:color="auto"/>
            <w:right w:val="none" w:sz="0" w:space="0" w:color="auto"/>
          </w:divBdr>
        </w:div>
        <w:div w:id="28267512">
          <w:marLeft w:val="640"/>
          <w:marRight w:val="0"/>
          <w:marTop w:val="0"/>
          <w:marBottom w:val="0"/>
          <w:divBdr>
            <w:top w:val="none" w:sz="0" w:space="0" w:color="auto"/>
            <w:left w:val="none" w:sz="0" w:space="0" w:color="auto"/>
            <w:bottom w:val="none" w:sz="0" w:space="0" w:color="auto"/>
            <w:right w:val="none" w:sz="0" w:space="0" w:color="auto"/>
          </w:divBdr>
        </w:div>
        <w:div w:id="1660845285">
          <w:marLeft w:val="640"/>
          <w:marRight w:val="0"/>
          <w:marTop w:val="0"/>
          <w:marBottom w:val="0"/>
          <w:divBdr>
            <w:top w:val="none" w:sz="0" w:space="0" w:color="auto"/>
            <w:left w:val="none" w:sz="0" w:space="0" w:color="auto"/>
            <w:bottom w:val="none" w:sz="0" w:space="0" w:color="auto"/>
            <w:right w:val="none" w:sz="0" w:space="0" w:color="auto"/>
          </w:divBdr>
        </w:div>
        <w:div w:id="326448605">
          <w:marLeft w:val="640"/>
          <w:marRight w:val="0"/>
          <w:marTop w:val="0"/>
          <w:marBottom w:val="0"/>
          <w:divBdr>
            <w:top w:val="none" w:sz="0" w:space="0" w:color="auto"/>
            <w:left w:val="none" w:sz="0" w:space="0" w:color="auto"/>
            <w:bottom w:val="none" w:sz="0" w:space="0" w:color="auto"/>
            <w:right w:val="none" w:sz="0" w:space="0" w:color="auto"/>
          </w:divBdr>
        </w:div>
        <w:div w:id="2071659413">
          <w:marLeft w:val="640"/>
          <w:marRight w:val="0"/>
          <w:marTop w:val="0"/>
          <w:marBottom w:val="0"/>
          <w:divBdr>
            <w:top w:val="none" w:sz="0" w:space="0" w:color="auto"/>
            <w:left w:val="none" w:sz="0" w:space="0" w:color="auto"/>
            <w:bottom w:val="none" w:sz="0" w:space="0" w:color="auto"/>
            <w:right w:val="none" w:sz="0" w:space="0" w:color="auto"/>
          </w:divBdr>
        </w:div>
        <w:div w:id="2028291096">
          <w:marLeft w:val="640"/>
          <w:marRight w:val="0"/>
          <w:marTop w:val="0"/>
          <w:marBottom w:val="0"/>
          <w:divBdr>
            <w:top w:val="none" w:sz="0" w:space="0" w:color="auto"/>
            <w:left w:val="none" w:sz="0" w:space="0" w:color="auto"/>
            <w:bottom w:val="none" w:sz="0" w:space="0" w:color="auto"/>
            <w:right w:val="none" w:sz="0" w:space="0" w:color="auto"/>
          </w:divBdr>
        </w:div>
        <w:div w:id="1483623115">
          <w:marLeft w:val="640"/>
          <w:marRight w:val="0"/>
          <w:marTop w:val="0"/>
          <w:marBottom w:val="0"/>
          <w:divBdr>
            <w:top w:val="none" w:sz="0" w:space="0" w:color="auto"/>
            <w:left w:val="none" w:sz="0" w:space="0" w:color="auto"/>
            <w:bottom w:val="none" w:sz="0" w:space="0" w:color="auto"/>
            <w:right w:val="none" w:sz="0" w:space="0" w:color="auto"/>
          </w:divBdr>
        </w:div>
        <w:div w:id="2019963378">
          <w:marLeft w:val="640"/>
          <w:marRight w:val="0"/>
          <w:marTop w:val="0"/>
          <w:marBottom w:val="0"/>
          <w:divBdr>
            <w:top w:val="none" w:sz="0" w:space="0" w:color="auto"/>
            <w:left w:val="none" w:sz="0" w:space="0" w:color="auto"/>
            <w:bottom w:val="none" w:sz="0" w:space="0" w:color="auto"/>
            <w:right w:val="none" w:sz="0" w:space="0" w:color="auto"/>
          </w:divBdr>
        </w:div>
        <w:div w:id="618755747">
          <w:marLeft w:val="640"/>
          <w:marRight w:val="0"/>
          <w:marTop w:val="0"/>
          <w:marBottom w:val="0"/>
          <w:divBdr>
            <w:top w:val="none" w:sz="0" w:space="0" w:color="auto"/>
            <w:left w:val="none" w:sz="0" w:space="0" w:color="auto"/>
            <w:bottom w:val="none" w:sz="0" w:space="0" w:color="auto"/>
            <w:right w:val="none" w:sz="0" w:space="0" w:color="auto"/>
          </w:divBdr>
        </w:div>
        <w:div w:id="118689344">
          <w:marLeft w:val="640"/>
          <w:marRight w:val="0"/>
          <w:marTop w:val="0"/>
          <w:marBottom w:val="0"/>
          <w:divBdr>
            <w:top w:val="none" w:sz="0" w:space="0" w:color="auto"/>
            <w:left w:val="none" w:sz="0" w:space="0" w:color="auto"/>
            <w:bottom w:val="none" w:sz="0" w:space="0" w:color="auto"/>
            <w:right w:val="none" w:sz="0" w:space="0" w:color="auto"/>
          </w:divBdr>
        </w:div>
        <w:div w:id="1238899980">
          <w:marLeft w:val="640"/>
          <w:marRight w:val="0"/>
          <w:marTop w:val="0"/>
          <w:marBottom w:val="0"/>
          <w:divBdr>
            <w:top w:val="none" w:sz="0" w:space="0" w:color="auto"/>
            <w:left w:val="none" w:sz="0" w:space="0" w:color="auto"/>
            <w:bottom w:val="none" w:sz="0" w:space="0" w:color="auto"/>
            <w:right w:val="none" w:sz="0" w:space="0" w:color="auto"/>
          </w:divBdr>
        </w:div>
        <w:div w:id="1465195688">
          <w:marLeft w:val="640"/>
          <w:marRight w:val="0"/>
          <w:marTop w:val="0"/>
          <w:marBottom w:val="0"/>
          <w:divBdr>
            <w:top w:val="none" w:sz="0" w:space="0" w:color="auto"/>
            <w:left w:val="none" w:sz="0" w:space="0" w:color="auto"/>
            <w:bottom w:val="none" w:sz="0" w:space="0" w:color="auto"/>
            <w:right w:val="none" w:sz="0" w:space="0" w:color="auto"/>
          </w:divBdr>
        </w:div>
        <w:div w:id="1465125111">
          <w:marLeft w:val="640"/>
          <w:marRight w:val="0"/>
          <w:marTop w:val="0"/>
          <w:marBottom w:val="0"/>
          <w:divBdr>
            <w:top w:val="none" w:sz="0" w:space="0" w:color="auto"/>
            <w:left w:val="none" w:sz="0" w:space="0" w:color="auto"/>
            <w:bottom w:val="none" w:sz="0" w:space="0" w:color="auto"/>
            <w:right w:val="none" w:sz="0" w:space="0" w:color="auto"/>
          </w:divBdr>
        </w:div>
        <w:div w:id="1824925483">
          <w:marLeft w:val="640"/>
          <w:marRight w:val="0"/>
          <w:marTop w:val="0"/>
          <w:marBottom w:val="0"/>
          <w:divBdr>
            <w:top w:val="none" w:sz="0" w:space="0" w:color="auto"/>
            <w:left w:val="none" w:sz="0" w:space="0" w:color="auto"/>
            <w:bottom w:val="none" w:sz="0" w:space="0" w:color="auto"/>
            <w:right w:val="none" w:sz="0" w:space="0" w:color="auto"/>
          </w:divBdr>
        </w:div>
        <w:div w:id="796678792">
          <w:marLeft w:val="640"/>
          <w:marRight w:val="0"/>
          <w:marTop w:val="0"/>
          <w:marBottom w:val="0"/>
          <w:divBdr>
            <w:top w:val="none" w:sz="0" w:space="0" w:color="auto"/>
            <w:left w:val="none" w:sz="0" w:space="0" w:color="auto"/>
            <w:bottom w:val="none" w:sz="0" w:space="0" w:color="auto"/>
            <w:right w:val="none" w:sz="0" w:space="0" w:color="auto"/>
          </w:divBdr>
        </w:div>
        <w:div w:id="776022906">
          <w:marLeft w:val="640"/>
          <w:marRight w:val="0"/>
          <w:marTop w:val="0"/>
          <w:marBottom w:val="0"/>
          <w:divBdr>
            <w:top w:val="none" w:sz="0" w:space="0" w:color="auto"/>
            <w:left w:val="none" w:sz="0" w:space="0" w:color="auto"/>
            <w:bottom w:val="none" w:sz="0" w:space="0" w:color="auto"/>
            <w:right w:val="none" w:sz="0" w:space="0" w:color="auto"/>
          </w:divBdr>
        </w:div>
        <w:div w:id="1909418081">
          <w:marLeft w:val="640"/>
          <w:marRight w:val="0"/>
          <w:marTop w:val="0"/>
          <w:marBottom w:val="0"/>
          <w:divBdr>
            <w:top w:val="none" w:sz="0" w:space="0" w:color="auto"/>
            <w:left w:val="none" w:sz="0" w:space="0" w:color="auto"/>
            <w:bottom w:val="none" w:sz="0" w:space="0" w:color="auto"/>
            <w:right w:val="none" w:sz="0" w:space="0" w:color="auto"/>
          </w:divBdr>
        </w:div>
        <w:div w:id="2088765953">
          <w:marLeft w:val="640"/>
          <w:marRight w:val="0"/>
          <w:marTop w:val="0"/>
          <w:marBottom w:val="0"/>
          <w:divBdr>
            <w:top w:val="none" w:sz="0" w:space="0" w:color="auto"/>
            <w:left w:val="none" w:sz="0" w:space="0" w:color="auto"/>
            <w:bottom w:val="none" w:sz="0" w:space="0" w:color="auto"/>
            <w:right w:val="none" w:sz="0" w:space="0" w:color="auto"/>
          </w:divBdr>
        </w:div>
        <w:div w:id="1264024790">
          <w:marLeft w:val="640"/>
          <w:marRight w:val="0"/>
          <w:marTop w:val="0"/>
          <w:marBottom w:val="0"/>
          <w:divBdr>
            <w:top w:val="none" w:sz="0" w:space="0" w:color="auto"/>
            <w:left w:val="none" w:sz="0" w:space="0" w:color="auto"/>
            <w:bottom w:val="none" w:sz="0" w:space="0" w:color="auto"/>
            <w:right w:val="none" w:sz="0" w:space="0" w:color="auto"/>
          </w:divBdr>
        </w:div>
        <w:div w:id="1138844237">
          <w:marLeft w:val="640"/>
          <w:marRight w:val="0"/>
          <w:marTop w:val="0"/>
          <w:marBottom w:val="0"/>
          <w:divBdr>
            <w:top w:val="none" w:sz="0" w:space="0" w:color="auto"/>
            <w:left w:val="none" w:sz="0" w:space="0" w:color="auto"/>
            <w:bottom w:val="none" w:sz="0" w:space="0" w:color="auto"/>
            <w:right w:val="none" w:sz="0" w:space="0" w:color="auto"/>
          </w:divBdr>
        </w:div>
        <w:div w:id="1022583760">
          <w:marLeft w:val="640"/>
          <w:marRight w:val="0"/>
          <w:marTop w:val="0"/>
          <w:marBottom w:val="0"/>
          <w:divBdr>
            <w:top w:val="none" w:sz="0" w:space="0" w:color="auto"/>
            <w:left w:val="none" w:sz="0" w:space="0" w:color="auto"/>
            <w:bottom w:val="none" w:sz="0" w:space="0" w:color="auto"/>
            <w:right w:val="none" w:sz="0" w:space="0" w:color="auto"/>
          </w:divBdr>
        </w:div>
        <w:div w:id="1458185748">
          <w:marLeft w:val="640"/>
          <w:marRight w:val="0"/>
          <w:marTop w:val="0"/>
          <w:marBottom w:val="0"/>
          <w:divBdr>
            <w:top w:val="none" w:sz="0" w:space="0" w:color="auto"/>
            <w:left w:val="none" w:sz="0" w:space="0" w:color="auto"/>
            <w:bottom w:val="none" w:sz="0" w:space="0" w:color="auto"/>
            <w:right w:val="none" w:sz="0" w:space="0" w:color="auto"/>
          </w:divBdr>
        </w:div>
        <w:div w:id="1599409837">
          <w:marLeft w:val="640"/>
          <w:marRight w:val="0"/>
          <w:marTop w:val="0"/>
          <w:marBottom w:val="0"/>
          <w:divBdr>
            <w:top w:val="none" w:sz="0" w:space="0" w:color="auto"/>
            <w:left w:val="none" w:sz="0" w:space="0" w:color="auto"/>
            <w:bottom w:val="none" w:sz="0" w:space="0" w:color="auto"/>
            <w:right w:val="none" w:sz="0" w:space="0" w:color="auto"/>
          </w:divBdr>
        </w:div>
        <w:div w:id="468785285">
          <w:marLeft w:val="640"/>
          <w:marRight w:val="0"/>
          <w:marTop w:val="0"/>
          <w:marBottom w:val="0"/>
          <w:divBdr>
            <w:top w:val="none" w:sz="0" w:space="0" w:color="auto"/>
            <w:left w:val="none" w:sz="0" w:space="0" w:color="auto"/>
            <w:bottom w:val="none" w:sz="0" w:space="0" w:color="auto"/>
            <w:right w:val="none" w:sz="0" w:space="0" w:color="auto"/>
          </w:divBdr>
        </w:div>
        <w:div w:id="582103872">
          <w:marLeft w:val="640"/>
          <w:marRight w:val="0"/>
          <w:marTop w:val="0"/>
          <w:marBottom w:val="0"/>
          <w:divBdr>
            <w:top w:val="none" w:sz="0" w:space="0" w:color="auto"/>
            <w:left w:val="none" w:sz="0" w:space="0" w:color="auto"/>
            <w:bottom w:val="none" w:sz="0" w:space="0" w:color="auto"/>
            <w:right w:val="none" w:sz="0" w:space="0" w:color="auto"/>
          </w:divBdr>
        </w:div>
        <w:div w:id="777407440">
          <w:marLeft w:val="640"/>
          <w:marRight w:val="0"/>
          <w:marTop w:val="0"/>
          <w:marBottom w:val="0"/>
          <w:divBdr>
            <w:top w:val="none" w:sz="0" w:space="0" w:color="auto"/>
            <w:left w:val="none" w:sz="0" w:space="0" w:color="auto"/>
            <w:bottom w:val="none" w:sz="0" w:space="0" w:color="auto"/>
            <w:right w:val="none" w:sz="0" w:space="0" w:color="auto"/>
          </w:divBdr>
        </w:div>
        <w:div w:id="447164035">
          <w:marLeft w:val="640"/>
          <w:marRight w:val="0"/>
          <w:marTop w:val="0"/>
          <w:marBottom w:val="0"/>
          <w:divBdr>
            <w:top w:val="none" w:sz="0" w:space="0" w:color="auto"/>
            <w:left w:val="none" w:sz="0" w:space="0" w:color="auto"/>
            <w:bottom w:val="none" w:sz="0" w:space="0" w:color="auto"/>
            <w:right w:val="none" w:sz="0" w:space="0" w:color="auto"/>
          </w:divBdr>
        </w:div>
        <w:div w:id="1969361935">
          <w:marLeft w:val="640"/>
          <w:marRight w:val="0"/>
          <w:marTop w:val="0"/>
          <w:marBottom w:val="0"/>
          <w:divBdr>
            <w:top w:val="none" w:sz="0" w:space="0" w:color="auto"/>
            <w:left w:val="none" w:sz="0" w:space="0" w:color="auto"/>
            <w:bottom w:val="none" w:sz="0" w:space="0" w:color="auto"/>
            <w:right w:val="none" w:sz="0" w:space="0" w:color="auto"/>
          </w:divBdr>
        </w:div>
        <w:div w:id="81533161">
          <w:marLeft w:val="640"/>
          <w:marRight w:val="0"/>
          <w:marTop w:val="0"/>
          <w:marBottom w:val="0"/>
          <w:divBdr>
            <w:top w:val="none" w:sz="0" w:space="0" w:color="auto"/>
            <w:left w:val="none" w:sz="0" w:space="0" w:color="auto"/>
            <w:bottom w:val="none" w:sz="0" w:space="0" w:color="auto"/>
            <w:right w:val="none" w:sz="0" w:space="0" w:color="auto"/>
          </w:divBdr>
        </w:div>
        <w:div w:id="706294557">
          <w:marLeft w:val="640"/>
          <w:marRight w:val="0"/>
          <w:marTop w:val="0"/>
          <w:marBottom w:val="0"/>
          <w:divBdr>
            <w:top w:val="none" w:sz="0" w:space="0" w:color="auto"/>
            <w:left w:val="none" w:sz="0" w:space="0" w:color="auto"/>
            <w:bottom w:val="none" w:sz="0" w:space="0" w:color="auto"/>
            <w:right w:val="none" w:sz="0" w:space="0" w:color="auto"/>
          </w:divBdr>
        </w:div>
        <w:div w:id="1990594167">
          <w:marLeft w:val="640"/>
          <w:marRight w:val="0"/>
          <w:marTop w:val="0"/>
          <w:marBottom w:val="0"/>
          <w:divBdr>
            <w:top w:val="none" w:sz="0" w:space="0" w:color="auto"/>
            <w:left w:val="none" w:sz="0" w:space="0" w:color="auto"/>
            <w:bottom w:val="none" w:sz="0" w:space="0" w:color="auto"/>
            <w:right w:val="none" w:sz="0" w:space="0" w:color="auto"/>
          </w:divBdr>
        </w:div>
        <w:div w:id="2109082868">
          <w:marLeft w:val="640"/>
          <w:marRight w:val="0"/>
          <w:marTop w:val="0"/>
          <w:marBottom w:val="0"/>
          <w:divBdr>
            <w:top w:val="none" w:sz="0" w:space="0" w:color="auto"/>
            <w:left w:val="none" w:sz="0" w:space="0" w:color="auto"/>
            <w:bottom w:val="none" w:sz="0" w:space="0" w:color="auto"/>
            <w:right w:val="none" w:sz="0" w:space="0" w:color="auto"/>
          </w:divBdr>
        </w:div>
        <w:div w:id="91631098">
          <w:marLeft w:val="640"/>
          <w:marRight w:val="0"/>
          <w:marTop w:val="0"/>
          <w:marBottom w:val="0"/>
          <w:divBdr>
            <w:top w:val="none" w:sz="0" w:space="0" w:color="auto"/>
            <w:left w:val="none" w:sz="0" w:space="0" w:color="auto"/>
            <w:bottom w:val="none" w:sz="0" w:space="0" w:color="auto"/>
            <w:right w:val="none" w:sz="0" w:space="0" w:color="auto"/>
          </w:divBdr>
        </w:div>
        <w:div w:id="1985160767">
          <w:marLeft w:val="640"/>
          <w:marRight w:val="0"/>
          <w:marTop w:val="0"/>
          <w:marBottom w:val="0"/>
          <w:divBdr>
            <w:top w:val="none" w:sz="0" w:space="0" w:color="auto"/>
            <w:left w:val="none" w:sz="0" w:space="0" w:color="auto"/>
            <w:bottom w:val="none" w:sz="0" w:space="0" w:color="auto"/>
            <w:right w:val="none" w:sz="0" w:space="0" w:color="auto"/>
          </w:divBdr>
        </w:div>
        <w:div w:id="1507743174">
          <w:marLeft w:val="640"/>
          <w:marRight w:val="0"/>
          <w:marTop w:val="0"/>
          <w:marBottom w:val="0"/>
          <w:divBdr>
            <w:top w:val="none" w:sz="0" w:space="0" w:color="auto"/>
            <w:left w:val="none" w:sz="0" w:space="0" w:color="auto"/>
            <w:bottom w:val="none" w:sz="0" w:space="0" w:color="auto"/>
            <w:right w:val="none" w:sz="0" w:space="0" w:color="auto"/>
          </w:divBdr>
        </w:div>
        <w:div w:id="473059177">
          <w:marLeft w:val="640"/>
          <w:marRight w:val="0"/>
          <w:marTop w:val="0"/>
          <w:marBottom w:val="0"/>
          <w:divBdr>
            <w:top w:val="none" w:sz="0" w:space="0" w:color="auto"/>
            <w:left w:val="none" w:sz="0" w:space="0" w:color="auto"/>
            <w:bottom w:val="none" w:sz="0" w:space="0" w:color="auto"/>
            <w:right w:val="none" w:sz="0" w:space="0" w:color="auto"/>
          </w:divBdr>
        </w:div>
        <w:div w:id="2146072922">
          <w:marLeft w:val="640"/>
          <w:marRight w:val="0"/>
          <w:marTop w:val="0"/>
          <w:marBottom w:val="0"/>
          <w:divBdr>
            <w:top w:val="none" w:sz="0" w:space="0" w:color="auto"/>
            <w:left w:val="none" w:sz="0" w:space="0" w:color="auto"/>
            <w:bottom w:val="none" w:sz="0" w:space="0" w:color="auto"/>
            <w:right w:val="none" w:sz="0" w:space="0" w:color="auto"/>
          </w:divBdr>
        </w:div>
        <w:div w:id="554705713">
          <w:marLeft w:val="640"/>
          <w:marRight w:val="0"/>
          <w:marTop w:val="0"/>
          <w:marBottom w:val="0"/>
          <w:divBdr>
            <w:top w:val="none" w:sz="0" w:space="0" w:color="auto"/>
            <w:left w:val="none" w:sz="0" w:space="0" w:color="auto"/>
            <w:bottom w:val="none" w:sz="0" w:space="0" w:color="auto"/>
            <w:right w:val="none" w:sz="0" w:space="0" w:color="auto"/>
          </w:divBdr>
        </w:div>
        <w:div w:id="401027842">
          <w:marLeft w:val="640"/>
          <w:marRight w:val="0"/>
          <w:marTop w:val="0"/>
          <w:marBottom w:val="0"/>
          <w:divBdr>
            <w:top w:val="none" w:sz="0" w:space="0" w:color="auto"/>
            <w:left w:val="none" w:sz="0" w:space="0" w:color="auto"/>
            <w:bottom w:val="none" w:sz="0" w:space="0" w:color="auto"/>
            <w:right w:val="none" w:sz="0" w:space="0" w:color="auto"/>
          </w:divBdr>
        </w:div>
        <w:div w:id="1723284126">
          <w:marLeft w:val="640"/>
          <w:marRight w:val="0"/>
          <w:marTop w:val="0"/>
          <w:marBottom w:val="0"/>
          <w:divBdr>
            <w:top w:val="none" w:sz="0" w:space="0" w:color="auto"/>
            <w:left w:val="none" w:sz="0" w:space="0" w:color="auto"/>
            <w:bottom w:val="none" w:sz="0" w:space="0" w:color="auto"/>
            <w:right w:val="none" w:sz="0" w:space="0" w:color="auto"/>
          </w:divBdr>
        </w:div>
        <w:div w:id="1371802094">
          <w:marLeft w:val="640"/>
          <w:marRight w:val="0"/>
          <w:marTop w:val="0"/>
          <w:marBottom w:val="0"/>
          <w:divBdr>
            <w:top w:val="none" w:sz="0" w:space="0" w:color="auto"/>
            <w:left w:val="none" w:sz="0" w:space="0" w:color="auto"/>
            <w:bottom w:val="none" w:sz="0" w:space="0" w:color="auto"/>
            <w:right w:val="none" w:sz="0" w:space="0" w:color="auto"/>
          </w:divBdr>
        </w:div>
        <w:div w:id="218371919">
          <w:marLeft w:val="640"/>
          <w:marRight w:val="0"/>
          <w:marTop w:val="0"/>
          <w:marBottom w:val="0"/>
          <w:divBdr>
            <w:top w:val="none" w:sz="0" w:space="0" w:color="auto"/>
            <w:left w:val="none" w:sz="0" w:space="0" w:color="auto"/>
            <w:bottom w:val="none" w:sz="0" w:space="0" w:color="auto"/>
            <w:right w:val="none" w:sz="0" w:space="0" w:color="auto"/>
          </w:divBdr>
        </w:div>
        <w:div w:id="801121861">
          <w:marLeft w:val="640"/>
          <w:marRight w:val="0"/>
          <w:marTop w:val="0"/>
          <w:marBottom w:val="0"/>
          <w:divBdr>
            <w:top w:val="none" w:sz="0" w:space="0" w:color="auto"/>
            <w:left w:val="none" w:sz="0" w:space="0" w:color="auto"/>
            <w:bottom w:val="none" w:sz="0" w:space="0" w:color="auto"/>
            <w:right w:val="none" w:sz="0" w:space="0" w:color="auto"/>
          </w:divBdr>
        </w:div>
        <w:div w:id="918947946">
          <w:marLeft w:val="640"/>
          <w:marRight w:val="0"/>
          <w:marTop w:val="0"/>
          <w:marBottom w:val="0"/>
          <w:divBdr>
            <w:top w:val="none" w:sz="0" w:space="0" w:color="auto"/>
            <w:left w:val="none" w:sz="0" w:space="0" w:color="auto"/>
            <w:bottom w:val="none" w:sz="0" w:space="0" w:color="auto"/>
            <w:right w:val="none" w:sz="0" w:space="0" w:color="auto"/>
          </w:divBdr>
        </w:div>
        <w:div w:id="1687369186">
          <w:marLeft w:val="640"/>
          <w:marRight w:val="0"/>
          <w:marTop w:val="0"/>
          <w:marBottom w:val="0"/>
          <w:divBdr>
            <w:top w:val="none" w:sz="0" w:space="0" w:color="auto"/>
            <w:left w:val="none" w:sz="0" w:space="0" w:color="auto"/>
            <w:bottom w:val="none" w:sz="0" w:space="0" w:color="auto"/>
            <w:right w:val="none" w:sz="0" w:space="0" w:color="auto"/>
          </w:divBdr>
        </w:div>
        <w:div w:id="869411599">
          <w:marLeft w:val="640"/>
          <w:marRight w:val="0"/>
          <w:marTop w:val="0"/>
          <w:marBottom w:val="0"/>
          <w:divBdr>
            <w:top w:val="none" w:sz="0" w:space="0" w:color="auto"/>
            <w:left w:val="none" w:sz="0" w:space="0" w:color="auto"/>
            <w:bottom w:val="none" w:sz="0" w:space="0" w:color="auto"/>
            <w:right w:val="none" w:sz="0" w:space="0" w:color="auto"/>
          </w:divBdr>
        </w:div>
        <w:div w:id="1764298415">
          <w:marLeft w:val="640"/>
          <w:marRight w:val="0"/>
          <w:marTop w:val="0"/>
          <w:marBottom w:val="0"/>
          <w:divBdr>
            <w:top w:val="none" w:sz="0" w:space="0" w:color="auto"/>
            <w:left w:val="none" w:sz="0" w:space="0" w:color="auto"/>
            <w:bottom w:val="none" w:sz="0" w:space="0" w:color="auto"/>
            <w:right w:val="none" w:sz="0" w:space="0" w:color="auto"/>
          </w:divBdr>
        </w:div>
        <w:div w:id="1272980593">
          <w:marLeft w:val="640"/>
          <w:marRight w:val="0"/>
          <w:marTop w:val="0"/>
          <w:marBottom w:val="0"/>
          <w:divBdr>
            <w:top w:val="none" w:sz="0" w:space="0" w:color="auto"/>
            <w:left w:val="none" w:sz="0" w:space="0" w:color="auto"/>
            <w:bottom w:val="none" w:sz="0" w:space="0" w:color="auto"/>
            <w:right w:val="none" w:sz="0" w:space="0" w:color="auto"/>
          </w:divBdr>
        </w:div>
        <w:div w:id="156115080">
          <w:marLeft w:val="640"/>
          <w:marRight w:val="0"/>
          <w:marTop w:val="0"/>
          <w:marBottom w:val="0"/>
          <w:divBdr>
            <w:top w:val="none" w:sz="0" w:space="0" w:color="auto"/>
            <w:left w:val="none" w:sz="0" w:space="0" w:color="auto"/>
            <w:bottom w:val="none" w:sz="0" w:space="0" w:color="auto"/>
            <w:right w:val="none" w:sz="0" w:space="0" w:color="auto"/>
          </w:divBdr>
        </w:div>
        <w:div w:id="612906321">
          <w:marLeft w:val="640"/>
          <w:marRight w:val="0"/>
          <w:marTop w:val="0"/>
          <w:marBottom w:val="0"/>
          <w:divBdr>
            <w:top w:val="none" w:sz="0" w:space="0" w:color="auto"/>
            <w:left w:val="none" w:sz="0" w:space="0" w:color="auto"/>
            <w:bottom w:val="none" w:sz="0" w:space="0" w:color="auto"/>
            <w:right w:val="none" w:sz="0" w:space="0" w:color="auto"/>
          </w:divBdr>
        </w:div>
        <w:div w:id="118113186">
          <w:marLeft w:val="640"/>
          <w:marRight w:val="0"/>
          <w:marTop w:val="0"/>
          <w:marBottom w:val="0"/>
          <w:divBdr>
            <w:top w:val="none" w:sz="0" w:space="0" w:color="auto"/>
            <w:left w:val="none" w:sz="0" w:space="0" w:color="auto"/>
            <w:bottom w:val="none" w:sz="0" w:space="0" w:color="auto"/>
            <w:right w:val="none" w:sz="0" w:space="0" w:color="auto"/>
          </w:divBdr>
        </w:div>
        <w:div w:id="1188527061">
          <w:marLeft w:val="640"/>
          <w:marRight w:val="0"/>
          <w:marTop w:val="0"/>
          <w:marBottom w:val="0"/>
          <w:divBdr>
            <w:top w:val="none" w:sz="0" w:space="0" w:color="auto"/>
            <w:left w:val="none" w:sz="0" w:space="0" w:color="auto"/>
            <w:bottom w:val="none" w:sz="0" w:space="0" w:color="auto"/>
            <w:right w:val="none" w:sz="0" w:space="0" w:color="auto"/>
          </w:divBdr>
        </w:div>
        <w:div w:id="894241330">
          <w:marLeft w:val="640"/>
          <w:marRight w:val="0"/>
          <w:marTop w:val="0"/>
          <w:marBottom w:val="0"/>
          <w:divBdr>
            <w:top w:val="none" w:sz="0" w:space="0" w:color="auto"/>
            <w:left w:val="none" w:sz="0" w:space="0" w:color="auto"/>
            <w:bottom w:val="none" w:sz="0" w:space="0" w:color="auto"/>
            <w:right w:val="none" w:sz="0" w:space="0" w:color="auto"/>
          </w:divBdr>
        </w:div>
        <w:div w:id="1037775726">
          <w:marLeft w:val="640"/>
          <w:marRight w:val="0"/>
          <w:marTop w:val="0"/>
          <w:marBottom w:val="0"/>
          <w:divBdr>
            <w:top w:val="none" w:sz="0" w:space="0" w:color="auto"/>
            <w:left w:val="none" w:sz="0" w:space="0" w:color="auto"/>
            <w:bottom w:val="none" w:sz="0" w:space="0" w:color="auto"/>
            <w:right w:val="none" w:sz="0" w:space="0" w:color="auto"/>
          </w:divBdr>
        </w:div>
        <w:div w:id="582881451">
          <w:marLeft w:val="640"/>
          <w:marRight w:val="0"/>
          <w:marTop w:val="0"/>
          <w:marBottom w:val="0"/>
          <w:divBdr>
            <w:top w:val="none" w:sz="0" w:space="0" w:color="auto"/>
            <w:left w:val="none" w:sz="0" w:space="0" w:color="auto"/>
            <w:bottom w:val="none" w:sz="0" w:space="0" w:color="auto"/>
            <w:right w:val="none" w:sz="0" w:space="0" w:color="auto"/>
          </w:divBdr>
        </w:div>
        <w:div w:id="1852984440">
          <w:marLeft w:val="640"/>
          <w:marRight w:val="0"/>
          <w:marTop w:val="0"/>
          <w:marBottom w:val="0"/>
          <w:divBdr>
            <w:top w:val="none" w:sz="0" w:space="0" w:color="auto"/>
            <w:left w:val="none" w:sz="0" w:space="0" w:color="auto"/>
            <w:bottom w:val="none" w:sz="0" w:space="0" w:color="auto"/>
            <w:right w:val="none" w:sz="0" w:space="0" w:color="auto"/>
          </w:divBdr>
        </w:div>
        <w:div w:id="848134028">
          <w:marLeft w:val="640"/>
          <w:marRight w:val="0"/>
          <w:marTop w:val="0"/>
          <w:marBottom w:val="0"/>
          <w:divBdr>
            <w:top w:val="none" w:sz="0" w:space="0" w:color="auto"/>
            <w:left w:val="none" w:sz="0" w:space="0" w:color="auto"/>
            <w:bottom w:val="none" w:sz="0" w:space="0" w:color="auto"/>
            <w:right w:val="none" w:sz="0" w:space="0" w:color="auto"/>
          </w:divBdr>
        </w:div>
        <w:div w:id="1372874506">
          <w:marLeft w:val="640"/>
          <w:marRight w:val="0"/>
          <w:marTop w:val="0"/>
          <w:marBottom w:val="0"/>
          <w:divBdr>
            <w:top w:val="none" w:sz="0" w:space="0" w:color="auto"/>
            <w:left w:val="none" w:sz="0" w:space="0" w:color="auto"/>
            <w:bottom w:val="none" w:sz="0" w:space="0" w:color="auto"/>
            <w:right w:val="none" w:sz="0" w:space="0" w:color="auto"/>
          </w:divBdr>
        </w:div>
        <w:div w:id="2127237395">
          <w:marLeft w:val="640"/>
          <w:marRight w:val="0"/>
          <w:marTop w:val="0"/>
          <w:marBottom w:val="0"/>
          <w:divBdr>
            <w:top w:val="none" w:sz="0" w:space="0" w:color="auto"/>
            <w:left w:val="none" w:sz="0" w:space="0" w:color="auto"/>
            <w:bottom w:val="none" w:sz="0" w:space="0" w:color="auto"/>
            <w:right w:val="none" w:sz="0" w:space="0" w:color="auto"/>
          </w:divBdr>
        </w:div>
        <w:div w:id="438111206">
          <w:marLeft w:val="640"/>
          <w:marRight w:val="0"/>
          <w:marTop w:val="0"/>
          <w:marBottom w:val="0"/>
          <w:divBdr>
            <w:top w:val="none" w:sz="0" w:space="0" w:color="auto"/>
            <w:left w:val="none" w:sz="0" w:space="0" w:color="auto"/>
            <w:bottom w:val="none" w:sz="0" w:space="0" w:color="auto"/>
            <w:right w:val="none" w:sz="0" w:space="0" w:color="auto"/>
          </w:divBdr>
        </w:div>
        <w:div w:id="2029015542">
          <w:marLeft w:val="640"/>
          <w:marRight w:val="0"/>
          <w:marTop w:val="0"/>
          <w:marBottom w:val="0"/>
          <w:divBdr>
            <w:top w:val="none" w:sz="0" w:space="0" w:color="auto"/>
            <w:left w:val="none" w:sz="0" w:space="0" w:color="auto"/>
            <w:bottom w:val="none" w:sz="0" w:space="0" w:color="auto"/>
            <w:right w:val="none" w:sz="0" w:space="0" w:color="auto"/>
          </w:divBdr>
        </w:div>
        <w:div w:id="2014262722">
          <w:marLeft w:val="640"/>
          <w:marRight w:val="0"/>
          <w:marTop w:val="0"/>
          <w:marBottom w:val="0"/>
          <w:divBdr>
            <w:top w:val="none" w:sz="0" w:space="0" w:color="auto"/>
            <w:left w:val="none" w:sz="0" w:space="0" w:color="auto"/>
            <w:bottom w:val="none" w:sz="0" w:space="0" w:color="auto"/>
            <w:right w:val="none" w:sz="0" w:space="0" w:color="auto"/>
          </w:divBdr>
        </w:div>
        <w:div w:id="1620838626">
          <w:marLeft w:val="640"/>
          <w:marRight w:val="0"/>
          <w:marTop w:val="0"/>
          <w:marBottom w:val="0"/>
          <w:divBdr>
            <w:top w:val="none" w:sz="0" w:space="0" w:color="auto"/>
            <w:left w:val="none" w:sz="0" w:space="0" w:color="auto"/>
            <w:bottom w:val="none" w:sz="0" w:space="0" w:color="auto"/>
            <w:right w:val="none" w:sz="0" w:space="0" w:color="auto"/>
          </w:divBdr>
        </w:div>
        <w:div w:id="1180971979">
          <w:marLeft w:val="640"/>
          <w:marRight w:val="0"/>
          <w:marTop w:val="0"/>
          <w:marBottom w:val="0"/>
          <w:divBdr>
            <w:top w:val="none" w:sz="0" w:space="0" w:color="auto"/>
            <w:left w:val="none" w:sz="0" w:space="0" w:color="auto"/>
            <w:bottom w:val="none" w:sz="0" w:space="0" w:color="auto"/>
            <w:right w:val="none" w:sz="0" w:space="0" w:color="auto"/>
          </w:divBdr>
        </w:div>
        <w:div w:id="275601255">
          <w:marLeft w:val="640"/>
          <w:marRight w:val="0"/>
          <w:marTop w:val="0"/>
          <w:marBottom w:val="0"/>
          <w:divBdr>
            <w:top w:val="none" w:sz="0" w:space="0" w:color="auto"/>
            <w:left w:val="none" w:sz="0" w:space="0" w:color="auto"/>
            <w:bottom w:val="none" w:sz="0" w:space="0" w:color="auto"/>
            <w:right w:val="none" w:sz="0" w:space="0" w:color="auto"/>
          </w:divBdr>
        </w:div>
        <w:div w:id="946695567">
          <w:marLeft w:val="640"/>
          <w:marRight w:val="0"/>
          <w:marTop w:val="0"/>
          <w:marBottom w:val="0"/>
          <w:divBdr>
            <w:top w:val="none" w:sz="0" w:space="0" w:color="auto"/>
            <w:left w:val="none" w:sz="0" w:space="0" w:color="auto"/>
            <w:bottom w:val="none" w:sz="0" w:space="0" w:color="auto"/>
            <w:right w:val="none" w:sz="0" w:space="0" w:color="auto"/>
          </w:divBdr>
        </w:div>
        <w:div w:id="536312499">
          <w:marLeft w:val="640"/>
          <w:marRight w:val="0"/>
          <w:marTop w:val="0"/>
          <w:marBottom w:val="0"/>
          <w:divBdr>
            <w:top w:val="none" w:sz="0" w:space="0" w:color="auto"/>
            <w:left w:val="none" w:sz="0" w:space="0" w:color="auto"/>
            <w:bottom w:val="none" w:sz="0" w:space="0" w:color="auto"/>
            <w:right w:val="none" w:sz="0" w:space="0" w:color="auto"/>
          </w:divBdr>
        </w:div>
        <w:div w:id="1548378083">
          <w:marLeft w:val="640"/>
          <w:marRight w:val="0"/>
          <w:marTop w:val="0"/>
          <w:marBottom w:val="0"/>
          <w:divBdr>
            <w:top w:val="none" w:sz="0" w:space="0" w:color="auto"/>
            <w:left w:val="none" w:sz="0" w:space="0" w:color="auto"/>
            <w:bottom w:val="none" w:sz="0" w:space="0" w:color="auto"/>
            <w:right w:val="none" w:sz="0" w:space="0" w:color="auto"/>
          </w:divBdr>
        </w:div>
        <w:div w:id="986396694">
          <w:marLeft w:val="640"/>
          <w:marRight w:val="0"/>
          <w:marTop w:val="0"/>
          <w:marBottom w:val="0"/>
          <w:divBdr>
            <w:top w:val="none" w:sz="0" w:space="0" w:color="auto"/>
            <w:left w:val="none" w:sz="0" w:space="0" w:color="auto"/>
            <w:bottom w:val="none" w:sz="0" w:space="0" w:color="auto"/>
            <w:right w:val="none" w:sz="0" w:space="0" w:color="auto"/>
          </w:divBdr>
        </w:div>
        <w:div w:id="909190531">
          <w:marLeft w:val="640"/>
          <w:marRight w:val="0"/>
          <w:marTop w:val="0"/>
          <w:marBottom w:val="0"/>
          <w:divBdr>
            <w:top w:val="none" w:sz="0" w:space="0" w:color="auto"/>
            <w:left w:val="none" w:sz="0" w:space="0" w:color="auto"/>
            <w:bottom w:val="none" w:sz="0" w:space="0" w:color="auto"/>
            <w:right w:val="none" w:sz="0" w:space="0" w:color="auto"/>
          </w:divBdr>
        </w:div>
        <w:div w:id="871039325">
          <w:marLeft w:val="640"/>
          <w:marRight w:val="0"/>
          <w:marTop w:val="0"/>
          <w:marBottom w:val="0"/>
          <w:divBdr>
            <w:top w:val="none" w:sz="0" w:space="0" w:color="auto"/>
            <w:left w:val="none" w:sz="0" w:space="0" w:color="auto"/>
            <w:bottom w:val="none" w:sz="0" w:space="0" w:color="auto"/>
            <w:right w:val="none" w:sz="0" w:space="0" w:color="auto"/>
          </w:divBdr>
        </w:div>
        <w:div w:id="1269966446">
          <w:marLeft w:val="640"/>
          <w:marRight w:val="0"/>
          <w:marTop w:val="0"/>
          <w:marBottom w:val="0"/>
          <w:divBdr>
            <w:top w:val="none" w:sz="0" w:space="0" w:color="auto"/>
            <w:left w:val="none" w:sz="0" w:space="0" w:color="auto"/>
            <w:bottom w:val="none" w:sz="0" w:space="0" w:color="auto"/>
            <w:right w:val="none" w:sz="0" w:space="0" w:color="auto"/>
          </w:divBdr>
        </w:div>
        <w:div w:id="1779133515">
          <w:marLeft w:val="640"/>
          <w:marRight w:val="0"/>
          <w:marTop w:val="0"/>
          <w:marBottom w:val="0"/>
          <w:divBdr>
            <w:top w:val="none" w:sz="0" w:space="0" w:color="auto"/>
            <w:left w:val="none" w:sz="0" w:space="0" w:color="auto"/>
            <w:bottom w:val="none" w:sz="0" w:space="0" w:color="auto"/>
            <w:right w:val="none" w:sz="0" w:space="0" w:color="auto"/>
          </w:divBdr>
        </w:div>
        <w:div w:id="453254266">
          <w:marLeft w:val="640"/>
          <w:marRight w:val="0"/>
          <w:marTop w:val="0"/>
          <w:marBottom w:val="0"/>
          <w:divBdr>
            <w:top w:val="none" w:sz="0" w:space="0" w:color="auto"/>
            <w:left w:val="none" w:sz="0" w:space="0" w:color="auto"/>
            <w:bottom w:val="none" w:sz="0" w:space="0" w:color="auto"/>
            <w:right w:val="none" w:sz="0" w:space="0" w:color="auto"/>
          </w:divBdr>
        </w:div>
        <w:div w:id="275648106">
          <w:marLeft w:val="640"/>
          <w:marRight w:val="0"/>
          <w:marTop w:val="0"/>
          <w:marBottom w:val="0"/>
          <w:divBdr>
            <w:top w:val="none" w:sz="0" w:space="0" w:color="auto"/>
            <w:left w:val="none" w:sz="0" w:space="0" w:color="auto"/>
            <w:bottom w:val="none" w:sz="0" w:space="0" w:color="auto"/>
            <w:right w:val="none" w:sz="0" w:space="0" w:color="auto"/>
          </w:divBdr>
        </w:div>
        <w:div w:id="21347152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05568852">
      <w:bodyDiv w:val="1"/>
      <w:marLeft w:val="0"/>
      <w:marRight w:val="0"/>
      <w:marTop w:val="0"/>
      <w:marBottom w:val="0"/>
      <w:divBdr>
        <w:top w:val="none" w:sz="0" w:space="0" w:color="auto"/>
        <w:left w:val="none" w:sz="0" w:space="0" w:color="auto"/>
        <w:bottom w:val="none" w:sz="0" w:space="0" w:color="auto"/>
        <w:right w:val="none" w:sz="0" w:space="0" w:color="auto"/>
      </w:divBdr>
      <w:divsChild>
        <w:div w:id="938029096">
          <w:marLeft w:val="640"/>
          <w:marRight w:val="0"/>
          <w:marTop w:val="0"/>
          <w:marBottom w:val="0"/>
          <w:divBdr>
            <w:top w:val="none" w:sz="0" w:space="0" w:color="auto"/>
            <w:left w:val="none" w:sz="0" w:space="0" w:color="auto"/>
            <w:bottom w:val="none" w:sz="0" w:space="0" w:color="auto"/>
            <w:right w:val="none" w:sz="0" w:space="0" w:color="auto"/>
          </w:divBdr>
        </w:div>
        <w:div w:id="284040389">
          <w:marLeft w:val="640"/>
          <w:marRight w:val="0"/>
          <w:marTop w:val="0"/>
          <w:marBottom w:val="0"/>
          <w:divBdr>
            <w:top w:val="none" w:sz="0" w:space="0" w:color="auto"/>
            <w:left w:val="none" w:sz="0" w:space="0" w:color="auto"/>
            <w:bottom w:val="none" w:sz="0" w:space="0" w:color="auto"/>
            <w:right w:val="none" w:sz="0" w:space="0" w:color="auto"/>
          </w:divBdr>
        </w:div>
        <w:div w:id="1326666051">
          <w:marLeft w:val="640"/>
          <w:marRight w:val="0"/>
          <w:marTop w:val="0"/>
          <w:marBottom w:val="0"/>
          <w:divBdr>
            <w:top w:val="none" w:sz="0" w:space="0" w:color="auto"/>
            <w:left w:val="none" w:sz="0" w:space="0" w:color="auto"/>
            <w:bottom w:val="none" w:sz="0" w:space="0" w:color="auto"/>
            <w:right w:val="none" w:sz="0" w:space="0" w:color="auto"/>
          </w:divBdr>
        </w:div>
        <w:div w:id="426535541">
          <w:marLeft w:val="640"/>
          <w:marRight w:val="0"/>
          <w:marTop w:val="0"/>
          <w:marBottom w:val="0"/>
          <w:divBdr>
            <w:top w:val="none" w:sz="0" w:space="0" w:color="auto"/>
            <w:left w:val="none" w:sz="0" w:space="0" w:color="auto"/>
            <w:bottom w:val="none" w:sz="0" w:space="0" w:color="auto"/>
            <w:right w:val="none" w:sz="0" w:space="0" w:color="auto"/>
          </w:divBdr>
        </w:div>
        <w:div w:id="754669565">
          <w:marLeft w:val="640"/>
          <w:marRight w:val="0"/>
          <w:marTop w:val="0"/>
          <w:marBottom w:val="0"/>
          <w:divBdr>
            <w:top w:val="none" w:sz="0" w:space="0" w:color="auto"/>
            <w:left w:val="none" w:sz="0" w:space="0" w:color="auto"/>
            <w:bottom w:val="none" w:sz="0" w:space="0" w:color="auto"/>
            <w:right w:val="none" w:sz="0" w:space="0" w:color="auto"/>
          </w:divBdr>
        </w:div>
        <w:div w:id="865824099">
          <w:marLeft w:val="640"/>
          <w:marRight w:val="0"/>
          <w:marTop w:val="0"/>
          <w:marBottom w:val="0"/>
          <w:divBdr>
            <w:top w:val="none" w:sz="0" w:space="0" w:color="auto"/>
            <w:left w:val="none" w:sz="0" w:space="0" w:color="auto"/>
            <w:bottom w:val="none" w:sz="0" w:space="0" w:color="auto"/>
            <w:right w:val="none" w:sz="0" w:space="0" w:color="auto"/>
          </w:divBdr>
        </w:div>
        <w:div w:id="291205528">
          <w:marLeft w:val="640"/>
          <w:marRight w:val="0"/>
          <w:marTop w:val="0"/>
          <w:marBottom w:val="0"/>
          <w:divBdr>
            <w:top w:val="none" w:sz="0" w:space="0" w:color="auto"/>
            <w:left w:val="none" w:sz="0" w:space="0" w:color="auto"/>
            <w:bottom w:val="none" w:sz="0" w:space="0" w:color="auto"/>
            <w:right w:val="none" w:sz="0" w:space="0" w:color="auto"/>
          </w:divBdr>
        </w:div>
        <w:div w:id="2060745856">
          <w:marLeft w:val="640"/>
          <w:marRight w:val="0"/>
          <w:marTop w:val="0"/>
          <w:marBottom w:val="0"/>
          <w:divBdr>
            <w:top w:val="none" w:sz="0" w:space="0" w:color="auto"/>
            <w:left w:val="none" w:sz="0" w:space="0" w:color="auto"/>
            <w:bottom w:val="none" w:sz="0" w:space="0" w:color="auto"/>
            <w:right w:val="none" w:sz="0" w:space="0" w:color="auto"/>
          </w:divBdr>
        </w:div>
        <w:div w:id="1866091002">
          <w:marLeft w:val="640"/>
          <w:marRight w:val="0"/>
          <w:marTop w:val="0"/>
          <w:marBottom w:val="0"/>
          <w:divBdr>
            <w:top w:val="none" w:sz="0" w:space="0" w:color="auto"/>
            <w:left w:val="none" w:sz="0" w:space="0" w:color="auto"/>
            <w:bottom w:val="none" w:sz="0" w:space="0" w:color="auto"/>
            <w:right w:val="none" w:sz="0" w:space="0" w:color="auto"/>
          </w:divBdr>
        </w:div>
        <w:div w:id="202137209">
          <w:marLeft w:val="640"/>
          <w:marRight w:val="0"/>
          <w:marTop w:val="0"/>
          <w:marBottom w:val="0"/>
          <w:divBdr>
            <w:top w:val="none" w:sz="0" w:space="0" w:color="auto"/>
            <w:left w:val="none" w:sz="0" w:space="0" w:color="auto"/>
            <w:bottom w:val="none" w:sz="0" w:space="0" w:color="auto"/>
            <w:right w:val="none" w:sz="0" w:space="0" w:color="auto"/>
          </w:divBdr>
        </w:div>
        <w:div w:id="1743600850">
          <w:marLeft w:val="640"/>
          <w:marRight w:val="0"/>
          <w:marTop w:val="0"/>
          <w:marBottom w:val="0"/>
          <w:divBdr>
            <w:top w:val="none" w:sz="0" w:space="0" w:color="auto"/>
            <w:left w:val="none" w:sz="0" w:space="0" w:color="auto"/>
            <w:bottom w:val="none" w:sz="0" w:space="0" w:color="auto"/>
            <w:right w:val="none" w:sz="0" w:space="0" w:color="auto"/>
          </w:divBdr>
        </w:div>
        <w:div w:id="1634868899">
          <w:marLeft w:val="640"/>
          <w:marRight w:val="0"/>
          <w:marTop w:val="0"/>
          <w:marBottom w:val="0"/>
          <w:divBdr>
            <w:top w:val="none" w:sz="0" w:space="0" w:color="auto"/>
            <w:left w:val="none" w:sz="0" w:space="0" w:color="auto"/>
            <w:bottom w:val="none" w:sz="0" w:space="0" w:color="auto"/>
            <w:right w:val="none" w:sz="0" w:space="0" w:color="auto"/>
          </w:divBdr>
        </w:div>
        <w:div w:id="1585458590">
          <w:marLeft w:val="640"/>
          <w:marRight w:val="0"/>
          <w:marTop w:val="0"/>
          <w:marBottom w:val="0"/>
          <w:divBdr>
            <w:top w:val="none" w:sz="0" w:space="0" w:color="auto"/>
            <w:left w:val="none" w:sz="0" w:space="0" w:color="auto"/>
            <w:bottom w:val="none" w:sz="0" w:space="0" w:color="auto"/>
            <w:right w:val="none" w:sz="0" w:space="0" w:color="auto"/>
          </w:divBdr>
        </w:div>
        <w:div w:id="681858627">
          <w:marLeft w:val="640"/>
          <w:marRight w:val="0"/>
          <w:marTop w:val="0"/>
          <w:marBottom w:val="0"/>
          <w:divBdr>
            <w:top w:val="none" w:sz="0" w:space="0" w:color="auto"/>
            <w:left w:val="none" w:sz="0" w:space="0" w:color="auto"/>
            <w:bottom w:val="none" w:sz="0" w:space="0" w:color="auto"/>
            <w:right w:val="none" w:sz="0" w:space="0" w:color="auto"/>
          </w:divBdr>
        </w:div>
        <w:div w:id="2074346854">
          <w:marLeft w:val="640"/>
          <w:marRight w:val="0"/>
          <w:marTop w:val="0"/>
          <w:marBottom w:val="0"/>
          <w:divBdr>
            <w:top w:val="none" w:sz="0" w:space="0" w:color="auto"/>
            <w:left w:val="none" w:sz="0" w:space="0" w:color="auto"/>
            <w:bottom w:val="none" w:sz="0" w:space="0" w:color="auto"/>
            <w:right w:val="none" w:sz="0" w:space="0" w:color="auto"/>
          </w:divBdr>
        </w:div>
        <w:div w:id="630130335">
          <w:marLeft w:val="640"/>
          <w:marRight w:val="0"/>
          <w:marTop w:val="0"/>
          <w:marBottom w:val="0"/>
          <w:divBdr>
            <w:top w:val="none" w:sz="0" w:space="0" w:color="auto"/>
            <w:left w:val="none" w:sz="0" w:space="0" w:color="auto"/>
            <w:bottom w:val="none" w:sz="0" w:space="0" w:color="auto"/>
            <w:right w:val="none" w:sz="0" w:space="0" w:color="auto"/>
          </w:divBdr>
        </w:div>
        <w:div w:id="487482593">
          <w:marLeft w:val="640"/>
          <w:marRight w:val="0"/>
          <w:marTop w:val="0"/>
          <w:marBottom w:val="0"/>
          <w:divBdr>
            <w:top w:val="none" w:sz="0" w:space="0" w:color="auto"/>
            <w:left w:val="none" w:sz="0" w:space="0" w:color="auto"/>
            <w:bottom w:val="none" w:sz="0" w:space="0" w:color="auto"/>
            <w:right w:val="none" w:sz="0" w:space="0" w:color="auto"/>
          </w:divBdr>
        </w:div>
        <w:div w:id="691346331">
          <w:marLeft w:val="640"/>
          <w:marRight w:val="0"/>
          <w:marTop w:val="0"/>
          <w:marBottom w:val="0"/>
          <w:divBdr>
            <w:top w:val="none" w:sz="0" w:space="0" w:color="auto"/>
            <w:left w:val="none" w:sz="0" w:space="0" w:color="auto"/>
            <w:bottom w:val="none" w:sz="0" w:space="0" w:color="auto"/>
            <w:right w:val="none" w:sz="0" w:space="0" w:color="auto"/>
          </w:divBdr>
        </w:div>
        <w:div w:id="171532077">
          <w:marLeft w:val="640"/>
          <w:marRight w:val="0"/>
          <w:marTop w:val="0"/>
          <w:marBottom w:val="0"/>
          <w:divBdr>
            <w:top w:val="none" w:sz="0" w:space="0" w:color="auto"/>
            <w:left w:val="none" w:sz="0" w:space="0" w:color="auto"/>
            <w:bottom w:val="none" w:sz="0" w:space="0" w:color="auto"/>
            <w:right w:val="none" w:sz="0" w:space="0" w:color="auto"/>
          </w:divBdr>
        </w:div>
        <w:div w:id="1514101358">
          <w:marLeft w:val="640"/>
          <w:marRight w:val="0"/>
          <w:marTop w:val="0"/>
          <w:marBottom w:val="0"/>
          <w:divBdr>
            <w:top w:val="none" w:sz="0" w:space="0" w:color="auto"/>
            <w:left w:val="none" w:sz="0" w:space="0" w:color="auto"/>
            <w:bottom w:val="none" w:sz="0" w:space="0" w:color="auto"/>
            <w:right w:val="none" w:sz="0" w:space="0" w:color="auto"/>
          </w:divBdr>
        </w:div>
        <w:div w:id="1131240927">
          <w:marLeft w:val="640"/>
          <w:marRight w:val="0"/>
          <w:marTop w:val="0"/>
          <w:marBottom w:val="0"/>
          <w:divBdr>
            <w:top w:val="none" w:sz="0" w:space="0" w:color="auto"/>
            <w:left w:val="none" w:sz="0" w:space="0" w:color="auto"/>
            <w:bottom w:val="none" w:sz="0" w:space="0" w:color="auto"/>
            <w:right w:val="none" w:sz="0" w:space="0" w:color="auto"/>
          </w:divBdr>
        </w:div>
        <w:div w:id="1349794989">
          <w:marLeft w:val="640"/>
          <w:marRight w:val="0"/>
          <w:marTop w:val="0"/>
          <w:marBottom w:val="0"/>
          <w:divBdr>
            <w:top w:val="none" w:sz="0" w:space="0" w:color="auto"/>
            <w:left w:val="none" w:sz="0" w:space="0" w:color="auto"/>
            <w:bottom w:val="none" w:sz="0" w:space="0" w:color="auto"/>
            <w:right w:val="none" w:sz="0" w:space="0" w:color="auto"/>
          </w:divBdr>
        </w:div>
        <w:div w:id="1421829330">
          <w:marLeft w:val="640"/>
          <w:marRight w:val="0"/>
          <w:marTop w:val="0"/>
          <w:marBottom w:val="0"/>
          <w:divBdr>
            <w:top w:val="none" w:sz="0" w:space="0" w:color="auto"/>
            <w:left w:val="none" w:sz="0" w:space="0" w:color="auto"/>
            <w:bottom w:val="none" w:sz="0" w:space="0" w:color="auto"/>
            <w:right w:val="none" w:sz="0" w:space="0" w:color="auto"/>
          </w:divBdr>
        </w:div>
        <w:div w:id="1794861065">
          <w:marLeft w:val="640"/>
          <w:marRight w:val="0"/>
          <w:marTop w:val="0"/>
          <w:marBottom w:val="0"/>
          <w:divBdr>
            <w:top w:val="none" w:sz="0" w:space="0" w:color="auto"/>
            <w:left w:val="none" w:sz="0" w:space="0" w:color="auto"/>
            <w:bottom w:val="none" w:sz="0" w:space="0" w:color="auto"/>
            <w:right w:val="none" w:sz="0" w:space="0" w:color="auto"/>
          </w:divBdr>
        </w:div>
        <w:div w:id="1285229727">
          <w:marLeft w:val="640"/>
          <w:marRight w:val="0"/>
          <w:marTop w:val="0"/>
          <w:marBottom w:val="0"/>
          <w:divBdr>
            <w:top w:val="none" w:sz="0" w:space="0" w:color="auto"/>
            <w:left w:val="none" w:sz="0" w:space="0" w:color="auto"/>
            <w:bottom w:val="none" w:sz="0" w:space="0" w:color="auto"/>
            <w:right w:val="none" w:sz="0" w:space="0" w:color="auto"/>
          </w:divBdr>
        </w:div>
        <w:div w:id="1069692779">
          <w:marLeft w:val="640"/>
          <w:marRight w:val="0"/>
          <w:marTop w:val="0"/>
          <w:marBottom w:val="0"/>
          <w:divBdr>
            <w:top w:val="none" w:sz="0" w:space="0" w:color="auto"/>
            <w:left w:val="none" w:sz="0" w:space="0" w:color="auto"/>
            <w:bottom w:val="none" w:sz="0" w:space="0" w:color="auto"/>
            <w:right w:val="none" w:sz="0" w:space="0" w:color="auto"/>
          </w:divBdr>
        </w:div>
        <w:div w:id="634527224">
          <w:marLeft w:val="640"/>
          <w:marRight w:val="0"/>
          <w:marTop w:val="0"/>
          <w:marBottom w:val="0"/>
          <w:divBdr>
            <w:top w:val="none" w:sz="0" w:space="0" w:color="auto"/>
            <w:left w:val="none" w:sz="0" w:space="0" w:color="auto"/>
            <w:bottom w:val="none" w:sz="0" w:space="0" w:color="auto"/>
            <w:right w:val="none" w:sz="0" w:space="0" w:color="auto"/>
          </w:divBdr>
        </w:div>
        <w:div w:id="1215847155">
          <w:marLeft w:val="640"/>
          <w:marRight w:val="0"/>
          <w:marTop w:val="0"/>
          <w:marBottom w:val="0"/>
          <w:divBdr>
            <w:top w:val="none" w:sz="0" w:space="0" w:color="auto"/>
            <w:left w:val="none" w:sz="0" w:space="0" w:color="auto"/>
            <w:bottom w:val="none" w:sz="0" w:space="0" w:color="auto"/>
            <w:right w:val="none" w:sz="0" w:space="0" w:color="auto"/>
          </w:divBdr>
        </w:div>
        <w:div w:id="1224638133">
          <w:marLeft w:val="640"/>
          <w:marRight w:val="0"/>
          <w:marTop w:val="0"/>
          <w:marBottom w:val="0"/>
          <w:divBdr>
            <w:top w:val="none" w:sz="0" w:space="0" w:color="auto"/>
            <w:left w:val="none" w:sz="0" w:space="0" w:color="auto"/>
            <w:bottom w:val="none" w:sz="0" w:space="0" w:color="auto"/>
            <w:right w:val="none" w:sz="0" w:space="0" w:color="auto"/>
          </w:divBdr>
        </w:div>
        <w:div w:id="470488976">
          <w:marLeft w:val="640"/>
          <w:marRight w:val="0"/>
          <w:marTop w:val="0"/>
          <w:marBottom w:val="0"/>
          <w:divBdr>
            <w:top w:val="none" w:sz="0" w:space="0" w:color="auto"/>
            <w:left w:val="none" w:sz="0" w:space="0" w:color="auto"/>
            <w:bottom w:val="none" w:sz="0" w:space="0" w:color="auto"/>
            <w:right w:val="none" w:sz="0" w:space="0" w:color="auto"/>
          </w:divBdr>
        </w:div>
        <w:div w:id="228543879">
          <w:marLeft w:val="640"/>
          <w:marRight w:val="0"/>
          <w:marTop w:val="0"/>
          <w:marBottom w:val="0"/>
          <w:divBdr>
            <w:top w:val="none" w:sz="0" w:space="0" w:color="auto"/>
            <w:left w:val="none" w:sz="0" w:space="0" w:color="auto"/>
            <w:bottom w:val="none" w:sz="0" w:space="0" w:color="auto"/>
            <w:right w:val="none" w:sz="0" w:space="0" w:color="auto"/>
          </w:divBdr>
        </w:div>
        <w:div w:id="1526988943">
          <w:marLeft w:val="640"/>
          <w:marRight w:val="0"/>
          <w:marTop w:val="0"/>
          <w:marBottom w:val="0"/>
          <w:divBdr>
            <w:top w:val="none" w:sz="0" w:space="0" w:color="auto"/>
            <w:left w:val="none" w:sz="0" w:space="0" w:color="auto"/>
            <w:bottom w:val="none" w:sz="0" w:space="0" w:color="auto"/>
            <w:right w:val="none" w:sz="0" w:space="0" w:color="auto"/>
          </w:divBdr>
        </w:div>
        <w:div w:id="2139641934">
          <w:marLeft w:val="640"/>
          <w:marRight w:val="0"/>
          <w:marTop w:val="0"/>
          <w:marBottom w:val="0"/>
          <w:divBdr>
            <w:top w:val="none" w:sz="0" w:space="0" w:color="auto"/>
            <w:left w:val="none" w:sz="0" w:space="0" w:color="auto"/>
            <w:bottom w:val="none" w:sz="0" w:space="0" w:color="auto"/>
            <w:right w:val="none" w:sz="0" w:space="0" w:color="auto"/>
          </w:divBdr>
        </w:div>
        <w:div w:id="1286814994">
          <w:marLeft w:val="640"/>
          <w:marRight w:val="0"/>
          <w:marTop w:val="0"/>
          <w:marBottom w:val="0"/>
          <w:divBdr>
            <w:top w:val="none" w:sz="0" w:space="0" w:color="auto"/>
            <w:left w:val="none" w:sz="0" w:space="0" w:color="auto"/>
            <w:bottom w:val="none" w:sz="0" w:space="0" w:color="auto"/>
            <w:right w:val="none" w:sz="0" w:space="0" w:color="auto"/>
          </w:divBdr>
        </w:div>
        <w:div w:id="32537617">
          <w:marLeft w:val="640"/>
          <w:marRight w:val="0"/>
          <w:marTop w:val="0"/>
          <w:marBottom w:val="0"/>
          <w:divBdr>
            <w:top w:val="none" w:sz="0" w:space="0" w:color="auto"/>
            <w:left w:val="none" w:sz="0" w:space="0" w:color="auto"/>
            <w:bottom w:val="none" w:sz="0" w:space="0" w:color="auto"/>
            <w:right w:val="none" w:sz="0" w:space="0" w:color="auto"/>
          </w:divBdr>
        </w:div>
        <w:div w:id="1193610064">
          <w:marLeft w:val="640"/>
          <w:marRight w:val="0"/>
          <w:marTop w:val="0"/>
          <w:marBottom w:val="0"/>
          <w:divBdr>
            <w:top w:val="none" w:sz="0" w:space="0" w:color="auto"/>
            <w:left w:val="none" w:sz="0" w:space="0" w:color="auto"/>
            <w:bottom w:val="none" w:sz="0" w:space="0" w:color="auto"/>
            <w:right w:val="none" w:sz="0" w:space="0" w:color="auto"/>
          </w:divBdr>
        </w:div>
        <w:div w:id="349794990">
          <w:marLeft w:val="640"/>
          <w:marRight w:val="0"/>
          <w:marTop w:val="0"/>
          <w:marBottom w:val="0"/>
          <w:divBdr>
            <w:top w:val="none" w:sz="0" w:space="0" w:color="auto"/>
            <w:left w:val="none" w:sz="0" w:space="0" w:color="auto"/>
            <w:bottom w:val="none" w:sz="0" w:space="0" w:color="auto"/>
            <w:right w:val="none" w:sz="0" w:space="0" w:color="auto"/>
          </w:divBdr>
        </w:div>
        <w:div w:id="503204054">
          <w:marLeft w:val="640"/>
          <w:marRight w:val="0"/>
          <w:marTop w:val="0"/>
          <w:marBottom w:val="0"/>
          <w:divBdr>
            <w:top w:val="none" w:sz="0" w:space="0" w:color="auto"/>
            <w:left w:val="none" w:sz="0" w:space="0" w:color="auto"/>
            <w:bottom w:val="none" w:sz="0" w:space="0" w:color="auto"/>
            <w:right w:val="none" w:sz="0" w:space="0" w:color="auto"/>
          </w:divBdr>
        </w:div>
        <w:div w:id="1763529220">
          <w:marLeft w:val="640"/>
          <w:marRight w:val="0"/>
          <w:marTop w:val="0"/>
          <w:marBottom w:val="0"/>
          <w:divBdr>
            <w:top w:val="none" w:sz="0" w:space="0" w:color="auto"/>
            <w:left w:val="none" w:sz="0" w:space="0" w:color="auto"/>
            <w:bottom w:val="none" w:sz="0" w:space="0" w:color="auto"/>
            <w:right w:val="none" w:sz="0" w:space="0" w:color="auto"/>
          </w:divBdr>
        </w:div>
        <w:div w:id="2139300395">
          <w:marLeft w:val="640"/>
          <w:marRight w:val="0"/>
          <w:marTop w:val="0"/>
          <w:marBottom w:val="0"/>
          <w:divBdr>
            <w:top w:val="none" w:sz="0" w:space="0" w:color="auto"/>
            <w:left w:val="none" w:sz="0" w:space="0" w:color="auto"/>
            <w:bottom w:val="none" w:sz="0" w:space="0" w:color="auto"/>
            <w:right w:val="none" w:sz="0" w:space="0" w:color="auto"/>
          </w:divBdr>
        </w:div>
        <w:div w:id="1521700631">
          <w:marLeft w:val="640"/>
          <w:marRight w:val="0"/>
          <w:marTop w:val="0"/>
          <w:marBottom w:val="0"/>
          <w:divBdr>
            <w:top w:val="none" w:sz="0" w:space="0" w:color="auto"/>
            <w:left w:val="none" w:sz="0" w:space="0" w:color="auto"/>
            <w:bottom w:val="none" w:sz="0" w:space="0" w:color="auto"/>
            <w:right w:val="none" w:sz="0" w:space="0" w:color="auto"/>
          </w:divBdr>
        </w:div>
        <w:div w:id="870411000">
          <w:marLeft w:val="640"/>
          <w:marRight w:val="0"/>
          <w:marTop w:val="0"/>
          <w:marBottom w:val="0"/>
          <w:divBdr>
            <w:top w:val="none" w:sz="0" w:space="0" w:color="auto"/>
            <w:left w:val="none" w:sz="0" w:space="0" w:color="auto"/>
            <w:bottom w:val="none" w:sz="0" w:space="0" w:color="auto"/>
            <w:right w:val="none" w:sz="0" w:space="0" w:color="auto"/>
          </w:divBdr>
        </w:div>
        <w:div w:id="1101492447">
          <w:marLeft w:val="640"/>
          <w:marRight w:val="0"/>
          <w:marTop w:val="0"/>
          <w:marBottom w:val="0"/>
          <w:divBdr>
            <w:top w:val="none" w:sz="0" w:space="0" w:color="auto"/>
            <w:left w:val="none" w:sz="0" w:space="0" w:color="auto"/>
            <w:bottom w:val="none" w:sz="0" w:space="0" w:color="auto"/>
            <w:right w:val="none" w:sz="0" w:space="0" w:color="auto"/>
          </w:divBdr>
        </w:div>
        <w:div w:id="1297032394">
          <w:marLeft w:val="640"/>
          <w:marRight w:val="0"/>
          <w:marTop w:val="0"/>
          <w:marBottom w:val="0"/>
          <w:divBdr>
            <w:top w:val="none" w:sz="0" w:space="0" w:color="auto"/>
            <w:left w:val="none" w:sz="0" w:space="0" w:color="auto"/>
            <w:bottom w:val="none" w:sz="0" w:space="0" w:color="auto"/>
            <w:right w:val="none" w:sz="0" w:space="0" w:color="auto"/>
          </w:divBdr>
        </w:div>
        <w:div w:id="2100759071">
          <w:marLeft w:val="640"/>
          <w:marRight w:val="0"/>
          <w:marTop w:val="0"/>
          <w:marBottom w:val="0"/>
          <w:divBdr>
            <w:top w:val="none" w:sz="0" w:space="0" w:color="auto"/>
            <w:left w:val="none" w:sz="0" w:space="0" w:color="auto"/>
            <w:bottom w:val="none" w:sz="0" w:space="0" w:color="auto"/>
            <w:right w:val="none" w:sz="0" w:space="0" w:color="auto"/>
          </w:divBdr>
        </w:div>
        <w:div w:id="1299922547">
          <w:marLeft w:val="640"/>
          <w:marRight w:val="0"/>
          <w:marTop w:val="0"/>
          <w:marBottom w:val="0"/>
          <w:divBdr>
            <w:top w:val="none" w:sz="0" w:space="0" w:color="auto"/>
            <w:left w:val="none" w:sz="0" w:space="0" w:color="auto"/>
            <w:bottom w:val="none" w:sz="0" w:space="0" w:color="auto"/>
            <w:right w:val="none" w:sz="0" w:space="0" w:color="auto"/>
          </w:divBdr>
        </w:div>
        <w:div w:id="1820725698">
          <w:marLeft w:val="640"/>
          <w:marRight w:val="0"/>
          <w:marTop w:val="0"/>
          <w:marBottom w:val="0"/>
          <w:divBdr>
            <w:top w:val="none" w:sz="0" w:space="0" w:color="auto"/>
            <w:left w:val="none" w:sz="0" w:space="0" w:color="auto"/>
            <w:bottom w:val="none" w:sz="0" w:space="0" w:color="auto"/>
            <w:right w:val="none" w:sz="0" w:space="0" w:color="auto"/>
          </w:divBdr>
        </w:div>
        <w:div w:id="1102265498">
          <w:marLeft w:val="640"/>
          <w:marRight w:val="0"/>
          <w:marTop w:val="0"/>
          <w:marBottom w:val="0"/>
          <w:divBdr>
            <w:top w:val="none" w:sz="0" w:space="0" w:color="auto"/>
            <w:left w:val="none" w:sz="0" w:space="0" w:color="auto"/>
            <w:bottom w:val="none" w:sz="0" w:space="0" w:color="auto"/>
            <w:right w:val="none" w:sz="0" w:space="0" w:color="auto"/>
          </w:divBdr>
        </w:div>
        <w:div w:id="1941835931">
          <w:marLeft w:val="640"/>
          <w:marRight w:val="0"/>
          <w:marTop w:val="0"/>
          <w:marBottom w:val="0"/>
          <w:divBdr>
            <w:top w:val="none" w:sz="0" w:space="0" w:color="auto"/>
            <w:left w:val="none" w:sz="0" w:space="0" w:color="auto"/>
            <w:bottom w:val="none" w:sz="0" w:space="0" w:color="auto"/>
            <w:right w:val="none" w:sz="0" w:space="0" w:color="auto"/>
          </w:divBdr>
        </w:div>
        <w:div w:id="708992240">
          <w:marLeft w:val="640"/>
          <w:marRight w:val="0"/>
          <w:marTop w:val="0"/>
          <w:marBottom w:val="0"/>
          <w:divBdr>
            <w:top w:val="none" w:sz="0" w:space="0" w:color="auto"/>
            <w:left w:val="none" w:sz="0" w:space="0" w:color="auto"/>
            <w:bottom w:val="none" w:sz="0" w:space="0" w:color="auto"/>
            <w:right w:val="none" w:sz="0" w:space="0" w:color="auto"/>
          </w:divBdr>
        </w:div>
        <w:div w:id="265815994">
          <w:marLeft w:val="640"/>
          <w:marRight w:val="0"/>
          <w:marTop w:val="0"/>
          <w:marBottom w:val="0"/>
          <w:divBdr>
            <w:top w:val="none" w:sz="0" w:space="0" w:color="auto"/>
            <w:left w:val="none" w:sz="0" w:space="0" w:color="auto"/>
            <w:bottom w:val="none" w:sz="0" w:space="0" w:color="auto"/>
            <w:right w:val="none" w:sz="0" w:space="0" w:color="auto"/>
          </w:divBdr>
        </w:div>
        <w:div w:id="1970090314">
          <w:marLeft w:val="640"/>
          <w:marRight w:val="0"/>
          <w:marTop w:val="0"/>
          <w:marBottom w:val="0"/>
          <w:divBdr>
            <w:top w:val="none" w:sz="0" w:space="0" w:color="auto"/>
            <w:left w:val="none" w:sz="0" w:space="0" w:color="auto"/>
            <w:bottom w:val="none" w:sz="0" w:space="0" w:color="auto"/>
            <w:right w:val="none" w:sz="0" w:space="0" w:color="auto"/>
          </w:divBdr>
        </w:div>
        <w:div w:id="1953323397">
          <w:marLeft w:val="640"/>
          <w:marRight w:val="0"/>
          <w:marTop w:val="0"/>
          <w:marBottom w:val="0"/>
          <w:divBdr>
            <w:top w:val="none" w:sz="0" w:space="0" w:color="auto"/>
            <w:left w:val="none" w:sz="0" w:space="0" w:color="auto"/>
            <w:bottom w:val="none" w:sz="0" w:space="0" w:color="auto"/>
            <w:right w:val="none" w:sz="0" w:space="0" w:color="auto"/>
          </w:divBdr>
        </w:div>
        <w:div w:id="1545672789">
          <w:marLeft w:val="640"/>
          <w:marRight w:val="0"/>
          <w:marTop w:val="0"/>
          <w:marBottom w:val="0"/>
          <w:divBdr>
            <w:top w:val="none" w:sz="0" w:space="0" w:color="auto"/>
            <w:left w:val="none" w:sz="0" w:space="0" w:color="auto"/>
            <w:bottom w:val="none" w:sz="0" w:space="0" w:color="auto"/>
            <w:right w:val="none" w:sz="0" w:space="0" w:color="auto"/>
          </w:divBdr>
        </w:div>
        <w:div w:id="1900052312">
          <w:marLeft w:val="640"/>
          <w:marRight w:val="0"/>
          <w:marTop w:val="0"/>
          <w:marBottom w:val="0"/>
          <w:divBdr>
            <w:top w:val="none" w:sz="0" w:space="0" w:color="auto"/>
            <w:left w:val="none" w:sz="0" w:space="0" w:color="auto"/>
            <w:bottom w:val="none" w:sz="0" w:space="0" w:color="auto"/>
            <w:right w:val="none" w:sz="0" w:space="0" w:color="auto"/>
          </w:divBdr>
        </w:div>
        <w:div w:id="2134518130">
          <w:marLeft w:val="640"/>
          <w:marRight w:val="0"/>
          <w:marTop w:val="0"/>
          <w:marBottom w:val="0"/>
          <w:divBdr>
            <w:top w:val="none" w:sz="0" w:space="0" w:color="auto"/>
            <w:left w:val="none" w:sz="0" w:space="0" w:color="auto"/>
            <w:bottom w:val="none" w:sz="0" w:space="0" w:color="auto"/>
            <w:right w:val="none" w:sz="0" w:space="0" w:color="auto"/>
          </w:divBdr>
        </w:div>
        <w:div w:id="25300267">
          <w:marLeft w:val="640"/>
          <w:marRight w:val="0"/>
          <w:marTop w:val="0"/>
          <w:marBottom w:val="0"/>
          <w:divBdr>
            <w:top w:val="none" w:sz="0" w:space="0" w:color="auto"/>
            <w:left w:val="none" w:sz="0" w:space="0" w:color="auto"/>
            <w:bottom w:val="none" w:sz="0" w:space="0" w:color="auto"/>
            <w:right w:val="none" w:sz="0" w:space="0" w:color="auto"/>
          </w:divBdr>
        </w:div>
        <w:div w:id="1206286852">
          <w:marLeft w:val="640"/>
          <w:marRight w:val="0"/>
          <w:marTop w:val="0"/>
          <w:marBottom w:val="0"/>
          <w:divBdr>
            <w:top w:val="none" w:sz="0" w:space="0" w:color="auto"/>
            <w:left w:val="none" w:sz="0" w:space="0" w:color="auto"/>
            <w:bottom w:val="none" w:sz="0" w:space="0" w:color="auto"/>
            <w:right w:val="none" w:sz="0" w:space="0" w:color="auto"/>
          </w:divBdr>
        </w:div>
        <w:div w:id="631793777">
          <w:marLeft w:val="640"/>
          <w:marRight w:val="0"/>
          <w:marTop w:val="0"/>
          <w:marBottom w:val="0"/>
          <w:divBdr>
            <w:top w:val="none" w:sz="0" w:space="0" w:color="auto"/>
            <w:left w:val="none" w:sz="0" w:space="0" w:color="auto"/>
            <w:bottom w:val="none" w:sz="0" w:space="0" w:color="auto"/>
            <w:right w:val="none" w:sz="0" w:space="0" w:color="auto"/>
          </w:divBdr>
        </w:div>
        <w:div w:id="1567229271">
          <w:marLeft w:val="640"/>
          <w:marRight w:val="0"/>
          <w:marTop w:val="0"/>
          <w:marBottom w:val="0"/>
          <w:divBdr>
            <w:top w:val="none" w:sz="0" w:space="0" w:color="auto"/>
            <w:left w:val="none" w:sz="0" w:space="0" w:color="auto"/>
            <w:bottom w:val="none" w:sz="0" w:space="0" w:color="auto"/>
            <w:right w:val="none" w:sz="0" w:space="0" w:color="auto"/>
          </w:divBdr>
        </w:div>
        <w:div w:id="1607619987">
          <w:marLeft w:val="640"/>
          <w:marRight w:val="0"/>
          <w:marTop w:val="0"/>
          <w:marBottom w:val="0"/>
          <w:divBdr>
            <w:top w:val="none" w:sz="0" w:space="0" w:color="auto"/>
            <w:left w:val="none" w:sz="0" w:space="0" w:color="auto"/>
            <w:bottom w:val="none" w:sz="0" w:space="0" w:color="auto"/>
            <w:right w:val="none" w:sz="0" w:space="0" w:color="auto"/>
          </w:divBdr>
        </w:div>
        <w:div w:id="30109276">
          <w:marLeft w:val="640"/>
          <w:marRight w:val="0"/>
          <w:marTop w:val="0"/>
          <w:marBottom w:val="0"/>
          <w:divBdr>
            <w:top w:val="none" w:sz="0" w:space="0" w:color="auto"/>
            <w:left w:val="none" w:sz="0" w:space="0" w:color="auto"/>
            <w:bottom w:val="none" w:sz="0" w:space="0" w:color="auto"/>
            <w:right w:val="none" w:sz="0" w:space="0" w:color="auto"/>
          </w:divBdr>
        </w:div>
        <w:div w:id="1717705531">
          <w:marLeft w:val="640"/>
          <w:marRight w:val="0"/>
          <w:marTop w:val="0"/>
          <w:marBottom w:val="0"/>
          <w:divBdr>
            <w:top w:val="none" w:sz="0" w:space="0" w:color="auto"/>
            <w:left w:val="none" w:sz="0" w:space="0" w:color="auto"/>
            <w:bottom w:val="none" w:sz="0" w:space="0" w:color="auto"/>
            <w:right w:val="none" w:sz="0" w:space="0" w:color="auto"/>
          </w:divBdr>
        </w:div>
        <w:div w:id="791629585">
          <w:marLeft w:val="640"/>
          <w:marRight w:val="0"/>
          <w:marTop w:val="0"/>
          <w:marBottom w:val="0"/>
          <w:divBdr>
            <w:top w:val="none" w:sz="0" w:space="0" w:color="auto"/>
            <w:left w:val="none" w:sz="0" w:space="0" w:color="auto"/>
            <w:bottom w:val="none" w:sz="0" w:space="0" w:color="auto"/>
            <w:right w:val="none" w:sz="0" w:space="0" w:color="auto"/>
          </w:divBdr>
        </w:div>
        <w:div w:id="1860390842">
          <w:marLeft w:val="640"/>
          <w:marRight w:val="0"/>
          <w:marTop w:val="0"/>
          <w:marBottom w:val="0"/>
          <w:divBdr>
            <w:top w:val="none" w:sz="0" w:space="0" w:color="auto"/>
            <w:left w:val="none" w:sz="0" w:space="0" w:color="auto"/>
            <w:bottom w:val="none" w:sz="0" w:space="0" w:color="auto"/>
            <w:right w:val="none" w:sz="0" w:space="0" w:color="auto"/>
          </w:divBdr>
        </w:div>
        <w:div w:id="1138380875">
          <w:marLeft w:val="640"/>
          <w:marRight w:val="0"/>
          <w:marTop w:val="0"/>
          <w:marBottom w:val="0"/>
          <w:divBdr>
            <w:top w:val="none" w:sz="0" w:space="0" w:color="auto"/>
            <w:left w:val="none" w:sz="0" w:space="0" w:color="auto"/>
            <w:bottom w:val="none" w:sz="0" w:space="0" w:color="auto"/>
            <w:right w:val="none" w:sz="0" w:space="0" w:color="auto"/>
          </w:divBdr>
        </w:div>
        <w:div w:id="1541823159">
          <w:marLeft w:val="640"/>
          <w:marRight w:val="0"/>
          <w:marTop w:val="0"/>
          <w:marBottom w:val="0"/>
          <w:divBdr>
            <w:top w:val="none" w:sz="0" w:space="0" w:color="auto"/>
            <w:left w:val="none" w:sz="0" w:space="0" w:color="auto"/>
            <w:bottom w:val="none" w:sz="0" w:space="0" w:color="auto"/>
            <w:right w:val="none" w:sz="0" w:space="0" w:color="auto"/>
          </w:divBdr>
        </w:div>
        <w:div w:id="1031222889">
          <w:marLeft w:val="640"/>
          <w:marRight w:val="0"/>
          <w:marTop w:val="0"/>
          <w:marBottom w:val="0"/>
          <w:divBdr>
            <w:top w:val="none" w:sz="0" w:space="0" w:color="auto"/>
            <w:left w:val="none" w:sz="0" w:space="0" w:color="auto"/>
            <w:bottom w:val="none" w:sz="0" w:space="0" w:color="auto"/>
            <w:right w:val="none" w:sz="0" w:space="0" w:color="auto"/>
          </w:divBdr>
        </w:div>
        <w:div w:id="1789202229">
          <w:marLeft w:val="640"/>
          <w:marRight w:val="0"/>
          <w:marTop w:val="0"/>
          <w:marBottom w:val="0"/>
          <w:divBdr>
            <w:top w:val="none" w:sz="0" w:space="0" w:color="auto"/>
            <w:left w:val="none" w:sz="0" w:space="0" w:color="auto"/>
            <w:bottom w:val="none" w:sz="0" w:space="0" w:color="auto"/>
            <w:right w:val="none" w:sz="0" w:space="0" w:color="auto"/>
          </w:divBdr>
        </w:div>
        <w:div w:id="1651247670">
          <w:marLeft w:val="640"/>
          <w:marRight w:val="0"/>
          <w:marTop w:val="0"/>
          <w:marBottom w:val="0"/>
          <w:divBdr>
            <w:top w:val="none" w:sz="0" w:space="0" w:color="auto"/>
            <w:left w:val="none" w:sz="0" w:space="0" w:color="auto"/>
            <w:bottom w:val="none" w:sz="0" w:space="0" w:color="auto"/>
            <w:right w:val="none" w:sz="0" w:space="0" w:color="auto"/>
          </w:divBdr>
        </w:div>
        <w:div w:id="1366364606">
          <w:marLeft w:val="640"/>
          <w:marRight w:val="0"/>
          <w:marTop w:val="0"/>
          <w:marBottom w:val="0"/>
          <w:divBdr>
            <w:top w:val="none" w:sz="0" w:space="0" w:color="auto"/>
            <w:left w:val="none" w:sz="0" w:space="0" w:color="auto"/>
            <w:bottom w:val="none" w:sz="0" w:space="0" w:color="auto"/>
            <w:right w:val="none" w:sz="0" w:space="0" w:color="auto"/>
          </w:divBdr>
        </w:div>
        <w:div w:id="986473686">
          <w:marLeft w:val="640"/>
          <w:marRight w:val="0"/>
          <w:marTop w:val="0"/>
          <w:marBottom w:val="0"/>
          <w:divBdr>
            <w:top w:val="none" w:sz="0" w:space="0" w:color="auto"/>
            <w:left w:val="none" w:sz="0" w:space="0" w:color="auto"/>
            <w:bottom w:val="none" w:sz="0" w:space="0" w:color="auto"/>
            <w:right w:val="none" w:sz="0" w:space="0" w:color="auto"/>
          </w:divBdr>
        </w:div>
        <w:div w:id="72702336">
          <w:marLeft w:val="640"/>
          <w:marRight w:val="0"/>
          <w:marTop w:val="0"/>
          <w:marBottom w:val="0"/>
          <w:divBdr>
            <w:top w:val="none" w:sz="0" w:space="0" w:color="auto"/>
            <w:left w:val="none" w:sz="0" w:space="0" w:color="auto"/>
            <w:bottom w:val="none" w:sz="0" w:space="0" w:color="auto"/>
            <w:right w:val="none" w:sz="0" w:space="0" w:color="auto"/>
          </w:divBdr>
        </w:div>
        <w:div w:id="834683291">
          <w:marLeft w:val="640"/>
          <w:marRight w:val="0"/>
          <w:marTop w:val="0"/>
          <w:marBottom w:val="0"/>
          <w:divBdr>
            <w:top w:val="none" w:sz="0" w:space="0" w:color="auto"/>
            <w:left w:val="none" w:sz="0" w:space="0" w:color="auto"/>
            <w:bottom w:val="none" w:sz="0" w:space="0" w:color="auto"/>
            <w:right w:val="none" w:sz="0" w:space="0" w:color="auto"/>
          </w:divBdr>
        </w:div>
        <w:div w:id="63842836">
          <w:marLeft w:val="640"/>
          <w:marRight w:val="0"/>
          <w:marTop w:val="0"/>
          <w:marBottom w:val="0"/>
          <w:divBdr>
            <w:top w:val="none" w:sz="0" w:space="0" w:color="auto"/>
            <w:left w:val="none" w:sz="0" w:space="0" w:color="auto"/>
            <w:bottom w:val="none" w:sz="0" w:space="0" w:color="auto"/>
            <w:right w:val="none" w:sz="0" w:space="0" w:color="auto"/>
          </w:divBdr>
        </w:div>
        <w:div w:id="1506553487">
          <w:marLeft w:val="640"/>
          <w:marRight w:val="0"/>
          <w:marTop w:val="0"/>
          <w:marBottom w:val="0"/>
          <w:divBdr>
            <w:top w:val="none" w:sz="0" w:space="0" w:color="auto"/>
            <w:left w:val="none" w:sz="0" w:space="0" w:color="auto"/>
            <w:bottom w:val="none" w:sz="0" w:space="0" w:color="auto"/>
            <w:right w:val="none" w:sz="0" w:space="0" w:color="auto"/>
          </w:divBdr>
        </w:div>
        <w:div w:id="659431977">
          <w:marLeft w:val="640"/>
          <w:marRight w:val="0"/>
          <w:marTop w:val="0"/>
          <w:marBottom w:val="0"/>
          <w:divBdr>
            <w:top w:val="none" w:sz="0" w:space="0" w:color="auto"/>
            <w:left w:val="none" w:sz="0" w:space="0" w:color="auto"/>
            <w:bottom w:val="none" w:sz="0" w:space="0" w:color="auto"/>
            <w:right w:val="none" w:sz="0" w:space="0" w:color="auto"/>
          </w:divBdr>
        </w:div>
        <w:div w:id="294408398">
          <w:marLeft w:val="640"/>
          <w:marRight w:val="0"/>
          <w:marTop w:val="0"/>
          <w:marBottom w:val="0"/>
          <w:divBdr>
            <w:top w:val="none" w:sz="0" w:space="0" w:color="auto"/>
            <w:left w:val="none" w:sz="0" w:space="0" w:color="auto"/>
            <w:bottom w:val="none" w:sz="0" w:space="0" w:color="auto"/>
            <w:right w:val="none" w:sz="0" w:space="0" w:color="auto"/>
          </w:divBdr>
        </w:div>
        <w:div w:id="87190892">
          <w:marLeft w:val="640"/>
          <w:marRight w:val="0"/>
          <w:marTop w:val="0"/>
          <w:marBottom w:val="0"/>
          <w:divBdr>
            <w:top w:val="none" w:sz="0" w:space="0" w:color="auto"/>
            <w:left w:val="none" w:sz="0" w:space="0" w:color="auto"/>
            <w:bottom w:val="none" w:sz="0" w:space="0" w:color="auto"/>
            <w:right w:val="none" w:sz="0" w:space="0" w:color="auto"/>
          </w:divBdr>
        </w:div>
        <w:div w:id="1755055403">
          <w:marLeft w:val="640"/>
          <w:marRight w:val="0"/>
          <w:marTop w:val="0"/>
          <w:marBottom w:val="0"/>
          <w:divBdr>
            <w:top w:val="none" w:sz="0" w:space="0" w:color="auto"/>
            <w:left w:val="none" w:sz="0" w:space="0" w:color="auto"/>
            <w:bottom w:val="none" w:sz="0" w:space="0" w:color="auto"/>
            <w:right w:val="none" w:sz="0" w:space="0" w:color="auto"/>
          </w:divBdr>
        </w:div>
        <w:div w:id="1337997017">
          <w:marLeft w:val="640"/>
          <w:marRight w:val="0"/>
          <w:marTop w:val="0"/>
          <w:marBottom w:val="0"/>
          <w:divBdr>
            <w:top w:val="none" w:sz="0" w:space="0" w:color="auto"/>
            <w:left w:val="none" w:sz="0" w:space="0" w:color="auto"/>
            <w:bottom w:val="none" w:sz="0" w:space="0" w:color="auto"/>
            <w:right w:val="none" w:sz="0" w:space="0" w:color="auto"/>
          </w:divBdr>
        </w:div>
        <w:div w:id="1107962272">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371076929">
          <w:marLeft w:val="640"/>
          <w:marRight w:val="0"/>
          <w:marTop w:val="0"/>
          <w:marBottom w:val="0"/>
          <w:divBdr>
            <w:top w:val="none" w:sz="0" w:space="0" w:color="auto"/>
            <w:left w:val="none" w:sz="0" w:space="0" w:color="auto"/>
            <w:bottom w:val="none" w:sz="0" w:space="0" w:color="auto"/>
            <w:right w:val="none" w:sz="0" w:space="0" w:color="auto"/>
          </w:divBdr>
        </w:div>
        <w:div w:id="1739327038">
          <w:marLeft w:val="640"/>
          <w:marRight w:val="0"/>
          <w:marTop w:val="0"/>
          <w:marBottom w:val="0"/>
          <w:divBdr>
            <w:top w:val="none" w:sz="0" w:space="0" w:color="auto"/>
            <w:left w:val="none" w:sz="0" w:space="0" w:color="auto"/>
            <w:bottom w:val="none" w:sz="0" w:space="0" w:color="auto"/>
            <w:right w:val="none" w:sz="0" w:space="0" w:color="auto"/>
          </w:divBdr>
        </w:div>
        <w:div w:id="76639386">
          <w:marLeft w:val="640"/>
          <w:marRight w:val="0"/>
          <w:marTop w:val="0"/>
          <w:marBottom w:val="0"/>
          <w:divBdr>
            <w:top w:val="none" w:sz="0" w:space="0" w:color="auto"/>
            <w:left w:val="none" w:sz="0" w:space="0" w:color="auto"/>
            <w:bottom w:val="none" w:sz="0" w:space="0" w:color="auto"/>
            <w:right w:val="none" w:sz="0" w:space="0" w:color="auto"/>
          </w:divBdr>
        </w:div>
        <w:div w:id="93476340">
          <w:marLeft w:val="640"/>
          <w:marRight w:val="0"/>
          <w:marTop w:val="0"/>
          <w:marBottom w:val="0"/>
          <w:divBdr>
            <w:top w:val="none" w:sz="0" w:space="0" w:color="auto"/>
            <w:left w:val="none" w:sz="0" w:space="0" w:color="auto"/>
            <w:bottom w:val="none" w:sz="0" w:space="0" w:color="auto"/>
            <w:right w:val="none" w:sz="0" w:space="0" w:color="auto"/>
          </w:divBdr>
        </w:div>
        <w:div w:id="466166277">
          <w:marLeft w:val="640"/>
          <w:marRight w:val="0"/>
          <w:marTop w:val="0"/>
          <w:marBottom w:val="0"/>
          <w:divBdr>
            <w:top w:val="none" w:sz="0" w:space="0" w:color="auto"/>
            <w:left w:val="none" w:sz="0" w:space="0" w:color="auto"/>
            <w:bottom w:val="none" w:sz="0" w:space="0" w:color="auto"/>
            <w:right w:val="none" w:sz="0" w:space="0" w:color="auto"/>
          </w:divBdr>
        </w:div>
        <w:div w:id="802963236">
          <w:marLeft w:val="640"/>
          <w:marRight w:val="0"/>
          <w:marTop w:val="0"/>
          <w:marBottom w:val="0"/>
          <w:divBdr>
            <w:top w:val="none" w:sz="0" w:space="0" w:color="auto"/>
            <w:left w:val="none" w:sz="0" w:space="0" w:color="auto"/>
            <w:bottom w:val="none" w:sz="0" w:space="0" w:color="auto"/>
            <w:right w:val="none" w:sz="0" w:space="0" w:color="auto"/>
          </w:divBdr>
        </w:div>
        <w:div w:id="1393773260">
          <w:marLeft w:val="640"/>
          <w:marRight w:val="0"/>
          <w:marTop w:val="0"/>
          <w:marBottom w:val="0"/>
          <w:divBdr>
            <w:top w:val="none" w:sz="0" w:space="0" w:color="auto"/>
            <w:left w:val="none" w:sz="0" w:space="0" w:color="auto"/>
            <w:bottom w:val="none" w:sz="0" w:space="0" w:color="auto"/>
            <w:right w:val="none" w:sz="0" w:space="0" w:color="auto"/>
          </w:divBdr>
        </w:div>
        <w:div w:id="528496683">
          <w:marLeft w:val="640"/>
          <w:marRight w:val="0"/>
          <w:marTop w:val="0"/>
          <w:marBottom w:val="0"/>
          <w:divBdr>
            <w:top w:val="none" w:sz="0" w:space="0" w:color="auto"/>
            <w:left w:val="none" w:sz="0" w:space="0" w:color="auto"/>
            <w:bottom w:val="none" w:sz="0" w:space="0" w:color="auto"/>
            <w:right w:val="none" w:sz="0" w:space="0" w:color="auto"/>
          </w:divBdr>
        </w:div>
        <w:div w:id="1487555996">
          <w:marLeft w:val="640"/>
          <w:marRight w:val="0"/>
          <w:marTop w:val="0"/>
          <w:marBottom w:val="0"/>
          <w:divBdr>
            <w:top w:val="none" w:sz="0" w:space="0" w:color="auto"/>
            <w:left w:val="none" w:sz="0" w:space="0" w:color="auto"/>
            <w:bottom w:val="none" w:sz="0" w:space="0" w:color="auto"/>
            <w:right w:val="none" w:sz="0" w:space="0" w:color="auto"/>
          </w:divBdr>
        </w:div>
        <w:div w:id="1978803179">
          <w:marLeft w:val="640"/>
          <w:marRight w:val="0"/>
          <w:marTop w:val="0"/>
          <w:marBottom w:val="0"/>
          <w:divBdr>
            <w:top w:val="none" w:sz="0" w:space="0" w:color="auto"/>
            <w:left w:val="none" w:sz="0" w:space="0" w:color="auto"/>
            <w:bottom w:val="none" w:sz="0" w:space="0" w:color="auto"/>
            <w:right w:val="none" w:sz="0" w:space="0" w:color="auto"/>
          </w:divBdr>
        </w:div>
        <w:div w:id="2108648622">
          <w:marLeft w:val="640"/>
          <w:marRight w:val="0"/>
          <w:marTop w:val="0"/>
          <w:marBottom w:val="0"/>
          <w:divBdr>
            <w:top w:val="none" w:sz="0" w:space="0" w:color="auto"/>
            <w:left w:val="none" w:sz="0" w:space="0" w:color="auto"/>
            <w:bottom w:val="none" w:sz="0" w:space="0" w:color="auto"/>
            <w:right w:val="none" w:sz="0" w:space="0" w:color="auto"/>
          </w:divBdr>
        </w:div>
        <w:div w:id="1854613247">
          <w:marLeft w:val="640"/>
          <w:marRight w:val="0"/>
          <w:marTop w:val="0"/>
          <w:marBottom w:val="0"/>
          <w:divBdr>
            <w:top w:val="none" w:sz="0" w:space="0" w:color="auto"/>
            <w:left w:val="none" w:sz="0" w:space="0" w:color="auto"/>
            <w:bottom w:val="none" w:sz="0" w:space="0" w:color="auto"/>
            <w:right w:val="none" w:sz="0" w:space="0" w:color="auto"/>
          </w:divBdr>
        </w:div>
        <w:div w:id="195506811">
          <w:marLeft w:val="640"/>
          <w:marRight w:val="0"/>
          <w:marTop w:val="0"/>
          <w:marBottom w:val="0"/>
          <w:divBdr>
            <w:top w:val="none" w:sz="0" w:space="0" w:color="auto"/>
            <w:left w:val="none" w:sz="0" w:space="0" w:color="auto"/>
            <w:bottom w:val="none" w:sz="0" w:space="0" w:color="auto"/>
            <w:right w:val="none" w:sz="0" w:space="0" w:color="auto"/>
          </w:divBdr>
        </w:div>
        <w:div w:id="831720351">
          <w:marLeft w:val="640"/>
          <w:marRight w:val="0"/>
          <w:marTop w:val="0"/>
          <w:marBottom w:val="0"/>
          <w:divBdr>
            <w:top w:val="none" w:sz="0" w:space="0" w:color="auto"/>
            <w:left w:val="none" w:sz="0" w:space="0" w:color="auto"/>
            <w:bottom w:val="none" w:sz="0" w:space="0" w:color="auto"/>
            <w:right w:val="none" w:sz="0" w:space="0" w:color="auto"/>
          </w:divBdr>
        </w:div>
        <w:div w:id="1887984383">
          <w:marLeft w:val="640"/>
          <w:marRight w:val="0"/>
          <w:marTop w:val="0"/>
          <w:marBottom w:val="0"/>
          <w:divBdr>
            <w:top w:val="none" w:sz="0" w:space="0" w:color="auto"/>
            <w:left w:val="none" w:sz="0" w:space="0" w:color="auto"/>
            <w:bottom w:val="none" w:sz="0" w:space="0" w:color="auto"/>
            <w:right w:val="none" w:sz="0" w:space="0" w:color="auto"/>
          </w:divBdr>
        </w:div>
        <w:div w:id="207493692">
          <w:marLeft w:val="640"/>
          <w:marRight w:val="0"/>
          <w:marTop w:val="0"/>
          <w:marBottom w:val="0"/>
          <w:divBdr>
            <w:top w:val="none" w:sz="0" w:space="0" w:color="auto"/>
            <w:left w:val="none" w:sz="0" w:space="0" w:color="auto"/>
            <w:bottom w:val="none" w:sz="0" w:space="0" w:color="auto"/>
            <w:right w:val="none" w:sz="0" w:space="0" w:color="auto"/>
          </w:divBdr>
        </w:div>
        <w:div w:id="1920672076">
          <w:marLeft w:val="640"/>
          <w:marRight w:val="0"/>
          <w:marTop w:val="0"/>
          <w:marBottom w:val="0"/>
          <w:divBdr>
            <w:top w:val="none" w:sz="0" w:space="0" w:color="auto"/>
            <w:left w:val="none" w:sz="0" w:space="0" w:color="auto"/>
            <w:bottom w:val="none" w:sz="0" w:space="0" w:color="auto"/>
            <w:right w:val="none" w:sz="0" w:space="0" w:color="auto"/>
          </w:divBdr>
        </w:div>
        <w:div w:id="1799028786">
          <w:marLeft w:val="640"/>
          <w:marRight w:val="0"/>
          <w:marTop w:val="0"/>
          <w:marBottom w:val="0"/>
          <w:divBdr>
            <w:top w:val="none" w:sz="0" w:space="0" w:color="auto"/>
            <w:left w:val="none" w:sz="0" w:space="0" w:color="auto"/>
            <w:bottom w:val="none" w:sz="0" w:space="0" w:color="auto"/>
            <w:right w:val="none" w:sz="0" w:space="0" w:color="auto"/>
          </w:divBdr>
        </w:div>
        <w:div w:id="1957562655">
          <w:marLeft w:val="640"/>
          <w:marRight w:val="0"/>
          <w:marTop w:val="0"/>
          <w:marBottom w:val="0"/>
          <w:divBdr>
            <w:top w:val="none" w:sz="0" w:space="0" w:color="auto"/>
            <w:left w:val="none" w:sz="0" w:space="0" w:color="auto"/>
            <w:bottom w:val="none" w:sz="0" w:space="0" w:color="auto"/>
            <w:right w:val="none" w:sz="0" w:space="0" w:color="auto"/>
          </w:divBdr>
        </w:div>
        <w:div w:id="11223030">
          <w:marLeft w:val="640"/>
          <w:marRight w:val="0"/>
          <w:marTop w:val="0"/>
          <w:marBottom w:val="0"/>
          <w:divBdr>
            <w:top w:val="none" w:sz="0" w:space="0" w:color="auto"/>
            <w:left w:val="none" w:sz="0" w:space="0" w:color="auto"/>
            <w:bottom w:val="none" w:sz="0" w:space="0" w:color="auto"/>
            <w:right w:val="none" w:sz="0" w:space="0" w:color="auto"/>
          </w:divBdr>
        </w:div>
        <w:div w:id="1440881173">
          <w:marLeft w:val="640"/>
          <w:marRight w:val="0"/>
          <w:marTop w:val="0"/>
          <w:marBottom w:val="0"/>
          <w:divBdr>
            <w:top w:val="none" w:sz="0" w:space="0" w:color="auto"/>
            <w:left w:val="none" w:sz="0" w:space="0" w:color="auto"/>
            <w:bottom w:val="none" w:sz="0" w:space="0" w:color="auto"/>
            <w:right w:val="none" w:sz="0" w:space="0" w:color="auto"/>
          </w:divBdr>
        </w:div>
        <w:div w:id="539316809">
          <w:marLeft w:val="640"/>
          <w:marRight w:val="0"/>
          <w:marTop w:val="0"/>
          <w:marBottom w:val="0"/>
          <w:divBdr>
            <w:top w:val="none" w:sz="0" w:space="0" w:color="auto"/>
            <w:left w:val="none" w:sz="0" w:space="0" w:color="auto"/>
            <w:bottom w:val="none" w:sz="0" w:space="0" w:color="auto"/>
            <w:right w:val="none" w:sz="0" w:space="0" w:color="auto"/>
          </w:divBdr>
        </w:div>
        <w:div w:id="1471049513">
          <w:marLeft w:val="640"/>
          <w:marRight w:val="0"/>
          <w:marTop w:val="0"/>
          <w:marBottom w:val="0"/>
          <w:divBdr>
            <w:top w:val="none" w:sz="0" w:space="0" w:color="auto"/>
            <w:left w:val="none" w:sz="0" w:space="0" w:color="auto"/>
            <w:bottom w:val="none" w:sz="0" w:space="0" w:color="auto"/>
            <w:right w:val="none" w:sz="0" w:space="0" w:color="auto"/>
          </w:divBdr>
        </w:div>
        <w:div w:id="797453077">
          <w:marLeft w:val="640"/>
          <w:marRight w:val="0"/>
          <w:marTop w:val="0"/>
          <w:marBottom w:val="0"/>
          <w:divBdr>
            <w:top w:val="none" w:sz="0" w:space="0" w:color="auto"/>
            <w:left w:val="none" w:sz="0" w:space="0" w:color="auto"/>
            <w:bottom w:val="none" w:sz="0" w:space="0" w:color="auto"/>
            <w:right w:val="none" w:sz="0" w:space="0" w:color="auto"/>
          </w:divBdr>
        </w:div>
        <w:div w:id="1709336404">
          <w:marLeft w:val="640"/>
          <w:marRight w:val="0"/>
          <w:marTop w:val="0"/>
          <w:marBottom w:val="0"/>
          <w:divBdr>
            <w:top w:val="none" w:sz="0" w:space="0" w:color="auto"/>
            <w:left w:val="none" w:sz="0" w:space="0" w:color="auto"/>
            <w:bottom w:val="none" w:sz="0" w:space="0" w:color="auto"/>
            <w:right w:val="none" w:sz="0" w:space="0" w:color="auto"/>
          </w:divBdr>
        </w:div>
        <w:div w:id="546798911">
          <w:marLeft w:val="640"/>
          <w:marRight w:val="0"/>
          <w:marTop w:val="0"/>
          <w:marBottom w:val="0"/>
          <w:divBdr>
            <w:top w:val="none" w:sz="0" w:space="0" w:color="auto"/>
            <w:left w:val="none" w:sz="0" w:space="0" w:color="auto"/>
            <w:bottom w:val="none" w:sz="0" w:space="0" w:color="auto"/>
            <w:right w:val="none" w:sz="0" w:space="0" w:color="auto"/>
          </w:divBdr>
        </w:div>
        <w:div w:id="2098675294">
          <w:marLeft w:val="640"/>
          <w:marRight w:val="0"/>
          <w:marTop w:val="0"/>
          <w:marBottom w:val="0"/>
          <w:divBdr>
            <w:top w:val="none" w:sz="0" w:space="0" w:color="auto"/>
            <w:left w:val="none" w:sz="0" w:space="0" w:color="auto"/>
            <w:bottom w:val="none" w:sz="0" w:space="0" w:color="auto"/>
            <w:right w:val="none" w:sz="0" w:space="0" w:color="auto"/>
          </w:divBdr>
        </w:div>
        <w:div w:id="828640805">
          <w:marLeft w:val="640"/>
          <w:marRight w:val="0"/>
          <w:marTop w:val="0"/>
          <w:marBottom w:val="0"/>
          <w:divBdr>
            <w:top w:val="none" w:sz="0" w:space="0" w:color="auto"/>
            <w:left w:val="none" w:sz="0" w:space="0" w:color="auto"/>
            <w:bottom w:val="none" w:sz="0" w:space="0" w:color="auto"/>
            <w:right w:val="none" w:sz="0" w:space="0" w:color="auto"/>
          </w:divBdr>
        </w:div>
        <w:div w:id="557210306">
          <w:marLeft w:val="640"/>
          <w:marRight w:val="0"/>
          <w:marTop w:val="0"/>
          <w:marBottom w:val="0"/>
          <w:divBdr>
            <w:top w:val="none" w:sz="0" w:space="0" w:color="auto"/>
            <w:left w:val="none" w:sz="0" w:space="0" w:color="auto"/>
            <w:bottom w:val="none" w:sz="0" w:space="0" w:color="auto"/>
            <w:right w:val="none" w:sz="0" w:space="0" w:color="auto"/>
          </w:divBdr>
        </w:div>
        <w:div w:id="1458179428">
          <w:marLeft w:val="640"/>
          <w:marRight w:val="0"/>
          <w:marTop w:val="0"/>
          <w:marBottom w:val="0"/>
          <w:divBdr>
            <w:top w:val="none" w:sz="0" w:space="0" w:color="auto"/>
            <w:left w:val="none" w:sz="0" w:space="0" w:color="auto"/>
            <w:bottom w:val="none" w:sz="0" w:space="0" w:color="auto"/>
            <w:right w:val="none" w:sz="0" w:space="0" w:color="auto"/>
          </w:divBdr>
        </w:div>
        <w:div w:id="925654467">
          <w:marLeft w:val="640"/>
          <w:marRight w:val="0"/>
          <w:marTop w:val="0"/>
          <w:marBottom w:val="0"/>
          <w:divBdr>
            <w:top w:val="none" w:sz="0" w:space="0" w:color="auto"/>
            <w:left w:val="none" w:sz="0" w:space="0" w:color="auto"/>
            <w:bottom w:val="none" w:sz="0" w:space="0" w:color="auto"/>
            <w:right w:val="none" w:sz="0" w:space="0" w:color="auto"/>
          </w:divBdr>
        </w:div>
        <w:div w:id="847216446">
          <w:marLeft w:val="640"/>
          <w:marRight w:val="0"/>
          <w:marTop w:val="0"/>
          <w:marBottom w:val="0"/>
          <w:divBdr>
            <w:top w:val="none" w:sz="0" w:space="0" w:color="auto"/>
            <w:left w:val="none" w:sz="0" w:space="0" w:color="auto"/>
            <w:bottom w:val="none" w:sz="0" w:space="0" w:color="auto"/>
            <w:right w:val="none" w:sz="0" w:space="0" w:color="auto"/>
          </w:divBdr>
        </w:div>
        <w:div w:id="710614870">
          <w:marLeft w:val="640"/>
          <w:marRight w:val="0"/>
          <w:marTop w:val="0"/>
          <w:marBottom w:val="0"/>
          <w:divBdr>
            <w:top w:val="none" w:sz="0" w:space="0" w:color="auto"/>
            <w:left w:val="none" w:sz="0" w:space="0" w:color="auto"/>
            <w:bottom w:val="none" w:sz="0" w:space="0" w:color="auto"/>
            <w:right w:val="none" w:sz="0" w:space="0" w:color="auto"/>
          </w:divBdr>
        </w:div>
        <w:div w:id="806318610">
          <w:marLeft w:val="640"/>
          <w:marRight w:val="0"/>
          <w:marTop w:val="0"/>
          <w:marBottom w:val="0"/>
          <w:divBdr>
            <w:top w:val="none" w:sz="0" w:space="0" w:color="auto"/>
            <w:left w:val="none" w:sz="0" w:space="0" w:color="auto"/>
            <w:bottom w:val="none" w:sz="0" w:space="0" w:color="auto"/>
            <w:right w:val="none" w:sz="0" w:space="0" w:color="auto"/>
          </w:divBdr>
        </w:div>
        <w:div w:id="1446728467">
          <w:marLeft w:val="640"/>
          <w:marRight w:val="0"/>
          <w:marTop w:val="0"/>
          <w:marBottom w:val="0"/>
          <w:divBdr>
            <w:top w:val="none" w:sz="0" w:space="0" w:color="auto"/>
            <w:left w:val="none" w:sz="0" w:space="0" w:color="auto"/>
            <w:bottom w:val="none" w:sz="0" w:space="0" w:color="auto"/>
            <w:right w:val="none" w:sz="0" w:space="0" w:color="auto"/>
          </w:divBdr>
        </w:div>
        <w:div w:id="436097602">
          <w:marLeft w:val="640"/>
          <w:marRight w:val="0"/>
          <w:marTop w:val="0"/>
          <w:marBottom w:val="0"/>
          <w:divBdr>
            <w:top w:val="none" w:sz="0" w:space="0" w:color="auto"/>
            <w:left w:val="none" w:sz="0" w:space="0" w:color="auto"/>
            <w:bottom w:val="none" w:sz="0" w:space="0" w:color="auto"/>
            <w:right w:val="none" w:sz="0" w:space="0" w:color="auto"/>
          </w:divBdr>
        </w:div>
        <w:div w:id="1563559209">
          <w:marLeft w:val="640"/>
          <w:marRight w:val="0"/>
          <w:marTop w:val="0"/>
          <w:marBottom w:val="0"/>
          <w:divBdr>
            <w:top w:val="none" w:sz="0" w:space="0" w:color="auto"/>
            <w:left w:val="none" w:sz="0" w:space="0" w:color="auto"/>
            <w:bottom w:val="none" w:sz="0" w:space="0" w:color="auto"/>
            <w:right w:val="none" w:sz="0" w:space="0" w:color="auto"/>
          </w:divBdr>
        </w:div>
        <w:div w:id="28070778">
          <w:marLeft w:val="640"/>
          <w:marRight w:val="0"/>
          <w:marTop w:val="0"/>
          <w:marBottom w:val="0"/>
          <w:divBdr>
            <w:top w:val="none" w:sz="0" w:space="0" w:color="auto"/>
            <w:left w:val="none" w:sz="0" w:space="0" w:color="auto"/>
            <w:bottom w:val="none" w:sz="0" w:space="0" w:color="auto"/>
            <w:right w:val="none" w:sz="0" w:space="0" w:color="auto"/>
          </w:divBdr>
        </w:div>
        <w:div w:id="133717984">
          <w:marLeft w:val="640"/>
          <w:marRight w:val="0"/>
          <w:marTop w:val="0"/>
          <w:marBottom w:val="0"/>
          <w:divBdr>
            <w:top w:val="none" w:sz="0" w:space="0" w:color="auto"/>
            <w:left w:val="none" w:sz="0" w:space="0" w:color="auto"/>
            <w:bottom w:val="none" w:sz="0" w:space="0" w:color="auto"/>
            <w:right w:val="none" w:sz="0" w:space="0" w:color="auto"/>
          </w:divBdr>
        </w:div>
        <w:div w:id="703746908">
          <w:marLeft w:val="640"/>
          <w:marRight w:val="0"/>
          <w:marTop w:val="0"/>
          <w:marBottom w:val="0"/>
          <w:divBdr>
            <w:top w:val="none" w:sz="0" w:space="0" w:color="auto"/>
            <w:left w:val="none" w:sz="0" w:space="0" w:color="auto"/>
            <w:bottom w:val="none" w:sz="0" w:space="0" w:color="auto"/>
            <w:right w:val="none" w:sz="0" w:space="0" w:color="auto"/>
          </w:divBdr>
        </w:div>
        <w:div w:id="26225285">
          <w:marLeft w:val="640"/>
          <w:marRight w:val="0"/>
          <w:marTop w:val="0"/>
          <w:marBottom w:val="0"/>
          <w:divBdr>
            <w:top w:val="none" w:sz="0" w:space="0" w:color="auto"/>
            <w:left w:val="none" w:sz="0" w:space="0" w:color="auto"/>
            <w:bottom w:val="none" w:sz="0" w:space="0" w:color="auto"/>
            <w:right w:val="none" w:sz="0" w:space="0" w:color="auto"/>
          </w:divBdr>
        </w:div>
        <w:div w:id="1332759378">
          <w:marLeft w:val="640"/>
          <w:marRight w:val="0"/>
          <w:marTop w:val="0"/>
          <w:marBottom w:val="0"/>
          <w:divBdr>
            <w:top w:val="none" w:sz="0" w:space="0" w:color="auto"/>
            <w:left w:val="none" w:sz="0" w:space="0" w:color="auto"/>
            <w:bottom w:val="none" w:sz="0" w:space="0" w:color="auto"/>
            <w:right w:val="none" w:sz="0" w:space="0" w:color="auto"/>
          </w:divBdr>
        </w:div>
        <w:div w:id="958412616">
          <w:marLeft w:val="640"/>
          <w:marRight w:val="0"/>
          <w:marTop w:val="0"/>
          <w:marBottom w:val="0"/>
          <w:divBdr>
            <w:top w:val="none" w:sz="0" w:space="0" w:color="auto"/>
            <w:left w:val="none" w:sz="0" w:space="0" w:color="auto"/>
            <w:bottom w:val="none" w:sz="0" w:space="0" w:color="auto"/>
            <w:right w:val="none" w:sz="0" w:space="0" w:color="auto"/>
          </w:divBdr>
        </w:div>
        <w:div w:id="1322809145">
          <w:marLeft w:val="640"/>
          <w:marRight w:val="0"/>
          <w:marTop w:val="0"/>
          <w:marBottom w:val="0"/>
          <w:divBdr>
            <w:top w:val="none" w:sz="0" w:space="0" w:color="auto"/>
            <w:left w:val="none" w:sz="0" w:space="0" w:color="auto"/>
            <w:bottom w:val="none" w:sz="0" w:space="0" w:color="auto"/>
            <w:right w:val="none" w:sz="0" w:space="0" w:color="auto"/>
          </w:divBdr>
        </w:div>
        <w:div w:id="2106414894">
          <w:marLeft w:val="640"/>
          <w:marRight w:val="0"/>
          <w:marTop w:val="0"/>
          <w:marBottom w:val="0"/>
          <w:divBdr>
            <w:top w:val="none" w:sz="0" w:space="0" w:color="auto"/>
            <w:left w:val="none" w:sz="0" w:space="0" w:color="auto"/>
            <w:bottom w:val="none" w:sz="0" w:space="0" w:color="auto"/>
            <w:right w:val="none" w:sz="0" w:space="0" w:color="auto"/>
          </w:divBdr>
        </w:div>
        <w:div w:id="244146063">
          <w:marLeft w:val="640"/>
          <w:marRight w:val="0"/>
          <w:marTop w:val="0"/>
          <w:marBottom w:val="0"/>
          <w:divBdr>
            <w:top w:val="none" w:sz="0" w:space="0" w:color="auto"/>
            <w:left w:val="none" w:sz="0" w:space="0" w:color="auto"/>
            <w:bottom w:val="none" w:sz="0" w:space="0" w:color="auto"/>
            <w:right w:val="none" w:sz="0" w:space="0" w:color="auto"/>
          </w:divBdr>
        </w:div>
        <w:div w:id="507981968">
          <w:marLeft w:val="640"/>
          <w:marRight w:val="0"/>
          <w:marTop w:val="0"/>
          <w:marBottom w:val="0"/>
          <w:divBdr>
            <w:top w:val="none" w:sz="0" w:space="0" w:color="auto"/>
            <w:left w:val="none" w:sz="0" w:space="0" w:color="auto"/>
            <w:bottom w:val="none" w:sz="0" w:space="0" w:color="auto"/>
            <w:right w:val="none" w:sz="0" w:space="0" w:color="auto"/>
          </w:divBdr>
        </w:div>
        <w:div w:id="464087620">
          <w:marLeft w:val="640"/>
          <w:marRight w:val="0"/>
          <w:marTop w:val="0"/>
          <w:marBottom w:val="0"/>
          <w:divBdr>
            <w:top w:val="none" w:sz="0" w:space="0" w:color="auto"/>
            <w:left w:val="none" w:sz="0" w:space="0" w:color="auto"/>
            <w:bottom w:val="none" w:sz="0" w:space="0" w:color="auto"/>
            <w:right w:val="none" w:sz="0" w:space="0" w:color="auto"/>
          </w:divBdr>
        </w:div>
        <w:div w:id="1523203047">
          <w:marLeft w:val="640"/>
          <w:marRight w:val="0"/>
          <w:marTop w:val="0"/>
          <w:marBottom w:val="0"/>
          <w:divBdr>
            <w:top w:val="none" w:sz="0" w:space="0" w:color="auto"/>
            <w:left w:val="none" w:sz="0" w:space="0" w:color="auto"/>
            <w:bottom w:val="none" w:sz="0" w:space="0" w:color="auto"/>
            <w:right w:val="none" w:sz="0" w:space="0" w:color="auto"/>
          </w:divBdr>
        </w:div>
        <w:div w:id="896280259">
          <w:marLeft w:val="640"/>
          <w:marRight w:val="0"/>
          <w:marTop w:val="0"/>
          <w:marBottom w:val="0"/>
          <w:divBdr>
            <w:top w:val="none" w:sz="0" w:space="0" w:color="auto"/>
            <w:left w:val="none" w:sz="0" w:space="0" w:color="auto"/>
            <w:bottom w:val="none" w:sz="0" w:space="0" w:color="auto"/>
            <w:right w:val="none" w:sz="0" w:space="0" w:color="auto"/>
          </w:divBdr>
        </w:div>
        <w:div w:id="599989804">
          <w:marLeft w:val="640"/>
          <w:marRight w:val="0"/>
          <w:marTop w:val="0"/>
          <w:marBottom w:val="0"/>
          <w:divBdr>
            <w:top w:val="none" w:sz="0" w:space="0" w:color="auto"/>
            <w:left w:val="none" w:sz="0" w:space="0" w:color="auto"/>
            <w:bottom w:val="none" w:sz="0" w:space="0" w:color="auto"/>
            <w:right w:val="none" w:sz="0" w:space="0" w:color="auto"/>
          </w:divBdr>
        </w:div>
        <w:div w:id="255022533">
          <w:marLeft w:val="640"/>
          <w:marRight w:val="0"/>
          <w:marTop w:val="0"/>
          <w:marBottom w:val="0"/>
          <w:divBdr>
            <w:top w:val="none" w:sz="0" w:space="0" w:color="auto"/>
            <w:left w:val="none" w:sz="0" w:space="0" w:color="auto"/>
            <w:bottom w:val="none" w:sz="0" w:space="0" w:color="auto"/>
            <w:right w:val="none" w:sz="0" w:space="0" w:color="auto"/>
          </w:divBdr>
        </w:div>
        <w:div w:id="404105233">
          <w:marLeft w:val="640"/>
          <w:marRight w:val="0"/>
          <w:marTop w:val="0"/>
          <w:marBottom w:val="0"/>
          <w:divBdr>
            <w:top w:val="none" w:sz="0" w:space="0" w:color="auto"/>
            <w:left w:val="none" w:sz="0" w:space="0" w:color="auto"/>
            <w:bottom w:val="none" w:sz="0" w:space="0" w:color="auto"/>
            <w:right w:val="none" w:sz="0" w:space="0" w:color="auto"/>
          </w:divBdr>
        </w:div>
        <w:div w:id="491062420">
          <w:marLeft w:val="640"/>
          <w:marRight w:val="0"/>
          <w:marTop w:val="0"/>
          <w:marBottom w:val="0"/>
          <w:divBdr>
            <w:top w:val="none" w:sz="0" w:space="0" w:color="auto"/>
            <w:left w:val="none" w:sz="0" w:space="0" w:color="auto"/>
            <w:bottom w:val="none" w:sz="0" w:space="0" w:color="auto"/>
            <w:right w:val="none" w:sz="0" w:space="0" w:color="auto"/>
          </w:divBdr>
        </w:div>
        <w:div w:id="754977443">
          <w:marLeft w:val="640"/>
          <w:marRight w:val="0"/>
          <w:marTop w:val="0"/>
          <w:marBottom w:val="0"/>
          <w:divBdr>
            <w:top w:val="none" w:sz="0" w:space="0" w:color="auto"/>
            <w:left w:val="none" w:sz="0" w:space="0" w:color="auto"/>
            <w:bottom w:val="none" w:sz="0" w:space="0" w:color="auto"/>
            <w:right w:val="none" w:sz="0" w:space="0" w:color="auto"/>
          </w:divBdr>
        </w:div>
        <w:div w:id="645857932">
          <w:marLeft w:val="640"/>
          <w:marRight w:val="0"/>
          <w:marTop w:val="0"/>
          <w:marBottom w:val="0"/>
          <w:divBdr>
            <w:top w:val="none" w:sz="0" w:space="0" w:color="auto"/>
            <w:left w:val="none" w:sz="0" w:space="0" w:color="auto"/>
            <w:bottom w:val="none" w:sz="0" w:space="0" w:color="auto"/>
            <w:right w:val="none" w:sz="0" w:space="0" w:color="auto"/>
          </w:divBdr>
        </w:div>
        <w:div w:id="1287397144">
          <w:marLeft w:val="640"/>
          <w:marRight w:val="0"/>
          <w:marTop w:val="0"/>
          <w:marBottom w:val="0"/>
          <w:divBdr>
            <w:top w:val="none" w:sz="0" w:space="0" w:color="auto"/>
            <w:left w:val="none" w:sz="0" w:space="0" w:color="auto"/>
            <w:bottom w:val="none" w:sz="0" w:space="0" w:color="auto"/>
            <w:right w:val="none" w:sz="0" w:space="0" w:color="auto"/>
          </w:divBdr>
        </w:div>
        <w:div w:id="1612280741">
          <w:marLeft w:val="640"/>
          <w:marRight w:val="0"/>
          <w:marTop w:val="0"/>
          <w:marBottom w:val="0"/>
          <w:divBdr>
            <w:top w:val="none" w:sz="0" w:space="0" w:color="auto"/>
            <w:left w:val="none" w:sz="0" w:space="0" w:color="auto"/>
            <w:bottom w:val="none" w:sz="0" w:space="0" w:color="auto"/>
            <w:right w:val="none" w:sz="0" w:space="0" w:color="auto"/>
          </w:divBdr>
        </w:div>
        <w:div w:id="680162909">
          <w:marLeft w:val="640"/>
          <w:marRight w:val="0"/>
          <w:marTop w:val="0"/>
          <w:marBottom w:val="0"/>
          <w:divBdr>
            <w:top w:val="none" w:sz="0" w:space="0" w:color="auto"/>
            <w:left w:val="none" w:sz="0" w:space="0" w:color="auto"/>
            <w:bottom w:val="none" w:sz="0" w:space="0" w:color="auto"/>
            <w:right w:val="none" w:sz="0" w:space="0" w:color="auto"/>
          </w:divBdr>
        </w:div>
        <w:div w:id="2027901577">
          <w:marLeft w:val="640"/>
          <w:marRight w:val="0"/>
          <w:marTop w:val="0"/>
          <w:marBottom w:val="0"/>
          <w:divBdr>
            <w:top w:val="none" w:sz="0" w:space="0" w:color="auto"/>
            <w:left w:val="none" w:sz="0" w:space="0" w:color="auto"/>
            <w:bottom w:val="none" w:sz="0" w:space="0" w:color="auto"/>
            <w:right w:val="none" w:sz="0" w:space="0" w:color="auto"/>
          </w:divBdr>
        </w:div>
        <w:div w:id="1933077993">
          <w:marLeft w:val="640"/>
          <w:marRight w:val="0"/>
          <w:marTop w:val="0"/>
          <w:marBottom w:val="0"/>
          <w:divBdr>
            <w:top w:val="none" w:sz="0" w:space="0" w:color="auto"/>
            <w:left w:val="none" w:sz="0" w:space="0" w:color="auto"/>
            <w:bottom w:val="none" w:sz="0" w:space="0" w:color="auto"/>
            <w:right w:val="none" w:sz="0" w:space="0" w:color="auto"/>
          </w:divBdr>
        </w:div>
        <w:div w:id="614554408">
          <w:marLeft w:val="640"/>
          <w:marRight w:val="0"/>
          <w:marTop w:val="0"/>
          <w:marBottom w:val="0"/>
          <w:divBdr>
            <w:top w:val="none" w:sz="0" w:space="0" w:color="auto"/>
            <w:left w:val="none" w:sz="0" w:space="0" w:color="auto"/>
            <w:bottom w:val="none" w:sz="0" w:space="0" w:color="auto"/>
            <w:right w:val="none" w:sz="0" w:space="0" w:color="auto"/>
          </w:divBdr>
        </w:div>
        <w:div w:id="876233342">
          <w:marLeft w:val="640"/>
          <w:marRight w:val="0"/>
          <w:marTop w:val="0"/>
          <w:marBottom w:val="0"/>
          <w:divBdr>
            <w:top w:val="none" w:sz="0" w:space="0" w:color="auto"/>
            <w:left w:val="none" w:sz="0" w:space="0" w:color="auto"/>
            <w:bottom w:val="none" w:sz="0" w:space="0" w:color="auto"/>
            <w:right w:val="none" w:sz="0" w:space="0" w:color="auto"/>
          </w:divBdr>
        </w:div>
        <w:div w:id="1812862507">
          <w:marLeft w:val="640"/>
          <w:marRight w:val="0"/>
          <w:marTop w:val="0"/>
          <w:marBottom w:val="0"/>
          <w:divBdr>
            <w:top w:val="none" w:sz="0" w:space="0" w:color="auto"/>
            <w:left w:val="none" w:sz="0" w:space="0" w:color="auto"/>
            <w:bottom w:val="none" w:sz="0" w:space="0" w:color="auto"/>
            <w:right w:val="none" w:sz="0" w:space="0" w:color="auto"/>
          </w:divBdr>
        </w:div>
        <w:div w:id="1905528193">
          <w:marLeft w:val="640"/>
          <w:marRight w:val="0"/>
          <w:marTop w:val="0"/>
          <w:marBottom w:val="0"/>
          <w:divBdr>
            <w:top w:val="none" w:sz="0" w:space="0" w:color="auto"/>
            <w:left w:val="none" w:sz="0" w:space="0" w:color="auto"/>
            <w:bottom w:val="none" w:sz="0" w:space="0" w:color="auto"/>
            <w:right w:val="none" w:sz="0" w:space="0" w:color="auto"/>
          </w:divBdr>
        </w:div>
        <w:div w:id="301160451">
          <w:marLeft w:val="640"/>
          <w:marRight w:val="0"/>
          <w:marTop w:val="0"/>
          <w:marBottom w:val="0"/>
          <w:divBdr>
            <w:top w:val="none" w:sz="0" w:space="0" w:color="auto"/>
            <w:left w:val="none" w:sz="0" w:space="0" w:color="auto"/>
            <w:bottom w:val="none" w:sz="0" w:space="0" w:color="auto"/>
            <w:right w:val="none" w:sz="0" w:space="0" w:color="auto"/>
          </w:divBdr>
        </w:div>
        <w:div w:id="131290961">
          <w:marLeft w:val="640"/>
          <w:marRight w:val="0"/>
          <w:marTop w:val="0"/>
          <w:marBottom w:val="0"/>
          <w:divBdr>
            <w:top w:val="none" w:sz="0" w:space="0" w:color="auto"/>
            <w:left w:val="none" w:sz="0" w:space="0" w:color="auto"/>
            <w:bottom w:val="none" w:sz="0" w:space="0" w:color="auto"/>
            <w:right w:val="none" w:sz="0" w:space="0" w:color="auto"/>
          </w:divBdr>
        </w:div>
        <w:div w:id="1901017632">
          <w:marLeft w:val="640"/>
          <w:marRight w:val="0"/>
          <w:marTop w:val="0"/>
          <w:marBottom w:val="0"/>
          <w:divBdr>
            <w:top w:val="none" w:sz="0" w:space="0" w:color="auto"/>
            <w:left w:val="none" w:sz="0" w:space="0" w:color="auto"/>
            <w:bottom w:val="none" w:sz="0" w:space="0" w:color="auto"/>
            <w:right w:val="none" w:sz="0" w:space="0" w:color="auto"/>
          </w:divBdr>
        </w:div>
        <w:div w:id="2117286346">
          <w:marLeft w:val="640"/>
          <w:marRight w:val="0"/>
          <w:marTop w:val="0"/>
          <w:marBottom w:val="0"/>
          <w:divBdr>
            <w:top w:val="none" w:sz="0" w:space="0" w:color="auto"/>
            <w:left w:val="none" w:sz="0" w:space="0" w:color="auto"/>
            <w:bottom w:val="none" w:sz="0" w:space="0" w:color="auto"/>
            <w:right w:val="none" w:sz="0" w:space="0" w:color="auto"/>
          </w:divBdr>
        </w:div>
        <w:div w:id="170753769">
          <w:marLeft w:val="640"/>
          <w:marRight w:val="0"/>
          <w:marTop w:val="0"/>
          <w:marBottom w:val="0"/>
          <w:divBdr>
            <w:top w:val="none" w:sz="0" w:space="0" w:color="auto"/>
            <w:left w:val="none" w:sz="0" w:space="0" w:color="auto"/>
            <w:bottom w:val="none" w:sz="0" w:space="0" w:color="auto"/>
            <w:right w:val="none" w:sz="0" w:space="0" w:color="auto"/>
          </w:divBdr>
        </w:div>
        <w:div w:id="1445811363">
          <w:marLeft w:val="640"/>
          <w:marRight w:val="0"/>
          <w:marTop w:val="0"/>
          <w:marBottom w:val="0"/>
          <w:divBdr>
            <w:top w:val="none" w:sz="0" w:space="0" w:color="auto"/>
            <w:left w:val="none" w:sz="0" w:space="0" w:color="auto"/>
            <w:bottom w:val="none" w:sz="0" w:space="0" w:color="auto"/>
            <w:right w:val="none" w:sz="0" w:space="0" w:color="auto"/>
          </w:divBdr>
        </w:div>
        <w:div w:id="374738625">
          <w:marLeft w:val="640"/>
          <w:marRight w:val="0"/>
          <w:marTop w:val="0"/>
          <w:marBottom w:val="0"/>
          <w:divBdr>
            <w:top w:val="none" w:sz="0" w:space="0" w:color="auto"/>
            <w:left w:val="none" w:sz="0" w:space="0" w:color="auto"/>
            <w:bottom w:val="none" w:sz="0" w:space="0" w:color="auto"/>
            <w:right w:val="none" w:sz="0" w:space="0" w:color="auto"/>
          </w:divBdr>
        </w:div>
        <w:div w:id="194124727">
          <w:marLeft w:val="640"/>
          <w:marRight w:val="0"/>
          <w:marTop w:val="0"/>
          <w:marBottom w:val="0"/>
          <w:divBdr>
            <w:top w:val="none" w:sz="0" w:space="0" w:color="auto"/>
            <w:left w:val="none" w:sz="0" w:space="0" w:color="auto"/>
            <w:bottom w:val="none" w:sz="0" w:space="0" w:color="auto"/>
            <w:right w:val="none" w:sz="0" w:space="0" w:color="auto"/>
          </w:divBdr>
        </w:div>
        <w:div w:id="1550144360">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28191977">
      <w:bodyDiv w:val="1"/>
      <w:marLeft w:val="0"/>
      <w:marRight w:val="0"/>
      <w:marTop w:val="0"/>
      <w:marBottom w:val="0"/>
      <w:divBdr>
        <w:top w:val="none" w:sz="0" w:space="0" w:color="auto"/>
        <w:left w:val="none" w:sz="0" w:space="0" w:color="auto"/>
        <w:bottom w:val="none" w:sz="0" w:space="0" w:color="auto"/>
        <w:right w:val="none" w:sz="0" w:space="0" w:color="auto"/>
      </w:divBdr>
      <w:divsChild>
        <w:div w:id="1441753954">
          <w:marLeft w:val="640"/>
          <w:marRight w:val="0"/>
          <w:marTop w:val="0"/>
          <w:marBottom w:val="0"/>
          <w:divBdr>
            <w:top w:val="none" w:sz="0" w:space="0" w:color="auto"/>
            <w:left w:val="none" w:sz="0" w:space="0" w:color="auto"/>
            <w:bottom w:val="none" w:sz="0" w:space="0" w:color="auto"/>
            <w:right w:val="none" w:sz="0" w:space="0" w:color="auto"/>
          </w:divBdr>
        </w:div>
        <w:div w:id="773330300">
          <w:marLeft w:val="640"/>
          <w:marRight w:val="0"/>
          <w:marTop w:val="0"/>
          <w:marBottom w:val="0"/>
          <w:divBdr>
            <w:top w:val="none" w:sz="0" w:space="0" w:color="auto"/>
            <w:left w:val="none" w:sz="0" w:space="0" w:color="auto"/>
            <w:bottom w:val="none" w:sz="0" w:space="0" w:color="auto"/>
            <w:right w:val="none" w:sz="0" w:space="0" w:color="auto"/>
          </w:divBdr>
        </w:div>
        <w:div w:id="1080254721">
          <w:marLeft w:val="640"/>
          <w:marRight w:val="0"/>
          <w:marTop w:val="0"/>
          <w:marBottom w:val="0"/>
          <w:divBdr>
            <w:top w:val="none" w:sz="0" w:space="0" w:color="auto"/>
            <w:left w:val="none" w:sz="0" w:space="0" w:color="auto"/>
            <w:bottom w:val="none" w:sz="0" w:space="0" w:color="auto"/>
            <w:right w:val="none" w:sz="0" w:space="0" w:color="auto"/>
          </w:divBdr>
        </w:div>
        <w:div w:id="222328948">
          <w:marLeft w:val="640"/>
          <w:marRight w:val="0"/>
          <w:marTop w:val="0"/>
          <w:marBottom w:val="0"/>
          <w:divBdr>
            <w:top w:val="none" w:sz="0" w:space="0" w:color="auto"/>
            <w:left w:val="none" w:sz="0" w:space="0" w:color="auto"/>
            <w:bottom w:val="none" w:sz="0" w:space="0" w:color="auto"/>
            <w:right w:val="none" w:sz="0" w:space="0" w:color="auto"/>
          </w:divBdr>
        </w:div>
        <w:div w:id="719674537">
          <w:marLeft w:val="640"/>
          <w:marRight w:val="0"/>
          <w:marTop w:val="0"/>
          <w:marBottom w:val="0"/>
          <w:divBdr>
            <w:top w:val="none" w:sz="0" w:space="0" w:color="auto"/>
            <w:left w:val="none" w:sz="0" w:space="0" w:color="auto"/>
            <w:bottom w:val="none" w:sz="0" w:space="0" w:color="auto"/>
            <w:right w:val="none" w:sz="0" w:space="0" w:color="auto"/>
          </w:divBdr>
        </w:div>
        <w:div w:id="1852062698">
          <w:marLeft w:val="640"/>
          <w:marRight w:val="0"/>
          <w:marTop w:val="0"/>
          <w:marBottom w:val="0"/>
          <w:divBdr>
            <w:top w:val="none" w:sz="0" w:space="0" w:color="auto"/>
            <w:left w:val="none" w:sz="0" w:space="0" w:color="auto"/>
            <w:bottom w:val="none" w:sz="0" w:space="0" w:color="auto"/>
            <w:right w:val="none" w:sz="0" w:space="0" w:color="auto"/>
          </w:divBdr>
        </w:div>
        <w:div w:id="268704427">
          <w:marLeft w:val="640"/>
          <w:marRight w:val="0"/>
          <w:marTop w:val="0"/>
          <w:marBottom w:val="0"/>
          <w:divBdr>
            <w:top w:val="none" w:sz="0" w:space="0" w:color="auto"/>
            <w:left w:val="none" w:sz="0" w:space="0" w:color="auto"/>
            <w:bottom w:val="none" w:sz="0" w:space="0" w:color="auto"/>
            <w:right w:val="none" w:sz="0" w:space="0" w:color="auto"/>
          </w:divBdr>
        </w:div>
        <w:div w:id="599802507">
          <w:marLeft w:val="640"/>
          <w:marRight w:val="0"/>
          <w:marTop w:val="0"/>
          <w:marBottom w:val="0"/>
          <w:divBdr>
            <w:top w:val="none" w:sz="0" w:space="0" w:color="auto"/>
            <w:left w:val="none" w:sz="0" w:space="0" w:color="auto"/>
            <w:bottom w:val="none" w:sz="0" w:space="0" w:color="auto"/>
            <w:right w:val="none" w:sz="0" w:space="0" w:color="auto"/>
          </w:divBdr>
        </w:div>
        <w:div w:id="1957713032">
          <w:marLeft w:val="640"/>
          <w:marRight w:val="0"/>
          <w:marTop w:val="0"/>
          <w:marBottom w:val="0"/>
          <w:divBdr>
            <w:top w:val="none" w:sz="0" w:space="0" w:color="auto"/>
            <w:left w:val="none" w:sz="0" w:space="0" w:color="auto"/>
            <w:bottom w:val="none" w:sz="0" w:space="0" w:color="auto"/>
            <w:right w:val="none" w:sz="0" w:space="0" w:color="auto"/>
          </w:divBdr>
        </w:div>
        <w:div w:id="2100561222">
          <w:marLeft w:val="640"/>
          <w:marRight w:val="0"/>
          <w:marTop w:val="0"/>
          <w:marBottom w:val="0"/>
          <w:divBdr>
            <w:top w:val="none" w:sz="0" w:space="0" w:color="auto"/>
            <w:left w:val="none" w:sz="0" w:space="0" w:color="auto"/>
            <w:bottom w:val="none" w:sz="0" w:space="0" w:color="auto"/>
            <w:right w:val="none" w:sz="0" w:space="0" w:color="auto"/>
          </w:divBdr>
        </w:div>
        <w:div w:id="1719744406">
          <w:marLeft w:val="640"/>
          <w:marRight w:val="0"/>
          <w:marTop w:val="0"/>
          <w:marBottom w:val="0"/>
          <w:divBdr>
            <w:top w:val="none" w:sz="0" w:space="0" w:color="auto"/>
            <w:left w:val="none" w:sz="0" w:space="0" w:color="auto"/>
            <w:bottom w:val="none" w:sz="0" w:space="0" w:color="auto"/>
            <w:right w:val="none" w:sz="0" w:space="0" w:color="auto"/>
          </w:divBdr>
        </w:div>
        <w:div w:id="101611961">
          <w:marLeft w:val="640"/>
          <w:marRight w:val="0"/>
          <w:marTop w:val="0"/>
          <w:marBottom w:val="0"/>
          <w:divBdr>
            <w:top w:val="none" w:sz="0" w:space="0" w:color="auto"/>
            <w:left w:val="none" w:sz="0" w:space="0" w:color="auto"/>
            <w:bottom w:val="none" w:sz="0" w:space="0" w:color="auto"/>
            <w:right w:val="none" w:sz="0" w:space="0" w:color="auto"/>
          </w:divBdr>
        </w:div>
        <w:div w:id="1292857483">
          <w:marLeft w:val="640"/>
          <w:marRight w:val="0"/>
          <w:marTop w:val="0"/>
          <w:marBottom w:val="0"/>
          <w:divBdr>
            <w:top w:val="none" w:sz="0" w:space="0" w:color="auto"/>
            <w:left w:val="none" w:sz="0" w:space="0" w:color="auto"/>
            <w:bottom w:val="none" w:sz="0" w:space="0" w:color="auto"/>
            <w:right w:val="none" w:sz="0" w:space="0" w:color="auto"/>
          </w:divBdr>
        </w:div>
        <w:div w:id="473330017">
          <w:marLeft w:val="640"/>
          <w:marRight w:val="0"/>
          <w:marTop w:val="0"/>
          <w:marBottom w:val="0"/>
          <w:divBdr>
            <w:top w:val="none" w:sz="0" w:space="0" w:color="auto"/>
            <w:left w:val="none" w:sz="0" w:space="0" w:color="auto"/>
            <w:bottom w:val="none" w:sz="0" w:space="0" w:color="auto"/>
            <w:right w:val="none" w:sz="0" w:space="0" w:color="auto"/>
          </w:divBdr>
        </w:div>
        <w:div w:id="760377011">
          <w:marLeft w:val="640"/>
          <w:marRight w:val="0"/>
          <w:marTop w:val="0"/>
          <w:marBottom w:val="0"/>
          <w:divBdr>
            <w:top w:val="none" w:sz="0" w:space="0" w:color="auto"/>
            <w:left w:val="none" w:sz="0" w:space="0" w:color="auto"/>
            <w:bottom w:val="none" w:sz="0" w:space="0" w:color="auto"/>
            <w:right w:val="none" w:sz="0" w:space="0" w:color="auto"/>
          </w:divBdr>
        </w:div>
        <w:div w:id="2098207079">
          <w:marLeft w:val="640"/>
          <w:marRight w:val="0"/>
          <w:marTop w:val="0"/>
          <w:marBottom w:val="0"/>
          <w:divBdr>
            <w:top w:val="none" w:sz="0" w:space="0" w:color="auto"/>
            <w:left w:val="none" w:sz="0" w:space="0" w:color="auto"/>
            <w:bottom w:val="none" w:sz="0" w:space="0" w:color="auto"/>
            <w:right w:val="none" w:sz="0" w:space="0" w:color="auto"/>
          </w:divBdr>
        </w:div>
        <w:div w:id="613906181">
          <w:marLeft w:val="640"/>
          <w:marRight w:val="0"/>
          <w:marTop w:val="0"/>
          <w:marBottom w:val="0"/>
          <w:divBdr>
            <w:top w:val="none" w:sz="0" w:space="0" w:color="auto"/>
            <w:left w:val="none" w:sz="0" w:space="0" w:color="auto"/>
            <w:bottom w:val="none" w:sz="0" w:space="0" w:color="auto"/>
            <w:right w:val="none" w:sz="0" w:space="0" w:color="auto"/>
          </w:divBdr>
        </w:div>
        <w:div w:id="735779155">
          <w:marLeft w:val="640"/>
          <w:marRight w:val="0"/>
          <w:marTop w:val="0"/>
          <w:marBottom w:val="0"/>
          <w:divBdr>
            <w:top w:val="none" w:sz="0" w:space="0" w:color="auto"/>
            <w:left w:val="none" w:sz="0" w:space="0" w:color="auto"/>
            <w:bottom w:val="none" w:sz="0" w:space="0" w:color="auto"/>
            <w:right w:val="none" w:sz="0" w:space="0" w:color="auto"/>
          </w:divBdr>
        </w:div>
        <w:div w:id="294726419">
          <w:marLeft w:val="640"/>
          <w:marRight w:val="0"/>
          <w:marTop w:val="0"/>
          <w:marBottom w:val="0"/>
          <w:divBdr>
            <w:top w:val="none" w:sz="0" w:space="0" w:color="auto"/>
            <w:left w:val="none" w:sz="0" w:space="0" w:color="auto"/>
            <w:bottom w:val="none" w:sz="0" w:space="0" w:color="auto"/>
            <w:right w:val="none" w:sz="0" w:space="0" w:color="auto"/>
          </w:divBdr>
        </w:div>
        <w:div w:id="2128886345">
          <w:marLeft w:val="640"/>
          <w:marRight w:val="0"/>
          <w:marTop w:val="0"/>
          <w:marBottom w:val="0"/>
          <w:divBdr>
            <w:top w:val="none" w:sz="0" w:space="0" w:color="auto"/>
            <w:left w:val="none" w:sz="0" w:space="0" w:color="auto"/>
            <w:bottom w:val="none" w:sz="0" w:space="0" w:color="auto"/>
            <w:right w:val="none" w:sz="0" w:space="0" w:color="auto"/>
          </w:divBdr>
        </w:div>
        <w:div w:id="729033749">
          <w:marLeft w:val="640"/>
          <w:marRight w:val="0"/>
          <w:marTop w:val="0"/>
          <w:marBottom w:val="0"/>
          <w:divBdr>
            <w:top w:val="none" w:sz="0" w:space="0" w:color="auto"/>
            <w:left w:val="none" w:sz="0" w:space="0" w:color="auto"/>
            <w:bottom w:val="none" w:sz="0" w:space="0" w:color="auto"/>
            <w:right w:val="none" w:sz="0" w:space="0" w:color="auto"/>
          </w:divBdr>
        </w:div>
        <w:div w:id="670909906">
          <w:marLeft w:val="640"/>
          <w:marRight w:val="0"/>
          <w:marTop w:val="0"/>
          <w:marBottom w:val="0"/>
          <w:divBdr>
            <w:top w:val="none" w:sz="0" w:space="0" w:color="auto"/>
            <w:left w:val="none" w:sz="0" w:space="0" w:color="auto"/>
            <w:bottom w:val="none" w:sz="0" w:space="0" w:color="auto"/>
            <w:right w:val="none" w:sz="0" w:space="0" w:color="auto"/>
          </w:divBdr>
        </w:div>
        <w:div w:id="433745909">
          <w:marLeft w:val="640"/>
          <w:marRight w:val="0"/>
          <w:marTop w:val="0"/>
          <w:marBottom w:val="0"/>
          <w:divBdr>
            <w:top w:val="none" w:sz="0" w:space="0" w:color="auto"/>
            <w:left w:val="none" w:sz="0" w:space="0" w:color="auto"/>
            <w:bottom w:val="none" w:sz="0" w:space="0" w:color="auto"/>
            <w:right w:val="none" w:sz="0" w:space="0" w:color="auto"/>
          </w:divBdr>
        </w:div>
        <w:div w:id="768698166">
          <w:marLeft w:val="640"/>
          <w:marRight w:val="0"/>
          <w:marTop w:val="0"/>
          <w:marBottom w:val="0"/>
          <w:divBdr>
            <w:top w:val="none" w:sz="0" w:space="0" w:color="auto"/>
            <w:left w:val="none" w:sz="0" w:space="0" w:color="auto"/>
            <w:bottom w:val="none" w:sz="0" w:space="0" w:color="auto"/>
            <w:right w:val="none" w:sz="0" w:space="0" w:color="auto"/>
          </w:divBdr>
        </w:div>
        <w:div w:id="954871546">
          <w:marLeft w:val="640"/>
          <w:marRight w:val="0"/>
          <w:marTop w:val="0"/>
          <w:marBottom w:val="0"/>
          <w:divBdr>
            <w:top w:val="none" w:sz="0" w:space="0" w:color="auto"/>
            <w:left w:val="none" w:sz="0" w:space="0" w:color="auto"/>
            <w:bottom w:val="none" w:sz="0" w:space="0" w:color="auto"/>
            <w:right w:val="none" w:sz="0" w:space="0" w:color="auto"/>
          </w:divBdr>
        </w:div>
        <w:div w:id="1199052342">
          <w:marLeft w:val="640"/>
          <w:marRight w:val="0"/>
          <w:marTop w:val="0"/>
          <w:marBottom w:val="0"/>
          <w:divBdr>
            <w:top w:val="none" w:sz="0" w:space="0" w:color="auto"/>
            <w:left w:val="none" w:sz="0" w:space="0" w:color="auto"/>
            <w:bottom w:val="none" w:sz="0" w:space="0" w:color="auto"/>
            <w:right w:val="none" w:sz="0" w:space="0" w:color="auto"/>
          </w:divBdr>
        </w:div>
        <w:div w:id="752361064">
          <w:marLeft w:val="640"/>
          <w:marRight w:val="0"/>
          <w:marTop w:val="0"/>
          <w:marBottom w:val="0"/>
          <w:divBdr>
            <w:top w:val="none" w:sz="0" w:space="0" w:color="auto"/>
            <w:left w:val="none" w:sz="0" w:space="0" w:color="auto"/>
            <w:bottom w:val="none" w:sz="0" w:space="0" w:color="auto"/>
            <w:right w:val="none" w:sz="0" w:space="0" w:color="auto"/>
          </w:divBdr>
        </w:div>
        <w:div w:id="478116341">
          <w:marLeft w:val="640"/>
          <w:marRight w:val="0"/>
          <w:marTop w:val="0"/>
          <w:marBottom w:val="0"/>
          <w:divBdr>
            <w:top w:val="none" w:sz="0" w:space="0" w:color="auto"/>
            <w:left w:val="none" w:sz="0" w:space="0" w:color="auto"/>
            <w:bottom w:val="none" w:sz="0" w:space="0" w:color="auto"/>
            <w:right w:val="none" w:sz="0" w:space="0" w:color="auto"/>
          </w:divBdr>
        </w:div>
        <w:div w:id="1430395783">
          <w:marLeft w:val="640"/>
          <w:marRight w:val="0"/>
          <w:marTop w:val="0"/>
          <w:marBottom w:val="0"/>
          <w:divBdr>
            <w:top w:val="none" w:sz="0" w:space="0" w:color="auto"/>
            <w:left w:val="none" w:sz="0" w:space="0" w:color="auto"/>
            <w:bottom w:val="none" w:sz="0" w:space="0" w:color="auto"/>
            <w:right w:val="none" w:sz="0" w:space="0" w:color="auto"/>
          </w:divBdr>
        </w:div>
        <w:div w:id="199244356">
          <w:marLeft w:val="640"/>
          <w:marRight w:val="0"/>
          <w:marTop w:val="0"/>
          <w:marBottom w:val="0"/>
          <w:divBdr>
            <w:top w:val="none" w:sz="0" w:space="0" w:color="auto"/>
            <w:left w:val="none" w:sz="0" w:space="0" w:color="auto"/>
            <w:bottom w:val="none" w:sz="0" w:space="0" w:color="auto"/>
            <w:right w:val="none" w:sz="0" w:space="0" w:color="auto"/>
          </w:divBdr>
        </w:div>
        <w:div w:id="1312904493">
          <w:marLeft w:val="640"/>
          <w:marRight w:val="0"/>
          <w:marTop w:val="0"/>
          <w:marBottom w:val="0"/>
          <w:divBdr>
            <w:top w:val="none" w:sz="0" w:space="0" w:color="auto"/>
            <w:left w:val="none" w:sz="0" w:space="0" w:color="auto"/>
            <w:bottom w:val="none" w:sz="0" w:space="0" w:color="auto"/>
            <w:right w:val="none" w:sz="0" w:space="0" w:color="auto"/>
          </w:divBdr>
        </w:div>
        <w:div w:id="982730826">
          <w:marLeft w:val="640"/>
          <w:marRight w:val="0"/>
          <w:marTop w:val="0"/>
          <w:marBottom w:val="0"/>
          <w:divBdr>
            <w:top w:val="none" w:sz="0" w:space="0" w:color="auto"/>
            <w:left w:val="none" w:sz="0" w:space="0" w:color="auto"/>
            <w:bottom w:val="none" w:sz="0" w:space="0" w:color="auto"/>
            <w:right w:val="none" w:sz="0" w:space="0" w:color="auto"/>
          </w:divBdr>
        </w:div>
        <w:div w:id="1621835732">
          <w:marLeft w:val="640"/>
          <w:marRight w:val="0"/>
          <w:marTop w:val="0"/>
          <w:marBottom w:val="0"/>
          <w:divBdr>
            <w:top w:val="none" w:sz="0" w:space="0" w:color="auto"/>
            <w:left w:val="none" w:sz="0" w:space="0" w:color="auto"/>
            <w:bottom w:val="none" w:sz="0" w:space="0" w:color="auto"/>
            <w:right w:val="none" w:sz="0" w:space="0" w:color="auto"/>
          </w:divBdr>
        </w:div>
        <w:div w:id="1268469110">
          <w:marLeft w:val="640"/>
          <w:marRight w:val="0"/>
          <w:marTop w:val="0"/>
          <w:marBottom w:val="0"/>
          <w:divBdr>
            <w:top w:val="none" w:sz="0" w:space="0" w:color="auto"/>
            <w:left w:val="none" w:sz="0" w:space="0" w:color="auto"/>
            <w:bottom w:val="none" w:sz="0" w:space="0" w:color="auto"/>
            <w:right w:val="none" w:sz="0" w:space="0" w:color="auto"/>
          </w:divBdr>
        </w:div>
        <w:div w:id="892935084">
          <w:marLeft w:val="640"/>
          <w:marRight w:val="0"/>
          <w:marTop w:val="0"/>
          <w:marBottom w:val="0"/>
          <w:divBdr>
            <w:top w:val="none" w:sz="0" w:space="0" w:color="auto"/>
            <w:left w:val="none" w:sz="0" w:space="0" w:color="auto"/>
            <w:bottom w:val="none" w:sz="0" w:space="0" w:color="auto"/>
            <w:right w:val="none" w:sz="0" w:space="0" w:color="auto"/>
          </w:divBdr>
        </w:div>
        <w:div w:id="780031048">
          <w:marLeft w:val="640"/>
          <w:marRight w:val="0"/>
          <w:marTop w:val="0"/>
          <w:marBottom w:val="0"/>
          <w:divBdr>
            <w:top w:val="none" w:sz="0" w:space="0" w:color="auto"/>
            <w:left w:val="none" w:sz="0" w:space="0" w:color="auto"/>
            <w:bottom w:val="none" w:sz="0" w:space="0" w:color="auto"/>
            <w:right w:val="none" w:sz="0" w:space="0" w:color="auto"/>
          </w:divBdr>
        </w:div>
        <w:div w:id="1718813936">
          <w:marLeft w:val="640"/>
          <w:marRight w:val="0"/>
          <w:marTop w:val="0"/>
          <w:marBottom w:val="0"/>
          <w:divBdr>
            <w:top w:val="none" w:sz="0" w:space="0" w:color="auto"/>
            <w:left w:val="none" w:sz="0" w:space="0" w:color="auto"/>
            <w:bottom w:val="none" w:sz="0" w:space="0" w:color="auto"/>
            <w:right w:val="none" w:sz="0" w:space="0" w:color="auto"/>
          </w:divBdr>
        </w:div>
        <w:div w:id="1992057812">
          <w:marLeft w:val="640"/>
          <w:marRight w:val="0"/>
          <w:marTop w:val="0"/>
          <w:marBottom w:val="0"/>
          <w:divBdr>
            <w:top w:val="none" w:sz="0" w:space="0" w:color="auto"/>
            <w:left w:val="none" w:sz="0" w:space="0" w:color="auto"/>
            <w:bottom w:val="none" w:sz="0" w:space="0" w:color="auto"/>
            <w:right w:val="none" w:sz="0" w:space="0" w:color="auto"/>
          </w:divBdr>
        </w:div>
        <w:div w:id="1397780111">
          <w:marLeft w:val="640"/>
          <w:marRight w:val="0"/>
          <w:marTop w:val="0"/>
          <w:marBottom w:val="0"/>
          <w:divBdr>
            <w:top w:val="none" w:sz="0" w:space="0" w:color="auto"/>
            <w:left w:val="none" w:sz="0" w:space="0" w:color="auto"/>
            <w:bottom w:val="none" w:sz="0" w:space="0" w:color="auto"/>
            <w:right w:val="none" w:sz="0" w:space="0" w:color="auto"/>
          </w:divBdr>
        </w:div>
        <w:div w:id="246889937">
          <w:marLeft w:val="640"/>
          <w:marRight w:val="0"/>
          <w:marTop w:val="0"/>
          <w:marBottom w:val="0"/>
          <w:divBdr>
            <w:top w:val="none" w:sz="0" w:space="0" w:color="auto"/>
            <w:left w:val="none" w:sz="0" w:space="0" w:color="auto"/>
            <w:bottom w:val="none" w:sz="0" w:space="0" w:color="auto"/>
            <w:right w:val="none" w:sz="0" w:space="0" w:color="auto"/>
          </w:divBdr>
        </w:div>
        <w:div w:id="678507982">
          <w:marLeft w:val="640"/>
          <w:marRight w:val="0"/>
          <w:marTop w:val="0"/>
          <w:marBottom w:val="0"/>
          <w:divBdr>
            <w:top w:val="none" w:sz="0" w:space="0" w:color="auto"/>
            <w:left w:val="none" w:sz="0" w:space="0" w:color="auto"/>
            <w:bottom w:val="none" w:sz="0" w:space="0" w:color="auto"/>
            <w:right w:val="none" w:sz="0" w:space="0" w:color="auto"/>
          </w:divBdr>
        </w:div>
        <w:div w:id="1214267186">
          <w:marLeft w:val="640"/>
          <w:marRight w:val="0"/>
          <w:marTop w:val="0"/>
          <w:marBottom w:val="0"/>
          <w:divBdr>
            <w:top w:val="none" w:sz="0" w:space="0" w:color="auto"/>
            <w:left w:val="none" w:sz="0" w:space="0" w:color="auto"/>
            <w:bottom w:val="none" w:sz="0" w:space="0" w:color="auto"/>
            <w:right w:val="none" w:sz="0" w:space="0" w:color="auto"/>
          </w:divBdr>
        </w:div>
        <w:div w:id="251278227">
          <w:marLeft w:val="640"/>
          <w:marRight w:val="0"/>
          <w:marTop w:val="0"/>
          <w:marBottom w:val="0"/>
          <w:divBdr>
            <w:top w:val="none" w:sz="0" w:space="0" w:color="auto"/>
            <w:left w:val="none" w:sz="0" w:space="0" w:color="auto"/>
            <w:bottom w:val="none" w:sz="0" w:space="0" w:color="auto"/>
            <w:right w:val="none" w:sz="0" w:space="0" w:color="auto"/>
          </w:divBdr>
        </w:div>
        <w:div w:id="538321404">
          <w:marLeft w:val="640"/>
          <w:marRight w:val="0"/>
          <w:marTop w:val="0"/>
          <w:marBottom w:val="0"/>
          <w:divBdr>
            <w:top w:val="none" w:sz="0" w:space="0" w:color="auto"/>
            <w:left w:val="none" w:sz="0" w:space="0" w:color="auto"/>
            <w:bottom w:val="none" w:sz="0" w:space="0" w:color="auto"/>
            <w:right w:val="none" w:sz="0" w:space="0" w:color="auto"/>
          </w:divBdr>
        </w:div>
        <w:div w:id="1351687213">
          <w:marLeft w:val="640"/>
          <w:marRight w:val="0"/>
          <w:marTop w:val="0"/>
          <w:marBottom w:val="0"/>
          <w:divBdr>
            <w:top w:val="none" w:sz="0" w:space="0" w:color="auto"/>
            <w:left w:val="none" w:sz="0" w:space="0" w:color="auto"/>
            <w:bottom w:val="none" w:sz="0" w:space="0" w:color="auto"/>
            <w:right w:val="none" w:sz="0" w:space="0" w:color="auto"/>
          </w:divBdr>
        </w:div>
        <w:div w:id="1915579593">
          <w:marLeft w:val="640"/>
          <w:marRight w:val="0"/>
          <w:marTop w:val="0"/>
          <w:marBottom w:val="0"/>
          <w:divBdr>
            <w:top w:val="none" w:sz="0" w:space="0" w:color="auto"/>
            <w:left w:val="none" w:sz="0" w:space="0" w:color="auto"/>
            <w:bottom w:val="none" w:sz="0" w:space="0" w:color="auto"/>
            <w:right w:val="none" w:sz="0" w:space="0" w:color="auto"/>
          </w:divBdr>
        </w:div>
        <w:div w:id="2140950321">
          <w:marLeft w:val="640"/>
          <w:marRight w:val="0"/>
          <w:marTop w:val="0"/>
          <w:marBottom w:val="0"/>
          <w:divBdr>
            <w:top w:val="none" w:sz="0" w:space="0" w:color="auto"/>
            <w:left w:val="none" w:sz="0" w:space="0" w:color="auto"/>
            <w:bottom w:val="none" w:sz="0" w:space="0" w:color="auto"/>
            <w:right w:val="none" w:sz="0" w:space="0" w:color="auto"/>
          </w:divBdr>
        </w:div>
        <w:div w:id="668480218">
          <w:marLeft w:val="640"/>
          <w:marRight w:val="0"/>
          <w:marTop w:val="0"/>
          <w:marBottom w:val="0"/>
          <w:divBdr>
            <w:top w:val="none" w:sz="0" w:space="0" w:color="auto"/>
            <w:left w:val="none" w:sz="0" w:space="0" w:color="auto"/>
            <w:bottom w:val="none" w:sz="0" w:space="0" w:color="auto"/>
            <w:right w:val="none" w:sz="0" w:space="0" w:color="auto"/>
          </w:divBdr>
        </w:div>
        <w:div w:id="2018537791">
          <w:marLeft w:val="640"/>
          <w:marRight w:val="0"/>
          <w:marTop w:val="0"/>
          <w:marBottom w:val="0"/>
          <w:divBdr>
            <w:top w:val="none" w:sz="0" w:space="0" w:color="auto"/>
            <w:left w:val="none" w:sz="0" w:space="0" w:color="auto"/>
            <w:bottom w:val="none" w:sz="0" w:space="0" w:color="auto"/>
            <w:right w:val="none" w:sz="0" w:space="0" w:color="auto"/>
          </w:divBdr>
        </w:div>
        <w:div w:id="902373193">
          <w:marLeft w:val="640"/>
          <w:marRight w:val="0"/>
          <w:marTop w:val="0"/>
          <w:marBottom w:val="0"/>
          <w:divBdr>
            <w:top w:val="none" w:sz="0" w:space="0" w:color="auto"/>
            <w:left w:val="none" w:sz="0" w:space="0" w:color="auto"/>
            <w:bottom w:val="none" w:sz="0" w:space="0" w:color="auto"/>
            <w:right w:val="none" w:sz="0" w:space="0" w:color="auto"/>
          </w:divBdr>
        </w:div>
        <w:div w:id="1001783412">
          <w:marLeft w:val="640"/>
          <w:marRight w:val="0"/>
          <w:marTop w:val="0"/>
          <w:marBottom w:val="0"/>
          <w:divBdr>
            <w:top w:val="none" w:sz="0" w:space="0" w:color="auto"/>
            <w:left w:val="none" w:sz="0" w:space="0" w:color="auto"/>
            <w:bottom w:val="none" w:sz="0" w:space="0" w:color="auto"/>
            <w:right w:val="none" w:sz="0" w:space="0" w:color="auto"/>
          </w:divBdr>
        </w:div>
        <w:div w:id="1888490798">
          <w:marLeft w:val="640"/>
          <w:marRight w:val="0"/>
          <w:marTop w:val="0"/>
          <w:marBottom w:val="0"/>
          <w:divBdr>
            <w:top w:val="none" w:sz="0" w:space="0" w:color="auto"/>
            <w:left w:val="none" w:sz="0" w:space="0" w:color="auto"/>
            <w:bottom w:val="none" w:sz="0" w:space="0" w:color="auto"/>
            <w:right w:val="none" w:sz="0" w:space="0" w:color="auto"/>
          </w:divBdr>
        </w:div>
        <w:div w:id="40911750">
          <w:marLeft w:val="640"/>
          <w:marRight w:val="0"/>
          <w:marTop w:val="0"/>
          <w:marBottom w:val="0"/>
          <w:divBdr>
            <w:top w:val="none" w:sz="0" w:space="0" w:color="auto"/>
            <w:left w:val="none" w:sz="0" w:space="0" w:color="auto"/>
            <w:bottom w:val="none" w:sz="0" w:space="0" w:color="auto"/>
            <w:right w:val="none" w:sz="0" w:space="0" w:color="auto"/>
          </w:divBdr>
        </w:div>
        <w:div w:id="154421900">
          <w:marLeft w:val="640"/>
          <w:marRight w:val="0"/>
          <w:marTop w:val="0"/>
          <w:marBottom w:val="0"/>
          <w:divBdr>
            <w:top w:val="none" w:sz="0" w:space="0" w:color="auto"/>
            <w:left w:val="none" w:sz="0" w:space="0" w:color="auto"/>
            <w:bottom w:val="none" w:sz="0" w:space="0" w:color="auto"/>
            <w:right w:val="none" w:sz="0" w:space="0" w:color="auto"/>
          </w:divBdr>
        </w:div>
        <w:div w:id="1835220018">
          <w:marLeft w:val="640"/>
          <w:marRight w:val="0"/>
          <w:marTop w:val="0"/>
          <w:marBottom w:val="0"/>
          <w:divBdr>
            <w:top w:val="none" w:sz="0" w:space="0" w:color="auto"/>
            <w:left w:val="none" w:sz="0" w:space="0" w:color="auto"/>
            <w:bottom w:val="none" w:sz="0" w:space="0" w:color="auto"/>
            <w:right w:val="none" w:sz="0" w:space="0" w:color="auto"/>
          </w:divBdr>
        </w:div>
        <w:div w:id="1737703948">
          <w:marLeft w:val="640"/>
          <w:marRight w:val="0"/>
          <w:marTop w:val="0"/>
          <w:marBottom w:val="0"/>
          <w:divBdr>
            <w:top w:val="none" w:sz="0" w:space="0" w:color="auto"/>
            <w:left w:val="none" w:sz="0" w:space="0" w:color="auto"/>
            <w:bottom w:val="none" w:sz="0" w:space="0" w:color="auto"/>
            <w:right w:val="none" w:sz="0" w:space="0" w:color="auto"/>
          </w:divBdr>
        </w:div>
        <w:div w:id="1792167781">
          <w:marLeft w:val="640"/>
          <w:marRight w:val="0"/>
          <w:marTop w:val="0"/>
          <w:marBottom w:val="0"/>
          <w:divBdr>
            <w:top w:val="none" w:sz="0" w:space="0" w:color="auto"/>
            <w:left w:val="none" w:sz="0" w:space="0" w:color="auto"/>
            <w:bottom w:val="none" w:sz="0" w:space="0" w:color="auto"/>
            <w:right w:val="none" w:sz="0" w:space="0" w:color="auto"/>
          </w:divBdr>
        </w:div>
        <w:div w:id="2102675404">
          <w:marLeft w:val="640"/>
          <w:marRight w:val="0"/>
          <w:marTop w:val="0"/>
          <w:marBottom w:val="0"/>
          <w:divBdr>
            <w:top w:val="none" w:sz="0" w:space="0" w:color="auto"/>
            <w:left w:val="none" w:sz="0" w:space="0" w:color="auto"/>
            <w:bottom w:val="none" w:sz="0" w:space="0" w:color="auto"/>
            <w:right w:val="none" w:sz="0" w:space="0" w:color="auto"/>
          </w:divBdr>
        </w:div>
        <w:div w:id="139420131">
          <w:marLeft w:val="640"/>
          <w:marRight w:val="0"/>
          <w:marTop w:val="0"/>
          <w:marBottom w:val="0"/>
          <w:divBdr>
            <w:top w:val="none" w:sz="0" w:space="0" w:color="auto"/>
            <w:left w:val="none" w:sz="0" w:space="0" w:color="auto"/>
            <w:bottom w:val="none" w:sz="0" w:space="0" w:color="auto"/>
            <w:right w:val="none" w:sz="0" w:space="0" w:color="auto"/>
          </w:divBdr>
        </w:div>
        <w:div w:id="1862358017">
          <w:marLeft w:val="640"/>
          <w:marRight w:val="0"/>
          <w:marTop w:val="0"/>
          <w:marBottom w:val="0"/>
          <w:divBdr>
            <w:top w:val="none" w:sz="0" w:space="0" w:color="auto"/>
            <w:left w:val="none" w:sz="0" w:space="0" w:color="auto"/>
            <w:bottom w:val="none" w:sz="0" w:space="0" w:color="auto"/>
            <w:right w:val="none" w:sz="0" w:space="0" w:color="auto"/>
          </w:divBdr>
        </w:div>
        <w:div w:id="1078331417">
          <w:marLeft w:val="640"/>
          <w:marRight w:val="0"/>
          <w:marTop w:val="0"/>
          <w:marBottom w:val="0"/>
          <w:divBdr>
            <w:top w:val="none" w:sz="0" w:space="0" w:color="auto"/>
            <w:left w:val="none" w:sz="0" w:space="0" w:color="auto"/>
            <w:bottom w:val="none" w:sz="0" w:space="0" w:color="auto"/>
            <w:right w:val="none" w:sz="0" w:space="0" w:color="auto"/>
          </w:divBdr>
        </w:div>
        <w:div w:id="1032531478">
          <w:marLeft w:val="640"/>
          <w:marRight w:val="0"/>
          <w:marTop w:val="0"/>
          <w:marBottom w:val="0"/>
          <w:divBdr>
            <w:top w:val="none" w:sz="0" w:space="0" w:color="auto"/>
            <w:left w:val="none" w:sz="0" w:space="0" w:color="auto"/>
            <w:bottom w:val="none" w:sz="0" w:space="0" w:color="auto"/>
            <w:right w:val="none" w:sz="0" w:space="0" w:color="auto"/>
          </w:divBdr>
        </w:div>
        <w:div w:id="125783451">
          <w:marLeft w:val="640"/>
          <w:marRight w:val="0"/>
          <w:marTop w:val="0"/>
          <w:marBottom w:val="0"/>
          <w:divBdr>
            <w:top w:val="none" w:sz="0" w:space="0" w:color="auto"/>
            <w:left w:val="none" w:sz="0" w:space="0" w:color="auto"/>
            <w:bottom w:val="none" w:sz="0" w:space="0" w:color="auto"/>
            <w:right w:val="none" w:sz="0" w:space="0" w:color="auto"/>
          </w:divBdr>
        </w:div>
        <w:div w:id="1500923777">
          <w:marLeft w:val="640"/>
          <w:marRight w:val="0"/>
          <w:marTop w:val="0"/>
          <w:marBottom w:val="0"/>
          <w:divBdr>
            <w:top w:val="none" w:sz="0" w:space="0" w:color="auto"/>
            <w:left w:val="none" w:sz="0" w:space="0" w:color="auto"/>
            <w:bottom w:val="none" w:sz="0" w:space="0" w:color="auto"/>
            <w:right w:val="none" w:sz="0" w:space="0" w:color="auto"/>
          </w:divBdr>
        </w:div>
        <w:div w:id="832795772">
          <w:marLeft w:val="640"/>
          <w:marRight w:val="0"/>
          <w:marTop w:val="0"/>
          <w:marBottom w:val="0"/>
          <w:divBdr>
            <w:top w:val="none" w:sz="0" w:space="0" w:color="auto"/>
            <w:left w:val="none" w:sz="0" w:space="0" w:color="auto"/>
            <w:bottom w:val="none" w:sz="0" w:space="0" w:color="auto"/>
            <w:right w:val="none" w:sz="0" w:space="0" w:color="auto"/>
          </w:divBdr>
        </w:div>
        <w:div w:id="1698656065">
          <w:marLeft w:val="640"/>
          <w:marRight w:val="0"/>
          <w:marTop w:val="0"/>
          <w:marBottom w:val="0"/>
          <w:divBdr>
            <w:top w:val="none" w:sz="0" w:space="0" w:color="auto"/>
            <w:left w:val="none" w:sz="0" w:space="0" w:color="auto"/>
            <w:bottom w:val="none" w:sz="0" w:space="0" w:color="auto"/>
            <w:right w:val="none" w:sz="0" w:space="0" w:color="auto"/>
          </w:divBdr>
        </w:div>
        <w:div w:id="719666109">
          <w:marLeft w:val="640"/>
          <w:marRight w:val="0"/>
          <w:marTop w:val="0"/>
          <w:marBottom w:val="0"/>
          <w:divBdr>
            <w:top w:val="none" w:sz="0" w:space="0" w:color="auto"/>
            <w:left w:val="none" w:sz="0" w:space="0" w:color="auto"/>
            <w:bottom w:val="none" w:sz="0" w:space="0" w:color="auto"/>
            <w:right w:val="none" w:sz="0" w:space="0" w:color="auto"/>
          </w:divBdr>
        </w:div>
        <w:div w:id="1492140692">
          <w:marLeft w:val="640"/>
          <w:marRight w:val="0"/>
          <w:marTop w:val="0"/>
          <w:marBottom w:val="0"/>
          <w:divBdr>
            <w:top w:val="none" w:sz="0" w:space="0" w:color="auto"/>
            <w:left w:val="none" w:sz="0" w:space="0" w:color="auto"/>
            <w:bottom w:val="none" w:sz="0" w:space="0" w:color="auto"/>
            <w:right w:val="none" w:sz="0" w:space="0" w:color="auto"/>
          </w:divBdr>
        </w:div>
        <w:div w:id="1130324150">
          <w:marLeft w:val="640"/>
          <w:marRight w:val="0"/>
          <w:marTop w:val="0"/>
          <w:marBottom w:val="0"/>
          <w:divBdr>
            <w:top w:val="none" w:sz="0" w:space="0" w:color="auto"/>
            <w:left w:val="none" w:sz="0" w:space="0" w:color="auto"/>
            <w:bottom w:val="none" w:sz="0" w:space="0" w:color="auto"/>
            <w:right w:val="none" w:sz="0" w:space="0" w:color="auto"/>
          </w:divBdr>
        </w:div>
        <w:div w:id="1505323445">
          <w:marLeft w:val="640"/>
          <w:marRight w:val="0"/>
          <w:marTop w:val="0"/>
          <w:marBottom w:val="0"/>
          <w:divBdr>
            <w:top w:val="none" w:sz="0" w:space="0" w:color="auto"/>
            <w:left w:val="none" w:sz="0" w:space="0" w:color="auto"/>
            <w:bottom w:val="none" w:sz="0" w:space="0" w:color="auto"/>
            <w:right w:val="none" w:sz="0" w:space="0" w:color="auto"/>
          </w:divBdr>
        </w:div>
        <w:div w:id="1756394385">
          <w:marLeft w:val="640"/>
          <w:marRight w:val="0"/>
          <w:marTop w:val="0"/>
          <w:marBottom w:val="0"/>
          <w:divBdr>
            <w:top w:val="none" w:sz="0" w:space="0" w:color="auto"/>
            <w:left w:val="none" w:sz="0" w:space="0" w:color="auto"/>
            <w:bottom w:val="none" w:sz="0" w:space="0" w:color="auto"/>
            <w:right w:val="none" w:sz="0" w:space="0" w:color="auto"/>
          </w:divBdr>
        </w:div>
        <w:div w:id="732235210">
          <w:marLeft w:val="640"/>
          <w:marRight w:val="0"/>
          <w:marTop w:val="0"/>
          <w:marBottom w:val="0"/>
          <w:divBdr>
            <w:top w:val="none" w:sz="0" w:space="0" w:color="auto"/>
            <w:left w:val="none" w:sz="0" w:space="0" w:color="auto"/>
            <w:bottom w:val="none" w:sz="0" w:space="0" w:color="auto"/>
            <w:right w:val="none" w:sz="0" w:space="0" w:color="auto"/>
          </w:divBdr>
        </w:div>
        <w:div w:id="740326958">
          <w:marLeft w:val="640"/>
          <w:marRight w:val="0"/>
          <w:marTop w:val="0"/>
          <w:marBottom w:val="0"/>
          <w:divBdr>
            <w:top w:val="none" w:sz="0" w:space="0" w:color="auto"/>
            <w:left w:val="none" w:sz="0" w:space="0" w:color="auto"/>
            <w:bottom w:val="none" w:sz="0" w:space="0" w:color="auto"/>
            <w:right w:val="none" w:sz="0" w:space="0" w:color="auto"/>
          </w:divBdr>
        </w:div>
        <w:div w:id="1252812390">
          <w:marLeft w:val="640"/>
          <w:marRight w:val="0"/>
          <w:marTop w:val="0"/>
          <w:marBottom w:val="0"/>
          <w:divBdr>
            <w:top w:val="none" w:sz="0" w:space="0" w:color="auto"/>
            <w:left w:val="none" w:sz="0" w:space="0" w:color="auto"/>
            <w:bottom w:val="none" w:sz="0" w:space="0" w:color="auto"/>
            <w:right w:val="none" w:sz="0" w:space="0" w:color="auto"/>
          </w:divBdr>
        </w:div>
        <w:div w:id="2135173318">
          <w:marLeft w:val="640"/>
          <w:marRight w:val="0"/>
          <w:marTop w:val="0"/>
          <w:marBottom w:val="0"/>
          <w:divBdr>
            <w:top w:val="none" w:sz="0" w:space="0" w:color="auto"/>
            <w:left w:val="none" w:sz="0" w:space="0" w:color="auto"/>
            <w:bottom w:val="none" w:sz="0" w:space="0" w:color="auto"/>
            <w:right w:val="none" w:sz="0" w:space="0" w:color="auto"/>
          </w:divBdr>
        </w:div>
        <w:div w:id="1163735646">
          <w:marLeft w:val="640"/>
          <w:marRight w:val="0"/>
          <w:marTop w:val="0"/>
          <w:marBottom w:val="0"/>
          <w:divBdr>
            <w:top w:val="none" w:sz="0" w:space="0" w:color="auto"/>
            <w:left w:val="none" w:sz="0" w:space="0" w:color="auto"/>
            <w:bottom w:val="none" w:sz="0" w:space="0" w:color="auto"/>
            <w:right w:val="none" w:sz="0" w:space="0" w:color="auto"/>
          </w:divBdr>
        </w:div>
        <w:div w:id="1690644167">
          <w:marLeft w:val="640"/>
          <w:marRight w:val="0"/>
          <w:marTop w:val="0"/>
          <w:marBottom w:val="0"/>
          <w:divBdr>
            <w:top w:val="none" w:sz="0" w:space="0" w:color="auto"/>
            <w:left w:val="none" w:sz="0" w:space="0" w:color="auto"/>
            <w:bottom w:val="none" w:sz="0" w:space="0" w:color="auto"/>
            <w:right w:val="none" w:sz="0" w:space="0" w:color="auto"/>
          </w:divBdr>
        </w:div>
        <w:div w:id="790906727">
          <w:marLeft w:val="640"/>
          <w:marRight w:val="0"/>
          <w:marTop w:val="0"/>
          <w:marBottom w:val="0"/>
          <w:divBdr>
            <w:top w:val="none" w:sz="0" w:space="0" w:color="auto"/>
            <w:left w:val="none" w:sz="0" w:space="0" w:color="auto"/>
            <w:bottom w:val="none" w:sz="0" w:space="0" w:color="auto"/>
            <w:right w:val="none" w:sz="0" w:space="0" w:color="auto"/>
          </w:divBdr>
        </w:div>
        <w:div w:id="1759011328">
          <w:marLeft w:val="640"/>
          <w:marRight w:val="0"/>
          <w:marTop w:val="0"/>
          <w:marBottom w:val="0"/>
          <w:divBdr>
            <w:top w:val="none" w:sz="0" w:space="0" w:color="auto"/>
            <w:left w:val="none" w:sz="0" w:space="0" w:color="auto"/>
            <w:bottom w:val="none" w:sz="0" w:space="0" w:color="auto"/>
            <w:right w:val="none" w:sz="0" w:space="0" w:color="auto"/>
          </w:divBdr>
        </w:div>
        <w:div w:id="1349984517">
          <w:marLeft w:val="640"/>
          <w:marRight w:val="0"/>
          <w:marTop w:val="0"/>
          <w:marBottom w:val="0"/>
          <w:divBdr>
            <w:top w:val="none" w:sz="0" w:space="0" w:color="auto"/>
            <w:left w:val="none" w:sz="0" w:space="0" w:color="auto"/>
            <w:bottom w:val="none" w:sz="0" w:space="0" w:color="auto"/>
            <w:right w:val="none" w:sz="0" w:space="0" w:color="auto"/>
          </w:divBdr>
        </w:div>
        <w:div w:id="1058940067">
          <w:marLeft w:val="640"/>
          <w:marRight w:val="0"/>
          <w:marTop w:val="0"/>
          <w:marBottom w:val="0"/>
          <w:divBdr>
            <w:top w:val="none" w:sz="0" w:space="0" w:color="auto"/>
            <w:left w:val="none" w:sz="0" w:space="0" w:color="auto"/>
            <w:bottom w:val="none" w:sz="0" w:space="0" w:color="auto"/>
            <w:right w:val="none" w:sz="0" w:space="0" w:color="auto"/>
          </w:divBdr>
        </w:div>
        <w:div w:id="302778332">
          <w:marLeft w:val="640"/>
          <w:marRight w:val="0"/>
          <w:marTop w:val="0"/>
          <w:marBottom w:val="0"/>
          <w:divBdr>
            <w:top w:val="none" w:sz="0" w:space="0" w:color="auto"/>
            <w:left w:val="none" w:sz="0" w:space="0" w:color="auto"/>
            <w:bottom w:val="none" w:sz="0" w:space="0" w:color="auto"/>
            <w:right w:val="none" w:sz="0" w:space="0" w:color="auto"/>
          </w:divBdr>
        </w:div>
        <w:div w:id="217517146">
          <w:marLeft w:val="640"/>
          <w:marRight w:val="0"/>
          <w:marTop w:val="0"/>
          <w:marBottom w:val="0"/>
          <w:divBdr>
            <w:top w:val="none" w:sz="0" w:space="0" w:color="auto"/>
            <w:left w:val="none" w:sz="0" w:space="0" w:color="auto"/>
            <w:bottom w:val="none" w:sz="0" w:space="0" w:color="auto"/>
            <w:right w:val="none" w:sz="0" w:space="0" w:color="auto"/>
          </w:divBdr>
        </w:div>
        <w:div w:id="1495223130">
          <w:marLeft w:val="640"/>
          <w:marRight w:val="0"/>
          <w:marTop w:val="0"/>
          <w:marBottom w:val="0"/>
          <w:divBdr>
            <w:top w:val="none" w:sz="0" w:space="0" w:color="auto"/>
            <w:left w:val="none" w:sz="0" w:space="0" w:color="auto"/>
            <w:bottom w:val="none" w:sz="0" w:space="0" w:color="auto"/>
            <w:right w:val="none" w:sz="0" w:space="0" w:color="auto"/>
          </w:divBdr>
        </w:div>
        <w:div w:id="1336691132">
          <w:marLeft w:val="640"/>
          <w:marRight w:val="0"/>
          <w:marTop w:val="0"/>
          <w:marBottom w:val="0"/>
          <w:divBdr>
            <w:top w:val="none" w:sz="0" w:space="0" w:color="auto"/>
            <w:left w:val="none" w:sz="0" w:space="0" w:color="auto"/>
            <w:bottom w:val="none" w:sz="0" w:space="0" w:color="auto"/>
            <w:right w:val="none" w:sz="0" w:space="0" w:color="auto"/>
          </w:divBdr>
        </w:div>
        <w:div w:id="1278872358">
          <w:marLeft w:val="640"/>
          <w:marRight w:val="0"/>
          <w:marTop w:val="0"/>
          <w:marBottom w:val="0"/>
          <w:divBdr>
            <w:top w:val="none" w:sz="0" w:space="0" w:color="auto"/>
            <w:left w:val="none" w:sz="0" w:space="0" w:color="auto"/>
            <w:bottom w:val="none" w:sz="0" w:space="0" w:color="auto"/>
            <w:right w:val="none" w:sz="0" w:space="0" w:color="auto"/>
          </w:divBdr>
        </w:div>
        <w:div w:id="817502457">
          <w:marLeft w:val="640"/>
          <w:marRight w:val="0"/>
          <w:marTop w:val="0"/>
          <w:marBottom w:val="0"/>
          <w:divBdr>
            <w:top w:val="none" w:sz="0" w:space="0" w:color="auto"/>
            <w:left w:val="none" w:sz="0" w:space="0" w:color="auto"/>
            <w:bottom w:val="none" w:sz="0" w:space="0" w:color="auto"/>
            <w:right w:val="none" w:sz="0" w:space="0" w:color="auto"/>
          </w:divBdr>
        </w:div>
        <w:div w:id="637495224">
          <w:marLeft w:val="640"/>
          <w:marRight w:val="0"/>
          <w:marTop w:val="0"/>
          <w:marBottom w:val="0"/>
          <w:divBdr>
            <w:top w:val="none" w:sz="0" w:space="0" w:color="auto"/>
            <w:left w:val="none" w:sz="0" w:space="0" w:color="auto"/>
            <w:bottom w:val="none" w:sz="0" w:space="0" w:color="auto"/>
            <w:right w:val="none" w:sz="0" w:space="0" w:color="auto"/>
          </w:divBdr>
        </w:div>
        <w:div w:id="892424637">
          <w:marLeft w:val="640"/>
          <w:marRight w:val="0"/>
          <w:marTop w:val="0"/>
          <w:marBottom w:val="0"/>
          <w:divBdr>
            <w:top w:val="none" w:sz="0" w:space="0" w:color="auto"/>
            <w:left w:val="none" w:sz="0" w:space="0" w:color="auto"/>
            <w:bottom w:val="none" w:sz="0" w:space="0" w:color="auto"/>
            <w:right w:val="none" w:sz="0" w:space="0" w:color="auto"/>
          </w:divBdr>
        </w:div>
        <w:div w:id="1623612344">
          <w:marLeft w:val="640"/>
          <w:marRight w:val="0"/>
          <w:marTop w:val="0"/>
          <w:marBottom w:val="0"/>
          <w:divBdr>
            <w:top w:val="none" w:sz="0" w:space="0" w:color="auto"/>
            <w:left w:val="none" w:sz="0" w:space="0" w:color="auto"/>
            <w:bottom w:val="none" w:sz="0" w:space="0" w:color="auto"/>
            <w:right w:val="none" w:sz="0" w:space="0" w:color="auto"/>
          </w:divBdr>
        </w:div>
        <w:div w:id="1179540473">
          <w:marLeft w:val="640"/>
          <w:marRight w:val="0"/>
          <w:marTop w:val="0"/>
          <w:marBottom w:val="0"/>
          <w:divBdr>
            <w:top w:val="none" w:sz="0" w:space="0" w:color="auto"/>
            <w:left w:val="none" w:sz="0" w:space="0" w:color="auto"/>
            <w:bottom w:val="none" w:sz="0" w:space="0" w:color="auto"/>
            <w:right w:val="none" w:sz="0" w:space="0" w:color="auto"/>
          </w:divBdr>
        </w:div>
        <w:div w:id="315884594">
          <w:marLeft w:val="640"/>
          <w:marRight w:val="0"/>
          <w:marTop w:val="0"/>
          <w:marBottom w:val="0"/>
          <w:divBdr>
            <w:top w:val="none" w:sz="0" w:space="0" w:color="auto"/>
            <w:left w:val="none" w:sz="0" w:space="0" w:color="auto"/>
            <w:bottom w:val="none" w:sz="0" w:space="0" w:color="auto"/>
            <w:right w:val="none" w:sz="0" w:space="0" w:color="auto"/>
          </w:divBdr>
        </w:div>
        <w:div w:id="2137723084">
          <w:marLeft w:val="640"/>
          <w:marRight w:val="0"/>
          <w:marTop w:val="0"/>
          <w:marBottom w:val="0"/>
          <w:divBdr>
            <w:top w:val="none" w:sz="0" w:space="0" w:color="auto"/>
            <w:left w:val="none" w:sz="0" w:space="0" w:color="auto"/>
            <w:bottom w:val="none" w:sz="0" w:space="0" w:color="auto"/>
            <w:right w:val="none" w:sz="0" w:space="0" w:color="auto"/>
          </w:divBdr>
        </w:div>
        <w:div w:id="1781023904">
          <w:marLeft w:val="640"/>
          <w:marRight w:val="0"/>
          <w:marTop w:val="0"/>
          <w:marBottom w:val="0"/>
          <w:divBdr>
            <w:top w:val="none" w:sz="0" w:space="0" w:color="auto"/>
            <w:left w:val="none" w:sz="0" w:space="0" w:color="auto"/>
            <w:bottom w:val="none" w:sz="0" w:space="0" w:color="auto"/>
            <w:right w:val="none" w:sz="0" w:space="0" w:color="auto"/>
          </w:divBdr>
        </w:div>
        <w:div w:id="1377896702">
          <w:marLeft w:val="640"/>
          <w:marRight w:val="0"/>
          <w:marTop w:val="0"/>
          <w:marBottom w:val="0"/>
          <w:divBdr>
            <w:top w:val="none" w:sz="0" w:space="0" w:color="auto"/>
            <w:left w:val="none" w:sz="0" w:space="0" w:color="auto"/>
            <w:bottom w:val="none" w:sz="0" w:space="0" w:color="auto"/>
            <w:right w:val="none" w:sz="0" w:space="0" w:color="auto"/>
          </w:divBdr>
        </w:div>
        <w:div w:id="88812746">
          <w:marLeft w:val="640"/>
          <w:marRight w:val="0"/>
          <w:marTop w:val="0"/>
          <w:marBottom w:val="0"/>
          <w:divBdr>
            <w:top w:val="none" w:sz="0" w:space="0" w:color="auto"/>
            <w:left w:val="none" w:sz="0" w:space="0" w:color="auto"/>
            <w:bottom w:val="none" w:sz="0" w:space="0" w:color="auto"/>
            <w:right w:val="none" w:sz="0" w:space="0" w:color="auto"/>
          </w:divBdr>
        </w:div>
        <w:div w:id="1699348892">
          <w:marLeft w:val="640"/>
          <w:marRight w:val="0"/>
          <w:marTop w:val="0"/>
          <w:marBottom w:val="0"/>
          <w:divBdr>
            <w:top w:val="none" w:sz="0" w:space="0" w:color="auto"/>
            <w:left w:val="none" w:sz="0" w:space="0" w:color="auto"/>
            <w:bottom w:val="none" w:sz="0" w:space="0" w:color="auto"/>
            <w:right w:val="none" w:sz="0" w:space="0" w:color="auto"/>
          </w:divBdr>
        </w:div>
        <w:div w:id="942347043">
          <w:marLeft w:val="640"/>
          <w:marRight w:val="0"/>
          <w:marTop w:val="0"/>
          <w:marBottom w:val="0"/>
          <w:divBdr>
            <w:top w:val="none" w:sz="0" w:space="0" w:color="auto"/>
            <w:left w:val="none" w:sz="0" w:space="0" w:color="auto"/>
            <w:bottom w:val="none" w:sz="0" w:space="0" w:color="auto"/>
            <w:right w:val="none" w:sz="0" w:space="0" w:color="auto"/>
          </w:divBdr>
        </w:div>
        <w:div w:id="743799248">
          <w:marLeft w:val="640"/>
          <w:marRight w:val="0"/>
          <w:marTop w:val="0"/>
          <w:marBottom w:val="0"/>
          <w:divBdr>
            <w:top w:val="none" w:sz="0" w:space="0" w:color="auto"/>
            <w:left w:val="none" w:sz="0" w:space="0" w:color="auto"/>
            <w:bottom w:val="none" w:sz="0" w:space="0" w:color="auto"/>
            <w:right w:val="none" w:sz="0" w:space="0" w:color="auto"/>
          </w:divBdr>
        </w:div>
        <w:div w:id="1460220637">
          <w:marLeft w:val="640"/>
          <w:marRight w:val="0"/>
          <w:marTop w:val="0"/>
          <w:marBottom w:val="0"/>
          <w:divBdr>
            <w:top w:val="none" w:sz="0" w:space="0" w:color="auto"/>
            <w:left w:val="none" w:sz="0" w:space="0" w:color="auto"/>
            <w:bottom w:val="none" w:sz="0" w:space="0" w:color="auto"/>
            <w:right w:val="none" w:sz="0" w:space="0" w:color="auto"/>
          </w:divBdr>
        </w:div>
        <w:div w:id="1281492450">
          <w:marLeft w:val="640"/>
          <w:marRight w:val="0"/>
          <w:marTop w:val="0"/>
          <w:marBottom w:val="0"/>
          <w:divBdr>
            <w:top w:val="none" w:sz="0" w:space="0" w:color="auto"/>
            <w:left w:val="none" w:sz="0" w:space="0" w:color="auto"/>
            <w:bottom w:val="none" w:sz="0" w:space="0" w:color="auto"/>
            <w:right w:val="none" w:sz="0" w:space="0" w:color="auto"/>
          </w:divBdr>
        </w:div>
        <w:div w:id="1103233161">
          <w:marLeft w:val="640"/>
          <w:marRight w:val="0"/>
          <w:marTop w:val="0"/>
          <w:marBottom w:val="0"/>
          <w:divBdr>
            <w:top w:val="none" w:sz="0" w:space="0" w:color="auto"/>
            <w:left w:val="none" w:sz="0" w:space="0" w:color="auto"/>
            <w:bottom w:val="none" w:sz="0" w:space="0" w:color="auto"/>
            <w:right w:val="none" w:sz="0" w:space="0" w:color="auto"/>
          </w:divBdr>
        </w:div>
        <w:div w:id="405229791">
          <w:marLeft w:val="640"/>
          <w:marRight w:val="0"/>
          <w:marTop w:val="0"/>
          <w:marBottom w:val="0"/>
          <w:divBdr>
            <w:top w:val="none" w:sz="0" w:space="0" w:color="auto"/>
            <w:left w:val="none" w:sz="0" w:space="0" w:color="auto"/>
            <w:bottom w:val="none" w:sz="0" w:space="0" w:color="auto"/>
            <w:right w:val="none" w:sz="0" w:space="0" w:color="auto"/>
          </w:divBdr>
        </w:div>
        <w:div w:id="200942534">
          <w:marLeft w:val="640"/>
          <w:marRight w:val="0"/>
          <w:marTop w:val="0"/>
          <w:marBottom w:val="0"/>
          <w:divBdr>
            <w:top w:val="none" w:sz="0" w:space="0" w:color="auto"/>
            <w:left w:val="none" w:sz="0" w:space="0" w:color="auto"/>
            <w:bottom w:val="none" w:sz="0" w:space="0" w:color="auto"/>
            <w:right w:val="none" w:sz="0" w:space="0" w:color="auto"/>
          </w:divBdr>
        </w:div>
        <w:div w:id="1772312062">
          <w:marLeft w:val="640"/>
          <w:marRight w:val="0"/>
          <w:marTop w:val="0"/>
          <w:marBottom w:val="0"/>
          <w:divBdr>
            <w:top w:val="none" w:sz="0" w:space="0" w:color="auto"/>
            <w:left w:val="none" w:sz="0" w:space="0" w:color="auto"/>
            <w:bottom w:val="none" w:sz="0" w:space="0" w:color="auto"/>
            <w:right w:val="none" w:sz="0" w:space="0" w:color="auto"/>
          </w:divBdr>
        </w:div>
        <w:div w:id="537592462">
          <w:marLeft w:val="640"/>
          <w:marRight w:val="0"/>
          <w:marTop w:val="0"/>
          <w:marBottom w:val="0"/>
          <w:divBdr>
            <w:top w:val="none" w:sz="0" w:space="0" w:color="auto"/>
            <w:left w:val="none" w:sz="0" w:space="0" w:color="auto"/>
            <w:bottom w:val="none" w:sz="0" w:space="0" w:color="auto"/>
            <w:right w:val="none" w:sz="0" w:space="0" w:color="auto"/>
          </w:divBdr>
        </w:div>
        <w:div w:id="339505434">
          <w:marLeft w:val="640"/>
          <w:marRight w:val="0"/>
          <w:marTop w:val="0"/>
          <w:marBottom w:val="0"/>
          <w:divBdr>
            <w:top w:val="none" w:sz="0" w:space="0" w:color="auto"/>
            <w:left w:val="none" w:sz="0" w:space="0" w:color="auto"/>
            <w:bottom w:val="none" w:sz="0" w:space="0" w:color="auto"/>
            <w:right w:val="none" w:sz="0" w:space="0" w:color="auto"/>
          </w:divBdr>
        </w:div>
        <w:div w:id="591662783">
          <w:marLeft w:val="640"/>
          <w:marRight w:val="0"/>
          <w:marTop w:val="0"/>
          <w:marBottom w:val="0"/>
          <w:divBdr>
            <w:top w:val="none" w:sz="0" w:space="0" w:color="auto"/>
            <w:left w:val="none" w:sz="0" w:space="0" w:color="auto"/>
            <w:bottom w:val="none" w:sz="0" w:space="0" w:color="auto"/>
            <w:right w:val="none" w:sz="0" w:space="0" w:color="auto"/>
          </w:divBdr>
        </w:div>
        <w:div w:id="1173835172">
          <w:marLeft w:val="640"/>
          <w:marRight w:val="0"/>
          <w:marTop w:val="0"/>
          <w:marBottom w:val="0"/>
          <w:divBdr>
            <w:top w:val="none" w:sz="0" w:space="0" w:color="auto"/>
            <w:left w:val="none" w:sz="0" w:space="0" w:color="auto"/>
            <w:bottom w:val="none" w:sz="0" w:space="0" w:color="auto"/>
            <w:right w:val="none" w:sz="0" w:space="0" w:color="auto"/>
          </w:divBdr>
        </w:div>
        <w:div w:id="528374648">
          <w:marLeft w:val="640"/>
          <w:marRight w:val="0"/>
          <w:marTop w:val="0"/>
          <w:marBottom w:val="0"/>
          <w:divBdr>
            <w:top w:val="none" w:sz="0" w:space="0" w:color="auto"/>
            <w:left w:val="none" w:sz="0" w:space="0" w:color="auto"/>
            <w:bottom w:val="none" w:sz="0" w:space="0" w:color="auto"/>
            <w:right w:val="none" w:sz="0" w:space="0" w:color="auto"/>
          </w:divBdr>
        </w:div>
        <w:div w:id="948392039">
          <w:marLeft w:val="640"/>
          <w:marRight w:val="0"/>
          <w:marTop w:val="0"/>
          <w:marBottom w:val="0"/>
          <w:divBdr>
            <w:top w:val="none" w:sz="0" w:space="0" w:color="auto"/>
            <w:left w:val="none" w:sz="0" w:space="0" w:color="auto"/>
            <w:bottom w:val="none" w:sz="0" w:space="0" w:color="auto"/>
            <w:right w:val="none" w:sz="0" w:space="0" w:color="auto"/>
          </w:divBdr>
        </w:div>
        <w:div w:id="593974871">
          <w:marLeft w:val="640"/>
          <w:marRight w:val="0"/>
          <w:marTop w:val="0"/>
          <w:marBottom w:val="0"/>
          <w:divBdr>
            <w:top w:val="none" w:sz="0" w:space="0" w:color="auto"/>
            <w:left w:val="none" w:sz="0" w:space="0" w:color="auto"/>
            <w:bottom w:val="none" w:sz="0" w:space="0" w:color="auto"/>
            <w:right w:val="none" w:sz="0" w:space="0" w:color="auto"/>
          </w:divBdr>
        </w:div>
        <w:div w:id="1460496322">
          <w:marLeft w:val="640"/>
          <w:marRight w:val="0"/>
          <w:marTop w:val="0"/>
          <w:marBottom w:val="0"/>
          <w:divBdr>
            <w:top w:val="none" w:sz="0" w:space="0" w:color="auto"/>
            <w:left w:val="none" w:sz="0" w:space="0" w:color="auto"/>
            <w:bottom w:val="none" w:sz="0" w:space="0" w:color="auto"/>
            <w:right w:val="none" w:sz="0" w:space="0" w:color="auto"/>
          </w:divBdr>
        </w:div>
        <w:div w:id="306126207">
          <w:marLeft w:val="640"/>
          <w:marRight w:val="0"/>
          <w:marTop w:val="0"/>
          <w:marBottom w:val="0"/>
          <w:divBdr>
            <w:top w:val="none" w:sz="0" w:space="0" w:color="auto"/>
            <w:left w:val="none" w:sz="0" w:space="0" w:color="auto"/>
            <w:bottom w:val="none" w:sz="0" w:space="0" w:color="auto"/>
            <w:right w:val="none" w:sz="0" w:space="0" w:color="auto"/>
          </w:divBdr>
        </w:div>
        <w:div w:id="450632618">
          <w:marLeft w:val="640"/>
          <w:marRight w:val="0"/>
          <w:marTop w:val="0"/>
          <w:marBottom w:val="0"/>
          <w:divBdr>
            <w:top w:val="none" w:sz="0" w:space="0" w:color="auto"/>
            <w:left w:val="none" w:sz="0" w:space="0" w:color="auto"/>
            <w:bottom w:val="none" w:sz="0" w:space="0" w:color="auto"/>
            <w:right w:val="none" w:sz="0" w:space="0" w:color="auto"/>
          </w:divBdr>
        </w:div>
        <w:div w:id="1502088116">
          <w:marLeft w:val="640"/>
          <w:marRight w:val="0"/>
          <w:marTop w:val="0"/>
          <w:marBottom w:val="0"/>
          <w:divBdr>
            <w:top w:val="none" w:sz="0" w:space="0" w:color="auto"/>
            <w:left w:val="none" w:sz="0" w:space="0" w:color="auto"/>
            <w:bottom w:val="none" w:sz="0" w:space="0" w:color="auto"/>
            <w:right w:val="none" w:sz="0" w:space="0" w:color="auto"/>
          </w:divBdr>
        </w:div>
        <w:div w:id="2126732323">
          <w:marLeft w:val="640"/>
          <w:marRight w:val="0"/>
          <w:marTop w:val="0"/>
          <w:marBottom w:val="0"/>
          <w:divBdr>
            <w:top w:val="none" w:sz="0" w:space="0" w:color="auto"/>
            <w:left w:val="none" w:sz="0" w:space="0" w:color="auto"/>
            <w:bottom w:val="none" w:sz="0" w:space="0" w:color="auto"/>
            <w:right w:val="none" w:sz="0" w:space="0" w:color="auto"/>
          </w:divBdr>
        </w:div>
        <w:div w:id="1284076716">
          <w:marLeft w:val="640"/>
          <w:marRight w:val="0"/>
          <w:marTop w:val="0"/>
          <w:marBottom w:val="0"/>
          <w:divBdr>
            <w:top w:val="none" w:sz="0" w:space="0" w:color="auto"/>
            <w:left w:val="none" w:sz="0" w:space="0" w:color="auto"/>
            <w:bottom w:val="none" w:sz="0" w:space="0" w:color="auto"/>
            <w:right w:val="none" w:sz="0" w:space="0" w:color="auto"/>
          </w:divBdr>
        </w:div>
        <w:div w:id="601305740">
          <w:marLeft w:val="640"/>
          <w:marRight w:val="0"/>
          <w:marTop w:val="0"/>
          <w:marBottom w:val="0"/>
          <w:divBdr>
            <w:top w:val="none" w:sz="0" w:space="0" w:color="auto"/>
            <w:left w:val="none" w:sz="0" w:space="0" w:color="auto"/>
            <w:bottom w:val="none" w:sz="0" w:space="0" w:color="auto"/>
            <w:right w:val="none" w:sz="0" w:space="0" w:color="auto"/>
          </w:divBdr>
        </w:div>
        <w:div w:id="1087844622">
          <w:marLeft w:val="640"/>
          <w:marRight w:val="0"/>
          <w:marTop w:val="0"/>
          <w:marBottom w:val="0"/>
          <w:divBdr>
            <w:top w:val="none" w:sz="0" w:space="0" w:color="auto"/>
            <w:left w:val="none" w:sz="0" w:space="0" w:color="auto"/>
            <w:bottom w:val="none" w:sz="0" w:space="0" w:color="auto"/>
            <w:right w:val="none" w:sz="0" w:space="0" w:color="auto"/>
          </w:divBdr>
        </w:div>
        <w:div w:id="87194118">
          <w:marLeft w:val="640"/>
          <w:marRight w:val="0"/>
          <w:marTop w:val="0"/>
          <w:marBottom w:val="0"/>
          <w:divBdr>
            <w:top w:val="none" w:sz="0" w:space="0" w:color="auto"/>
            <w:left w:val="none" w:sz="0" w:space="0" w:color="auto"/>
            <w:bottom w:val="none" w:sz="0" w:space="0" w:color="auto"/>
            <w:right w:val="none" w:sz="0" w:space="0" w:color="auto"/>
          </w:divBdr>
        </w:div>
        <w:div w:id="1375424032">
          <w:marLeft w:val="640"/>
          <w:marRight w:val="0"/>
          <w:marTop w:val="0"/>
          <w:marBottom w:val="0"/>
          <w:divBdr>
            <w:top w:val="none" w:sz="0" w:space="0" w:color="auto"/>
            <w:left w:val="none" w:sz="0" w:space="0" w:color="auto"/>
            <w:bottom w:val="none" w:sz="0" w:space="0" w:color="auto"/>
            <w:right w:val="none" w:sz="0" w:space="0" w:color="auto"/>
          </w:divBdr>
        </w:div>
        <w:div w:id="1157696688">
          <w:marLeft w:val="640"/>
          <w:marRight w:val="0"/>
          <w:marTop w:val="0"/>
          <w:marBottom w:val="0"/>
          <w:divBdr>
            <w:top w:val="none" w:sz="0" w:space="0" w:color="auto"/>
            <w:left w:val="none" w:sz="0" w:space="0" w:color="auto"/>
            <w:bottom w:val="none" w:sz="0" w:space="0" w:color="auto"/>
            <w:right w:val="none" w:sz="0" w:space="0" w:color="auto"/>
          </w:divBdr>
        </w:div>
        <w:div w:id="1326861487">
          <w:marLeft w:val="640"/>
          <w:marRight w:val="0"/>
          <w:marTop w:val="0"/>
          <w:marBottom w:val="0"/>
          <w:divBdr>
            <w:top w:val="none" w:sz="0" w:space="0" w:color="auto"/>
            <w:left w:val="none" w:sz="0" w:space="0" w:color="auto"/>
            <w:bottom w:val="none" w:sz="0" w:space="0" w:color="auto"/>
            <w:right w:val="none" w:sz="0" w:space="0" w:color="auto"/>
          </w:divBdr>
        </w:div>
        <w:div w:id="2145583301">
          <w:marLeft w:val="640"/>
          <w:marRight w:val="0"/>
          <w:marTop w:val="0"/>
          <w:marBottom w:val="0"/>
          <w:divBdr>
            <w:top w:val="none" w:sz="0" w:space="0" w:color="auto"/>
            <w:left w:val="none" w:sz="0" w:space="0" w:color="auto"/>
            <w:bottom w:val="none" w:sz="0" w:space="0" w:color="auto"/>
            <w:right w:val="none" w:sz="0" w:space="0" w:color="auto"/>
          </w:divBdr>
        </w:div>
        <w:div w:id="208302077">
          <w:marLeft w:val="640"/>
          <w:marRight w:val="0"/>
          <w:marTop w:val="0"/>
          <w:marBottom w:val="0"/>
          <w:divBdr>
            <w:top w:val="none" w:sz="0" w:space="0" w:color="auto"/>
            <w:left w:val="none" w:sz="0" w:space="0" w:color="auto"/>
            <w:bottom w:val="none" w:sz="0" w:space="0" w:color="auto"/>
            <w:right w:val="none" w:sz="0" w:space="0" w:color="auto"/>
          </w:divBdr>
        </w:div>
        <w:div w:id="1605379358">
          <w:marLeft w:val="640"/>
          <w:marRight w:val="0"/>
          <w:marTop w:val="0"/>
          <w:marBottom w:val="0"/>
          <w:divBdr>
            <w:top w:val="none" w:sz="0" w:space="0" w:color="auto"/>
            <w:left w:val="none" w:sz="0" w:space="0" w:color="auto"/>
            <w:bottom w:val="none" w:sz="0" w:space="0" w:color="auto"/>
            <w:right w:val="none" w:sz="0" w:space="0" w:color="auto"/>
          </w:divBdr>
        </w:div>
        <w:div w:id="2103719717">
          <w:marLeft w:val="640"/>
          <w:marRight w:val="0"/>
          <w:marTop w:val="0"/>
          <w:marBottom w:val="0"/>
          <w:divBdr>
            <w:top w:val="none" w:sz="0" w:space="0" w:color="auto"/>
            <w:left w:val="none" w:sz="0" w:space="0" w:color="auto"/>
            <w:bottom w:val="none" w:sz="0" w:space="0" w:color="auto"/>
            <w:right w:val="none" w:sz="0" w:space="0" w:color="auto"/>
          </w:divBdr>
        </w:div>
        <w:div w:id="692925078">
          <w:marLeft w:val="640"/>
          <w:marRight w:val="0"/>
          <w:marTop w:val="0"/>
          <w:marBottom w:val="0"/>
          <w:divBdr>
            <w:top w:val="none" w:sz="0" w:space="0" w:color="auto"/>
            <w:left w:val="none" w:sz="0" w:space="0" w:color="auto"/>
            <w:bottom w:val="none" w:sz="0" w:space="0" w:color="auto"/>
            <w:right w:val="none" w:sz="0" w:space="0" w:color="auto"/>
          </w:divBdr>
        </w:div>
        <w:div w:id="1241907504">
          <w:marLeft w:val="640"/>
          <w:marRight w:val="0"/>
          <w:marTop w:val="0"/>
          <w:marBottom w:val="0"/>
          <w:divBdr>
            <w:top w:val="none" w:sz="0" w:space="0" w:color="auto"/>
            <w:left w:val="none" w:sz="0" w:space="0" w:color="auto"/>
            <w:bottom w:val="none" w:sz="0" w:space="0" w:color="auto"/>
            <w:right w:val="none" w:sz="0" w:space="0" w:color="auto"/>
          </w:divBdr>
        </w:div>
        <w:div w:id="644286263">
          <w:marLeft w:val="640"/>
          <w:marRight w:val="0"/>
          <w:marTop w:val="0"/>
          <w:marBottom w:val="0"/>
          <w:divBdr>
            <w:top w:val="none" w:sz="0" w:space="0" w:color="auto"/>
            <w:left w:val="none" w:sz="0" w:space="0" w:color="auto"/>
            <w:bottom w:val="none" w:sz="0" w:space="0" w:color="auto"/>
            <w:right w:val="none" w:sz="0" w:space="0" w:color="auto"/>
          </w:divBdr>
        </w:div>
        <w:div w:id="1225214416">
          <w:marLeft w:val="640"/>
          <w:marRight w:val="0"/>
          <w:marTop w:val="0"/>
          <w:marBottom w:val="0"/>
          <w:divBdr>
            <w:top w:val="none" w:sz="0" w:space="0" w:color="auto"/>
            <w:left w:val="none" w:sz="0" w:space="0" w:color="auto"/>
            <w:bottom w:val="none" w:sz="0" w:space="0" w:color="auto"/>
            <w:right w:val="none" w:sz="0" w:space="0" w:color="auto"/>
          </w:divBdr>
        </w:div>
        <w:div w:id="1536502217">
          <w:marLeft w:val="640"/>
          <w:marRight w:val="0"/>
          <w:marTop w:val="0"/>
          <w:marBottom w:val="0"/>
          <w:divBdr>
            <w:top w:val="none" w:sz="0" w:space="0" w:color="auto"/>
            <w:left w:val="none" w:sz="0" w:space="0" w:color="auto"/>
            <w:bottom w:val="none" w:sz="0" w:space="0" w:color="auto"/>
            <w:right w:val="none" w:sz="0" w:space="0" w:color="auto"/>
          </w:divBdr>
        </w:div>
        <w:div w:id="461504913">
          <w:marLeft w:val="640"/>
          <w:marRight w:val="0"/>
          <w:marTop w:val="0"/>
          <w:marBottom w:val="0"/>
          <w:divBdr>
            <w:top w:val="none" w:sz="0" w:space="0" w:color="auto"/>
            <w:left w:val="none" w:sz="0" w:space="0" w:color="auto"/>
            <w:bottom w:val="none" w:sz="0" w:space="0" w:color="auto"/>
            <w:right w:val="none" w:sz="0" w:space="0" w:color="auto"/>
          </w:divBdr>
        </w:div>
        <w:div w:id="415253477">
          <w:marLeft w:val="640"/>
          <w:marRight w:val="0"/>
          <w:marTop w:val="0"/>
          <w:marBottom w:val="0"/>
          <w:divBdr>
            <w:top w:val="none" w:sz="0" w:space="0" w:color="auto"/>
            <w:left w:val="none" w:sz="0" w:space="0" w:color="auto"/>
            <w:bottom w:val="none" w:sz="0" w:space="0" w:color="auto"/>
            <w:right w:val="none" w:sz="0" w:space="0" w:color="auto"/>
          </w:divBdr>
        </w:div>
        <w:div w:id="1236162364">
          <w:marLeft w:val="640"/>
          <w:marRight w:val="0"/>
          <w:marTop w:val="0"/>
          <w:marBottom w:val="0"/>
          <w:divBdr>
            <w:top w:val="none" w:sz="0" w:space="0" w:color="auto"/>
            <w:left w:val="none" w:sz="0" w:space="0" w:color="auto"/>
            <w:bottom w:val="none" w:sz="0" w:space="0" w:color="auto"/>
            <w:right w:val="none" w:sz="0" w:space="0" w:color="auto"/>
          </w:divBdr>
        </w:div>
        <w:div w:id="1025248871">
          <w:marLeft w:val="640"/>
          <w:marRight w:val="0"/>
          <w:marTop w:val="0"/>
          <w:marBottom w:val="0"/>
          <w:divBdr>
            <w:top w:val="none" w:sz="0" w:space="0" w:color="auto"/>
            <w:left w:val="none" w:sz="0" w:space="0" w:color="auto"/>
            <w:bottom w:val="none" w:sz="0" w:space="0" w:color="auto"/>
            <w:right w:val="none" w:sz="0" w:space="0" w:color="auto"/>
          </w:divBdr>
        </w:div>
        <w:div w:id="184443432">
          <w:marLeft w:val="640"/>
          <w:marRight w:val="0"/>
          <w:marTop w:val="0"/>
          <w:marBottom w:val="0"/>
          <w:divBdr>
            <w:top w:val="none" w:sz="0" w:space="0" w:color="auto"/>
            <w:left w:val="none" w:sz="0" w:space="0" w:color="auto"/>
            <w:bottom w:val="none" w:sz="0" w:space="0" w:color="auto"/>
            <w:right w:val="none" w:sz="0" w:space="0" w:color="auto"/>
          </w:divBdr>
        </w:div>
        <w:div w:id="992684110">
          <w:marLeft w:val="640"/>
          <w:marRight w:val="0"/>
          <w:marTop w:val="0"/>
          <w:marBottom w:val="0"/>
          <w:divBdr>
            <w:top w:val="none" w:sz="0" w:space="0" w:color="auto"/>
            <w:left w:val="none" w:sz="0" w:space="0" w:color="auto"/>
            <w:bottom w:val="none" w:sz="0" w:space="0" w:color="auto"/>
            <w:right w:val="none" w:sz="0" w:space="0" w:color="auto"/>
          </w:divBdr>
        </w:div>
        <w:div w:id="1059129856">
          <w:marLeft w:val="640"/>
          <w:marRight w:val="0"/>
          <w:marTop w:val="0"/>
          <w:marBottom w:val="0"/>
          <w:divBdr>
            <w:top w:val="none" w:sz="0" w:space="0" w:color="auto"/>
            <w:left w:val="none" w:sz="0" w:space="0" w:color="auto"/>
            <w:bottom w:val="none" w:sz="0" w:space="0" w:color="auto"/>
            <w:right w:val="none" w:sz="0" w:space="0" w:color="auto"/>
          </w:divBdr>
        </w:div>
        <w:div w:id="996301358">
          <w:marLeft w:val="640"/>
          <w:marRight w:val="0"/>
          <w:marTop w:val="0"/>
          <w:marBottom w:val="0"/>
          <w:divBdr>
            <w:top w:val="none" w:sz="0" w:space="0" w:color="auto"/>
            <w:left w:val="none" w:sz="0" w:space="0" w:color="auto"/>
            <w:bottom w:val="none" w:sz="0" w:space="0" w:color="auto"/>
            <w:right w:val="none" w:sz="0" w:space="0" w:color="auto"/>
          </w:divBdr>
        </w:div>
        <w:div w:id="1091858019">
          <w:marLeft w:val="640"/>
          <w:marRight w:val="0"/>
          <w:marTop w:val="0"/>
          <w:marBottom w:val="0"/>
          <w:divBdr>
            <w:top w:val="none" w:sz="0" w:space="0" w:color="auto"/>
            <w:left w:val="none" w:sz="0" w:space="0" w:color="auto"/>
            <w:bottom w:val="none" w:sz="0" w:space="0" w:color="auto"/>
            <w:right w:val="none" w:sz="0" w:space="0" w:color="auto"/>
          </w:divBdr>
        </w:div>
        <w:div w:id="2054884567">
          <w:marLeft w:val="640"/>
          <w:marRight w:val="0"/>
          <w:marTop w:val="0"/>
          <w:marBottom w:val="0"/>
          <w:divBdr>
            <w:top w:val="none" w:sz="0" w:space="0" w:color="auto"/>
            <w:left w:val="none" w:sz="0" w:space="0" w:color="auto"/>
            <w:bottom w:val="none" w:sz="0" w:space="0" w:color="auto"/>
            <w:right w:val="none" w:sz="0" w:space="0" w:color="auto"/>
          </w:divBdr>
        </w:div>
        <w:div w:id="481704812">
          <w:marLeft w:val="640"/>
          <w:marRight w:val="0"/>
          <w:marTop w:val="0"/>
          <w:marBottom w:val="0"/>
          <w:divBdr>
            <w:top w:val="none" w:sz="0" w:space="0" w:color="auto"/>
            <w:left w:val="none" w:sz="0" w:space="0" w:color="auto"/>
            <w:bottom w:val="none" w:sz="0" w:space="0" w:color="auto"/>
            <w:right w:val="none" w:sz="0" w:space="0" w:color="auto"/>
          </w:divBdr>
        </w:div>
        <w:div w:id="1238899357">
          <w:marLeft w:val="640"/>
          <w:marRight w:val="0"/>
          <w:marTop w:val="0"/>
          <w:marBottom w:val="0"/>
          <w:divBdr>
            <w:top w:val="none" w:sz="0" w:space="0" w:color="auto"/>
            <w:left w:val="none" w:sz="0" w:space="0" w:color="auto"/>
            <w:bottom w:val="none" w:sz="0" w:space="0" w:color="auto"/>
            <w:right w:val="none" w:sz="0" w:space="0" w:color="auto"/>
          </w:divBdr>
        </w:div>
        <w:div w:id="2069184565">
          <w:marLeft w:val="640"/>
          <w:marRight w:val="0"/>
          <w:marTop w:val="0"/>
          <w:marBottom w:val="0"/>
          <w:divBdr>
            <w:top w:val="none" w:sz="0" w:space="0" w:color="auto"/>
            <w:left w:val="none" w:sz="0" w:space="0" w:color="auto"/>
            <w:bottom w:val="none" w:sz="0" w:space="0" w:color="auto"/>
            <w:right w:val="none" w:sz="0" w:space="0" w:color="auto"/>
          </w:divBdr>
        </w:div>
        <w:div w:id="1227497336">
          <w:marLeft w:val="640"/>
          <w:marRight w:val="0"/>
          <w:marTop w:val="0"/>
          <w:marBottom w:val="0"/>
          <w:divBdr>
            <w:top w:val="none" w:sz="0" w:space="0" w:color="auto"/>
            <w:left w:val="none" w:sz="0" w:space="0" w:color="auto"/>
            <w:bottom w:val="none" w:sz="0" w:space="0" w:color="auto"/>
            <w:right w:val="none" w:sz="0" w:space="0" w:color="auto"/>
          </w:divBdr>
        </w:div>
        <w:div w:id="1482307890">
          <w:marLeft w:val="640"/>
          <w:marRight w:val="0"/>
          <w:marTop w:val="0"/>
          <w:marBottom w:val="0"/>
          <w:divBdr>
            <w:top w:val="none" w:sz="0" w:space="0" w:color="auto"/>
            <w:left w:val="none" w:sz="0" w:space="0" w:color="auto"/>
            <w:bottom w:val="none" w:sz="0" w:space="0" w:color="auto"/>
            <w:right w:val="none" w:sz="0" w:space="0" w:color="auto"/>
          </w:divBdr>
        </w:div>
        <w:div w:id="1185092779">
          <w:marLeft w:val="640"/>
          <w:marRight w:val="0"/>
          <w:marTop w:val="0"/>
          <w:marBottom w:val="0"/>
          <w:divBdr>
            <w:top w:val="none" w:sz="0" w:space="0" w:color="auto"/>
            <w:left w:val="none" w:sz="0" w:space="0" w:color="auto"/>
            <w:bottom w:val="none" w:sz="0" w:space="0" w:color="auto"/>
            <w:right w:val="none" w:sz="0" w:space="0" w:color="auto"/>
          </w:divBdr>
        </w:div>
        <w:div w:id="1603227312">
          <w:marLeft w:val="640"/>
          <w:marRight w:val="0"/>
          <w:marTop w:val="0"/>
          <w:marBottom w:val="0"/>
          <w:divBdr>
            <w:top w:val="none" w:sz="0" w:space="0" w:color="auto"/>
            <w:left w:val="none" w:sz="0" w:space="0" w:color="auto"/>
            <w:bottom w:val="none" w:sz="0" w:space="0" w:color="auto"/>
            <w:right w:val="none" w:sz="0" w:space="0" w:color="auto"/>
          </w:divBdr>
        </w:div>
        <w:div w:id="1579175441">
          <w:marLeft w:val="640"/>
          <w:marRight w:val="0"/>
          <w:marTop w:val="0"/>
          <w:marBottom w:val="0"/>
          <w:divBdr>
            <w:top w:val="none" w:sz="0" w:space="0" w:color="auto"/>
            <w:left w:val="none" w:sz="0" w:space="0" w:color="auto"/>
            <w:bottom w:val="none" w:sz="0" w:space="0" w:color="auto"/>
            <w:right w:val="none" w:sz="0" w:space="0" w:color="auto"/>
          </w:divBdr>
        </w:div>
        <w:div w:id="49117336">
          <w:marLeft w:val="640"/>
          <w:marRight w:val="0"/>
          <w:marTop w:val="0"/>
          <w:marBottom w:val="0"/>
          <w:divBdr>
            <w:top w:val="none" w:sz="0" w:space="0" w:color="auto"/>
            <w:left w:val="none" w:sz="0" w:space="0" w:color="auto"/>
            <w:bottom w:val="none" w:sz="0" w:space="0" w:color="auto"/>
            <w:right w:val="none" w:sz="0" w:space="0" w:color="auto"/>
          </w:divBdr>
        </w:div>
        <w:div w:id="367799361">
          <w:marLeft w:val="640"/>
          <w:marRight w:val="0"/>
          <w:marTop w:val="0"/>
          <w:marBottom w:val="0"/>
          <w:divBdr>
            <w:top w:val="none" w:sz="0" w:space="0" w:color="auto"/>
            <w:left w:val="none" w:sz="0" w:space="0" w:color="auto"/>
            <w:bottom w:val="none" w:sz="0" w:space="0" w:color="auto"/>
            <w:right w:val="none" w:sz="0" w:space="0" w:color="auto"/>
          </w:divBdr>
        </w:div>
        <w:div w:id="1453204468">
          <w:marLeft w:val="640"/>
          <w:marRight w:val="0"/>
          <w:marTop w:val="0"/>
          <w:marBottom w:val="0"/>
          <w:divBdr>
            <w:top w:val="none" w:sz="0" w:space="0" w:color="auto"/>
            <w:left w:val="none" w:sz="0" w:space="0" w:color="auto"/>
            <w:bottom w:val="none" w:sz="0" w:space="0" w:color="auto"/>
            <w:right w:val="none" w:sz="0" w:space="0" w:color="auto"/>
          </w:divBdr>
        </w:div>
        <w:div w:id="1438718003">
          <w:marLeft w:val="640"/>
          <w:marRight w:val="0"/>
          <w:marTop w:val="0"/>
          <w:marBottom w:val="0"/>
          <w:divBdr>
            <w:top w:val="none" w:sz="0" w:space="0" w:color="auto"/>
            <w:left w:val="none" w:sz="0" w:space="0" w:color="auto"/>
            <w:bottom w:val="none" w:sz="0" w:space="0" w:color="auto"/>
            <w:right w:val="none" w:sz="0" w:space="0" w:color="auto"/>
          </w:divBdr>
        </w:div>
        <w:div w:id="2053261726">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48816857">
      <w:bodyDiv w:val="1"/>
      <w:marLeft w:val="0"/>
      <w:marRight w:val="0"/>
      <w:marTop w:val="0"/>
      <w:marBottom w:val="0"/>
      <w:divBdr>
        <w:top w:val="none" w:sz="0" w:space="0" w:color="auto"/>
        <w:left w:val="none" w:sz="0" w:space="0" w:color="auto"/>
        <w:bottom w:val="none" w:sz="0" w:space="0" w:color="auto"/>
        <w:right w:val="none" w:sz="0" w:space="0" w:color="auto"/>
      </w:divBdr>
      <w:divsChild>
        <w:div w:id="800541366">
          <w:marLeft w:val="640"/>
          <w:marRight w:val="0"/>
          <w:marTop w:val="0"/>
          <w:marBottom w:val="0"/>
          <w:divBdr>
            <w:top w:val="none" w:sz="0" w:space="0" w:color="auto"/>
            <w:left w:val="none" w:sz="0" w:space="0" w:color="auto"/>
            <w:bottom w:val="none" w:sz="0" w:space="0" w:color="auto"/>
            <w:right w:val="none" w:sz="0" w:space="0" w:color="auto"/>
          </w:divBdr>
        </w:div>
        <w:div w:id="971791583">
          <w:marLeft w:val="640"/>
          <w:marRight w:val="0"/>
          <w:marTop w:val="0"/>
          <w:marBottom w:val="0"/>
          <w:divBdr>
            <w:top w:val="none" w:sz="0" w:space="0" w:color="auto"/>
            <w:left w:val="none" w:sz="0" w:space="0" w:color="auto"/>
            <w:bottom w:val="none" w:sz="0" w:space="0" w:color="auto"/>
            <w:right w:val="none" w:sz="0" w:space="0" w:color="auto"/>
          </w:divBdr>
        </w:div>
        <w:div w:id="200751020">
          <w:marLeft w:val="640"/>
          <w:marRight w:val="0"/>
          <w:marTop w:val="0"/>
          <w:marBottom w:val="0"/>
          <w:divBdr>
            <w:top w:val="none" w:sz="0" w:space="0" w:color="auto"/>
            <w:left w:val="none" w:sz="0" w:space="0" w:color="auto"/>
            <w:bottom w:val="none" w:sz="0" w:space="0" w:color="auto"/>
            <w:right w:val="none" w:sz="0" w:space="0" w:color="auto"/>
          </w:divBdr>
        </w:div>
        <w:div w:id="1470781560">
          <w:marLeft w:val="640"/>
          <w:marRight w:val="0"/>
          <w:marTop w:val="0"/>
          <w:marBottom w:val="0"/>
          <w:divBdr>
            <w:top w:val="none" w:sz="0" w:space="0" w:color="auto"/>
            <w:left w:val="none" w:sz="0" w:space="0" w:color="auto"/>
            <w:bottom w:val="none" w:sz="0" w:space="0" w:color="auto"/>
            <w:right w:val="none" w:sz="0" w:space="0" w:color="auto"/>
          </w:divBdr>
        </w:div>
        <w:div w:id="470681208">
          <w:marLeft w:val="640"/>
          <w:marRight w:val="0"/>
          <w:marTop w:val="0"/>
          <w:marBottom w:val="0"/>
          <w:divBdr>
            <w:top w:val="none" w:sz="0" w:space="0" w:color="auto"/>
            <w:left w:val="none" w:sz="0" w:space="0" w:color="auto"/>
            <w:bottom w:val="none" w:sz="0" w:space="0" w:color="auto"/>
            <w:right w:val="none" w:sz="0" w:space="0" w:color="auto"/>
          </w:divBdr>
        </w:div>
        <w:div w:id="859704414">
          <w:marLeft w:val="640"/>
          <w:marRight w:val="0"/>
          <w:marTop w:val="0"/>
          <w:marBottom w:val="0"/>
          <w:divBdr>
            <w:top w:val="none" w:sz="0" w:space="0" w:color="auto"/>
            <w:left w:val="none" w:sz="0" w:space="0" w:color="auto"/>
            <w:bottom w:val="none" w:sz="0" w:space="0" w:color="auto"/>
            <w:right w:val="none" w:sz="0" w:space="0" w:color="auto"/>
          </w:divBdr>
        </w:div>
        <w:div w:id="1880821085">
          <w:marLeft w:val="640"/>
          <w:marRight w:val="0"/>
          <w:marTop w:val="0"/>
          <w:marBottom w:val="0"/>
          <w:divBdr>
            <w:top w:val="none" w:sz="0" w:space="0" w:color="auto"/>
            <w:left w:val="none" w:sz="0" w:space="0" w:color="auto"/>
            <w:bottom w:val="none" w:sz="0" w:space="0" w:color="auto"/>
            <w:right w:val="none" w:sz="0" w:space="0" w:color="auto"/>
          </w:divBdr>
        </w:div>
        <w:div w:id="1056857394">
          <w:marLeft w:val="640"/>
          <w:marRight w:val="0"/>
          <w:marTop w:val="0"/>
          <w:marBottom w:val="0"/>
          <w:divBdr>
            <w:top w:val="none" w:sz="0" w:space="0" w:color="auto"/>
            <w:left w:val="none" w:sz="0" w:space="0" w:color="auto"/>
            <w:bottom w:val="none" w:sz="0" w:space="0" w:color="auto"/>
            <w:right w:val="none" w:sz="0" w:space="0" w:color="auto"/>
          </w:divBdr>
        </w:div>
        <w:div w:id="1566211982">
          <w:marLeft w:val="640"/>
          <w:marRight w:val="0"/>
          <w:marTop w:val="0"/>
          <w:marBottom w:val="0"/>
          <w:divBdr>
            <w:top w:val="none" w:sz="0" w:space="0" w:color="auto"/>
            <w:left w:val="none" w:sz="0" w:space="0" w:color="auto"/>
            <w:bottom w:val="none" w:sz="0" w:space="0" w:color="auto"/>
            <w:right w:val="none" w:sz="0" w:space="0" w:color="auto"/>
          </w:divBdr>
        </w:div>
        <w:div w:id="635719255">
          <w:marLeft w:val="640"/>
          <w:marRight w:val="0"/>
          <w:marTop w:val="0"/>
          <w:marBottom w:val="0"/>
          <w:divBdr>
            <w:top w:val="none" w:sz="0" w:space="0" w:color="auto"/>
            <w:left w:val="none" w:sz="0" w:space="0" w:color="auto"/>
            <w:bottom w:val="none" w:sz="0" w:space="0" w:color="auto"/>
            <w:right w:val="none" w:sz="0" w:space="0" w:color="auto"/>
          </w:divBdr>
        </w:div>
        <w:div w:id="241332198">
          <w:marLeft w:val="640"/>
          <w:marRight w:val="0"/>
          <w:marTop w:val="0"/>
          <w:marBottom w:val="0"/>
          <w:divBdr>
            <w:top w:val="none" w:sz="0" w:space="0" w:color="auto"/>
            <w:left w:val="none" w:sz="0" w:space="0" w:color="auto"/>
            <w:bottom w:val="none" w:sz="0" w:space="0" w:color="auto"/>
            <w:right w:val="none" w:sz="0" w:space="0" w:color="auto"/>
          </w:divBdr>
        </w:div>
        <w:div w:id="1881937399">
          <w:marLeft w:val="640"/>
          <w:marRight w:val="0"/>
          <w:marTop w:val="0"/>
          <w:marBottom w:val="0"/>
          <w:divBdr>
            <w:top w:val="none" w:sz="0" w:space="0" w:color="auto"/>
            <w:left w:val="none" w:sz="0" w:space="0" w:color="auto"/>
            <w:bottom w:val="none" w:sz="0" w:space="0" w:color="auto"/>
            <w:right w:val="none" w:sz="0" w:space="0" w:color="auto"/>
          </w:divBdr>
        </w:div>
        <w:div w:id="992293883">
          <w:marLeft w:val="640"/>
          <w:marRight w:val="0"/>
          <w:marTop w:val="0"/>
          <w:marBottom w:val="0"/>
          <w:divBdr>
            <w:top w:val="none" w:sz="0" w:space="0" w:color="auto"/>
            <w:left w:val="none" w:sz="0" w:space="0" w:color="auto"/>
            <w:bottom w:val="none" w:sz="0" w:space="0" w:color="auto"/>
            <w:right w:val="none" w:sz="0" w:space="0" w:color="auto"/>
          </w:divBdr>
        </w:div>
        <w:div w:id="1059324847">
          <w:marLeft w:val="640"/>
          <w:marRight w:val="0"/>
          <w:marTop w:val="0"/>
          <w:marBottom w:val="0"/>
          <w:divBdr>
            <w:top w:val="none" w:sz="0" w:space="0" w:color="auto"/>
            <w:left w:val="none" w:sz="0" w:space="0" w:color="auto"/>
            <w:bottom w:val="none" w:sz="0" w:space="0" w:color="auto"/>
            <w:right w:val="none" w:sz="0" w:space="0" w:color="auto"/>
          </w:divBdr>
        </w:div>
        <w:div w:id="1369405223">
          <w:marLeft w:val="640"/>
          <w:marRight w:val="0"/>
          <w:marTop w:val="0"/>
          <w:marBottom w:val="0"/>
          <w:divBdr>
            <w:top w:val="none" w:sz="0" w:space="0" w:color="auto"/>
            <w:left w:val="none" w:sz="0" w:space="0" w:color="auto"/>
            <w:bottom w:val="none" w:sz="0" w:space="0" w:color="auto"/>
            <w:right w:val="none" w:sz="0" w:space="0" w:color="auto"/>
          </w:divBdr>
        </w:div>
        <w:div w:id="1311863152">
          <w:marLeft w:val="640"/>
          <w:marRight w:val="0"/>
          <w:marTop w:val="0"/>
          <w:marBottom w:val="0"/>
          <w:divBdr>
            <w:top w:val="none" w:sz="0" w:space="0" w:color="auto"/>
            <w:left w:val="none" w:sz="0" w:space="0" w:color="auto"/>
            <w:bottom w:val="none" w:sz="0" w:space="0" w:color="auto"/>
            <w:right w:val="none" w:sz="0" w:space="0" w:color="auto"/>
          </w:divBdr>
        </w:div>
        <w:div w:id="236524697">
          <w:marLeft w:val="640"/>
          <w:marRight w:val="0"/>
          <w:marTop w:val="0"/>
          <w:marBottom w:val="0"/>
          <w:divBdr>
            <w:top w:val="none" w:sz="0" w:space="0" w:color="auto"/>
            <w:left w:val="none" w:sz="0" w:space="0" w:color="auto"/>
            <w:bottom w:val="none" w:sz="0" w:space="0" w:color="auto"/>
            <w:right w:val="none" w:sz="0" w:space="0" w:color="auto"/>
          </w:divBdr>
        </w:div>
        <w:div w:id="1135373390">
          <w:marLeft w:val="640"/>
          <w:marRight w:val="0"/>
          <w:marTop w:val="0"/>
          <w:marBottom w:val="0"/>
          <w:divBdr>
            <w:top w:val="none" w:sz="0" w:space="0" w:color="auto"/>
            <w:left w:val="none" w:sz="0" w:space="0" w:color="auto"/>
            <w:bottom w:val="none" w:sz="0" w:space="0" w:color="auto"/>
            <w:right w:val="none" w:sz="0" w:space="0" w:color="auto"/>
          </w:divBdr>
        </w:div>
        <w:div w:id="665745336">
          <w:marLeft w:val="640"/>
          <w:marRight w:val="0"/>
          <w:marTop w:val="0"/>
          <w:marBottom w:val="0"/>
          <w:divBdr>
            <w:top w:val="none" w:sz="0" w:space="0" w:color="auto"/>
            <w:left w:val="none" w:sz="0" w:space="0" w:color="auto"/>
            <w:bottom w:val="none" w:sz="0" w:space="0" w:color="auto"/>
            <w:right w:val="none" w:sz="0" w:space="0" w:color="auto"/>
          </w:divBdr>
        </w:div>
        <w:div w:id="1962032111">
          <w:marLeft w:val="640"/>
          <w:marRight w:val="0"/>
          <w:marTop w:val="0"/>
          <w:marBottom w:val="0"/>
          <w:divBdr>
            <w:top w:val="none" w:sz="0" w:space="0" w:color="auto"/>
            <w:left w:val="none" w:sz="0" w:space="0" w:color="auto"/>
            <w:bottom w:val="none" w:sz="0" w:space="0" w:color="auto"/>
            <w:right w:val="none" w:sz="0" w:space="0" w:color="auto"/>
          </w:divBdr>
        </w:div>
        <w:div w:id="1511603048">
          <w:marLeft w:val="640"/>
          <w:marRight w:val="0"/>
          <w:marTop w:val="0"/>
          <w:marBottom w:val="0"/>
          <w:divBdr>
            <w:top w:val="none" w:sz="0" w:space="0" w:color="auto"/>
            <w:left w:val="none" w:sz="0" w:space="0" w:color="auto"/>
            <w:bottom w:val="none" w:sz="0" w:space="0" w:color="auto"/>
            <w:right w:val="none" w:sz="0" w:space="0" w:color="auto"/>
          </w:divBdr>
        </w:div>
        <w:div w:id="507713384">
          <w:marLeft w:val="640"/>
          <w:marRight w:val="0"/>
          <w:marTop w:val="0"/>
          <w:marBottom w:val="0"/>
          <w:divBdr>
            <w:top w:val="none" w:sz="0" w:space="0" w:color="auto"/>
            <w:left w:val="none" w:sz="0" w:space="0" w:color="auto"/>
            <w:bottom w:val="none" w:sz="0" w:space="0" w:color="auto"/>
            <w:right w:val="none" w:sz="0" w:space="0" w:color="auto"/>
          </w:divBdr>
        </w:div>
        <w:div w:id="2135129542">
          <w:marLeft w:val="640"/>
          <w:marRight w:val="0"/>
          <w:marTop w:val="0"/>
          <w:marBottom w:val="0"/>
          <w:divBdr>
            <w:top w:val="none" w:sz="0" w:space="0" w:color="auto"/>
            <w:left w:val="none" w:sz="0" w:space="0" w:color="auto"/>
            <w:bottom w:val="none" w:sz="0" w:space="0" w:color="auto"/>
            <w:right w:val="none" w:sz="0" w:space="0" w:color="auto"/>
          </w:divBdr>
        </w:div>
        <w:div w:id="1425305074">
          <w:marLeft w:val="640"/>
          <w:marRight w:val="0"/>
          <w:marTop w:val="0"/>
          <w:marBottom w:val="0"/>
          <w:divBdr>
            <w:top w:val="none" w:sz="0" w:space="0" w:color="auto"/>
            <w:left w:val="none" w:sz="0" w:space="0" w:color="auto"/>
            <w:bottom w:val="none" w:sz="0" w:space="0" w:color="auto"/>
            <w:right w:val="none" w:sz="0" w:space="0" w:color="auto"/>
          </w:divBdr>
        </w:div>
        <w:div w:id="36781748">
          <w:marLeft w:val="640"/>
          <w:marRight w:val="0"/>
          <w:marTop w:val="0"/>
          <w:marBottom w:val="0"/>
          <w:divBdr>
            <w:top w:val="none" w:sz="0" w:space="0" w:color="auto"/>
            <w:left w:val="none" w:sz="0" w:space="0" w:color="auto"/>
            <w:bottom w:val="none" w:sz="0" w:space="0" w:color="auto"/>
            <w:right w:val="none" w:sz="0" w:space="0" w:color="auto"/>
          </w:divBdr>
        </w:div>
        <w:div w:id="623535114">
          <w:marLeft w:val="640"/>
          <w:marRight w:val="0"/>
          <w:marTop w:val="0"/>
          <w:marBottom w:val="0"/>
          <w:divBdr>
            <w:top w:val="none" w:sz="0" w:space="0" w:color="auto"/>
            <w:left w:val="none" w:sz="0" w:space="0" w:color="auto"/>
            <w:bottom w:val="none" w:sz="0" w:space="0" w:color="auto"/>
            <w:right w:val="none" w:sz="0" w:space="0" w:color="auto"/>
          </w:divBdr>
        </w:div>
        <w:div w:id="1791164886">
          <w:marLeft w:val="640"/>
          <w:marRight w:val="0"/>
          <w:marTop w:val="0"/>
          <w:marBottom w:val="0"/>
          <w:divBdr>
            <w:top w:val="none" w:sz="0" w:space="0" w:color="auto"/>
            <w:left w:val="none" w:sz="0" w:space="0" w:color="auto"/>
            <w:bottom w:val="none" w:sz="0" w:space="0" w:color="auto"/>
            <w:right w:val="none" w:sz="0" w:space="0" w:color="auto"/>
          </w:divBdr>
        </w:div>
        <w:div w:id="1690789378">
          <w:marLeft w:val="640"/>
          <w:marRight w:val="0"/>
          <w:marTop w:val="0"/>
          <w:marBottom w:val="0"/>
          <w:divBdr>
            <w:top w:val="none" w:sz="0" w:space="0" w:color="auto"/>
            <w:left w:val="none" w:sz="0" w:space="0" w:color="auto"/>
            <w:bottom w:val="none" w:sz="0" w:space="0" w:color="auto"/>
            <w:right w:val="none" w:sz="0" w:space="0" w:color="auto"/>
          </w:divBdr>
        </w:div>
        <w:div w:id="307832215">
          <w:marLeft w:val="640"/>
          <w:marRight w:val="0"/>
          <w:marTop w:val="0"/>
          <w:marBottom w:val="0"/>
          <w:divBdr>
            <w:top w:val="none" w:sz="0" w:space="0" w:color="auto"/>
            <w:left w:val="none" w:sz="0" w:space="0" w:color="auto"/>
            <w:bottom w:val="none" w:sz="0" w:space="0" w:color="auto"/>
            <w:right w:val="none" w:sz="0" w:space="0" w:color="auto"/>
          </w:divBdr>
        </w:div>
        <w:div w:id="373164558">
          <w:marLeft w:val="640"/>
          <w:marRight w:val="0"/>
          <w:marTop w:val="0"/>
          <w:marBottom w:val="0"/>
          <w:divBdr>
            <w:top w:val="none" w:sz="0" w:space="0" w:color="auto"/>
            <w:left w:val="none" w:sz="0" w:space="0" w:color="auto"/>
            <w:bottom w:val="none" w:sz="0" w:space="0" w:color="auto"/>
            <w:right w:val="none" w:sz="0" w:space="0" w:color="auto"/>
          </w:divBdr>
        </w:div>
        <w:div w:id="1111363246">
          <w:marLeft w:val="640"/>
          <w:marRight w:val="0"/>
          <w:marTop w:val="0"/>
          <w:marBottom w:val="0"/>
          <w:divBdr>
            <w:top w:val="none" w:sz="0" w:space="0" w:color="auto"/>
            <w:left w:val="none" w:sz="0" w:space="0" w:color="auto"/>
            <w:bottom w:val="none" w:sz="0" w:space="0" w:color="auto"/>
            <w:right w:val="none" w:sz="0" w:space="0" w:color="auto"/>
          </w:divBdr>
        </w:div>
        <w:div w:id="1217739099">
          <w:marLeft w:val="640"/>
          <w:marRight w:val="0"/>
          <w:marTop w:val="0"/>
          <w:marBottom w:val="0"/>
          <w:divBdr>
            <w:top w:val="none" w:sz="0" w:space="0" w:color="auto"/>
            <w:left w:val="none" w:sz="0" w:space="0" w:color="auto"/>
            <w:bottom w:val="none" w:sz="0" w:space="0" w:color="auto"/>
            <w:right w:val="none" w:sz="0" w:space="0" w:color="auto"/>
          </w:divBdr>
        </w:div>
        <w:div w:id="1930776533">
          <w:marLeft w:val="640"/>
          <w:marRight w:val="0"/>
          <w:marTop w:val="0"/>
          <w:marBottom w:val="0"/>
          <w:divBdr>
            <w:top w:val="none" w:sz="0" w:space="0" w:color="auto"/>
            <w:left w:val="none" w:sz="0" w:space="0" w:color="auto"/>
            <w:bottom w:val="none" w:sz="0" w:space="0" w:color="auto"/>
            <w:right w:val="none" w:sz="0" w:space="0" w:color="auto"/>
          </w:divBdr>
        </w:div>
        <w:div w:id="1010840348">
          <w:marLeft w:val="640"/>
          <w:marRight w:val="0"/>
          <w:marTop w:val="0"/>
          <w:marBottom w:val="0"/>
          <w:divBdr>
            <w:top w:val="none" w:sz="0" w:space="0" w:color="auto"/>
            <w:left w:val="none" w:sz="0" w:space="0" w:color="auto"/>
            <w:bottom w:val="none" w:sz="0" w:space="0" w:color="auto"/>
            <w:right w:val="none" w:sz="0" w:space="0" w:color="auto"/>
          </w:divBdr>
        </w:div>
        <w:div w:id="1617831257">
          <w:marLeft w:val="640"/>
          <w:marRight w:val="0"/>
          <w:marTop w:val="0"/>
          <w:marBottom w:val="0"/>
          <w:divBdr>
            <w:top w:val="none" w:sz="0" w:space="0" w:color="auto"/>
            <w:left w:val="none" w:sz="0" w:space="0" w:color="auto"/>
            <w:bottom w:val="none" w:sz="0" w:space="0" w:color="auto"/>
            <w:right w:val="none" w:sz="0" w:space="0" w:color="auto"/>
          </w:divBdr>
        </w:div>
        <w:div w:id="1517227920">
          <w:marLeft w:val="640"/>
          <w:marRight w:val="0"/>
          <w:marTop w:val="0"/>
          <w:marBottom w:val="0"/>
          <w:divBdr>
            <w:top w:val="none" w:sz="0" w:space="0" w:color="auto"/>
            <w:left w:val="none" w:sz="0" w:space="0" w:color="auto"/>
            <w:bottom w:val="none" w:sz="0" w:space="0" w:color="auto"/>
            <w:right w:val="none" w:sz="0" w:space="0" w:color="auto"/>
          </w:divBdr>
        </w:div>
        <w:div w:id="135807210">
          <w:marLeft w:val="640"/>
          <w:marRight w:val="0"/>
          <w:marTop w:val="0"/>
          <w:marBottom w:val="0"/>
          <w:divBdr>
            <w:top w:val="none" w:sz="0" w:space="0" w:color="auto"/>
            <w:left w:val="none" w:sz="0" w:space="0" w:color="auto"/>
            <w:bottom w:val="none" w:sz="0" w:space="0" w:color="auto"/>
            <w:right w:val="none" w:sz="0" w:space="0" w:color="auto"/>
          </w:divBdr>
        </w:div>
        <w:div w:id="1658537568">
          <w:marLeft w:val="640"/>
          <w:marRight w:val="0"/>
          <w:marTop w:val="0"/>
          <w:marBottom w:val="0"/>
          <w:divBdr>
            <w:top w:val="none" w:sz="0" w:space="0" w:color="auto"/>
            <w:left w:val="none" w:sz="0" w:space="0" w:color="auto"/>
            <w:bottom w:val="none" w:sz="0" w:space="0" w:color="auto"/>
            <w:right w:val="none" w:sz="0" w:space="0" w:color="auto"/>
          </w:divBdr>
        </w:div>
        <w:div w:id="2093119039">
          <w:marLeft w:val="640"/>
          <w:marRight w:val="0"/>
          <w:marTop w:val="0"/>
          <w:marBottom w:val="0"/>
          <w:divBdr>
            <w:top w:val="none" w:sz="0" w:space="0" w:color="auto"/>
            <w:left w:val="none" w:sz="0" w:space="0" w:color="auto"/>
            <w:bottom w:val="none" w:sz="0" w:space="0" w:color="auto"/>
            <w:right w:val="none" w:sz="0" w:space="0" w:color="auto"/>
          </w:divBdr>
        </w:div>
        <w:div w:id="2142337436">
          <w:marLeft w:val="640"/>
          <w:marRight w:val="0"/>
          <w:marTop w:val="0"/>
          <w:marBottom w:val="0"/>
          <w:divBdr>
            <w:top w:val="none" w:sz="0" w:space="0" w:color="auto"/>
            <w:left w:val="none" w:sz="0" w:space="0" w:color="auto"/>
            <w:bottom w:val="none" w:sz="0" w:space="0" w:color="auto"/>
            <w:right w:val="none" w:sz="0" w:space="0" w:color="auto"/>
          </w:divBdr>
        </w:div>
        <w:div w:id="161431111">
          <w:marLeft w:val="640"/>
          <w:marRight w:val="0"/>
          <w:marTop w:val="0"/>
          <w:marBottom w:val="0"/>
          <w:divBdr>
            <w:top w:val="none" w:sz="0" w:space="0" w:color="auto"/>
            <w:left w:val="none" w:sz="0" w:space="0" w:color="auto"/>
            <w:bottom w:val="none" w:sz="0" w:space="0" w:color="auto"/>
            <w:right w:val="none" w:sz="0" w:space="0" w:color="auto"/>
          </w:divBdr>
        </w:div>
        <w:div w:id="1250314250">
          <w:marLeft w:val="640"/>
          <w:marRight w:val="0"/>
          <w:marTop w:val="0"/>
          <w:marBottom w:val="0"/>
          <w:divBdr>
            <w:top w:val="none" w:sz="0" w:space="0" w:color="auto"/>
            <w:left w:val="none" w:sz="0" w:space="0" w:color="auto"/>
            <w:bottom w:val="none" w:sz="0" w:space="0" w:color="auto"/>
            <w:right w:val="none" w:sz="0" w:space="0" w:color="auto"/>
          </w:divBdr>
        </w:div>
        <w:div w:id="1245652953">
          <w:marLeft w:val="640"/>
          <w:marRight w:val="0"/>
          <w:marTop w:val="0"/>
          <w:marBottom w:val="0"/>
          <w:divBdr>
            <w:top w:val="none" w:sz="0" w:space="0" w:color="auto"/>
            <w:left w:val="none" w:sz="0" w:space="0" w:color="auto"/>
            <w:bottom w:val="none" w:sz="0" w:space="0" w:color="auto"/>
            <w:right w:val="none" w:sz="0" w:space="0" w:color="auto"/>
          </w:divBdr>
        </w:div>
        <w:div w:id="1163282466">
          <w:marLeft w:val="640"/>
          <w:marRight w:val="0"/>
          <w:marTop w:val="0"/>
          <w:marBottom w:val="0"/>
          <w:divBdr>
            <w:top w:val="none" w:sz="0" w:space="0" w:color="auto"/>
            <w:left w:val="none" w:sz="0" w:space="0" w:color="auto"/>
            <w:bottom w:val="none" w:sz="0" w:space="0" w:color="auto"/>
            <w:right w:val="none" w:sz="0" w:space="0" w:color="auto"/>
          </w:divBdr>
        </w:div>
        <w:div w:id="1593925866">
          <w:marLeft w:val="640"/>
          <w:marRight w:val="0"/>
          <w:marTop w:val="0"/>
          <w:marBottom w:val="0"/>
          <w:divBdr>
            <w:top w:val="none" w:sz="0" w:space="0" w:color="auto"/>
            <w:left w:val="none" w:sz="0" w:space="0" w:color="auto"/>
            <w:bottom w:val="none" w:sz="0" w:space="0" w:color="auto"/>
            <w:right w:val="none" w:sz="0" w:space="0" w:color="auto"/>
          </w:divBdr>
        </w:div>
        <w:div w:id="97995698">
          <w:marLeft w:val="640"/>
          <w:marRight w:val="0"/>
          <w:marTop w:val="0"/>
          <w:marBottom w:val="0"/>
          <w:divBdr>
            <w:top w:val="none" w:sz="0" w:space="0" w:color="auto"/>
            <w:left w:val="none" w:sz="0" w:space="0" w:color="auto"/>
            <w:bottom w:val="none" w:sz="0" w:space="0" w:color="auto"/>
            <w:right w:val="none" w:sz="0" w:space="0" w:color="auto"/>
          </w:divBdr>
        </w:div>
        <w:div w:id="269358125">
          <w:marLeft w:val="640"/>
          <w:marRight w:val="0"/>
          <w:marTop w:val="0"/>
          <w:marBottom w:val="0"/>
          <w:divBdr>
            <w:top w:val="none" w:sz="0" w:space="0" w:color="auto"/>
            <w:left w:val="none" w:sz="0" w:space="0" w:color="auto"/>
            <w:bottom w:val="none" w:sz="0" w:space="0" w:color="auto"/>
            <w:right w:val="none" w:sz="0" w:space="0" w:color="auto"/>
          </w:divBdr>
        </w:div>
        <w:div w:id="114519823">
          <w:marLeft w:val="640"/>
          <w:marRight w:val="0"/>
          <w:marTop w:val="0"/>
          <w:marBottom w:val="0"/>
          <w:divBdr>
            <w:top w:val="none" w:sz="0" w:space="0" w:color="auto"/>
            <w:left w:val="none" w:sz="0" w:space="0" w:color="auto"/>
            <w:bottom w:val="none" w:sz="0" w:space="0" w:color="auto"/>
            <w:right w:val="none" w:sz="0" w:space="0" w:color="auto"/>
          </w:divBdr>
        </w:div>
        <w:div w:id="720788995">
          <w:marLeft w:val="640"/>
          <w:marRight w:val="0"/>
          <w:marTop w:val="0"/>
          <w:marBottom w:val="0"/>
          <w:divBdr>
            <w:top w:val="none" w:sz="0" w:space="0" w:color="auto"/>
            <w:left w:val="none" w:sz="0" w:space="0" w:color="auto"/>
            <w:bottom w:val="none" w:sz="0" w:space="0" w:color="auto"/>
            <w:right w:val="none" w:sz="0" w:space="0" w:color="auto"/>
          </w:divBdr>
        </w:div>
        <w:div w:id="735396082">
          <w:marLeft w:val="640"/>
          <w:marRight w:val="0"/>
          <w:marTop w:val="0"/>
          <w:marBottom w:val="0"/>
          <w:divBdr>
            <w:top w:val="none" w:sz="0" w:space="0" w:color="auto"/>
            <w:left w:val="none" w:sz="0" w:space="0" w:color="auto"/>
            <w:bottom w:val="none" w:sz="0" w:space="0" w:color="auto"/>
            <w:right w:val="none" w:sz="0" w:space="0" w:color="auto"/>
          </w:divBdr>
        </w:div>
        <w:div w:id="642974770">
          <w:marLeft w:val="640"/>
          <w:marRight w:val="0"/>
          <w:marTop w:val="0"/>
          <w:marBottom w:val="0"/>
          <w:divBdr>
            <w:top w:val="none" w:sz="0" w:space="0" w:color="auto"/>
            <w:left w:val="none" w:sz="0" w:space="0" w:color="auto"/>
            <w:bottom w:val="none" w:sz="0" w:space="0" w:color="auto"/>
            <w:right w:val="none" w:sz="0" w:space="0" w:color="auto"/>
          </w:divBdr>
        </w:div>
        <w:div w:id="1904826429">
          <w:marLeft w:val="640"/>
          <w:marRight w:val="0"/>
          <w:marTop w:val="0"/>
          <w:marBottom w:val="0"/>
          <w:divBdr>
            <w:top w:val="none" w:sz="0" w:space="0" w:color="auto"/>
            <w:left w:val="none" w:sz="0" w:space="0" w:color="auto"/>
            <w:bottom w:val="none" w:sz="0" w:space="0" w:color="auto"/>
            <w:right w:val="none" w:sz="0" w:space="0" w:color="auto"/>
          </w:divBdr>
        </w:div>
        <w:div w:id="1133601720">
          <w:marLeft w:val="640"/>
          <w:marRight w:val="0"/>
          <w:marTop w:val="0"/>
          <w:marBottom w:val="0"/>
          <w:divBdr>
            <w:top w:val="none" w:sz="0" w:space="0" w:color="auto"/>
            <w:left w:val="none" w:sz="0" w:space="0" w:color="auto"/>
            <w:bottom w:val="none" w:sz="0" w:space="0" w:color="auto"/>
            <w:right w:val="none" w:sz="0" w:space="0" w:color="auto"/>
          </w:divBdr>
        </w:div>
        <w:div w:id="982857933">
          <w:marLeft w:val="640"/>
          <w:marRight w:val="0"/>
          <w:marTop w:val="0"/>
          <w:marBottom w:val="0"/>
          <w:divBdr>
            <w:top w:val="none" w:sz="0" w:space="0" w:color="auto"/>
            <w:left w:val="none" w:sz="0" w:space="0" w:color="auto"/>
            <w:bottom w:val="none" w:sz="0" w:space="0" w:color="auto"/>
            <w:right w:val="none" w:sz="0" w:space="0" w:color="auto"/>
          </w:divBdr>
        </w:div>
        <w:div w:id="655838004">
          <w:marLeft w:val="640"/>
          <w:marRight w:val="0"/>
          <w:marTop w:val="0"/>
          <w:marBottom w:val="0"/>
          <w:divBdr>
            <w:top w:val="none" w:sz="0" w:space="0" w:color="auto"/>
            <w:left w:val="none" w:sz="0" w:space="0" w:color="auto"/>
            <w:bottom w:val="none" w:sz="0" w:space="0" w:color="auto"/>
            <w:right w:val="none" w:sz="0" w:space="0" w:color="auto"/>
          </w:divBdr>
        </w:div>
        <w:div w:id="633799475">
          <w:marLeft w:val="640"/>
          <w:marRight w:val="0"/>
          <w:marTop w:val="0"/>
          <w:marBottom w:val="0"/>
          <w:divBdr>
            <w:top w:val="none" w:sz="0" w:space="0" w:color="auto"/>
            <w:left w:val="none" w:sz="0" w:space="0" w:color="auto"/>
            <w:bottom w:val="none" w:sz="0" w:space="0" w:color="auto"/>
            <w:right w:val="none" w:sz="0" w:space="0" w:color="auto"/>
          </w:divBdr>
        </w:div>
        <w:div w:id="1189758771">
          <w:marLeft w:val="640"/>
          <w:marRight w:val="0"/>
          <w:marTop w:val="0"/>
          <w:marBottom w:val="0"/>
          <w:divBdr>
            <w:top w:val="none" w:sz="0" w:space="0" w:color="auto"/>
            <w:left w:val="none" w:sz="0" w:space="0" w:color="auto"/>
            <w:bottom w:val="none" w:sz="0" w:space="0" w:color="auto"/>
            <w:right w:val="none" w:sz="0" w:space="0" w:color="auto"/>
          </w:divBdr>
        </w:div>
        <w:div w:id="2050254452">
          <w:marLeft w:val="640"/>
          <w:marRight w:val="0"/>
          <w:marTop w:val="0"/>
          <w:marBottom w:val="0"/>
          <w:divBdr>
            <w:top w:val="none" w:sz="0" w:space="0" w:color="auto"/>
            <w:left w:val="none" w:sz="0" w:space="0" w:color="auto"/>
            <w:bottom w:val="none" w:sz="0" w:space="0" w:color="auto"/>
            <w:right w:val="none" w:sz="0" w:space="0" w:color="auto"/>
          </w:divBdr>
        </w:div>
        <w:div w:id="199126603">
          <w:marLeft w:val="640"/>
          <w:marRight w:val="0"/>
          <w:marTop w:val="0"/>
          <w:marBottom w:val="0"/>
          <w:divBdr>
            <w:top w:val="none" w:sz="0" w:space="0" w:color="auto"/>
            <w:left w:val="none" w:sz="0" w:space="0" w:color="auto"/>
            <w:bottom w:val="none" w:sz="0" w:space="0" w:color="auto"/>
            <w:right w:val="none" w:sz="0" w:space="0" w:color="auto"/>
          </w:divBdr>
        </w:div>
        <w:div w:id="1354838571">
          <w:marLeft w:val="640"/>
          <w:marRight w:val="0"/>
          <w:marTop w:val="0"/>
          <w:marBottom w:val="0"/>
          <w:divBdr>
            <w:top w:val="none" w:sz="0" w:space="0" w:color="auto"/>
            <w:left w:val="none" w:sz="0" w:space="0" w:color="auto"/>
            <w:bottom w:val="none" w:sz="0" w:space="0" w:color="auto"/>
            <w:right w:val="none" w:sz="0" w:space="0" w:color="auto"/>
          </w:divBdr>
        </w:div>
        <w:div w:id="1076249043">
          <w:marLeft w:val="640"/>
          <w:marRight w:val="0"/>
          <w:marTop w:val="0"/>
          <w:marBottom w:val="0"/>
          <w:divBdr>
            <w:top w:val="none" w:sz="0" w:space="0" w:color="auto"/>
            <w:left w:val="none" w:sz="0" w:space="0" w:color="auto"/>
            <w:bottom w:val="none" w:sz="0" w:space="0" w:color="auto"/>
            <w:right w:val="none" w:sz="0" w:space="0" w:color="auto"/>
          </w:divBdr>
        </w:div>
        <w:div w:id="1190870078">
          <w:marLeft w:val="640"/>
          <w:marRight w:val="0"/>
          <w:marTop w:val="0"/>
          <w:marBottom w:val="0"/>
          <w:divBdr>
            <w:top w:val="none" w:sz="0" w:space="0" w:color="auto"/>
            <w:left w:val="none" w:sz="0" w:space="0" w:color="auto"/>
            <w:bottom w:val="none" w:sz="0" w:space="0" w:color="auto"/>
            <w:right w:val="none" w:sz="0" w:space="0" w:color="auto"/>
          </w:divBdr>
        </w:div>
        <w:div w:id="914626889">
          <w:marLeft w:val="640"/>
          <w:marRight w:val="0"/>
          <w:marTop w:val="0"/>
          <w:marBottom w:val="0"/>
          <w:divBdr>
            <w:top w:val="none" w:sz="0" w:space="0" w:color="auto"/>
            <w:left w:val="none" w:sz="0" w:space="0" w:color="auto"/>
            <w:bottom w:val="none" w:sz="0" w:space="0" w:color="auto"/>
            <w:right w:val="none" w:sz="0" w:space="0" w:color="auto"/>
          </w:divBdr>
        </w:div>
        <w:div w:id="71123114">
          <w:marLeft w:val="640"/>
          <w:marRight w:val="0"/>
          <w:marTop w:val="0"/>
          <w:marBottom w:val="0"/>
          <w:divBdr>
            <w:top w:val="none" w:sz="0" w:space="0" w:color="auto"/>
            <w:left w:val="none" w:sz="0" w:space="0" w:color="auto"/>
            <w:bottom w:val="none" w:sz="0" w:space="0" w:color="auto"/>
            <w:right w:val="none" w:sz="0" w:space="0" w:color="auto"/>
          </w:divBdr>
        </w:div>
        <w:div w:id="1118183329">
          <w:marLeft w:val="640"/>
          <w:marRight w:val="0"/>
          <w:marTop w:val="0"/>
          <w:marBottom w:val="0"/>
          <w:divBdr>
            <w:top w:val="none" w:sz="0" w:space="0" w:color="auto"/>
            <w:left w:val="none" w:sz="0" w:space="0" w:color="auto"/>
            <w:bottom w:val="none" w:sz="0" w:space="0" w:color="auto"/>
            <w:right w:val="none" w:sz="0" w:space="0" w:color="auto"/>
          </w:divBdr>
        </w:div>
        <w:div w:id="1793553783">
          <w:marLeft w:val="640"/>
          <w:marRight w:val="0"/>
          <w:marTop w:val="0"/>
          <w:marBottom w:val="0"/>
          <w:divBdr>
            <w:top w:val="none" w:sz="0" w:space="0" w:color="auto"/>
            <w:left w:val="none" w:sz="0" w:space="0" w:color="auto"/>
            <w:bottom w:val="none" w:sz="0" w:space="0" w:color="auto"/>
            <w:right w:val="none" w:sz="0" w:space="0" w:color="auto"/>
          </w:divBdr>
        </w:div>
        <w:div w:id="1858348989">
          <w:marLeft w:val="640"/>
          <w:marRight w:val="0"/>
          <w:marTop w:val="0"/>
          <w:marBottom w:val="0"/>
          <w:divBdr>
            <w:top w:val="none" w:sz="0" w:space="0" w:color="auto"/>
            <w:left w:val="none" w:sz="0" w:space="0" w:color="auto"/>
            <w:bottom w:val="none" w:sz="0" w:space="0" w:color="auto"/>
            <w:right w:val="none" w:sz="0" w:space="0" w:color="auto"/>
          </w:divBdr>
        </w:div>
        <w:div w:id="194391577">
          <w:marLeft w:val="640"/>
          <w:marRight w:val="0"/>
          <w:marTop w:val="0"/>
          <w:marBottom w:val="0"/>
          <w:divBdr>
            <w:top w:val="none" w:sz="0" w:space="0" w:color="auto"/>
            <w:left w:val="none" w:sz="0" w:space="0" w:color="auto"/>
            <w:bottom w:val="none" w:sz="0" w:space="0" w:color="auto"/>
            <w:right w:val="none" w:sz="0" w:space="0" w:color="auto"/>
          </w:divBdr>
        </w:div>
        <w:div w:id="146744989">
          <w:marLeft w:val="640"/>
          <w:marRight w:val="0"/>
          <w:marTop w:val="0"/>
          <w:marBottom w:val="0"/>
          <w:divBdr>
            <w:top w:val="none" w:sz="0" w:space="0" w:color="auto"/>
            <w:left w:val="none" w:sz="0" w:space="0" w:color="auto"/>
            <w:bottom w:val="none" w:sz="0" w:space="0" w:color="auto"/>
            <w:right w:val="none" w:sz="0" w:space="0" w:color="auto"/>
          </w:divBdr>
        </w:div>
        <w:div w:id="1901095893">
          <w:marLeft w:val="640"/>
          <w:marRight w:val="0"/>
          <w:marTop w:val="0"/>
          <w:marBottom w:val="0"/>
          <w:divBdr>
            <w:top w:val="none" w:sz="0" w:space="0" w:color="auto"/>
            <w:left w:val="none" w:sz="0" w:space="0" w:color="auto"/>
            <w:bottom w:val="none" w:sz="0" w:space="0" w:color="auto"/>
            <w:right w:val="none" w:sz="0" w:space="0" w:color="auto"/>
          </w:divBdr>
        </w:div>
        <w:div w:id="1681469042">
          <w:marLeft w:val="640"/>
          <w:marRight w:val="0"/>
          <w:marTop w:val="0"/>
          <w:marBottom w:val="0"/>
          <w:divBdr>
            <w:top w:val="none" w:sz="0" w:space="0" w:color="auto"/>
            <w:left w:val="none" w:sz="0" w:space="0" w:color="auto"/>
            <w:bottom w:val="none" w:sz="0" w:space="0" w:color="auto"/>
            <w:right w:val="none" w:sz="0" w:space="0" w:color="auto"/>
          </w:divBdr>
        </w:div>
        <w:div w:id="1445660892">
          <w:marLeft w:val="640"/>
          <w:marRight w:val="0"/>
          <w:marTop w:val="0"/>
          <w:marBottom w:val="0"/>
          <w:divBdr>
            <w:top w:val="none" w:sz="0" w:space="0" w:color="auto"/>
            <w:left w:val="none" w:sz="0" w:space="0" w:color="auto"/>
            <w:bottom w:val="none" w:sz="0" w:space="0" w:color="auto"/>
            <w:right w:val="none" w:sz="0" w:space="0" w:color="auto"/>
          </w:divBdr>
        </w:div>
        <w:div w:id="1929536396">
          <w:marLeft w:val="640"/>
          <w:marRight w:val="0"/>
          <w:marTop w:val="0"/>
          <w:marBottom w:val="0"/>
          <w:divBdr>
            <w:top w:val="none" w:sz="0" w:space="0" w:color="auto"/>
            <w:left w:val="none" w:sz="0" w:space="0" w:color="auto"/>
            <w:bottom w:val="none" w:sz="0" w:space="0" w:color="auto"/>
            <w:right w:val="none" w:sz="0" w:space="0" w:color="auto"/>
          </w:divBdr>
        </w:div>
        <w:div w:id="485704056">
          <w:marLeft w:val="640"/>
          <w:marRight w:val="0"/>
          <w:marTop w:val="0"/>
          <w:marBottom w:val="0"/>
          <w:divBdr>
            <w:top w:val="none" w:sz="0" w:space="0" w:color="auto"/>
            <w:left w:val="none" w:sz="0" w:space="0" w:color="auto"/>
            <w:bottom w:val="none" w:sz="0" w:space="0" w:color="auto"/>
            <w:right w:val="none" w:sz="0" w:space="0" w:color="auto"/>
          </w:divBdr>
        </w:div>
        <w:div w:id="1155953325">
          <w:marLeft w:val="640"/>
          <w:marRight w:val="0"/>
          <w:marTop w:val="0"/>
          <w:marBottom w:val="0"/>
          <w:divBdr>
            <w:top w:val="none" w:sz="0" w:space="0" w:color="auto"/>
            <w:left w:val="none" w:sz="0" w:space="0" w:color="auto"/>
            <w:bottom w:val="none" w:sz="0" w:space="0" w:color="auto"/>
            <w:right w:val="none" w:sz="0" w:space="0" w:color="auto"/>
          </w:divBdr>
        </w:div>
        <w:div w:id="2013025401">
          <w:marLeft w:val="640"/>
          <w:marRight w:val="0"/>
          <w:marTop w:val="0"/>
          <w:marBottom w:val="0"/>
          <w:divBdr>
            <w:top w:val="none" w:sz="0" w:space="0" w:color="auto"/>
            <w:left w:val="none" w:sz="0" w:space="0" w:color="auto"/>
            <w:bottom w:val="none" w:sz="0" w:space="0" w:color="auto"/>
            <w:right w:val="none" w:sz="0" w:space="0" w:color="auto"/>
          </w:divBdr>
        </w:div>
        <w:div w:id="1002856956">
          <w:marLeft w:val="640"/>
          <w:marRight w:val="0"/>
          <w:marTop w:val="0"/>
          <w:marBottom w:val="0"/>
          <w:divBdr>
            <w:top w:val="none" w:sz="0" w:space="0" w:color="auto"/>
            <w:left w:val="none" w:sz="0" w:space="0" w:color="auto"/>
            <w:bottom w:val="none" w:sz="0" w:space="0" w:color="auto"/>
            <w:right w:val="none" w:sz="0" w:space="0" w:color="auto"/>
          </w:divBdr>
        </w:div>
        <w:div w:id="763382927">
          <w:marLeft w:val="640"/>
          <w:marRight w:val="0"/>
          <w:marTop w:val="0"/>
          <w:marBottom w:val="0"/>
          <w:divBdr>
            <w:top w:val="none" w:sz="0" w:space="0" w:color="auto"/>
            <w:left w:val="none" w:sz="0" w:space="0" w:color="auto"/>
            <w:bottom w:val="none" w:sz="0" w:space="0" w:color="auto"/>
            <w:right w:val="none" w:sz="0" w:space="0" w:color="auto"/>
          </w:divBdr>
        </w:div>
        <w:div w:id="772826600">
          <w:marLeft w:val="640"/>
          <w:marRight w:val="0"/>
          <w:marTop w:val="0"/>
          <w:marBottom w:val="0"/>
          <w:divBdr>
            <w:top w:val="none" w:sz="0" w:space="0" w:color="auto"/>
            <w:left w:val="none" w:sz="0" w:space="0" w:color="auto"/>
            <w:bottom w:val="none" w:sz="0" w:space="0" w:color="auto"/>
            <w:right w:val="none" w:sz="0" w:space="0" w:color="auto"/>
          </w:divBdr>
        </w:div>
        <w:div w:id="716272211">
          <w:marLeft w:val="640"/>
          <w:marRight w:val="0"/>
          <w:marTop w:val="0"/>
          <w:marBottom w:val="0"/>
          <w:divBdr>
            <w:top w:val="none" w:sz="0" w:space="0" w:color="auto"/>
            <w:left w:val="none" w:sz="0" w:space="0" w:color="auto"/>
            <w:bottom w:val="none" w:sz="0" w:space="0" w:color="auto"/>
            <w:right w:val="none" w:sz="0" w:space="0" w:color="auto"/>
          </w:divBdr>
        </w:div>
        <w:div w:id="2077509293">
          <w:marLeft w:val="640"/>
          <w:marRight w:val="0"/>
          <w:marTop w:val="0"/>
          <w:marBottom w:val="0"/>
          <w:divBdr>
            <w:top w:val="none" w:sz="0" w:space="0" w:color="auto"/>
            <w:left w:val="none" w:sz="0" w:space="0" w:color="auto"/>
            <w:bottom w:val="none" w:sz="0" w:space="0" w:color="auto"/>
            <w:right w:val="none" w:sz="0" w:space="0" w:color="auto"/>
          </w:divBdr>
        </w:div>
        <w:div w:id="1864200873">
          <w:marLeft w:val="640"/>
          <w:marRight w:val="0"/>
          <w:marTop w:val="0"/>
          <w:marBottom w:val="0"/>
          <w:divBdr>
            <w:top w:val="none" w:sz="0" w:space="0" w:color="auto"/>
            <w:left w:val="none" w:sz="0" w:space="0" w:color="auto"/>
            <w:bottom w:val="none" w:sz="0" w:space="0" w:color="auto"/>
            <w:right w:val="none" w:sz="0" w:space="0" w:color="auto"/>
          </w:divBdr>
        </w:div>
        <w:div w:id="1923835032">
          <w:marLeft w:val="640"/>
          <w:marRight w:val="0"/>
          <w:marTop w:val="0"/>
          <w:marBottom w:val="0"/>
          <w:divBdr>
            <w:top w:val="none" w:sz="0" w:space="0" w:color="auto"/>
            <w:left w:val="none" w:sz="0" w:space="0" w:color="auto"/>
            <w:bottom w:val="none" w:sz="0" w:space="0" w:color="auto"/>
            <w:right w:val="none" w:sz="0" w:space="0" w:color="auto"/>
          </w:divBdr>
        </w:div>
        <w:div w:id="1330792159">
          <w:marLeft w:val="640"/>
          <w:marRight w:val="0"/>
          <w:marTop w:val="0"/>
          <w:marBottom w:val="0"/>
          <w:divBdr>
            <w:top w:val="none" w:sz="0" w:space="0" w:color="auto"/>
            <w:left w:val="none" w:sz="0" w:space="0" w:color="auto"/>
            <w:bottom w:val="none" w:sz="0" w:space="0" w:color="auto"/>
            <w:right w:val="none" w:sz="0" w:space="0" w:color="auto"/>
          </w:divBdr>
        </w:div>
        <w:div w:id="2068721966">
          <w:marLeft w:val="640"/>
          <w:marRight w:val="0"/>
          <w:marTop w:val="0"/>
          <w:marBottom w:val="0"/>
          <w:divBdr>
            <w:top w:val="none" w:sz="0" w:space="0" w:color="auto"/>
            <w:left w:val="none" w:sz="0" w:space="0" w:color="auto"/>
            <w:bottom w:val="none" w:sz="0" w:space="0" w:color="auto"/>
            <w:right w:val="none" w:sz="0" w:space="0" w:color="auto"/>
          </w:divBdr>
        </w:div>
        <w:div w:id="903222144">
          <w:marLeft w:val="640"/>
          <w:marRight w:val="0"/>
          <w:marTop w:val="0"/>
          <w:marBottom w:val="0"/>
          <w:divBdr>
            <w:top w:val="none" w:sz="0" w:space="0" w:color="auto"/>
            <w:left w:val="none" w:sz="0" w:space="0" w:color="auto"/>
            <w:bottom w:val="none" w:sz="0" w:space="0" w:color="auto"/>
            <w:right w:val="none" w:sz="0" w:space="0" w:color="auto"/>
          </w:divBdr>
        </w:div>
        <w:div w:id="674841599">
          <w:marLeft w:val="640"/>
          <w:marRight w:val="0"/>
          <w:marTop w:val="0"/>
          <w:marBottom w:val="0"/>
          <w:divBdr>
            <w:top w:val="none" w:sz="0" w:space="0" w:color="auto"/>
            <w:left w:val="none" w:sz="0" w:space="0" w:color="auto"/>
            <w:bottom w:val="none" w:sz="0" w:space="0" w:color="auto"/>
            <w:right w:val="none" w:sz="0" w:space="0" w:color="auto"/>
          </w:divBdr>
        </w:div>
        <w:div w:id="801265335">
          <w:marLeft w:val="640"/>
          <w:marRight w:val="0"/>
          <w:marTop w:val="0"/>
          <w:marBottom w:val="0"/>
          <w:divBdr>
            <w:top w:val="none" w:sz="0" w:space="0" w:color="auto"/>
            <w:left w:val="none" w:sz="0" w:space="0" w:color="auto"/>
            <w:bottom w:val="none" w:sz="0" w:space="0" w:color="auto"/>
            <w:right w:val="none" w:sz="0" w:space="0" w:color="auto"/>
          </w:divBdr>
        </w:div>
        <w:div w:id="1207137728">
          <w:marLeft w:val="640"/>
          <w:marRight w:val="0"/>
          <w:marTop w:val="0"/>
          <w:marBottom w:val="0"/>
          <w:divBdr>
            <w:top w:val="none" w:sz="0" w:space="0" w:color="auto"/>
            <w:left w:val="none" w:sz="0" w:space="0" w:color="auto"/>
            <w:bottom w:val="none" w:sz="0" w:space="0" w:color="auto"/>
            <w:right w:val="none" w:sz="0" w:space="0" w:color="auto"/>
          </w:divBdr>
        </w:div>
        <w:div w:id="545155">
          <w:marLeft w:val="640"/>
          <w:marRight w:val="0"/>
          <w:marTop w:val="0"/>
          <w:marBottom w:val="0"/>
          <w:divBdr>
            <w:top w:val="none" w:sz="0" w:space="0" w:color="auto"/>
            <w:left w:val="none" w:sz="0" w:space="0" w:color="auto"/>
            <w:bottom w:val="none" w:sz="0" w:space="0" w:color="auto"/>
            <w:right w:val="none" w:sz="0" w:space="0" w:color="auto"/>
          </w:divBdr>
        </w:div>
        <w:div w:id="682821949">
          <w:marLeft w:val="640"/>
          <w:marRight w:val="0"/>
          <w:marTop w:val="0"/>
          <w:marBottom w:val="0"/>
          <w:divBdr>
            <w:top w:val="none" w:sz="0" w:space="0" w:color="auto"/>
            <w:left w:val="none" w:sz="0" w:space="0" w:color="auto"/>
            <w:bottom w:val="none" w:sz="0" w:space="0" w:color="auto"/>
            <w:right w:val="none" w:sz="0" w:space="0" w:color="auto"/>
          </w:divBdr>
        </w:div>
        <w:div w:id="2437522">
          <w:marLeft w:val="640"/>
          <w:marRight w:val="0"/>
          <w:marTop w:val="0"/>
          <w:marBottom w:val="0"/>
          <w:divBdr>
            <w:top w:val="none" w:sz="0" w:space="0" w:color="auto"/>
            <w:left w:val="none" w:sz="0" w:space="0" w:color="auto"/>
            <w:bottom w:val="none" w:sz="0" w:space="0" w:color="auto"/>
            <w:right w:val="none" w:sz="0" w:space="0" w:color="auto"/>
          </w:divBdr>
        </w:div>
        <w:div w:id="1226602048">
          <w:marLeft w:val="640"/>
          <w:marRight w:val="0"/>
          <w:marTop w:val="0"/>
          <w:marBottom w:val="0"/>
          <w:divBdr>
            <w:top w:val="none" w:sz="0" w:space="0" w:color="auto"/>
            <w:left w:val="none" w:sz="0" w:space="0" w:color="auto"/>
            <w:bottom w:val="none" w:sz="0" w:space="0" w:color="auto"/>
            <w:right w:val="none" w:sz="0" w:space="0" w:color="auto"/>
          </w:divBdr>
        </w:div>
        <w:div w:id="462188180">
          <w:marLeft w:val="640"/>
          <w:marRight w:val="0"/>
          <w:marTop w:val="0"/>
          <w:marBottom w:val="0"/>
          <w:divBdr>
            <w:top w:val="none" w:sz="0" w:space="0" w:color="auto"/>
            <w:left w:val="none" w:sz="0" w:space="0" w:color="auto"/>
            <w:bottom w:val="none" w:sz="0" w:space="0" w:color="auto"/>
            <w:right w:val="none" w:sz="0" w:space="0" w:color="auto"/>
          </w:divBdr>
        </w:div>
        <w:div w:id="1480460529">
          <w:marLeft w:val="640"/>
          <w:marRight w:val="0"/>
          <w:marTop w:val="0"/>
          <w:marBottom w:val="0"/>
          <w:divBdr>
            <w:top w:val="none" w:sz="0" w:space="0" w:color="auto"/>
            <w:left w:val="none" w:sz="0" w:space="0" w:color="auto"/>
            <w:bottom w:val="none" w:sz="0" w:space="0" w:color="auto"/>
            <w:right w:val="none" w:sz="0" w:space="0" w:color="auto"/>
          </w:divBdr>
        </w:div>
        <w:div w:id="86081177">
          <w:marLeft w:val="640"/>
          <w:marRight w:val="0"/>
          <w:marTop w:val="0"/>
          <w:marBottom w:val="0"/>
          <w:divBdr>
            <w:top w:val="none" w:sz="0" w:space="0" w:color="auto"/>
            <w:left w:val="none" w:sz="0" w:space="0" w:color="auto"/>
            <w:bottom w:val="none" w:sz="0" w:space="0" w:color="auto"/>
            <w:right w:val="none" w:sz="0" w:space="0" w:color="auto"/>
          </w:divBdr>
        </w:div>
        <w:div w:id="1768455092">
          <w:marLeft w:val="640"/>
          <w:marRight w:val="0"/>
          <w:marTop w:val="0"/>
          <w:marBottom w:val="0"/>
          <w:divBdr>
            <w:top w:val="none" w:sz="0" w:space="0" w:color="auto"/>
            <w:left w:val="none" w:sz="0" w:space="0" w:color="auto"/>
            <w:bottom w:val="none" w:sz="0" w:space="0" w:color="auto"/>
            <w:right w:val="none" w:sz="0" w:space="0" w:color="auto"/>
          </w:divBdr>
        </w:div>
        <w:div w:id="1332294263">
          <w:marLeft w:val="640"/>
          <w:marRight w:val="0"/>
          <w:marTop w:val="0"/>
          <w:marBottom w:val="0"/>
          <w:divBdr>
            <w:top w:val="none" w:sz="0" w:space="0" w:color="auto"/>
            <w:left w:val="none" w:sz="0" w:space="0" w:color="auto"/>
            <w:bottom w:val="none" w:sz="0" w:space="0" w:color="auto"/>
            <w:right w:val="none" w:sz="0" w:space="0" w:color="auto"/>
          </w:divBdr>
        </w:div>
        <w:div w:id="104422545">
          <w:marLeft w:val="640"/>
          <w:marRight w:val="0"/>
          <w:marTop w:val="0"/>
          <w:marBottom w:val="0"/>
          <w:divBdr>
            <w:top w:val="none" w:sz="0" w:space="0" w:color="auto"/>
            <w:left w:val="none" w:sz="0" w:space="0" w:color="auto"/>
            <w:bottom w:val="none" w:sz="0" w:space="0" w:color="auto"/>
            <w:right w:val="none" w:sz="0" w:space="0" w:color="auto"/>
          </w:divBdr>
        </w:div>
        <w:div w:id="991711483">
          <w:marLeft w:val="640"/>
          <w:marRight w:val="0"/>
          <w:marTop w:val="0"/>
          <w:marBottom w:val="0"/>
          <w:divBdr>
            <w:top w:val="none" w:sz="0" w:space="0" w:color="auto"/>
            <w:left w:val="none" w:sz="0" w:space="0" w:color="auto"/>
            <w:bottom w:val="none" w:sz="0" w:space="0" w:color="auto"/>
            <w:right w:val="none" w:sz="0" w:space="0" w:color="auto"/>
          </w:divBdr>
        </w:div>
        <w:div w:id="1141077619">
          <w:marLeft w:val="640"/>
          <w:marRight w:val="0"/>
          <w:marTop w:val="0"/>
          <w:marBottom w:val="0"/>
          <w:divBdr>
            <w:top w:val="none" w:sz="0" w:space="0" w:color="auto"/>
            <w:left w:val="none" w:sz="0" w:space="0" w:color="auto"/>
            <w:bottom w:val="none" w:sz="0" w:space="0" w:color="auto"/>
            <w:right w:val="none" w:sz="0" w:space="0" w:color="auto"/>
          </w:divBdr>
        </w:div>
        <w:div w:id="1005591965">
          <w:marLeft w:val="640"/>
          <w:marRight w:val="0"/>
          <w:marTop w:val="0"/>
          <w:marBottom w:val="0"/>
          <w:divBdr>
            <w:top w:val="none" w:sz="0" w:space="0" w:color="auto"/>
            <w:left w:val="none" w:sz="0" w:space="0" w:color="auto"/>
            <w:bottom w:val="none" w:sz="0" w:space="0" w:color="auto"/>
            <w:right w:val="none" w:sz="0" w:space="0" w:color="auto"/>
          </w:divBdr>
        </w:div>
        <w:div w:id="658314894">
          <w:marLeft w:val="640"/>
          <w:marRight w:val="0"/>
          <w:marTop w:val="0"/>
          <w:marBottom w:val="0"/>
          <w:divBdr>
            <w:top w:val="none" w:sz="0" w:space="0" w:color="auto"/>
            <w:left w:val="none" w:sz="0" w:space="0" w:color="auto"/>
            <w:bottom w:val="none" w:sz="0" w:space="0" w:color="auto"/>
            <w:right w:val="none" w:sz="0" w:space="0" w:color="auto"/>
          </w:divBdr>
        </w:div>
        <w:div w:id="1201820374">
          <w:marLeft w:val="640"/>
          <w:marRight w:val="0"/>
          <w:marTop w:val="0"/>
          <w:marBottom w:val="0"/>
          <w:divBdr>
            <w:top w:val="none" w:sz="0" w:space="0" w:color="auto"/>
            <w:left w:val="none" w:sz="0" w:space="0" w:color="auto"/>
            <w:bottom w:val="none" w:sz="0" w:space="0" w:color="auto"/>
            <w:right w:val="none" w:sz="0" w:space="0" w:color="auto"/>
          </w:divBdr>
        </w:div>
        <w:div w:id="88277689">
          <w:marLeft w:val="640"/>
          <w:marRight w:val="0"/>
          <w:marTop w:val="0"/>
          <w:marBottom w:val="0"/>
          <w:divBdr>
            <w:top w:val="none" w:sz="0" w:space="0" w:color="auto"/>
            <w:left w:val="none" w:sz="0" w:space="0" w:color="auto"/>
            <w:bottom w:val="none" w:sz="0" w:space="0" w:color="auto"/>
            <w:right w:val="none" w:sz="0" w:space="0" w:color="auto"/>
          </w:divBdr>
        </w:div>
        <w:div w:id="1805154582">
          <w:marLeft w:val="640"/>
          <w:marRight w:val="0"/>
          <w:marTop w:val="0"/>
          <w:marBottom w:val="0"/>
          <w:divBdr>
            <w:top w:val="none" w:sz="0" w:space="0" w:color="auto"/>
            <w:left w:val="none" w:sz="0" w:space="0" w:color="auto"/>
            <w:bottom w:val="none" w:sz="0" w:space="0" w:color="auto"/>
            <w:right w:val="none" w:sz="0" w:space="0" w:color="auto"/>
          </w:divBdr>
        </w:div>
        <w:div w:id="1839612157">
          <w:marLeft w:val="640"/>
          <w:marRight w:val="0"/>
          <w:marTop w:val="0"/>
          <w:marBottom w:val="0"/>
          <w:divBdr>
            <w:top w:val="none" w:sz="0" w:space="0" w:color="auto"/>
            <w:left w:val="none" w:sz="0" w:space="0" w:color="auto"/>
            <w:bottom w:val="none" w:sz="0" w:space="0" w:color="auto"/>
            <w:right w:val="none" w:sz="0" w:space="0" w:color="auto"/>
          </w:divBdr>
        </w:div>
        <w:div w:id="1024549695">
          <w:marLeft w:val="640"/>
          <w:marRight w:val="0"/>
          <w:marTop w:val="0"/>
          <w:marBottom w:val="0"/>
          <w:divBdr>
            <w:top w:val="none" w:sz="0" w:space="0" w:color="auto"/>
            <w:left w:val="none" w:sz="0" w:space="0" w:color="auto"/>
            <w:bottom w:val="none" w:sz="0" w:space="0" w:color="auto"/>
            <w:right w:val="none" w:sz="0" w:space="0" w:color="auto"/>
          </w:divBdr>
        </w:div>
        <w:div w:id="206139160">
          <w:marLeft w:val="640"/>
          <w:marRight w:val="0"/>
          <w:marTop w:val="0"/>
          <w:marBottom w:val="0"/>
          <w:divBdr>
            <w:top w:val="none" w:sz="0" w:space="0" w:color="auto"/>
            <w:left w:val="none" w:sz="0" w:space="0" w:color="auto"/>
            <w:bottom w:val="none" w:sz="0" w:space="0" w:color="auto"/>
            <w:right w:val="none" w:sz="0" w:space="0" w:color="auto"/>
          </w:divBdr>
        </w:div>
        <w:div w:id="92678175">
          <w:marLeft w:val="640"/>
          <w:marRight w:val="0"/>
          <w:marTop w:val="0"/>
          <w:marBottom w:val="0"/>
          <w:divBdr>
            <w:top w:val="none" w:sz="0" w:space="0" w:color="auto"/>
            <w:left w:val="none" w:sz="0" w:space="0" w:color="auto"/>
            <w:bottom w:val="none" w:sz="0" w:space="0" w:color="auto"/>
            <w:right w:val="none" w:sz="0" w:space="0" w:color="auto"/>
          </w:divBdr>
        </w:div>
        <w:div w:id="1331182532">
          <w:marLeft w:val="640"/>
          <w:marRight w:val="0"/>
          <w:marTop w:val="0"/>
          <w:marBottom w:val="0"/>
          <w:divBdr>
            <w:top w:val="none" w:sz="0" w:space="0" w:color="auto"/>
            <w:left w:val="none" w:sz="0" w:space="0" w:color="auto"/>
            <w:bottom w:val="none" w:sz="0" w:space="0" w:color="auto"/>
            <w:right w:val="none" w:sz="0" w:space="0" w:color="auto"/>
          </w:divBdr>
        </w:div>
        <w:div w:id="1713261628">
          <w:marLeft w:val="640"/>
          <w:marRight w:val="0"/>
          <w:marTop w:val="0"/>
          <w:marBottom w:val="0"/>
          <w:divBdr>
            <w:top w:val="none" w:sz="0" w:space="0" w:color="auto"/>
            <w:left w:val="none" w:sz="0" w:space="0" w:color="auto"/>
            <w:bottom w:val="none" w:sz="0" w:space="0" w:color="auto"/>
            <w:right w:val="none" w:sz="0" w:space="0" w:color="auto"/>
          </w:divBdr>
        </w:div>
        <w:div w:id="1259630600">
          <w:marLeft w:val="640"/>
          <w:marRight w:val="0"/>
          <w:marTop w:val="0"/>
          <w:marBottom w:val="0"/>
          <w:divBdr>
            <w:top w:val="none" w:sz="0" w:space="0" w:color="auto"/>
            <w:left w:val="none" w:sz="0" w:space="0" w:color="auto"/>
            <w:bottom w:val="none" w:sz="0" w:space="0" w:color="auto"/>
            <w:right w:val="none" w:sz="0" w:space="0" w:color="auto"/>
          </w:divBdr>
        </w:div>
        <w:div w:id="175852991">
          <w:marLeft w:val="640"/>
          <w:marRight w:val="0"/>
          <w:marTop w:val="0"/>
          <w:marBottom w:val="0"/>
          <w:divBdr>
            <w:top w:val="none" w:sz="0" w:space="0" w:color="auto"/>
            <w:left w:val="none" w:sz="0" w:space="0" w:color="auto"/>
            <w:bottom w:val="none" w:sz="0" w:space="0" w:color="auto"/>
            <w:right w:val="none" w:sz="0" w:space="0" w:color="auto"/>
          </w:divBdr>
        </w:div>
        <w:div w:id="648827858">
          <w:marLeft w:val="640"/>
          <w:marRight w:val="0"/>
          <w:marTop w:val="0"/>
          <w:marBottom w:val="0"/>
          <w:divBdr>
            <w:top w:val="none" w:sz="0" w:space="0" w:color="auto"/>
            <w:left w:val="none" w:sz="0" w:space="0" w:color="auto"/>
            <w:bottom w:val="none" w:sz="0" w:space="0" w:color="auto"/>
            <w:right w:val="none" w:sz="0" w:space="0" w:color="auto"/>
          </w:divBdr>
        </w:div>
        <w:div w:id="1080448699">
          <w:marLeft w:val="640"/>
          <w:marRight w:val="0"/>
          <w:marTop w:val="0"/>
          <w:marBottom w:val="0"/>
          <w:divBdr>
            <w:top w:val="none" w:sz="0" w:space="0" w:color="auto"/>
            <w:left w:val="none" w:sz="0" w:space="0" w:color="auto"/>
            <w:bottom w:val="none" w:sz="0" w:space="0" w:color="auto"/>
            <w:right w:val="none" w:sz="0" w:space="0" w:color="auto"/>
          </w:divBdr>
        </w:div>
        <w:div w:id="1395003514">
          <w:marLeft w:val="640"/>
          <w:marRight w:val="0"/>
          <w:marTop w:val="0"/>
          <w:marBottom w:val="0"/>
          <w:divBdr>
            <w:top w:val="none" w:sz="0" w:space="0" w:color="auto"/>
            <w:left w:val="none" w:sz="0" w:space="0" w:color="auto"/>
            <w:bottom w:val="none" w:sz="0" w:space="0" w:color="auto"/>
            <w:right w:val="none" w:sz="0" w:space="0" w:color="auto"/>
          </w:divBdr>
        </w:div>
        <w:div w:id="357318706">
          <w:marLeft w:val="640"/>
          <w:marRight w:val="0"/>
          <w:marTop w:val="0"/>
          <w:marBottom w:val="0"/>
          <w:divBdr>
            <w:top w:val="none" w:sz="0" w:space="0" w:color="auto"/>
            <w:left w:val="none" w:sz="0" w:space="0" w:color="auto"/>
            <w:bottom w:val="none" w:sz="0" w:space="0" w:color="auto"/>
            <w:right w:val="none" w:sz="0" w:space="0" w:color="auto"/>
          </w:divBdr>
        </w:div>
        <w:div w:id="1794053187">
          <w:marLeft w:val="640"/>
          <w:marRight w:val="0"/>
          <w:marTop w:val="0"/>
          <w:marBottom w:val="0"/>
          <w:divBdr>
            <w:top w:val="none" w:sz="0" w:space="0" w:color="auto"/>
            <w:left w:val="none" w:sz="0" w:space="0" w:color="auto"/>
            <w:bottom w:val="none" w:sz="0" w:space="0" w:color="auto"/>
            <w:right w:val="none" w:sz="0" w:space="0" w:color="auto"/>
          </w:divBdr>
        </w:div>
        <w:div w:id="1379473412">
          <w:marLeft w:val="640"/>
          <w:marRight w:val="0"/>
          <w:marTop w:val="0"/>
          <w:marBottom w:val="0"/>
          <w:divBdr>
            <w:top w:val="none" w:sz="0" w:space="0" w:color="auto"/>
            <w:left w:val="none" w:sz="0" w:space="0" w:color="auto"/>
            <w:bottom w:val="none" w:sz="0" w:space="0" w:color="auto"/>
            <w:right w:val="none" w:sz="0" w:space="0" w:color="auto"/>
          </w:divBdr>
        </w:div>
        <w:div w:id="1775206102">
          <w:marLeft w:val="640"/>
          <w:marRight w:val="0"/>
          <w:marTop w:val="0"/>
          <w:marBottom w:val="0"/>
          <w:divBdr>
            <w:top w:val="none" w:sz="0" w:space="0" w:color="auto"/>
            <w:left w:val="none" w:sz="0" w:space="0" w:color="auto"/>
            <w:bottom w:val="none" w:sz="0" w:space="0" w:color="auto"/>
            <w:right w:val="none" w:sz="0" w:space="0" w:color="auto"/>
          </w:divBdr>
        </w:div>
        <w:div w:id="395400593">
          <w:marLeft w:val="640"/>
          <w:marRight w:val="0"/>
          <w:marTop w:val="0"/>
          <w:marBottom w:val="0"/>
          <w:divBdr>
            <w:top w:val="none" w:sz="0" w:space="0" w:color="auto"/>
            <w:left w:val="none" w:sz="0" w:space="0" w:color="auto"/>
            <w:bottom w:val="none" w:sz="0" w:space="0" w:color="auto"/>
            <w:right w:val="none" w:sz="0" w:space="0" w:color="auto"/>
          </w:divBdr>
        </w:div>
        <w:div w:id="1037699418">
          <w:marLeft w:val="640"/>
          <w:marRight w:val="0"/>
          <w:marTop w:val="0"/>
          <w:marBottom w:val="0"/>
          <w:divBdr>
            <w:top w:val="none" w:sz="0" w:space="0" w:color="auto"/>
            <w:left w:val="none" w:sz="0" w:space="0" w:color="auto"/>
            <w:bottom w:val="none" w:sz="0" w:space="0" w:color="auto"/>
            <w:right w:val="none" w:sz="0" w:space="0" w:color="auto"/>
          </w:divBdr>
        </w:div>
        <w:div w:id="975455653">
          <w:marLeft w:val="640"/>
          <w:marRight w:val="0"/>
          <w:marTop w:val="0"/>
          <w:marBottom w:val="0"/>
          <w:divBdr>
            <w:top w:val="none" w:sz="0" w:space="0" w:color="auto"/>
            <w:left w:val="none" w:sz="0" w:space="0" w:color="auto"/>
            <w:bottom w:val="none" w:sz="0" w:space="0" w:color="auto"/>
            <w:right w:val="none" w:sz="0" w:space="0" w:color="auto"/>
          </w:divBdr>
        </w:div>
        <w:div w:id="2041003795">
          <w:marLeft w:val="640"/>
          <w:marRight w:val="0"/>
          <w:marTop w:val="0"/>
          <w:marBottom w:val="0"/>
          <w:divBdr>
            <w:top w:val="none" w:sz="0" w:space="0" w:color="auto"/>
            <w:left w:val="none" w:sz="0" w:space="0" w:color="auto"/>
            <w:bottom w:val="none" w:sz="0" w:space="0" w:color="auto"/>
            <w:right w:val="none" w:sz="0" w:space="0" w:color="auto"/>
          </w:divBdr>
        </w:div>
        <w:div w:id="1611818247">
          <w:marLeft w:val="640"/>
          <w:marRight w:val="0"/>
          <w:marTop w:val="0"/>
          <w:marBottom w:val="0"/>
          <w:divBdr>
            <w:top w:val="none" w:sz="0" w:space="0" w:color="auto"/>
            <w:left w:val="none" w:sz="0" w:space="0" w:color="auto"/>
            <w:bottom w:val="none" w:sz="0" w:space="0" w:color="auto"/>
            <w:right w:val="none" w:sz="0" w:space="0" w:color="auto"/>
          </w:divBdr>
        </w:div>
        <w:div w:id="1901750715">
          <w:marLeft w:val="640"/>
          <w:marRight w:val="0"/>
          <w:marTop w:val="0"/>
          <w:marBottom w:val="0"/>
          <w:divBdr>
            <w:top w:val="none" w:sz="0" w:space="0" w:color="auto"/>
            <w:left w:val="none" w:sz="0" w:space="0" w:color="auto"/>
            <w:bottom w:val="none" w:sz="0" w:space="0" w:color="auto"/>
            <w:right w:val="none" w:sz="0" w:space="0" w:color="auto"/>
          </w:divBdr>
        </w:div>
        <w:div w:id="1110319938">
          <w:marLeft w:val="640"/>
          <w:marRight w:val="0"/>
          <w:marTop w:val="0"/>
          <w:marBottom w:val="0"/>
          <w:divBdr>
            <w:top w:val="none" w:sz="0" w:space="0" w:color="auto"/>
            <w:left w:val="none" w:sz="0" w:space="0" w:color="auto"/>
            <w:bottom w:val="none" w:sz="0" w:space="0" w:color="auto"/>
            <w:right w:val="none" w:sz="0" w:space="0" w:color="auto"/>
          </w:divBdr>
        </w:div>
        <w:div w:id="498037775">
          <w:marLeft w:val="640"/>
          <w:marRight w:val="0"/>
          <w:marTop w:val="0"/>
          <w:marBottom w:val="0"/>
          <w:divBdr>
            <w:top w:val="none" w:sz="0" w:space="0" w:color="auto"/>
            <w:left w:val="none" w:sz="0" w:space="0" w:color="auto"/>
            <w:bottom w:val="none" w:sz="0" w:space="0" w:color="auto"/>
            <w:right w:val="none" w:sz="0" w:space="0" w:color="auto"/>
          </w:divBdr>
        </w:div>
        <w:div w:id="139811080">
          <w:marLeft w:val="640"/>
          <w:marRight w:val="0"/>
          <w:marTop w:val="0"/>
          <w:marBottom w:val="0"/>
          <w:divBdr>
            <w:top w:val="none" w:sz="0" w:space="0" w:color="auto"/>
            <w:left w:val="none" w:sz="0" w:space="0" w:color="auto"/>
            <w:bottom w:val="none" w:sz="0" w:space="0" w:color="auto"/>
            <w:right w:val="none" w:sz="0" w:space="0" w:color="auto"/>
          </w:divBdr>
        </w:div>
        <w:div w:id="685326073">
          <w:marLeft w:val="640"/>
          <w:marRight w:val="0"/>
          <w:marTop w:val="0"/>
          <w:marBottom w:val="0"/>
          <w:divBdr>
            <w:top w:val="none" w:sz="0" w:space="0" w:color="auto"/>
            <w:left w:val="none" w:sz="0" w:space="0" w:color="auto"/>
            <w:bottom w:val="none" w:sz="0" w:space="0" w:color="auto"/>
            <w:right w:val="none" w:sz="0" w:space="0" w:color="auto"/>
          </w:divBdr>
        </w:div>
        <w:div w:id="1838693308">
          <w:marLeft w:val="640"/>
          <w:marRight w:val="0"/>
          <w:marTop w:val="0"/>
          <w:marBottom w:val="0"/>
          <w:divBdr>
            <w:top w:val="none" w:sz="0" w:space="0" w:color="auto"/>
            <w:left w:val="none" w:sz="0" w:space="0" w:color="auto"/>
            <w:bottom w:val="none" w:sz="0" w:space="0" w:color="auto"/>
            <w:right w:val="none" w:sz="0" w:space="0" w:color="auto"/>
          </w:divBdr>
        </w:div>
        <w:div w:id="934240506">
          <w:marLeft w:val="640"/>
          <w:marRight w:val="0"/>
          <w:marTop w:val="0"/>
          <w:marBottom w:val="0"/>
          <w:divBdr>
            <w:top w:val="none" w:sz="0" w:space="0" w:color="auto"/>
            <w:left w:val="none" w:sz="0" w:space="0" w:color="auto"/>
            <w:bottom w:val="none" w:sz="0" w:space="0" w:color="auto"/>
            <w:right w:val="none" w:sz="0" w:space="0" w:color="auto"/>
          </w:divBdr>
        </w:div>
        <w:div w:id="1937252989">
          <w:marLeft w:val="640"/>
          <w:marRight w:val="0"/>
          <w:marTop w:val="0"/>
          <w:marBottom w:val="0"/>
          <w:divBdr>
            <w:top w:val="none" w:sz="0" w:space="0" w:color="auto"/>
            <w:left w:val="none" w:sz="0" w:space="0" w:color="auto"/>
            <w:bottom w:val="none" w:sz="0" w:space="0" w:color="auto"/>
            <w:right w:val="none" w:sz="0" w:space="0" w:color="auto"/>
          </w:divBdr>
        </w:div>
        <w:div w:id="705834900">
          <w:marLeft w:val="640"/>
          <w:marRight w:val="0"/>
          <w:marTop w:val="0"/>
          <w:marBottom w:val="0"/>
          <w:divBdr>
            <w:top w:val="none" w:sz="0" w:space="0" w:color="auto"/>
            <w:left w:val="none" w:sz="0" w:space="0" w:color="auto"/>
            <w:bottom w:val="none" w:sz="0" w:space="0" w:color="auto"/>
            <w:right w:val="none" w:sz="0" w:space="0" w:color="auto"/>
          </w:divBdr>
        </w:div>
        <w:div w:id="1477335903">
          <w:marLeft w:val="640"/>
          <w:marRight w:val="0"/>
          <w:marTop w:val="0"/>
          <w:marBottom w:val="0"/>
          <w:divBdr>
            <w:top w:val="none" w:sz="0" w:space="0" w:color="auto"/>
            <w:left w:val="none" w:sz="0" w:space="0" w:color="auto"/>
            <w:bottom w:val="none" w:sz="0" w:space="0" w:color="auto"/>
            <w:right w:val="none" w:sz="0" w:space="0" w:color="auto"/>
          </w:divBdr>
        </w:div>
        <w:div w:id="1959530239">
          <w:marLeft w:val="640"/>
          <w:marRight w:val="0"/>
          <w:marTop w:val="0"/>
          <w:marBottom w:val="0"/>
          <w:divBdr>
            <w:top w:val="none" w:sz="0" w:space="0" w:color="auto"/>
            <w:left w:val="none" w:sz="0" w:space="0" w:color="auto"/>
            <w:bottom w:val="none" w:sz="0" w:space="0" w:color="auto"/>
            <w:right w:val="none" w:sz="0" w:space="0" w:color="auto"/>
          </w:divBdr>
        </w:div>
        <w:div w:id="1613323319">
          <w:marLeft w:val="640"/>
          <w:marRight w:val="0"/>
          <w:marTop w:val="0"/>
          <w:marBottom w:val="0"/>
          <w:divBdr>
            <w:top w:val="none" w:sz="0" w:space="0" w:color="auto"/>
            <w:left w:val="none" w:sz="0" w:space="0" w:color="auto"/>
            <w:bottom w:val="none" w:sz="0" w:space="0" w:color="auto"/>
            <w:right w:val="none" w:sz="0" w:space="0" w:color="auto"/>
          </w:divBdr>
        </w:div>
        <w:div w:id="1090081626">
          <w:marLeft w:val="640"/>
          <w:marRight w:val="0"/>
          <w:marTop w:val="0"/>
          <w:marBottom w:val="0"/>
          <w:divBdr>
            <w:top w:val="none" w:sz="0" w:space="0" w:color="auto"/>
            <w:left w:val="none" w:sz="0" w:space="0" w:color="auto"/>
            <w:bottom w:val="none" w:sz="0" w:space="0" w:color="auto"/>
            <w:right w:val="none" w:sz="0" w:space="0" w:color="auto"/>
          </w:divBdr>
        </w:div>
        <w:div w:id="975066109">
          <w:marLeft w:val="640"/>
          <w:marRight w:val="0"/>
          <w:marTop w:val="0"/>
          <w:marBottom w:val="0"/>
          <w:divBdr>
            <w:top w:val="none" w:sz="0" w:space="0" w:color="auto"/>
            <w:left w:val="none" w:sz="0" w:space="0" w:color="auto"/>
            <w:bottom w:val="none" w:sz="0" w:space="0" w:color="auto"/>
            <w:right w:val="none" w:sz="0" w:space="0" w:color="auto"/>
          </w:divBdr>
        </w:div>
        <w:div w:id="1133868312">
          <w:marLeft w:val="640"/>
          <w:marRight w:val="0"/>
          <w:marTop w:val="0"/>
          <w:marBottom w:val="0"/>
          <w:divBdr>
            <w:top w:val="none" w:sz="0" w:space="0" w:color="auto"/>
            <w:left w:val="none" w:sz="0" w:space="0" w:color="auto"/>
            <w:bottom w:val="none" w:sz="0" w:space="0" w:color="auto"/>
            <w:right w:val="none" w:sz="0" w:space="0" w:color="auto"/>
          </w:divBdr>
        </w:div>
        <w:div w:id="1309016900">
          <w:marLeft w:val="640"/>
          <w:marRight w:val="0"/>
          <w:marTop w:val="0"/>
          <w:marBottom w:val="0"/>
          <w:divBdr>
            <w:top w:val="none" w:sz="0" w:space="0" w:color="auto"/>
            <w:left w:val="none" w:sz="0" w:space="0" w:color="auto"/>
            <w:bottom w:val="none" w:sz="0" w:space="0" w:color="auto"/>
            <w:right w:val="none" w:sz="0" w:space="0" w:color="auto"/>
          </w:divBdr>
        </w:div>
        <w:div w:id="1059784061">
          <w:marLeft w:val="640"/>
          <w:marRight w:val="0"/>
          <w:marTop w:val="0"/>
          <w:marBottom w:val="0"/>
          <w:divBdr>
            <w:top w:val="none" w:sz="0" w:space="0" w:color="auto"/>
            <w:left w:val="none" w:sz="0" w:space="0" w:color="auto"/>
            <w:bottom w:val="none" w:sz="0" w:space="0" w:color="auto"/>
            <w:right w:val="none" w:sz="0" w:space="0" w:color="auto"/>
          </w:divBdr>
        </w:div>
        <w:div w:id="387655782">
          <w:marLeft w:val="640"/>
          <w:marRight w:val="0"/>
          <w:marTop w:val="0"/>
          <w:marBottom w:val="0"/>
          <w:divBdr>
            <w:top w:val="none" w:sz="0" w:space="0" w:color="auto"/>
            <w:left w:val="none" w:sz="0" w:space="0" w:color="auto"/>
            <w:bottom w:val="none" w:sz="0" w:space="0" w:color="auto"/>
            <w:right w:val="none" w:sz="0" w:space="0" w:color="auto"/>
          </w:divBdr>
        </w:div>
        <w:div w:id="1891729015">
          <w:marLeft w:val="640"/>
          <w:marRight w:val="0"/>
          <w:marTop w:val="0"/>
          <w:marBottom w:val="0"/>
          <w:divBdr>
            <w:top w:val="none" w:sz="0" w:space="0" w:color="auto"/>
            <w:left w:val="none" w:sz="0" w:space="0" w:color="auto"/>
            <w:bottom w:val="none" w:sz="0" w:space="0" w:color="auto"/>
            <w:right w:val="none" w:sz="0" w:space="0" w:color="auto"/>
          </w:divBdr>
        </w:div>
        <w:div w:id="1374378094">
          <w:marLeft w:val="640"/>
          <w:marRight w:val="0"/>
          <w:marTop w:val="0"/>
          <w:marBottom w:val="0"/>
          <w:divBdr>
            <w:top w:val="none" w:sz="0" w:space="0" w:color="auto"/>
            <w:left w:val="none" w:sz="0" w:space="0" w:color="auto"/>
            <w:bottom w:val="none" w:sz="0" w:space="0" w:color="auto"/>
            <w:right w:val="none" w:sz="0" w:space="0" w:color="auto"/>
          </w:divBdr>
        </w:div>
        <w:div w:id="297682821">
          <w:marLeft w:val="640"/>
          <w:marRight w:val="0"/>
          <w:marTop w:val="0"/>
          <w:marBottom w:val="0"/>
          <w:divBdr>
            <w:top w:val="none" w:sz="0" w:space="0" w:color="auto"/>
            <w:left w:val="none" w:sz="0" w:space="0" w:color="auto"/>
            <w:bottom w:val="none" w:sz="0" w:space="0" w:color="auto"/>
            <w:right w:val="none" w:sz="0" w:space="0" w:color="auto"/>
          </w:divBdr>
        </w:div>
        <w:div w:id="1400710197">
          <w:marLeft w:val="640"/>
          <w:marRight w:val="0"/>
          <w:marTop w:val="0"/>
          <w:marBottom w:val="0"/>
          <w:divBdr>
            <w:top w:val="none" w:sz="0" w:space="0" w:color="auto"/>
            <w:left w:val="none" w:sz="0" w:space="0" w:color="auto"/>
            <w:bottom w:val="none" w:sz="0" w:space="0" w:color="auto"/>
            <w:right w:val="none" w:sz="0" w:space="0" w:color="auto"/>
          </w:divBdr>
        </w:div>
        <w:div w:id="602222310">
          <w:marLeft w:val="640"/>
          <w:marRight w:val="0"/>
          <w:marTop w:val="0"/>
          <w:marBottom w:val="0"/>
          <w:divBdr>
            <w:top w:val="none" w:sz="0" w:space="0" w:color="auto"/>
            <w:left w:val="none" w:sz="0" w:space="0" w:color="auto"/>
            <w:bottom w:val="none" w:sz="0" w:space="0" w:color="auto"/>
            <w:right w:val="none" w:sz="0" w:space="0" w:color="auto"/>
          </w:divBdr>
        </w:div>
        <w:div w:id="911621004">
          <w:marLeft w:val="640"/>
          <w:marRight w:val="0"/>
          <w:marTop w:val="0"/>
          <w:marBottom w:val="0"/>
          <w:divBdr>
            <w:top w:val="none" w:sz="0" w:space="0" w:color="auto"/>
            <w:left w:val="none" w:sz="0" w:space="0" w:color="auto"/>
            <w:bottom w:val="none" w:sz="0" w:space="0" w:color="auto"/>
            <w:right w:val="none" w:sz="0" w:space="0" w:color="auto"/>
          </w:divBdr>
        </w:div>
        <w:div w:id="122190948">
          <w:marLeft w:val="640"/>
          <w:marRight w:val="0"/>
          <w:marTop w:val="0"/>
          <w:marBottom w:val="0"/>
          <w:divBdr>
            <w:top w:val="none" w:sz="0" w:space="0" w:color="auto"/>
            <w:left w:val="none" w:sz="0" w:space="0" w:color="auto"/>
            <w:bottom w:val="none" w:sz="0" w:space="0" w:color="auto"/>
            <w:right w:val="none" w:sz="0" w:space="0" w:color="auto"/>
          </w:divBdr>
        </w:div>
        <w:div w:id="922103175">
          <w:marLeft w:val="640"/>
          <w:marRight w:val="0"/>
          <w:marTop w:val="0"/>
          <w:marBottom w:val="0"/>
          <w:divBdr>
            <w:top w:val="none" w:sz="0" w:space="0" w:color="auto"/>
            <w:left w:val="none" w:sz="0" w:space="0" w:color="auto"/>
            <w:bottom w:val="none" w:sz="0" w:space="0" w:color="auto"/>
            <w:right w:val="none" w:sz="0" w:space="0" w:color="auto"/>
          </w:divBdr>
        </w:div>
        <w:div w:id="811749475">
          <w:marLeft w:val="640"/>
          <w:marRight w:val="0"/>
          <w:marTop w:val="0"/>
          <w:marBottom w:val="0"/>
          <w:divBdr>
            <w:top w:val="none" w:sz="0" w:space="0" w:color="auto"/>
            <w:left w:val="none" w:sz="0" w:space="0" w:color="auto"/>
            <w:bottom w:val="none" w:sz="0" w:space="0" w:color="auto"/>
            <w:right w:val="none" w:sz="0" w:space="0" w:color="auto"/>
          </w:divBdr>
        </w:div>
        <w:div w:id="1959528890">
          <w:marLeft w:val="640"/>
          <w:marRight w:val="0"/>
          <w:marTop w:val="0"/>
          <w:marBottom w:val="0"/>
          <w:divBdr>
            <w:top w:val="none" w:sz="0" w:space="0" w:color="auto"/>
            <w:left w:val="none" w:sz="0" w:space="0" w:color="auto"/>
            <w:bottom w:val="none" w:sz="0" w:space="0" w:color="auto"/>
            <w:right w:val="none" w:sz="0" w:space="0" w:color="auto"/>
          </w:divBdr>
        </w:div>
        <w:div w:id="653072079">
          <w:marLeft w:val="640"/>
          <w:marRight w:val="0"/>
          <w:marTop w:val="0"/>
          <w:marBottom w:val="0"/>
          <w:divBdr>
            <w:top w:val="none" w:sz="0" w:space="0" w:color="auto"/>
            <w:left w:val="none" w:sz="0" w:space="0" w:color="auto"/>
            <w:bottom w:val="none" w:sz="0" w:space="0" w:color="auto"/>
            <w:right w:val="none" w:sz="0" w:space="0" w:color="auto"/>
          </w:divBdr>
        </w:div>
        <w:div w:id="173495745">
          <w:marLeft w:val="640"/>
          <w:marRight w:val="0"/>
          <w:marTop w:val="0"/>
          <w:marBottom w:val="0"/>
          <w:divBdr>
            <w:top w:val="none" w:sz="0" w:space="0" w:color="auto"/>
            <w:left w:val="none" w:sz="0" w:space="0" w:color="auto"/>
            <w:bottom w:val="none" w:sz="0" w:space="0" w:color="auto"/>
            <w:right w:val="none" w:sz="0" w:space="0" w:color="auto"/>
          </w:divBdr>
        </w:div>
        <w:div w:id="1800175417">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53094972">
      <w:bodyDiv w:val="1"/>
      <w:marLeft w:val="0"/>
      <w:marRight w:val="0"/>
      <w:marTop w:val="0"/>
      <w:marBottom w:val="0"/>
      <w:divBdr>
        <w:top w:val="none" w:sz="0" w:space="0" w:color="auto"/>
        <w:left w:val="none" w:sz="0" w:space="0" w:color="auto"/>
        <w:bottom w:val="none" w:sz="0" w:space="0" w:color="auto"/>
        <w:right w:val="none" w:sz="0" w:space="0" w:color="auto"/>
      </w:divBdr>
      <w:divsChild>
        <w:div w:id="2064060854">
          <w:marLeft w:val="640"/>
          <w:marRight w:val="0"/>
          <w:marTop w:val="0"/>
          <w:marBottom w:val="0"/>
          <w:divBdr>
            <w:top w:val="none" w:sz="0" w:space="0" w:color="auto"/>
            <w:left w:val="none" w:sz="0" w:space="0" w:color="auto"/>
            <w:bottom w:val="none" w:sz="0" w:space="0" w:color="auto"/>
            <w:right w:val="none" w:sz="0" w:space="0" w:color="auto"/>
          </w:divBdr>
        </w:div>
        <w:div w:id="47804004">
          <w:marLeft w:val="640"/>
          <w:marRight w:val="0"/>
          <w:marTop w:val="0"/>
          <w:marBottom w:val="0"/>
          <w:divBdr>
            <w:top w:val="none" w:sz="0" w:space="0" w:color="auto"/>
            <w:left w:val="none" w:sz="0" w:space="0" w:color="auto"/>
            <w:bottom w:val="none" w:sz="0" w:space="0" w:color="auto"/>
            <w:right w:val="none" w:sz="0" w:space="0" w:color="auto"/>
          </w:divBdr>
        </w:div>
        <w:div w:id="304630723">
          <w:marLeft w:val="640"/>
          <w:marRight w:val="0"/>
          <w:marTop w:val="0"/>
          <w:marBottom w:val="0"/>
          <w:divBdr>
            <w:top w:val="none" w:sz="0" w:space="0" w:color="auto"/>
            <w:left w:val="none" w:sz="0" w:space="0" w:color="auto"/>
            <w:bottom w:val="none" w:sz="0" w:space="0" w:color="auto"/>
            <w:right w:val="none" w:sz="0" w:space="0" w:color="auto"/>
          </w:divBdr>
        </w:div>
        <w:div w:id="479544564">
          <w:marLeft w:val="640"/>
          <w:marRight w:val="0"/>
          <w:marTop w:val="0"/>
          <w:marBottom w:val="0"/>
          <w:divBdr>
            <w:top w:val="none" w:sz="0" w:space="0" w:color="auto"/>
            <w:left w:val="none" w:sz="0" w:space="0" w:color="auto"/>
            <w:bottom w:val="none" w:sz="0" w:space="0" w:color="auto"/>
            <w:right w:val="none" w:sz="0" w:space="0" w:color="auto"/>
          </w:divBdr>
        </w:div>
        <w:div w:id="1389255877">
          <w:marLeft w:val="640"/>
          <w:marRight w:val="0"/>
          <w:marTop w:val="0"/>
          <w:marBottom w:val="0"/>
          <w:divBdr>
            <w:top w:val="none" w:sz="0" w:space="0" w:color="auto"/>
            <w:left w:val="none" w:sz="0" w:space="0" w:color="auto"/>
            <w:bottom w:val="none" w:sz="0" w:space="0" w:color="auto"/>
            <w:right w:val="none" w:sz="0" w:space="0" w:color="auto"/>
          </w:divBdr>
        </w:div>
        <w:div w:id="486433355">
          <w:marLeft w:val="640"/>
          <w:marRight w:val="0"/>
          <w:marTop w:val="0"/>
          <w:marBottom w:val="0"/>
          <w:divBdr>
            <w:top w:val="none" w:sz="0" w:space="0" w:color="auto"/>
            <w:left w:val="none" w:sz="0" w:space="0" w:color="auto"/>
            <w:bottom w:val="none" w:sz="0" w:space="0" w:color="auto"/>
            <w:right w:val="none" w:sz="0" w:space="0" w:color="auto"/>
          </w:divBdr>
        </w:div>
        <w:div w:id="9525904">
          <w:marLeft w:val="640"/>
          <w:marRight w:val="0"/>
          <w:marTop w:val="0"/>
          <w:marBottom w:val="0"/>
          <w:divBdr>
            <w:top w:val="none" w:sz="0" w:space="0" w:color="auto"/>
            <w:left w:val="none" w:sz="0" w:space="0" w:color="auto"/>
            <w:bottom w:val="none" w:sz="0" w:space="0" w:color="auto"/>
            <w:right w:val="none" w:sz="0" w:space="0" w:color="auto"/>
          </w:divBdr>
        </w:div>
        <w:div w:id="1446459124">
          <w:marLeft w:val="640"/>
          <w:marRight w:val="0"/>
          <w:marTop w:val="0"/>
          <w:marBottom w:val="0"/>
          <w:divBdr>
            <w:top w:val="none" w:sz="0" w:space="0" w:color="auto"/>
            <w:left w:val="none" w:sz="0" w:space="0" w:color="auto"/>
            <w:bottom w:val="none" w:sz="0" w:space="0" w:color="auto"/>
            <w:right w:val="none" w:sz="0" w:space="0" w:color="auto"/>
          </w:divBdr>
        </w:div>
        <w:div w:id="1453209902">
          <w:marLeft w:val="640"/>
          <w:marRight w:val="0"/>
          <w:marTop w:val="0"/>
          <w:marBottom w:val="0"/>
          <w:divBdr>
            <w:top w:val="none" w:sz="0" w:space="0" w:color="auto"/>
            <w:left w:val="none" w:sz="0" w:space="0" w:color="auto"/>
            <w:bottom w:val="none" w:sz="0" w:space="0" w:color="auto"/>
            <w:right w:val="none" w:sz="0" w:space="0" w:color="auto"/>
          </w:divBdr>
        </w:div>
        <w:div w:id="1053768386">
          <w:marLeft w:val="640"/>
          <w:marRight w:val="0"/>
          <w:marTop w:val="0"/>
          <w:marBottom w:val="0"/>
          <w:divBdr>
            <w:top w:val="none" w:sz="0" w:space="0" w:color="auto"/>
            <w:left w:val="none" w:sz="0" w:space="0" w:color="auto"/>
            <w:bottom w:val="none" w:sz="0" w:space="0" w:color="auto"/>
            <w:right w:val="none" w:sz="0" w:space="0" w:color="auto"/>
          </w:divBdr>
        </w:div>
        <w:div w:id="1342660281">
          <w:marLeft w:val="640"/>
          <w:marRight w:val="0"/>
          <w:marTop w:val="0"/>
          <w:marBottom w:val="0"/>
          <w:divBdr>
            <w:top w:val="none" w:sz="0" w:space="0" w:color="auto"/>
            <w:left w:val="none" w:sz="0" w:space="0" w:color="auto"/>
            <w:bottom w:val="none" w:sz="0" w:space="0" w:color="auto"/>
            <w:right w:val="none" w:sz="0" w:space="0" w:color="auto"/>
          </w:divBdr>
        </w:div>
        <w:div w:id="2049915183">
          <w:marLeft w:val="640"/>
          <w:marRight w:val="0"/>
          <w:marTop w:val="0"/>
          <w:marBottom w:val="0"/>
          <w:divBdr>
            <w:top w:val="none" w:sz="0" w:space="0" w:color="auto"/>
            <w:left w:val="none" w:sz="0" w:space="0" w:color="auto"/>
            <w:bottom w:val="none" w:sz="0" w:space="0" w:color="auto"/>
            <w:right w:val="none" w:sz="0" w:space="0" w:color="auto"/>
          </w:divBdr>
        </w:div>
        <w:div w:id="1515728823">
          <w:marLeft w:val="640"/>
          <w:marRight w:val="0"/>
          <w:marTop w:val="0"/>
          <w:marBottom w:val="0"/>
          <w:divBdr>
            <w:top w:val="none" w:sz="0" w:space="0" w:color="auto"/>
            <w:left w:val="none" w:sz="0" w:space="0" w:color="auto"/>
            <w:bottom w:val="none" w:sz="0" w:space="0" w:color="auto"/>
            <w:right w:val="none" w:sz="0" w:space="0" w:color="auto"/>
          </w:divBdr>
        </w:div>
        <w:div w:id="143393017">
          <w:marLeft w:val="640"/>
          <w:marRight w:val="0"/>
          <w:marTop w:val="0"/>
          <w:marBottom w:val="0"/>
          <w:divBdr>
            <w:top w:val="none" w:sz="0" w:space="0" w:color="auto"/>
            <w:left w:val="none" w:sz="0" w:space="0" w:color="auto"/>
            <w:bottom w:val="none" w:sz="0" w:space="0" w:color="auto"/>
            <w:right w:val="none" w:sz="0" w:space="0" w:color="auto"/>
          </w:divBdr>
        </w:div>
        <w:div w:id="1615404522">
          <w:marLeft w:val="640"/>
          <w:marRight w:val="0"/>
          <w:marTop w:val="0"/>
          <w:marBottom w:val="0"/>
          <w:divBdr>
            <w:top w:val="none" w:sz="0" w:space="0" w:color="auto"/>
            <w:left w:val="none" w:sz="0" w:space="0" w:color="auto"/>
            <w:bottom w:val="none" w:sz="0" w:space="0" w:color="auto"/>
            <w:right w:val="none" w:sz="0" w:space="0" w:color="auto"/>
          </w:divBdr>
        </w:div>
        <w:div w:id="653606486">
          <w:marLeft w:val="640"/>
          <w:marRight w:val="0"/>
          <w:marTop w:val="0"/>
          <w:marBottom w:val="0"/>
          <w:divBdr>
            <w:top w:val="none" w:sz="0" w:space="0" w:color="auto"/>
            <w:left w:val="none" w:sz="0" w:space="0" w:color="auto"/>
            <w:bottom w:val="none" w:sz="0" w:space="0" w:color="auto"/>
            <w:right w:val="none" w:sz="0" w:space="0" w:color="auto"/>
          </w:divBdr>
        </w:div>
        <w:div w:id="212695491">
          <w:marLeft w:val="640"/>
          <w:marRight w:val="0"/>
          <w:marTop w:val="0"/>
          <w:marBottom w:val="0"/>
          <w:divBdr>
            <w:top w:val="none" w:sz="0" w:space="0" w:color="auto"/>
            <w:left w:val="none" w:sz="0" w:space="0" w:color="auto"/>
            <w:bottom w:val="none" w:sz="0" w:space="0" w:color="auto"/>
            <w:right w:val="none" w:sz="0" w:space="0" w:color="auto"/>
          </w:divBdr>
        </w:div>
        <w:div w:id="1556355327">
          <w:marLeft w:val="640"/>
          <w:marRight w:val="0"/>
          <w:marTop w:val="0"/>
          <w:marBottom w:val="0"/>
          <w:divBdr>
            <w:top w:val="none" w:sz="0" w:space="0" w:color="auto"/>
            <w:left w:val="none" w:sz="0" w:space="0" w:color="auto"/>
            <w:bottom w:val="none" w:sz="0" w:space="0" w:color="auto"/>
            <w:right w:val="none" w:sz="0" w:space="0" w:color="auto"/>
          </w:divBdr>
        </w:div>
        <w:div w:id="221329009">
          <w:marLeft w:val="640"/>
          <w:marRight w:val="0"/>
          <w:marTop w:val="0"/>
          <w:marBottom w:val="0"/>
          <w:divBdr>
            <w:top w:val="none" w:sz="0" w:space="0" w:color="auto"/>
            <w:left w:val="none" w:sz="0" w:space="0" w:color="auto"/>
            <w:bottom w:val="none" w:sz="0" w:space="0" w:color="auto"/>
            <w:right w:val="none" w:sz="0" w:space="0" w:color="auto"/>
          </w:divBdr>
        </w:div>
        <w:div w:id="700859276">
          <w:marLeft w:val="640"/>
          <w:marRight w:val="0"/>
          <w:marTop w:val="0"/>
          <w:marBottom w:val="0"/>
          <w:divBdr>
            <w:top w:val="none" w:sz="0" w:space="0" w:color="auto"/>
            <w:left w:val="none" w:sz="0" w:space="0" w:color="auto"/>
            <w:bottom w:val="none" w:sz="0" w:space="0" w:color="auto"/>
            <w:right w:val="none" w:sz="0" w:space="0" w:color="auto"/>
          </w:divBdr>
        </w:div>
        <w:div w:id="1635136737">
          <w:marLeft w:val="640"/>
          <w:marRight w:val="0"/>
          <w:marTop w:val="0"/>
          <w:marBottom w:val="0"/>
          <w:divBdr>
            <w:top w:val="none" w:sz="0" w:space="0" w:color="auto"/>
            <w:left w:val="none" w:sz="0" w:space="0" w:color="auto"/>
            <w:bottom w:val="none" w:sz="0" w:space="0" w:color="auto"/>
            <w:right w:val="none" w:sz="0" w:space="0" w:color="auto"/>
          </w:divBdr>
        </w:div>
        <w:div w:id="959265848">
          <w:marLeft w:val="640"/>
          <w:marRight w:val="0"/>
          <w:marTop w:val="0"/>
          <w:marBottom w:val="0"/>
          <w:divBdr>
            <w:top w:val="none" w:sz="0" w:space="0" w:color="auto"/>
            <w:left w:val="none" w:sz="0" w:space="0" w:color="auto"/>
            <w:bottom w:val="none" w:sz="0" w:space="0" w:color="auto"/>
            <w:right w:val="none" w:sz="0" w:space="0" w:color="auto"/>
          </w:divBdr>
        </w:div>
        <w:div w:id="1485707224">
          <w:marLeft w:val="640"/>
          <w:marRight w:val="0"/>
          <w:marTop w:val="0"/>
          <w:marBottom w:val="0"/>
          <w:divBdr>
            <w:top w:val="none" w:sz="0" w:space="0" w:color="auto"/>
            <w:left w:val="none" w:sz="0" w:space="0" w:color="auto"/>
            <w:bottom w:val="none" w:sz="0" w:space="0" w:color="auto"/>
            <w:right w:val="none" w:sz="0" w:space="0" w:color="auto"/>
          </w:divBdr>
        </w:div>
        <w:div w:id="1486121334">
          <w:marLeft w:val="640"/>
          <w:marRight w:val="0"/>
          <w:marTop w:val="0"/>
          <w:marBottom w:val="0"/>
          <w:divBdr>
            <w:top w:val="none" w:sz="0" w:space="0" w:color="auto"/>
            <w:left w:val="none" w:sz="0" w:space="0" w:color="auto"/>
            <w:bottom w:val="none" w:sz="0" w:space="0" w:color="auto"/>
            <w:right w:val="none" w:sz="0" w:space="0" w:color="auto"/>
          </w:divBdr>
        </w:div>
        <w:div w:id="2086174319">
          <w:marLeft w:val="640"/>
          <w:marRight w:val="0"/>
          <w:marTop w:val="0"/>
          <w:marBottom w:val="0"/>
          <w:divBdr>
            <w:top w:val="none" w:sz="0" w:space="0" w:color="auto"/>
            <w:left w:val="none" w:sz="0" w:space="0" w:color="auto"/>
            <w:bottom w:val="none" w:sz="0" w:space="0" w:color="auto"/>
            <w:right w:val="none" w:sz="0" w:space="0" w:color="auto"/>
          </w:divBdr>
        </w:div>
        <w:div w:id="197356922">
          <w:marLeft w:val="640"/>
          <w:marRight w:val="0"/>
          <w:marTop w:val="0"/>
          <w:marBottom w:val="0"/>
          <w:divBdr>
            <w:top w:val="none" w:sz="0" w:space="0" w:color="auto"/>
            <w:left w:val="none" w:sz="0" w:space="0" w:color="auto"/>
            <w:bottom w:val="none" w:sz="0" w:space="0" w:color="auto"/>
            <w:right w:val="none" w:sz="0" w:space="0" w:color="auto"/>
          </w:divBdr>
        </w:div>
        <w:div w:id="2057656700">
          <w:marLeft w:val="640"/>
          <w:marRight w:val="0"/>
          <w:marTop w:val="0"/>
          <w:marBottom w:val="0"/>
          <w:divBdr>
            <w:top w:val="none" w:sz="0" w:space="0" w:color="auto"/>
            <w:left w:val="none" w:sz="0" w:space="0" w:color="auto"/>
            <w:bottom w:val="none" w:sz="0" w:space="0" w:color="auto"/>
            <w:right w:val="none" w:sz="0" w:space="0" w:color="auto"/>
          </w:divBdr>
        </w:div>
        <w:div w:id="475535282">
          <w:marLeft w:val="640"/>
          <w:marRight w:val="0"/>
          <w:marTop w:val="0"/>
          <w:marBottom w:val="0"/>
          <w:divBdr>
            <w:top w:val="none" w:sz="0" w:space="0" w:color="auto"/>
            <w:left w:val="none" w:sz="0" w:space="0" w:color="auto"/>
            <w:bottom w:val="none" w:sz="0" w:space="0" w:color="auto"/>
            <w:right w:val="none" w:sz="0" w:space="0" w:color="auto"/>
          </w:divBdr>
        </w:div>
        <w:div w:id="418063959">
          <w:marLeft w:val="640"/>
          <w:marRight w:val="0"/>
          <w:marTop w:val="0"/>
          <w:marBottom w:val="0"/>
          <w:divBdr>
            <w:top w:val="none" w:sz="0" w:space="0" w:color="auto"/>
            <w:left w:val="none" w:sz="0" w:space="0" w:color="auto"/>
            <w:bottom w:val="none" w:sz="0" w:space="0" w:color="auto"/>
            <w:right w:val="none" w:sz="0" w:space="0" w:color="auto"/>
          </w:divBdr>
        </w:div>
        <w:div w:id="1861163556">
          <w:marLeft w:val="640"/>
          <w:marRight w:val="0"/>
          <w:marTop w:val="0"/>
          <w:marBottom w:val="0"/>
          <w:divBdr>
            <w:top w:val="none" w:sz="0" w:space="0" w:color="auto"/>
            <w:left w:val="none" w:sz="0" w:space="0" w:color="auto"/>
            <w:bottom w:val="none" w:sz="0" w:space="0" w:color="auto"/>
            <w:right w:val="none" w:sz="0" w:space="0" w:color="auto"/>
          </w:divBdr>
        </w:div>
        <w:div w:id="1563983803">
          <w:marLeft w:val="640"/>
          <w:marRight w:val="0"/>
          <w:marTop w:val="0"/>
          <w:marBottom w:val="0"/>
          <w:divBdr>
            <w:top w:val="none" w:sz="0" w:space="0" w:color="auto"/>
            <w:left w:val="none" w:sz="0" w:space="0" w:color="auto"/>
            <w:bottom w:val="none" w:sz="0" w:space="0" w:color="auto"/>
            <w:right w:val="none" w:sz="0" w:space="0" w:color="auto"/>
          </w:divBdr>
        </w:div>
        <w:div w:id="1382632676">
          <w:marLeft w:val="640"/>
          <w:marRight w:val="0"/>
          <w:marTop w:val="0"/>
          <w:marBottom w:val="0"/>
          <w:divBdr>
            <w:top w:val="none" w:sz="0" w:space="0" w:color="auto"/>
            <w:left w:val="none" w:sz="0" w:space="0" w:color="auto"/>
            <w:bottom w:val="none" w:sz="0" w:space="0" w:color="auto"/>
            <w:right w:val="none" w:sz="0" w:space="0" w:color="auto"/>
          </w:divBdr>
        </w:div>
        <w:div w:id="1832943554">
          <w:marLeft w:val="640"/>
          <w:marRight w:val="0"/>
          <w:marTop w:val="0"/>
          <w:marBottom w:val="0"/>
          <w:divBdr>
            <w:top w:val="none" w:sz="0" w:space="0" w:color="auto"/>
            <w:left w:val="none" w:sz="0" w:space="0" w:color="auto"/>
            <w:bottom w:val="none" w:sz="0" w:space="0" w:color="auto"/>
            <w:right w:val="none" w:sz="0" w:space="0" w:color="auto"/>
          </w:divBdr>
        </w:div>
        <w:div w:id="1837106633">
          <w:marLeft w:val="640"/>
          <w:marRight w:val="0"/>
          <w:marTop w:val="0"/>
          <w:marBottom w:val="0"/>
          <w:divBdr>
            <w:top w:val="none" w:sz="0" w:space="0" w:color="auto"/>
            <w:left w:val="none" w:sz="0" w:space="0" w:color="auto"/>
            <w:bottom w:val="none" w:sz="0" w:space="0" w:color="auto"/>
            <w:right w:val="none" w:sz="0" w:space="0" w:color="auto"/>
          </w:divBdr>
        </w:div>
        <w:div w:id="70350826">
          <w:marLeft w:val="640"/>
          <w:marRight w:val="0"/>
          <w:marTop w:val="0"/>
          <w:marBottom w:val="0"/>
          <w:divBdr>
            <w:top w:val="none" w:sz="0" w:space="0" w:color="auto"/>
            <w:left w:val="none" w:sz="0" w:space="0" w:color="auto"/>
            <w:bottom w:val="none" w:sz="0" w:space="0" w:color="auto"/>
            <w:right w:val="none" w:sz="0" w:space="0" w:color="auto"/>
          </w:divBdr>
        </w:div>
        <w:div w:id="111167924">
          <w:marLeft w:val="640"/>
          <w:marRight w:val="0"/>
          <w:marTop w:val="0"/>
          <w:marBottom w:val="0"/>
          <w:divBdr>
            <w:top w:val="none" w:sz="0" w:space="0" w:color="auto"/>
            <w:left w:val="none" w:sz="0" w:space="0" w:color="auto"/>
            <w:bottom w:val="none" w:sz="0" w:space="0" w:color="auto"/>
            <w:right w:val="none" w:sz="0" w:space="0" w:color="auto"/>
          </w:divBdr>
        </w:div>
        <w:div w:id="298997276">
          <w:marLeft w:val="640"/>
          <w:marRight w:val="0"/>
          <w:marTop w:val="0"/>
          <w:marBottom w:val="0"/>
          <w:divBdr>
            <w:top w:val="none" w:sz="0" w:space="0" w:color="auto"/>
            <w:left w:val="none" w:sz="0" w:space="0" w:color="auto"/>
            <w:bottom w:val="none" w:sz="0" w:space="0" w:color="auto"/>
            <w:right w:val="none" w:sz="0" w:space="0" w:color="auto"/>
          </w:divBdr>
        </w:div>
        <w:div w:id="461963632">
          <w:marLeft w:val="640"/>
          <w:marRight w:val="0"/>
          <w:marTop w:val="0"/>
          <w:marBottom w:val="0"/>
          <w:divBdr>
            <w:top w:val="none" w:sz="0" w:space="0" w:color="auto"/>
            <w:left w:val="none" w:sz="0" w:space="0" w:color="auto"/>
            <w:bottom w:val="none" w:sz="0" w:space="0" w:color="auto"/>
            <w:right w:val="none" w:sz="0" w:space="0" w:color="auto"/>
          </w:divBdr>
        </w:div>
        <w:div w:id="622033698">
          <w:marLeft w:val="640"/>
          <w:marRight w:val="0"/>
          <w:marTop w:val="0"/>
          <w:marBottom w:val="0"/>
          <w:divBdr>
            <w:top w:val="none" w:sz="0" w:space="0" w:color="auto"/>
            <w:left w:val="none" w:sz="0" w:space="0" w:color="auto"/>
            <w:bottom w:val="none" w:sz="0" w:space="0" w:color="auto"/>
            <w:right w:val="none" w:sz="0" w:space="0" w:color="auto"/>
          </w:divBdr>
        </w:div>
        <w:div w:id="1643657922">
          <w:marLeft w:val="640"/>
          <w:marRight w:val="0"/>
          <w:marTop w:val="0"/>
          <w:marBottom w:val="0"/>
          <w:divBdr>
            <w:top w:val="none" w:sz="0" w:space="0" w:color="auto"/>
            <w:left w:val="none" w:sz="0" w:space="0" w:color="auto"/>
            <w:bottom w:val="none" w:sz="0" w:space="0" w:color="auto"/>
            <w:right w:val="none" w:sz="0" w:space="0" w:color="auto"/>
          </w:divBdr>
        </w:div>
        <w:div w:id="801266747">
          <w:marLeft w:val="640"/>
          <w:marRight w:val="0"/>
          <w:marTop w:val="0"/>
          <w:marBottom w:val="0"/>
          <w:divBdr>
            <w:top w:val="none" w:sz="0" w:space="0" w:color="auto"/>
            <w:left w:val="none" w:sz="0" w:space="0" w:color="auto"/>
            <w:bottom w:val="none" w:sz="0" w:space="0" w:color="auto"/>
            <w:right w:val="none" w:sz="0" w:space="0" w:color="auto"/>
          </w:divBdr>
        </w:div>
        <w:div w:id="1639535305">
          <w:marLeft w:val="640"/>
          <w:marRight w:val="0"/>
          <w:marTop w:val="0"/>
          <w:marBottom w:val="0"/>
          <w:divBdr>
            <w:top w:val="none" w:sz="0" w:space="0" w:color="auto"/>
            <w:left w:val="none" w:sz="0" w:space="0" w:color="auto"/>
            <w:bottom w:val="none" w:sz="0" w:space="0" w:color="auto"/>
            <w:right w:val="none" w:sz="0" w:space="0" w:color="auto"/>
          </w:divBdr>
        </w:div>
        <w:div w:id="351154466">
          <w:marLeft w:val="640"/>
          <w:marRight w:val="0"/>
          <w:marTop w:val="0"/>
          <w:marBottom w:val="0"/>
          <w:divBdr>
            <w:top w:val="none" w:sz="0" w:space="0" w:color="auto"/>
            <w:left w:val="none" w:sz="0" w:space="0" w:color="auto"/>
            <w:bottom w:val="none" w:sz="0" w:space="0" w:color="auto"/>
            <w:right w:val="none" w:sz="0" w:space="0" w:color="auto"/>
          </w:divBdr>
        </w:div>
        <w:div w:id="2031567492">
          <w:marLeft w:val="640"/>
          <w:marRight w:val="0"/>
          <w:marTop w:val="0"/>
          <w:marBottom w:val="0"/>
          <w:divBdr>
            <w:top w:val="none" w:sz="0" w:space="0" w:color="auto"/>
            <w:left w:val="none" w:sz="0" w:space="0" w:color="auto"/>
            <w:bottom w:val="none" w:sz="0" w:space="0" w:color="auto"/>
            <w:right w:val="none" w:sz="0" w:space="0" w:color="auto"/>
          </w:divBdr>
        </w:div>
        <w:div w:id="1506744967">
          <w:marLeft w:val="640"/>
          <w:marRight w:val="0"/>
          <w:marTop w:val="0"/>
          <w:marBottom w:val="0"/>
          <w:divBdr>
            <w:top w:val="none" w:sz="0" w:space="0" w:color="auto"/>
            <w:left w:val="none" w:sz="0" w:space="0" w:color="auto"/>
            <w:bottom w:val="none" w:sz="0" w:space="0" w:color="auto"/>
            <w:right w:val="none" w:sz="0" w:space="0" w:color="auto"/>
          </w:divBdr>
        </w:div>
        <w:div w:id="919868608">
          <w:marLeft w:val="640"/>
          <w:marRight w:val="0"/>
          <w:marTop w:val="0"/>
          <w:marBottom w:val="0"/>
          <w:divBdr>
            <w:top w:val="none" w:sz="0" w:space="0" w:color="auto"/>
            <w:left w:val="none" w:sz="0" w:space="0" w:color="auto"/>
            <w:bottom w:val="none" w:sz="0" w:space="0" w:color="auto"/>
            <w:right w:val="none" w:sz="0" w:space="0" w:color="auto"/>
          </w:divBdr>
        </w:div>
        <w:div w:id="611981774">
          <w:marLeft w:val="640"/>
          <w:marRight w:val="0"/>
          <w:marTop w:val="0"/>
          <w:marBottom w:val="0"/>
          <w:divBdr>
            <w:top w:val="none" w:sz="0" w:space="0" w:color="auto"/>
            <w:left w:val="none" w:sz="0" w:space="0" w:color="auto"/>
            <w:bottom w:val="none" w:sz="0" w:space="0" w:color="auto"/>
            <w:right w:val="none" w:sz="0" w:space="0" w:color="auto"/>
          </w:divBdr>
        </w:div>
        <w:div w:id="2121295440">
          <w:marLeft w:val="640"/>
          <w:marRight w:val="0"/>
          <w:marTop w:val="0"/>
          <w:marBottom w:val="0"/>
          <w:divBdr>
            <w:top w:val="none" w:sz="0" w:space="0" w:color="auto"/>
            <w:left w:val="none" w:sz="0" w:space="0" w:color="auto"/>
            <w:bottom w:val="none" w:sz="0" w:space="0" w:color="auto"/>
            <w:right w:val="none" w:sz="0" w:space="0" w:color="auto"/>
          </w:divBdr>
        </w:div>
        <w:div w:id="674041084">
          <w:marLeft w:val="640"/>
          <w:marRight w:val="0"/>
          <w:marTop w:val="0"/>
          <w:marBottom w:val="0"/>
          <w:divBdr>
            <w:top w:val="none" w:sz="0" w:space="0" w:color="auto"/>
            <w:left w:val="none" w:sz="0" w:space="0" w:color="auto"/>
            <w:bottom w:val="none" w:sz="0" w:space="0" w:color="auto"/>
            <w:right w:val="none" w:sz="0" w:space="0" w:color="auto"/>
          </w:divBdr>
        </w:div>
        <w:div w:id="871311330">
          <w:marLeft w:val="640"/>
          <w:marRight w:val="0"/>
          <w:marTop w:val="0"/>
          <w:marBottom w:val="0"/>
          <w:divBdr>
            <w:top w:val="none" w:sz="0" w:space="0" w:color="auto"/>
            <w:left w:val="none" w:sz="0" w:space="0" w:color="auto"/>
            <w:bottom w:val="none" w:sz="0" w:space="0" w:color="auto"/>
            <w:right w:val="none" w:sz="0" w:space="0" w:color="auto"/>
          </w:divBdr>
        </w:div>
        <w:div w:id="623269937">
          <w:marLeft w:val="640"/>
          <w:marRight w:val="0"/>
          <w:marTop w:val="0"/>
          <w:marBottom w:val="0"/>
          <w:divBdr>
            <w:top w:val="none" w:sz="0" w:space="0" w:color="auto"/>
            <w:left w:val="none" w:sz="0" w:space="0" w:color="auto"/>
            <w:bottom w:val="none" w:sz="0" w:space="0" w:color="auto"/>
            <w:right w:val="none" w:sz="0" w:space="0" w:color="auto"/>
          </w:divBdr>
        </w:div>
        <w:div w:id="1985155562">
          <w:marLeft w:val="640"/>
          <w:marRight w:val="0"/>
          <w:marTop w:val="0"/>
          <w:marBottom w:val="0"/>
          <w:divBdr>
            <w:top w:val="none" w:sz="0" w:space="0" w:color="auto"/>
            <w:left w:val="none" w:sz="0" w:space="0" w:color="auto"/>
            <w:bottom w:val="none" w:sz="0" w:space="0" w:color="auto"/>
            <w:right w:val="none" w:sz="0" w:space="0" w:color="auto"/>
          </w:divBdr>
        </w:div>
        <w:div w:id="1032728125">
          <w:marLeft w:val="640"/>
          <w:marRight w:val="0"/>
          <w:marTop w:val="0"/>
          <w:marBottom w:val="0"/>
          <w:divBdr>
            <w:top w:val="none" w:sz="0" w:space="0" w:color="auto"/>
            <w:left w:val="none" w:sz="0" w:space="0" w:color="auto"/>
            <w:bottom w:val="none" w:sz="0" w:space="0" w:color="auto"/>
            <w:right w:val="none" w:sz="0" w:space="0" w:color="auto"/>
          </w:divBdr>
        </w:div>
        <w:div w:id="5059407">
          <w:marLeft w:val="640"/>
          <w:marRight w:val="0"/>
          <w:marTop w:val="0"/>
          <w:marBottom w:val="0"/>
          <w:divBdr>
            <w:top w:val="none" w:sz="0" w:space="0" w:color="auto"/>
            <w:left w:val="none" w:sz="0" w:space="0" w:color="auto"/>
            <w:bottom w:val="none" w:sz="0" w:space="0" w:color="auto"/>
            <w:right w:val="none" w:sz="0" w:space="0" w:color="auto"/>
          </w:divBdr>
        </w:div>
        <w:div w:id="2102676757">
          <w:marLeft w:val="640"/>
          <w:marRight w:val="0"/>
          <w:marTop w:val="0"/>
          <w:marBottom w:val="0"/>
          <w:divBdr>
            <w:top w:val="none" w:sz="0" w:space="0" w:color="auto"/>
            <w:left w:val="none" w:sz="0" w:space="0" w:color="auto"/>
            <w:bottom w:val="none" w:sz="0" w:space="0" w:color="auto"/>
            <w:right w:val="none" w:sz="0" w:space="0" w:color="auto"/>
          </w:divBdr>
        </w:div>
        <w:div w:id="1308626414">
          <w:marLeft w:val="640"/>
          <w:marRight w:val="0"/>
          <w:marTop w:val="0"/>
          <w:marBottom w:val="0"/>
          <w:divBdr>
            <w:top w:val="none" w:sz="0" w:space="0" w:color="auto"/>
            <w:left w:val="none" w:sz="0" w:space="0" w:color="auto"/>
            <w:bottom w:val="none" w:sz="0" w:space="0" w:color="auto"/>
            <w:right w:val="none" w:sz="0" w:space="0" w:color="auto"/>
          </w:divBdr>
        </w:div>
        <w:div w:id="1598631817">
          <w:marLeft w:val="640"/>
          <w:marRight w:val="0"/>
          <w:marTop w:val="0"/>
          <w:marBottom w:val="0"/>
          <w:divBdr>
            <w:top w:val="none" w:sz="0" w:space="0" w:color="auto"/>
            <w:left w:val="none" w:sz="0" w:space="0" w:color="auto"/>
            <w:bottom w:val="none" w:sz="0" w:space="0" w:color="auto"/>
            <w:right w:val="none" w:sz="0" w:space="0" w:color="auto"/>
          </w:divBdr>
        </w:div>
        <w:div w:id="894122344">
          <w:marLeft w:val="640"/>
          <w:marRight w:val="0"/>
          <w:marTop w:val="0"/>
          <w:marBottom w:val="0"/>
          <w:divBdr>
            <w:top w:val="none" w:sz="0" w:space="0" w:color="auto"/>
            <w:left w:val="none" w:sz="0" w:space="0" w:color="auto"/>
            <w:bottom w:val="none" w:sz="0" w:space="0" w:color="auto"/>
            <w:right w:val="none" w:sz="0" w:space="0" w:color="auto"/>
          </w:divBdr>
        </w:div>
        <w:div w:id="1822694036">
          <w:marLeft w:val="640"/>
          <w:marRight w:val="0"/>
          <w:marTop w:val="0"/>
          <w:marBottom w:val="0"/>
          <w:divBdr>
            <w:top w:val="none" w:sz="0" w:space="0" w:color="auto"/>
            <w:left w:val="none" w:sz="0" w:space="0" w:color="auto"/>
            <w:bottom w:val="none" w:sz="0" w:space="0" w:color="auto"/>
            <w:right w:val="none" w:sz="0" w:space="0" w:color="auto"/>
          </w:divBdr>
        </w:div>
        <w:div w:id="855342828">
          <w:marLeft w:val="640"/>
          <w:marRight w:val="0"/>
          <w:marTop w:val="0"/>
          <w:marBottom w:val="0"/>
          <w:divBdr>
            <w:top w:val="none" w:sz="0" w:space="0" w:color="auto"/>
            <w:left w:val="none" w:sz="0" w:space="0" w:color="auto"/>
            <w:bottom w:val="none" w:sz="0" w:space="0" w:color="auto"/>
            <w:right w:val="none" w:sz="0" w:space="0" w:color="auto"/>
          </w:divBdr>
        </w:div>
        <w:div w:id="1161964621">
          <w:marLeft w:val="640"/>
          <w:marRight w:val="0"/>
          <w:marTop w:val="0"/>
          <w:marBottom w:val="0"/>
          <w:divBdr>
            <w:top w:val="none" w:sz="0" w:space="0" w:color="auto"/>
            <w:left w:val="none" w:sz="0" w:space="0" w:color="auto"/>
            <w:bottom w:val="none" w:sz="0" w:space="0" w:color="auto"/>
            <w:right w:val="none" w:sz="0" w:space="0" w:color="auto"/>
          </w:divBdr>
        </w:div>
        <w:div w:id="307512812">
          <w:marLeft w:val="640"/>
          <w:marRight w:val="0"/>
          <w:marTop w:val="0"/>
          <w:marBottom w:val="0"/>
          <w:divBdr>
            <w:top w:val="none" w:sz="0" w:space="0" w:color="auto"/>
            <w:left w:val="none" w:sz="0" w:space="0" w:color="auto"/>
            <w:bottom w:val="none" w:sz="0" w:space="0" w:color="auto"/>
            <w:right w:val="none" w:sz="0" w:space="0" w:color="auto"/>
          </w:divBdr>
        </w:div>
        <w:div w:id="2129011943">
          <w:marLeft w:val="640"/>
          <w:marRight w:val="0"/>
          <w:marTop w:val="0"/>
          <w:marBottom w:val="0"/>
          <w:divBdr>
            <w:top w:val="none" w:sz="0" w:space="0" w:color="auto"/>
            <w:left w:val="none" w:sz="0" w:space="0" w:color="auto"/>
            <w:bottom w:val="none" w:sz="0" w:space="0" w:color="auto"/>
            <w:right w:val="none" w:sz="0" w:space="0" w:color="auto"/>
          </w:divBdr>
        </w:div>
        <w:div w:id="1068696499">
          <w:marLeft w:val="640"/>
          <w:marRight w:val="0"/>
          <w:marTop w:val="0"/>
          <w:marBottom w:val="0"/>
          <w:divBdr>
            <w:top w:val="none" w:sz="0" w:space="0" w:color="auto"/>
            <w:left w:val="none" w:sz="0" w:space="0" w:color="auto"/>
            <w:bottom w:val="none" w:sz="0" w:space="0" w:color="auto"/>
            <w:right w:val="none" w:sz="0" w:space="0" w:color="auto"/>
          </w:divBdr>
        </w:div>
        <w:div w:id="1776705382">
          <w:marLeft w:val="640"/>
          <w:marRight w:val="0"/>
          <w:marTop w:val="0"/>
          <w:marBottom w:val="0"/>
          <w:divBdr>
            <w:top w:val="none" w:sz="0" w:space="0" w:color="auto"/>
            <w:left w:val="none" w:sz="0" w:space="0" w:color="auto"/>
            <w:bottom w:val="none" w:sz="0" w:space="0" w:color="auto"/>
            <w:right w:val="none" w:sz="0" w:space="0" w:color="auto"/>
          </w:divBdr>
        </w:div>
        <w:div w:id="1599754083">
          <w:marLeft w:val="640"/>
          <w:marRight w:val="0"/>
          <w:marTop w:val="0"/>
          <w:marBottom w:val="0"/>
          <w:divBdr>
            <w:top w:val="none" w:sz="0" w:space="0" w:color="auto"/>
            <w:left w:val="none" w:sz="0" w:space="0" w:color="auto"/>
            <w:bottom w:val="none" w:sz="0" w:space="0" w:color="auto"/>
            <w:right w:val="none" w:sz="0" w:space="0" w:color="auto"/>
          </w:divBdr>
        </w:div>
        <w:div w:id="987246561">
          <w:marLeft w:val="640"/>
          <w:marRight w:val="0"/>
          <w:marTop w:val="0"/>
          <w:marBottom w:val="0"/>
          <w:divBdr>
            <w:top w:val="none" w:sz="0" w:space="0" w:color="auto"/>
            <w:left w:val="none" w:sz="0" w:space="0" w:color="auto"/>
            <w:bottom w:val="none" w:sz="0" w:space="0" w:color="auto"/>
            <w:right w:val="none" w:sz="0" w:space="0" w:color="auto"/>
          </w:divBdr>
        </w:div>
        <w:div w:id="1875265777">
          <w:marLeft w:val="640"/>
          <w:marRight w:val="0"/>
          <w:marTop w:val="0"/>
          <w:marBottom w:val="0"/>
          <w:divBdr>
            <w:top w:val="none" w:sz="0" w:space="0" w:color="auto"/>
            <w:left w:val="none" w:sz="0" w:space="0" w:color="auto"/>
            <w:bottom w:val="none" w:sz="0" w:space="0" w:color="auto"/>
            <w:right w:val="none" w:sz="0" w:space="0" w:color="auto"/>
          </w:divBdr>
        </w:div>
        <w:div w:id="1367171151">
          <w:marLeft w:val="640"/>
          <w:marRight w:val="0"/>
          <w:marTop w:val="0"/>
          <w:marBottom w:val="0"/>
          <w:divBdr>
            <w:top w:val="none" w:sz="0" w:space="0" w:color="auto"/>
            <w:left w:val="none" w:sz="0" w:space="0" w:color="auto"/>
            <w:bottom w:val="none" w:sz="0" w:space="0" w:color="auto"/>
            <w:right w:val="none" w:sz="0" w:space="0" w:color="auto"/>
          </w:divBdr>
        </w:div>
        <w:div w:id="1816097022">
          <w:marLeft w:val="640"/>
          <w:marRight w:val="0"/>
          <w:marTop w:val="0"/>
          <w:marBottom w:val="0"/>
          <w:divBdr>
            <w:top w:val="none" w:sz="0" w:space="0" w:color="auto"/>
            <w:left w:val="none" w:sz="0" w:space="0" w:color="auto"/>
            <w:bottom w:val="none" w:sz="0" w:space="0" w:color="auto"/>
            <w:right w:val="none" w:sz="0" w:space="0" w:color="auto"/>
          </w:divBdr>
        </w:div>
        <w:div w:id="1911499060">
          <w:marLeft w:val="640"/>
          <w:marRight w:val="0"/>
          <w:marTop w:val="0"/>
          <w:marBottom w:val="0"/>
          <w:divBdr>
            <w:top w:val="none" w:sz="0" w:space="0" w:color="auto"/>
            <w:left w:val="none" w:sz="0" w:space="0" w:color="auto"/>
            <w:bottom w:val="none" w:sz="0" w:space="0" w:color="auto"/>
            <w:right w:val="none" w:sz="0" w:space="0" w:color="auto"/>
          </w:divBdr>
        </w:div>
        <w:div w:id="856968781">
          <w:marLeft w:val="640"/>
          <w:marRight w:val="0"/>
          <w:marTop w:val="0"/>
          <w:marBottom w:val="0"/>
          <w:divBdr>
            <w:top w:val="none" w:sz="0" w:space="0" w:color="auto"/>
            <w:left w:val="none" w:sz="0" w:space="0" w:color="auto"/>
            <w:bottom w:val="none" w:sz="0" w:space="0" w:color="auto"/>
            <w:right w:val="none" w:sz="0" w:space="0" w:color="auto"/>
          </w:divBdr>
        </w:div>
        <w:div w:id="1867284433">
          <w:marLeft w:val="640"/>
          <w:marRight w:val="0"/>
          <w:marTop w:val="0"/>
          <w:marBottom w:val="0"/>
          <w:divBdr>
            <w:top w:val="none" w:sz="0" w:space="0" w:color="auto"/>
            <w:left w:val="none" w:sz="0" w:space="0" w:color="auto"/>
            <w:bottom w:val="none" w:sz="0" w:space="0" w:color="auto"/>
            <w:right w:val="none" w:sz="0" w:space="0" w:color="auto"/>
          </w:divBdr>
        </w:div>
        <w:div w:id="734082213">
          <w:marLeft w:val="640"/>
          <w:marRight w:val="0"/>
          <w:marTop w:val="0"/>
          <w:marBottom w:val="0"/>
          <w:divBdr>
            <w:top w:val="none" w:sz="0" w:space="0" w:color="auto"/>
            <w:left w:val="none" w:sz="0" w:space="0" w:color="auto"/>
            <w:bottom w:val="none" w:sz="0" w:space="0" w:color="auto"/>
            <w:right w:val="none" w:sz="0" w:space="0" w:color="auto"/>
          </w:divBdr>
        </w:div>
        <w:div w:id="897588720">
          <w:marLeft w:val="640"/>
          <w:marRight w:val="0"/>
          <w:marTop w:val="0"/>
          <w:marBottom w:val="0"/>
          <w:divBdr>
            <w:top w:val="none" w:sz="0" w:space="0" w:color="auto"/>
            <w:left w:val="none" w:sz="0" w:space="0" w:color="auto"/>
            <w:bottom w:val="none" w:sz="0" w:space="0" w:color="auto"/>
            <w:right w:val="none" w:sz="0" w:space="0" w:color="auto"/>
          </w:divBdr>
        </w:div>
        <w:div w:id="74398692">
          <w:marLeft w:val="640"/>
          <w:marRight w:val="0"/>
          <w:marTop w:val="0"/>
          <w:marBottom w:val="0"/>
          <w:divBdr>
            <w:top w:val="none" w:sz="0" w:space="0" w:color="auto"/>
            <w:left w:val="none" w:sz="0" w:space="0" w:color="auto"/>
            <w:bottom w:val="none" w:sz="0" w:space="0" w:color="auto"/>
            <w:right w:val="none" w:sz="0" w:space="0" w:color="auto"/>
          </w:divBdr>
        </w:div>
        <w:div w:id="806973060">
          <w:marLeft w:val="640"/>
          <w:marRight w:val="0"/>
          <w:marTop w:val="0"/>
          <w:marBottom w:val="0"/>
          <w:divBdr>
            <w:top w:val="none" w:sz="0" w:space="0" w:color="auto"/>
            <w:left w:val="none" w:sz="0" w:space="0" w:color="auto"/>
            <w:bottom w:val="none" w:sz="0" w:space="0" w:color="auto"/>
            <w:right w:val="none" w:sz="0" w:space="0" w:color="auto"/>
          </w:divBdr>
        </w:div>
        <w:div w:id="1956018895">
          <w:marLeft w:val="640"/>
          <w:marRight w:val="0"/>
          <w:marTop w:val="0"/>
          <w:marBottom w:val="0"/>
          <w:divBdr>
            <w:top w:val="none" w:sz="0" w:space="0" w:color="auto"/>
            <w:left w:val="none" w:sz="0" w:space="0" w:color="auto"/>
            <w:bottom w:val="none" w:sz="0" w:space="0" w:color="auto"/>
            <w:right w:val="none" w:sz="0" w:space="0" w:color="auto"/>
          </w:divBdr>
        </w:div>
        <w:div w:id="2108883941">
          <w:marLeft w:val="640"/>
          <w:marRight w:val="0"/>
          <w:marTop w:val="0"/>
          <w:marBottom w:val="0"/>
          <w:divBdr>
            <w:top w:val="none" w:sz="0" w:space="0" w:color="auto"/>
            <w:left w:val="none" w:sz="0" w:space="0" w:color="auto"/>
            <w:bottom w:val="none" w:sz="0" w:space="0" w:color="auto"/>
            <w:right w:val="none" w:sz="0" w:space="0" w:color="auto"/>
          </w:divBdr>
        </w:div>
        <w:div w:id="1689914777">
          <w:marLeft w:val="640"/>
          <w:marRight w:val="0"/>
          <w:marTop w:val="0"/>
          <w:marBottom w:val="0"/>
          <w:divBdr>
            <w:top w:val="none" w:sz="0" w:space="0" w:color="auto"/>
            <w:left w:val="none" w:sz="0" w:space="0" w:color="auto"/>
            <w:bottom w:val="none" w:sz="0" w:space="0" w:color="auto"/>
            <w:right w:val="none" w:sz="0" w:space="0" w:color="auto"/>
          </w:divBdr>
        </w:div>
        <w:div w:id="943416312">
          <w:marLeft w:val="640"/>
          <w:marRight w:val="0"/>
          <w:marTop w:val="0"/>
          <w:marBottom w:val="0"/>
          <w:divBdr>
            <w:top w:val="none" w:sz="0" w:space="0" w:color="auto"/>
            <w:left w:val="none" w:sz="0" w:space="0" w:color="auto"/>
            <w:bottom w:val="none" w:sz="0" w:space="0" w:color="auto"/>
            <w:right w:val="none" w:sz="0" w:space="0" w:color="auto"/>
          </w:divBdr>
        </w:div>
        <w:div w:id="1129394964">
          <w:marLeft w:val="640"/>
          <w:marRight w:val="0"/>
          <w:marTop w:val="0"/>
          <w:marBottom w:val="0"/>
          <w:divBdr>
            <w:top w:val="none" w:sz="0" w:space="0" w:color="auto"/>
            <w:left w:val="none" w:sz="0" w:space="0" w:color="auto"/>
            <w:bottom w:val="none" w:sz="0" w:space="0" w:color="auto"/>
            <w:right w:val="none" w:sz="0" w:space="0" w:color="auto"/>
          </w:divBdr>
        </w:div>
        <w:div w:id="786509951">
          <w:marLeft w:val="640"/>
          <w:marRight w:val="0"/>
          <w:marTop w:val="0"/>
          <w:marBottom w:val="0"/>
          <w:divBdr>
            <w:top w:val="none" w:sz="0" w:space="0" w:color="auto"/>
            <w:left w:val="none" w:sz="0" w:space="0" w:color="auto"/>
            <w:bottom w:val="none" w:sz="0" w:space="0" w:color="auto"/>
            <w:right w:val="none" w:sz="0" w:space="0" w:color="auto"/>
          </w:divBdr>
        </w:div>
        <w:div w:id="270861609">
          <w:marLeft w:val="640"/>
          <w:marRight w:val="0"/>
          <w:marTop w:val="0"/>
          <w:marBottom w:val="0"/>
          <w:divBdr>
            <w:top w:val="none" w:sz="0" w:space="0" w:color="auto"/>
            <w:left w:val="none" w:sz="0" w:space="0" w:color="auto"/>
            <w:bottom w:val="none" w:sz="0" w:space="0" w:color="auto"/>
            <w:right w:val="none" w:sz="0" w:space="0" w:color="auto"/>
          </w:divBdr>
        </w:div>
        <w:div w:id="286397022">
          <w:marLeft w:val="640"/>
          <w:marRight w:val="0"/>
          <w:marTop w:val="0"/>
          <w:marBottom w:val="0"/>
          <w:divBdr>
            <w:top w:val="none" w:sz="0" w:space="0" w:color="auto"/>
            <w:left w:val="none" w:sz="0" w:space="0" w:color="auto"/>
            <w:bottom w:val="none" w:sz="0" w:space="0" w:color="auto"/>
            <w:right w:val="none" w:sz="0" w:space="0" w:color="auto"/>
          </w:divBdr>
        </w:div>
        <w:div w:id="710811095">
          <w:marLeft w:val="640"/>
          <w:marRight w:val="0"/>
          <w:marTop w:val="0"/>
          <w:marBottom w:val="0"/>
          <w:divBdr>
            <w:top w:val="none" w:sz="0" w:space="0" w:color="auto"/>
            <w:left w:val="none" w:sz="0" w:space="0" w:color="auto"/>
            <w:bottom w:val="none" w:sz="0" w:space="0" w:color="auto"/>
            <w:right w:val="none" w:sz="0" w:space="0" w:color="auto"/>
          </w:divBdr>
        </w:div>
        <w:div w:id="1551381231">
          <w:marLeft w:val="640"/>
          <w:marRight w:val="0"/>
          <w:marTop w:val="0"/>
          <w:marBottom w:val="0"/>
          <w:divBdr>
            <w:top w:val="none" w:sz="0" w:space="0" w:color="auto"/>
            <w:left w:val="none" w:sz="0" w:space="0" w:color="auto"/>
            <w:bottom w:val="none" w:sz="0" w:space="0" w:color="auto"/>
            <w:right w:val="none" w:sz="0" w:space="0" w:color="auto"/>
          </w:divBdr>
        </w:div>
        <w:div w:id="438186996">
          <w:marLeft w:val="640"/>
          <w:marRight w:val="0"/>
          <w:marTop w:val="0"/>
          <w:marBottom w:val="0"/>
          <w:divBdr>
            <w:top w:val="none" w:sz="0" w:space="0" w:color="auto"/>
            <w:left w:val="none" w:sz="0" w:space="0" w:color="auto"/>
            <w:bottom w:val="none" w:sz="0" w:space="0" w:color="auto"/>
            <w:right w:val="none" w:sz="0" w:space="0" w:color="auto"/>
          </w:divBdr>
        </w:div>
        <w:div w:id="774597100">
          <w:marLeft w:val="640"/>
          <w:marRight w:val="0"/>
          <w:marTop w:val="0"/>
          <w:marBottom w:val="0"/>
          <w:divBdr>
            <w:top w:val="none" w:sz="0" w:space="0" w:color="auto"/>
            <w:left w:val="none" w:sz="0" w:space="0" w:color="auto"/>
            <w:bottom w:val="none" w:sz="0" w:space="0" w:color="auto"/>
            <w:right w:val="none" w:sz="0" w:space="0" w:color="auto"/>
          </w:divBdr>
        </w:div>
        <w:div w:id="1014191353">
          <w:marLeft w:val="640"/>
          <w:marRight w:val="0"/>
          <w:marTop w:val="0"/>
          <w:marBottom w:val="0"/>
          <w:divBdr>
            <w:top w:val="none" w:sz="0" w:space="0" w:color="auto"/>
            <w:left w:val="none" w:sz="0" w:space="0" w:color="auto"/>
            <w:bottom w:val="none" w:sz="0" w:space="0" w:color="auto"/>
            <w:right w:val="none" w:sz="0" w:space="0" w:color="auto"/>
          </w:divBdr>
        </w:div>
        <w:div w:id="2059696020">
          <w:marLeft w:val="640"/>
          <w:marRight w:val="0"/>
          <w:marTop w:val="0"/>
          <w:marBottom w:val="0"/>
          <w:divBdr>
            <w:top w:val="none" w:sz="0" w:space="0" w:color="auto"/>
            <w:left w:val="none" w:sz="0" w:space="0" w:color="auto"/>
            <w:bottom w:val="none" w:sz="0" w:space="0" w:color="auto"/>
            <w:right w:val="none" w:sz="0" w:space="0" w:color="auto"/>
          </w:divBdr>
        </w:div>
        <w:div w:id="125246039">
          <w:marLeft w:val="640"/>
          <w:marRight w:val="0"/>
          <w:marTop w:val="0"/>
          <w:marBottom w:val="0"/>
          <w:divBdr>
            <w:top w:val="none" w:sz="0" w:space="0" w:color="auto"/>
            <w:left w:val="none" w:sz="0" w:space="0" w:color="auto"/>
            <w:bottom w:val="none" w:sz="0" w:space="0" w:color="auto"/>
            <w:right w:val="none" w:sz="0" w:space="0" w:color="auto"/>
          </w:divBdr>
        </w:div>
        <w:div w:id="145979074">
          <w:marLeft w:val="640"/>
          <w:marRight w:val="0"/>
          <w:marTop w:val="0"/>
          <w:marBottom w:val="0"/>
          <w:divBdr>
            <w:top w:val="none" w:sz="0" w:space="0" w:color="auto"/>
            <w:left w:val="none" w:sz="0" w:space="0" w:color="auto"/>
            <w:bottom w:val="none" w:sz="0" w:space="0" w:color="auto"/>
            <w:right w:val="none" w:sz="0" w:space="0" w:color="auto"/>
          </w:divBdr>
        </w:div>
        <w:div w:id="675301736">
          <w:marLeft w:val="640"/>
          <w:marRight w:val="0"/>
          <w:marTop w:val="0"/>
          <w:marBottom w:val="0"/>
          <w:divBdr>
            <w:top w:val="none" w:sz="0" w:space="0" w:color="auto"/>
            <w:left w:val="none" w:sz="0" w:space="0" w:color="auto"/>
            <w:bottom w:val="none" w:sz="0" w:space="0" w:color="auto"/>
            <w:right w:val="none" w:sz="0" w:space="0" w:color="auto"/>
          </w:divBdr>
        </w:div>
        <w:div w:id="944768579">
          <w:marLeft w:val="640"/>
          <w:marRight w:val="0"/>
          <w:marTop w:val="0"/>
          <w:marBottom w:val="0"/>
          <w:divBdr>
            <w:top w:val="none" w:sz="0" w:space="0" w:color="auto"/>
            <w:left w:val="none" w:sz="0" w:space="0" w:color="auto"/>
            <w:bottom w:val="none" w:sz="0" w:space="0" w:color="auto"/>
            <w:right w:val="none" w:sz="0" w:space="0" w:color="auto"/>
          </w:divBdr>
        </w:div>
        <w:div w:id="1228105772">
          <w:marLeft w:val="640"/>
          <w:marRight w:val="0"/>
          <w:marTop w:val="0"/>
          <w:marBottom w:val="0"/>
          <w:divBdr>
            <w:top w:val="none" w:sz="0" w:space="0" w:color="auto"/>
            <w:left w:val="none" w:sz="0" w:space="0" w:color="auto"/>
            <w:bottom w:val="none" w:sz="0" w:space="0" w:color="auto"/>
            <w:right w:val="none" w:sz="0" w:space="0" w:color="auto"/>
          </w:divBdr>
        </w:div>
        <w:div w:id="2069451617">
          <w:marLeft w:val="640"/>
          <w:marRight w:val="0"/>
          <w:marTop w:val="0"/>
          <w:marBottom w:val="0"/>
          <w:divBdr>
            <w:top w:val="none" w:sz="0" w:space="0" w:color="auto"/>
            <w:left w:val="none" w:sz="0" w:space="0" w:color="auto"/>
            <w:bottom w:val="none" w:sz="0" w:space="0" w:color="auto"/>
            <w:right w:val="none" w:sz="0" w:space="0" w:color="auto"/>
          </w:divBdr>
        </w:div>
        <w:div w:id="1175531827">
          <w:marLeft w:val="640"/>
          <w:marRight w:val="0"/>
          <w:marTop w:val="0"/>
          <w:marBottom w:val="0"/>
          <w:divBdr>
            <w:top w:val="none" w:sz="0" w:space="0" w:color="auto"/>
            <w:left w:val="none" w:sz="0" w:space="0" w:color="auto"/>
            <w:bottom w:val="none" w:sz="0" w:space="0" w:color="auto"/>
            <w:right w:val="none" w:sz="0" w:space="0" w:color="auto"/>
          </w:divBdr>
        </w:div>
        <w:div w:id="378431435">
          <w:marLeft w:val="640"/>
          <w:marRight w:val="0"/>
          <w:marTop w:val="0"/>
          <w:marBottom w:val="0"/>
          <w:divBdr>
            <w:top w:val="none" w:sz="0" w:space="0" w:color="auto"/>
            <w:left w:val="none" w:sz="0" w:space="0" w:color="auto"/>
            <w:bottom w:val="none" w:sz="0" w:space="0" w:color="auto"/>
            <w:right w:val="none" w:sz="0" w:space="0" w:color="auto"/>
          </w:divBdr>
        </w:div>
        <w:div w:id="1972780694">
          <w:marLeft w:val="640"/>
          <w:marRight w:val="0"/>
          <w:marTop w:val="0"/>
          <w:marBottom w:val="0"/>
          <w:divBdr>
            <w:top w:val="none" w:sz="0" w:space="0" w:color="auto"/>
            <w:left w:val="none" w:sz="0" w:space="0" w:color="auto"/>
            <w:bottom w:val="none" w:sz="0" w:space="0" w:color="auto"/>
            <w:right w:val="none" w:sz="0" w:space="0" w:color="auto"/>
          </w:divBdr>
        </w:div>
        <w:div w:id="684601452">
          <w:marLeft w:val="640"/>
          <w:marRight w:val="0"/>
          <w:marTop w:val="0"/>
          <w:marBottom w:val="0"/>
          <w:divBdr>
            <w:top w:val="none" w:sz="0" w:space="0" w:color="auto"/>
            <w:left w:val="none" w:sz="0" w:space="0" w:color="auto"/>
            <w:bottom w:val="none" w:sz="0" w:space="0" w:color="auto"/>
            <w:right w:val="none" w:sz="0" w:space="0" w:color="auto"/>
          </w:divBdr>
        </w:div>
        <w:div w:id="1148404813">
          <w:marLeft w:val="640"/>
          <w:marRight w:val="0"/>
          <w:marTop w:val="0"/>
          <w:marBottom w:val="0"/>
          <w:divBdr>
            <w:top w:val="none" w:sz="0" w:space="0" w:color="auto"/>
            <w:left w:val="none" w:sz="0" w:space="0" w:color="auto"/>
            <w:bottom w:val="none" w:sz="0" w:space="0" w:color="auto"/>
            <w:right w:val="none" w:sz="0" w:space="0" w:color="auto"/>
          </w:divBdr>
        </w:div>
        <w:div w:id="1646203959">
          <w:marLeft w:val="640"/>
          <w:marRight w:val="0"/>
          <w:marTop w:val="0"/>
          <w:marBottom w:val="0"/>
          <w:divBdr>
            <w:top w:val="none" w:sz="0" w:space="0" w:color="auto"/>
            <w:left w:val="none" w:sz="0" w:space="0" w:color="auto"/>
            <w:bottom w:val="none" w:sz="0" w:space="0" w:color="auto"/>
            <w:right w:val="none" w:sz="0" w:space="0" w:color="auto"/>
          </w:divBdr>
        </w:div>
        <w:div w:id="2096972018">
          <w:marLeft w:val="640"/>
          <w:marRight w:val="0"/>
          <w:marTop w:val="0"/>
          <w:marBottom w:val="0"/>
          <w:divBdr>
            <w:top w:val="none" w:sz="0" w:space="0" w:color="auto"/>
            <w:left w:val="none" w:sz="0" w:space="0" w:color="auto"/>
            <w:bottom w:val="none" w:sz="0" w:space="0" w:color="auto"/>
            <w:right w:val="none" w:sz="0" w:space="0" w:color="auto"/>
          </w:divBdr>
        </w:div>
        <w:div w:id="225801587">
          <w:marLeft w:val="640"/>
          <w:marRight w:val="0"/>
          <w:marTop w:val="0"/>
          <w:marBottom w:val="0"/>
          <w:divBdr>
            <w:top w:val="none" w:sz="0" w:space="0" w:color="auto"/>
            <w:left w:val="none" w:sz="0" w:space="0" w:color="auto"/>
            <w:bottom w:val="none" w:sz="0" w:space="0" w:color="auto"/>
            <w:right w:val="none" w:sz="0" w:space="0" w:color="auto"/>
          </w:divBdr>
        </w:div>
        <w:div w:id="2055079146">
          <w:marLeft w:val="640"/>
          <w:marRight w:val="0"/>
          <w:marTop w:val="0"/>
          <w:marBottom w:val="0"/>
          <w:divBdr>
            <w:top w:val="none" w:sz="0" w:space="0" w:color="auto"/>
            <w:left w:val="none" w:sz="0" w:space="0" w:color="auto"/>
            <w:bottom w:val="none" w:sz="0" w:space="0" w:color="auto"/>
            <w:right w:val="none" w:sz="0" w:space="0" w:color="auto"/>
          </w:divBdr>
        </w:div>
        <w:div w:id="503859934">
          <w:marLeft w:val="640"/>
          <w:marRight w:val="0"/>
          <w:marTop w:val="0"/>
          <w:marBottom w:val="0"/>
          <w:divBdr>
            <w:top w:val="none" w:sz="0" w:space="0" w:color="auto"/>
            <w:left w:val="none" w:sz="0" w:space="0" w:color="auto"/>
            <w:bottom w:val="none" w:sz="0" w:space="0" w:color="auto"/>
            <w:right w:val="none" w:sz="0" w:space="0" w:color="auto"/>
          </w:divBdr>
        </w:div>
        <w:div w:id="860051829">
          <w:marLeft w:val="640"/>
          <w:marRight w:val="0"/>
          <w:marTop w:val="0"/>
          <w:marBottom w:val="0"/>
          <w:divBdr>
            <w:top w:val="none" w:sz="0" w:space="0" w:color="auto"/>
            <w:left w:val="none" w:sz="0" w:space="0" w:color="auto"/>
            <w:bottom w:val="none" w:sz="0" w:space="0" w:color="auto"/>
            <w:right w:val="none" w:sz="0" w:space="0" w:color="auto"/>
          </w:divBdr>
        </w:div>
        <w:div w:id="1934974666">
          <w:marLeft w:val="640"/>
          <w:marRight w:val="0"/>
          <w:marTop w:val="0"/>
          <w:marBottom w:val="0"/>
          <w:divBdr>
            <w:top w:val="none" w:sz="0" w:space="0" w:color="auto"/>
            <w:left w:val="none" w:sz="0" w:space="0" w:color="auto"/>
            <w:bottom w:val="none" w:sz="0" w:space="0" w:color="auto"/>
            <w:right w:val="none" w:sz="0" w:space="0" w:color="auto"/>
          </w:divBdr>
        </w:div>
        <w:div w:id="201594585">
          <w:marLeft w:val="640"/>
          <w:marRight w:val="0"/>
          <w:marTop w:val="0"/>
          <w:marBottom w:val="0"/>
          <w:divBdr>
            <w:top w:val="none" w:sz="0" w:space="0" w:color="auto"/>
            <w:left w:val="none" w:sz="0" w:space="0" w:color="auto"/>
            <w:bottom w:val="none" w:sz="0" w:space="0" w:color="auto"/>
            <w:right w:val="none" w:sz="0" w:space="0" w:color="auto"/>
          </w:divBdr>
        </w:div>
        <w:div w:id="102462261">
          <w:marLeft w:val="640"/>
          <w:marRight w:val="0"/>
          <w:marTop w:val="0"/>
          <w:marBottom w:val="0"/>
          <w:divBdr>
            <w:top w:val="none" w:sz="0" w:space="0" w:color="auto"/>
            <w:left w:val="none" w:sz="0" w:space="0" w:color="auto"/>
            <w:bottom w:val="none" w:sz="0" w:space="0" w:color="auto"/>
            <w:right w:val="none" w:sz="0" w:space="0" w:color="auto"/>
          </w:divBdr>
        </w:div>
        <w:div w:id="1803647667">
          <w:marLeft w:val="640"/>
          <w:marRight w:val="0"/>
          <w:marTop w:val="0"/>
          <w:marBottom w:val="0"/>
          <w:divBdr>
            <w:top w:val="none" w:sz="0" w:space="0" w:color="auto"/>
            <w:left w:val="none" w:sz="0" w:space="0" w:color="auto"/>
            <w:bottom w:val="none" w:sz="0" w:space="0" w:color="auto"/>
            <w:right w:val="none" w:sz="0" w:space="0" w:color="auto"/>
          </w:divBdr>
        </w:div>
        <w:div w:id="1140807895">
          <w:marLeft w:val="640"/>
          <w:marRight w:val="0"/>
          <w:marTop w:val="0"/>
          <w:marBottom w:val="0"/>
          <w:divBdr>
            <w:top w:val="none" w:sz="0" w:space="0" w:color="auto"/>
            <w:left w:val="none" w:sz="0" w:space="0" w:color="auto"/>
            <w:bottom w:val="none" w:sz="0" w:space="0" w:color="auto"/>
            <w:right w:val="none" w:sz="0" w:space="0" w:color="auto"/>
          </w:divBdr>
        </w:div>
        <w:div w:id="1436828000">
          <w:marLeft w:val="640"/>
          <w:marRight w:val="0"/>
          <w:marTop w:val="0"/>
          <w:marBottom w:val="0"/>
          <w:divBdr>
            <w:top w:val="none" w:sz="0" w:space="0" w:color="auto"/>
            <w:left w:val="none" w:sz="0" w:space="0" w:color="auto"/>
            <w:bottom w:val="none" w:sz="0" w:space="0" w:color="auto"/>
            <w:right w:val="none" w:sz="0" w:space="0" w:color="auto"/>
          </w:divBdr>
        </w:div>
        <w:div w:id="405611042">
          <w:marLeft w:val="640"/>
          <w:marRight w:val="0"/>
          <w:marTop w:val="0"/>
          <w:marBottom w:val="0"/>
          <w:divBdr>
            <w:top w:val="none" w:sz="0" w:space="0" w:color="auto"/>
            <w:left w:val="none" w:sz="0" w:space="0" w:color="auto"/>
            <w:bottom w:val="none" w:sz="0" w:space="0" w:color="auto"/>
            <w:right w:val="none" w:sz="0" w:space="0" w:color="auto"/>
          </w:divBdr>
        </w:div>
        <w:div w:id="119079228">
          <w:marLeft w:val="640"/>
          <w:marRight w:val="0"/>
          <w:marTop w:val="0"/>
          <w:marBottom w:val="0"/>
          <w:divBdr>
            <w:top w:val="none" w:sz="0" w:space="0" w:color="auto"/>
            <w:left w:val="none" w:sz="0" w:space="0" w:color="auto"/>
            <w:bottom w:val="none" w:sz="0" w:space="0" w:color="auto"/>
            <w:right w:val="none" w:sz="0" w:space="0" w:color="auto"/>
          </w:divBdr>
        </w:div>
        <w:div w:id="1803377800">
          <w:marLeft w:val="640"/>
          <w:marRight w:val="0"/>
          <w:marTop w:val="0"/>
          <w:marBottom w:val="0"/>
          <w:divBdr>
            <w:top w:val="none" w:sz="0" w:space="0" w:color="auto"/>
            <w:left w:val="none" w:sz="0" w:space="0" w:color="auto"/>
            <w:bottom w:val="none" w:sz="0" w:space="0" w:color="auto"/>
            <w:right w:val="none" w:sz="0" w:space="0" w:color="auto"/>
          </w:divBdr>
        </w:div>
        <w:div w:id="2118987502">
          <w:marLeft w:val="640"/>
          <w:marRight w:val="0"/>
          <w:marTop w:val="0"/>
          <w:marBottom w:val="0"/>
          <w:divBdr>
            <w:top w:val="none" w:sz="0" w:space="0" w:color="auto"/>
            <w:left w:val="none" w:sz="0" w:space="0" w:color="auto"/>
            <w:bottom w:val="none" w:sz="0" w:space="0" w:color="auto"/>
            <w:right w:val="none" w:sz="0" w:space="0" w:color="auto"/>
          </w:divBdr>
        </w:div>
        <w:div w:id="1777361026">
          <w:marLeft w:val="640"/>
          <w:marRight w:val="0"/>
          <w:marTop w:val="0"/>
          <w:marBottom w:val="0"/>
          <w:divBdr>
            <w:top w:val="none" w:sz="0" w:space="0" w:color="auto"/>
            <w:left w:val="none" w:sz="0" w:space="0" w:color="auto"/>
            <w:bottom w:val="none" w:sz="0" w:space="0" w:color="auto"/>
            <w:right w:val="none" w:sz="0" w:space="0" w:color="auto"/>
          </w:divBdr>
        </w:div>
        <w:div w:id="164443162">
          <w:marLeft w:val="640"/>
          <w:marRight w:val="0"/>
          <w:marTop w:val="0"/>
          <w:marBottom w:val="0"/>
          <w:divBdr>
            <w:top w:val="none" w:sz="0" w:space="0" w:color="auto"/>
            <w:left w:val="none" w:sz="0" w:space="0" w:color="auto"/>
            <w:bottom w:val="none" w:sz="0" w:space="0" w:color="auto"/>
            <w:right w:val="none" w:sz="0" w:space="0" w:color="auto"/>
          </w:divBdr>
        </w:div>
        <w:div w:id="1748729665">
          <w:marLeft w:val="640"/>
          <w:marRight w:val="0"/>
          <w:marTop w:val="0"/>
          <w:marBottom w:val="0"/>
          <w:divBdr>
            <w:top w:val="none" w:sz="0" w:space="0" w:color="auto"/>
            <w:left w:val="none" w:sz="0" w:space="0" w:color="auto"/>
            <w:bottom w:val="none" w:sz="0" w:space="0" w:color="auto"/>
            <w:right w:val="none" w:sz="0" w:space="0" w:color="auto"/>
          </w:divBdr>
        </w:div>
        <w:div w:id="228032459">
          <w:marLeft w:val="640"/>
          <w:marRight w:val="0"/>
          <w:marTop w:val="0"/>
          <w:marBottom w:val="0"/>
          <w:divBdr>
            <w:top w:val="none" w:sz="0" w:space="0" w:color="auto"/>
            <w:left w:val="none" w:sz="0" w:space="0" w:color="auto"/>
            <w:bottom w:val="none" w:sz="0" w:space="0" w:color="auto"/>
            <w:right w:val="none" w:sz="0" w:space="0" w:color="auto"/>
          </w:divBdr>
        </w:div>
        <w:div w:id="881942838">
          <w:marLeft w:val="640"/>
          <w:marRight w:val="0"/>
          <w:marTop w:val="0"/>
          <w:marBottom w:val="0"/>
          <w:divBdr>
            <w:top w:val="none" w:sz="0" w:space="0" w:color="auto"/>
            <w:left w:val="none" w:sz="0" w:space="0" w:color="auto"/>
            <w:bottom w:val="none" w:sz="0" w:space="0" w:color="auto"/>
            <w:right w:val="none" w:sz="0" w:space="0" w:color="auto"/>
          </w:divBdr>
        </w:div>
        <w:div w:id="1965035083">
          <w:marLeft w:val="640"/>
          <w:marRight w:val="0"/>
          <w:marTop w:val="0"/>
          <w:marBottom w:val="0"/>
          <w:divBdr>
            <w:top w:val="none" w:sz="0" w:space="0" w:color="auto"/>
            <w:left w:val="none" w:sz="0" w:space="0" w:color="auto"/>
            <w:bottom w:val="none" w:sz="0" w:space="0" w:color="auto"/>
            <w:right w:val="none" w:sz="0" w:space="0" w:color="auto"/>
          </w:divBdr>
        </w:div>
        <w:div w:id="1390305200">
          <w:marLeft w:val="640"/>
          <w:marRight w:val="0"/>
          <w:marTop w:val="0"/>
          <w:marBottom w:val="0"/>
          <w:divBdr>
            <w:top w:val="none" w:sz="0" w:space="0" w:color="auto"/>
            <w:left w:val="none" w:sz="0" w:space="0" w:color="auto"/>
            <w:bottom w:val="none" w:sz="0" w:space="0" w:color="auto"/>
            <w:right w:val="none" w:sz="0" w:space="0" w:color="auto"/>
          </w:divBdr>
        </w:div>
        <w:div w:id="206263654">
          <w:marLeft w:val="640"/>
          <w:marRight w:val="0"/>
          <w:marTop w:val="0"/>
          <w:marBottom w:val="0"/>
          <w:divBdr>
            <w:top w:val="none" w:sz="0" w:space="0" w:color="auto"/>
            <w:left w:val="none" w:sz="0" w:space="0" w:color="auto"/>
            <w:bottom w:val="none" w:sz="0" w:space="0" w:color="auto"/>
            <w:right w:val="none" w:sz="0" w:space="0" w:color="auto"/>
          </w:divBdr>
        </w:div>
        <w:div w:id="1499615043">
          <w:marLeft w:val="640"/>
          <w:marRight w:val="0"/>
          <w:marTop w:val="0"/>
          <w:marBottom w:val="0"/>
          <w:divBdr>
            <w:top w:val="none" w:sz="0" w:space="0" w:color="auto"/>
            <w:left w:val="none" w:sz="0" w:space="0" w:color="auto"/>
            <w:bottom w:val="none" w:sz="0" w:space="0" w:color="auto"/>
            <w:right w:val="none" w:sz="0" w:space="0" w:color="auto"/>
          </w:divBdr>
        </w:div>
        <w:div w:id="1855611070">
          <w:marLeft w:val="640"/>
          <w:marRight w:val="0"/>
          <w:marTop w:val="0"/>
          <w:marBottom w:val="0"/>
          <w:divBdr>
            <w:top w:val="none" w:sz="0" w:space="0" w:color="auto"/>
            <w:left w:val="none" w:sz="0" w:space="0" w:color="auto"/>
            <w:bottom w:val="none" w:sz="0" w:space="0" w:color="auto"/>
            <w:right w:val="none" w:sz="0" w:space="0" w:color="auto"/>
          </w:divBdr>
        </w:div>
        <w:div w:id="67272496">
          <w:marLeft w:val="640"/>
          <w:marRight w:val="0"/>
          <w:marTop w:val="0"/>
          <w:marBottom w:val="0"/>
          <w:divBdr>
            <w:top w:val="none" w:sz="0" w:space="0" w:color="auto"/>
            <w:left w:val="none" w:sz="0" w:space="0" w:color="auto"/>
            <w:bottom w:val="none" w:sz="0" w:space="0" w:color="auto"/>
            <w:right w:val="none" w:sz="0" w:space="0" w:color="auto"/>
          </w:divBdr>
        </w:div>
        <w:div w:id="163671812">
          <w:marLeft w:val="640"/>
          <w:marRight w:val="0"/>
          <w:marTop w:val="0"/>
          <w:marBottom w:val="0"/>
          <w:divBdr>
            <w:top w:val="none" w:sz="0" w:space="0" w:color="auto"/>
            <w:left w:val="none" w:sz="0" w:space="0" w:color="auto"/>
            <w:bottom w:val="none" w:sz="0" w:space="0" w:color="auto"/>
            <w:right w:val="none" w:sz="0" w:space="0" w:color="auto"/>
          </w:divBdr>
        </w:div>
        <w:div w:id="256325852">
          <w:marLeft w:val="640"/>
          <w:marRight w:val="0"/>
          <w:marTop w:val="0"/>
          <w:marBottom w:val="0"/>
          <w:divBdr>
            <w:top w:val="none" w:sz="0" w:space="0" w:color="auto"/>
            <w:left w:val="none" w:sz="0" w:space="0" w:color="auto"/>
            <w:bottom w:val="none" w:sz="0" w:space="0" w:color="auto"/>
            <w:right w:val="none" w:sz="0" w:space="0" w:color="auto"/>
          </w:divBdr>
        </w:div>
        <w:div w:id="2078749513">
          <w:marLeft w:val="640"/>
          <w:marRight w:val="0"/>
          <w:marTop w:val="0"/>
          <w:marBottom w:val="0"/>
          <w:divBdr>
            <w:top w:val="none" w:sz="0" w:space="0" w:color="auto"/>
            <w:left w:val="none" w:sz="0" w:space="0" w:color="auto"/>
            <w:bottom w:val="none" w:sz="0" w:space="0" w:color="auto"/>
            <w:right w:val="none" w:sz="0" w:space="0" w:color="auto"/>
          </w:divBdr>
        </w:div>
        <w:div w:id="559710072">
          <w:marLeft w:val="640"/>
          <w:marRight w:val="0"/>
          <w:marTop w:val="0"/>
          <w:marBottom w:val="0"/>
          <w:divBdr>
            <w:top w:val="none" w:sz="0" w:space="0" w:color="auto"/>
            <w:left w:val="none" w:sz="0" w:space="0" w:color="auto"/>
            <w:bottom w:val="none" w:sz="0" w:space="0" w:color="auto"/>
            <w:right w:val="none" w:sz="0" w:space="0" w:color="auto"/>
          </w:divBdr>
        </w:div>
        <w:div w:id="1543053783">
          <w:marLeft w:val="640"/>
          <w:marRight w:val="0"/>
          <w:marTop w:val="0"/>
          <w:marBottom w:val="0"/>
          <w:divBdr>
            <w:top w:val="none" w:sz="0" w:space="0" w:color="auto"/>
            <w:left w:val="none" w:sz="0" w:space="0" w:color="auto"/>
            <w:bottom w:val="none" w:sz="0" w:space="0" w:color="auto"/>
            <w:right w:val="none" w:sz="0" w:space="0" w:color="auto"/>
          </w:divBdr>
        </w:div>
        <w:div w:id="1213930614">
          <w:marLeft w:val="640"/>
          <w:marRight w:val="0"/>
          <w:marTop w:val="0"/>
          <w:marBottom w:val="0"/>
          <w:divBdr>
            <w:top w:val="none" w:sz="0" w:space="0" w:color="auto"/>
            <w:left w:val="none" w:sz="0" w:space="0" w:color="auto"/>
            <w:bottom w:val="none" w:sz="0" w:space="0" w:color="auto"/>
            <w:right w:val="none" w:sz="0" w:space="0" w:color="auto"/>
          </w:divBdr>
        </w:div>
        <w:div w:id="2045978545">
          <w:marLeft w:val="640"/>
          <w:marRight w:val="0"/>
          <w:marTop w:val="0"/>
          <w:marBottom w:val="0"/>
          <w:divBdr>
            <w:top w:val="none" w:sz="0" w:space="0" w:color="auto"/>
            <w:left w:val="none" w:sz="0" w:space="0" w:color="auto"/>
            <w:bottom w:val="none" w:sz="0" w:space="0" w:color="auto"/>
            <w:right w:val="none" w:sz="0" w:space="0" w:color="auto"/>
          </w:divBdr>
        </w:div>
        <w:div w:id="1422336335">
          <w:marLeft w:val="640"/>
          <w:marRight w:val="0"/>
          <w:marTop w:val="0"/>
          <w:marBottom w:val="0"/>
          <w:divBdr>
            <w:top w:val="none" w:sz="0" w:space="0" w:color="auto"/>
            <w:left w:val="none" w:sz="0" w:space="0" w:color="auto"/>
            <w:bottom w:val="none" w:sz="0" w:space="0" w:color="auto"/>
            <w:right w:val="none" w:sz="0" w:space="0" w:color="auto"/>
          </w:divBdr>
        </w:div>
        <w:div w:id="1847089796">
          <w:marLeft w:val="640"/>
          <w:marRight w:val="0"/>
          <w:marTop w:val="0"/>
          <w:marBottom w:val="0"/>
          <w:divBdr>
            <w:top w:val="none" w:sz="0" w:space="0" w:color="auto"/>
            <w:left w:val="none" w:sz="0" w:space="0" w:color="auto"/>
            <w:bottom w:val="none" w:sz="0" w:space="0" w:color="auto"/>
            <w:right w:val="none" w:sz="0" w:space="0" w:color="auto"/>
          </w:divBdr>
        </w:div>
        <w:div w:id="762261751">
          <w:marLeft w:val="640"/>
          <w:marRight w:val="0"/>
          <w:marTop w:val="0"/>
          <w:marBottom w:val="0"/>
          <w:divBdr>
            <w:top w:val="none" w:sz="0" w:space="0" w:color="auto"/>
            <w:left w:val="none" w:sz="0" w:space="0" w:color="auto"/>
            <w:bottom w:val="none" w:sz="0" w:space="0" w:color="auto"/>
            <w:right w:val="none" w:sz="0" w:space="0" w:color="auto"/>
          </w:divBdr>
        </w:div>
        <w:div w:id="274943262">
          <w:marLeft w:val="640"/>
          <w:marRight w:val="0"/>
          <w:marTop w:val="0"/>
          <w:marBottom w:val="0"/>
          <w:divBdr>
            <w:top w:val="none" w:sz="0" w:space="0" w:color="auto"/>
            <w:left w:val="none" w:sz="0" w:space="0" w:color="auto"/>
            <w:bottom w:val="none" w:sz="0" w:space="0" w:color="auto"/>
            <w:right w:val="none" w:sz="0" w:space="0" w:color="auto"/>
          </w:divBdr>
        </w:div>
        <w:div w:id="597374655">
          <w:marLeft w:val="640"/>
          <w:marRight w:val="0"/>
          <w:marTop w:val="0"/>
          <w:marBottom w:val="0"/>
          <w:divBdr>
            <w:top w:val="none" w:sz="0" w:space="0" w:color="auto"/>
            <w:left w:val="none" w:sz="0" w:space="0" w:color="auto"/>
            <w:bottom w:val="none" w:sz="0" w:space="0" w:color="auto"/>
            <w:right w:val="none" w:sz="0" w:space="0" w:color="auto"/>
          </w:divBdr>
        </w:div>
        <w:div w:id="1201742366">
          <w:marLeft w:val="640"/>
          <w:marRight w:val="0"/>
          <w:marTop w:val="0"/>
          <w:marBottom w:val="0"/>
          <w:divBdr>
            <w:top w:val="none" w:sz="0" w:space="0" w:color="auto"/>
            <w:left w:val="none" w:sz="0" w:space="0" w:color="auto"/>
            <w:bottom w:val="none" w:sz="0" w:space="0" w:color="auto"/>
            <w:right w:val="none" w:sz="0" w:space="0" w:color="auto"/>
          </w:divBdr>
        </w:div>
        <w:div w:id="1674919450">
          <w:marLeft w:val="640"/>
          <w:marRight w:val="0"/>
          <w:marTop w:val="0"/>
          <w:marBottom w:val="0"/>
          <w:divBdr>
            <w:top w:val="none" w:sz="0" w:space="0" w:color="auto"/>
            <w:left w:val="none" w:sz="0" w:space="0" w:color="auto"/>
            <w:bottom w:val="none" w:sz="0" w:space="0" w:color="auto"/>
            <w:right w:val="none" w:sz="0" w:space="0" w:color="auto"/>
          </w:divBdr>
        </w:div>
        <w:div w:id="211887680">
          <w:marLeft w:val="640"/>
          <w:marRight w:val="0"/>
          <w:marTop w:val="0"/>
          <w:marBottom w:val="0"/>
          <w:divBdr>
            <w:top w:val="none" w:sz="0" w:space="0" w:color="auto"/>
            <w:left w:val="none" w:sz="0" w:space="0" w:color="auto"/>
            <w:bottom w:val="none" w:sz="0" w:space="0" w:color="auto"/>
            <w:right w:val="none" w:sz="0" w:space="0" w:color="auto"/>
          </w:divBdr>
        </w:div>
        <w:div w:id="2080664068">
          <w:marLeft w:val="640"/>
          <w:marRight w:val="0"/>
          <w:marTop w:val="0"/>
          <w:marBottom w:val="0"/>
          <w:divBdr>
            <w:top w:val="none" w:sz="0" w:space="0" w:color="auto"/>
            <w:left w:val="none" w:sz="0" w:space="0" w:color="auto"/>
            <w:bottom w:val="none" w:sz="0" w:space="0" w:color="auto"/>
            <w:right w:val="none" w:sz="0" w:space="0" w:color="auto"/>
          </w:divBdr>
        </w:div>
        <w:div w:id="1340429984">
          <w:marLeft w:val="640"/>
          <w:marRight w:val="0"/>
          <w:marTop w:val="0"/>
          <w:marBottom w:val="0"/>
          <w:divBdr>
            <w:top w:val="none" w:sz="0" w:space="0" w:color="auto"/>
            <w:left w:val="none" w:sz="0" w:space="0" w:color="auto"/>
            <w:bottom w:val="none" w:sz="0" w:space="0" w:color="auto"/>
            <w:right w:val="none" w:sz="0" w:space="0" w:color="auto"/>
          </w:divBdr>
        </w:div>
        <w:div w:id="1492982839">
          <w:marLeft w:val="640"/>
          <w:marRight w:val="0"/>
          <w:marTop w:val="0"/>
          <w:marBottom w:val="0"/>
          <w:divBdr>
            <w:top w:val="none" w:sz="0" w:space="0" w:color="auto"/>
            <w:left w:val="none" w:sz="0" w:space="0" w:color="auto"/>
            <w:bottom w:val="none" w:sz="0" w:space="0" w:color="auto"/>
            <w:right w:val="none" w:sz="0" w:space="0" w:color="auto"/>
          </w:divBdr>
        </w:div>
        <w:div w:id="2023126236">
          <w:marLeft w:val="640"/>
          <w:marRight w:val="0"/>
          <w:marTop w:val="0"/>
          <w:marBottom w:val="0"/>
          <w:divBdr>
            <w:top w:val="none" w:sz="0" w:space="0" w:color="auto"/>
            <w:left w:val="none" w:sz="0" w:space="0" w:color="auto"/>
            <w:bottom w:val="none" w:sz="0" w:space="0" w:color="auto"/>
            <w:right w:val="none" w:sz="0" w:space="0" w:color="auto"/>
          </w:divBdr>
        </w:div>
        <w:div w:id="874200946">
          <w:marLeft w:val="640"/>
          <w:marRight w:val="0"/>
          <w:marTop w:val="0"/>
          <w:marBottom w:val="0"/>
          <w:divBdr>
            <w:top w:val="none" w:sz="0" w:space="0" w:color="auto"/>
            <w:left w:val="none" w:sz="0" w:space="0" w:color="auto"/>
            <w:bottom w:val="none" w:sz="0" w:space="0" w:color="auto"/>
            <w:right w:val="none" w:sz="0" w:space="0" w:color="auto"/>
          </w:divBdr>
        </w:div>
        <w:div w:id="408845834">
          <w:marLeft w:val="640"/>
          <w:marRight w:val="0"/>
          <w:marTop w:val="0"/>
          <w:marBottom w:val="0"/>
          <w:divBdr>
            <w:top w:val="none" w:sz="0" w:space="0" w:color="auto"/>
            <w:left w:val="none" w:sz="0" w:space="0" w:color="auto"/>
            <w:bottom w:val="none" w:sz="0" w:space="0" w:color="auto"/>
            <w:right w:val="none" w:sz="0" w:space="0" w:color="auto"/>
          </w:divBdr>
        </w:div>
        <w:div w:id="2057121294">
          <w:marLeft w:val="640"/>
          <w:marRight w:val="0"/>
          <w:marTop w:val="0"/>
          <w:marBottom w:val="0"/>
          <w:divBdr>
            <w:top w:val="none" w:sz="0" w:space="0" w:color="auto"/>
            <w:left w:val="none" w:sz="0" w:space="0" w:color="auto"/>
            <w:bottom w:val="none" w:sz="0" w:space="0" w:color="auto"/>
            <w:right w:val="none" w:sz="0" w:space="0" w:color="auto"/>
          </w:divBdr>
        </w:div>
        <w:div w:id="1602299286">
          <w:marLeft w:val="640"/>
          <w:marRight w:val="0"/>
          <w:marTop w:val="0"/>
          <w:marBottom w:val="0"/>
          <w:divBdr>
            <w:top w:val="none" w:sz="0" w:space="0" w:color="auto"/>
            <w:left w:val="none" w:sz="0" w:space="0" w:color="auto"/>
            <w:bottom w:val="none" w:sz="0" w:space="0" w:color="auto"/>
            <w:right w:val="none" w:sz="0" w:space="0" w:color="auto"/>
          </w:divBdr>
        </w:div>
        <w:div w:id="104883626">
          <w:marLeft w:val="640"/>
          <w:marRight w:val="0"/>
          <w:marTop w:val="0"/>
          <w:marBottom w:val="0"/>
          <w:divBdr>
            <w:top w:val="none" w:sz="0" w:space="0" w:color="auto"/>
            <w:left w:val="none" w:sz="0" w:space="0" w:color="auto"/>
            <w:bottom w:val="none" w:sz="0" w:space="0" w:color="auto"/>
            <w:right w:val="none" w:sz="0" w:space="0" w:color="auto"/>
          </w:divBdr>
        </w:div>
        <w:div w:id="1217005359">
          <w:marLeft w:val="640"/>
          <w:marRight w:val="0"/>
          <w:marTop w:val="0"/>
          <w:marBottom w:val="0"/>
          <w:divBdr>
            <w:top w:val="none" w:sz="0" w:space="0" w:color="auto"/>
            <w:left w:val="none" w:sz="0" w:space="0" w:color="auto"/>
            <w:bottom w:val="none" w:sz="0" w:space="0" w:color="auto"/>
            <w:right w:val="none" w:sz="0" w:space="0" w:color="auto"/>
          </w:divBdr>
        </w:div>
        <w:div w:id="278687247">
          <w:marLeft w:val="640"/>
          <w:marRight w:val="0"/>
          <w:marTop w:val="0"/>
          <w:marBottom w:val="0"/>
          <w:divBdr>
            <w:top w:val="none" w:sz="0" w:space="0" w:color="auto"/>
            <w:left w:val="none" w:sz="0" w:space="0" w:color="auto"/>
            <w:bottom w:val="none" w:sz="0" w:space="0" w:color="auto"/>
            <w:right w:val="none" w:sz="0" w:space="0" w:color="auto"/>
          </w:divBdr>
        </w:div>
        <w:div w:id="1352493825">
          <w:marLeft w:val="640"/>
          <w:marRight w:val="0"/>
          <w:marTop w:val="0"/>
          <w:marBottom w:val="0"/>
          <w:divBdr>
            <w:top w:val="none" w:sz="0" w:space="0" w:color="auto"/>
            <w:left w:val="none" w:sz="0" w:space="0" w:color="auto"/>
            <w:bottom w:val="none" w:sz="0" w:space="0" w:color="auto"/>
            <w:right w:val="none" w:sz="0" w:space="0" w:color="auto"/>
          </w:divBdr>
        </w:div>
        <w:div w:id="864564317">
          <w:marLeft w:val="640"/>
          <w:marRight w:val="0"/>
          <w:marTop w:val="0"/>
          <w:marBottom w:val="0"/>
          <w:divBdr>
            <w:top w:val="none" w:sz="0" w:space="0" w:color="auto"/>
            <w:left w:val="none" w:sz="0" w:space="0" w:color="auto"/>
            <w:bottom w:val="none" w:sz="0" w:space="0" w:color="auto"/>
            <w:right w:val="none" w:sz="0" w:space="0" w:color="auto"/>
          </w:divBdr>
        </w:div>
        <w:div w:id="1870414163">
          <w:marLeft w:val="640"/>
          <w:marRight w:val="0"/>
          <w:marTop w:val="0"/>
          <w:marBottom w:val="0"/>
          <w:divBdr>
            <w:top w:val="none" w:sz="0" w:space="0" w:color="auto"/>
            <w:left w:val="none" w:sz="0" w:space="0" w:color="auto"/>
            <w:bottom w:val="none" w:sz="0" w:space="0" w:color="auto"/>
            <w:right w:val="none" w:sz="0" w:space="0" w:color="auto"/>
          </w:divBdr>
        </w:div>
        <w:div w:id="946696211">
          <w:marLeft w:val="640"/>
          <w:marRight w:val="0"/>
          <w:marTop w:val="0"/>
          <w:marBottom w:val="0"/>
          <w:divBdr>
            <w:top w:val="none" w:sz="0" w:space="0" w:color="auto"/>
            <w:left w:val="none" w:sz="0" w:space="0" w:color="auto"/>
            <w:bottom w:val="none" w:sz="0" w:space="0" w:color="auto"/>
            <w:right w:val="none" w:sz="0" w:space="0" w:color="auto"/>
          </w:divBdr>
        </w:div>
        <w:div w:id="944575515">
          <w:marLeft w:val="640"/>
          <w:marRight w:val="0"/>
          <w:marTop w:val="0"/>
          <w:marBottom w:val="0"/>
          <w:divBdr>
            <w:top w:val="none" w:sz="0" w:space="0" w:color="auto"/>
            <w:left w:val="none" w:sz="0" w:space="0" w:color="auto"/>
            <w:bottom w:val="none" w:sz="0" w:space="0" w:color="auto"/>
            <w:right w:val="none" w:sz="0" w:space="0" w:color="auto"/>
          </w:divBdr>
        </w:div>
        <w:div w:id="1384208560">
          <w:marLeft w:val="640"/>
          <w:marRight w:val="0"/>
          <w:marTop w:val="0"/>
          <w:marBottom w:val="0"/>
          <w:divBdr>
            <w:top w:val="none" w:sz="0" w:space="0" w:color="auto"/>
            <w:left w:val="none" w:sz="0" w:space="0" w:color="auto"/>
            <w:bottom w:val="none" w:sz="0" w:space="0" w:color="auto"/>
            <w:right w:val="none" w:sz="0" w:space="0" w:color="auto"/>
          </w:divBdr>
        </w:div>
        <w:div w:id="61099563">
          <w:marLeft w:val="640"/>
          <w:marRight w:val="0"/>
          <w:marTop w:val="0"/>
          <w:marBottom w:val="0"/>
          <w:divBdr>
            <w:top w:val="none" w:sz="0" w:space="0" w:color="auto"/>
            <w:left w:val="none" w:sz="0" w:space="0" w:color="auto"/>
            <w:bottom w:val="none" w:sz="0" w:space="0" w:color="auto"/>
            <w:right w:val="none" w:sz="0" w:space="0" w:color="auto"/>
          </w:divBdr>
        </w:div>
      </w:divsChild>
    </w:div>
    <w:div w:id="1453358966">
      <w:bodyDiv w:val="1"/>
      <w:marLeft w:val="0"/>
      <w:marRight w:val="0"/>
      <w:marTop w:val="0"/>
      <w:marBottom w:val="0"/>
      <w:divBdr>
        <w:top w:val="none" w:sz="0" w:space="0" w:color="auto"/>
        <w:left w:val="none" w:sz="0" w:space="0" w:color="auto"/>
        <w:bottom w:val="none" w:sz="0" w:space="0" w:color="auto"/>
        <w:right w:val="none" w:sz="0" w:space="0" w:color="auto"/>
      </w:divBdr>
      <w:divsChild>
        <w:div w:id="494146072">
          <w:marLeft w:val="640"/>
          <w:marRight w:val="0"/>
          <w:marTop w:val="0"/>
          <w:marBottom w:val="0"/>
          <w:divBdr>
            <w:top w:val="none" w:sz="0" w:space="0" w:color="auto"/>
            <w:left w:val="none" w:sz="0" w:space="0" w:color="auto"/>
            <w:bottom w:val="none" w:sz="0" w:space="0" w:color="auto"/>
            <w:right w:val="none" w:sz="0" w:space="0" w:color="auto"/>
          </w:divBdr>
        </w:div>
        <w:div w:id="822353026">
          <w:marLeft w:val="640"/>
          <w:marRight w:val="0"/>
          <w:marTop w:val="0"/>
          <w:marBottom w:val="0"/>
          <w:divBdr>
            <w:top w:val="none" w:sz="0" w:space="0" w:color="auto"/>
            <w:left w:val="none" w:sz="0" w:space="0" w:color="auto"/>
            <w:bottom w:val="none" w:sz="0" w:space="0" w:color="auto"/>
            <w:right w:val="none" w:sz="0" w:space="0" w:color="auto"/>
          </w:divBdr>
        </w:div>
        <w:div w:id="804739168">
          <w:marLeft w:val="640"/>
          <w:marRight w:val="0"/>
          <w:marTop w:val="0"/>
          <w:marBottom w:val="0"/>
          <w:divBdr>
            <w:top w:val="none" w:sz="0" w:space="0" w:color="auto"/>
            <w:left w:val="none" w:sz="0" w:space="0" w:color="auto"/>
            <w:bottom w:val="none" w:sz="0" w:space="0" w:color="auto"/>
            <w:right w:val="none" w:sz="0" w:space="0" w:color="auto"/>
          </w:divBdr>
        </w:div>
        <w:div w:id="1877113155">
          <w:marLeft w:val="640"/>
          <w:marRight w:val="0"/>
          <w:marTop w:val="0"/>
          <w:marBottom w:val="0"/>
          <w:divBdr>
            <w:top w:val="none" w:sz="0" w:space="0" w:color="auto"/>
            <w:left w:val="none" w:sz="0" w:space="0" w:color="auto"/>
            <w:bottom w:val="none" w:sz="0" w:space="0" w:color="auto"/>
            <w:right w:val="none" w:sz="0" w:space="0" w:color="auto"/>
          </w:divBdr>
        </w:div>
        <w:div w:id="409352746">
          <w:marLeft w:val="640"/>
          <w:marRight w:val="0"/>
          <w:marTop w:val="0"/>
          <w:marBottom w:val="0"/>
          <w:divBdr>
            <w:top w:val="none" w:sz="0" w:space="0" w:color="auto"/>
            <w:left w:val="none" w:sz="0" w:space="0" w:color="auto"/>
            <w:bottom w:val="none" w:sz="0" w:space="0" w:color="auto"/>
            <w:right w:val="none" w:sz="0" w:space="0" w:color="auto"/>
          </w:divBdr>
        </w:div>
        <w:div w:id="1708486021">
          <w:marLeft w:val="640"/>
          <w:marRight w:val="0"/>
          <w:marTop w:val="0"/>
          <w:marBottom w:val="0"/>
          <w:divBdr>
            <w:top w:val="none" w:sz="0" w:space="0" w:color="auto"/>
            <w:left w:val="none" w:sz="0" w:space="0" w:color="auto"/>
            <w:bottom w:val="none" w:sz="0" w:space="0" w:color="auto"/>
            <w:right w:val="none" w:sz="0" w:space="0" w:color="auto"/>
          </w:divBdr>
        </w:div>
        <w:div w:id="745298819">
          <w:marLeft w:val="640"/>
          <w:marRight w:val="0"/>
          <w:marTop w:val="0"/>
          <w:marBottom w:val="0"/>
          <w:divBdr>
            <w:top w:val="none" w:sz="0" w:space="0" w:color="auto"/>
            <w:left w:val="none" w:sz="0" w:space="0" w:color="auto"/>
            <w:bottom w:val="none" w:sz="0" w:space="0" w:color="auto"/>
            <w:right w:val="none" w:sz="0" w:space="0" w:color="auto"/>
          </w:divBdr>
        </w:div>
        <w:div w:id="1153791420">
          <w:marLeft w:val="640"/>
          <w:marRight w:val="0"/>
          <w:marTop w:val="0"/>
          <w:marBottom w:val="0"/>
          <w:divBdr>
            <w:top w:val="none" w:sz="0" w:space="0" w:color="auto"/>
            <w:left w:val="none" w:sz="0" w:space="0" w:color="auto"/>
            <w:bottom w:val="none" w:sz="0" w:space="0" w:color="auto"/>
            <w:right w:val="none" w:sz="0" w:space="0" w:color="auto"/>
          </w:divBdr>
        </w:div>
        <w:div w:id="1711607999">
          <w:marLeft w:val="640"/>
          <w:marRight w:val="0"/>
          <w:marTop w:val="0"/>
          <w:marBottom w:val="0"/>
          <w:divBdr>
            <w:top w:val="none" w:sz="0" w:space="0" w:color="auto"/>
            <w:left w:val="none" w:sz="0" w:space="0" w:color="auto"/>
            <w:bottom w:val="none" w:sz="0" w:space="0" w:color="auto"/>
            <w:right w:val="none" w:sz="0" w:space="0" w:color="auto"/>
          </w:divBdr>
        </w:div>
        <w:div w:id="2022196154">
          <w:marLeft w:val="640"/>
          <w:marRight w:val="0"/>
          <w:marTop w:val="0"/>
          <w:marBottom w:val="0"/>
          <w:divBdr>
            <w:top w:val="none" w:sz="0" w:space="0" w:color="auto"/>
            <w:left w:val="none" w:sz="0" w:space="0" w:color="auto"/>
            <w:bottom w:val="none" w:sz="0" w:space="0" w:color="auto"/>
            <w:right w:val="none" w:sz="0" w:space="0" w:color="auto"/>
          </w:divBdr>
        </w:div>
        <w:div w:id="1094982594">
          <w:marLeft w:val="640"/>
          <w:marRight w:val="0"/>
          <w:marTop w:val="0"/>
          <w:marBottom w:val="0"/>
          <w:divBdr>
            <w:top w:val="none" w:sz="0" w:space="0" w:color="auto"/>
            <w:left w:val="none" w:sz="0" w:space="0" w:color="auto"/>
            <w:bottom w:val="none" w:sz="0" w:space="0" w:color="auto"/>
            <w:right w:val="none" w:sz="0" w:space="0" w:color="auto"/>
          </w:divBdr>
        </w:div>
        <w:div w:id="1967269417">
          <w:marLeft w:val="640"/>
          <w:marRight w:val="0"/>
          <w:marTop w:val="0"/>
          <w:marBottom w:val="0"/>
          <w:divBdr>
            <w:top w:val="none" w:sz="0" w:space="0" w:color="auto"/>
            <w:left w:val="none" w:sz="0" w:space="0" w:color="auto"/>
            <w:bottom w:val="none" w:sz="0" w:space="0" w:color="auto"/>
            <w:right w:val="none" w:sz="0" w:space="0" w:color="auto"/>
          </w:divBdr>
        </w:div>
        <w:div w:id="2043242447">
          <w:marLeft w:val="640"/>
          <w:marRight w:val="0"/>
          <w:marTop w:val="0"/>
          <w:marBottom w:val="0"/>
          <w:divBdr>
            <w:top w:val="none" w:sz="0" w:space="0" w:color="auto"/>
            <w:left w:val="none" w:sz="0" w:space="0" w:color="auto"/>
            <w:bottom w:val="none" w:sz="0" w:space="0" w:color="auto"/>
            <w:right w:val="none" w:sz="0" w:space="0" w:color="auto"/>
          </w:divBdr>
        </w:div>
        <w:div w:id="138572337">
          <w:marLeft w:val="640"/>
          <w:marRight w:val="0"/>
          <w:marTop w:val="0"/>
          <w:marBottom w:val="0"/>
          <w:divBdr>
            <w:top w:val="none" w:sz="0" w:space="0" w:color="auto"/>
            <w:left w:val="none" w:sz="0" w:space="0" w:color="auto"/>
            <w:bottom w:val="none" w:sz="0" w:space="0" w:color="auto"/>
            <w:right w:val="none" w:sz="0" w:space="0" w:color="auto"/>
          </w:divBdr>
        </w:div>
        <w:div w:id="2022972935">
          <w:marLeft w:val="640"/>
          <w:marRight w:val="0"/>
          <w:marTop w:val="0"/>
          <w:marBottom w:val="0"/>
          <w:divBdr>
            <w:top w:val="none" w:sz="0" w:space="0" w:color="auto"/>
            <w:left w:val="none" w:sz="0" w:space="0" w:color="auto"/>
            <w:bottom w:val="none" w:sz="0" w:space="0" w:color="auto"/>
            <w:right w:val="none" w:sz="0" w:space="0" w:color="auto"/>
          </w:divBdr>
        </w:div>
        <w:div w:id="224461991">
          <w:marLeft w:val="640"/>
          <w:marRight w:val="0"/>
          <w:marTop w:val="0"/>
          <w:marBottom w:val="0"/>
          <w:divBdr>
            <w:top w:val="none" w:sz="0" w:space="0" w:color="auto"/>
            <w:left w:val="none" w:sz="0" w:space="0" w:color="auto"/>
            <w:bottom w:val="none" w:sz="0" w:space="0" w:color="auto"/>
            <w:right w:val="none" w:sz="0" w:space="0" w:color="auto"/>
          </w:divBdr>
        </w:div>
        <w:div w:id="378284740">
          <w:marLeft w:val="640"/>
          <w:marRight w:val="0"/>
          <w:marTop w:val="0"/>
          <w:marBottom w:val="0"/>
          <w:divBdr>
            <w:top w:val="none" w:sz="0" w:space="0" w:color="auto"/>
            <w:left w:val="none" w:sz="0" w:space="0" w:color="auto"/>
            <w:bottom w:val="none" w:sz="0" w:space="0" w:color="auto"/>
            <w:right w:val="none" w:sz="0" w:space="0" w:color="auto"/>
          </w:divBdr>
        </w:div>
        <w:div w:id="800807538">
          <w:marLeft w:val="640"/>
          <w:marRight w:val="0"/>
          <w:marTop w:val="0"/>
          <w:marBottom w:val="0"/>
          <w:divBdr>
            <w:top w:val="none" w:sz="0" w:space="0" w:color="auto"/>
            <w:left w:val="none" w:sz="0" w:space="0" w:color="auto"/>
            <w:bottom w:val="none" w:sz="0" w:space="0" w:color="auto"/>
            <w:right w:val="none" w:sz="0" w:space="0" w:color="auto"/>
          </w:divBdr>
        </w:div>
        <w:div w:id="1763529629">
          <w:marLeft w:val="640"/>
          <w:marRight w:val="0"/>
          <w:marTop w:val="0"/>
          <w:marBottom w:val="0"/>
          <w:divBdr>
            <w:top w:val="none" w:sz="0" w:space="0" w:color="auto"/>
            <w:left w:val="none" w:sz="0" w:space="0" w:color="auto"/>
            <w:bottom w:val="none" w:sz="0" w:space="0" w:color="auto"/>
            <w:right w:val="none" w:sz="0" w:space="0" w:color="auto"/>
          </w:divBdr>
        </w:div>
        <w:div w:id="1105921110">
          <w:marLeft w:val="640"/>
          <w:marRight w:val="0"/>
          <w:marTop w:val="0"/>
          <w:marBottom w:val="0"/>
          <w:divBdr>
            <w:top w:val="none" w:sz="0" w:space="0" w:color="auto"/>
            <w:left w:val="none" w:sz="0" w:space="0" w:color="auto"/>
            <w:bottom w:val="none" w:sz="0" w:space="0" w:color="auto"/>
            <w:right w:val="none" w:sz="0" w:space="0" w:color="auto"/>
          </w:divBdr>
        </w:div>
        <w:div w:id="1353337858">
          <w:marLeft w:val="640"/>
          <w:marRight w:val="0"/>
          <w:marTop w:val="0"/>
          <w:marBottom w:val="0"/>
          <w:divBdr>
            <w:top w:val="none" w:sz="0" w:space="0" w:color="auto"/>
            <w:left w:val="none" w:sz="0" w:space="0" w:color="auto"/>
            <w:bottom w:val="none" w:sz="0" w:space="0" w:color="auto"/>
            <w:right w:val="none" w:sz="0" w:space="0" w:color="auto"/>
          </w:divBdr>
        </w:div>
        <w:div w:id="26613730">
          <w:marLeft w:val="640"/>
          <w:marRight w:val="0"/>
          <w:marTop w:val="0"/>
          <w:marBottom w:val="0"/>
          <w:divBdr>
            <w:top w:val="none" w:sz="0" w:space="0" w:color="auto"/>
            <w:left w:val="none" w:sz="0" w:space="0" w:color="auto"/>
            <w:bottom w:val="none" w:sz="0" w:space="0" w:color="auto"/>
            <w:right w:val="none" w:sz="0" w:space="0" w:color="auto"/>
          </w:divBdr>
        </w:div>
        <w:div w:id="1390110419">
          <w:marLeft w:val="640"/>
          <w:marRight w:val="0"/>
          <w:marTop w:val="0"/>
          <w:marBottom w:val="0"/>
          <w:divBdr>
            <w:top w:val="none" w:sz="0" w:space="0" w:color="auto"/>
            <w:left w:val="none" w:sz="0" w:space="0" w:color="auto"/>
            <w:bottom w:val="none" w:sz="0" w:space="0" w:color="auto"/>
            <w:right w:val="none" w:sz="0" w:space="0" w:color="auto"/>
          </w:divBdr>
        </w:div>
        <w:div w:id="1215195025">
          <w:marLeft w:val="640"/>
          <w:marRight w:val="0"/>
          <w:marTop w:val="0"/>
          <w:marBottom w:val="0"/>
          <w:divBdr>
            <w:top w:val="none" w:sz="0" w:space="0" w:color="auto"/>
            <w:left w:val="none" w:sz="0" w:space="0" w:color="auto"/>
            <w:bottom w:val="none" w:sz="0" w:space="0" w:color="auto"/>
            <w:right w:val="none" w:sz="0" w:space="0" w:color="auto"/>
          </w:divBdr>
        </w:div>
        <w:div w:id="1490097346">
          <w:marLeft w:val="640"/>
          <w:marRight w:val="0"/>
          <w:marTop w:val="0"/>
          <w:marBottom w:val="0"/>
          <w:divBdr>
            <w:top w:val="none" w:sz="0" w:space="0" w:color="auto"/>
            <w:left w:val="none" w:sz="0" w:space="0" w:color="auto"/>
            <w:bottom w:val="none" w:sz="0" w:space="0" w:color="auto"/>
            <w:right w:val="none" w:sz="0" w:space="0" w:color="auto"/>
          </w:divBdr>
        </w:div>
        <w:div w:id="1824197419">
          <w:marLeft w:val="640"/>
          <w:marRight w:val="0"/>
          <w:marTop w:val="0"/>
          <w:marBottom w:val="0"/>
          <w:divBdr>
            <w:top w:val="none" w:sz="0" w:space="0" w:color="auto"/>
            <w:left w:val="none" w:sz="0" w:space="0" w:color="auto"/>
            <w:bottom w:val="none" w:sz="0" w:space="0" w:color="auto"/>
            <w:right w:val="none" w:sz="0" w:space="0" w:color="auto"/>
          </w:divBdr>
        </w:div>
        <w:div w:id="1977878064">
          <w:marLeft w:val="640"/>
          <w:marRight w:val="0"/>
          <w:marTop w:val="0"/>
          <w:marBottom w:val="0"/>
          <w:divBdr>
            <w:top w:val="none" w:sz="0" w:space="0" w:color="auto"/>
            <w:left w:val="none" w:sz="0" w:space="0" w:color="auto"/>
            <w:bottom w:val="none" w:sz="0" w:space="0" w:color="auto"/>
            <w:right w:val="none" w:sz="0" w:space="0" w:color="auto"/>
          </w:divBdr>
        </w:div>
        <w:div w:id="1999916598">
          <w:marLeft w:val="640"/>
          <w:marRight w:val="0"/>
          <w:marTop w:val="0"/>
          <w:marBottom w:val="0"/>
          <w:divBdr>
            <w:top w:val="none" w:sz="0" w:space="0" w:color="auto"/>
            <w:left w:val="none" w:sz="0" w:space="0" w:color="auto"/>
            <w:bottom w:val="none" w:sz="0" w:space="0" w:color="auto"/>
            <w:right w:val="none" w:sz="0" w:space="0" w:color="auto"/>
          </w:divBdr>
        </w:div>
        <w:div w:id="2060013886">
          <w:marLeft w:val="640"/>
          <w:marRight w:val="0"/>
          <w:marTop w:val="0"/>
          <w:marBottom w:val="0"/>
          <w:divBdr>
            <w:top w:val="none" w:sz="0" w:space="0" w:color="auto"/>
            <w:left w:val="none" w:sz="0" w:space="0" w:color="auto"/>
            <w:bottom w:val="none" w:sz="0" w:space="0" w:color="auto"/>
            <w:right w:val="none" w:sz="0" w:space="0" w:color="auto"/>
          </w:divBdr>
        </w:div>
        <w:div w:id="1184631397">
          <w:marLeft w:val="640"/>
          <w:marRight w:val="0"/>
          <w:marTop w:val="0"/>
          <w:marBottom w:val="0"/>
          <w:divBdr>
            <w:top w:val="none" w:sz="0" w:space="0" w:color="auto"/>
            <w:left w:val="none" w:sz="0" w:space="0" w:color="auto"/>
            <w:bottom w:val="none" w:sz="0" w:space="0" w:color="auto"/>
            <w:right w:val="none" w:sz="0" w:space="0" w:color="auto"/>
          </w:divBdr>
        </w:div>
        <w:div w:id="1198658232">
          <w:marLeft w:val="640"/>
          <w:marRight w:val="0"/>
          <w:marTop w:val="0"/>
          <w:marBottom w:val="0"/>
          <w:divBdr>
            <w:top w:val="none" w:sz="0" w:space="0" w:color="auto"/>
            <w:left w:val="none" w:sz="0" w:space="0" w:color="auto"/>
            <w:bottom w:val="none" w:sz="0" w:space="0" w:color="auto"/>
            <w:right w:val="none" w:sz="0" w:space="0" w:color="auto"/>
          </w:divBdr>
        </w:div>
        <w:div w:id="620840223">
          <w:marLeft w:val="640"/>
          <w:marRight w:val="0"/>
          <w:marTop w:val="0"/>
          <w:marBottom w:val="0"/>
          <w:divBdr>
            <w:top w:val="none" w:sz="0" w:space="0" w:color="auto"/>
            <w:left w:val="none" w:sz="0" w:space="0" w:color="auto"/>
            <w:bottom w:val="none" w:sz="0" w:space="0" w:color="auto"/>
            <w:right w:val="none" w:sz="0" w:space="0" w:color="auto"/>
          </w:divBdr>
        </w:div>
        <w:div w:id="1161193899">
          <w:marLeft w:val="640"/>
          <w:marRight w:val="0"/>
          <w:marTop w:val="0"/>
          <w:marBottom w:val="0"/>
          <w:divBdr>
            <w:top w:val="none" w:sz="0" w:space="0" w:color="auto"/>
            <w:left w:val="none" w:sz="0" w:space="0" w:color="auto"/>
            <w:bottom w:val="none" w:sz="0" w:space="0" w:color="auto"/>
            <w:right w:val="none" w:sz="0" w:space="0" w:color="auto"/>
          </w:divBdr>
        </w:div>
        <w:div w:id="2119712014">
          <w:marLeft w:val="640"/>
          <w:marRight w:val="0"/>
          <w:marTop w:val="0"/>
          <w:marBottom w:val="0"/>
          <w:divBdr>
            <w:top w:val="none" w:sz="0" w:space="0" w:color="auto"/>
            <w:left w:val="none" w:sz="0" w:space="0" w:color="auto"/>
            <w:bottom w:val="none" w:sz="0" w:space="0" w:color="auto"/>
            <w:right w:val="none" w:sz="0" w:space="0" w:color="auto"/>
          </w:divBdr>
        </w:div>
        <w:div w:id="1269005368">
          <w:marLeft w:val="640"/>
          <w:marRight w:val="0"/>
          <w:marTop w:val="0"/>
          <w:marBottom w:val="0"/>
          <w:divBdr>
            <w:top w:val="none" w:sz="0" w:space="0" w:color="auto"/>
            <w:left w:val="none" w:sz="0" w:space="0" w:color="auto"/>
            <w:bottom w:val="none" w:sz="0" w:space="0" w:color="auto"/>
            <w:right w:val="none" w:sz="0" w:space="0" w:color="auto"/>
          </w:divBdr>
        </w:div>
        <w:div w:id="634869153">
          <w:marLeft w:val="640"/>
          <w:marRight w:val="0"/>
          <w:marTop w:val="0"/>
          <w:marBottom w:val="0"/>
          <w:divBdr>
            <w:top w:val="none" w:sz="0" w:space="0" w:color="auto"/>
            <w:left w:val="none" w:sz="0" w:space="0" w:color="auto"/>
            <w:bottom w:val="none" w:sz="0" w:space="0" w:color="auto"/>
            <w:right w:val="none" w:sz="0" w:space="0" w:color="auto"/>
          </w:divBdr>
        </w:div>
        <w:div w:id="857692502">
          <w:marLeft w:val="640"/>
          <w:marRight w:val="0"/>
          <w:marTop w:val="0"/>
          <w:marBottom w:val="0"/>
          <w:divBdr>
            <w:top w:val="none" w:sz="0" w:space="0" w:color="auto"/>
            <w:left w:val="none" w:sz="0" w:space="0" w:color="auto"/>
            <w:bottom w:val="none" w:sz="0" w:space="0" w:color="auto"/>
            <w:right w:val="none" w:sz="0" w:space="0" w:color="auto"/>
          </w:divBdr>
        </w:div>
        <w:div w:id="1203059504">
          <w:marLeft w:val="640"/>
          <w:marRight w:val="0"/>
          <w:marTop w:val="0"/>
          <w:marBottom w:val="0"/>
          <w:divBdr>
            <w:top w:val="none" w:sz="0" w:space="0" w:color="auto"/>
            <w:left w:val="none" w:sz="0" w:space="0" w:color="auto"/>
            <w:bottom w:val="none" w:sz="0" w:space="0" w:color="auto"/>
            <w:right w:val="none" w:sz="0" w:space="0" w:color="auto"/>
          </w:divBdr>
        </w:div>
        <w:div w:id="1086995002">
          <w:marLeft w:val="640"/>
          <w:marRight w:val="0"/>
          <w:marTop w:val="0"/>
          <w:marBottom w:val="0"/>
          <w:divBdr>
            <w:top w:val="none" w:sz="0" w:space="0" w:color="auto"/>
            <w:left w:val="none" w:sz="0" w:space="0" w:color="auto"/>
            <w:bottom w:val="none" w:sz="0" w:space="0" w:color="auto"/>
            <w:right w:val="none" w:sz="0" w:space="0" w:color="auto"/>
          </w:divBdr>
        </w:div>
        <w:div w:id="1354959098">
          <w:marLeft w:val="640"/>
          <w:marRight w:val="0"/>
          <w:marTop w:val="0"/>
          <w:marBottom w:val="0"/>
          <w:divBdr>
            <w:top w:val="none" w:sz="0" w:space="0" w:color="auto"/>
            <w:left w:val="none" w:sz="0" w:space="0" w:color="auto"/>
            <w:bottom w:val="none" w:sz="0" w:space="0" w:color="auto"/>
            <w:right w:val="none" w:sz="0" w:space="0" w:color="auto"/>
          </w:divBdr>
        </w:div>
        <w:div w:id="2027439040">
          <w:marLeft w:val="640"/>
          <w:marRight w:val="0"/>
          <w:marTop w:val="0"/>
          <w:marBottom w:val="0"/>
          <w:divBdr>
            <w:top w:val="none" w:sz="0" w:space="0" w:color="auto"/>
            <w:left w:val="none" w:sz="0" w:space="0" w:color="auto"/>
            <w:bottom w:val="none" w:sz="0" w:space="0" w:color="auto"/>
            <w:right w:val="none" w:sz="0" w:space="0" w:color="auto"/>
          </w:divBdr>
        </w:div>
        <w:div w:id="1042169067">
          <w:marLeft w:val="640"/>
          <w:marRight w:val="0"/>
          <w:marTop w:val="0"/>
          <w:marBottom w:val="0"/>
          <w:divBdr>
            <w:top w:val="none" w:sz="0" w:space="0" w:color="auto"/>
            <w:left w:val="none" w:sz="0" w:space="0" w:color="auto"/>
            <w:bottom w:val="none" w:sz="0" w:space="0" w:color="auto"/>
            <w:right w:val="none" w:sz="0" w:space="0" w:color="auto"/>
          </w:divBdr>
        </w:div>
        <w:div w:id="430011861">
          <w:marLeft w:val="640"/>
          <w:marRight w:val="0"/>
          <w:marTop w:val="0"/>
          <w:marBottom w:val="0"/>
          <w:divBdr>
            <w:top w:val="none" w:sz="0" w:space="0" w:color="auto"/>
            <w:left w:val="none" w:sz="0" w:space="0" w:color="auto"/>
            <w:bottom w:val="none" w:sz="0" w:space="0" w:color="auto"/>
            <w:right w:val="none" w:sz="0" w:space="0" w:color="auto"/>
          </w:divBdr>
        </w:div>
        <w:div w:id="112599081">
          <w:marLeft w:val="640"/>
          <w:marRight w:val="0"/>
          <w:marTop w:val="0"/>
          <w:marBottom w:val="0"/>
          <w:divBdr>
            <w:top w:val="none" w:sz="0" w:space="0" w:color="auto"/>
            <w:left w:val="none" w:sz="0" w:space="0" w:color="auto"/>
            <w:bottom w:val="none" w:sz="0" w:space="0" w:color="auto"/>
            <w:right w:val="none" w:sz="0" w:space="0" w:color="auto"/>
          </w:divBdr>
        </w:div>
        <w:div w:id="1244026303">
          <w:marLeft w:val="640"/>
          <w:marRight w:val="0"/>
          <w:marTop w:val="0"/>
          <w:marBottom w:val="0"/>
          <w:divBdr>
            <w:top w:val="none" w:sz="0" w:space="0" w:color="auto"/>
            <w:left w:val="none" w:sz="0" w:space="0" w:color="auto"/>
            <w:bottom w:val="none" w:sz="0" w:space="0" w:color="auto"/>
            <w:right w:val="none" w:sz="0" w:space="0" w:color="auto"/>
          </w:divBdr>
        </w:div>
        <w:div w:id="487329375">
          <w:marLeft w:val="640"/>
          <w:marRight w:val="0"/>
          <w:marTop w:val="0"/>
          <w:marBottom w:val="0"/>
          <w:divBdr>
            <w:top w:val="none" w:sz="0" w:space="0" w:color="auto"/>
            <w:left w:val="none" w:sz="0" w:space="0" w:color="auto"/>
            <w:bottom w:val="none" w:sz="0" w:space="0" w:color="auto"/>
            <w:right w:val="none" w:sz="0" w:space="0" w:color="auto"/>
          </w:divBdr>
        </w:div>
        <w:div w:id="1857304475">
          <w:marLeft w:val="640"/>
          <w:marRight w:val="0"/>
          <w:marTop w:val="0"/>
          <w:marBottom w:val="0"/>
          <w:divBdr>
            <w:top w:val="none" w:sz="0" w:space="0" w:color="auto"/>
            <w:left w:val="none" w:sz="0" w:space="0" w:color="auto"/>
            <w:bottom w:val="none" w:sz="0" w:space="0" w:color="auto"/>
            <w:right w:val="none" w:sz="0" w:space="0" w:color="auto"/>
          </w:divBdr>
        </w:div>
        <w:div w:id="1486700991">
          <w:marLeft w:val="640"/>
          <w:marRight w:val="0"/>
          <w:marTop w:val="0"/>
          <w:marBottom w:val="0"/>
          <w:divBdr>
            <w:top w:val="none" w:sz="0" w:space="0" w:color="auto"/>
            <w:left w:val="none" w:sz="0" w:space="0" w:color="auto"/>
            <w:bottom w:val="none" w:sz="0" w:space="0" w:color="auto"/>
            <w:right w:val="none" w:sz="0" w:space="0" w:color="auto"/>
          </w:divBdr>
        </w:div>
        <w:div w:id="1499347654">
          <w:marLeft w:val="640"/>
          <w:marRight w:val="0"/>
          <w:marTop w:val="0"/>
          <w:marBottom w:val="0"/>
          <w:divBdr>
            <w:top w:val="none" w:sz="0" w:space="0" w:color="auto"/>
            <w:left w:val="none" w:sz="0" w:space="0" w:color="auto"/>
            <w:bottom w:val="none" w:sz="0" w:space="0" w:color="auto"/>
            <w:right w:val="none" w:sz="0" w:space="0" w:color="auto"/>
          </w:divBdr>
        </w:div>
        <w:div w:id="1239168162">
          <w:marLeft w:val="640"/>
          <w:marRight w:val="0"/>
          <w:marTop w:val="0"/>
          <w:marBottom w:val="0"/>
          <w:divBdr>
            <w:top w:val="none" w:sz="0" w:space="0" w:color="auto"/>
            <w:left w:val="none" w:sz="0" w:space="0" w:color="auto"/>
            <w:bottom w:val="none" w:sz="0" w:space="0" w:color="auto"/>
            <w:right w:val="none" w:sz="0" w:space="0" w:color="auto"/>
          </w:divBdr>
        </w:div>
        <w:div w:id="1430999785">
          <w:marLeft w:val="640"/>
          <w:marRight w:val="0"/>
          <w:marTop w:val="0"/>
          <w:marBottom w:val="0"/>
          <w:divBdr>
            <w:top w:val="none" w:sz="0" w:space="0" w:color="auto"/>
            <w:left w:val="none" w:sz="0" w:space="0" w:color="auto"/>
            <w:bottom w:val="none" w:sz="0" w:space="0" w:color="auto"/>
            <w:right w:val="none" w:sz="0" w:space="0" w:color="auto"/>
          </w:divBdr>
        </w:div>
        <w:div w:id="1683822262">
          <w:marLeft w:val="640"/>
          <w:marRight w:val="0"/>
          <w:marTop w:val="0"/>
          <w:marBottom w:val="0"/>
          <w:divBdr>
            <w:top w:val="none" w:sz="0" w:space="0" w:color="auto"/>
            <w:left w:val="none" w:sz="0" w:space="0" w:color="auto"/>
            <w:bottom w:val="none" w:sz="0" w:space="0" w:color="auto"/>
            <w:right w:val="none" w:sz="0" w:space="0" w:color="auto"/>
          </w:divBdr>
        </w:div>
        <w:div w:id="1665938823">
          <w:marLeft w:val="640"/>
          <w:marRight w:val="0"/>
          <w:marTop w:val="0"/>
          <w:marBottom w:val="0"/>
          <w:divBdr>
            <w:top w:val="none" w:sz="0" w:space="0" w:color="auto"/>
            <w:left w:val="none" w:sz="0" w:space="0" w:color="auto"/>
            <w:bottom w:val="none" w:sz="0" w:space="0" w:color="auto"/>
            <w:right w:val="none" w:sz="0" w:space="0" w:color="auto"/>
          </w:divBdr>
        </w:div>
        <w:div w:id="620647916">
          <w:marLeft w:val="640"/>
          <w:marRight w:val="0"/>
          <w:marTop w:val="0"/>
          <w:marBottom w:val="0"/>
          <w:divBdr>
            <w:top w:val="none" w:sz="0" w:space="0" w:color="auto"/>
            <w:left w:val="none" w:sz="0" w:space="0" w:color="auto"/>
            <w:bottom w:val="none" w:sz="0" w:space="0" w:color="auto"/>
            <w:right w:val="none" w:sz="0" w:space="0" w:color="auto"/>
          </w:divBdr>
        </w:div>
        <w:div w:id="1670257029">
          <w:marLeft w:val="640"/>
          <w:marRight w:val="0"/>
          <w:marTop w:val="0"/>
          <w:marBottom w:val="0"/>
          <w:divBdr>
            <w:top w:val="none" w:sz="0" w:space="0" w:color="auto"/>
            <w:left w:val="none" w:sz="0" w:space="0" w:color="auto"/>
            <w:bottom w:val="none" w:sz="0" w:space="0" w:color="auto"/>
            <w:right w:val="none" w:sz="0" w:space="0" w:color="auto"/>
          </w:divBdr>
        </w:div>
        <w:div w:id="203447011">
          <w:marLeft w:val="640"/>
          <w:marRight w:val="0"/>
          <w:marTop w:val="0"/>
          <w:marBottom w:val="0"/>
          <w:divBdr>
            <w:top w:val="none" w:sz="0" w:space="0" w:color="auto"/>
            <w:left w:val="none" w:sz="0" w:space="0" w:color="auto"/>
            <w:bottom w:val="none" w:sz="0" w:space="0" w:color="auto"/>
            <w:right w:val="none" w:sz="0" w:space="0" w:color="auto"/>
          </w:divBdr>
        </w:div>
        <w:div w:id="1478036128">
          <w:marLeft w:val="640"/>
          <w:marRight w:val="0"/>
          <w:marTop w:val="0"/>
          <w:marBottom w:val="0"/>
          <w:divBdr>
            <w:top w:val="none" w:sz="0" w:space="0" w:color="auto"/>
            <w:left w:val="none" w:sz="0" w:space="0" w:color="auto"/>
            <w:bottom w:val="none" w:sz="0" w:space="0" w:color="auto"/>
            <w:right w:val="none" w:sz="0" w:space="0" w:color="auto"/>
          </w:divBdr>
        </w:div>
        <w:div w:id="777070091">
          <w:marLeft w:val="640"/>
          <w:marRight w:val="0"/>
          <w:marTop w:val="0"/>
          <w:marBottom w:val="0"/>
          <w:divBdr>
            <w:top w:val="none" w:sz="0" w:space="0" w:color="auto"/>
            <w:left w:val="none" w:sz="0" w:space="0" w:color="auto"/>
            <w:bottom w:val="none" w:sz="0" w:space="0" w:color="auto"/>
            <w:right w:val="none" w:sz="0" w:space="0" w:color="auto"/>
          </w:divBdr>
        </w:div>
        <w:div w:id="53087084">
          <w:marLeft w:val="640"/>
          <w:marRight w:val="0"/>
          <w:marTop w:val="0"/>
          <w:marBottom w:val="0"/>
          <w:divBdr>
            <w:top w:val="none" w:sz="0" w:space="0" w:color="auto"/>
            <w:left w:val="none" w:sz="0" w:space="0" w:color="auto"/>
            <w:bottom w:val="none" w:sz="0" w:space="0" w:color="auto"/>
            <w:right w:val="none" w:sz="0" w:space="0" w:color="auto"/>
          </w:divBdr>
        </w:div>
        <w:div w:id="1200969885">
          <w:marLeft w:val="640"/>
          <w:marRight w:val="0"/>
          <w:marTop w:val="0"/>
          <w:marBottom w:val="0"/>
          <w:divBdr>
            <w:top w:val="none" w:sz="0" w:space="0" w:color="auto"/>
            <w:left w:val="none" w:sz="0" w:space="0" w:color="auto"/>
            <w:bottom w:val="none" w:sz="0" w:space="0" w:color="auto"/>
            <w:right w:val="none" w:sz="0" w:space="0" w:color="auto"/>
          </w:divBdr>
        </w:div>
        <w:div w:id="513224251">
          <w:marLeft w:val="640"/>
          <w:marRight w:val="0"/>
          <w:marTop w:val="0"/>
          <w:marBottom w:val="0"/>
          <w:divBdr>
            <w:top w:val="none" w:sz="0" w:space="0" w:color="auto"/>
            <w:left w:val="none" w:sz="0" w:space="0" w:color="auto"/>
            <w:bottom w:val="none" w:sz="0" w:space="0" w:color="auto"/>
            <w:right w:val="none" w:sz="0" w:space="0" w:color="auto"/>
          </w:divBdr>
        </w:div>
        <w:div w:id="428739471">
          <w:marLeft w:val="640"/>
          <w:marRight w:val="0"/>
          <w:marTop w:val="0"/>
          <w:marBottom w:val="0"/>
          <w:divBdr>
            <w:top w:val="none" w:sz="0" w:space="0" w:color="auto"/>
            <w:left w:val="none" w:sz="0" w:space="0" w:color="auto"/>
            <w:bottom w:val="none" w:sz="0" w:space="0" w:color="auto"/>
            <w:right w:val="none" w:sz="0" w:space="0" w:color="auto"/>
          </w:divBdr>
        </w:div>
        <w:div w:id="34894624">
          <w:marLeft w:val="640"/>
          <w:marRight w:val="0"/>
          <w:marTop w:val="0"/>
          <w:marBottom w:val="0"/>
          <w:divBdr>
            <w:top w:val="none" w:sz="0" w:space="0" w:color="auto"/>
            <w:left w:val="none" w:sz="0" w:space="0" w:color="auto"/>
            <w:bottom w:val="none" w:sz="0" w:space="0" w:color="auto"/>
            <w:right w:val="none" w:sz="0" w:space="0" w:color="auto"/>
          </w:divBdr>
        </w:div>
        <w:div w:id="740952292">
          <w:marLeft w:val="640"/>
          <w:marRight w:val="0"/>
          <w:marTop w:val="0"/>
          <w:marBottom w:val="0"/>
          <w:divBdr>
            <w:top w:val="none" w:sz="0" w:space="0" w:color="auto"/>
            <w:left w:val="none" w:sz="0" w:space="0" w:color="auto"/>
            <w:bottom w:val="none" w:sz="0" w:space="0" w:color="auto"/>
            <w:right w:val="none" w:sz="0" w:space="0" w:color="auto"/>
          </w:divBdr>
        </w:div>
        <w:div w:id="642542407">
          <w:marLeft w:val="640"/>
          <w:marRight w:val="0"/>
          <w:marTop w:val="0"/>
          <w:marBottom w:val="0"/>
          <w:divBdr>
            <w:top w:val="none" w:sz="0" w:space="0" w:color="auto"/>
            <w:left w:val="none" w:sz="0" w:space="0" w:color="auto"/>
            <w:bottom w:val="none" w:sz="0" w:space="0" w:color="auto"/>
            <w:right w:val="none" w:sz="0" w:space="0" w:color="auto"/>
          </w:divBdr>
        </w:div>
        <w:div w:id="833567070">
          <w:marLeft w:val="640"/>
          <w:marRight w:val="0"/>
          <w:marTop w:val="0"/>
          <w:marBottom w:val="0"/>
          <w:divBdr>
            <w:top w:val="none" w:sz="0" w:space="0" w:color="auto"/>
            <w:left w:val="none" w:sz="0" w:space="0" w:color="auto"/>
            <w:bottom w:val="none" w:sz="0" w:space="0" w:color="auto"/>
            <w:right w:val="none" w:sz="0" w:space="0" w:color="auto"/>
          </w:divBdr>
        </w:div>
        <w:div w:id="1772159358">
          <w:marLeft w:val="640"/>
          <w:marRight w:val="0"/>
          <w:marTop w:val="0"/>
          <w:marBottom w:val="0"/>
          <w:divBdr>
            <w:top w:val="none" w:sz="0" w:space="0" w:color="auto"/>
            <w:left w:val="none" w:sz="0" w:space="0" w:color="auto"/>
            <w:bottom w:val="none" w:sz="0" w:space="0" w:color="auto"/>
            <w:right w:val="none" w:sz="0" w:space="0" w:color="auto"/>
          </w:divBdr>
        </w:div>
        <w:div w:id="1076707465">
          <w:marLeft w:val="640"/>
          <w:marRight w:val="0"/>
          <w:marTop w:val="0"/>
          <w:marBottom w:val="0"/>
          <w:divBdr>
            <w:top w:val="none" w:sz="0" w:space="0" w:color="auto"/>
            <w:left w:val="none" w:sz="0" w:space="0" w:color="auto"/>
            <w:bottom w:val="none" w:sz="0" w:space="0" w:color="auto"/>
            <w:right w:val="none" w:sz="0" w:space="0" w:color="auto"/>
          </w:divBdr>
        </w:div>
        <w:div w:id="1730150491">
          <w:marLeft w:val="640"/>
          <w:marRight w:val="0"/>
          <w:marTop w:val="0"/>
          <w:marBottom w:val="0"/>
          <w:divBdr>
            <w:top w:val="none" w:sz="0" w:space="0" w:color="auto"/>
            <w:left w:val="none" w:sz="0" w:space="0" w:color="auto"/>
            <w:bottom w:val="none" w:sz="0" w:space="0" w:color="auto"/>
            <w:right w:val="none" w:sz="0" w:space="0" w:color="auto"/>
          </w:divBdr>
        </w:div>
        <w:div w:id="698312599">
          <w:marLeft w:val="640"/>
          <w:marRight w:val="0"/>
          <w:marTop w:val="0"/>
          <w:marBottom w:val="0"/>
          <w:divBdr>
            <w:top w:val="none" w:sz="0" w:space="0" w:color="auto"/>
            <w:left w:val="none" w:sz="0" w:space="0" w:color="auto"/>
            <w:bottom w:val="none" w:sz="0" w:space="0" w:color="auto"/>
            <w:right w:val="none" w:sz="0" w:space="0" w:color="auto"/>
          </w:divBdr>
        </w:div>
        <w:div w:id="857695549">
          <w:marLeft w:val="640"/>
          <w:marRight w:val="0"/>
          <w:marTop w:val="0"/>
          <w:marBottom w:val="0"/>
          <w:divBdr>
            <w:top w:val="none" w:sz="0" w:space="0" w:color="auto"/>
            <w:left w:val="none" w:sz="0" w:space="0" w:color="auto"/>
            <w:bottom w:val="none" w:sz="0" w:space="0" w:color="auto"/>
            <w:right w:val="none" w:sz="0" w:space="0" w:color="auto"/>
          </w:divBdr>
        </w:div>
        <w:div w:id="107747934">
          <w:marLeft w:val="640"/>
          <w:marRight w:val="0"/>
          <w:marTop w:val="0"/>
          <w:marBottom w:val="0"/>
          <w:divBdr>
            <w:top w:val="none" w:sz="0" w:space="0" w:color="auto"/>
            <w:left w:val="none" w:sz="0" w:space="0" w:color="auto"/>
            <w:bottom w:val="none" w:sz="0" w:space="0" w:color="auto"/>
            <w:right w:val="none" w:sz="0" w:space="0" w:color="auto"/>
          </w:divBdr>
        </w:div>
        <w:div w:id="153031377">
          <w:marLeft w:val="640"/>
          <w:marRight w:val="0"/>
          <w:marTop w:val="0"/>
          <w:marBottom w:val="0"/>
          <w:divBdr>
            <w:top w:val="none" w:sz="0" w:space="0" w:color="auto"/>
            <w:left w:val="none" w:sz="0" w:space="0" w:color="auto"/>
            <w:bottom w:val="none" w:sz="0" w:space="0" w:color="auto"/>
            <w:right w:val="none" w:sz="0" w:space="0" w:color="auto"/>
          </w:divBdr>
        </w:div>
        <w:div w:id="1835216044">
          <w:marLeft w:val="640"/>
          <w:marRight w:val="0"/>
          <w:marTop w:val="0"/>
          <w:marBottom w:val="0"/>
          <w:divBdr>
            <w:top w:val="none" w:sz="0" w:space="0" w:color="auto"/>
            <w:left w:val="none" w:sz="0" w:space="0" w:color="auto"/>
            <w:bottom w:val="none" w:sz="0" w:space="0" w:color="auto"/>
            <w:right w:val="none" w:sz="0" w:space="0" w:color="auto"/>
          </w:divBdr>
        </w:div>
        <w:div w:id="1647785481">
          <w:marLeft w:val="640"/>
          <w:marRight w:val="0"/>
          <w:marTop w:val="0"/>
          <w:marBottom w:val="0"/>
          <w:divBdr>
            <w:top w:val="none" w:sz="0" w:space="0" w:color="auto"/>
            <w:left w:val="none" w:sz="0" w:space="0" w:color="auto"/>
            <w:bottom w:val="none" w:sz="0" w:space="0" w:color="auto"/>
            <w:right w:val="none" w:sz="0" w:space="0" w:color="auto"/>
          </w:divBdr>
        </w:div>
        <w:div w:id="536359767">
          <w:marLeft w:val="640"/>
          <w:marRight w:val="0"/>
          <w:marTop w:val="0"/>
          <w:marBottom w:val="0"/>
          <w:divBdr>
            <w:top w:val="none" w:sz="0" w:space="0" w:color="auto"/>
            <w:left w:val="none" w:sz="0" w:space="0" w:color="auto"/>
            <w:bottom w:val="none" w:sz="0" w:space="0" w:color="auto"/>
            <w:right w:val="none" w:sz="0" w:space="0" w:color="auto"/>
          </w:divBdr>
        </w:div>
        <w:div w:id="920215932">
          <w:marLeft w:val="640"/>
          <w:marRight w:val="0"/>
          <w:marTop w:val="0"/>
          <w:marBottom w:val="0"/>
          <w:divBdr>
            <w:top w:val="none" w:sz="0" w:space="0" w:color="auto"/>
            <w:left w:val="none" w:sz="0" w:space="0" w:color="auto"/>
            <w:bottom w:val="none" w:sz="0" w:space="0" w:color="auto"/>
            <w:right w:val="none" w:sz="0" w:space="0" w:color="auto"/>
          </w:divBdr>
        </w:div>
        <w:div w:id="1852527056">
          <w:marLeft w:val="640"/>
          <w:marRight w:val="0"/>
          <w:marTop w:val="0"/>
          <w:marBottom w:val="0"/>
          <w:divBdr>
            <w:top w:val="none" w:sz="0" w:space="0" w:color="auto"/>
            <w:left w:val="none" w:sz="0" w:space="0" w:color="auto"/>
            <w:bottom w:val="none" w:sz="0" w:space="0" w:color="auto"/>
            <w:right w:val="none" w:sz="0" w:space="0" w:color="auto"/>
          </w:divBdr>
        </w:div>
        <w:div w:id="1163156350">
          <w:marLeft w:val="640"/>
          <w:marRight w:val="0"/>
          <w:marTop w:val="0"/>
          <w:marBottom w:val="0"/>
          <w:divBdr>
            <w:top w:val="none" w:sz="0" w:space="0" w:color="auto"/>
            <w:left w:val="none" w:sz="0" w:space="0" w:color="auto"/>
            <w:bottom w:val="none" w:sz="0" w:space="0" w:color="auto"/>
            <w:right w:val="none" w:sz="0" w:space="0" w:color="auto"/>
          </w:divBdr>
        </w:div>
        <w:div w:id="586159942">
          <w:marLeft w:val="640"/>
          <w:marRight w:val="0"/>
          <w:marTop w:val="0"/>
          <w:marBottom w:val="0"/>
          <w:divBdr>
            <w:top w:val="none" w:sz="0" w:space="0" w:color="auto"/>
            <w:left w:val="none" w:sz="0" w:space="0" w:color="auto"/>
            <w:bottom w:val="none" w:sz="0" w:space="0" w:color="auto"/>
            <w:right w:val="none" w:sz="0" w:space="0" w:color="auto"/>
          </w:divBdr>
        </w:div>
        <w:div w:id="1430546552">
          <w:marLeft w:val="640"/>
          <w:marRight w:val="0"/>
          <w:marTop w:val="0"/>
          <w:marBottom w:val="0"/>
          <w:divBdr>
            <w:top w:val="none" w:sz="0" w:space="0" w:color="auto"/>
            <w:left w:val="none" w:sz="0" w:space="0" w:color="auto"/>
            <w:bottom w:val="none" w:sz="0" w:space="0" w:color="auto"/>
            <w:right w:val="none" w:sz="0" w:space="0" w:color="auto"/>
          </w:divBdr>
        </w:div>
        <w:div w:id="1909606899">
          <w:marLeft w:val="640"/>
          <w:marRight w:val="0"/>
          <w:marTop w:val="0"/>
          <w:marBottom w:val="0"/>
          <w:divBdr>
            <w:top w:val="none" w:sz="0" w:space="0" w:color="auto"/>
            <w:left w:val="none" w:sz="0" w:space="0" w:color="auto"/>
            <w:bottom w:val="none" w:sz="0" w:space="0" w:color="auto"/>
            <w:right w:val="none" w:sz="0" w:space="0" w:color="auto"/>
          </w:divBdr>
        </w:div>
        <w:div w:id="2050298990">
          <w:marLeft w:val="640"/>
          <w:marRight w:val="0"/>
          <w:marTop w:val="0"/>
          <w:marBottom w:val="0"/>
          <w:divBdr>
            <w:top w:val="none" w:sz="0" w:space="0" w:color="auto"/>
            <w:left w:val="none" w:sz="0" w:space="0" w:color="auto"/>
            <w:bottom w:val="none" w:sz="0" w:space="0" w:color="auto"/>
            <w:right w:val="none" w:sz="0" w:space="0" w:color="auto"/>
          </w:divBdr>
        </w:div>
        <w:div w:id="1437024166">
          <w:marLeft w:val="640"/>
          <w:marRight w:val="0"/>
          <w:marTop w:val="0"/>
          <w:marBottom w:val="0"/>
          <w:divBdr>
            <w:top w:val="none" w:sz="0" w:space="0" w:color="auto"/>
            <w:left w:val="none" w:sz="0" w:space="0" w:color="auto"/>
            <w:bottom w:val="none" w:sz="0" w:space="0" w:color="auto"/>
            <w:right w:val="none" w:sz="0" w:space="0" w:color="auto"/>
          </w:divBdr>
        </w:div>
        <w:div w:id="1542551647">
          <w:marLeft w:val="640"/>
          <w:marRight w:val="0"/>
          <w:marTop w:val="0"/>
          <w:marBottom w:val="0"/>
          <w:divBdr>
            <w:top w:val="none" w:sz="0" w:space="0" w:color="auto"/>
            <w:left w:val="none" w:sz="0" w:space="0" w:color="auto"/>
            <w:bottom w:val="none" w:sz="0" w:space="0" w:color="auto"/>
            <w:right w:val="none" w:sz="0" w:space="0" w:color="auto"/>
          </w:divBdr>
        </w:div>
        <w:div w:id="260797857">
          <w:marLeft w:val="640"/>
          <w:marRight w:val="0"/>
          <w:marTop w:val="0"/>
          <w:marBottom w:val="0"/>
          <w:divBdr>
            <w:top w:val="none" w:sz="0" w:space="0" w:color="auto"/>
            <w:left w:val="none" w:sz="0" w:space="0" w:color="auto"/>
            <w:bottom w:val="none" w:sz="0" w:space="0" w:color="auto"/>
            <w:right w:val="none" w:sz="0" w:space="0" w:color="auto"/>
          </w:divBdr>
        </w:div>
        <w:div w:id="1357346653">
          <w:marLeft w:val="640"/>
          <w:marRight w:val="0"/>
          <w:marTop w:val="0"/>
          <w:marBottom w:val="0"/>
          <w:divBdr>
            <w:top w:val="none" w:sz="0" w:space="0" w:color="auto"/>
            <w:left w:val="none" w:sz="0" w:space="0" w:color="auto"/>
            <w:bottom w:val="none" w:sz="0" w:space="0" w:color="auto"/>
            <w:right w:val="none" w:sz="0" w:space="0" w:color="auto"/>
          </w:divBdr>
        </w:div>
        <w:div w:id="1517503453">
          <w:marLeft w:val="640"/>
          <w:marRight w:val="0"/>
          <w:marTop w:val="0"/>
          <w:marBottom w:val="0"/>
          <w:divBdr>
            <w:top w:val="none" w:sz="0" w:space="0" w:color="auto"/>
            <w:left w:val="none" w:sz="0" w:space="0" w:color="auto"/>
            <w:bottom w:val="none" w:sz="0" w:space="0" w:color="auto"/>
            <w:right w:val="none" w:sz="0" w:space="0" w:color="auto"/>
          </w:divBdr>
        </w:div>
        <w:div w:id="277374179">
          <w:marLeft w:val="640"/>
          <w:marRight w:val="0"/>
          <w:marTop w:val="0"/>
          <w:marBottom w:val="0"/>
          <w:divBdr>
            <w:top w:val="none" w:sz="0" w:space="0" w:color="auto"/>
            <w:left w:val="none" w:sz="0" w:space="0" w:color="auto"/>
            <w:bottom w:val="none" w:sz="0" w:space="0" w:color="auto"/>
            <w:right w:val="none" w:sz="0" w:space="0" w:color="auto"/>
          </w:divBdr>
        </w:div>
        <w:div w:id="1834371036">
          <w:marLeft w:val="640"/>
          <w:marRight w:val="0"/>
          <w:marTop w:val="0"/>
          <w:marBottom w:val="0"/>
          <w:divBdr>
            <w:top w:val="none" w:sz="0" w:space="0" w:color="auto"/>
            <w:left w:val="none" w:sz="0" w:space="0" w:color="auto"/>
            <w:bottom w:val="none" w:sz="0" w:space="0" w:color="auto"/>
            <w:right w:val="none" w:sz="0" w:space="0" w:color="auto"/>
          </w:divBdr>
        </w:div>
        <w:div w:id="1787234301">
          <w:marLeft w:val="640"/>
          <w:marRight w:val="0"/>
          <w:marTop w:val="0"/>
          <w:marBottom w:val="0"/>
          <w:divBdr>
            <w:top w:val="none" w:sz="0" w:space="0" w:color="auto"/>
            <w:left w:val="none" w:sz="0" w:space="0" w:color="auto"/>
            <w:bottom w:val="none" w:sz="0" w:space="0" w:color="auto"/>
            <w:right w:val="none" w:sz="0" w:space="0" w:color="auto"/>
          </w:divBdr>
        </w:div>
        <w:div w:id="1841891004">
          <w:marLeft w:val="640"/>
          <w:marRight w:val="0"/>
          <w:marTop w:val="0"/>
          <w:marBottom w:val="0"/>
          <w:divBdr>
            <w:top w:val="none" w:sz="0" w:space="0" w:color="auto"/>
            <w:left w:val="none" w:sz="0" w:space="0" w:color="auto"/>
            <w:bottom w:val="none" w:sz="0" w:space="0" w:color="auto"/>
            <w:right w:val="none" w:sz="0" w:space="0" w:color="auto"/>
          </w:divBdr>
        </w:div>
        <w:div w:id="1821653326">
          <w:marLeft w:val="640"/>
          <w:marRight w:val="0"/>
          <w:marTop w:val="0"/>
          <w:marBottom w:val="0"/>
          <w:divBdr>
            <w:top w:val="none" w:sz="0" w:space="0" w:color="auto"/>
            <w:left w:val="none" w:sz="0" w:space="0" w:color="auto"/>
            <w:bottom w:val="none" w:sz="0" w:space="0" w:color="auto"/>
            <w:right w:val="none" w:sz="0" w:space="0" w:color="auto"/>
          </w:divBdr>
        </w:div>
        <w:div w:id="1903517442">
          <w:marLeft w:val="640"/>
          <w:marRight w:val="0"/>
          <w:marTop w:val="0"/>
          <w:marBottom w:val="0"/>
          <w:divBdr>
            <w:top w:val="none" w:sz="0" w:space="0" w:color="auto"/>
            <w:left w:val="none" w:sz="0" w:space="0" w:color="auto"/>
            <w:bottom w:val="none" w:sz="0" w:space="0" w:color="auto"/>
            <w:right w:val="none" w:sz="0" w:space="0" w:color="auto"/>
          </w:divBdr>
        </w:div>
        <w:div w:id="1969624081">
          <w:marLeft w:val="640"/>
          <w:marRight w:val="0"/>
          <w:marTop w:val="0"/>
          <w:marBottom w:val="0"/>
          <w:divBdr>
            <w:top w:val="none" w:sz="0" w:space="0" w:color="auto"/>
            <w:left w:val="none" w:sz="0" w:space="0" w:color="auto"/>
            <w:bottom w:val="none" w:sz="0" w:space="0" w:color="auto"/>
            <w:right w:val="none" w:sz="0" w:space="0" w:color="auto"/>
          </w:divBdr>
        </w:div>
        <w:div w:id="1810979912">
          <w:marLeft w:val="640"/>
          <w:marRight w:val="0"/>
          <w:marTop w:val="0"/>
          <w:marBottom w:val="0"/>
          <w:divBdr>
            <w:top w:val="none" w:sz="0" w:space="0" w:color="auto"/>
            <w:left w:val="none" w:sz="0" w:space="0" w:color="auto"/>
            <w:bottom w:val="none" w:sz="0" w:space="0" w:color="auto"/>
            <w:right w:val="none" w:sz="0" w:space="0" w:color="auto"/>
          </w:divBdr>
        </w:div>
        <w:div w:id="1790783135">
          <w:marLeft w:val="640"/>
          <w:marRight w:val="0"/>
          <w:marTop w:val="0"/>
          <w:marBottom w:val="0"/>
          <w:divBdr>
            <w:top w:val="none" w:sz="0" w:space="0" w:color="auto"/>
            <w:left w:val="none" w:sz="0" w:space="0" w:color="auto"/>
            <w:bottom w:val="none" w:sz="0" w:space="0" w:color="auto"/>
            <w:right w:val="none" w:sz="0" w:space="0" w:color="auto"/>
          </w:divBdr>
        </w:div>
        <w:div w:id="731545346">
          <w:marLeft w:val="640"/>
          <w:marRight w:val="0"/>
          <w:marTop w:val="0"/>
          <w:marBottom w:val="0"/>
          <w:divBdr>
            <w:top w:val="none" w:sz="0" w:space="0" w:color="auto"/>
            <w:left w:val="none" w:sz="0" w:space="0" w:color="auto"/>
            <w:bottom w:val="none" w:sz="0" w:space="0" w:color="auto"/>
            <w:right w:val="none" w:sz="0" w:space="0" w:color="auto"/>
          </w:divBdr>
        </w:div>
        <w:div w:id="745764281">
          <w:marLeft w:val="640"/>
          <w:marRight w:val="0"/>
          <w:marTop w:val="0"/>
          <w:marBottom w:val="0"/>
          <w:divBdr>
            <w:top w:val="none" w:sz="0" w:space="0" w:color="auto"/>
            <w:left w:val="none" w:sz="0" w:space="0" w:color="auto"/>
            <w:bottom w:val="none" w:sz="0" w:space="0" w:color="auto"/>
            <w:right w:val="none" w:sz="0" w:space="0" w:color="auto"/>
          </w:divBdr>
        </w:div>
        <w:div w:id="1406950130">
          <w:marLeft w:val="640"/>
          <w:marRight w:val="0"/>
          <w:marTop w:val="0"/>
          <w:marBottom w:val="0"/>
          <w:divBdr>
            <w:top w:val="none" w:sz="0" w:space="0" w:color="auto"/>
            <w:left w:val="none" w:sz="0" w:space="0" w:color="auto"/>
            <w:bottom w:val="none" w:sz="0" w:space="0" w:color="auto"/>
            <w:right w:val="none" w:sz="0" w:space="0" w:color="auto"/>
          </w:divBdr>
        </w:div>
        <w:div w:id="388453939">
          <w:marLeft w:val="640"/>
          <w:marRight w:val="0"/>
          <w:marTop w:val="0"/>
          <w:marBottom w:val="0"/>
          <w:divBdr>
            <w:top w:val="none" w:sz="0" w:space="0" w:color="auto"/>
            <w:left w:val="none" w:sz="0" w:space="0" w:color="auto"/>
            <w:bottom w:val="none" w:sz="0" w:space="0" w:color="auto"/>
            <w:right w:val="none" w:sz="0" w:space="0" w:color="auto"/>
          </w:divBdr>
        </w:div>
        <w:div w:id="2043896182">
          <w:marLeft w:val="640"/>
          <w:marRight w:val="0"/>
          <w:marTop w:val="0"/>
          <w:marBottom w:val="0"/>
          <w:divBdr>
            <w:top w:val="none" w:sz="0" w:space="0" w:color="auto"/>
            <w:left w:val="none" w:sz="0" w:space="0" w:color="auto"/>
            <w:bottom w:val="none" w:sz="0" w:space="0" w:color="auto"/>
            <w:right w:val="none" w:sz="0" w:space="0" w:color="auto"/>
          </w:divBdr>
        </w:div>
        <w:div w:id="364258132">
          <w:marLeft w:val="640"/>
          <w:marRight w:val="0"/>
          <w:marTop w:val="0"/>
          <w:marBottom w:val="0"/>
          <w:divBdr>
            <w:top w:val="none" w:sz="0" w:space="0" w:color="auto"/>
            <w:left w:val="none" w:sz="0" w:space="0" w:color="auto"/>
            <w:bottom w:val="none" w:sz="0" w:space="0" w:color="auto"/>
            <w:right w:val="none" w:sz="0" w:space="0" w:color="auto"/>
          </w:divBdr>
        </w:div>
        <w:div w:id="1610552307">
          <w:marLeft w:val="640"/>
          <w:marRight w:val="0"/>
          <w:marTop w:val="0"/>
          <w:marBottom w:val="0"/>
          <w:divBdr>
            <w:top w:val="none" w:sz="0" w:space="0" w:color="auto"/>
            <w:left w:val="none" w:sz="0" w:space="0" w:color="auto"/>
            <w:bottom w:val="none" w:sz="0" w:space="0" w:color="auto"/>
            <w:right w:val="none" w:sz="0" w:space="0" w:color="auto"/>
          </w:divBdr>
        </w:div>
        <w:div w:id="1399330248">
          <w:marLeft w:val="640"/>
          <w:marRight w:val="0"/>
          <w:marTop w:val="0"/>
          <w:marBottom w:val="0"/>
          <w:divBdr>
            <w:top w:val="none" w:sz="0" w:space="0" w:color="auto"/>
            <w:left w:val="none" w:sz="0" w:space="0" w:color="auto"/>
            <w:bottom w:val="none" w:sz="0" w:space="0" w:color="auto"/>
            <w:right w:val="none" w:sz="0" w:space="0" w:color="auto"/>
          </w:divBdr>
        </w:div>
        <w:div w:id="353921997">
          <w:marLeft w:val="640"/>
          <w:marRight w:val="0"/>
          <w:marTop w:val="0"/>
          <w:marBottom w:val="0"/>
          <w:divBdr>
            <w:top w:val="none" w:sz="0" w:space="0" w:color="auto"/>
            <w:left w:val="none" w:sz="0" w:space="0" w:color="auto"/>
            <w:bottom w:val="none" w:sz="0" w:space="0" w:color="auto"/>
            <w:right w:val="none" w:sz="0" w:space="0" w:color="auto"/>
          </w:divBdr>
        </w:div>
        <w:div w:id="1045056188">
          <w:marLeft w:val="640"/>
          <w:marRight w:val="0"/>
          <w:marTop w:val="0"/>
          <w:marBottom w:val="0"/>
          <w:divBdr>
            <w:top w:val="none" w:sz="0" w:space="0" w:color="auto"/>
            <w:left w:val="none" w:sz="0" w:space="0" w:color="auto"/>
            <w:bottom w:val="none" w:sz="0" w:space="0" w:color="auto"/>
            <w:right w:val="none" w:sz="0" w:space="0" w:color="auto"/>
          </w:divBdr>
        </w:div>
        <w:div w:id="738328988">
          <w:marLeft w:val="640"/>
          <w:marRight w:val="0"/>
          <w:marTop w:val="0"/>
          <w:marBottom w:val="0"/>
          <w:divBdr>
            <w:top w:val="none" w:sz="0" w:space="0" w:color="auto"/>
            <w:left w:val="none" w:sz="0" w:space="0" w:color="auto"/>
            <w:bottom w:val="none" w:sz="0" w:space="0" w:color="auto"/>
            <w:right w:val="none" w:sz="0" w:space="0" w:color="auto"/>
          </w:divBdr>
        </w:div>
        <w:div w:id="1483890700">
          <w:marLeft w:val="640"/>
          <w:marRight w:val="0"/>
          <w:marTop w:val="0"/>
          <w:marBottom w:val="0"/>
          <w:divBdr>
            <w:top w:val="none" w:sz="0" w:space="0" w:color="auto"/>
            <w:left w:val="none" w:sz="0" w:space="0" w:color="auto"/>
            <w:bottom w:val="none" w:sz="0" w:space="0" w:color="auto"/>
            <w:right w:val="none" w:sz="0" w:space="0" w:color="auto"/>
          </w:divBdr>
        </w:div>
        <w:div w:id="1540899843">
          <w:marLeft w:val="640"/>
          <w:marRight w:val="0"/>
          <w:marTop w:val="0"/>
          <w:marBottom w:val="0"/>
          <w:divBdr>
            <w:top w:val="none" w:sz="0" w:space="0" w:color="auto"/>
            <w:left w:val="none" w:sz="0" w:space="0" w:color="auto"/>
            <w:bottom w:val="none" w:sz="0" w:space="0" w:color="auto"/>
            <w:right w:val="none" w:sz="0" w:space="0" w:color="auto"/>
          </w:divBdr>
        </w:div>
        <w:div w:id="951789832">
          <w:marLeft w:val="640"/>
          <w:marRight w:val="0"/>
          <w:marTop w:val="0"/>
          <w:marBottom w:val="0"/>
          <w:divBdr>
            <w:top w:val="none" w:sz="0" w:space="0" w:color="auto"/>
            <w:left w:val="none" w:sz="0" w:space="0" w:color="auto"/>
            <w:bottom w:val="none" w:sz="0" w:space="0" w:color="auto"/>
            <w:right w:val="none" w:sz="0" w:space="0" w:color="auto"/>
          </w:divBdr>
        </w:div>
        <w:div w:id="612900759">
          <w:marLeft w:val="640"/>
          <w:marRight w:val="0"/>
          <w:marTop w:val="0"/>
          <w:marBottom w:val="0"/>
          <w:divBdr>
            <w:top w:val="none" w:sz="0" w:space="0" w:color="auto"/>
            <w:left w:val="none" w:sz="0" w:space="0" w:color="auto"/>
            <w:bottom w:val="none" w:sz="0" w:space="0" w:color="auto"/>
            <w:right w:val="none" w:sz="0" w:space="0" w:color="auto"/>
          </w:divBdr>
        </w:div>
        <w:div w:id="2709980">
          <w:marLeft w:val="640"/>
          <w:marRight w:val="0"/>
          <w:marTop w:val="0"/>
          <w:marBottom w:val="0"/>
          <w:divBdr>
            <w:top w:val="none" w:sz="0" w:space="0" w:color="auto"/>
            <w:left w:val="none" w:sz="0" w:space="0" w:color="auto"/>
            <w:bottom w:val="none" w:sz="0" w:space="0" w:color="auto"/>
            <w:right w:val="none" w:sz="0" w:space="0" w:color="auto"/>
          </w:divBdr>
        </w:div>
        <w:div w:id="1842429553">
          <w:marLeft w:val="640"/>
          <w:marRight w:val="0"/>
          <w:marTop w:val="0"/>
          <w:marBottom w:val="0"/>
          <w:divBdr>
            <w:top w:val="none" w:sz="0" w:space="0" w:color="auto"/>
            <w:left w:val="none" w:sz="0" w:space="0" w:color="auto"/>
            <w:bottom w:val="none" w:sz="0" w:space="0" w:color="auto"/>
            <w:right w:val="none" w:sz="0" w:space="0" w:color="auto"/>
          </w:divBdr>
        </w:div>
        <w:div w:id="2121335000">
          <w:marLeft w:val="640"/>
          <w:marRight w:val="0"/>
          <w:marTop w:val="0"/>
          <w:marBottom w:val="0"/>
          <w:divBdr>
            <w:top w:val="none" w:sz="0" w:space="0" w:color="auto"/>
            <w:left w:val="none" w:sz="0" w:space="0" w:color="auto"/>
            <w:bottom w:val="none" w:sz="0" w:space="0" w:color="auto"/>
            <w:right w:val="none" w:sz="0" w:space="0" w:color="auto"/>
          </w:divBdr>
        </w:div>
        <w:div w:id="1810122423">
          <w:marLeft w:val="640"/>
          <w:marRight w:val="0"/>
          <w:marTop w:val="0"/>
          <w:marBottom w:val="0"/>
          <w:divBdr>
            <w:top w:val="none" w:sz="0" w:space="0" w:color="auto"/>
            <w:left w:val="none" w:sz="0" w:space="0" w:color="auto"/>
            <w:bottom w:val="none" w:sz="0" w:space="0" w:color="auto"/>
            <w:right w:val="none" w:sz="0" w:space="0" w:color="auto"/>
          </w:divBdr>
        </w:div>
        <w:div w:id="1706826681">
          <w:marLeft w:val="640"/>
          <w:marRight w:val="0"/>
          <w:marTop w:val="0"/>
          <w:marBottom w:val="0"/>
          <w:divBdr>
            <w:top w:val="none" w:sz="0" w:space="0" w:color="auto"/>
            <w:left w:val="none" w:sz="0" w:space="0" w:color="auto"/>
            <w:bottom w:val="none" w:sz="0" w:space="0" w:color="auto"/>
            <w:right w:val="none" w:sz="0" w:space="0" w:color="auto"/>
          </w:divBdr>
        </w:div>
        <w:div w:id="557013012">
          <w:marLeft w:val="640"/>
          <w:marRight w:val="0"/>
          <w:marTop w:val="0"/>
          <w:marBottom w:val="0"/>
          <w:divBdr>
            <w:top w:val="none" w:sz="0" w:space="0" w:color="auto"/>
            <w:left w:val="none" w:sz="0" w:space="0" w:color="auto"/>
            <w:bottom w:val="none" w:sz="0" w:space="0" w:color="auto"/>
            <w:right w:val="none" w:sz="0" w:space="0" w:color="auto"/>
          </w:divBdr>
        </w:div>
        <w:div w:id="130442097">
          <w:marLeft w:val="640"/>
          <w:marRight w:val="0"/>
          <w:marTop w:val="0"/>
          <w:marBottom w:val="0"/>
          <w:divBdr>
            <w:top w:val="none" w:sz="0" w:space="0" w:color="auto"/>
            <w:left w:val="none" w:sz="0" w:space="0" w:color="auto"/>
            <w:bottom w:val="none" w:sz="0" w:space="0" w:color="auto"/>
            <w:right w:val="none" w:sz="0" w:space="0" w:color="auto"/>
          </w:divBdr>
        </w:div>
        <w:div w:id="2029872636">
          <w:marLeft w:val="640"/>
          <w:marRight w:val="0"/>
          <w:marTop w:val="0"/>
          <w:marBottom w:val="0"/>
          <w:divBdr>
            <w:top w:val="none" w:sz="0" w:space="0" w:color="auto"/>
            <w:left w:val="none" w:sz="0" w:space="0" w:color="auto"/>
            <w:bottom w:val="none" w:sz="0" w:space="0" w:color="auto"/>
            <w:right w:val="none" w:sz="0" w:space="0" w:color="auto"/>
          </w:divBdr>
        </w:div>
        <w:div w:id="563954281">
          <w:marLeft w:val="640"/>
          <w:marRight w:val="0"/>
          <w:marTop w:val="0"/>
          <w:marBottom w:val="0"/>
          <w:divBdr>
            <w:top w:val="none" w:sz="0" w:space="0" w:color="auto"/>
            <w:left w:val="none" w:sz="0" w:space="0" w:color="auto"/>
            <w:bottom w:val="none" w:sz="0" w:space="0" w:color="auto"/>
            <w:right w:val="none" w:sz="0" w:space="0" w:color="auto"/>
          </w:divBdr>
        </w:div>
        <w:div w:id="1190492791">
          <w:marLeft w:val="640"/>
          <w:marRight w:val="0"/>
          <w:marTop w:val="0"/>
          <w:marBottom w:val="0"/>
          <w:divBdr>
            <w:top w:val="none" w:sz="0" w:space="0" w:color="auto"/>
            <w:left w:val="none" w:sz="0" w:space="0" w:color="auto"/>
            <w:bottom w:val="none" w:sz="0" w:space="0" w:color="auto"/>
            <w:right w:val="none" w:sz="0" w:space="0" w:color="auto"/>
          </w:divBdr>
        </w:div>
        <w:div w:id="1477915491">
          <w:marLeft w:val="640"/>
          <w:marRight w:val="0"/>
          <w:marTop w:val="0"/>
          <w:marBottom w:val="0"/>
          <w:divBdr>
            <w:top w:val="none" w:sz="0" w:space="0" w:color="auto"/>
            <w:left w:val="none" w:sz="0" w:space="0" w:color="auto"/>
            <w:bottom w:val="none" w:sz="0" w:space="0" w:color="auto"/>
            <w:right w:val="none" w:sz="0" w:space="0" w:color="auto"/>
          </w:divBdr>
        </w:div>
        <w:div w:id="1892882811">
          <w:marLeft w:val="640"/>
          <w:marRight w:val="0"/>
          <w:marTop w:val="0"/>
          <w:marBottom w:val="0"/>
          <w:divBdr>
            <w:top w:val="none" w:sz="0" w:space="0" w:color="auto"/>
            <w:left w:val="none" w:sz="0" w:space="0" w:color="auto"/>
            <w:bottom w:val="none" w:sz="0" w:space="0" w:color="auto"/>
            <w:right w:val="none" w:sz="0" w:space="0" w:color="auto"/>
          </w:divBdr>
        </w:div>
        <w:div w:id="287662078">
          <w:marLeft w:val="640"/>
          <w:marRight w:val="0"/>
          <w:marTop w:val="0"/>
          <w:marBottom w:val="0"/>
          <w:divBdr>
            <w:top w:val="none" w:sz="0" w:space="0" w:color="auto"/>
            <w:left w:val="none" w:sz="0" w:space="0" w:color="auto"/>
            <w:bottom w:val="none" w:sz="0" w:space="0" w:color="auto"/>
            <w:right w:val="none" w:sz="0" w:space="0" w:color="auto"/>
          </w:divBdr>
        </w:div>
        <w:div w:id="801733765">
          <w:marLeft w:val="640"/>
          <w:marRight w:val="0"/>
          <w:marTop w:val="0"/>
          <w:marBottom w:val="0"/>
          <w:divBdr>
            <w:top w:val="none" w:sz="0" w:space="0" w:color="auto"/>
            <w:left w:val="none" w:sz="0" w:space="0" w:color="auto"/>
            <w:bottom w:val="none" w:sz="0" w:space="0" w:color="auto"/>
            <w:right w:val="none" w:sz="0" w:space="0" w:color="auto"/>
          </w:divBdr>
        </w:div>
        <w:div w:id="973561091">
          <w:marLeft w:val="640"/>
          <w:marRight w:val="0"/>
          <w:marTop w:val="0"/>
          <w:marBottom w:val="0"/>
          <w:divBdr>
            <w:top w:val="none" w:sz="0" w:space="0" w:color="auto"/>
            <w:left w:val="none" w:sz="0" w:space="0" w:color="auto"/>
            <w:bottom w:val="none" w:sz="0" w:space="0" w:color="auto"/>
            <w:right w:val="none" w:sz="0" w:space="0" w:color="auto"/>
          </w:divBdr>
        </w:div>
        <w:div w:id="1657303151">
          <w:marLeft w:val="640"/>
          <w:marRight w:val="0"/>
          <w:marTop w:val="0"/>
          <w:marBottom w:val="0"/>
          <w:divBdr>
            <w:top w:val="none" w:sz="0" w:space="0" w:color="auto"/>
            <w:left w:val="none" w:sz="0" w:space="0" w:color="auto"/>
            <w:bottom w:val="none" w:sz="0" w:space="0" w:color="auto"/>
            <w:right w:val="none" w:sz="0" w:space="0" w:color="auto"/>
          </w:divBdr>
        </w:div>
        <w:div w:id="1847668292">
          <w:marLeft w:val="640"/>
          <w:marRight w:val="0"/>
          <w:marTop w:val="0"/>
          <w:marBottom w:val="0"/>
          <w:divBdr>
            <w:top w:val="none" w:sz="0" w:space="0" w:color="auto"/>
            <w:left w:val="none" w:sz="0" w:space="0" w:color="auto"/>
            <w:bottom w:val="none" w:sz="0" w:space="0" w:color="auto"/>
            <w:right w:val="none" w:sz="0" w:space="0" w:color="auto"/>
          </w:divBdr>
        </w:div>
        <w:div w:id="143014901">
          <w:marLeft w:val="640"/>
          <w:marRight w:val="0"/>
          <w:marTop w:val="0"/>
          <w:marBottom w:val="0"/>
          <w:divBdr>
            <w:top w:val="none" w:sz="0" w:space="0" w:color="auto"/>
            <w:left w:val="none" w:sz="0" w:space="0" w:color="auto"/>
            <w:bottom w:val="none" w:sz="0" w:space="0" w:color="auto"/>
            <w:right w:val="none" w:sz="0" w:space="0" w:color="auto"/>
          </w:divBdr>
        </w:div>
        <w:div w:id="984042617">
          <w:marLeft w:val="640"/>
          <w:marRight w:val="0"/>
          <w:marTop w:val="0"/>
          <w:marBottom w:val="0"/>
          <w:divBdr>
            <w:top w:val="none" w:sz="0" w:space="0" w:color="auto"/>
            <w:left w:val="none" w:sz="0" w:space="0" w:color="auto"/>
            <w:bottom w:val="none" w:sz="0" w:space="0" w:color="auto"/>
            <w:right w:val="none" w:sz="0" w:space="0" w:color="auto"/>
          </w:divBdr>
        </w:div>
        <w:div w:id="1593316571">
          <w:marLeft w:val="640"/>
          <w:marRight w:val="0"/>
          <w:marTop w:val="0"/>
          <w:marBottom w:val="0"/>
          <w:divBdr>
            <w:top w:val="none" w:sz="0" w:space="0" w:color="auto"/>
            <w:left w:val="none" w:sz="0" w:space="0" w:color="auto"/>
            <w:bottom w:val="none" w:sz="0" w:space="0" w:color="auto"/>
            <w:right w:val="none" w:sz="0" w:space="0" w:color="auto"/>
          </w:divBdr>
        </w:div>
        <w:div w:id="408427524">
          <w:marLeft w:val="640"/>
          <w:marRight w:val="0"/>
          <w:marTop w:val="0"/>
          <w:marBottom w:val="0"/>
          <w:divBdr>
            <w:top w:val="none" w:sz="0" w:space="0" w:color="auto"/>
            <w:left w:val="none" w:sz="0" w:space="0" w:color="auto"/>
            <w:bottom w:val="none" w:sz="0" w:space="0" w:color="auto"/>
            <w:right w:val="none" w:sz="0" w:space="0" w:color="auto"/>
          </w:divBdr>
        </w:div>
        <w:div w:id="1375234968">
          <w:marLeft w:val="640"/>
          <w:marRight w:val="0"/>
          <w:marTop w:val="0"/>
          <w:marBottom w:val="0"/>
          <w:divBdr>
            <w:top w:val="none" w:sz="0" w:space="0" w:color="auto"/>
            <w:left w:val="none" w:sz="0" w:space="0" w:color="auto"/>
            <w:bottom w:val="none" w:sz="0" w:space="0" w:color="auto"/>
            <w:right w:val="none" w:sz="0" w:space="0" w:color="auto"/>
          </w:divBdr>
        </w:div>
        <w:div w:id="1388917634">
          <w:marLeft w:val="640"/>
          <w:marRight w:val="0"/>
          <w:marTop w:val="0"/>
          <w:marBottom w:val="0"/>
          <w:divBdr>
            <w:top w:val="none" w:sz="0" w:space="0" w:color="auto"/>
            <w:left w:val="none" w:sz="0" w:space="0" w:color="auto"/>
            <w:bottom w:val="none" w:sz="0" w:space="0" w:color="auto"/>
            <w:right w:val="none" w:sz="0" w:space="0" w:color="auto"/>
          </w:divBdr>
        </w:div>
        <w:div w:id="404882098">
          <w:marLeft w:val="640"/>
          <w:marRight w:val="0"/>
          <w:marTop w:val="0"/>
          <w:marBottom w:val="0"/>
          <w:divBdr>
            <w:top w:val="none" w:sz="0" w:space="0" w:color="auto"/>
            <w:left w:val="none" w:sz="0" w:space="0" w:color="auto"/>
            <w:bottom w:val="none" w:sz="0" w:space="0" w:color="auto"/>
            <w:right w:val="none" w:sz="0" w:space="0" w:color="auto"/>
          </w:divBdr>
        </w:div>
        <w:div w:id="1903173662">
          <w:marLeft w:val="640"/>
          <w:marRight w:val="0"/>
          <w:marTop w:val="0"/>
          <w:marBottom w:val="0"/>
          <w:divBdr>
            <w:top w:val="none" w:sz="0" w:space="0" w:color="auto"/>
            <w:left w:val="none" w:sz="0" w:space="0" w:color="auto"/>
            <w:bottom w:val="none" w:sz="0" w:space="0" w:color="auto"/>
            <w:right w:val="none" w:sz="0" w:space="0" w:color="auto"/>
          </w:divBdr>
        </w:div>
        <w:div w:id="540214906">
          <w:marLeft w:val="640"/>
          <w:marRight w:val="0"/>
          <w:marTop w:val="0"/>
          <w:marBottom w:val="0"/>
          <w:divBdr>
            <w:top w:val="none" w:sz="0" w:space="0" w:color="auto"/>
            <w:left w:val="none" w:sz="0" w:space="0" w:color="auto"/>
            <w:bottom w:val="none" w:sz="0" w:space="0" w:color="auto"/>
            <w:right w:val="none" w:sz="0" w:space="0" w:color="auto"/>
          </w:divBdr>
        </w:div>
        <w:div w:id="49424714">
          <w:marLeft w:val="640"/>
          <w:marRight w:val="0"/>
          <w:marTop w:val="0"/>
          <w:marBottom w:val="0"/>
          <w:divBdr>
            <w:top w:val="none" w:sz="0" w:space="0" w:color="auto"/>
            <w:left w:val="none" w:sz="0" w:space="0" w:color="auto"/>
            <w:bottom w:val="none" w:sz="0" w:space="0" w:color="auto"/>
            <w:right w:val="none" w:sz="0" w:space="0" w:color="auto"/>
          </w:divBdr>
        </w:div>
        <w:div w:id="210460551">
          <w:marLeft w:val="640"/>
          <w:marRight w:val="0"/>
          <w:marTop w:val="0"/>
          <w:marBottom w:val="0"/>
          <w:divBdr>
            <w:top w:val="none" w:sz="0" w:space="0" w:color="auto"/>
            <w:left w:val="none" w:sz="0" w:space="0" w:color="auto"/>
            <w:bottom w:val="none" w:sz="0" w:space="0" w:color="auto"/>
            <w:right w:val="none" w:sz="0" w:space="0" w:color="auto"/>
          </w:divBdr>
        </w:div>
        <w:div w:id="1785149275">
          <w:marLeft w:val="640"/>
          <w:marRight w:val="0"/>
          <w:marTop w:val="0"/>
          <w:marBottom w:val="0"/>
          <w:divBdr>
            <w:top w:val="none" w:sz="0" w:space="0" w:color="auto"/>
            <w:left w:val="none" w:sz="0" w:space="0" w:color="auto"/>
            <w:bottom w:val="none" w:sz="0" w:space="0" w:color="auto"/>
            <w:right w:val="none" w:sz="0" w:space="0" w:color="auto"/>
          </w:divBdr>
        </w:div>
        <w:div w:id="1069500436">
          <w:marLeft w:val="640"/>
          <w:marRight w:val="0"/>
          <w:marTop w:val="0"/>
          <w:marBottom w:val="0"/>
          <w:divBdr>
            <w:top w:val="none" w:sz="0" w:space="0" w:color="auto"/>
            <w:left w:val="none" w:sz="0" w:space="0" w:color="auto"/>
            <w:bottom w:val="none" w:sz="0" w:space="0" w:color="auto"/>
            <w:right w:val="none" w:sz="0" w:space="0" w:color="auto"/>
          </w:divBdr>
        </w:div>
        <w:div w:id="1339966494">
          <w:marLeft w:val="640"/>
          <w:marRight w:val="0"/>
          <w:marTop w:val="0"/>
          <w:marBottom w:val="0"/>
          <w:divBdr>
            <w:top w:val="none" w:sz="0" w:space="0" w:color="auto"/>
            <w:left w:val="none" w:sz="0" w:space="0" w:color="auto"/>
            <w:bottom w:val="none" w:sz="0" w:space="0" w:color="auto"/>
            <w:right w:val="none" w:sz="0" w:space="0" w:color="auto"/>
          </w:divBdr>
        </w:div>
        <w:div w:id="1170489729">
          <w:marLeft w:val="640"/>
          <w:marRight w:val="0"/>
          <w:marTop w:val="0"/>
          <w:marBottom w:val="0"/>
          <w:divBdr>
            <w:top w:val="none" w:sz="0" w:space="0" w:color="auto"/>
            <w:left w:val="none" w:sz="0" w:space="0" w:color="auto"/>
            <w:bottom w:val="none" w:sz="0" w:space="0" w:color="auto"/>
            <w:right w:val="none" w:sz="0" w:space="0" w:color="auto"/>
          </w:divBdr>
        </w:div>
        <w:div w:id="60519026">
          <w:marLeft w:val="640"/>
          <w:marRight w:val="0"/>
          <w:marTop w:val="0"/>
          <w:marBottom w:val="0"/>
          <w:divBdr>
            <w:top w:val="none" w:sz="0" w:space="0" w:color="auto"/>
            <w:left w:val="none" w:sz="0" w:space="0" w:color="auto"/>
            <w:bottom w:val="none" w:sz="0" w:space="0" w:color="auto"/>
            <w:right w:val="none" w:sz="0" w:space="0" w:color="auto"/>
          </w:divBdr>
        </w:div>
        <w:div w:id="933630253">
          <w:marLeft w:val="640"/>
          <w:marRight w:val="0"/>
          <w:marTop w:val="0"/>
          <w:marBottom w:val="0"/>
          <w:divBdr>
            <w:top w:val="none" w:sz="0" w:space="0" w:color="auto"/>
            <w:left w:val="none" w:sz="0" w:space="0" w:color="auto"/>
            <w:bottom w:val="none" w:sz="0" w:space="0" w:color="auto"/>
            <w:right w:val="none" w:sz="0" w:space="0" w:color="auto"/>
          </w:divBdr>
        </w:div>
        <w:div w:id="2010716065">
          <w:marLeft w:val="640"/>
          <w:marRight w:val="0"/>
          <w:marTop w:val="0"/>
          <w:marBottom w:val="0"/>
          <w:divBdr>
            <w:top w:val="none" w:sz="0" w:space="0" w:color="auto"/>
            <w:left w:val="none" w:sz="0" w:space="0" w:color="auto"/>
            <w:bottom w:val="none" w:sz="0" w:space="0" w:color="auto"/>
            <w:right w:val="none" w:sz="0" w:space="0" w:color="auto"/>
          </w:divBdr>
        </w:div>
        <w:div w:id="273485700">
          <w:marLeft w:val="640"/>
          <w:marRight w:val="0"/>
          <w:marTop w:val="0"/>
          <w:marBottom w:val="0"/>
          <w:divBdr>
            <w:top w:val="none" w:sz="0" w:space="0" w:color="auto"/>
            <w:left w:val="none" w:sz="0" w:space="0" w:color="auto"/>
            <w:bottom w:val="none" w:sz="0" w:space="0" w:color="auto"/>
            <w:right w:val="none" w:sz="0" w:space="0" w:color="auto"/>
          </w:divBdr>
        </w:div>
        <w:div w:id="1497846467">
          <w:marLeft w:val="640"/>
          <w:marRight w:val="0"/>
          <w:marTop w:val="0"/>
          <w:marBottom w:val="0"/>
          <w:divBdr>
            <w:top w:val="none" w:sz="0" w:space="0" w:color="auto"/>
            <w:left w:val="none" w:sz="0" w:space="0" w:color="auto"/>
            <w:bottom w:val="none" w:sz="0" w:space="0" w:color="auto"/>
            <w:right w:val="none" w:sz="0" w:space="0" w:color="auto"/>
          </w:divBdr>
        </w:div>
        <w:div w:id="757602000">
          <w:marLeft w:val="640"/>
          <w:marRight w:val="0"/>
          <w:marTop w:val="0"/>
          <w:marBottom w:val="0"/>
          <w:divBdr>
            <w:top w:val="none" w:sz="0" w:space="0" w:color="auto"/>
            <w:left w:val="none" w:sz="0" w:space="0" w:color="auto"/>
            <w:bottom w:val="none" w:sz="0" w:space="0" w:color="auto"/>
            <w:right w:val="none" w:sz="0" w:space="0" w:color="auto"/>
          </w:divBdr>
        </w:div>
        <w:div w:id="857086699">
          <w:marLeft w:val="640"/>
          <w:marRight w:val="0"/>
          <w:marTop w:val="0"/>
          <w:marBottom w:val="0"/>
          <w:divBdr>
            <w:top w:val="none" w:sz="0" w:space="0" w:color="auto"/>
            <w:left w:val="none" w:sz="0" w:space="0" w:color="auto"/>
            <w:bottom w:val="none" w:sz="0" w:space="0" w:color="auto"/>
            <w:right w:val="none" w:sz="0" w:space="0" w:color="auto"/>
          </w:divBdr>
        </w:div>
        <w:div w:id="912934669">
          <w:marLeft w:val="640"/>
          <w:marRight w:val="0"/>
          <w:marTop w:val="0"/>
          <w:marBottom w:val="0"/>
          <w:divBdr>
            <w:top w:val="none" w:sz="0" w:space="0" w:color="auto"/>
            <w:left w:val="none" w:sz="0" w:space="0" w:color="auto"/>
            <w:bottom w:val="none" w:sz="0" w:space="0" w:color="auto"/>
            <w:right w:val="none" w:sz="0" w:space="0" w:color="auto"/>
          </w:divBdr>
        </w:div>
        <w:div w:id="1698659826">
          <w:marLeft w:val="640"/>
          <w:marRight w:val="0"/>
          <w:marTop w:val="0"/>
          <w:marBottom w:val="0"/>
          <w:divBdr>
            <w:top w:val="none" w:sz="0" w:space="0" w:color="auto"/>
            <w:left w:val="none" w:sz="0" w:space="0" w:color="auto"/>
            <w:bottom w:val="none" w:sz="0" w:space="0" w:color="auto"/>
            <w:right w:val="none" w:sz="0" w:space="0" w:color="auto"/>
          </w:divBdr>
        </w:div>
        <w:div w:id="1583832844">
          <w:marLeft w:val="640"/>
          <w:marRight w:val="0"/>
          <w:marTop w:val="0"/>
          <w:marBottom w:val="0"/>
          <w:divBdr>
            <w:top w:val="none" w:sz="0" w:space="0" w:color="auto"/>
            <w:left w:val="none" w:sz="0" w:space="0" w:color="auto"/>
            <w:bottom w:val="none" w:sz="0" w:space="0" w:color="auto"/>
            <w:right w:val="none" w:sz="0" w:space="0" w:color="auto"/>
          </w:divBdr>
        </w:div>
        <w:div w:id="1882017740">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85783275">
      <w:bodyDiv w:val="1"/>
      <w:marLeft w:val="0"/>
      <w:marRight w:val="0"/>
      <w:marTop w:val="0"/>
      <w:marBottom w:val="0"/>
      <w:divBdr>
        <w:top w:val="none" w:sz="0" w:space="0" w:color="auto"/>
        <w:left w:val="none" w:sz="0" w:space="0" w:color="auto"/>
        <w:bottom w:val="none" w:sz="0" w:space="0" w:color="auto"/>
        <w:right w:val="none" w:sz="0" w:space="0" w:color="auto"/>
      </w:divBdr>
      <w:divsChild>
        <w:div w:id="1628701444">
          <w:marLeft w:val="640"/>
          <w:marRight w:val="0"/>
          <w:marTop w:val="0"/>
          <w:marBottom w:val="0"/>
          <w:divBdr>
            <w:top w:val="none" w:sz="0" w:space="0" w:color="auto"/>
            <w:left w:val="none" w:sz="0" w:space="0" w:color="auto"/>
            <w:bottom w:val="none" w:sz="0" w:space="0" w:color="auto"/>
            <w:right w:val="none" w:sz="0" w:space="0" w:color="auto"/>
          </w:divBdr>
        </w:div>
        <w:div w:id="1109667055">
          <w:marLeft w:val="640"/>
          <w:marRight w:val="0"/>
          <w:marTop w:val="0"/>
          <w:marBottom w:val="0"/>
          <w:divBdr>
            <w:top w:val="none" w:sz="0" w:space="0" w:color="auto"/>
            <w:left w:val="none" w:sz="0" w:space="0" w:color="auto"/>
            <w:bottom w:val="none" w:sz="0" w:space="0" w:color="auto"/>
            <w:right w:val="none" w:sz="0" w:space="0" w:color="auto"/>
          </w:divBdr>
        </w:div>
        <w:div w:id="1847547888">
          <w:marLeft w:val="640"/>
          <w:marRight w:val="0"/>
          <w:marTop w:val="0"/>
          <w:marBottom w:val="0"/>
          <w:divBdr>
            <w:top w:val="none" w:sz="0" w:space="0" w:color="auto"/>
            <w:left w:val="none" w:sz="0" w:space="0" w:color="auto"/>
            <w:bottom w:val="none" w:sz="0" w:space="0" w:color="auto"/>
            <w:right w:val="none" w:sz="0" w:space="0" w:color="auto"/>
          </w:divBdr>
        </w:div>
        <w:div w:id="909265193">
          <w:marLeft w:val="640"/>
          <w:marRight w:val="0"/>
          <w:marTop w:val="0"/>
          <w:marBottom w:val="0"/>
          <w:divBdr>
            <w:top w:val="none" w:sz="0" w:space="0" w:color="auto"/>
            <w:left w:val="none" w:sz="0" w:space="0" w:color="auto"/>
            <w:bottom w:val="none" w:sz="0" w:space="0" w:color="auto"/>
            <w:right w:val="none" w:sz="0" w:space="0" w:color="auto"/>
          </w:divBdr>
        </w:div>
        <w:div w:id="898132947">
          <w:marLeft w:val="640"/>
          <w:marRight w:val="0"/>
          <w:marTop w:val="0"/>
          <w:marBottom w:val="0"/>
          <w:divBdr>
            <w:top w:val="none" w:sz="0" w:space="0" w:color="auto"/>
            <w:left w:val="none" w:sz="0" w:space="0" w:color="auto"/>
            <w:bottom w:val="none" w:sz="0" w:space="0" w:color="auto"/>
            <w:right w:val="none" w:sz="0" w:space="0" w:color="auto"/>
          </w:divBdr>
        </w:div>
        <w:div w:id="771126915">
          <w:marLeft w:val="640"/>
          <w:marRight w:val="0"/>
          <w:marTop w:val="0"/>
          <w:marBottom w:val="0"/>
          <w:divBdr>
            <w:top w:val="none" w:sz="0" w:space="0" w:color="auto"/>
            <w:left w:val="none" w:sz="0" w:space="0" w:color="auto"/>
            <w:bottom w:val="none" w:sz="0" w:space="0" w:color="auto"/>
            <w:right w:val="none" w:sz="0" w:space="0" w:color="auto"/>
          </w:divBdr>
        </w:div>
        <w:div w:id="496966497">
          <w:marLeft w:val="640"/>
          <w:marRight w:val="0"/>
          <w:marTop w:val="0"/>
          <w:marBottom w:val="0"/>
          <w:divBdr>
            <w:top w:val="none" w:sz="0" w:space="0" w:color="auto"/>
            <w:left w:val="none" w:sz="0" w:space="0" w:color="auto"/>
            <w:bottom w:val="none" w:sz="0" w:space="0" w:color="auto"/>
            <w:right w:val="none" w:sz="0" w:space="0" w:color="auto"/>
          </w:divBdr>
        </w:div>
        <w:div w:id="2065399564">
          <w:marLeft w:val="640"/>
          <w:marRight w:val="0"/>
          <w:marTop w:val="0"/>
          <w:marBottom w:val="0"/>
          <w:divBdr>
            <w:top w:val="none" w:sz="0" w:space="0" w:color="auto"/>
            <w:left w:val="none" w:sz="0" w:space="0" w:color="auto"/>
            <w:bottom w:val="none" w:sz="0" w:space="0" w:color="auto"/>
            <w:right w:val="none" w:sz="0" w:space="0" w:color="auto"/>
          </w:divBdr>
        </w:div>
        <w:div w:id="604650185">
          <w:marLeft w:val="640"/>
          <w:marRight w:val="0"/>
          <w:marTop w:val="0"/>
          <w:marBottom w:val="0"/>
          <w:divBdr>
            <w:top w:val="none" w:sz="0" w:space="0" w:color="auto"/>
            <w:left w:val="none" w:sz="0" w:space="0" w:color="auto"/>
            <w:bottom w:val="none" w:sz="0" w:space="0" w:color="auto"/>
            <w:right w:val="none" w:sz="0" w:space="0" w:color="auto"/>
          </w:divBdr>
        </w:div>
        <w:div w:id="1317030531">
          <w:marLeft w:val="640"/>
          <w:marRight w:val="0"/>
          <w:marTop w:val="0"/>
          <w:marBottom w:val="0"/>
          <w:divBdr>
            <w:top w:val="none" w:sz="0" w:space="0" w:color="auto"/>
            <w:left w:val="none" w:sz="0" w:space="0" w:color="auto"/>
            <w:bottom w:val="none" w:sz="0" w:space="0" w:color="auto"/>
            <w:right w:val="none" w:sz="0" w:space="0" w:color="auto"/>
          </w:divBdr>
        </w:div>
        <w:div w:id="826747311">
          <w:marLeft w:val="640"/>
          <w:marRight w:val="0"/>
          <w:marTop w:val="0"/>
          <w:marBottom w:val="0"/>
          <w:divBdr>
            <w:top w:val="none" w:sz="0" w:space="0" w:color="auto"/>
            <w:left w:val="none" w:sz="0" w:space="0" w:color="auto"/>
            <w:bottom w:val="none" w:sz="0" w:space="0" w:color="auto"/>
            <w:right w:val="none" w:sz="0" w:space="0" w:color="auto"/>
          </w:divBdr>
        </w:div>
        <w:div w:id="755514394">
          <w:marLeft w:val="640"/>
          <w:marRight w:val="0"/>
          <w:marTop w:val="0"/>
          <w:marBottom w:val="0"/>
          <w:divBdr>
            <w:top w:val="none" w:sz="0" w:space="0" w:color="auto"/>
            <w:left w:val="none" w:sz="0" w:space="0" w:color="auto"/>
            <w:bottom w:val="none" w:sz="0" w:space="0" w:color="auto"/>
            <w:right w:val="none" w:sz="0" w:space="0" w:color="auto"/>
          </w:divBdr>
        </w:div>
        <w:div w:id="1376932613">
          <w:marLeft w:val="640"/>
          <w:marRight w:val="0"/>
          <w:marTop w:val="0"/>
          <w:marBottom w:val="0"/>
          <w:divBdr>
            <w:top w:val="none" w:sz="0" w:space="0" w:color="auto"/>
            <w:left w:val="none" w:sz="0" w:space="0" w:color="auto"/>
            <w:bottom w:val="none" w:sz="0" w:space="0" w:color="auto"/>
            <w:right w:val="none" w:sz="0" w:space="0" w:color="auto"/>
          </w:divBdr>
        </w:div>
        <w:div w:id="397292294">
          <w:marLeft w:val="640"/>
          <w:marRight w:val="0"/>
          <w:marTop w:val="0"/>
          <w:marBottom w:val="0"/>
          <w:divBdr>
            <w:top w:val="none" w:sz="0" w:space="0" w:color="auto"/>
            <w:left w:val="none" w:sz="0" w:space="0" w:color="auto"/>
            <w:bottom w:val="none" w:sz="0" w:space="0" w:color="auto"/>
            <w:right w:val="none" w:sz="0" w:space="0" w:color="auto"/>
          </w:divBdr>
        </w:div>
        <w:div w:id="235357863">
          <w:marLeft w:val="640"/>
          <w:marRight w:val="0"/>
          <w:marTop w:val="0"/>
          <w:marBottom w:val="0"/>
          <w:divBdr>
            <w:top w:val="none" w:sz="0" w:space="0" w:color="auto"/>
            <w:left w:val="none" w:sz="0" w:space="0" w:color="auto"/>
            <w:bottom w:val="none" w:sz="0" w:space="0" w:color="auto"/>
            <w:right w:val="none" w:sz="0" w:space="0" w:color="auto"/>
          </w:divBdr>
        </w:div>
        <w:div w:id="233661945">
          <w:marLeft w:val="640"/>
          <w:marRight w:val="0"/>
          <w:marTop w:val="0"/>
          <w:marBottom w:val="0"/>
          <w:divBdr>
            <w:top w:val="none" w:sz="0" w:space="0" w:color="auto"/>
            <w:left w:val="none" w:sz="0" w:space="0" w:color="auto"/>
            <w:bottom w:val="none" w:sz="0" w:space="0" w:color="auto"/>
            <w:right w:val="none" w:sz="0" w:space="0" w:color="auto"/>
          </w:divBdr>
        </w:div>
        <w:div w:id="541140136">
          <w:marLeft w:val="640"/>
          <w:marRight w:val="0"/>
          <w:marTop w:val="0"/>
          <w:marBottom w:val="0"/>
          <w:divBdr>
            <w:top w:val="none" w:sz="0" w:space="0" w:color="auto"/>
            <w:left w:val="none" w:sz="0" w:space="0" w:color="auto"/>
            <w:bottom w:val="none" w:sz="0" w:space="0" w:color="auto"/>
            <w:right w:val="none" w:sz="0" w:space="0" w:color="auto"/>
          </w:divBdr>
        </w:div>
        <w:div w:id="1563561590">
          <w:marLeft w:val="640"/>
          <w:marRight w:val="0"/>
          <w:marTop w:val="0"/>
          <w:marBottom w:val="0"/>
          <w:divBdr>
            <w:top w:val="none" w:sz="0" w:space="0" w:color="auto"/>
            <w:left w:val="none" w:sz="0" w:space="0" w:color="auto"/>
            <w:bottom w:val="none" w:sz="0" w:space="0" w:color="auto"/>
            <w:right w:val="none" w:sz="0" w:space="0" w:color="auto"/>
          </w:divBdr>
        </w:div>
        <w:div w:id="1666131599">
          <w:marLeft w:val="640"/>
          <w:marRight w:val="0"/>
          <w:marTop w:val="0"/>
          <w:marBottom w:val="0"/>
          <w:divBdr>
            <w:top w:val="none" w:sz="0" w:space="0" w:color="auto"/>
            <w:left w:val="none" w:sz="0" w:space="0" w:color="auto"/>
            <w:bottom w:val="none" w:sz="0" w:space="0" w:color="auto"/>
            <w:right w:val="none" w:sz="0" w:space="0" w:color="auto"/>
          </w:divBdr>
        </w:div>
        <w:div w:id="1326469734">
          <w:marLeft w:val="640"/>
          <w:marRight w:val="0"/>
          <w:marTop w:val="0"/>
          <w:marBottom w:val="0"/>
          <w:divBdr>
            <w:top w:val="none" w:sz="0" w:space="0" w:color="auto"/>
            <w:left w:val="none" w:sz="0" w:space="0" w:color="auto"/>
            <w:bottom w:val="none" w:sz="0" w:space="0" w:color="auto"/>
            <w:right w:val="none" w:sz="0" w:space="0" w:color="auto"/>
          </w:divBdr>
        </w:div>
        <w:div w:id="990060721">
          <w:marLeft w:val="640"/>
          <w:marRight w:val="0"/>
          <w:marTop w:val="0"/>
          <w:marBottom w:val="0"/>
          <w:divBdr>
            <w:top w:val="none" w:sz="0" w:space="0" w:color="auto"/>
            <w:left w:val="none" w:sz="0" w:space="0" w:color="auto"/>
            <w:bottom w:val="none" w:sz="0" w:space="0" w:color="auto"/>
            <w:right w:val="none" w:sz="0" w:space="0" w:color="auto"/>
          </w:divBdr>
        </w:div>
        <w:div w:id="1064108129">
          <w:marLeft w:val="640"/>
          <w:marRight w:val="0"/>
          <w:marTop w:val="0"/>
          <w:marBottom w:val="0"/>
          <w:divBdr>
            <w:top w:val="none" w:sz="0" w:space="0" w:color="auto"/>
            <w:left w:val="none" w:sz="0" w:space="0" w:color="auto"/>
            <w:bottom w:val="none" w:sz="0" w:space="0" w:color="auto"/>
            <w:right w:val="none" w:sz="0" w:space="0" w:color="auto"/>
          </w:divBdr>
        </w:div>
        <w:div w:id="538710231">
          <w:marLeft w:val="640"/>
          <w:marRight w:val="0"/>
          <w:marTop w:val="0"/>
          <w:marBottom w:val="0"/>
          <w:divBdr>
            <w:top w:val="none" w:sz="0" w:space="0" w:color="auto"/>
            <w:left w:val="none" w:sz="0" w:space="0" w:color="auto"/>
            <w:bottom w:val="none" w:sz="0" w:space="0" w:color="auto"/>
            <w:right w:val="none" w:sz="0" w:space="0" w:color="auto"/>
          </w:divBdr>
        </w:div>
        <w:div w:id="557933623">
          <w:marLeft w:val="640"/>
          <w:marRight w:val="0"/>
          <w:marTop w:val="0"/>
          <w:marBottom w:val="0"/>
          <w:divBdr>
            <w:top w:val="none" w:sz="0" w:space="0" w:color="auto"/>
            <w:left w:val="none" w:sz="0" w:space="0" w:color="auto"/>
            <w:bottom w:val="none" w:sz="0" w:space="0" w:color="auto"/>
            <w:right w:val="none" w:sz="0" w:space="0" w:color="auto"/>
          </w:divBdr>
        </w:div>
        <w:div w:id="1008362393">
          <w:marLeft w:val="640"/>
          <w:marRight w:val="0"/>
          <w:marTop w:val="0"/>
          <w:marBottom w:val="0"/>
          <w:divBdr>
            <w:top w:val="none" w:sz="0" w:space="0" w:color="auto"/>
            <w:left w:val="none" w:sz="0" w:space="0" w:color="auto"/>
            <w:bottom w:val="none" w:sz="0" w:space="0" w:color="auto"/>
            <w:right w:val="none" w:sz="0" w:space="0" w:color="auto"/>
          </w:divBdr>
        </w:div>
        <w:div w:id="192422125">
          <w:marLeft w:val="640"/>
          <w:marRight w:val="0"/>
          <w:marTop w:val="0"/>
          <w:marBottom w:val="0"/>
          <w:divBdr>
            <w:top w:val="none" w:sz="0" w:space="0" w:color="auto"/>
            <w:left w:val="none" w:sz="0" w:space="0" w:color="auto"/>
            <w:bottom w:val="none" w:sz="0" w:space="0" w:color="auto"/>
            <w:right w:val="none" w:sz="0" w:space="0" w:color="auto"/>
          </w:divBdr>
        </w:div>
        <w:div w:id="875700463">
          <w:marLeft w:val="640"/>
          <w:marRight w:val="0"/>
          <w:marTop w:val="0"/>
          <w:marBottom w:val="0"/>
          <w:divBdr>
            <w:top w:val="none" w:sz="0" w:space="0" w:color="auto"/>
            <w:left w:val="none" w:sz="0" w:space="0" w:color="auto"/>
            <w:bottom w:val="none" w:sz="0" w:space="0" w:color="auto"/>
            <w:right w:val="none" w:sz="0" w:space="0" w:color="auto"/>
          </w:divBdr>
        </w:div>
        <w:div w:id="84500223">
          <w:marLeft w:val="640"/>
          <w:marRight w:val="0"/>
          <w:marTop w:val="0"/>
          <w:marBottom w:val="0"/>
          <w:divBdr>
            <w:top w:val="none" w:sz="0" w:space="0" w:color="auto"/>
            <w:left w:val="none" w:sz="0" w:space="0" w:color="auto"/>
            <w:bottom w:val="none" w:sz="0" w:space="0" w:color="auto"/>
            <w:right w:val="none" w:sz="0" w:space="0" w:color="auto"/>
          </w:divBdr>
        </w:div>
        <w:div w:id="214780470">
          <w:marLeft w:val="640"/>
          <w:marRight w:val="0"/>
          <w:marTop w:val="0"/>
          <w:marBottom w:val="0"/>
          <w:divBdr>
            <w:top w:val="none" w:sz="0" w:space="0" w:color="auto"/>
            <w:left w:val="none" w:sz="0" w:space="0" w:color="auto"/>
            <w:bottom w:val="none" w:sz="0" w:space="0" w:color="auto"/>
            <w:right w:val="none" w:sz="0" w:space="0" w:color="auto"/>
          </w:divBdr>
        </w:div>
        <w:div w:id="367679700">
          <w:marLeft w:val="640"/>
          <w:marRight w:val="0"/>
          <w:marTop w:val="0"/>
          <w:marBottom w:val="0"/>
          <w:divBdr>
            <w:top w:val="none" w:sz="0" w:space="0" w:color="auto"/>
            <w:left w:val="none" w:sz="0" w:space="0" w:color="auto"/>
            <w:bottom w:val="none" w:sz="0" w:space="0" w:color="auto"/>
            <w:right w:val="none" w:sz="0" w:space="0" w:color="auto"/>
          </w:divBdr>
        </w:div>
        <w:div w:id="1391148988">
          <w:marLeft w:val="640"/>
          <w:marRight w:val="0"/>
          <w:marTop w:val="0"/>
          <w:marBottom w:val="0"/>
          <w:divBdr>
            <w:top w:val="none" w:sz="0" w:space="0" w:color="auto"/>
            <w:left w:val="none" w:sz="0" w:space="0" w:color="auto"/>
            <w:bottom w:val="none" w:sz="0" w:space="0" w:color="auto"/>
            <w:right w:val="none" w:sz="0" w:space="0" w:color="auto"/>
          </w:divBdr>
        </w:div>
        <w:div w:id="717511864">
          <w:marLeft w:val="640"/>
          <w:marRight w:val="0"/>
          <w:marTop w:val="0"/>
          <w:marBottom w:val="0"/>
          <w:divBdr>
            <w:top w:val="none" w:sz="0" w:space="0" w:color="auto"/>
            <w:left w:val="none" w:sz="0" w:space="0" w:color="auto"/>
            <w:bottom w:val="none" w:sz="0" w:space="0" w:color="auto"/>
            <w:right w:val="none" w:sz="0" w:space="0" w:color="auto"/>
          </w:divBdr>
        </w:div>
        <w:div w:id="656887528">
          <w:marLeft w:val="640"/>
          <w:marRight w:val="0"/>
          <w:marTop w:val="0"/>
          <w:marBottom w:val="0"/>
          <w:divBdr>
            <w:top w:val="none" w:sz="0" w:space="0" w:color="auto"/>
            <w:left w:val="none" w:sz="0" w:space="0" w:color="auto"/>
            <w:bottom w:val="none" w:sz="0" w:space="0" w:color="auto"/>
            <w:right w:val="none" w:sz="0" w:space="0" w:color="auto"/>
          </w:divBdr>
        </w:div>
        <w:div w:id="907182000">
          <w:marLeft w:val="640"/>
          <w:marRight w:val="0"/>
          <w:marTop w:val="0"/>
          <w:marBottom w:val="0"/>
          <w:divBdr>
            <w:top w:val="none" w:sz="0" w:space="0" w:color="auto"/>
            <w:left w:val="none" w:sz="0" w:space="0" w:color="auto"/>
            <w:bottom w:val="none" w:sz="0" w:space="0" w:color="auto"/>
            <w:right w:val="none" w:sz="0" w:space="0" w:color="auto"/>
          </w:divBdr>
        </w:div>
        <w:div w:id="1063261512">
          <w:marLeft w:val="640"/>
          <w:marRight w:val="0"/>
          <w:marTop w:val="0"/>
          <w:marBottom w:val="0"/>
          <w:divBdr>
            <w:top w:val="none" w:sz="0" w:space="0" w:color="auto"/>
            <w:left w:val="none" w:sz="0" w:space="0" w:color="auto"/>
            <w:bottom w:val="none" w:sz="0" w:space="0" w:color="auto"/>
            <w:right w:val="none" w:sz="0" w:space="0" w:color="auto"/>
          </w:divBdr>
        </w:div>
        <w:div w:id="1801726055">
          <w:marLeft w:val="640"/>
          <w:marRight w:val="0"/>
          <w:marTop w:val="0"/>
          <w:marBottom w:val="0"/>
          <w:divBdr>
            <w:top w:val="none" w:sz="0" w:space="0" w:color="auto"/>
            <w:left w:val="none" w:sz="0" w:space="0" w:color="auto"/>
            <w:bottom w:val="none" w:sz="0" w:space="0" w:color="auto"/>
            <w:right w:val="none" w:sz="0" w:space="0" w:color="auto"/>
          </w:divBdr>
        </w:div>
        <w:div w:id="274557111">
          <w:marLeft w:val="640"/>
          <w:marRight w:val="0"/>
          <w:marTop w:val="0"/>
          <w:marBottom w:val="0"/>
          <w:divBdr>
            <w:top w:val="none" w:sz="0" w:space="0" w:color="auto"/>
            <w:left w:val="none" w:sz="0" w:space="0" w:color="auto"/>
            <w:bottom w:val="none" w:sz="0" w:space="0" w:color="auto"/>
            <w:right w:val="none" w:sz="0" w:space="0" w:color="auto"/>
          </w:divBdr>
        </w:div>
        <w:div w:id="1688169510">
          <w:marLeft w:val="640"/>
          <w:marRight w:val="0"/>
          <w:marTop w:val="0"/>
          <w:marBottom w:val="0"/>
          <w:divBdr>
            <w:top w:val="none" w:sz="0" w:space="0" w:color="auto"/>
            <w:left w:val="none" w:sz="0" w:space="0" w:color="auto"/>
            <w:bottom w:val="none" w:sz="0" w:space="0" w:color="auto"/>
            <w:right w:val="none" w:sz="0" w:space="0" w:color="auto"/>
          </w:divBdr>
        </w:div>
        <w:div w:id="215745803">
          <w:marLeft w:val="640"/>
          <w:marRight w:val="0"/>
          <w:marTop w:val="0"/>
          <w:marBottom w:val="0"/>
          <w:divBdr>
            <w:top w:val="none" w:sz="0" w:space="0" w:color="auto"/>
            <w:left w:val="none" w:sz="0" w:space="0" w:color="auto"/>
            <w:bottom w:val="none" w:sz="0" w:space="0" w:color="auto"/>
            <w:right w:val="none" w:sz="0" w:space="0" w:color="auto"/>
          </w:divBdr>
        </w:div>
        <w:div w:id="1951470944">
          <w:marLeft w:val="640"/>
          <w:marRight w:val="0"/>
          <w:marTop w:val="0"/>
          <w:marBottom w:val="0"/>
          <w:divBdr>
            <w:top w:val="none" w:sz="0" w:space="0" w:color="auto"/>
            <w:left w:val="none" w:sz="0" w:space="0" w:color="auto"/>
            <w:bottom w:val="none" w:sz="0" w:space="0" w:color="auto"/>
            <w:right w:val="none" w:sz="0" w:space="0" w:color="auto"/>
          </w:divBdr>
        </w:div>
        <w:div w:id="356851641">
          <w:marLeft w:val="640"/>
          <w:marRight w:val="0"/>
          <w:marTop w:val="0"/>
          <w:marBottom w:val="0"/>
          <w:divBdr>
            <w:top w:val="none" w:sz="0" w:space="0" w:color="auto"/>
            <w:left w:val="none" w:sz="0" w:space="0" w:color="auto"/>
            <w:bottom w:val="none" w:sz="0" w:space="0" w:color="auto"/>
            <w:right w:val="none" w:sz="0" w:space="0" w:color="auto"/>
          </w:divBdr>
        </w:div>
        <w:div w:id="522862628">
          <w:marLeft w:val="640"/>
          <w:marRight w:val="0"/>
          <w:marTop w:val="0"/>
          <w:marBottom w:val="0"/>
          <w:divBdr>
            <w:top w:val="none" w:sz="0" w:space="0" w:color="auto"/>
            <w:left w:val="none" w:sz="0" w:space="0" w:color="auto"/>
            <w:bottom w:val="none" w:sz="0" w:space="0" w:color="auto"/>
            <w:right w:val="none" w:sz="0" w:space="0" w:color="auto"/>
          </w:divBdr>
        </w:div>
        <w:div w:id="1346830702">
          <w:marLeft w:val="640"/>
          <w:marRight w:val="0"/>
          <w:marTop w:val="0"/>
          <w:marBottom w:val="0"/>
          <w:divBdr>
            <w:top w:val="none" w:sz="0" w:space="0" w:color="auto"/>
            <w:left w:val="none" w:sz="0" w:space="0" w:color="auto"/>
            <w:bottom w:val="none" w:sz="0" w:space="0" w:color="auto"/>
            <w:right w:val="none" w:sz="0" w:space="0" w:color="auto"/>
          </w:divBdr>
        </w:div>
        <w:div w:id="1349332649">
          <w:marLeft w:val="640"/>
          <w:marRight w:val="0"/>
          <w:marTop w:val="0"/>
          <w:marBottom w:val="0"/>
          <w:divBdr>
            <w:top w:val="none" w:sz="0" w:space="0" w:color="auto"/>
            <w:left w:val="none" w:sz="0" w:space="0" w:color="auto"/>
            <w:bottom w:val="none" w:sz="0" w:space="0" w:color="auto"/>
            <w:right w:val="none" w:sz="0" w:space="0" w:color="auto"/>
          </w:divBdr>
        </w:div>
        <w:div w:id="682315868">
          <w:marLeft w:val="640"/>
          <w:marRight w:val="0"/>
          <w:marTop w:val="0"/>
          <w:marBottom w:val="0"/>
          <w:divBdr>
            <w:top w:val="none" w:sz="0" w:space="0" w:color="auto"/>
            <w:left w:val="none" w:sz="0" w:space="0" w:color="auto"/>
            <w:bottom w:val="none" w:sz="0" w:space="0" w:color="auto"/>
            <w:right w:val="none" w:sz="0" w:space="0" w:color="auto"/>
          </w:divBdr>
        </w:div>
        <w:div w:id="188639614">
          <w:marLeft w:val="640"/>
          <w:marRight w:val="0"/>
          <w:marTop w:val="0"/>
          <w:marBottom w:val="0"/>
          <w:divBdr>
            <w:top w:val="none" w:sz="0" w:space="0" w:color="auto"/>
            <w:left w:val="none" w:sz="0" w:space="0" w:color="auto"/>
            <w:bottom w:val="none" w:sz="0" w:space="0" w:color="auto"/>
            <w:right w:val="none" w:sz="0" w:space="0" w:color="auto"/>
          </w:divBdr>
        </w:div>
        <w:div w:id="1011445832">
          <w:marLeft w:val="640"/>
          <w:marRight w:val="0"/>
          <w:marTop w:val="0"/>
          <w:marBottom w:val="0"/>
          <w:divBdr>
            <w:top w:val="none" w:sz="0" w:space="0" w:color="auto"/>
            <w:left w:val="none" w:sz="0" w:space="0" w:color="auto"/>
            <w:bottom w:val="none" w:sz="0" w:space="0" w:color="auto"/>
            <w:right w:val="none" w:sz="0" w:space="0" w:color="auto"/>
          </w:divBdr>
        </w:div>
        <w:div w:id="667101773">
          <w:marLeft w:val="640"/>
          <w:marRight w:val="0"/>
          <w:marTop w:val="0"/>
          <w:marBottom w:val="0"/>
          <w:divBdr>
            <w:top w:val="none" w:sz="0" w:space="0" w:color="auto"/>
            <w:left w:val="none" w:sz="0" w:space="0" w:color="auto"/>
            <w:bottom w:val="none" w:sz="0" w:space="0" w:color="auto"/>
            <w:right w:val="none" w:sz="0" w:space="0" w:color="auto"/>
          </w:divBdr>
        </w:div>
        <w:div w:id="1604610456">
          <w:marLeft w:val="640"/>
          <w:marRight w:val="0"/>
          <w:marTop w:val="0"/>
          <w:marBottom w:val="0"/>
          <w:divBdr>
            <w:top w:val="none" w:sz="0" w:space="0" w:color="auto"/>
            <w:left w:val="none" w:sz="0" w:space="0" w:color="auto"/>
            <w:bottom w:val="none" w:sz="0" w:space="0" w:color="auto"/>
            <w:right w:val="none" w:sz="0" w:space="0" w:color="auto"/>
          </w:divBdr>
        </w:div>
        <w:div w:id="347877049">
          <w:marLeft w:val="640"/>
          <w:marRight w:val="0"/>
          <w:marTop w:val="0"/>
          <w:marBottom w:val="0"/>
          <w:divBdr>
            <w:top w:val="none" w:sz="0" w:space="0" w:color="auto"/>
            <w:left w:val="none" w:sz="0" w:space="0" w:color="auto"/>
            <w:bottom w:val="none" w:sz="0" w:space="0" w:color="auto"/>
            <w:right w:val="none" w:sz="0" w:space="0" w:color="auto"/>
          </w:divBdr>
        </w:div>
        <w:div w:id="1927298752">
          <w:marLeft w:val="640"/>
          <w:marRight w:val="0"/>
          <w:marTop w:val="0"/>
          <w:marBottom w:val="0"/>
          <w:divBdr>
            <w:top w:val="none" w:sz="0" w:space="0" w:color="auto"/>
            <w:left w:val="none" w:sz="0" w:space="0" w:color="auto"/>
            <w:bottom w:val="none" w:sz="0" w:space="0" w:color="auto"/>
            <w:right w:val="none" w:sz="0" w:space="0" w:color="auto"/>
          </w:divBdr>
        </w:div>
        <w:div w:id="1873689430">
          <w:marLeft w:val="640"/>
          <w:marRight w:val="0"/>
          <w:marTop w:val="0"/>
          <w:marBottom w:val="0"/>
          <w:divBdr>
            <w:top w:val="none" w:sz="0" w:space="0" w:color="auto"/>
            <w:left w:val="none" w:sz="0" w:space="0" w:color="auto"/>
            <w:bottom w:val="none" w:sz="0" w:space="0" w:color="auto"/>
            <w:right w:val="none" w:sz="0" w:space="0" w:color="auto"/>
          </w:divBdr>
        </w:div>
        <w:div w:id="1873953115">
          <w:marLeft w:val="640"/>
          <w:marRight w:val="0"/>
          <w:marTop w:val="0"/>
          <w:marBottom w:val="0"/>
          <w:divBdr>
            <w:top w:val="none" w:sz="0" w:space="0" w:color="auto"/>
            <w:left w:val="none" w:sz="0" w:space="0" w:color="auto"/>
            <w:bottom w:val="none" w:sz="0" w:space="0" w:color="auto"/>
            <w:right w:val="none" w:sz="0" w:space="0" w:color="auto"/>
          </w:divBdr>
        </w:div>
        <w:div w:id="1777747128">
          <w:marLeft w:val="640"/>
          <w:marRight w:val="0"/>
          <w:marTop w:val="0"/>
          <w:marBottom w:val="0"/>
          <w:divBdr>
            <w:top w:val="none" w:sz="0" w:space="0" w:color="auto"/>
            <w:left w:val="none" w:sz="0" w:space="0" w:color="auto"/>
            <w:bottom w:val="none" w:sz="0" w:space="0" w:color="auto"/>
            <w:right w:val="none" w:sz="0" w:space="0" w:color="auto"/>
          </w:divBdr>
        </w:div>
        <w:div w:id="1713458491">
          <w:marLeft w:val="640"/>
          <w:marRight w:val="0"/>
          <w:marTop w:val="0"/>
          <w:marBottom w:val="0"/>
          <w:divBdr>
            <w:top w:val="none" w:sz="0" w:space="0" w:color="auto"/>
            <w:left w:val="none" w:sz="0" w:space="0" w:color="auto"/>
            <w:bottom w:val="none" w:sz="0" w:space="0" w:color="auto"/>
            <w:right w:val="none" w:sz="0" w:space="0" w:color="auto"/>
          </w:divBdr>
        </w:div>
        <w:div w:id="1562473853">
          <w:marLeft w:val="640"/>
          <w:marRight w:val="0"/>
          <w:marTop w:val="0"/>
          <w:marBottom w:val="0"/>
          <w:divBdr>
            <w:top w:val="none" w:sz="0" w:space="0" w:color="auto"/>
            <w:left w:val="none" w:sz="0" w:space="0" w:color="auto"/>
            <w:bottom w:val="none" w:sz="0" w:space="0" w:color="auto"/>
            <w:right w:val="none" w:sz="0" w:space="0" w:color="auto"/>
          </w:divBdr>
        </w:div>
        <w:div w:id="1615819369">
          <w:marLeft w:val="640"/>
          <w:marRight w:val="0"/>
          <w:marTop w:val="0"/>
          <w:marBottom w:val="0"/>
          <w:divBdr>
            <w:top w:val="none" w:sz="0" w:space="0" w:color="auto"/>
            <w:left w:val="none" w:sz="0" w:space="0" w:color="auto"/>
            <w:bottom w:val="none" w:sz="0" w:space="0" w:color="auto"/>
            <w:right w:val="none" w:sz="0" w:space="0" w:color="auto"/>
          </w:divBdr>
        </w:div>
        <w:div w:id="1424760935">
          <w:marLeft w:val="640"/>
          <w:marRight w:val="0"/>
          <w:marTop w:val="0"/>
          <w:marBottom w:val="0"/>
          <w:divBdr>
            <w:top w:val="none" w:sz="0" w:space="0" w:color="auto"/>
            <w:left w:val="none" w:sz="0" w:space="0" w:color="auto"/>
            <w:bottom w:val="none" w:sz="0" w:space="0" w:color="auto"/>
            <w:right w:val="none" w:sz="0" w:space="0" w:color="auto"/>
          </w:divBdr>
        </w:div>
        <w:div w:id="460924265">
          <w:marLeft w:val="640"/>
          <w:marRight w:val="0"/>
          <w:marTop w:val="0"/>
          <w:marBottom w:val="0"/>
          <w:divBdr>
            <w:top w:val="none" w:sz="0" w:space="0" w:color="auto"/>
            <w:left w:val="none" w:sz="0" w:space="0" w:color="auto"/>
            <w:bottom w:val="none" w:sz="0" w:space="0" w:color="auto"/>
            <w:right w:val="none" w:sz="0" w:space="0" w:color="auto"/>
          </w:divBdr>
        </w:div>
        <w:div w:id="1334140504">
          <w:marLeft w:val="640"/>
          <w:marRight w:val="0"/>
          <w:marTop w:val="0"/>
          <w:marBottom w:val="0"/>
          <w:divBdr>
            <w:top w:val="none" w:sz="0" w:space="0" w:color="auto"/>
            <w:left w:val="none" w:sz="0" w:space="0" w:color="auto"/>
            <w:bottom w:val="none" w:sz="0" w:space="0" w:color="auto"/>
            <w:right w:val="none" w:sz="0" w:space="0" w:color="auto"/>
          </w:divBdr>
        </w:div>
        <w:div w:id="2036416711">
          <w:marLeft w:val="640"/>
          <w:marRight w:val="0"/>
          <w:marTop w:val="0"/>
          <w:marBottom w:val="0"/>
          <w:divBdr>
            <w:top w:val="none" w:sz="0" w:space="0" w:color="auto"/>
            <w:left w:val="none" w:sz="0" w:space="0" w:color="auto"/>
            <w:bottom w:val="none" w:sz="0" w:space="0" w:color="auto"/>
            <w:right w:val="none" w:sz="0" w:space="0" w:color="auto"/>
          </w:divBdr>
        </w:div>
        <w:div w:id="973875106">
          <w:marLeft w:val="640"/>
          <w:marRight w:val="0"/>
          <w:marTop w:val="0"/>
          <w:marBottom w:val="0"/>
          <w:divBdr>
            <w:top w:val="none" w:sz="0" w:space="0" w:color="auto"/>
            <w:left w:val="none" w:sz="0" w:space="0" w:color="auto"/>
            <w:bottom w:val="none" w:sz="0" w:space="0" w:color="auto"/>
            <w:right w:val="none" w:sz="0" w:space="0" w:color="auto"/>
          </w:divBdr>
        </w:div>
        <w:div w:id="1943339940">
          <w:marLeft w:val="640"/>
          <w:marRight w:val="0"/>
          <w:marTop w:val="0"/>
          <w:marBottom w:val="0"/>
          <w:divBdr>
            <w:top w:val="none" w:sz="0" w:space="0" w:color="auto"/>
            <w:left w:val="none" w:sz="0" w:space="0" w:color="auto"/>
            <w:bottom w:val="none" w:sz="0" w:space="0" w:color="auto"/>
            <w:right w:val="none" w:sz="0" w:space="0" w:color="auto"/>
          </w:divBdr>
        </w:div>
        <w:div w:id="596599511">
          <w:marLeft w:val="640"/>
          <w:marRight w:val="0"/>
          <w:marTop w:val="0"/>
          <w:marBottom w:val="0"/>
          <w:divBdr>
            <w:top w:val="none" w:sz="0" w:space="0" w:color="auto"/>
            <w:left w:val="none" w:sz="0" w:space="0" w:color="auto"/>
            <w:bottom w:val="none" w:sz="0" w:space="0" w:color="auto"/>
            <w:right w:val="none" w:sz="0" w:space="0" w:color="auto"/>
          </w:divBdr>
        </w:div>
        <w:div w:id="1944847388">
          <w:marLeft w:val="640"/>
          <w:marRight w:val="0"/>
          <w:marTop w:val="0"/>
          <w:marBottom w:val="0"/>
          <w:divBdr>
            <w:top w:val="none" w:sz="0" w:space="0" w:color="auto"/>
            <w:left w:val="none" w:sz="0" w:space="0" w:color="auto"/>
            <w:bottom w:val="none" w:sz="0" w:space="0" w:color="auto"/>
            <w:right w:val="none" w:sz="0" w:space="0" w:color="auto"/>
          </w:divBdr>
        </w:div>
        <w:div w:id="1007365413">
          <w:marLeft w:val="640"/>
          <w:marRight w:val="0"/>
          <w:marTop w:val="0"/>
          <w:marBottom w:val="0"/>
          <w:divBdr>
            <w:top w:val="none" w:sz="0" w:space="0" w:color="auto"/>
            <w:left w:val="none" w:sz="0" w:space="0" w:color="auto"/>
            <w:bottom w:val="none" w:sz="0" w:space="0" w:color="auto"/>
            <w:right w:val="none" w:sz="0" w:space="0" w:color="auto"/>
          </w:divBdr>
        </w:div>
        <w:div w:id="209344591">
          <w:marLeft w:val="640"/>
          <w:marRight w:val="0"/>
          <w:marTop w:val="0"/>
          <w:marBottom w:val="0"/>
          <w:divBdr>
            <w:top w:val="none" w:sz="0" w:space="0" w:color="auto"/>
            <w:left w:val="none" w:sz="0" w:space="0" w:color="auto"/>
            <w:bottom w:val="none" w:sz="0" w:space="0" w:color="auto"/>
            <w:right w:val="none" w:sz="0" w:space="0" w:color="auto"/>
          </w:divBdr>
        </w:div>
        <w:div w:id="2116753484">
          <w:marLeft w:val="640"/>
          <w:marRight w:val="0"/>
          <w:marTop w:val="0"/>
          <w:marBottom w:val="0"/>
          <w:divBdr>
            <w:top w:val="none" w:sz="0" w:space="0" w:color="auto"/>
            <w:left w:val="none" w:sz="0" w:space="0" w:color="auto"/>
            <w:bottom w:val="none" w:sz="0" w:space="0" w:color="auto"/>
            <w:right w:val="none" w:sz="0" w:space="0" w:color="auto"/>
          </w:divBdr>
        </w:div>
        <w:div w:id="725834705">
          <w:marLeft w:val="640"/>
          <w:marRight w:val="0"/>
          <w:marTop w:val="0"/>
          <w:marBottom w:val="0"/>
          <w:divBdr>
            <w:top w:val="none" w:sz="0" w:space="0" w:color="auto"/>
            <w:left w:val="none" w:sz="0" w:space="0" w:color="auto"/>
            <w:bottom w:val="none" w:sz="0" w:space="0" w:color="auto"/>
            <w:right w:val="none" w:sz="0" w:space="0" w:color="auto"/>
          </w:divBdr>
        </w:div>
        <w:div w:id="262736395">
          <w:marLeft w:val="640"/>
          <w:marRight w:val="0"/>
          <w:marTop w:val="0"/>
          <w:marBottom w:val="0"/>
          <w:divBdr>
            <w:top w:val="none" w:sz="0" w:space="0" w:color="auto"/>
            <w:left w:val="none" w:sz="0" w:space="0" w:color="auto"/>
            <w:bottom w:val="none" w:sz="0" w:space="0" w:color="auto"/>
            <w:right w:val="none" w:sz="0" w:space="0" w:color="auto"/>
          </w:divBdr>
        </w:div>
        <w:div w:id="1498157882">
          <w:marLeft w:val="640"/>
          <w:marRight w:val="0"/>
          <w:marTop w:val="0"/>
          <w:marBottom w:val="0"/>
          <w:divBdr>
            <w:top w:val="none" w:sz="0" w:space="0" w:color="auto"/>
            <w:left w:val="none" w:sz="0" w:space="0" w:color="auto"/>
            <w:bottom w:val="none" w:sz="0" w:space="0" w:color="auto"/>
            <w:right w:val="none" w:sz="0" w:space="0" w:color="auto"/>
          </w:divBdr>
        </w:div>
        <w:div w:id="752967172">
          <w:marLeft w:val="640"/>
          <w:marRight w:val="0"/>
          <w:marTop w:val="0"/>
          <w:marBottom w:val="0"/>
          <w:divBdr>
            <w:top w:val="none" w:sz="0" w:space="0" w:color="auto"/>
            <w:left w:val="none" w:sz="0" w:space="0" w:color="auto"/>
            <w:bottom w:val="none" w:sz="0" w:space="0" w:color="auto"/>
            <w:right w:val="none" w:sz="0" w:space="0" w:color="auto"/>
          </w:divBdr>
        </w:div>
        <w:div w:id="1401444371">
          <w:marLeft w:val="640"/>
          <w:marRight w:val="0"/>
          <w:marTop w:val="0"/>
          <w:marBottom w:val="0"/>
          <w:divBdr>
            <w:top w:val="none" w:sz="0" w:space="0" w:color="auto"/>
            <w:left w:val="none" w:sz="0" w:space="0" w:color="auto"/>
            <w:bottom w:val="none" w:sz="0" w:space="0" w:color="auto"/>
            <w:right w:val="none" w:sz="0" w:space="0" w:color="auto"/>
          </w:divBdr>
        </w:div>
        <w:div w:id="80180005">
          <w:marLeft w:val="640"/>
          <w:marRight w:val="0"/>
          <w:marTop w:val="0"/>
          <w:marBottom w:val="0"/>
          <w:divBdr>
            <w:top w:val="none" w:sz="0" w:space="0" w:color="auto"/>
            <w:left w:val="none" w:sz="0" w:space="0" w:color="auto"/>
            <w:bottom w:val="none" w:sz="0" w:space="0" w:color="auto"/>
            <w:right w:val="none" w:sz="0" w:space="0" w:color="auto"/>
          </w:divBdr>
        </w:div>
        <w:div w:id="2069721982">
          <w:marLeft w:val="640"/>
          <w:marRight w:val="0"/>
          <w:marTop w:val="0"/>
          <w:marBottom w:val="0"/>
          <w:divBdr>
            <w:top w:val="none" w:sz="0" w:space="0" w:color="auto"/>
            <w:left w:val="none" w:sz="0" w:space="0" w:color="auto"/>
            <w:bottom w:val="none" w:sz="0" w:space="0" w:color="auto"/>
            <w:right w:val="none" w:sz="0" w:space="0" w:color="auto"/>
          </w:divBdr>
        </w:div>
        <w:div w:id="1144128290">
          <w:marLeft w:val="640"/>
          <w:marRight w:val="0"/>
          <w:marTop w:val="0"/>
          <w:marBottom w:val="0"/>
          <w:divBdr>
            <w:top w:val="none" w:sz="0" w:space="0" w:color="auto"/>
            <w:left w:val="none" w:sz="0" w:space="0" w:color="auto"/>
            <w:bottom w:val="none" w:sz="0" w:space="0" w:color="auto"/>
            <w:right w:val="none" w:sz="0" w:space="0" w:color="auto"/>
          </w:divBdr>
        </w:div>
        <w:div w:id="744912174">
          <w:marLeft w:val="640"/>
          <w:marRight w:val="0"/>
          <w:marTop w:val="0"/>
          <w:marBottom w:val="0"/>
          <w:divBdr>
            <w:top w:val="none" w:sz="0" w:space="0" w:color="auto"/>
            <w:left w:val="none" w:sz="0" w:space="0" w:color="auto"/>
            <w:bottom w:val="none" w:sz="0" w:space="0" w:color="auto"/>
            <w:right w:val="none" w:sz="0" w:space="0" w:color="auto"/>
          </w:divBdr>
        </w:div>
        <w:div w:id="115568968">
          <w:marLeft w:val="640"/>
          <w:marRight w:val="0"/>
          <w:marTop w:val="0"/>
          <w:marBottom w:val="0"/>
          <w:divBdr>
            <w:top w:val="none" w:sz="0" w:space="0" w:color="auto"/>
            <w:left w:val="none" w:sz="0" w:space="0" w:color="auto"/>
            <w:bottom w:val="none" w:sz="0" w:space="0" w:color="auto"/>
            <w:right w:val="none" w:sz="0" w:space="0" w:color="auto"/>
          </w:divBdr>
        </w:div>
        <w:div w:id="2008316837">
          <w:marLeft w:val="640"/>
          <w:marRight w:val="0"/>
          <w:marTop w:val="0"/>
          <w:marBottom w:val="0"/>
          <w:divBdr>
            <w:top w:val="none" w:sz="0" w:space="0" w:color="auto"/>
            <w:left w:val="none" w:sz="0" w:space="0" w:color="auto"/>
            <w:bottom w:val="none" w:sz="0" w:space="0" w:color="auto"/>
            <w:right w:val="none" w:sz="0" w:space="0" w:color="auto"/>
          </w:divBdr>
        </w:div>
        <w:div w:id="565259835">
          <w:marLeft w:val="640"/>
          <w:marRight w:val="0"/>
          <w:marTop w:val="0"/>
          <w:marBottom w:val="0"/>
          <w:divBdr>
            <w:top w:val="none" w:sz="0" w:space="0" w:color="auto"/>
            <w:left w:val="none" w:sz="0" w:space="0" w:color="auto"/>
            <w:bottom w:val="none" w:sz="0" w:space="0" w:color="auto"/>
            <w:right w:val="none" w:sz="0" w:space="0" w:color="auto"/>
          </w:divBdr>
        </w:div>
        <w:div w:id="779835780">
          <w:marLeft w:val="640"/>
          <w:marRight w:val="0"/>
          <w:marTop w:val="0"/>
          <w:marBottom w:val="0"/>
          <w:divBdr>
            <w:top w:val="none" w:sz="0" w:space="0" w:color="auto"/>
            <w:left w:val="none" w:sz="0" w:space="0" w:color="auto"/>
            <w:bottom w:val="none" w:sz="0" w:space="0" w:color="auto"/>
            <w:right w:val="none" w:sz="0" w:space="0" w:color="auto"/>
          </w:divBdr>
        </w:div>
        <w:div w:id="1052269039">
          <w:marLeft w:val="640"/>
          <w:marRight w:val="0"/>
          <w:marTop w:val="0"/>
          <w:marBottom w:val="0"/>
          <w:divBdr>
            <w:top w:val="none" w:sz="0" w:space="0" w:color="auto"/>
            <w:left w:val="none" w:sz="0" w:space="0" w:color="auto"/>
            <w:bottom w:val="none" w:sz="0" w:space="0" w:color="auto"/>
            <w:right w:val="none" w:sz="0" w:space="0" w:color="auto"/>
          </w:divBdr>
        </w:div>
        <w:div w:id="953562126">
          <w:marLeft w:val="640"/>
          <w:marRight w:val="0"/>
          <w:marTop w:val="0"/>
          <w:marBottom w:val="0"/>
          <w:divBdr>
            <w:top w:val="none" w:sz="0" w:space="0" w:color="auto"/>
            <w:left w:val="none" w:sz="0" w:space="0" w:color="auto"/>
            <w:bottom w:val="none" w:sz="0" w:space="0" w:color="auto"/>
            <w:right w:val="none" w:sz="0" w:space="0" w:color="auto"/>
          </w:divBdr>
        </w:div>
        <w:div w:id="539980677">
          <w:marLeft w:val="640"/>
          <w:marRight w:val="0"/>
          <w:marTop w:val="0"/>
          <w:marBottom w:val="0"/>
          <w:divBdr>
            <w:top w:val="none" w:sz="0" w:space="0" w:color="auto"/>
            <w:left w:val="none" w:sz="0" w:space="0" w:color="auto"/>
            <w:bottom w:val="none" w:sz="0" w:space="0" w:color="auto"/>
            <w:right w:val="none" w:sz="0" w:space="0" w:color="auto"/>
          </w:divBdr>
        </w:div>
        <w:div w:id="1602571074">
          <w:marLeft w:val="640"/>
          <w:marRight w:val="0"/>
          <w:marTop w:val="0"/>
          <w:marBottom w:val="0"/>
          <w:divBdr>
            <w:top w:val="none" w:sz="0" w:space="0" w:color="auto"/>
            <w:left w:val="none" w:sz="0" w:space="0" w:color="auto"/>
            <w:bottom w:val="none" w:sz="0" w:space="0" w:color="auto"/>
            <w:right w:val="none" w:sz="0" w:space="0" w:color="auto"/>
          </w:divBdr>
        </w:div>
        <w:div w:id="894656156">
          <w:marLeft w:val="640"/>
          <w:marRight w:val="0"/>
          <w:marTop w:val="0"/>
          <w:marBottom w:val="0"/>
          <w:divBdr>
            <w:top w:val="none" w:sz="0" w:space="0" w:color="auto"/>
            <w:left w:val="none" w:sz="0" w:space="0" w:color="auto"/>
            <w:bottom w:val="none" w:sz="0" w:space="0" w:color="auto"/>
            <w:right w:val="none" w:sz="0" w:space="0" w:color="auto"/>
          </w:divBdr>
        </w:div>
        <w:div w:id="519006420">
          <w:marLeft w:val="640"/>
          <w:marRight w:val="0"/>
          <w:marTop w:val="0"/>
          <w:marBottom w:val="0"/>
          <w:divBdr>
            <w:top w:val="none" w:sz="0" w:space="0" w:color="auto"/>
            <w:left w:val="none" w:sz="0" w:space="0" w:color="auto"/>
            <w:bottom w:val="none" w:sz="0" w:space="0" w:color="auto"/>
            <w:right w:val="none" w:sz="0" w:space="0" w:color="auto"/>
          </w:divBdr>
        </w:div>
        <w:div w:id="875461509">
          <w:marLeft w:val="640"/>
          <w:marRight w:val="0"/>
          <w:marTop w:val="0"/>
          <w:marBottom w:val="0"/>
          <w:divBdr>
            <w:top w:val="none" w:sz="0" w:space="0" w:color="auto"/>
            <w:left w:val="none" w:sz="0" w:space="0" w:color="auto"/>
            <w:bottom w:val="none" w:sz="0" w:space="0" w:color="auto"/>
            <w:right w:val="none" w:sz="0" w:space="0" w:color="auto"/>
          </w:divBdr>
        </w:div>
        <w:div w:id="1175725260">
          <w:marLeft w:val="640"/>
          <w:marRight w:val="0"/>
          <w:marTop w:val="0"/>
          <w:marBottom w:val="0"/>
          <w:divBdr>
            <w:top w:val="none" w:sz="0" w:space="0" w:color="auto"/>
            <w:left w:val="none" w:sz="0" w:space="0" w:color="auto"/>
            <w:bottom w:val="none" w:sz="0" w:space="0" w:color="auto"/>
            <w:right w:val="none" w:sz="0" w:space="0" w:color="auto"/>
          </w:divBdr>
        </w:div>
        <w:div w:id="1069310407">
          <w:marLeft w:val="640"/>
          <w:marRight w:val="0"/>
          <w:marTop w:val="0"/>
          <w:marBottom w:val="0"/>
          <w:divBdr>
            <w:top w:val="none" w:sz="0" w:space="0" w:color="auto"/>
            <w:left w:val="none" w:sz="0" w:space="0" w:color="auto"/>
            <w:bottom w:val="none" w:sz="0" w:space="0" w:color="auto"/>
            <w:right w:val="none" w:sz="0" w:space="0" w:color="auto"/>
          </w:divBdr>
        </w:div>
        <w:div w:id="1181627399">
          <w:marLeft w:val="640"/>
          <w:marRight w:val="0"/>
          <w:marTop w:val="0"/>
          <w:marBottom w:val="0"/>
          <w:divBdr>
            <w:top w:val="none" w:sz="0" w:space="0" w:color="auto"/>
            <w:left w:val="none" w:sz="0" w:space="0" w:color="auto"/>
            <w:bottom w:val="none" w:sz="0" w:space="0" w:color="auto"/>
            <w:right w:val="none" w:sz="0" w:space="0" w:color="auto"/>
          </w:divBdr>
        </w:div>
        <w:div w:id="172837512">
          <w:marLeft w:val="640"/>
          <w:marRight w:val="0"/>
          <w:marTop w:val="0"/>
          <w:marBottom w:val="0"/>
          <w:divBdr>
            <w:top w:val="none" w:sz="0" w:space="0" w:color="auto"/>
            <w:left w:val="none" w:sz="0" w:space="0" w:color="auto"/>
            <w:bottom w:val="none" w:sz="0" w:space="0" w:color="auto"/>
            <w:right w:val="none" w:sz="0" w:space="0" w:color="auto"/>
          </w:divBdr>
        </w:div>
        <w:div w:id="1510366754">
          <w:marLeft w:val="640"/>
          <w:marRight w:val="0"/>
          <w:marTop w:val="0"/>
          <w:marBottom w:val="0"/>
          <w:divBdr>
            <w:top w:val="none" w:sz="0" w:space="0" w:color="auto"/>
            <w:left w:val="none" w:sz="0" w:space="0" w:color="auto"/>
            <w:bottom w:val="none" w:sz="0" w:space="0" w:color="auto"/>
            <w:right w:val="none" w:sz="0" w:space="0" w:color="auto"/>
          </w:divBdr>
        </w:div>
        <w:div w:id="1861772002">
          <w:marLeft w:val="640"/>
          <w:marRight w:val="0"/>
          <w:marTop w:val="0"/>
          <w:marBottom w:val="0"/>
          <w:divBdr>
            <w:top w:val="none" w:sz="0" w:space="0" w:color="auto"/>
            <w:left w:val="none" w:sz="0" w:space="0" w:color="auto"/>
            <w:bottom w:val="none" w:sz="0" w:space="0" w:color="auto"/>
            <w:right w:val="none" w:sz="0" w:space="0" w:color="auto"/>
          </w:divBdr>
        </w:div>
        <w:div w:id="469247004">
          <w:marLeft w:val="640"/>
          <w:marRight w:val="0"/>
          <w:marTop w:val="0"/>
          <w:marBottom w:val="0"/>
          <w:divBdr>
            <w:top w:val="none" w:sz="0" w:space="0" w:color="auto"/>
            <w:left w:val="none" w:sz="0" w:space="0" w:color="auto"/>
            <w:bottom w:val="none" w:sz="0" w:space="0" w:color="auto"/>
            <w:right w:val="none" w:sz="0" w:space="0" w:color="auto"/>
          </w:divBdr>
        </w:div>
        <w:div w:id="1356421472">
          <w:marLeft w:val="640"/>
          <w:marRight w:val="0"/>
          <w:marTop w:val="0"/>
          <w:marBottom w:val="0"/>
          <w:divBdr>
            <w:top w:val="none" w:sz="0" w:space="0" w:color="auto"/>
            <w:left w:val="none" w:sz="0" w:space="0" w:color="auto"/>
            <w:bottom w:val="none" w:sz="0" w:space="0" w:color="auto"/>
            <w:right w:val="none" w:sz="0" w:space="0" w:color="auto"/>
          </w:divBdr>
        </w:div>
        <w:div w:id="1467434305">
          <w:marLeft w:val="640"/>
          <w:marRight w:val="0"/>
          <w:marTop w:val="0"/>
          <w:marBottom w:val="0"/>
          <w:divBdr>
            <w:top w:val="none" w:sz="0" w:space="0" w:color="auto"/>
            <w:left w:val="none" w:sz="0" w:space="0" w:color="auto"/>
            <w:bottom w:val="none" w:sz="0" w:space="0" w:color="auto"/>
            <w:right w:val="none" w:sz="0" w:space="0" w:color="auto"/>
          </w:divBdr>
        </w:div>
        <w:div w:id="1867982609">
          <w:marLeft w:val="640"/>
          <w:marRight w:val="0"/>
          <w:marTop w:val="0"/>
          <w:marBottom w:val="0"/>
          <w:divBdr>
            <w:top w:val="none" w:sz="0" w:space="0" w:color="auto"/>
            <w:left w:val="none" w:sz="0" w:space="0" w:color="auto"/>
            <w:bottom w:val="none" w:sz="0" w:space="0" w:color="auto"/>
            <w:right w:val="none" w:sz="0" w:space="0" w:color="auto"/>
          </w:divBdr>
        </w:div>
        <w:div w:id="1449394518">
          <w:marLeft w:val="640"/>
          <w:marRight w:val="0"/>
          <w:marTop w:val="0"/>
          <w:marBottom w:val="0"/>
          <w:divBdr>
            <w:top w:val="none" w:sz="0" w:space="0" w:color="auto"/>
            <w:left w:val="none" w:sz="0" w:space="0" w:color="auto"/>
            <w:bottom w:val="none" w:sz="0" w:space="0" w:color="auto"/>
            <w:right w:val="none" w:sz="0" w:space="0" w:color="auto"/>
          </w:divBdr>
        </w:div>
        <w:div w:id="1354111725">
          <w:marLeft w:val="640"/>
          <w:marRight w:val="0"/>
          <w:marTop w:val="0"/>
          <w:marBottom w:val="0"/>
          <w:divBdr>
            <w:top w:val="none" w:sz="0" w:space="0" w:color="auto"/>
            <w:left w:val="none" w:sz="0" w:space="0" w:color="auto"/>
            <w:bottom w:val="none" w:sz="0" w:space="0" w:color="auto"/>
            <w:right w:val="none" w:sz="0" w:space="0" w:color="auto"/>
          </w:divBdr>
        </w:div>
        <w:div w:id="419912404">
          <w:marLeft w:val="640"/>
          <w:marRight w:val="0"/>
          <w:marTop w:val="0"/>
          <w:marBottom w:val="0"/>
          <w:divBdr>
            <w:top w:val="none" w:sz="0" w:space="0" w:color="auto"/>
            <w:left w:val="none" w:sz="0" w:space="0" w:color="auto"/>
            <w:bottom w:val="none" w:sz="0" w:space="0" w:color="auto"/>
            <w:right w:val="none" w:sz="0" w:space="0" w:color="auto"/>
          </w:divBdr>
        </w:div>
        <w:div w:id="492987135">
          <w:marLeft w:val="640"/>
          <w:marRight w:val="0"/>
          <w:marTop w:val="0"/>
          <w:marBottom w:val="0"/>
          <w:divBdr>
            <w:top w:val="none" w:sz="0" w:space="0" w:color="auto"/>
            <w:left w:val="none" w:sz="0" w:space="0" w:color="auto"/>
            <w:bottom w:val="none" w:sz="0" w:space="0" w:color="auto"/>
            <w:right w:val="none" w:sz="0" w:space="0" w:color="auto"/>
          </w:divBdr>
        </w:div>
        <w:div w:id="1703093385">
          <w:marLeft w:val="640"/>
          <w:marRight w:val="0"/>
          <w:marTop w:val="0"/>
          <w:marBottom w:val="0"/>
          <w:divBdr>
            <w:top w:val="none" w:sz="0" w:space="0" w:color="auto"/>
            <w:left w:val="none" w:sz="0" w:space="0" w:color="auto"/>
            <w:bottom w:val="none" w:sz="0" w:space="0" w:color="auto"/>
            <w:right w:val="none" w:sz="0" w:space="0" w:color="auto"/>
          </w:divBdr>
        </w:div>
        <w:div w:id="801769285">
          <w:marLeft w:val="640"/>
          <w:marRight w:val="0"/>
          <w:marTop w:val="0"/>
          <w:marBottom w:val="0"/>
          <w:divBdr>
            <w:top w:val="none" w:sz="0" w:space="0" w:color="auto"/>
            <w:left w:val="none" w:sz="0" w:space="0" w:color="auto"/>
            <w:bottom w:val="none" w:sz="0" w:space="0" w:color="auto"/>
            <w:right w:val="none" w:sz="0" w:space="0" w:color="auto"/>
          </w:divBdr>
        </w:div>
        <w:div w:id="1543711236">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850826392">
          <w:marLeft w:val="640"/>
          <w:marRight w:val="0"/>
          <w:marTop w:val="0"/>
          <w:marBottom w:val="0"/>
          <w:divBdr>
            <w:top w:val="none" w:sz="0" w:space="0" w:color="auto"/>
            <w:left w:val="none" w:sz="0" w:space="0" w:color="auto"/>
            <w:bottom w:val="none" w:sz="0" w:space="0" w:color="auto"/>
            <w:right w:val="none" w:sz="0" w:space="0" w:color="auto"/>
          </w:divBdr>
        </w:div>
        <w:div w:id="13963429">
          <w:marLeft w:val="640"/>
          <w:marRight w:val="0"/>
          <w:marTop w:val="0"/>
          <w:marBottom w:val="0"/>
          <w:divBdr>
            <w:top w:val="none" w:sz="0" w:space="0" w:color="auto"/>
            <w:left w:val="none" w:sz="0" w:space="0" w:color="auto"/>
            <w:bottom w:val="none" w:sz="0" w:space="0" w:color="auto"/>
            <w:right w:val="none" w:sz="0" w:space="0" w:color="auto"/>
          </w:divBdr>
        </w:div>
        <w:div w:id="587420297">
          <w:marLeft w:val="640"/>
          <w:marRight w:val="0"/>
          <w:marTop w:val="0"/>
          <w:marBottom w:val="0"/>
          <w:divBdr>
            <w:top w:val="none" w:sz="0" w:space="0" w:color="auto"/>
            <w:left w:val="none" w:sz="0" w:space="0" w:color="auto"/>
            <w:bottom w:val="none" w:sz="0" w:space="0" w:color="auto"/>
            <w:right w:val="none" w:sz="0" w:space="0" w:color="auto"/>
          </w:divBdr>
        </w:div>
        <w:div w:id="2073236124">
          <w:marLeft w:val="640"/>
          <w:marRight w:val="0"/>
          <w:marTop w:val="0"/>
          <w:marBottom w:val="0"/>
          <w:divBdr>
            <w:top w:val="none" w:sz="0" w:space="0" w:color="auto"/>
            <w:left w:val="none" w:sz="0" w:space="0" w:color="auto"/>
            <w:bottom w:val="none" w:sz="0" w:space="0" w:color="auto"/>
            <w:right w:val="none" w:sz="0" w:space="0" w:color="auto"/>
          </w:divBdr>
        </w:div>
        <w:div w:id="2024475568">
          <w:marLeft w:val="640"/>
          <w:marRight w:val="0"/>
          <w:marTop w:val="0"/>
          <w:marBottom w:val="0"/>
          <w:divBdr>
            <w:top w:val="none" w:sz="0" w:space="0" w:color="auto"/>
            <w:left w:val="none" w:sz="0" w:space="0" w:color="auto"/>
            <w:bottom w:val="none" w:sz="0" w:space="0" w:color="auto"/>
            <w:right w:val="none" w:sz="0" w:space="0" w:color="auto"/>
          </w:divBdr>
        </w:div>
        <w:div w:id="1626042964">
          <w:marLeft w:val="640"/>
          <w:marRight w:val="0"/>
          <w:marTop w:val="0"/>
          <w:marBottom w:val="0"/>
          <w:divBdr>
            <w:top w:val="none" w:sz="0" w:space="0" w:color="auto"/>
            <w:left w:val="none" w:sz="0" w:space="0" w:color="auto"/>
            <w:bottom w:val="none" w:sz="0" w:space="0" w:color="auto"/>
            <w:right w:val="none" w:sz="0" w:space="0" w:color="auto"/>
          </w:divBdr>
        </w:div>
        <w:div w:id="897209806">
          <w:marLeft w:val="640"/>
          <w:marRight w:val="0"/>
          <w:marTop w:val="0"/>
          <w:marBottom w:val="0"/>
          <w:divBdr>
            <w:top w:val="none" w:sz="0" w:space="0" w:color="auto"/>
            <w:left w:val="none" w:sz="0" w:space="0" w:color="auto"/>
            <w:bottom w:val="none" w:sz="0" w:space="0" w:color="auto"/>
            <w:right w:val="none" w:sz="0" w:space="0" w:color="auto"/>
          </w:divBdr>
        </w:div>
        <w:div w:id="1596942921">
          <w:marLeft w:val="640"/>
          <w:marRight w:val="0"/>
          <w:marTop w:val="0"/>
          <w:marBottom w:val="0"/>
          <w:divBdr>
            <w:top w:val="none" w:sz="0" w:space="0" w:color="auto"/>
            <w:left w:val="none" w:sz="0" w:space="0" w:color="auto"/>
            <w:bottom w:val="none" w:sz="0" w:space="0" w:color="auto"/>
            <w:right w:val="none" w:sz="0" w:space="0" w:color="auto"/>
          </w:divBdr>
        </w:div>
        <w:div w:id="524563631">
          <w:marLeft w:val="640"/>
          <w:marRight w:val="0"/>
          <w:marTop w:val="0"/>
          <w:marBottom w:val="0"/>
          <w:divBdr>
            <w:top w:val="none" w:sz="0" w:space="0" w:color="auto"/>
            <w:left w:val="none" w:sz="0" w:space="0" w:color="auto"/>
            <w:bottom w:val="none" w:sz="0" w:space="0" w:color="auto"/>
            <w:right w:val="none" w:sz="0" w:space="0" w:color="auto"/>
          </w:divBdr>
        </w:div>
        <w:div w:id="1125390037">
          <w:marLeft w:val="640"/>
          <w:marRight w:val="0"/>
          <w:marTop w:val="0"/>
          <w:marBottom w:val="0"/>
          <w:divBdr>
            <w:top w:val="none" w:sz="0" w:space="0" w:color="auto"/>
            <w:left w:val="none" w:sz="0" w:space="0" w:color="auto"/>
            <w:bottom w:val="none" w:sz="0" w:space="0" w:color="auto"/>
            <w:right w:val="none" w:sz="0" w:space="0" w:color="auto"/>
          </w:divBdr>
        </w:div>
        <w:div w:id="97868521">
          <w:marLeft w:val="640"/>
          <w:marRight w:val="0"/>
          <w:marTop w:val="0"/>
          <w:marBottom w:val="0"/>
          <w:divBdr>
            <w:top w:val="none" w:sz="0" w:space="0" w:color="auto"/>
            <w:left w:val="none" w:sz="0" w:space="0" w:color="auto"/>
            <w:bottom w:val="none" w:sz="0" w:space="0" w:color="auto"/>
            <w:right w:val="none" w:sz="0" w:space="0" w:color="auto"/>
          </w:divBdr>
        </w:div>
        <w:div w:id="1223323627">
          <w:marLeft w:val="640"/>
          <w:marRight w:val="0"/>
          <w:marTop w:val="0"/>
          <w:marBottom w:val="0"/>
          <w:divBdr>
            <w:top w:val="none" w:sz="0" w:space="0" w:color="auto"/>
            <w:left w:val="none" w:sz="0" w:space="0" w:color="auto"/>
            <w:bottom w:val="none" w:sz="0" w:space="0" w:color="auto"/>
            <w:right w:val="none" w:sz="0" w:space="0" w:color="auto"/>
          </w:divBdr>
        </w:div>
        <w:div w:id="979849480">
          <w:marLeft w:val="640"/>
          <w:marRight w:val="0"/>
          <w:marTop w:val="0"/>
          <w:marBottom w:val="0"/>
          <w:divBdr>
            <w:top w:val="none" w:sz="0" w:space="0" w:color="auto"/>
            <w:left w:val="none" w:sz="0" w:space="0" w:color="auto"/>
            <w:bottom w:val="none" w:sz="0" w:space="0" w:color="auto"/>
            <w:right w:val="none" w:sz="0" w:space="0" w:color="auto"/>
          </w:divBdr>
        </w:div>
        <w:div w:id="1023088774">
          <w:marLeft w:val="640"/>
          <w:marRight w:val="0"/>
          <w:marTop w:val="0"/>
          <w:marBottom w:val="0"/>
          <w:divBdr>
            <w:top w:val="none" w:sz="0" w:space="0" w:color="auto"/>
            <w:left w:val="none" w:sz="0" w:space="0" w:color="auto"/>
            <w:bottom w:val="none" w:sz="0" w:space="0" w:color="auto"/>
            <w:right w:val="none" w:sz="0" w:space="0" w:color="auto"/>
          </w:divBdr>
        </w:div>
        <w:div w:id="1263757748">
          <w:marLeft w:val="640"/>
          <w:marRight w:val="0"/>
          <w:marTop w:val="0"/>
          <w:marBottom w:val="0"/>
          <w:divBdr>
            <w:top w:val="none" w:sz="0" w:space="0" w:color="auto"/>
            <w:left w:val="none" w:sz="0" w:space="0" w:color="auto"/>
            <w:bottom w:val="none" w:sz="0" w:space="0" w:color="auto"/>
            <w:right w:val="none" w:sz="0" w:space="0" w:color="auto"/>
          </w:divBdr>
        </w:div>
        <w:div w:id="969240419">
          <w:marLeft w:val="640"/>
          <w:marRight w:val="0"/>
          <w:marTop w:val="0"/>
          <w:marBottom w:val="0"/>
          <w:divBdr>
            <w:top w:val="none" w:sz="0" w:space="0" w:color="auto"/>
            <w:left w:val="none" w:sz="0" w:space="0" w:color="auto"/>
            <w:bottom w:val="none" w:sz="0" w:space="0" w:color="auto"/>
            <w:right w:val="none" w:sz="0" w:space="0" w:color="auto"/>
          </w:divBdr>
        </w:div>
        <w:div w:id="1523861890">
          <w:marLeft w:val="640"/>
          <w:marRight w:val="0"/>
          <w:marTop w:val="0"/>
          <w:marBottom w:val="0"/>
          <w:divBdr>
            <w:top w:val="none" w:sz="0" w:space="0" w:color="auto"/>
            <w:left w:val="none" w:sz="0" w:space="0" w:color="auto"/>
            <w:bottom w:val="none" w:sz="0" w:space="0" w:color="auto"/>
            <w:right w:val="none" w:sz="0" w:space="0" w:color="auto"/>
          </w:divBdr>
        </w:div>
        <w:div w:id="573979799">
          <w:marLeft w:val="640"/>
          <w:marRight w:val="0"/>
          <w:marTop w:val="0"/>
          <w:marBottom w:val="0"/>
          <w:divBdr>
            <w:top w:val="none" w:sz="0" w:space="0" w:color="auto"/>
            <w:left w:val="none" w:sz="0" w:space="0" w:color="auto"/>
            <w:bottom w:val="none" w:sz="0" w:space="0" w:color="auto"/>
            <w:right w:val="none" w:sz="0" w:space="0" w:color="auto"/>
          </w:divBdr>
        </w:div>
        <w:div w:id="415833086">
          <w:marLeft w:val="640"/>
          <w:marRight w:val="0"/>
          <w:marTop w:val="0"/>
          <w:marBottom w:val="0"/>
          <w:divBdr>
            <w:top w:val="none" w:sz="0" w:space="0" w:color="auto"/>
            <w:left w:val="none" w:sz="0" w:space="0" w:color="auto"/>
            <w:bottom w:val="none" w:sz="0" w:space="0" w:color="auto"/>
            <w:right w:val="none" w:sz="0" w:space="0" w:color="auto"/>
          </w:divBdr>
        </w:div>
        <w:div w:id="2101100346">
          <w:marLeft w:val="640"/>
          <w:marRight w:val="0"/>
          <w:marTop w:val="0"/>
          <w:marBottom w:val="0"/>
          <w:divBdr>
            <w:top w:val="none" w:sz="0" w:space="0" w:color="auto"/>
            <w:left w:val="none" w:sz="0" w:space="0" w:color="auto"/>
            <w:bottom w:val="none" w:sz="0" w:space="0" w:color="auto"/>
            <w:right w:val="none" w:sz="0" w:space="0" w:color="auto"/>
          </w:divBdr>
        </w:div>
        <w:div w:id="861211003">
          <w:marLeft w:val="640"/>
          <w:marRight w:val="0"/>
          <w:marTop w:val="0"/>
          <w:marBottom w:val="0"/>
          <w:divBdr>
            <w:top w:val="none" w:sz="0" w:space="0" w:color="auto"/>
            <w:left w:val="none" w:sz="0" w:space="0" w:color="auto"/>
            <w:bottom w:val="none" w:sz="0" w:space="0" w:color="auto"/>
            <w:right w:val="none" w:sz="0" w:space="0" w:color="auto"/>
          </w:divBdr>
        </w:div>
        <w:div w:id="1208642019">
          <w:marLeft w:val="640"/>
          <w:marRight w:val="0"/>
          <w:marTop w:val="0"/>
          <w:marBottom w:val="0"/>
          <w:divBdr>
            <w:top w:val="none" w:sz="0" w:space="0" w:color="auto"/>
            <w:left w:val="none" w:sz="0" w:space="0" w:color="auto"/>
            <w:bottom w:val="none" w:sz="0" w:space="0" w:color="auto"/>
            <w:right w:val="none" w:sz="0" w:space="0" w:color="auto"/>
          </w:divBdr>
        </w:div>
        <w:div w:id="1603148948">
          <w:marLeft w:val="640"/>
          <w:marRight w:val="0"/>
          <w:marTop w:val="0"/>
          <w:marBottom w:val="0"/>
          <w:divBdr>
            <w:top w:val="none" w:sz="0" w:space="0" w:color="auto"/>
            <w:left w:val="none" w:sz="0" w:space="0" w:color="auto"/>
            <w:bottom w:val="none" w:sz="0" w:space="0" w:color="auto"/>
            <w:right w:val="none" w:sz="0" w:space="0" w:color="auto"/>
          </w:divBdr>
        </w:div>
        <w:div w:id="1992902907">
          <w:marLeft w:val="640"/>
          <w:marRight w:val="0"/>
          <w:marTop w:val="0"/>
          <w:marBottom w:val="0"/>
          <w:divBdr>
            <w:top w:val="none" w:sz="0" w:space="0" w:color="auto"/>
            <w:left w:val="none" w:sz="0" w:space="0" w:color="auto"/>
            <w:bottom w:val="none" w:sz="0" w:space="0" w:color="auto"/>
            <w:right w:val="none" w:sz="0" w:space="0" w:color="auto"/>
          </w:divBdr>
        </w:div>
        <w:div w:id="1943144247">
          <w:marLeft w:val="640"/>
          <w:marRight w:val="0"/>
          <w:marTop w:val="0"/>
          <w:marBottom w:val="0"/>
          <w:divBdr>
            <w:top w:val="none" w:sz="0" w:space="0" w:color="auto"/>
            <w:left w:val="none" w:sz="0" w:space="0" w:color="auto"/>
            <w:bottom w:val="none" w:sz="0" w:space="0" w:color="auto"/>
            <w:right w:val="none" w:sz="0" w:space="0" w:color="auto"/>
          </w:divBdr>
        </w:div>
        <w:div w:id="1648170497">
          <w:marLeft w:val="640"/>
          <w:marRight w:val="0"/>
          <w:marTop w:val="0"/>
          <w:marBottom w:val="0"/>
          <w:divBdr>
            <w:top w:val="none" w:sz="0" w:space="0" w:color="auto"/>
            <w:left w:val="none" w:sz="0" w:space="0" w:color="auto"/>
            <w:bottom w:val="none" w:sz="0" w:space="0" w:color="auto"/>
            <w:right w:val="none" w:sz="0" w:space="0" w:color="auto"/>
          </w:divBdr>
        </w:div>
        <w:div w:id="1134374443">
          <w:marLeft w:val="640"/>
          <w:marRight w:val="0"/>
          <w:marTop w:val="0"/>
          <w:marBottom w:val="0"/>
          <w:divBdr>
            <w:top w:val="none" w:sz="0" w:space="0" w:color="auto"/>
            <w:left w:val="none" w:sz="0" w:space="0" w:color="auto"/>
            <w:bottom w:val="none" w:sz="0" w:space="0" w:color="auto"/>
            <w:right w:val="none" w:sz="0" w:space="0" w:color="auto"/>
          </w:divBdr>
        </w:div>
        <w:div w:id="815881077">
          <w:marLeft w:val="640"/>
          <w:marRight w:val="0"/>
          <w:marTop w:val="0"/>
          <w:marBottom w:val="0"/>
          <w:divBdr>
            <w:top w:val="none" w:sz="0" w:space="0" w:color="auto"/>
            <w:left w:val="none" w:sz="0" w:space="0" w:color="auto"/>
            <w:bottom w:val="none" w:sz="0" w:space="0" w:color="auto"/>
            <w:right w:val="none" w:sz="0" w:space="0" w:color="auto"/>
          </w:divBdr>
        </w:div>
        <w:div w:id="1060060737">
          <w:marLeft w:val="640"/>
          <w:marRight w:val="0"/>
          <w:marTop w:val="0"/>
          <w:marBottom w:val="0"/>
          <w:divBdr>
            <w:top w:val="none" w:sz="0" w:space="0" w:color="auto"/>
            <w:left w:val="none" w:sz="0" w:space="0" w:color="auto"/>
            <w:bottom w:val="none" w:sz="0" w:space="0" w:color="auto"/>
            <w:right w:val="none" w:sz="0" w:space="0" w:color="auto"/>
          </w:divBdr>
        </w:div>
        <w:div w:id="1800301040">
          <w:marLeft w:val="640"/>
          <w:marRight w:val="0"/>
          <w:marTop w:val="0"/>
          <w:marBottom w:val="0"/>
          <w:divBdr>
            <w:top w:val="none" w:sz="0" w:space="0" w:color="auto"/>
            <w:left w:val="none" w:sz="0" w:space="0" w:color="auto"/>
            <w:bottom w:val="none" w:sz="0" w:space="0" w:color="auto"/>
            <w:right w:val="none" w:sz="0" w:space="0" w:color="auto"/>
          </w:divBdr>
        </w:div>
        <w:div w:id="1205217448">
          <w:marLeft w:val="640"/>
          <w:marRight w:val="0"/>
          <w:marTop w:val="0"/>
          <w:marBottom w:val="0"/>
          <w:divBdr>
            <w:top w:val="none" w:sz="0" w:space="0" w:color="auto"/>
            <w:left w:val="none" w:sz="0" w:space="0" w:color="auto"/>
            <w:bottom w:val="none" w:sz="0" w:space="0" w:color="auto"/>
            <w:right w:val="none" w:sz="0" w:space="0" w:color="auto"/>
          </w:divBdr>
        </w:div>
        <w:div w:id="1446729292">
          <w:marLeft w:val="640"/>
          <w:marRight w:val="0"/>
          <w:marTop w:val="0"/>
          <w:marBottom w:val="0"/>
          <w:divBdr>
            <w:top w:val="none" w:sz="0" w:space="0" w:color="auto"/>
            <w:left w:val="none" w:sz="0" w:space="0" w:color="auto"/>
            <w:bottom w:val="none" w:sz="0" w:space="0" w:color="auto"/>
            <w:right w:val="none" w:sz="0" w:space="0" w:color="auto"/>
          </w:divBdr>
        </w:div>
        <w:div w:id="1304042817">
          <w:marLeft w:val="640"/>
          <w:marRight w:val="0"/>
          <w:marTop w:val="0"/>
          <w:marBottom w:val="0"/>
          <w:divBdr>
            <w:top w:val="none" w:sz="0" w:space="0" w:color="auto"/>
            <w:left w:val="none" w:sz="0" w:space="0" w:color="auto"/>
            <w:bottom w:val="none" w:sz="0" w:space="0" w:color="auto"/>
            <w:right w:val="none" w:sz="0" w:space="0" w:color="auto"/>
          </w:divBdr>
        </w:div>
        <w:div w:id="1552418702">
          <w:marLeft w:val="640"/>
          <w:marRight w:val="0"/>
          <w:marTop w:val="0"/>
          <w:marBottom w:val="0"/>
          <w:divBdr>
            <w:top w:val="none" w:sz="0" w:space="0" w:color="auto"/>
            <w:left w:val="none" w:sz="0" w:space="0" w:color="auto"/>
            <w:bottom w:val="none" w:sz="0" w:space="0" w:color="auto"/>
            <w:right w:val="none" w:sz="0" w:space="0" w:color="auto"/>
          </w:divBdr>
        </w:div>
        <w:div w:id="1788891069">
          <w:marLeft w:val="640"/>
          <w:marRight w:val="0"/>
          <w:marTop w:val="0"/>
          <w:marBottom w:val="0"/>
          <w:divBdr>
            <w:top w:val="none" w:sz="0" w:space="0" w:color="auto"/>
            <w:left w:val="none" w:sz="0" w:space="0" w:color="auto"/>
            <w:bottom w:val="none" w:sz="0" w:space="0" w:color="auto"/>
            <w:right w:val="none" w:sz="0" w:space="0" w:color="auto"/>
          </w:divBdr>
        </w:div>
        <w:div w:id="748577472">
          <w:marLeft w:val="640"/>
          <w:marRight w:val="0"/>
          <w:marTop w:val="0"/>
          <w:marBottom w:val="0"/>
          <w:divBdr>
            <w:top w:val="none" w:sz="0" w:space="0" w:color="auto"/>
            <w:left w:val="none" w:sz="0" w:space="0" w:color="auto"/>
            <w:bottom w:val="none" w:sz="0" w:space="0" w:color="auto"/>
            <w:right w:val="none" w:sz="0" w:space="0" w:color="auto"/>
          </w:divBdr>
        </w:div>
        <w:div w:id="341247765">
          <w:marLeft w:val="640"/>
          <w:marRight w:val="0"/>
          <w:marTop w:val="0"/>
          <w:marBottom w:val="0"/>
          <w:divBdr>
            <w:top w:val="none" w:sz="0" w:space="0" w:color="auto"/>
            <w:left w:val="none" w:sz="0" w:space="0" w:color="auto"/>
            <w:bottom w:val="none" w:sz="0" w:space="0" w:color="auto"/>
            <w:right w:val="none" w:sz="0" w:space="0" w:color="auto"/>
          </w:divBdr>
        </w:div>
        <w:div w:id="1067995517">
          <w:marLeft w:val="640"/>
          <w:marRight w:val="0"/>
          <w:marTop w:val="0"/>
          <w:marBottom w:val="0"/>
          <w:divBdr>
            <w:top w:val="none" w:sz="0" w:space="0" w:color="auto"/>
            <w:left w:val="none" w:sz="0" w:space="0" w:color="auto"/>
            <w:bottom w:val="none" w:sz="0" w:space="0" w:color="auto"/>
            <w:right w:val="none" w:sz="0" w:space="0" w:color="auto"/>
          </w:divBdr>
        </w:div>
        <w:div w:id="1291672910">
          <w:marLeft w:val="640"/>
          <w:marRight w:val="0"/>
          <w:marTop w:val="0"/>
          <w:marBottom w:val="0"/>
          <w:divBdr>
            <w:top w:val="none" w:sz="0" w:space="0" w:color="auto"/>
            <w:left w:val="none" w:sz="0" w:space="0" w:color="auto"/>
            <w:bottom w:val="none" w:sz="0" w:space="0" w:color="auto"/>
            <w:right w:val="none" w:sz="0" w:space="0" w:color="auto"/>
          </w:divBdr>
        </w:div>
        <w:div w:id="789478245">
          <w:marLeft w:val="640"/>
          <w:marRight w:val="0"/>
          <w:marTop w:val="0"/>
          <w:marBottom w:val="0"/>
          <w:divBdr>
            <w:top w:val="none" w:sz="0" w:space="0" w:color="auto"/>
            <w:left w:val="none" w:sz="0" w:space="0" w:color="auto"/>
            <w:bottom w:val="none" w:sz="0" w:space="0" w:color="auto"/>
            <w:right w:val="none" w:sz="0" w:space="0" w:color="auto"/>
          </w:divBdr>
        </w:div>
        <w:div w:id="1915512084">
          <w:marLeft w:val="640"/>
          <w:marRight w:val="0"/>
          <w:marTop w:val="0"/>
          <w:marBottom w:val="0"/>
          <w:divBdr>
            <w:top w:val="none" w:sz="0" w:space="0" w:color="auto"/>
            <w:left w:val="none" w:sz="0" w:space="0" w:color="auto"/>
            <w:bottom w:val="none" w:sz="0" w:space="0" w:color="auto"/>
            <w:right w:val="none" w:sz="0" w:space="0" w:color="auto"/>
          </w:divBdr>
        </w:div>
        <w:div w:id="1416975474">
          <w:marLeft w:val="640"/>
          <w:marRight w:val="0"/>
          <w:marTop w:val="0"/>
          <w:marBottom w:val="0"/>
          <w:divBdr>
            <w:top w:val="none" w:sz="0" w:space="0" w:color="auto"/>
            <w:left w:val="none" w:sz="0" w:space="0" w:color="auto"/>
            <w:bottom w:val="none" w:sz="0" w:space="0" w:color="auto"/>
            <w:right w:val="none" w:sz="0" w:space="0" w:color="auto"/>
          </w:divBdr>
        </w:div>
        <w:div w:id="728454748">
          <w:marLeft w:val="640"/>
          <w:marRight w:val="0"/>
          <w:marTop w:val="0"/>
          <w:marBottom w:val="0"/>
          <w:divBdr>
            <w:top w:val="none" w:sz="0" w:space="0" w:color="auto"/>
            <w:left w:val="none" w:sz="0" w:space="0" w:color="auto"/>
            <w:bottom w:val="none" w:sz="0" w:space="0" w:color="auto"/>
            <w:right w:val="none" w:sz="0" w:space="0" w:color="auto"/>
          </w:divBdr>
        </w:div>
        <w:div w:id="509832898">
          <w:marLeft w:val="640"/>
          <w:marRight w:val="0"/>
          <w:marTop w:val="0"/>
          <w:marBottom w:val="0"/>
          <w:divBdr>
            <w:top w:val="none" w:sz="0" w:space="0" w:color="auto"/>
            <w:left w:val="none" w:sz="0" w:space="0" w:color="auto"/>
            <w:bottom w:val="none" w:sz="0" w:space="0" w:color="auto"/>
            <w:right w:val="none" w:sz="0" w:space="0" w:color="auto"/>
          </w:divBdr>
        </w:div>
        <w:div w:id="876435556">
          <w:marLeft w:val="640"/>
          <w:marRight w:val="0"/>
          <w:marTop w:val="0"/>
          <w:marBottom w:val="0"/>
          <w:divBdr>
            <w:top w:val="none" w:sz="0" w:space="0" w:color="auto"/>
            <w:left w:val="none" w:sz="0" w:space="0" w:color="auto"/>
            <w:bottom w:val="none" w:sz="0" w:space="0" w:color="auto"/>
            <w:right w:val="none" w:sz="0" w:space="0" w:color="auto"/>
          </w:divBdr>
        </w:div>
        <w:div w:id="684401335">
          <w:marLeft w:val="640"/>
          <w:marRight w:val="0"/>
          <w:marTop w:val="0"/>
          <w:marBottom w:val="0"/>
          <w:divBdr>
            <w:top w:val="none" w:sz="0" w:space="0" w:color="auto"/>
            <w:left w:val="none" w:sz="0" w:space="0" w:color="auto"/>
            <w:bottom w:val="none" w:sz="0" w:space="0" w:color="auto"/>
            <w:right w:val="none" w:sz="0" w:space="0" w:color="auto"/>
          </w:divBdr>
        </w:div>
      </w:divsChild>
    </w:div>
    <w:div w:id="1493448411">
      <w:bodyDiv w:val="1"/>
      <w:marLeft w:val="0"/>
      <w:marRight w:val="0"/>
      <w:marTop w:val="0"/>
      <w:marBottom w:val="0"/>
      <w:divBdr>
        <w:top w:val="none" w:sz="0" w:space="0" w:color="auto"/>
        <w:left w:val="none" w:sz="0" w:space="0" w:color="auto"/>
        <w:bottom w:val="none" w:sz="0" w:space="0" w:color="auto"/>
        <w:right w:val="none" w:sz="0" w:space="0" w:color="auto"/>
      </w:divBdr>
      <w:divsChild>
        <w:div w:id="306325594">
          <w:marLeft w:val="640"/>
          <w:marRight w:val="0"/>
          <w:marTop w:val="0"/>
          <w:marBottom w:val="0"/>
          <w:divBdr>
            <w:top w:val="none" w:sz="0" w:space="0" w:color="auto"/>
            <w:left w:val="none" w:sz="0" w:space="0" w:color="auto"/>
            <w:bottom w:val="none" w:sz="0" w:space="0" w:color="auto"/>
            <w:right w:val="none" w:sz="0" w:space="0" w:color="auto"/>
          </w:divBdr>
        </w:div>
        <w:div w:id="459223602">
          <w:marLeft w:val="640"/>
          <w:marRight w:val="0"/>
          <w:marTop w:val="0"/>
          <w:marBottom w:val="0"/>
          <w:divBdr>
            <w:top w:val="none" w:sz="0" w:space="0" w:color="auto"/>
            <w:left w:val="none" w:sz="0" w:space="0" w:color="auto"/>
            <w:bottom w:val="none" w:sz="0" w:space="0" w:color="auto"/>
            <w:right w:val="none" w:sz="0" w:space="0" w:color="auto"/>
          </w:divBdr>
        </w:div>
        <w:div w:id="1178622051">
          <w:marLeft w:val="640"/>
          <w:marRight w:val="0"/>
          <w:marTop w:val="0"/>
          <w:marBottom w:val="0"/>
          <w:divBdr>
            <w:top w:val="none" w:sz="0" w:space="0" w:color="auto"/>
            <w:left w:val="none" w:sz="0" w:space="0" w:color="auto"/>
            <w:bottom w:val="none" w:sz="0" w:space="0" w:color="auto"/>
            <w:right w:val="none" w:sz="0" w:space="0" w:color="auto"/>
          </w:divBdr>
        </w:div>
        <w:div w:id="10882293">
          <w:marLeft w:val="640"/>
          <w:marRight w:val="0"/>
          <w:marTop w:val="0"/>
          <w:marBottom w:val="0"/>
          <w:divBdr>
            <w:top w:val="none" w:sz="0" w:space="0" w:color="auto"/>
            <w:left w:val="none" w:sz="0" w:space="0" w:color="auto"/>
            <w:bottom w:val="none" w:sz="0" w:space="0" w:color="auto"/>
            <w:right w:val="none" w:sz="0" w:space="0" w:color="auto"/>
          </w:divBdr>
        </w:div>
        <w:div w:id="723914423">
          <w:marLeft w:val="640"/>
          <w:marRight w:val="0"/>
          <w:marTop w:val="0"/>
          <w:marBottom w:val="0"/>
          <w:divBdr>
            <w:top w:val="none" w:sz="0" w:space="0" w:color="auto"/>
            <w:left w:val="none" w:sz="0" w:space="0" w:color="auto"/>
            <w:bottom w:val="none" w:sz="0" w:space="0" w:color="auto"/>
            <w:right w:val="none" w:sz="0" w:space="0" w:color="auto"/>
          </w:divBdr>
        </w:div>
        <w:div w:id="80373723">
          <w:marLeft w:val="640"/>
          <w:marRight w:val="0"/>
          <w:marTop w:val="0"/>
          <w:marBottom w:val="0"/>
          <w:divBdr>
            <w:top w:val="none" w:sz="0" w:space="0" w:color="auto"/>
            <w:left w:val="none" w:sz="0" w:space="0" w:color="auto"/>
            <w:bottom w:val="none" w:sz="0" w:space="0" w:color="auto"/>
            <w:right w:val="none" w:sz="0" w:space="0" w:color="auto"/>
          </w:divBdr>
        </w:div>
        <w:div w:id="1554005163">
          <w:marLeft w:val="640"/>
          <w:marRight w:val="0"/>
          <w:marTop w:val="0"/>
          <w:marBottom w:val="0"/>
          <w:divBdr>
            <w:top w:val="none" w:sz="0" w:space="0" w:color="auto"/>
            <w:left w:val="none" w:sz="0" w:space="0" w:color="auto"/>
            <w:bottom w:val="none" w:sz="0" w:space="0" w:color="auto"/>
            <w:right w:val="none" w:sz="0" w:space="0" w:color="auto"/>
          </w:divBdr>
        </w:div>
        <w:div w:id="85346373">
          <w:marLeft w:val="640"/>
          <w:marRight w:val="0"/>
          <w:marTop w:val="0"/>
          <w:marBottom w:val="0"/>
          <w:divBdr>
            <w:top w:val="none" w:sz="0" w:space="0" w:color="auto"/>
            <w:left w:val="none" w:sz="0" w:space="0" w:color="auto"/>
            <w:bottom w:val="none" w:sz="0" w:space="0" w:color="auto"/>
            <w:right w:val="none" w:sz="0" w:space="0" w:color="auto"/>
          </w:divBdr>
        </w:div>
        <w:div w:id="640424548">
          <w:marLeft w:val="640"/>
          <w:marRight w:val="0"/>
          <w:marTop w:val="0"/>
          <w:marBottom w:val="0"/>
          <w:divBdr>
            <w:top w:val="none" w:sz="0" w:space="0" w:color="auto"/>
            <w:left w:val="none" w:sz="0" w:space="0" w:color="auto"/>
            <w:bottom w:val="none" w:sz="0" w:space="0" w:color="auto"/>
            <w:right w:val="none" w:sz="0" w:space="0" w:color="auto"/>
          </w:divBdr>
        </w:div>
        <w:div w:id="2015566622">
          <w:marLeft w:val="640"/>
          <w:marRight w:val="0"/>
          <w:marTop w:val="0"/>
          <w:marBottom w:val="0"/>
          <w:divBdr>
            <w:top w:val="none" w:sz="0" w:space="0" w:color="auto"/>
            <w:left w:val="none" w:sz="0" w:space="0" w:color="auto"/>
            <w:bottom w:val="none" w:sz="0" w:space="0" w:color="auto"/>
            <w:right w:val="none" w:sz="0" w:space="0" w:color="auto"/>
          </w:divBdr>
        </w:div>
        <w:div w:id="1468427441">
          <w:marLeft w:val="640"/>
          <w:marRight w:val="0"/>
          <w:marTop w:val="0"/>
          <w:marBottom w:val="0"/>
          <w:divBdr>
            <w:top w:val="none" w:sz="0" w:space="0" w:color="auto"/>
            <w:left w:val="none" w:sz="0" w:space="0" w:color="auto"/>
            <w:bottom w:val="none" w:sz="0" w:space="0" w:color="auto"/>
            <w:right w:val="none" w:sz="0" w:space="0" w:color="auto"/>
          </w:divBdr>
        </w:div>
        <w:div w:id="2048792497">
          <w:marLeft w:val="640"/>
          <w:marRight w:val="0"/>
          <w:marTop w:val="0"/>
          <w:marBottom w:val="0"/>
          <w:divBdr>
            <w:top w:val="none" w:sz="0" w:space="0" w:color="auto"/>
            <w:left w:val="none" w:sz="0" w:space="0" w:color="auto"/>
            <w:bottom w:val="none" w:sz="0" w:space="0" w:color="auto"/>
            <w:right w:val="none" w:sz="0" w:space="0" w:color="auto"/>
          </w:divBdr>
        </w:div>
        <w:div w:id="45379652">
          <w:marLeft w:val="640"/>
          <w:marRight w:val="0"/>
          <w:marTop w:val="0"/>
          <w:marBottom w:val="0"/>
          <w:divBdr>
            <w:top w:val="none" w:sz="0" w:space="0" w:color="auto"/>
            <w:left w:val="none" w:sz="0" w:space="0" w:color="auto"/>
            <w:bottom w:val="none" w:sz="0" w:space="0" w:color="auto"/>
            <w:right w:val="none" w:sz="0" w:space="0" w:color="auto"/>
          </w:divBdr>
        </w:div>
        <w:div w:id="168570343">
          <w:marLeft w:val="640"/>
          <w:marRight w:val="0"/>
          <w:marTop w:val="0"/>
          <w:marBottom w:val="0"/>
          <w:divBdr>
            <w:top w:val="none" w:sz="0" w:space="0" w:color="auto"/>
            <w:left w:val="none" w:sz="0" w:space="0" w:color="auto"/>
            <w:bottom w:val="none" w:sz="0" w:space="0" w:color="auto"/>
            <w:right w:val="none" w:sz="0" w:space="0" w:color="auto"/>
          </w:divBdr>
        </w:div>
        <w:div w:id="394164491">
          <w:marLeft w:val="640"/>
          <w:marRight w:val="0"/>
          <w:marTop w:val="0"/>
          <w:marBottom w:val="0"/>
          <w:divBdr>
            <w:top w:val="none" w:sz="0" w:space="0" w:color="auto"/>
            <w:left w:val="none" w:sz="0" w:space="0" w:color="auto"/>
            <w:bottom w:val="none" w:sz="0" w:space="0" w:color="auto"/>
            <w:right w:val="none" w:sz="0" w:space="0" w:color="auto"/>
          </w:divBdr>
        </w:div>
        <w:div w:id="1508985925">
          <w:marLeft w:val="640"/>
          <w:marRight w:val="0"/>
          <w:marTop w:val="0"/>
          <w:marBottom w:val="0"/>
          <w:divBdr>
            <w:top w:val="none" w:sz="0" w:space="0" w:color="auto"/>
            <w:left w:val="none" w:sz="0" w:space="0" w:color="auto"/>
            <w:bottom w:val="none" w:sz="0" w:space="0" w:color="auto"/>
            <w:right w:val="none" w:sz="0" w:space="0" w:color="auto"/>
          </w:divBdr>
        </w:div>
        <w:div w:id="74673546">
          <w:marLeft w:val="640"/>
          <w:marRight w:val="0"/>
          <w:marTop w:val="0"/>
          <w:marBottom w:val="0"/>
          <w:divBdr>
            <w:top w:val="none" w:sz="0" w:space="0" w:color="auto"/>
            <w:left w:val="none" w:sz="0" w:space="0" w:color="auto"/>
            <w:bottom w:val="none" w:sz="0" w:space="0" w:color="auto"/>
            <w:right w:val="none" w:sz="0" w:space="0" w:color="auto"/>
          </w:divBdr>
        </w:div>
        <w:div w:id="1978336396">
          <w:marLeft w:val="640"/>
          <w:marRight w:val="0"/>
          <w:marTop w:val="0"/>
          <w:marBottom w:val="0"/>
          <w:divBdr>
            <w:top w:val="none" w:sz="0" w:space="0" w:color="auto"/>
            <w:left w:val="none" w:sz="0" w:space="0" w:color="auto"/>
            <w:bottom w:val="none" w:sz="0" w:space="0" w:color="auto"/>
            <w:right w:val="none" w:sz="0" w:space="0" w:color="auto"/>
          </w:divBdr>
        </w:div>
        <w:div w:id="1701935586">
          <w:marLeft w:val="640"/>
          <w:marRight w:val="0"/>
          <w:marTop w:val="0"/>
          <w:marBottom w:val="0"/>
          <w:divBdr>
            <w:top w:val="none" w:sz="0" w:space="0" w:color="auto"/>
            <w:left w:val="none" w:sz="0" w:space="0" w:color="auto"/>
            <w:bottom w:val="none" w:sz="0" w:space="0" w:color="auto"/>
            <w:right w:val="none" w:sz="0" w:space="0" w:color="auto"/>
          </w:divBdr>
        </w:div>
        <w:div w:id="138502634">
          <w:marLeft w:val="640"/>
          <w:marRight w:val="0"/>
          <w:marTop w:val="0"/>
          <w:marBottom w:val="0"/>
          <w:divBdr>
            <w:top w:val="none" w:sz="0" w:space="0" w:color="auto"/>
            <w:left w:val="none" w:sz="0" w:space="0" w:color="auto"/>
            <w:bottom w:val="none" w:sz="0" w:space="0" w:color="auto"/>
            <w:right w:val="none" w:sz="0" w:space="0" w:color="auto"/>
          </w:divBdr>
        </w:div>
        <w:div w:id="1612281669">
          <w:marLeft w:val="640"/>
          <w:marRight w:val="0"/>
          <w:marTop w:val="0"/>
          <w:marBottom w:val="0"/>
          <w:divBdr>
            <w:top w:val="none" w:sz="0" w:space="0" w:color="auto"/>
            <w:left w:val="none" w:sz="0" w:space="0" w:color="auto"/>
            <w:bottom w:val="none" w:sz="0" w:space="0" w:color="auto"/>
            <w:right w:val="none" w:sz="0" w:space="0" w:color="auto"/>
          </w:divBdr>
        </w:div>
        <w:div w:id="866675830">
          <w:marLeft w:val="640"/>
          <w:marRight w:val="0"/>
          <w:marTop w:val="0"/>
          <w:marBottom w:val="0"/>
          <w:divBdr>
            <w:top w:val="none" w:sz="0" w:space="0" w:color="auto"/>
            <w:left w:val="none" w:sz="0" w:space="0" w:color="auto"/>
            <w:bottom w:val="none" w:sz="0" w:space="0" w:color="auto"/>
            <w:right w:val="none" w:sz="0" w:space="0" w:color="auto"/>
          </w:divBdr>
        </w:div>
        <w:div w:id="485708427">
          <w:marLeft w:val="640"/>
          <w:marRight w:val="0"/>
          <w:marTop w:val="0"/>
          <w:marBottom w:val="0"/>
          <w:divBdr>
            <w:top w:val="none" w:sz="0" w:space="0" w:color="auto"/>
            <w:left w:val="none" w:sz="0" w:space="0" w:color="auto"/>
            <w:bottom w:val="none" w:sz="0" w:space="0" w:color="auto"/>
            <w:right w:val="none" w:sz="0" w:space="0" w:color="auto"/>
          </w:divBdr>
        </w:div>
        <w:div w:id="821119401">
          <w:marLeft w:val="640"/>
          <w:marRight w:val="0"/>
          <w:marTop w:val="0"/>
          <w:marBottom w:val="0"/>
          <w:divBdr>
            <w:top w:val="none" w:sz="0" w:space="0" w:color="auto"/>
            <w:left w:val="none" w:sz="0" w:space="0" w:color="auto"/>
            <w:bottom w:val="none" w:sz="0" w:space="0" w:color="auto"/>
            <w:right w:val="none" w:sz="0" w:space="0" w:color="auto"/>
          </w:divBdr>
        </w:div>
        <w:div w:id="2012902798">
          <w:marLeft w:val="640"/>
          <w:marRight w:val="0"/>
          <w:marTop w:val="0"/>
          <w:marBottom w:val="0"/>
          <w:divBdr>
            <w:top w:val="none" w:sz="0" w:space="0" w:color="auto"/>
            <w:left w:val="none" w:sz="0" w:space="0" w:color="auto"/>
            <w:bottom w:val="none" w:sz="0" w:space="0" w:color="auto"/>
            <w:right w:val="none" w:sz="0" w:space="0" w:color="auto"/>
          </w:divBdr>
        </w:div>
        <w:div w:id="1673482930">
          <w:marLeft w:val="640"/>
          <w:marRight w:val="0"/>
          <w:marTop w:val="0"/>
          <w:marBottom w:val="0"/>
          <w:divBdr>
            <w:top w:val="none" w:sz="0" w:space="0" w:color="auto"/>
            <w:left w:val="none" w:sz="0" w:space="0" w:color="auto"/>
            <w:bottom w:val="none" w:sz="0" w:space="0" w:color="auto"/>
            <w:right w:val="none" w:sz="0" w:space="0" w:color="auto"/>
          </w:divBdr>
        </w:div>
        <w:div w:id="161431897">
          <w:marLeft w:val="640"/>
          <w:marRight w:val="0"/>
          <w:marTop w:val="0"/>
          <w:marBottom w:val="0"/>
          <w:divBdr>
            <w:top w:val="none" w:sz="0" w:space="0" w:color="auto"/>
            <w:left w:val="none" w:sz="0" w:space="0" w:color="auto"/>
            <w:bottom w:val="none" w:sz="0" w:space="0" w:color="auto"/>
            <w:right w:val="none" w:sz="0" w:space="0" w:color="auto"/>
          </w:divBdr>
        </w:div>
        <w:div w:id="493031826">
          <w:marLeft w:val="640"/>
          <w:marRight w:val="0"/>
          <w:marTop w:val="0"/>
          <w:marBottom w:val="0"/>
          <w:divBdr>
            <w:top w:val="none" w:sz="0" w:space="0" w:color="auto"/>
            <w:left w:val="none" w:sz="0" w:space="0" w:color="auto"/>
            <w:bottom w:val="none" w:sz="0" w:space="0" w:color="auto"/>
            <w:right w:val="none" w:sz="0" w:space="0" w:color="auto"/>
          </w:divBdr>
        </w:div>
        <w:div w:id="612176751">
          <w:marLeft w:val="640"/>
          <w:marRight w:val="0"/>
          <w:marTop w:val="0"/>
          <w:marBottom w:val="0"/>
          <w:divBdr>
            <w:top w:val="none" w:sz="0" w:space="0" w:color="auto"/>
            <w:left w:val="none" w:sz="0" w:space="0" w:color="auto"/>
            <w:bottom w:val="none" w:sz="0" w:space="0" w:color="auto"/>
            <w:right w:val="none" w:sz="0" w:space="0" w:color="auto"/>
          </w:divBdr>
        </w:div>
        <w:div w:id="363755491">
          <w:marLeft w:val="640"/>
          <w:marRight w:val="0"/>
          <w:marTop w:val="0"/>
          <w:marBottom w:val="0"/>
          <w:divBdr>
            <w:top w:val="none" w:sz="0" w:space="0" w:color="auto"/>
            <w:left w:val="none" w:sz="0" w:space="0" w:color="auto"/>
            <w:bottom w:val="none" w:sz="0" w:space="0" w:color="auto"/>
            <w:right w:val="none" w:sz="0" w:space="0" w:color="auto"/>
          </w:divBdr>
        </w:div>
        <w:div w:id="1746682197">
          <w:marLeft w:val="640"/>
          <w:marRight w:val="0"/>
          <w:marTop w:val="0"/>
          <w:marBottom w:val="0"/>
          <w:divBdr>
            <w:top w:val="none" w:sz="0" w:space="0" w:color="auto"/>
            <w:left w:val="none" w:sz="0" w:space="0" w:color="auto"/>
            <w:bottom w:val="none" w:sz="0" w:space="0" w:color="auto"/>
            <w:right w:val="none" w:sz="0" w:space="0" w:color="auto"/>
          </w:divBdr>
        </w:div>
        <w:div w:id="1050495">
          <w:marLeft w:val="640"/>
          <w:marRight w:val="0"/>
          <w:marTop w:val="0"/>
          <w:marBottom w:val="0"/>
          <w:divBdr>
            <w:top w:val="none" w:sz="0" w:space="0" w:color="auto"/>
            <w:left w:val="none" w:sz="0" w:space="0" w:color="auto"/>
            <w:bottom w:val="none" w:sz="0" w:space="0" w:color="auto"/>
            <w:right w:val="none" w:sz="0" w:space="0" w:color="auto"/>
          </w:divBdr>
        </w:div>
        <w:div w:id="680162002">
          <w:marLeft w:val="640"/>
          <w:marRight w:val="0"/>
          <w:marTop w:val="0"/>
          <w:marBottom w:val="0"/>
          <w:divBdr>
            <w:top w:val="none" w:sz="0" w:space="0" w:color="auto"/>
            <w:left w:val="none" w:sz="0" w:space="0" w:color="auto"/>
            <w:bottom w:val="none" w:sz="0" w:space="0" w:color="auto"/>
            <w:right w:val="none" w:sz="0" w:space="0" w:color="auto"/>
          </w:divBdr>
        </w:div>
        <w:div w:id="159396986">
          <w:marLeft w:val="640"/>
          <w:marRight w:val="0"/>
          <w:marTop w:val="0"/>
          <w:marBottom w:val="0"/>
          <w:divBdr>
            <w:top w:val="none" w:sz="0" w:space="0" w:color="auto"/>
            <w:left w:val="none" w:sz="0" w:space="0" w:color="auto"/>
            <w:bottom w:val="none" w:sz="0" w:space="0" w:color="auto"/>
            <w:right w:val="none" w:sz="0" w:space="0" w:color="auto"/>
          </w:divBdr>
        </w:div>
        <w:div w:id="1444110948">
          <w:marLeft w:val="640"/>
          <w:marRight w:val="0"/>
          <w:marTop w:val="0"/>
          <w:marBottom w:val="0"/>
          <w:divBdr>
            <w:top w:val="none" w:sz="0" w:space="0" w:color="auto"/>
            <w:left w:val="none" w:sz="0" w:space="0" w:color="auto"/>
            <w:bottom w:val="none" w:sz="0" w:space="0" w:color="auto"/>
            <w:right w:val="none" w:sz="0" w:space="0" w:color="auto"/>
          </w:divBdr>
        </w:div>
        <w:div w:id="1093671866">
          <w:marLeft w:val="640"/>
          <w:marRight w:val="0"/>
          <w:marTop w:val="0"/>
          <w:marBottom w:val="0"/>
          <w:divBdr>
            <w:top w:val="none" w:sz="0" w:space="0" w:color="auto"/>
            <w:left w:val="none" w:sz="0" w:space="0" w:color="auto"/>
            <w:bottom w:val="none" w:sz="0" w:space="0" w:color="auto"/>
            <w:right w:val="none" w:sz="0" w:space="0" w:color="auto"/>
          </w:divBdr>
        </w:div>
        <w:div w:id="993528472">
          <w:marLeft w:val="640"/>
          <w:marRight w:val="0"/>
          <w:marTop w:val="0"/>
          <w:marBottom w:val="0"/>
          <w:divBdr>
            <w:top w:val="none" w:sz="0" w:space="0" w:color="auto"/>
            <w:left w:val="none" w:sz="0" w:space="0" w:color="auto"/>
            <w:bottom w:val="none" w:sz="0" w:space="0" w:color="auto"/>
            <w:right w:val="none" w:sz="0" w:space="0" w:color="auto"/>
          </w:divBdr>
        </w:div>
        <w:div w:id="1713189349">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32685678">
          <w:marLeft w:val="640"/>
          <w:marRight w:val="0"/>
          <w:marTop w:val="0"/>
          <w:marBottom w:val="0"/>
          <w:divBdr>
            <w:top w:val="none" w:sz="0" w:space="0" w:color="auto"/>
            <w:left w:val="none" w:sz="0" w:space="0" w:color="auto"/>
            <w:bottom w:val="none" w:sz="0" w:space="0" w:color="auto"/>
            <w:right w:val="none" w:sz="0" w:space="0" w:color="auto"/>
          </w:divBdr>
        </w:div>
        <w:div w:id="1679699221">
          <w:marLeft w:val="640"/>
          <w:marRight w:val="0"/>
          <w:marTop w:val="0"/>
          <w:marBottom w:val="0"/>
          <w:divBdr>
            <w:top w:val="none" w:sz="0" w:space="0" w:color="auto"/>
            <w:left w:val="none" w:sz="0" w:space="0" w:color="auto"/>
            <w:bottom w:val="none" w:sz="0" w:space="0" w:color="auto"/>
            <w:right w:val="none" w:sz="0" w:space="0" w:color="auto"/>
          </w:divBdr>
        </w:div>
        <w:div w:id="185489639">
          <w:marLeft w:val="640"/>
          <w:marRight w:val="0"/>
          <w:marTop w:val="0"/>
          <w:marBottom w:val="0"/>
          <w:divBdr>
            <w:top w:val="none" w:sz="0" w:space="0" w:color="auto"/>
            <w:left w:val="none" w:sz="0" w:space="0" w:color="auto"/>
            <w:bottom w:val="none" w:sz="0" w:space="0" w:color="auto"/>
            <w:right w:val="none" w:sz="0" w:space="0" w:color="auto"/>
          </w:divBdr>
        </w:div>
        <w:div w:id="766967967">
          <w:marLeft w:val="640"/>
          <w:marRight w:val="0"/>
          <w:marTop w:val="0"/>
          <w:marBottom w:val="0"/>
          <w:divBdr>
            <w:top w:val="none" w:sz="0" w:space="0" w:color="auto"/>
            <w:left w:val="none" w:sz="0" w:space="0" w:color="auto"/>
            <w:bottom w:val="none" w:sz="0" w:space="0" w:color="auto"/>
            <w:right w:val="none" w:sz="0" w:space="0" w:color="auto"/>
          </w:divBdr>
        </w:div>
        <w:div w:id="1568373910">
          <w:marLeft w:val="640"/>
          <w:marRight w:val="0"/>
          <w:marTop w:val="0"/>
          <w:marBottom w:val="0"/>
          <w:divBdr>
            <w:top w:val="none" w:sz="0" w:space="0" w:color="auto"/>
            <w:left w:val="none" w:sz="0" w:space="0" w:color="auto"/>
            <w:bottom w:val="none" w:sz="0" w:space="0" w:color="auto"/>
            <w:right w:val="none" w:sz="0" w:space="0" w:color="auto"/>
          </w:divBdr>
        </w:div>
        <w:div w:id="785470155">
          <w:marLeft w:val="640"/>
          <w:marRight w:val="0"/>
          <w:marTop w:val="0"/>
          <w:marBottom w:val="0"/>
          <w:divBdr>
            <w:top w:val="none" w:sz="0" w:space="0" w:color="auto"/>
            <w:left w:val="none" w:sz="0" w:space="0" w:color="auto"/>
            <w:bottom w:val="none" w:sz="0" w:space="0" w:color="auto"/>
            <w:right w:val="none" w:sz="0" w:space="0" w:color="auto"/>
          </w:divBdr>
        </w:div>
        <w:div w:id="1696421394">
          <w:marLeft w:val="640"/>
          <w:marRight w:val="0"/>
          <w:marTop w:val="0"/>
          <w:marBottom w:val="0"/>
          <w:divBdr>
            <w:top w:val="none" w:sz="0" w:space="0" w:color="auto"/>
            <w:left w:val="none" w:sz="0" w:space="0" w:color="auto"/>
            <w:bottom w:val="none" w:sz="0" w:space="0" w:color="auto"/>
            <w:right w:val="none" w:sz="0" w:space="0" w:color="auto"/>
          </w:divBdr>
        </w:div>
        <w:div w:id="586888404">
          <w:marLeft w:val="640"/>
          <w:marRight w:val="0"/>
          <w:marTop w:val="0"/>
          <w:marBottom w:val="0"/>
          <w:divBdr>
            <w:top w:val="none" w:sz="0" w:space="0" w:color="auto"/>
            <w:left w:val="none" w:sz="0" w:space="0" w:color="auto"/>
            <w:bottom w:val="none" w:sz="0" w:space="0" w:color="auto"/>
            <w:right w:val="none" w:sz="0" w:space="0" w:color="auto"/>
          </w:divBdr>
        </w:div>
        <w:div w:id="930547875">
          <w:marLeft w:val="640"/>
          <w:marRight w:val="0"/>
          <w:marTop w:val="0"/>
          <w:marBottom w:val="0"/>
          <w:divBdr>
            <w:top w:val="none" w:sz="0" w:space="0" w:color="auto"/>
            <w:left w:val="none" w:sz="0" w:space="0" w:color="auto"/>
            <w:bottom w:val="none" w:sz="0" w:space="0" w:color="auto"/>
            <w:right w:val="none" w:sz="0" w:space="0" w:color="auto"/>
          </w:divBdr>
        </w:div>
        <w:div w:id="1869296187">
          <w:marLeft w:val="640"/>
          <w:marRight w:val="0"/>
          <w:marTop w:val="0"/>
          <w:marBottom w:val="0"/>
          <w:divBdr>
            <w:top w:val="none" w:sz="0" w:space="0" w:color="auto"/>
            <w:left w:val="none" w:sz="0" w:space="0" w:color="auto"/>
            <w:bottom w:val="none" w:sz="0" w:space="0" w:color="auto"/>
            <w:right w:val="none" w:sz="0" w:space="0" w:color="auto"/>
          </w:divBdr>
        </w:div>
        <w:div w:id="388113447">
          <w:marLeft w:val="640"/>
          <w:marRight w:val="0"/>
          <w:marTop w:val="0"/>
          <w:marBottom w:val="0"/>
          <w:divBdr>
            <w:top w:val="none" w:sz="0" w:space="0" w:color="auto"/>
            <w:left w:val="none" w:sz="0" w:space="0" w:color="auto"/>
            <w:bottom w:val="none" w:sz="0" w:space="0" w:color="auto"/>
            <w:right w:val="none" w:sz="0" w:space="0" w:color="auto"/>
          </w:divBdr>
        </w:div>
        <w:div w:id="280648852">
          <w:marLeft w:val="640"/>
          <w:marRight w:val="0"/>
          <w:marTop w:val="0"/>
          <w:marBottom w:val="0"/>
          <w:divBdr>
            <w:top w:val="none" w:sz="0" w:space="0" w:color="auto"/>
            <w:left w:val="none" w:sz="0" w:space="0" w:color="auto"/>
            <w:bottom w:val="none" w:sz="0" w:space="0" w:color="auto"/>
            <w:right w:val="none" w:sz="0" w:space="0" w:color="auto"/>
          </w:divBdr>
        </w:div>
        <w:div w:id="1196500593">
          <w:marLeft w:val="640"/>
          <w:marRight w:val="0"/>
          <w:marTop w:val="0"/>
          <w:marBottom w:val="0"/>
          <w:divBdr>
            <w:top w:val="none" w:sz="0" w:space="0" w:color="auto"/>
            <w:left w:val="none" w:sz="0" w:space="0" w:color="auto"/>
            <w:bottom w:val="none" w:sz="0" w:space="0" w:color="auto"/>
            <w:right w:val="none" w:sz="0" w:space="0" w:color="auto"/>
          </w:divBdr>
        </w:div>
        <w:div w:id="1153645511">
          <w:marLeft w:val="640"/>
          <w:marRight w:val="0"/>
          <w:marTop w:val="0"/>
          <w:marBottom w:val="0"/>
          <w:divBdr>
            <w:top w:val="none" w:sz="0" w:space="0" w:color="auto"/>
            <w:left w:val="none" w:sz="0" w:space="0" w:color="auto"/>
            <w:bottom w:val="none" w:sz="0" w:space="0" w:color="auto"/>
            <w:right w:val="none" w:sz="0" w:space="0" w:color="auto"/>
          </w:divBdr>
        </w:div>
        <w:div w:id="1504974820">
          <w:marLeft w:val="640"/>
          <w:marRight w:val="0"/>
          <w:marTop w:val="0"/>
          <w:marBottom w:val="0"/>
          <w:divBdr>
            <w:top w:val="none" w:sz="0" w:space="0" w:color="auto"/>
            <w:left w:val="none" w:sz="0" w:space="0" w:color="auto"/>
            <w:bottom w:val="none" w:sz="0" w:space="0" w:color="auto"/>
            <w:right w:val="none" w:sz="0" w:space="0" w:color="auto"/>
          </w:divBdr>
        </w:div>
        <w:div w:id="98529206">
          <w:marLeft w:val="640"/>
          <w:marRight w:val="0"/>
          <w:marTop w:val="0"/>
          <w:marBottom w:val="0"/>
          <w:divBdr>
            <w:top w:val="none" w:sz="0" w:space="0" w:color="auto"/>
            <w:left w:val="none" w:sz="0" w:space="0" w:color="auto"/>
            <w:bottom w:val="none" w:sz="0" w:space="0" w:color="auto"/>
            <w:right w:val="none" w:sz="0" w:space="0" w:color="auto"/>
          </w:divBdr>
        </w:div>
        <w:div w:id="1380671423">
          <w:marLeft w:val="640"/>
          <w:marRight w:val="0"/>
          <w:marTop w:val="0"/>
          <w:marBottom w:val="0"/>
          <w:divBdr>
            <w:top w:val="none" w:sz="0" w:space="0" w:color="auto"/>
            <w:left w:val="none" w:sz="0" w:space="0" w:color="auto"/>
            <w:bottom w:val="none" w:sz="0" w:space="0" w:color="auto"/>
            <w:right w:val="none" w:sz="0" w:space="0" w:color="auto"/>
          </w:divBdr>
        </w:div>
        <w:div w:id="1334841102">
          <w:marLeft w:val="640"/>
          <w:marRight w:val="0"/>
          <w:marTop w:val="0"/>
          <w:marBottom w:val="0"/>
          <w:divBdr>
            <w:top w:val="none" w:sz="0" w:space="0" w:color="auto"/>
            <w:left w:val="none" w:sz="0" w:space="0" w:color="auto"/>
            <w:bottom w:val="none" w:sz="0" w:space="0" w:color="auto"/>
            <w:right w:val="none" w:sz="0" w:space="0" w:color="auto"/>
          </w:divBdr>
        </w:div>
        <w:div w:id="404885223">
          <w:marLeft w:val="640"/>
          <w:marRight w:val="0"/>
          <w:marTop w:val="0"/>
          <w:marBottom w:val="0"/>
          <w:divBdr>
            <w:top w:val="none" w:sz="0" w:space="0" w:color="auto"/>
            <w:left w:val="none" w:sz="0" w:space="0" w:color="auto"/>
            <w:bottom w:val="none" w:sz="0" w:space="0" w:color="auto"/>
            <w:right w:val="none" w:sz="0" w:space="0" w:color="auto"/>
          </w:divBdr>
        </w:div>
        <w:div w:id="1285386948">
          <w:marLeft w:val="640"/>
          <w:marRight w:val="0"/>
          <w:marTop w:val="0"/>
          <w:marBottom w:val="0"/>
          <w:divBdr>
            <w:top w:val="none" w:sz="0" w:space="0" w:color="auto"/>
            <w:left w:val="none" w:sz="0" w:space="0" w:color="auto"/>
            <w:bottom w:val="none" w:sz="0" w:space="0" w:color="auto"/>
            <w:right w:val="none" w:sz="0" w:space="0" w:color="auto"/>
          </w:divBdr>
        </w:div>
        <w:div w:id="1773931700">
          <w:marLeft w:val="640"/>
          <w:marRight w:val="0"/>
          <w:marTop w:val="0"/>
          <w:marBottom w:val="0"/>
          <w:divBdr>
            <w:top w:val="none" w:sz="0" w:space="0" w:color="auto"/>
            <w:left w:val="none" w:sz="0" w:space="0" w:color="auto"/>
            <w:bottom w:val="none" w:sz="0" w:space="0" w:color="auto"/>
            <w:right w:val="none" w:sz="0" w:space="0" w:color="auto"/>
          </w:divBdr>
        </w:div>
        <w:div w:id="1539391819">
          <w:marLeft w:val="640"/>
          <w:marRight w:val="0"/>
          <w:marTop w:val="0"/>
          <w:marBottom w:val="0"/>
          <w:divBdr>
            <w:top w:val="none" w:sz="0" w:space="0" w:color="auto"/>
            <w:left w:val="none" w:sz="0" w:space="0" w:color="auto"/>
            <w:bottom w:val="none" w:sz="0" w:space="0" w:color="auto"/>
            <w:right w:val="none" w:sz="0" w:space="0" w:color="auto"/>
          </w:divBdr>
        </w:div>
        <w:div w:id="2076391160">
          <w:marLeft w:val="640"/>
          <w:marRight w:val="0"/>
          <w:marTop w:val="0"/>
          <w:marBottom w:val="0"/>
          <w:divBdr>
            <w:top w:val="none" w:sz="0" w:space="0" w:color="auto"/>
            <w:left w:val="none" w:sz="0" w:space="0" w:color="auto"/>
            <w:bottom w:val="none" w:sz="0" w:space="0" w:color="auto"/>
            <w:right w:val="none" w:sz="0" w:space="0" w:color="auto"/>
          </w:divBdr>
        </w:div>
        <w:div w:id="1742211143">
          <w:marLeft w:val="640"/>
          <w:marRight w:val="0"/>
          <w:marTop w:val="0"/>
          <w:marBottom w:val="0"/>
          <w:divBdr>
            <w:top w:val="none" w:sz="0" w:space="0" w:color="auto"/>
            <w:left w:val="none" w:sz="0" w:space="0" w:color="auto"/>
            <w:bottom w:val="none" w:sz="0" w:space="0" w:color="auto"/>
            <w:right w:val="none" w:sz="0" w:space="0" w:color="auto"/>
          </w:divBdr>
        </w:div>
        <w:div w:id="414673459">
          <w:marLeft w:val="640"/>
          <w:marRight w:val="0"/>
          <w:marTop w:val="0"/>
          <w:marBottom w:val="0"/>
          <w:divBdr>
            <w:top w:val="none" w:sz="0" w:space="0" w:color="auto"/>
            <w:left w:val="none" w:sz="0" w:space="0" w:color="auto"/>
            <w:bottom w:val="none" w:sz="0" w:space="0" w:color="auto"/>
            <w:right w:val="none" w:sz="0" w:space="0" w:color="auto"/>
          </w:divBdr>
        </w:div>
        <w:div w:id="1337152297">
          <w:marLeft w:val="640"/>
          <w:marRight w:val="0"/>
          <w:marTop w:val="0"/>
          <w:marBottom w:val="0"/>
          <w:divBdr>
            <w:top w:val="none" w:sz="0" w:space="0" w:color="auto"/>
            <w:left w:val="none" w:sz="0" w:space="0" w:color="auto"/>
            <w:bottom w:val="none" w:sz="0" w:space="0" w:color="auto"/>
            <w:right w:val="none" w:sz="0" w:space="0" w:color="auto"/>
          </w:divBdr>
        </w:div>
        <w:div w:id="1975864124">
          <w:marLeft w:val="640"/>
          <w:marRight w:val="0"/>
          <w:marTop w:val="0"/>
          <w:marBottom w:val="0"/>
          <w:divBdr>
            <w:top w:val="none" w:sz="0" w:space="0" w:color="auto"/>
            <w:left w:val="none" w:sz="0" w:space="0" w:color="auto"/>
            <w:bottom w:val="none" w:sz="0" w:space="0" w:color="auto"/>
            <w:right w:val="none" w:sz="0" w:space="0" w:color="auto"/>
          </w:divBdr>
        </w:div>
        <w:div w:id="1369719420">
          <w:marLeft w:val="640"/>
          <w:marRight w:val="0"/>
          <w:marTop w:val="0"/>
          <w:marBottom w:val="0"/>
          <w:divBdr>
            <w:top w:val="none" w:sz="0" w:space="0" w:color="auto"/>
            <w:left w:val="none" w:sz="0" w:space="0" w:color="auto"/>
            <w:bottom w:val="none" w:sz="0" w:space="0" w:color="auto"/>
            <w:right w:val="none" w:sz="0" w:space="0" w:color="auto"/>
          </w:divBdr>
        </w:div>
        <w:div w:id="1009525619">
          <w:marLeft w:val="640"/>
          <w:marRight w:val="0"/>
          <w:marTop w:val="0"/>
          <w:marBottom w:val="0"/>
          <w:divBdr>
            <w:top w:val="none" w:sz="0" w:space="0" w:color="auto"/>
            <w:left w:val="none" w:sz="0" w:space="0" w:color="auto"/>
            <w:bottom w:val="none" w:sz="0" w:space="0" w:color="auto"/>
            <w:right w:val="none" w:sz="0" w:space="0" w:color="auto"/>
          </w:divBdr>
        </w:div>
        <w:div w:id="2086174501">
          <w:marLeft w:val="640"/>
          <w:marRight w:val="0"/>
          <w:marTop w:val="0"/>
          <w:marBottom w:val="0"/>
          <w:divBdr>
            <w:top w:val="none" w:sz="0" w:space="0" w:color="auto"/>
            <w:left w:val="none" w:sz="0" w:space="0" w:color="auto"/>
            <w:bottom w:val="none" w:sz="0" w:space="0" w:color="auto"/>
            <w:right w:val="none" w:sz="0" w:space="0" w:color="auto"/>
          </w:divBdr>
        </w:div>
        <w:div w:id="1788045952">
          <w:marLeft w:val="640"/>
          <w:marRight w:val="0"/>
          <w:marTop w:val="0"/>
          <w:marBottom w:val="0"/>
          <w:divBdr>
            <w:top w:val="none" w:sz="0" w:space="0" w:color="auto"/>
            <w:left w:val="none" w:sz="0" w:space="0" w:color="auto"/>
            <w:bottom w:val="none" w:sz="0" w:space="0" w:color="auto"/>
            <w:right w:val="none" w:sz="0" w:space="0" w:color="auto"/>
          </w:divBdr>
        </w:div>
        <w:div w:id="1272208028">
          <w:marLeft w:val="640"/>
          <w:marRight w:val="0"/>
          <w:marTop w:val="0"/>
          <w:marBottom w:val="0"/>
          <w:divBdr>
            <w:top w:val="none" w:sz="0" w:space="0" w:color="auto"/>
            <w:left w:val="none" w:sz="0" w:space="0" w:color="auto"/>
            <w:bottom w:val="none" w:sz="0" w:space="0" w:color="auto"/>
            <w:right w:val="none" w:sz="0" w:space="0" w:color="auto"/>
          </w:divBdr>
        </w:div>
        <w:div w:id="1097403490">
          <w:marLeft w:val="640"/>
          <w:marRight w:val="0"/>
          <w:marTop w:val="0"/>
          <w:marBottom w:val="0"/>
          <w:divBdr>
            <w:top w:val="none" w:sz="0" w:space="0" w:color="auto"/>
            <w:left w:val="none" w:sz="0" w:space="0" w:color="auto"/>
            <w:bottom w:val="none" w:sz="0" w:space="0" w:color="auto"/>
            <w:right w:val="none" w:sz="0" w:space="0" w:color="auto"/>
          </w:divBdr>
        </w:div>
        <w:div w:id="251622333">
          <w:marLeft w:val="640"/>
          <w:marRight w:val="0"/>
          <w:marTop w:val="0"/>
          <w:marBottom w:val="0"/>
          <w:divBdr>
            <w:top w:val="none" w:sz="0" w:space="0" w:color="auto"/>
            <w:left w:val="none" w:sz="0" w:space="0" w:color="auto"/>
            <w:bottom w:val="none" w:sz="0" w:space="0" w:color="auto"/>
            <w:right w:val="none" w:sz="0" w:space="0" w:color="auto"/>
          </w:divBdr>
        </w:div>
        <w:div w:id="1092359368">
          <w:marLeft w:val="640"/>
          <w:marRight w:val="0"/>
          <w:marTop w:val="0"/>
          <w:marBottom w:val="0"/>
          <w:divBdr>
            <w:top w:val="none" w:sz="0" w:space="0" w:color="auto"/>
            <w:left w:val="none" w:sz="0" w:space="0" w:color="auto"/>
            <w:bottom w:val="none" w:sz="0" w:space="0" w:color="auto"/>
            <w:right w:val="none" w:sz="0" w:space="0" w:color="auto"/>
          </w:divBdr>
        </w:div>
        <w:div w:id="1319573109">
          <w:marLeft w:val="640"/>
          <w:marRight w:val="0"/>
          <w:marTop w:val="0"/>
          <w:marBottom w:val="0"/>
          <w:divBdr>
            <w:top w:val="none" w:sz="0" w:space="0" w:color="auto"/>
            <w:left w:val="none" w:sz="0" w:space="0" w:color="auto"/>
            <w:bottom w:val="none" w:sz="0" w:space="0" w:color="auto"/>
            <w:right w:val="none" w:sz="0" w:space="0" w:color="auto"/>
          </w:divBdr>
        </w:div>
        <w:div w:id="55934194">
          <w:marLeft w:val="640"/>
          <w:marRight w:val="0"/>
          <w:marTop w:val="0"/>
          <w:marBottom w:val="0"/>
          <w:divBdr>
            <w:top w:val="none" w:sz="0" w:space="0" w:color="auto"/>
            <w:left w:val="none" w:sz="0" w:space="0" w:color="auto"/>
            <w:bottom w:val="none" w:sz="0" w:space="0" w:color="auto"/>
            <w:right w:val="none" w:sz="0" w:space="0" w:color="auto"/>
          </w:divBdr>
        </w:div>
        <w:div w:id="215355686">
          <w:marLeft w:val="640"/>
          <w:marRight w:val="0"/>
          <w:marTop w:val="0"/>
          <w:marBottom w:val="0"/>
          <w:divBdr>
            <w:top w:val="none" w:sz="0" w:space="0" w:color="auto"/>
            <w:left w:val="none" w:sz="0" w:space="0" w:color="auto"/>
            <w:bottom w:val="none" w:sz="0" w:space="0" w:color="auto"/>
            <w:right w:val="none" w:sz="0" w:space="0" w:color="auto"/>
          </w:divBdr>
        </w:div>
        <w:div w:id="1945723248">
          <w:marLeft w:val="640"/>
          <w:marRight w:val="0"/>
          <w:marTop w:val="0"/>
          <w:marBottom w:val="0"/>
          <w:divBdr>
            <w:top w:val="none" w:sz="0" w:space="0" w:color="auto"/>
            <w:left w:val="none" w:sz="0" w:space="0" w:color="auto"/>
            <w:bottom w:val="none" w:sz="0" w:space="0" w:color="auto"/>
            <w:right w:val="none" w:sz="0" w:space="0" w:color="auto"/>
          </w:divBdr>
        </w:div>
        <w:div w:id="1016005912">
          <w:marLeft w:val="640"/>
          <w:marRight w:val="0"/>
          <w:marTop w:val="0"/>
          <w:marBottom w:val="0"/>
          <w:divBdr>
            <w:top w:val="none" w:sz="0" w:space="0" w:color="auto"/>
            <w:left w:val="none" w:sz="0" w:space="0" w:color="auto"/>
            <w:bottom w:val="none" w:sz="0" w:space="0" w:color="auto"/>
            <w:right w:val="none" w:sz="0" w:space="0" w:color="auto"/>
          </w:divBdr>
        </w:div>
        <w:div w:id="1848056608">
          <w:marLeft w:val="640"/>
          <w:marRight w:val="0"/>
          <w:marTop w:val="0"/>
          <w:marBottom w:val="0"/>
          <w:divBdr>
            <w:top w:val="none" w:sz="0" w:space="0" w:color="auto"/>
            <w:left w:val="none" w:sz="0" w:space="0" w:color="auto"/>
            <w:bottom w:val="none" w:sz="0" w:space="0" w:color="auto"/>
            <w:right w:val="none" w:sz="0" w:space="0" w:color="auto"/>
          </w:divBdr>
        </w:div>
        <w:div w:id="984432183">
          <w:marLeft w:val="640"/>
          <w:marRight w:val="0"/>
          <w:marTop w:val="0"/>
          <w:marBottom w:val="0"/>
          <w:divBdr>
            <w:top w:val="none" w:sz="0" w:space="0" w:color="auto"/>
            <w:left w:val="none" w:sz="0" w:space="0" w:color="auto"/>
            <w:bottom w:val="none" w:sz="0" w:space="0" w:color="auto"/>
            <w:right w:val="none" w:sz="0" w:space="0" w:color="auto"/>
          </w:divBdr>
        </w:div>
        <w:div w:id="1404450047">
          <w:marLeft w:val="640"/>
          <w:marRight w:val="0"/>
          <w:marTop w:val="0"/>
          <w:marBottom w:val="0"/>
          <w:divBdr>
            <w:top w:val="none" w:sz="0" w:space="0" w:color="auto"/>
            <w:left w:val="none" w:sz="0" w:space="0" w:color="auto"/>
            <w:bottom w:val="none" w:sz="0" w:space="0" w:color="auto"/>
            <w:right w:val="none" w:sz="0" w:space="0" w:color="auto"/>
          </w:divBdr>
        </w:div>
        <w:div w:id="1081176002">
          <w:marLeft w:val="640"/>
          <w:marRight w:val="0"/>
          <w:marTop w:val="0"/>
          <w:marBottom w:val="0"/>
          <w:divBdr>
            <w:top w:val="none" w:sz="0" w:space="0" w:color="auto"/>
            <w:left w:val="none" w:sz="0" w:space="0" w:color="auto"/>
            <w:bottom w:val="none" w:sz="0" w:space="0" w:color="auto"/>
            <w:right w:val="none" w:sz="0" w:space="0" w:color="auto"/>
          </w:divBdr>
        </w:div>
        <w:div w:id="493764694">
          <w:marLeft w:val="640"/>
          <w:marRight w:val="0"/>
          <w:marTop w:val="0"/>
          <w:marBottom w:val="0"/>
          <w:divBdr>
            <w:top w:val="none" w:sz="0" w:space="0" w:color="auto"/>
            <w:left w:val="none" w:sz="0" w:space="0" w:color="auto"/>
            <w:bottom w:val="none" w:sz="0" w:space="0" w:color="auto"/>
            <w:right w:val="none" w:sz="0" w:space="0" w:color="auto"/>
          </w:divBdr>
        </w:div>
        <w:div w:id="896746476">
          <w:marLeft w:val="640"/>
          <w:marRight w:val="0"/>
          <w:marTop w:val="0"/>
          <w:marBottom w:val="0"/>
          <w:divBdr>
            <w:top w:val="none" w:sz="0" w:space="0" w:color="auto"/>
            <w:left w:val="none" w:sz="0" w:space="0" w:color="auto"/>
            <w:bottom w:val="none" w:sz="0" w:space="0" w:color="auto"/>
            <w:right w:val="none" w:sz="0" w:space="0" w:color="auto"/>
          </w:divBdr>
        </w:div>
        <w:div w:id="1118136487">
          <w:marLeft w:val="640"/>
          <w:marRight w:val="0"/>
          <w:marTop w:val="0"/>
          <w:marBottom w:val="0"/>
          <w:divBdr>
            <w:top w:val="none" w:sz="0" w:space="0" w:color="auto"/>
            <w:left w:val="none" w:sz="0" w:space="0" w:color="auto"/>
            <w:bottom w:val="none" w:sz="0" w:space="0" w:color="auto"/>
            <w:right w:val="none" w:sz="0" w:space="0" w:color="auto"/>
          </w:divBdr>
        </w:div>
        <w:div w:id="1665277914">
          <w:marLeft w:val="640"/>
          <w:marRight w:val="0"/>
          <w:marTop w:val="0"/>
          <w:marBottom w:val="0"/>
          <w:divBdr>
            <w:top w:val="none" w:sz="0" w:space="0" w:color="auto"/>
            <w:left w:val="none" w:sz="0" w:space="0" w:color="auto"/>
            <w:bottom w:val="none" w:sz="0" w:space="0" w:color="auto"/>
            <w:right w:val="none" w:sz="0" w:space="0" w:color="auto"/>
          </w:divBdr>
        </w:div>
        <w:div w:id="1917977861">
          <w:marLeft w:val="640"/>
          <w:marRight w:val="0"/>
          <w:marTop w:val="0"/>
          <w:marBottom w:val="0"/>
          <w:divBdr>
            <w:top w:val="none" w:sz="0" w:space="0" w:color="auto"/>
            <w:left w:val="none" w:sz="0" w:space="0" w:color="auto"/>
            <w:bottom w:val="none" w:sz="0" w:space="0" w:color="auto"/>
            <w:right w:val="none" w:sz="0" w:space="0" w:color="auto"/>
          </w:divBdr>
        </w:div>
        <w:div w:id="521550014">
          <w:marLeft w:val="640"/>
          <w:marRight w:val="0"/>
          <w:marTop w:val="0"/>
          <w:marBottom w:val="0"/>
          <w:divBdr>
            <w:top w:val="none" w:sz="0" w:space="0" w:color="auto"/>
            <w:left w:val="none" w:sz="0" w:space="0" w:color="auto"/>
            <w:bottom w:val="none" w:sz="0" w:space="0" w:color="auto"/>
            <w:right w:val="none" w:sz="0" w:space="0" w:color="auto"/>
          </w:divBdr>
        </w:div>
        <w:div w:id="1593199313">
          <w:marLeft w:val="640"/>
          <w:marRight w:val="0"/>
          <w:marTop w:val="0"/>
          <w:marBottom w:val="0"/>
          <w:divBdr>
            <w:top w:val="none" w:sz="0" w:space="0" w:color="auto"/>
            <w:left w:val="none" w:sz="0" w:space="0" w:color="auto"/>
            <w:bottom w:val="none" w:sz="0" w:space="0" w:color="auto"/>
            <w:right w:val="none" w:sz="0" w:space="0" w:color="auto"/>
          </w:divBdr>
        </w:div>
        <w:div w:id="1184439079">
          <w:marLeft w:val="640"/>
          <w:marRight w:val="0"/>
          <w:marTop w:val="0"/>
          <w:marBottom w:val="0"/>
          <w:divBdr>
            <w:top w:val="none" w:sz="0" w:space="0" w:color="auto"/>
            <w:left w:val="none" w:sz="0" w:space="0" w:color="auto"/>
            <w:bottom w:val="none" w:sz="0" w:space="0" w:color="auto"/>
            <w:right w:val="none" w:sz="0" w:space="0" w:color="auto"/>
          </w:divBdr>
        </w:div>
        <w:div w:id="1097941419">
          <w:marLeft w:val="640"/>
          <w:marRight w:val="0"/>
          <w:marTop w:val="0"/>
          <w:marBottom w:val="0"/>
          <w:divBdr>
            <w:top w:val="none" w:sz="0" w:space="0" w:color="auto"/>
            <w:left w:val="none" w:sz="0" w:space="0" w:color="auto"/>
            <w:bottom w:val="none" w:sz="0" w:space="0" w:color="auto"/>
            <w:right w:val="none" w:sz="0" w:space="0" w:color="auto"/>
          </w:divBdr>
        </w:div>
        <w:div w:id="1730615918">
          <w:marLeft w:val="640"/>
          <w:marRight w:val="0"/>
          <w:marTop w:val="0"/>
          <w:marBottom w:val="0"/>
          <w:divBdr>
            <w:top w:val="none" w:sz="0" w:space="0" w:color="auto"/>
            <w:left w:val="none" w:sz="0" w:space="0" w:color="auto"/>
            <w:bottom w:val="none" w:sz="0" w:space="0" w:color="auto"/>
            <w:right w:val="none" w:sz="0" w:space="0" w:color="auto"/>
          </w:divBdr>
        </w:div>
        <w:div w:id="126699941">
          <w:marLeft w:val="640"/>
          <w:marRight w:val="0"/>
          <w:marTop w:val="0"/>
          <w:marBottom w:val="0"/>
          <w:divBdr>
            <w:top w:val="none" w:sz="0" w:space="0" w:color="auto"/>
            <w:left w:val="none" w:sz="0" w:space="0" w:color="auto"/>
            <w:bottom w:val="none" w:sz="0" w:space="0" w:color="auto"/>
            <w:right w:val="none" w:sz="0" w:space="0" w:color="auto"/>
          </w:divBdr>
        </w:div>
        <w:div w:id="1528062779">
          <w:marLeft w:val="640"/>
          <w:marRight w:val="0"/>
          <w:marTop w:val="0"/>
          <w:marBottom w:val="0"/>
          <w:divBdr>
            <w:top w:val="none" w:sz="0" w:space="0" w:color="auto"/>
            <w:left w:val="none" w:sz="0" w:space="0" w:color="auto"/>
            <w:bottom w:val="none" w:sz="0" w:space="0" w:color="auto"/>
            <w:right w:val="none" w:sz="0" w:space="0" w:color="auto"/>
          </w:divBdr>
        </w:div>
        <w:div w:id="1724986512">
          <w:marLeft w:val="640"/>
          <w:marRight w:val="0"/>
          <w:marTop w:val="0"/>
          <w:marBottom w:val="0"/>
          <w:divBdr>
            <w:top w:val="none" w:sz="0" w:space="0" w:color="auto"/>
            <w:left w:val="none" w:sz="0" w:space="0" w:color="auto"/>
            <w:bottom w:val="none" w:sz="0" w:space="0" w:color="auto"/>
            <w:right w:val="none" w:sz="0" w:space="0" w:color="auto"/>
          </w:divBdr>
        </w:div>
        <w:div w:id="567376844">
          <w:marLeft w:val="640"/>
          <w:marRight w:val="0"/>
          <w:marTop w:val="0"/>
          <w:marBottom w:val="0"/>
          <w:divBdr>
            <w:top w:val="none" w:sz="0" w:space="0" w:color="auto"/>
            <w:left w:val="none" w:sz="0" w:space="0" w:color="auto"/>
            <w:bottom w:val="none" w:sz="0" w:space="0" w:color="auto"/>
            <w:right w:val="none" w:sz="0" w:space="0" w:color="auto"/>
          </w:divBdr>
        </w:div>
        <w:div w:id="2111395044">
          <w:marLeft w:val="640"/>
          <w:marRight w:val="0"/>
          <w:marTop w:val="0"/>
          <w:marBottom w:val="0"/>
          <w:divBdr>
            <w:top w:val="none" w:sz="0" w:space="0" w:color="auto"/>
            <w:left w:val="none" w:sz="0" w:space="0" w:color="auto"/>
            <w:bottom w:val="none" w:sz="0" w:space="0" w:color="auto"/>
            <w:right w:val="none" w:sz="0" w:space="0" w:color="auto"/>
          </w:divBdr>
        </w:div>
        <w:div w:id="1374502740">
          <w:marLeft w:val="640"/>
          <w:marRight w:val="0"/>
          <w:marTop w:val="0"/>
          <w:marBottom w:val="0"/>
          <w:divBdr>
            <w:top w:val="none" w:sz="0" w:space="0" w:color="auto"/>
            <w:left w:val="none" w:sz="0" w:space="0" w:color="auto"/>
            <w:bottom w:val="none" w:sz="0" w:space="0" w:color="auto"/>
            <w:right w:val="none" w:sz="0" w:space="0" w:color="auto"/>
          </w:divBdr>
        </w:div>
        <w:div w:id="190535293">
          <w:marLeft w:val="640"/>
          <w:marRight w:val="0"/>
          <w:marTop w:val="0"/>
          <w:marBottom w:val="0"/>
          <w:divBdr>
            <w:top w:val="none" w:sz="0" w:space="0" w:color="auto"/>
            <w:left w:val="none" w:sz="0" w:space="0" w:color="auto"/>
            <w:bottom w:val="none" w:sz="0" w:space="0" w:color="auto"/>
            <w:right w:val="none" w:sz="0" w:space="0" w:color="auto"/>
          </w:divBdr>
        </w:div>
        <w:div w:id="419183790">
          <w:marLeft w:val="640"/>
          <w:marRight w:val="0"/>
          <w:marTop w:val="0"/>
          <w:marBottom w:val="0"/>
          <w:divBdr>
            <w:top w:val="none" w:sz="0" w:space="0" w:color="auto"/>
            <w:left w:val="none" w:sz="0" w:space="0" w:color="auto"/>
            <w:bottom w:val="none" w:sz="0" w:space="0" w:color="auto"/>
            <w:right w:val="none" w:sz="0" w:space="0" w:color="auto"/>
          </w:divBdr>
        </w:div>
        <w:div w:id="1856115378">
          <w:marLeft w:val="640"/>
          <w:marRight w:val="0"/>
          <w:marTop w:val="0"/>
          <w:marBottom w:val="0"/>
          <w:divBdr>
            <w:top w:val="none" w:sz="0" w:space="0" w:color="auto"/>
            <w:left w:val="none" w:sz="0" w:space="0" w:color="auto"/>
            <w:bottom w:val="none" w:sz="0" w:space="0" w:color="auto"/>
            <w:right w:val="none" w:sz="0" w:space="0" w:color="auto"/>
          </w:divBdr>
        </w:div>
        <w:div w:id="1052852814">
          <w:marLeft w:val="640"/>
          <w:marRight w:val="0"/>
          <w:marTop w:val="0"/>
          <w:marBottom w:val="0"/>
          <w:divBdr>
            <w:top w:val="none" w:sz="0" w:space="0" w:color="auto"/>
            <w:left w:val="none" w:sz="0" w:space="0" w:color="auto"/>
            <w:bottom w:val="none" w:sz="0" w:space="0" w:color="auto"/>
            <w:right w:val="none" w:sz="0" w:space="0" w:color="auto"/>
          </w:divBdr>
        </w:div>
        <w:div w:id="1294872644">
          <w:marLeft w:val="640"/>
          <w:marRight w:val="0"/>
          <w:marTop w:val="0"/>
          <w:marBottom w:val="0"/>
          <w:divBdr>
            <w:top w:val="none" w:sz="0" w:space="0" w:color="auto"/>
            <w:left w:val="none" w:sz="0" w:space="0" w:color="auto"/>
            <w:bottom w:val="none" w:sz="0" w:space="0" w:color="auto"/>
            <w:right w:val="none" w:sz="0" w:space="0" w:color="auto"/>
          </w:divBdr>
        </w:div>
        <w:div w:id="683945808">
          <w:marLeft w:val="640"/>
          <w:marRight w:val="0"/>
          <w:marTop w:val="0"/>
          <w:marBottom w:val="0"/>
          <w:divBdr>
            <w:top w:val="none" w:sz="0" w:space="0" w:color="auto"/>
            <w:left w:val="none" w:sz="0" w:space="0" w:color="auto"/>
            <w:bottom w:val="none" w:sz="0" w:space="0" w:color="auto"/>
            <w:right w:val="none" w:sz="0" w:space="0" w:color="auto"/>
          </w:divBdr>
        </w:div>
        <w:div w:id="819080831">
          <w:marLeft w:val="640"/>
          <w:marRight w:val="0"/>
          <w:marTop w:val="0"/>
          <w:marBottom w:val="0"/>
          <w:divBdr>
            <w:top w:val="none" w:sz="0" w:space="0" w:color="auto"/>
            <w:left w:val="none" w:sz="0" w:space="0" w:color="auto"/>
            <w:bottom w:val="none" w:sz="0" w:space="0" w:color="auto"/>
            <w:right w:val="none" w:sz="0" w:space="0" w:color="auto"/>
          </w:divBdr>
        </w:div>
        <w:div w:id="1652056451">
          <w:marLeft w:val="640"/>
          <w:marRight w:val="0"/>
          <w:marTop w:val="0"/>
          <w:marBottom w:val="0"/>
          <w:divBdr>
            <w:top w:val="none" w:sz="0" w:space="0" w:color="auto"/>
            <w:left w:val="none" w:sz="0" w:space="0" w:color="auto"/>
            <w:bottom w:val="none" w:sz="0" w:space="0" w:color="auto"/>
            <w:right w:val="none" w:sz="0" w:space="0" w:color="auto"/>
          </w:divBdr>
        </w:div>
        <w:div w:id="182550220">
          <w:marLeft w:val="640"/>
          <w:marRight w:val="0"/>
          <w:marTop w:val="0"/>
          <w:marBottom w:val="0"/>
          <w:divBdr>
            <w:top w:val="none" w:sz="0" w:space="0" w:color="auto"/>
            <w:left w:val="none" w:sz="0" w:space="0" w:color="auto"/>
            <w:bottom w:val="none" w:sz="0" w:space="0" w:color="auto"/>
            <w:right w:val="none" w:sz="0" w:space="0" w:color="auto"/>
          </w:divBdr>
        </w:div>
        <w:div w:id="1993294900">
          <w:marLeft w:val="640"/>
          <w:marRight w:val="0"/>
          <w:marTop w:val="0"/>
          <w:marBottom w:val="0"/>
          <w:divBdr>
            <w:top w:val="none" w:sz="0" w:space="0" w:color="auto"/>
            <w:left w:val="none" w:sz="0" w:space="0" w:color="auto"/>
            <w:bottom w:val="none" w:sz="0" w:space="0" w:color="auto"/>
            <w:right w:val="none" w:sz="0" w:space="0" w:color="auto"/>
          </w:divBdr>
        </w:div>
        <w:div w:id="362021915">
          <w:marLeft w:val="640"/>
          <w:marRight w:val="0"/>
          <w:marTop w:val="0"/>
          <w:marBottom w:val="0"/>
          <w:divBdr>
            <w:top w:val="none" w:sz="0" w:space="0" w:color="auto"/>
            <w:left w:val="none" w:sz="0" w:space="0" w:color="auto"/>
            <w:bottom w:val="none" w:sz="0" w:space="0" w:color="auto"/>
            <w:right w:val="none" w:sz="0" w:space="0" w:color="auto"/>
          </w:divBdr>
        </w:div>
        <w:div w:id="364914918">
          <w:marLeft w:val="640"/>
          <w:marRight w:val="0"/>
          <w:marTop w:val="0"/>
          <w:marBottom w:val="0"/>
          <w:divBdr>
            <w:top w:val="none" w:sz="0" w:space="0" w:color="auto"/>
            <w:left w:val="none" w:sz="0" w:space="0" w:color="auto"/>
            <w:bottom w:val="none" w:sz="0" w:space="0" w:color="auto"/>
            <w:right w:val="none" w:sz="0" w:space="0" w:color="auto"/>
          </w:divBdr>
        </w:div>
        <w:div w:id="256984317">
          <w:marLeft w:val="640"/>
          <w:marRight w:val="0"/>
          <w:marTop w:val="0"/>
          <w:marBottom w:val="0"/>
          <w:divBdr>
            <w:top w:val="none" w:sz="0" w:space="0" w:color="auto"/>
            <w:left w:val="none" w:sz="0" w:space="0" w:color="auto"/>
            <w:bottom w:val="none" w:sz="0" w:space="0" w:color="auto"/>
            <w:right w:val="none" w:sz="0" w:space="0" w:color="auto"/>
          </w:divBdr>
        </w:div>
        <w:div w:id="866453339">
          <w:marLeft w:val="640"/>
          <w:marRight w:val="0"/>
          <w:marTop w:val="0"/>
          <w:marBottom w:val="0"/>
          <w:divBdr>
            <w:top w:val="none" w:sz="0" w:space="0" w:color="auto"/>
            <w:left w:val="none" w:sz="0" w:space="0" w:color="auto"/>
            <w:bottom w:val="none" w:sz="0" w:space="0" w:color="auto"/>
            <w:right w:val="none" w:sz="0" w:space="0" w:color="auto"/>
          </w:divBdr>
        </w:div>
        <w:div w:id="899362059">
          <w:marLeft w:val="640"/>
          <w:marRight w:val="0"/>
          <w:marTop w:val="0"/>
          <w:marBottom w:val="0"/>
          <w:divBdr>
            <w:top w:val="none" w:sz="0" w:space="0" w:color="auto"/>
            <w:left w:val="none" w:sz="0" w:space="0" w:color="auto"/>
            <w:bottom w:val="none" w:sz="0" w:space="0" w:color="auto"/>
            <w:right w:val="none" w:sz="0" w:space="0" w:color="auto"/>
          </w:divBdr>
        </w:div>
        <w:div w:id="428549962">
          <w:marLeft w:val="640"/>
          <w:marRight w:val="0"/>
          <w:marTop w:val="0"/>
          <w:marBottom w:val="0"/>
          <w:divBdr>
            <w:top w:val="none" w:sz="0" w:space="0" w:color="auto"/>
            <w:left w:val="none" w:sz="0" w:space="0" w:color="auto"/>
            <w:bottom w:val="none" w:sz="0" w:space="0" w:color="auto"/>
            <w:right w:val="none" w:sz="0" w:space="0" w:color="auto"/>
          </w:divBdr>
        </w:div>
        <w:div w:id="1528987261">
          <w:marLeft w:val="640"/>
          <w:marRight w:val="0"/>
          <w:marTop w:val="0"/>
          <w:marBottom w:val="0"/>
          <w:divBdr>
            <w:top w:val="none" w:sz="0" w:space="0" w:color="auto"/>
            <w:left w:val="none" w:sz="0" w:space="0" w:color="auto"/>
            <w:bottom w:val="none" w:sz="0" w:space="0" w:color="auto"/>
            <w:right w:val="none" w:sz="0" w:space="0" w:color="auto"/>
          </w:divBdr>
        </w:div>
        <w:div w:id="859319037">
          <w:marLeft w:val="640"/>
          <w:marRight w:val="0"/>
          <w:marTop w:val="0"/>
          <w:marBottom w:val="0"/>
          <w:divBdr>
            <w:top w:val="none" w:sz="0" w:space="0" w:color="auto"/>
            <w:left w:val="none" w:sz="0" w:space="0" w:color="auto"/>
            <w:bottom w:val="none" w:sz="0" w:space="0" w:color="auto"/>
            <w:right w:val="none" w:sz="0" w:space="0" w:color="auto"/>
          </w:divBdr>
        </w:div>
        <w:div w:id="1234311405">
          <w:marLeft w:val="640"/>
          <w:marRight w:val="0"/>
          <w:marTop w:val="0"/>
          <w:marBottom w:val="0"/>
          <w:divBdr>
            <w:top w:val="none" w:sz="0" w:space="0" w:color="auto"/>
            <w:left w:val="none" w:sz="0" w:space="0" w:color="auto"/>
            <w:bottom w:val="none" w:sz="0" w:space="0" w:color="auto"/>
            <w:right w:val="none" w:sz="0" w:space="0" w:color="auto"/>
          </w:divBdr>
        </w:div>
        <w:div w:id="1108542100">
          <w:marLeft w:val="640"/>
          <w:marRight w:val="0"/>
          <w:marTop w:val="0"/>
          <w:marBottom w:val="0"/>
          <w:divBdr>
            <w:top w:val="none" w:sz="0" w:space="0" w:color="auto"/>
            <w:left w:val="none" w:sz="0" w:space="0" w:color="auto"/>
            <w:bottom w:val="none" w:sz="0" w:space="0" w:color="auto"/>
            <w:right w:val="none" w:sz="0" w:space="0" w:color="auto"/>
          </w:divBdr>
        </w:div>
        <w:div w:id="1586373884">
          <w:marLeft w:val="640"/>
          <w:marRight w:val="0"/>
          <w:marTop w:val="0"/>
          <w:marBottom w:val="0"/>
          <w:divBdr>
            <w:top w:val="none" w:sz="0" w:space="0" w:color="auto"/>
            <w:left w:val="none" w:sz="0" w:space="0" w:color="auto"/>
            <w:bottom w:val="none" w:sz="0" w:space="0" w:color="auto"/>
            <w:right w:val="none" w:sz="0" w:space="0" w:color="auto"/>
          </w:divBdr>
        </w:div>
        <w:div w:id="2004312666">
          <w:marLeft w:val="640"/>
          <w:marRight w:val="0"/>
          <w:marTop w:val="0"/>
          <w:marBottom w:val="0"/>
          <w:divBdr>
            <w:top w:val="none" w:sz="0" w:space="0" w:color="auto"/>
            <w:left w:val="none" w:sz="0" w:space="0" w:color="auto"/>
            <w:bottom w:val="none" w:sz="0" w:space="0" w:color="auto"/>
            <w:right w:val="none" w:sz="0" w:space="0" w:color="auto"/>
          </w:divBdr>
        </w:div>
        <w:div w:id="1024407829">
          <w:marLeft w:val="640"/>
          <w:marRight w:val="0"/>
          <w:marTop w:val="0"/>
          <w:marBottom w:val="0"/>
          <w:divBdr>
            <w:top w:val="none" w:sz="0" w:space="0" w:color="auto"/>
            <w:left w:val="none" w:sz="0" w:space="0" w:color="auto"/>
            <w:bottom w:val="none" w:sz="0" w:space="0" w:color="auto"/>
            <w:right w:val="none" w:sz="0" w:space="0" w:color="auto"/>
          </w:divBdr>
        </w:div>
        <w:div w:id="2115636904">
          <w:marLeft w:val="640"/>
          <w:marRight w:val="0"/>
          <w:marTop w:val="0"/>
          <w:marBottom w:val="0"/>
          <w:divBdr>
            <w:top w:val="none" w:sz="0" w:space="0" w:color="auto"/>
            <w:left w:val="none" w:sz="0" w:space="0" w:color="auto"/>
            <w:bottom w:val="none" w:sz="0" w:space="0" w:color="auto"/>
            <w:right w:val="none" w:sz="0" w:space="0" w:color="auto"/>
          </w:divBdr>
        </w:div>
        <w:div w:id="1173227254">
          <w:marLeft w:val="640"/>
          <w:marRight w:val="0"/>
          <w:marTop w:val="0"/>
          <w:marBottom w:val="0"/>
          <w:divBdr>
            <w:top w:val="none" w:sz="0" w:space="0" w:color="auto"/>
            <w:left w:val="none" w:sz="0" w:space="0" w:color="auto"/>
            <w:bottom w:val="none" w:sz="0" w:space="0" w:color="auto"/>
            <w:right w:val="none" w:sz="0" w:space="0" w:color="auto"/>
          </w:divBdr>
        </w:div>
        <w:div w:id="169687965">
          <w:marLeft w:val="640"/>
          <w:marRight w:val="0"/>
          <w:marTop w:val="0"/>
          <w:marBottom w:val="0"/>
          <w:divBdr>
            <w:top w:val="none" w:sz="0" w:space="0" w:color="auto"/>
            <w:left w:val="none" w:sz="0" w:space="0" w:color="auto"/>
            <w:bottom w:val="none" w:sz="0" w:space="0" w:color="auto"/>
            <w:right w:val="none" w:sz="0" w:space="0" w:color="auto"/>
          </w:divBdr>
        </w:div>
        <w:div w:id="424351164">
          <w:marLeft w:val="640"/>
          <w:marRight w:val="0"/>
          <w:marTop w:val="0"/>
          <w:marBottom w:val="0"/>
          <w:divBdr>
            <w:top w:val="none" w:sz="0" w:space="0" w:color="auto"/>
            <w:left w:val="none" w:sz="0" w:space="0" w:color="auto"/>
            <w:bottom w:val="none" w:sz="0" w:space="0" w:color="auto"/>
            <w:right w:val="none" w:sz="0" w:space="0" w:color="auto"/>
          </w:divBdr>
        </w:div>
        <w:div w:id="1736081208">
          <w:marLeft w:val="640"/>
          <w:marRight w:val="0"/>
          <w:marTop w:val="0"/>
          <w:marBottom w:val="0"/>
          <w:divBdr>
            <w:top w:val="none" w:sz="0" w:space="0" w:color="auto"/>
            <w:left w:val="none" w:sz="0" w:space="0" w:color="auto"/>
            <w:bottom w:val="none" w:sz="0" w:space="0" w:color="auto"/>
            <w:right w:val="none" w:sz="0" w:space="0" w:color="auto"/>
          </w:divBdr>
        </w:div>
        <w:div w:id="938756863">
          <w:marLeft w:val="640"/>
          <w:marRight w:val="0"/>
          <w:marTop w:val="0"/>
          <w:marBottom w:val="0"/>
          <w:divBdr>
            <w:top w:val="none" w:sz="0" w:space="0" w:color="auto"/>
            <w:left w:val="none" w:sz="0" w:space="0" w:color="auto"/>
            <w:bottom w:val="none" w:sz="0" w:space="0" w:color="auto"/>
            <w:right w:val="none" w:sz="0" w:space="0" w:color="auto"/>
          </w:divBdr>
        </w:div>
        <w:div w:id="1003320884">
          <w:marLeft w:val="640"/>
          <w:marRight w:val="0"/>
          <w:marTop w:val="0"/>
          <w:marBottom w:val="0"/>
          <w:divBdr>
            <w:top w:val="none" w:sz="0" w:space="0" w:color="auto"/>
            <w:left w:val="none" w:sz="0" w:space="0" w:color="auto"/>
            <w:bottom w:val="none" w:sz="0" w:space="0" w:color="auto"/>
            <w:right w:val="none" w:sz="0" w:space="0" w:color="auto"/>
          </w:divBdr>
        </w:div>
        <w:div w:id="1474788382">
          <w:marLeft w:val="640"/>
          <w:marRight w:val="0"/>
          <w:marTop w:val="0"/>
          <w:marBottom w:val="0"/>
          <w:divBdr>
            <w:top w:val="none" w:sz="0" w:space="0" w:color="auto"/>
            <w:left w:val="none" w:sz="0" w:space="0" w:color="auto"/>
            <w:bottom w:val="none" w:sz="0" w:space="0" w:color="auto"/>
            <w:right w:val="none" w:sz="0" w:space="0" w:color="auto"/>
          </w:divBdr>
        </w:div>
        <w:div w:id="1180704931">
          <w:marLeft w:val="640"/>
          <w:marRight w:val="0"/>
          <w:marTop w:val="0"/>
          <w:marBottom w:val="0"/>
          <w:divBdr>
            <w:top w:val="none" w:sz="0" w:space="0" w:color="auto"/>
            <w:left w:val="none" w:sz="0" w:space="0" w:color="auto"/>
            <w:bottom w:val="none" w:sz="0" w:space="0" w:color="auto"/>
            <w:right w:val="none" w:sz="0" w:space="0" w:color="auto"/>
          </w:divBdr>
        </w:div>
        <w:div w:id="276449914">
          <w:marLeft w:val="640"/>
          <w:marRight w:val="0"/>
          <w:marTop w:val="0"/>
          <w:marBottom w:val="0"/>
          <w:divBdr>
            <w:top w:val="none" w:sz="0" w:space="0" w:color="auto"/>
            <w:left w:val="none" w:sz="0" w:space="0" w:color="auto"/>
            <w:bottom w:val="none" w:sz="0" w:space="0" w:color="auto"/>
            <w:right w:val="none" w:sz="0" w:space="0" w:color="auto"/>
          </w:divBdr>
        </w:div>
        <w:div w:id="1170170324">
          <w:marLeft w:val="640"/>
          <w:marRight w:val="0"/>
          <w:marTop w:val="0"/>
          <w:marBottom w:val="0"/>
          <w:divBdr>
            <w:top w:val="none" w:sz="0" w:space="0" w:color="auto"/>
            <w:left w:val="none" w:sz="0" w:space="0" w:color="auto"/>
            <w:bottom w:val="none" w:sz="0" w:space="0" w:color="auto"/>
            <w:right w:val="none" w:sz="0" w:space="0" w:color="auto"/>
          </w:divBdr>
        </w:div>
        <w:div w:id="349259566">
          <w:marLeft w:val="640"/>
          <w:marRight w:val="0"/>
          <w:marTop w:val="0"/>
          <w:marBottom w:val="0"/>
          <w:divBdr>
            <w:top w:val="none" w:sz="0" w:space="0" w:color="auto"/>
            <w:left w:val="none" w:sz="0" w:space="0" w:color="auto"/>
            <w:bottom w:val="none" w:sz="0" w:space="0" w:color="auto"/>
            <w:right w:val="none" w:sz="0" w:space="0" w:color="auto"/>
          </w:divBdr>
        </w:div>
        <w:div w:id="1602445590">
          <w:marLeft w:val="640"/>
          <w:marRight w:val="0"/>
          <w:marTop w:val="0"/>
          <w:marBottom w:val="0"/>
          <w:divBdr>
            <w:top w:val="none" w:sz="0" w:space="0" w:color="auto"/>
            <w:left w:val="none" w:sz="0" w:space="0" w:color="auto"/>
            <w:bottom w:val="none" w:sz="0" w:space="0" w:color="auto"/>
            <w:right w:val="none" w:sz="0" w:space="0" w:color="auto"/>
          </w:divBdr>
        </w:div>
        <w:div w:id="602079885">
          <w:marLeft w:val="640"/>
          <w:marRight w:val="0"/>
          <w:marTop w:val="0"/>
          <w:marBottom w:val="0"/>
          <w:divBdr>
            <w:top w:val="none" w:sz="0" w:space="0" w:color="auto"/>
            <w:left w:val="none" w:sz="0" w:space="0" w:color="auto"/>
            <w:bottom w:val="none" w:sz="0" w:space="0" w:color="auto"/>
            <w:right w:val="none" w:sz="0" w:space="0" w:color="auto"/>
          </w:divBdr>
        </w:div>
        <w:div w:id="1853296457">
          <w:marLeft w:val="640"/>
          <w:marRight w:val="0"/>
          <w:marTop w:val="0"/>
          <w:marBottom w:val="0"/>
          <w:divBdr>
            <w:top w:val="none" w:sz="0" w:space="0" w:color="auto"/>
            <w:left w:val="none" w:sz="0" w:space="0" w:color="auto"/>
            <w:bottom w:val="none" w:sz="0" w:space="0" w:color="auto"/>
            <w:right w:val="none" w:sz="0" w:space="0" w:color="auto"/>
          </w:divBdr>
        </w:div>
        <w:div w:id="2064056417">
          <w:marLeft w:val="640"/>
          <w:marRight w:val="0"/>
          <w:marTop w:val="0"/>
          <w:marBottom w:val="0"/>
          <w:divBdr>
            <w:top w:val="none" w:sz="0" w:space="0" w:color="auto"/>
            <w:left w:val="none" w:sz="0" w:space="0" w:color="auto"/>
            <w:bottom w:val="none" w:sz="0" w:space="0" w:color="auto"/>
            <w:right w:val="none" w:sz="0" w:space="0" w:color="auto"/>
          </w:divBdr>
        </w:div>
        <w:div w:id="261763874">
          <w:marLeft w:val="640"/>
          <w:marRight w:val="0"/>
          <w:marTop w:val="0"/>
          <w:marBottom w:val="0"/>
          <w:divBdr>
            <w:top w:val="none" w:sz="0" w:space="0" w:color="auto"/>
            <w:left w:val="none" w:sz="0" w:space="0" w:color="auto"/>
            <w:bottom w:val="none" w:sz="0" w:space="0" w:color="auto"/>
            <w:right w:val="none" w:sz="0" w:space="0" w:color="auto"/>
          </w:divBdr>
        </w:div>
        <w:div w:id="795177283">
          <w:marLeft w:val="640"/>
          <w:marRight w:val="0"/>
          <w:marTop w:val="0"/>
          <w:marBottom w:val="0"/>
          <w:divBdr>
            <w:top w:val="none" w:sz="0" w:space="0" w:color="auto"/>
            <w:left w:val="none" w:sz="0" w:space="0" w:color="auto"/>
            <w:bottom w:val="none" w:sz="0" w:space="0" w:color="auto"/>
            <w:right w:val="none" w:sz="0" w:space="0" w:color="auto"/>
          </w:divBdr>
        </w:div>
        <w:div w:id="868492133">
          <w:marLeft w:val="640"/>
          <w:marRight w:val="0"/>
          <w:marTop w:val="0"/>
          <w:marBottom w:val="0"/>
          <w:divBdr>
            <w:top w:val="none" w:sz="0" w:space="0" w:color="auto"/>
            <w:left w:val="none" w:sz="0" w:space="0" w:color="auto"/>
            <w:bottom w:val="none" w:sz="0" w:space="0" w:color="auto"/>
            <w:right w:val="none" w:sz="0" w:space="0" w:color="auto"/>
          </w:divBdr>
        </w:div>
        <w:div w:id="1573393460">
          <w:marLeft w:val="640"/>
          <w:marRight w:val="0"/>
          <w:marTop w:val="0"/>
          <w:marBottom w:val="0"/>
          <w:divBdr>
            <w:top w:val="none" w:sz="0" w:space="0" w:color="auto"/>
            <w:left w:val="none" w:sz="0" w:space="0" w:color="auto"/>
            <w:bottom w:val="none" w:sz="0" w:space="0" w:color="auto"/>
            <w:right w:val="none" w:sz="0" w:space="0" w:color="auto"/>
          </w:divBdr>
        </w:div>
        <w:div w:id="794715865">
          <w:marLeft w:val="640"/>
          <w:marRight w:val="0"/>
          <w:marTop w:val="0"/>
          <w:marBottom w:val="0"/>
          <w:divBdr>
            <w:top w:val="none" w:sz="0" w:space="0" w:color="auto"/>
            <w:left w:val="none" w:sz="0" w:space="0" w:color="auto"/>
            <w:bottom w:val="none" w:sz="0" w:space="0" w:color="auto"/>
            <w:right w:val="none" w:sz="0" w:space="0" w:color="auto"/>
          </w:divBdr>
        </w:div>
        <w:div w:id="783614946">
          <w:marLeft w:val="640"/>
          <w:marRight w:val="0"/>
          <w:marTop w:val="0"/>
          <w:marBottom w:val="0"/>
          <w:divBdr>
            <w:top w:val="none" w:sz="0" w:space="0" w:color="auto"/>
            <w:left w:val="none" w:sz="0" w:space="0" w:color="auto"/>
            <w:bottom w:val="none" w:sz="0" w:space="0" w:color="auto"/>
            <w:right w:val="none" w:sz="0" w:space="0" w:color="auto"/>
          </w:divBdr>
        </w:div>
        <w:div w:id="74402176">
          <w:marLeft w:val="640"/>
          <w:marRight w:val="0"/>
          <w:marTop w:val="0"/>
          <w:marBottom w:val="0"/>
          <w:divBdr>
            <w:top w:val="none" w:sz="0" w:space="0" w:color="auto"/>
            <w:left w:val="none" w:sz="0" w:space="0" w:color="auto"/>
            <w:bottom w:val="none" w:sz="0" w:space="0" w:color="auto"/>
            <w:right w:val="none" w:sz="0" w:space="0" w:color="auto"/>
          </w:divBdr>
        </w:div>
        <w:div w:id="1567762260">
          <w:marLeft w:val="640"/>
          <w:marRight w:val="0"/>
          <w:marTop w:val="0"/>
          <w:marBottom w:val="0"/>
          <w:divBdr>
            <w:top w:val="none" w:sz="0" w:space="0" w:color="auto"/>
            <w:left w:val="none" w:sz="0" w:space="0" w:color="auto"/>
            <w:bottom w:val="none" w:sz="0" w:space="0" w:color="auto"/>
            <w:right w:val="none" w:sz="0" w:space="0" w:color="auto"/>
          </w:divBdr>
        </w:div>
        <w:div w:id="1523518713">
          <w:marLeft w:val="640"/>
          <w:marRight w:val="0"/>
          <w:marTop w:val="0"/>
          <w:marBottom w:val="0"/>
          <w:divBdr>
            <w:top w:val="none" w:sz="0" w:space="0" w:color="auto"/>
            <w:left w:val="none" w:sz="0" w:space="0" w:color="auto"/>
            <w:bottom w:val="none" w:sz="0" w:space="0" w:color="auto"/>
            <w:right w:val="none" w:sz="0" w:space="0" w:color="auto"/>
          </w:divBdr>
        </w:div>
        <w:div w:id="1227839291">
          <w:marLeft w:val="640"/>
          <w:marRight w:val="0"/>
          <w:marTop w:val="0"/>
          <w:marBottom w:val="0"/>
          <w:divBdr>
            <w:top w:val="none" w:sz="0" w:space="0" w:color="auto"/>
            <w:left w:val="none" w:sz="0" w:space="0" w:color="auto"/>
            <w:bottom w:val="none" w:sz="0" w:space="0" w:color="auto"/>
            <w:right w:val="none" w:sz="0" w:space="0" w:color="auto"/>
          </w:divBdr>
        </w:div>
        <w:div w:id="420227005">
          <w:marLeft w:val="640"/>
          <w:marRight w:val="0"/>
          <w:marTop w:val="0"/>
          <w:marBottom w:val="0"/>
          <w:divBdr>
            <w:top w:val="none" w:sz="0" w:space="0" w:color="auto"/>
            <w:left w:val="none" w:sz="0" w:space="0" w:color="auto"/>
            <w:bottom w:val="none" w:sz="0" w:space="0" w:color="auto"/>
            <w:right w:val="none" w:sz="0" w:space="0" w:color="auto"/>
          </w:divBdr>
        </w:div>
        <w:div w:id="152260367">
          <w:marLeft w:val="640"/>
          <w:marRight w:val="0"/>
          <w:marTop w:val="0"/>
          <w:marBottom w:val="0"/>
          <w:divBdr>
            <w:top w:val="none" w:sz="0" w:space="0" w:color="auto"/>
            <w:left w:val="none" w:sz="0" w:space="0" w:color="auto"/>
            <w:bottom w:val="none" w:sz="0" w:space="0" w:color="auto"/>
            <w:right w:val="none" w:sz="0" w:space="0" w:color="auto"/>
          </w:divBdr>
        </w:div>
        <w:div w:id="485584537">
          <w:marLeft w:val="640"/>
          <w:marRight w:val="0"/>
          <w:marTop w:val="0"/>
          <w:marBottom w:val="0"/>
          <w:divBdr>
            <w:top w:val="none" w:sz="0" w:space="0" w:color="auto"/>
            <w:left w:val="none" w:sz="0" w:space="0" w:color="auto"/>
            <w:bottom w:val="none" w:sz="0" w:space="0" w:color="auto"/>
            <w:right w:val="none" w:sz="0" w:space="0" w:color="auto"/>
          </w:divBdr>
        </w:div>
        <w:div w:id="413749606">
          <w:marLeft w:val="640"/>
          <w:marRight w:val="0"/>
          <w:marTop w:val="0"/>
          <w:marBottom w:val="0"/>
          <w:divBdr>
            <w:top w:val="none" w:sz="0" w:space="0" w:color="auto"/>
            <w:left w:val="none" w:sz="0" w:space="0" w:color="auto"/>
            <w:bottom w:val="none" w:sz="0" w:space="0" w:color="auto"/>
            <w:right w:val="none" w:sz="0" w:space="0" w:color="auto"/>
          </w:divBdr>
        </w:div>
        <w:div w:id="1681858924">
          <w:marLeft w:val="640"/>
          <w:marRight w:val="0"/>
          <w:marTop w:val="0"/>
          <w:marBottom w:val="0"/>
          <w:divBdr>
            <w:top w:val="none" w:sz="0" w:space="0" w:color="auto"/>
            <w:left w:val="none" w:sz="0" w:space="0" w:color="auto"/>
            <w:bottom w:val="none" w:sz="0" w:space="0" w:color="auto"/>
            <w:right w:val="none" w:sz="0" w:space="0" w:color="auto"/>
          </w:divBdr>
        </w:div>
        <w:div w:id="1140997953">
          <w:marLeft w:val="640"/>
          <w:marRight w:val="0"/>
          <w:marTop w:val="0"/>
          <w:marBottom w:val="0"/>
          <w:divBdr>
            <w:top w:val="none" w:sz="0" w:space="0" w:color="auto"/>
            <w:left w:val="none" w:sz="0" w:space="0" w:color="auto"/>
            <w:bottom w:val="none" w:sz="0" w:space="0" w:color="auto"/>
            <w:right w:val="none" w:sz="0" w:space="0" w:color="auto"/>
          </w:divBdr>
        </w:div>
        <w:div w:id="680426795">
          <w:marLeft w:val="640"/>
          <w:marRight w:val="0"/>
          <w:marTop w:val="0"/>
          <w:marBottom w:val="0"/>
          <w:divBdr>
            <w:top w:val="none" w:sz="0" w:space="0" w:color="auto"/>
            <w:left w:val="none" w:sz="0" w:space="0" w:color="auto"/>
            <w:bottom w:val="none" w:sz="0" w:space="0" w:color="auto"/>
            <w:right w:val="none" w:sz="0" w:space="0" w:color="auto"/>
          </w:divBdr>
        </w:div>
        <w:div w:id="131219918">
          <w:marLeft w:val="640"/>
          <w:marRight w:val="0"/>
          <w:marTop w:val="0"/>
          <w:marBottom w:val="0"/>
          <w:divBdr>
            <w:top w:val="none" w:sz="0" w:space="0" w:color="auto"/>
            <w:left w:val="none" w:sz="0" w:space="0" w:color="auto"/>
            <w:bottom w:val="none" w:sz="0" w:space="0" w:color="auto"/>
            <w:right w:val="none" w:sz="0" w:space="0" w:color="auto"/>
          </w:divBdr>
        </w:div>
        <w:div w:id="331222032">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5990253">
      <w:bodyDiv w:val="1"/>
      <w:marLeft w:val="0"/>
      <w:marRight w:val="0"/>
      <w:marTop w:val="0"/>
      <w:marBottom w:val="0"/>
      <w:divBdr>
        <w:top w:val="none" w:sz="0" w:space="0" w:color="auto"/>
        <w:left w:val="none" w:sz="0" w:space="0" w:color="auto"/>
        <w:bottom w:val="none" w:sz="0" w:space="0" w:color="auto"/>
        <w:right w:val="none" w:sz="0" w:space="0" w:color="auto"/>
      </w:divBdr>
      <w:divsChild>
        <w:div w:id="1054894539">
          <w:marLeft w:val="640"/>
          <w:marRight w:val="0"/>
          <w:marTop w:val="0"/>
          <w:marBottom w:val="0"/>
          <w:divBdr>
            <w:top w:val="none" w:sz="0" w:space="0" w:color="auto"/>
            <w:left w:val="none" w:sz="0" w:space="0" w:color="auto"/>
            <w:bottom w:val="none" w:sz="0" w:space="0" w:color="auto"/>
            <w:right w:val="none" w:sz="0" w:space="0" w:color="auto"/>
          </w:divBdr>
        </w:div>
        <w:div w:id="1263732253">
          <w:marLeft w:val="640"/>
          <w:marRight w:val="0"/>
          <w:marTop w:val="0"/>
          <w:marBottom w:val="0"/>
          <w:divBdr>
            <w:top w:val="none" w:sz="0" w:space="0" w:color="auto"/>
            <w:left w:val="none" w:sz="0" w:space="0" w:color="auto"/>
            <w:bottom w:val="none" w:sz="0" w:space="0" w:color="auto"/>
            <w:right w:val="none" w:sz="0" w:space="0" w:color="auto"/>
          </w:divBdr>
        </w:div>
        <w:div w:id="22445016">
          <w:marLeft w:val="640"/>
          <w:marRight w:val="0"/>
          <w:marTop w:val="0"/>
          <w:marBottom w:val="0"/>
          <w:divBdr>
            <w:top w:val="none" w:sz="0" w:space="0" w:color="auto"/>
            <w:left w:val="none" w:sz="0" w:space="0" w:color="auto"/>
            <w:bottom w:val="none" w:sz="0" w:space="0" w:color="auto"/>
            <w:right w:val="none" w:sz="0" w:space="0" w:color="auto"/>
          </w:divBdr>
        </w:div>
        <w:div w:id="979461352">
          <w:marLeft w:val="640"/>
          <w:marRight w:val="0"/>
          <w:marTop w:val="0"/>
          <w:marBottom w:val="0"/>
          <w:divBdr>
            <w:top w:val="none" w:sz="0" w:space="0" w:color="auto"/>
            <w:left w:val="none" w:sz="0" w:space="0" w:color="auto"/>
            <w:bottom w:val="none" w:sz="0" w:space="0" w:color="auto"/>
            <w:right w:val="none" w:sz="0" w:space="0" w:color="auto"/>
          </w:divBdr>
        </w:div>
        <w:div w:id="1221748281">
          <w:marLeft w:val="640"/>
          <w:marRight w:val="0"/>
          <w:marTop w:val="0"/>
          <w:marBottom w:val="0"/>
          <w:divBdr>
            <w:top w:val="none" w:sz="0" w:space="0" w:color="auto"/>
            <w:left w:val="none" w:sz="0" w:space="0" w:color="auto"/>
            <w:bottom w:val="none" w:sz="0" w:space="0" w:color="auto"/>
            <w:right w:val="none" w:sz="0" w:space="0" w:color="auto"/>
          </w:divBdr>
        </w:div>
        <w:div w:id="938023815">
          <w:marLeft w:val="640"/>
          <w:marRight w:val="0"/>
          <w:marTop w:val="0"/>
          <w:marBottom w:val="0"/>
          <w:divBdr>
            <w:top w:val="none" w:sz="0" w:space="0" w:color="auto"/>
            <w:left w:val="none" w:sz="0" w:space="0" w:color="auto"/>
            <w:bottom w:val="none" w:sz="0" w:space="0" w:color="auto"/>
            <w:right w:val="none" w:sz="0" w:space="0" w:color="auto"/>
          </w:divBdr>
        </w:div>
        <w:div w:id="331222905">
          <w:marLeft w:val="640"/>
          <w:marRight w:val="0"/>
          <w:marTop w:val="0"/>
          <w:marBottom w:val="0"/>
          <w:divBdr>
            <w:top w:val="none" w:sz="0" w:space="0" w:color="auto"/>
            <w:left w:val="none" w:sz="0" w:space="0" w:color="auto"/>
            <w:bottom w:val="none" w:sz="0" w:space="0" w:color="auto"/>
            <w:right w:val="none" w:sz="0" w:space="0" w:color="auto"/>
          </w:divBdr>
        </w:div>
        <w:div w:id="285043813">
          <w:marLeft w:val="640"/>
          <w:marRight w:val="0"/>
          <w:marTop w:val="0"/>
          <w:marBottom w:val="0"/>
          <w:divBdr>
            <w:top w:val="none" w:sz="0" w:space="0" w:color="auto"/>
            <w:left w:val="none" w:sz="0" w:space="0" w:color="auto"/>
            <w:bottom w:val="none" w:sz="0" w:space="0" w:color="auto"/>
            <w:right w:val="none" w:sz="0" w:space="0" w:color="auto"/>
          </w:divBdr>
        </w:div>
        <w:div w:id="2082561160">
          <w:marLeft w:val="640"/>
          <w:marRight w:val="0"/>
          <w:marTop w:val="0"/>
          <w:marBottom w:val="0"/>
          <w:divBdr>
            <w:top w:val="none" w:sz="0" w:space="0" w:color="auto"/>
            <w:left w:val="none" w:sz="0" w:space="0" w:color="auto"/>
            <w:bottom w:val="none" w:sz="0" w:space="0" w:color="auto"/>
            <w:right w:val="none" w:sz="0" w:space="0" w:color="auto"/>
          </w:divBdr>
        </w:div>
        <w:div w:id="1828864128">
          <w:marLeft w:val="640"/>
          <w:marRight w:val="0"/>
          <w:marTop w:val="0"/>
          <w:marBottom w:val="0"/>
          <w:divBdr>
            <w:top w:val="none" w:sz="0" w:space="0" w:color="auto"/>
            <w:left w:val="none" w:sz="0" w:space="0" w:color="auto"/>
            <w:bottom w:val="none" w:sz="0" w:space="0" w:color="auto"/>
            <w:right w:val="none" w:sz="0" w:space="0" w:color="auto"/>
          </w:divBdr>
        </w:div>
        <w:div w:id="457144546">
          <w:marLeft w:val="640"/>
          <w:marRight w:val="0"/>
          <w:marTop w:val="0"/>
          <w:marBottom w:val="0"/>
          <w:divBdr>
            <w:top w:val="none" w:sz="0" w:space="0" w:color="auto"/>
            <w:left w:val="none" w:sz="0" w:space="0" w:color="auto"/>
            <w:bottom w:val="none" w:sz="0" w:space="0" w:color="auto"/>
            <w:right w:val="none" w:sz="0" w:space="0" w:color="auto"/>
          </w:divBdr>
        </w:div>
        <w:div w:id="613904841">
          <w:marLeft w:val="640"/>
          <w:marRight w:val="0"/>
          <w:marTop w:val="0"/>
          <w:marBottom w:val="0"/>
          <w:divBdr>
            <w:top w:val="none" w:sz="0" w:space="0" w:color="auto"/>
            <w:left w:val="none" w:sz="0" w:space="0" w:color="auto"/>
            <w:bottom w:val="none" w:sz="0" w:space="0" w:color="auto"/>
            <w:right w:val="none" w:sz="0" w:space="0" w:color="auto"/>
          </w:divBdr>
        </w:div>
        <w:div w:id="1376538763">
          <w:marLeft w:val="640"/>
          <w:marRight w:val="0"/>
          <w:marTop w:val="0"/>
          <w:marBottom w:val="0"/>
          <w:divBdr>
            <w:top w:val="none" w:sz="0" w:space="0" w:color="auto"/>
            <w:left w:val="none" w:sz="0" w:space="0" w:color="auto"/>
            <w:bottom w:val="none" w:sz="0" w:space="0" w:color="auto"/>
            <w:right w:val="none" w:sz="0" w:space="0" w:color="auto"/>
          </w:divBdr>
        </w:div>
        <w:div w:id="18357914">
          <w:marLeft w:val="640"/>
          <w:marRight w:val="0"/>
          <w:marTop w:val="0"/>
          <w:marBottom w:val="0"/>
          <w:divBdr>
            <w:top w:val="none" w:sz="0" w:space="0" w:color="auto"/>
            <w:left w:val="none" w:sz="0" w:space="0" w:color="auto"/>
            <w:bottom w:val="none" w:sz="0" w:space="0" w:color="auto"/>
            <w:right w:val="none" w:sz="0" w:space="0" w:color="auto"/>
          </w:divBdr>
        </w:div>
        <w:div w:id="430392887">
          <w:marLeft w:val="640"/>
          <w:marRight w:val="0"/>
          <w:marTop w:val="0"/>
          <w:marBottom w:val="0"/>
          <w:divBdr>
            <w:top w:val="none" w:sz="0" w:space="0" w:color="auto"/>
            <w:left w:val="none" w:sz="0" w:space="0" w:color="auto"/>
            <w:bottom w:val="none" w:sz="0" w:space="0" w:color="auto"/>
            <w:right w:val="none" w:sz="0" w:space="0" w:color="auto"/>
          </w:divBdr>
        </w:div>
        <w:div w:id="1158964342">
          <w:marLeft w:val="640"/>
          <w:marRight w:val="0"/>
          <w:marTop w:val="0"/>
          <w:marBottom w:val="0"/>
          <w:divBdr>
            <w:top w:val="none" w:sz="0" w:space="0" w:color="auto"/>
            <w:left w:val="none" w:sz="0" w:space="0" w:color="auto"/>
            <w:bottom w:val="none" w:sz="0" w:space="0" w:color="auto"/>
            <w:right w:val="none" w:sz="0" w:space="0" w:color="auto"/>
          </w:divBdr>
        </w:div>
        <w:div w:id="647907025">
          <w:marLeft w:val="640"/>
          <w:marRight w:val="0"/>
          <w:marTop w:val="0"/>
          <w:marBottom w:val="0"/>
          <w:divBdr>
            <w:top w:val="none" w:sz="0" w:space="0" w:color="auto"/>
            <w:left w:val="none" w:sz="0" w:space="0" w:color="auto"/>
            <w:bottom w:val="none" w:sz="0" w:space="0" w:color="auto"/>
            <w:right w:val="none" w:sz="0" w:space="0" w:color="auto"/>
          </w:divBdr>
        </w:div>
        <w:div w:id="1780636924">
          <w:marLeft w:val="640"/>
          <w:marRight w:val="0"/>
          <w:marTop w:val="0"/>
          <w:marBottom w:val="0"/>
          <w:divBdr>
            <w:top w:val="none" w:sz="0" w:space="0" w:color="auto"/>
            <w:left w:val="none" w:sz="0" w:space="0" w:color="auto"/>
            <w:bottom w:val="none" w:sz="0" w:space="0" w:color="auto"/>
            <w:right w:val="none" w:sz="0" w:space="0" w:color="auto"/>
          </w:divBdr>
        </w:div>
        <w:div w:id="1554079195">
          <w:marLeft w:val="640"/>
          <w:marRight w:val="0"/>
          <w:marTop w:val="0"/>
          <w:marBottom w:val="0"/>
          <w:divBdr>
            <w:top w:val="none" w:sz="0" w:space="0" w:color="auto"/>
            <w:left w:val="none" w:sz="0" w:space="0" w:color="auto"/>
            <w:bottom w:val="none" w:sz="0" w:space="0" w:color="auto"/>
            <w:right w:val="none" w:sz="0" w:space="0" w:color="auto"/>
          </w:divBdr>
        </w:div>
        <w:div w:id="1044020651">
          <w:marLeft w:val="640"/>
          <w:marRight w:val="0"/>
          <w:marTop w:val="0"/>
          <w:marBottom w:val="0"/>
          <w:divBdr>
            <w:top w:val="none" w:sz="0" w:space="0" w:color="auto"/>
            <w:left w:val="none" w:sz="0" w:space="0" w:color="auto"/>
            <w:bottom w:val="none" w:sz="0" w:space="0" w:color="auto"/>
            <w:right w:val="none" w:sz="0" w:space="0" w:color="auto"/>
          </w:divBdr>
        </w:div>
        <w:div w:id="676346181">
          <w:marLeft w:val="640"/>
          <w:marRight w:val="0"/>
          <w:marTop w:val="0"/>
          <w:marBottom w:val="0"/>
          <w:divBdr>
            <w:top w:val="none" w:sz="0" w:space="0" w:color="auto"/>
            <w:left w:val="none" w:sz="0" w:space="0" w:color="auto"/>
            <w:bottom w:val="none" w:sz="0" w:space="0" w:color="auto"/>
            <w:right w:val="none" w:sz="0" w:space="0" w:color="auto"/>
          </w:divBdr>
        </w:div>
        <w:div w:id="447940323">
          <w:marLeft w:val="640"/>
          <w:marRight w:val="0"/>
          <w:marTop w:val="0"/>
          <w:marBottom w:val="0"/>
          <w:divBdr>
            <w:top w:val="none" w:sz="0" w:space="0" w:color="auto"/>
            <w:left w:val="none" w:sz="0" w:space="0" w:color="auto"/>
            <w:bottom w:val="none" w:sz="0" w:space="0" w:color="auto"/>
            <w:right w:val="none" w:sz="0" w:space="0" w:color="auto"/>
          </w:divBdr>
        </w:div>
        <w:div w:id="1095134000">
          <w:marLeft w:val="640"/>
          <w:marRight w:val="0"/>
          <w:marTop w:val="0"/>
          <w:marBottom w:val="0"/>
          <w:divBdr>
            <w:top w:val="none" w:sz="0" w:space="0" w:color="auto"/>
            <w:left w:val="none" w:sz="0" w:space="0" w:color="auto"/>
            <w:bottom w:val="none" w:sz="0" w:space="0" w:color="auto"/>
            <w:right w:val="none" w:sz="0" w:space="0" w:color="auto"/>
          </w:divBdr>
        </w:div>
        <w:div w:id="788083854">
          <w:marLeft w:val="640"/>
          <w:marRight w:val="0"/>
          <w:marTop w:val="0"/>
          <w:marBottom w:val="0"/>
          <w:divBdr>
            <w:top w:val="none" w:sz="0" w:space="0" w:color="auto"/>
            <w:left w:val="none" w:sz="0" w:space="0" w:color="auto"/>
            <w:bottom w:val="none" w:sz="0" w:space="0" w:color="auto"/>
            <w:right w:val="none" w:sz="0" w:space="0" w:color="auto"/>
          </w:divBdr>
        </w:div>
        <w:div w:id="891040409">
          <w:marLeft w:val="640"/>
          <w:marRight w:val="0"/>
          <w:marTop w:val="0"/>
          <w:marBottom w:val="0"/>
          <w:divBdr>
            <w:top w:val="none" w:sz="0" w:space="0" w:color="auto"/>
            <w:left w:val="none" w:sz="0" w:space="0" w:color="auto"/>
            <w:bottom w:val="none" w:sz="0" w:space="0" w:color="auto"/>
            <w:right w:val="none" w:sz="0" w:space="0" w:color="auto"/>
          </w:divBdr>
        </w:div>
        <w:div w:id="619266178">
          <w:marLeft w:val="640"/>
          <w:marRight w:val="0"/>
          <w:marTop w:val="0"/>
          <w:marBottom w:val="0"/>
          <w:divBdr>
            <w:top w:val="none" w:sz="0" w:space="0" w:color="auto"/>
            <w:left w:val="none" w:sz="0" w:space="0" w:color="auto"/>
            <w:bottom w:val="none" w:sz="0" w:space="0" w:color="auto"/>
            <w:right w:val="none" w:sz="0" w:space="0" w:color="auto"/>
          </w:divBdr>
        </w:div>
        <w:div w:id="1552494365">
          <w:marLeft w:val="640"/>
          <w:marRight w:val="0"/>
          <w:marTop w:val="0"/>
          <w:marBottom w:val="0"/>
          <w:divBdr>
            <w:top w:val="none" w:sz="0" w:space="0" w:color="auto"/>
            <w:left w:val="none" w:sz="0" w:space="0" w:color="auto"/>
            <w:bottom w:val="none" w:sz="0" w:space="0" w:color="auto"/>
            <w:right w:val="none" w:sz="0" w:space="0" w:color="auto"/>
          </w:divBdr>
        </w:div>
        <w:div w:id="2090954287">
          <w:marLeft w:val="640"/>
          <w:marRight w:val="0"/>
          <w:marTop w:val="0"/>
          <w:marBottom w:val="0"/>
          <w:divBdr>
            <w:top w:val="none" w:sz="0" w:space="0" w:color="auto"/>
            <w:left w:val="none" w:sz="0" w:space="0" w:color="auto"/>
            <w:bottom w:val="none" w:sz="0" w:space="0" w:color="auto"/>
            <w:right w:val="none" w:sz="0" w:space="0" w:color="auto"/>
          </w:divBdr>
        </w:div>
        <w:div w:id="993879426">
          <w:marLeft w:val="640"/>
          <w:marRight w:val="0"/>
          <w:marTop w:val="0"/>
          <w:marBottom w:val="0"/>
          <w:divBdr>
            <w:top w:val="none" w:sz="0" w:space="0" w:color="auto"/>
            <w:left w:val="none" w:sz="0" w:space="0" w:color="auto"/>
            <w:bottom w:val="none" w:sz="0" w:space="0" w:color="auto"/>
            <w:right w:val="none" w:sz="0" w:space="0" w:color="auto"/>
          </w:divBdr>
        </w:div>
        <w:div w:id="1564290069">
          <w:marLeft w:val="640"/>
          <w:marRight w:val="0"/>
          <w:marTop w:val="0"/>
          <w:marBottom w:val="0"/>
          <w:divBdr>
            <w:top w:val="none" w:sz="0" w:space="0" w:color="auto"/>
            <w:left w:val="none" w:sz="0" w:space="0" w:color="auto"/>
            <w:bottom w:val="none" w:sz="0" w:space="0" w:color="auto"/>
            <w:right w:val="none" w:sz="0" w:space="0" w:color="auto"/>
          </w:divBdr>
        </w:div>
        <w:div w:id="746654123">
          <w:marLeft w:val="640"/>
          <w:marRight w:val="0"/>
          <w:marTop w:val="0"/>
          <w:marBottom w:val="0"/>
          <w:divBdr>
            <w:top w:val="none" w:sz="0" w:space="0" w:color="auto"/>
            <w:left w:val="none" w:sz="0" w:space="0" w:color="auto"/>
            <w:bottom w:val="none" w:sz="0" w:space="0" w:color="auto"/>
            <w:right w:val="none" w:sz="0" w:space="0" w:color="auto"/>
          </w:divBdr>
        </w:div>
        <w:div w:id="1825855628">
          <w:marLeft w:val="640"/>
          <w:marRight w:val="0"/>
          <w:marTop w:val="0"/>
          <w:marBottom w:val="0"/>
          <w:divBdr>
            <w:top w:val="none" w:sz="0" w:space="0" w:color="auto"/>
            <w:left w:val="none" w:sz="0" w:space="0" w:color="auto"/>
            <w:bottom w:val="none" w:sz="0" w:space="0" w:color="auto"/>
            <w:right w:val="none" w:sz="0" w:space="0" w:color="auto"/>
          </w:divBdr>
        </w:div>
        <w:div w:id="648825086">
          <w:marLeft w:val="640"/>
          <w:marRight w:val="0"/>
          <w:marTop w:val="0"/>
          <w:marBottom w:val="0"/>
          <w:divBdr>
            <w:top w:val="none" w:sz="0" w:space="0" w:color="auto"/>
            <w:left w:val="none" w:sz="0" w:space="0" w:color="auto"/>
            <w:bottom w:val="none" w:sz="0" w:space="0" w:color="auto"/>
            <w:right w:val="none" w:sz="0" w:space="0" w:color="auto"/>
          </w:divBdr>
        </w:div>
        <w:div w:id="1161889975">
          <w:marLeft w:val="640"/>
          <w:marRight w:val="0"/>
          <w:marTop w:val="0"/>
          <w:marBottom w:val="0"/>
          <w:divBdr>
            <w:top w:val="none" w:sz="0" w:space="0" w:color="auto"/>
            <w:left w:val="none" w:sz="0" w:space="0" w:color="auto"/>
            <w:bottom w:val="none" w:sz="0" w:space="0" w:color="auto"/>
            <w:right w:val="none" w:sz="0" w:space="0" w:color="auto"/>
          </w:divBdr>
        </w:div>
        <w:div w:id="1389114444">
          <w:marLeft w:val="640"/>
          <w:marRight w:val="0"/>
          <w:marTop w:val="0"/>
          <w:marBottom w:val="0"/>
          <w:divBdr>
            <w:top w:val="none" w:sz="0" w:space="0" w:color="auto"/>
            <w:left w:val="none" w:sz="0" w:space="0" w:color="auto"/>
            <w:bottom w:val="none" w:sz="0" w:space="0" w:color="auto"/>
            <w:right w:val="none" w:sz="0" w:space="0" w:color="auto"/>
          </w:divBdr>
        </w:div>
        <w:div w:id="1676957570">
          <w:marLeft w:val="640"/>
          <w:marRight w:val="0"/>
          <w:marTop w:val="0"/>
          <w:marBottom w:val="0"/>
          <w:divBdr>
            <w:top w:val="none" w:sz="0" w:space="0" w:color="auto"/>
            <w:left w:val="none" w:sz="0" w:space="0" w:color="auto"/>
            <w:bottom w:val="none" w:sz="0" w:space="0" w:color="auto"/>
            <w:right w:val="none" w:sz="0" w:space="0" w:color="auto"/>
          </w:divBdr>
        </w:div>
        <w:div w:id="1104806477">
          <w:marLeft w:val="640"/>
          <w:marRight w:val="0"/>
          <w:marTop w:val="0"/>
          <w:marBottom w:val="0"/>
          <w:divBdr>
            <w:top w:val="none" w:sz="0" w:space="0" w:color="auto"/>
            <w:left w:val="none" w:sz="0" w:space="0" w:color="auto"/>
            <w:bottom w:val="none" w:sz="0" w:space="0" w:color="auto"/>
            <w:right w:val="none" w:sz="0" w:space="0" w:color="auto"/>
          </w:divBdr>
        </w:div>
        <w:div w:id="994148015">
          <w:marLeft w:val="640"/>
          <w:marRight w:val="0"/>
          <w:marTop w:val="0"/>
          <w:marBottom w:val="0"/>
          <w:divBdr>
            <w:top w:val="none" w:sz="0" w:space="0" w:color="auto"/>
            <w:left w:val="none" w:sz="0" w:space="0" w:color="auto"/>
            <w:bottom w:val="none" w:sz="0" w:space="0" w:color="auto"/>
            <w:right w:val="none" w:sz="0" w:space="0" w:color="auto"/>
          </w:divBdr>
        </w:div>
        <w:div w:id="495996293">
          <w:marLeft w:val="640"/>
          <w:marRight w:val="0"/>
          <w:marTop w:val="0"/>
          <w:marBottom w:val="0"/>
          <w:divBdr>
            <w:top w:val="none" w:sz="0" w:space="0" w:color="auto"/>
            <w:left w:val="none" w:sz="0" w:space="0" w:color="auto"/>
            <w:bottom w:val="none" w:sz="0" w:space="0" w:color="auto"/>
            <w:right w:val="none" w:sz="0" w:space="0" w:color="auto"/>
          </w:divBdr>
        </w:div>
        <w:div w:id="96029315">
          <w:marLeft w:val="640"/>
          <w:marRight w:val="0"/>
          <w:marTop w:val="0"/>
          <w:marBottom w:val="0"/>
          <w:divBdr>
            <w:top w:val="none" w:sz="0" w:space="0" w:color="auto"/>
            <w:left w:val="none" w:sz="0" w:space="0" w:color="auto"/>
            <w:bottom w:val="none" w:sz="0" w:space="0" w:color="auto"/>
            <w:right w:val="none" w:sz="0" w:space="0" w:color="auto"/>
          </w:divBdr>
        </w:div>
        <w:div w:id="791872631">
          <w:marLeft w:val="640"/>
          <w:marRight w:val="0"/>
          <w:marTop w:val="0"/>
          <w:marBottom w:val="0"/>
          <w:divBdr>
            <w:top w:val="none" w:sz="0" w:space="0" w:color="auto"/>
            <w:left w:val="none" w:sz="0" w:space="0" w:color="auto"/>
            <w:bottom w:val="none" w:sz="0" w:space="0" w:color="auto"/>
            <w:right w:val="none" w:sz="0" w:space="0" w:color="auto"/>
          </w:divBdr>
        </w:div>
        <w:div w:id="1521046680">
          <w:marLeft w:val="640"/>
          <w:marRight w:val="0"/>
          <w:marTop w:val="0"/>
          <w:marBottom w:val="0"/>
          <w:divBdr>
            <w:top w:val="none" w:sz="0" w:space="0" w:color="auto"/>
            <w:left w:val="none" w:sz="0" w:space="0" w:color="auto"/>
            <w:bottom w:val="none" w:sz="0" w:space="0" w:color="auto"/>
            <w:right w:val="none" w:sz="0" w:space="0" w:color="auto"/>
          </w:divBdr>
        </w:div>
        <w:div w:id="1727412240">
          <w:marLeft w:val="640"/>
          <w:marRight w:val="0"/>
          <w:marTop w:val="0"/>
          <w:marBottom w:val="0"/>
          <w:divBdr>
            <w:top w:val="none" w:sz="0" w:space="0" w:color="auto"/>
            <w:left w:val="none" w:sz="0" w:space="0" w:color="auto"/>
            <w:bottom w:val="none" w:sz="0" w:space="0" w:color="auto"/>
            <w:right w:val="none" w:sz="0" w:space="0" w:color="auto"/>
          </w:divBdr>
        </w:div>
        <w:div w:id="1653750915">
          <w:marLeft w:val="640"/>
          <w:marRight w:val="0"/>
          <w:marTop w:val="0"/>
          <w:marBottom w:val="0"/>
          <w:divBdr>
            <w:top w:val="none" w:sz="0" w:space="0" w:color="auto"/>
            <w:left w:val="none" w:sz="0" w:space="0" w:color="auto"/>
            <w:bottom w:val="none" w:sz="0" w:space="0" w:color="auto"/>
            <w:right w:val="none" w:sz="0" w:space="0" w:color="auto"/>
          </w:divBdr>
        </w:div>
        <w:div w:id="87653278">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232692759">
          <w:marLeft w:val="640"/>
          <w:marRight w:val="0"/>
          <w:marTop w:val="0"/>
          <w:marBottom w:val="0"/>
          <w:divBdr>
            <w:top w:val="none" w:sz="0" w:space="0" w:color="auto"/>
            <w:left w:val="none" w:sz="0" w:space="0" w:color="auto"/>
            <w:bottom w:val="none" w:sz="0" w:space="0" w:color="auto"/>
            <w:right w:val="none" w:sz="0" w:space="0" w:color="auto"/>
          </w:divBdr>
        </w:div>
        <w:div w:id="694699112">
          <w:marLeft w:val="640"/>
          <w:marRight w:val="0"/>
          <w:marTop w:val="0"/>
          <w:marBottom w:val="0"/>
          <w:divBdr>
            <w:top w:val="none" w:sz="0" w:space="0" w:color="auto"/>
            <w:left w:val="none" w:sz="0" w:space="0" w:color="auto"/>
            <w:bottom w:val="none" w:sz="0" w:space="0" w:color="auto"/>
            <w:right w:val="none" w:sz="0" w:space="0" w:color="auto"/>
          </w:divBdr>
        </w:div>
        <w:div w:id="1965236540">
          <w:marLeft w:val="640"/>
          <w:marRight w:val="0"/>
          <w:marTop w:val="0"/>
          <w:marBottom w:val="0"/>
          <w:divBdr>
            <w:top w:val="none" w:sz="0" w:space="0" w:color="auto"/>
            <w:left w:val="none" w:sz="0" w:space="0" w:color="auto"/>
            <w:bottom w:val="none" w:sz="0" w:space="0" w:color="auto"/>
            <w:right w:val="none" w:sz="0" w:space="0" w:color="auto"/>
          </w:divBdr>
        </w:div>
        <w:div w:id="213975679">
          <w:marLeft w:val="640"/>
          <w:marRight w:val="0"/>
          <w:marTop w:val="0"/>
          <w:marBottom w:val="0"/>
          <w:divBdr>
            <w:top w:val="none" w:sz="0" w:space="0" w:color="auto"/>
            <w:left w:val="none" w:sz="0" w:space="0" w:color="auto"/>
            <w:bottom w:val="none" w:sz="0" w:space="0" w:color="auto"/>
            <w:right w:val="none" w:sz="0" w:space="0" w:color="auto"/>
          </w:divBdr>
        </w:div>
        <w:div w:id="1286887323">
          <w:marLeft w:val="640"/>
          <w:marRight w:val="0"/>
          <w:marTop w:val="0"/>
          <w:marBottom w:val="0"/>
          <w:divBdr>
            <w:top w:val="none" w:sz="0" w:space="0" w:color="auto"/>
            <w:left w:val="none" w:sz="0" w:space="0" w:color="auto"/>
            <w:bottom w:val="none" w:sz="0" w:space="0" w:color="auto"/>
            <w:right w:val="none" w:sz="0" w:space="0" w:color="auto"/>
          </w:divBdr>
        </w:div>
        <w:div w:id="92211507">
          <w:marLeft w:val="640"/>
          <w:marRight w:val="0"/>
          <w:marTop w:val="0"/>
          <w:marBottom w:val="0"/>
          <w:divBdr>
            <w:top w:val="none" w:sz="0" w:space="0" w:color="auto"/>
            <w:left w:val="none" w:sz="0" w:space="0" w:color="auto"/>
            <w:bottom w:val="none" w:sz="0" w:space="0" w:color="auto"/>
            <w:right w:val="none" w:sz="0" w:space="0" w:color="auto"/>
          </w:divBdr>
        </w:div>
        <w:div w:id="2019502688">
          <w:marLeft w:val="640"/>
          <w:marRight w:val="0"/>
          <w:marTop w:val="0"/>
          <w:marBottom w:val="0"/>
          <w:divBdr>
            <w:top w:val="none" w:sz="0" w:space="0" w:color="auto"/>
            <w:left w:val="none" w:sz="0" w:space="0" w:color="auto"/>
            <w:bottom w:val="none" w:sz="0" w:space="0" w:color="auto"/>
            <w:right w:val="none" w:sz="0" w:space="0" w:color="auto"/>
          </w:divBdr>
        </w:div>
        <w:div w:id="961300928">
          <w:marLeft w:val="640"/>
          <w:marRight w:val="0"/>
          <w:marTop w:val="0"/>
          <w:marBottom w:val="0"/>
          <w:divBdr>
            <w:top w:val="none" w:sz="0" w:space="0" w:color="auto"/>
            <w:left w:val="none" w:sz="0" w:space="0" w:color="auto"/>
            <w:bottom w:val="none" w:sz="0" w:space="0" w:color="auto"/>
            <w:right w:val="none" w:sz="0" w:space="0" w:color="auto"/>
          </w:divBdr>
        </w:div>
        <w:div w:id="1954365544">
          <w:marLeft w:val="640"/>
          <w:marRight w:val="0"/>
          <w:marTop w:val="0"/>
          <w:marBottom w:val="0"/>
          <w:divBdr>
            <w:top w:val="none" w:sz="0" w:space="0" w:color="auto"/>
            <w:left w:val="none" w:sz="0" w:space="0" w:color="auto"/>
            <w:bottom w:val="none" w:sz="0" w:space="0" w:color="auto"/>
            <w:right w:val="none" w:sz="0" w:space="0" w:color="auto"/>
          </w:divBdr>
        </w:div>
        <w:div w:id="2036809712">
          <w:marLeft w:val="640"/>
          <w:marRight w:val="0"/>
          <w:marTop w:val="0"/>
          <w:marBottom w:val="0"/>
          <w:divBdr>
            <w:top w:val="none" w:sz="0" w:space="0" w:color="auto"/>
            <w:left w:val="none" w:sz="0" w:space="0" w:color="auto"/>
            <w:bottom w:val="none" w:sz="0" w:space="0" w:color="auto"/>
            <w:right w:val="none" w:sz="0" w:space="0" w:color="auto"/>
          </w:divBdr>
        </w:div>
        <w:div w:id="1888761602">
          <w:marLeft w:val="640"/>
          <w:marRight w:val="0"/>
          <w:marTop w:val="0"/>
          <w:marBottom w:val="0"/>
          <w:divBdr>
            <w:top w:val="none" w:sz="0" w:space="0" w:color="auto"/>
            <w:left w:val="none" w:sz="0" w:space="0" w:color="auto"/>
            <w:bottom w:val="none" w:sz="0" w:space="0" w:color="auto"/>
            <w:right w:val="none" w:sz="0" w:space="0" w:color="auto"/>
          </w:divBdr>
        </w:div>
        <w:div w:id="1932082635">
          <w:marLeft w:val="640"/>
          <w:marRight w:val="0"/>
          <w:marTop w:val="0"/>
          <w:marBottom w:val="0"/>
          <w:divBdr>
            <w:top w:val="none" w:sz="0" w:space="0" w:color="auto"/>
            <w:left w:val="none" w:sz="0" w:space="0" w:color="auto"/>
            <w:bottom w:val="none" w:sz="0" w:space="0" w:color="auto"/>
            <w:right w:val="none" w:sz="0" w:space="0" w:color="auto"/>
          </w:divBdr>
        </w:div>
        <w:div w:id="1008366147">
          <w:marLeft w:val="640"/>
          <w:marRight w:val="0"/>
          <w:marTop w:val="0"/>
          <w:marBottom w:val="0"/>
          <w:divBdr>
            <w:top w:val="none" w:sz="0" w:space="0" w:color="auto"/>
            <w:left w:val="none" w:sz="0" w:space="0" w:color="auto"/>
            <w:bottom w:val="none" w:sz="0" w:space="0" w:color="auto"/>
            <w:right w:val="none" w:sz="0" w:space="0" w:color="auto"/>
          </w:divBdr>
        </w:div>
        <w:div w:id="598296599">
          <w:marLeft w:val="640"/>
          <w:marRight w:val="0"/>
          <w:marTop w:val="0"/>
          <w:marBottom w:val="0"/>
          <w:divBdr>
            <w:top w:val="none" w:sz="0" w:space="0" w:color="auto"/>
            <w:left w:val="none" w:sz="0" w:space="0" w:color="auto"/>
            <w:bottom w:val="none" w:sz="0" w:space="0" w:color="auto"/>
            <w:right w:val="none" w:sz="0" w:space="0" w:color="auto"/>
          </w:divBdr>
        </w:div>
        <w:div w:id="969826619">
          <w:marLeft w:val="640"/>
          <w:marRight w:val="0"/>
          <w:marTop w:val="0"/>
          <w:marBottom w:val="0"/>
          <w:divBdr>
            <w:top w:val="none" w:sz="0" w:space="0" w:color="auto"/>
            <w:left w:val="none" w:sz="0" w:space="0" w:color="auto"/>
            <w:bottom w:val="none" w:sz="0" w:space="0" w:color="auto"/>
            <w:right w:val="none" w:sz="0" w:space="0" w:color="auto"/>
          </w:divBdr>
        </w:div>
        <w:div w:id="958877825">
          <w:marLeft w:val="640"/>
          <w:marRight w:val="0"/>
          <w:marTop w:val="0"/>
          <w:marBottom w:val="0"/>
          <w:divBdr>
            <w:top w:val="none" w:sz="0" w:space="0" w:color="auto"/>
            <w:left w:val="none" w:sz="0" w:space="0" w:color="auto"/>
            <w:bottom w:val="none" w:sz="0" w:space="0" w:color="auto"/>
            <w:right w:val="none" w:sz="0" w:space="0" w:color="auto"/>
          </w:divBdr>
        </w:div>
        <w:div w:id="54549853">
          <w:marLeft w:val="640"/>
          <w:marRight w:val="0"/>
          <w:marTop w:val="0"/>
          <w:marBottom w:val="0"/>
          <w:divBdr>
            <w:top w:val="none" w:sz="0" w:space="0" w:color="auto"/>
            <w:left w:val="none" w:sz="0" w:space="0" w:color="auto"/>
            <w:bottom w:val="none" w:sz="0" w:space="0" w:color="auto"/>
            <w:right w:val="none" w:sz="0" w:space="0" w:color="auto"/>
          </w:divBdr>
        </w:div>
        <w:div w:id="1783105892">
          <w:marLeft w:val="640"/>
          <w:marRight w:val="0"/>
          <w:marTop w:val="0"/>
          <w:marBottom w:val="0"/>
          <w:divBdr>
            <w:top w:val="none" w:sz="0" w:space="0" w:color="auto"/>
            <w:left w:val="none" w:sz="0" w:space="0" w:color="auto"/>
            <w:bottom w:val="none" w:sz="0" w:space="0" w:color="auto"/>
            <w:right w:val="none" w:sz="0" w:space="0" w:color="auto"/>
          </w:divBdr>
        </w:div>
        <w:div w:id="1048338976">
          <w:marLeft w:val="640"/>
          <w:marRight w:val="0"/>
          <w:marTop w:val="0"/>
          <w:marBottom w:val="0"/>
          <w:divBdr>
            <w:top w:val="none" w:sz="0" w:space="0" w:color="auto"/>
            <w:left w:val="none" w:sz="0" w:space="0" w:color="auto"/>
            <w:bottom w:val="none" w:sz="0" w:space="0" w:color="auto"/>
            <w:right w:val="none" w:sz="0" w:space="0" w:color="auto"/>
          </w:divBdr>
        </w:div>
        <w:div w:id="123430311">
          <w:marLeft w:val="640"/>
          <w:marRight w:val="0"/>
          <w:marTop w:val="0"/>
          <w:marBottom w:val="0"/>
          <w:divBdr>
            <w:top w:val="none" w:sz="0" w:space="0" w:color="auto"/>
            <w:left w:val="none" w:sz="0" w:space="0" w:color="auto"/>
            <w:bottom w:val="none" w:sz="0" w:space="0" w:color="auto"/>
            <w:right w:val="none" w:sz="0" w:space="0" w:color="auto"/>
          </w:divBdr>
        </w:div>
        <w:div w:id="1469281275">
          <w:marLeft w:val="640"/>
          <w:marRight w:val="0"/>
          <w:marTop w:val="0"/>
          <w:marBottom w:val="0"/>
          <w:divBdr>
            <w:top w:val="none" w:sz="0" w:space="0" w:color="auto"/>
            <w:left w:val="none" w:sz="0" w:space="0" w:color="auto"/>
            <w:bottom w:val="none" w:sz="0" w:space="0" w:color="auto"/>
            <w:right w:val="none" w:sz="0" w:space="0" w:color="auto"/>
          </w:divBdr>
        </w:div>
        <w:div w:id="468133342">
          <w:marLeft w:val="640"/>
          <w:marRight w:val="0"/>
          <w:marTop w:val="0"/>
          <w:marBottom w:val="0"/>
          <w:divBdr>
            <w:top w:val="none" w:sz="0" w:space="0" w:color="auto"/>
            <w:left w:val="none" w:sz="0" w:space="0" w:color="auto"/>
            <w:bottom w:val="none" w:sz="0" w:space="0" w:color="auto"/>
            <w:right w:val="none" w:sz="0" w:space="0" w:color="auto"/>
          </w:divBdr>
        </w:div>
        <w:div w:id="1314216961">
          <w:marLeft w:val="640"/>
          <w:marRight w:val="0"/>
          <w:marTop w:val="0"/>
          <w:marBottom w:val="0"/>
          <w:divBdr>
            <w:top w:val="none" w:sz="0" w:space="0" w:color="auto"/>
            <w:left w:val="none" w:sz="0" w:space="0" w:color="auto"/>
            <w:bottom w:val="none" w:sz="0" w:space="0" w:color="auto"/>
            <w:right w:val="none" w:sz="0" w:space="0" w:color="auto"/>
          </w:divBdr>
        </w:div>
        <w:div w:id="998771855">
          <w:marLeft w:val="640"/>
          <w:marRight w:val="0"/>
          <w:marTop w:val="0"/>
          <w:marBottom w:val="0"/>
          <w:divBdr>
            <w:top w:val="none" w:sz="0" w:space="0" w:color="auto"/>
            <w:left w:val="none" w:sz="0" w:space="0" w:color="auto"/>
            <w:bottom w:val="none" w:sz="0" w:space="0" w:color="auto"/>
            <w:right w:val="none" w:sz="0" w:space="0" w:color="auto"/>
          </w:divBdr>
        </w:div>
        <w:div w:id="1695421974">
          <w:marLeft w:val="640"/>
          <w:marRight w:val="0"/>
          <w:marTop w:val="0"/>
          <w:marBottom w:val="0"/>
          <w:divBdr>
            <w:top w:val="none" w:sz="0" w:space="0" w:color="auto"/>
            <w:left w:val="none" w:sz="0" w:space="0" w:color="auto"/>
            <w:bottom w:val="none" w:sz="0" w:space="0" w:color="auto"/>
            <w:right w:val="none" w:sz="0" w:space="0" w:color="auto"/>
          </w:divBdr>
        </w:div>
        <w:div w:id="1451706028">
          <w:marLeft w:val="640"/>
          <w:marRight w:val="0"/>
          <w:marTop w:val="0"/>
          <w:marBottom w:val="0"/>
          <w:divBdr>
            <w:top w:val="none" w:sz="0" w:space="0" w:color="auto"/>
            <w:left w:val="none" w:sz="0" w:space="0" w:color="auto"/>
            <w:bottom w:val="none" w:sz="0" w:space="0" w:color="auto"/>
            <w:right w:val="none" w:sz="0" w:space="0" w:color="auto"/>
          </w:divBdr>
        </w:div>
        <w:div w:id="1502235952">
          <w:marLeft w:val="640"/>
          <w:marRight w:val="0"/>
          <w:marTop w:val="0"/>
          <w:marBottom w:val="0"/>
          <w:divBdr>
            <w:top w:val="none" w:sz="0" w:space="0" w:color="auto"/>
            <w:left w:val="none" w:sz="0" w:space="0" w:color="auto"/>
            <w:bottom w:val="none" w:sz="0" w:space="0" w:color="auto"/>
            <w:right w:val="none" w:sz="0" w:space="0" w:color="auto"/>
          </w:divBdr>
        </w:div>
        <w:div w:id="1229540264">
          <w:marLeft w:val="640"/>
          <w:marRight w:val="0"/>
          <w:marTop w:val="0"/>
          <w:marBottom w:val="0"/>
          <w:divBdr>
            <w:top w:val="none" w:sz="0" w:space="0" w:color="auto"/>
            <w:left w:val="none" w:sz="0" w:space="0" w:color="auto"/>
            <w:bottom w:val="none" w:sz="0" w:space="0" w:color="auto"/>
            <w:right w:val="none" w:sz="0" w:space="0" w:color="auto"/>
          </w:divBdr>
        </w:div>
        <w:div w:id="62291037">
          <w:marLeft w:val="640"/>
          <w:marRight w:val="0"/>
          <w:marTop w:val="0"/>
          <w:marBottom w:val="0"/>
          <w:divBdr>
            <w:top w:val="none" w:sz="0" w:space="0" w:color="auto"/>
            <w:left w:val="none" w:sz="0" w:space="0" w:color="auto"/>
            <w:bottom w:val="none" w:sz="0" w:space="0" w:color="auto"/>
            <w:right w:val="none" w:sz="0" w:space="0" w:color="auto"/>
          </w:divBdr>
        </w:div>
        <w:div w:id="597447205">
          <w:marLeft w:val="640"/>
          <w:marRight w:val="0"/>
          <w:marTop w:val="0"/>
          <w:marBottom w:val="0"/>
          <w:divBdr>
            <w:top w:val="none" w:sz="0" w:space="0" w:color="auto"/>
            <w:left w:val="none" w:sz="0" w:space="0" w:color="auto"/>
            <w:bottom w:val="none" w:sz="0" w:space="0" w:color="auto"/>
            <w:right w:val="none" w:sz="0" w:space="0" w:color="auto"/>
          </w:divBdr>
        </w:div>
        <w:div w:id="2093232776">
          <w:marLeft w:val="640"/>
          <w:marRight w:val="0"/>
          <w:marTop w:val="0"/>
          <w:marBottom w:val="0"/>
          <w:divBdr>
            <w:top w:val="none" w:sz="0" w:space="0" w:color="auto"/>
            <w:left w:val="none" w:sz="0" w:space="0" w:color="auto"/>
            <w:bottom w:val="none" w:sz="0" w:space="0" w:color="auto"/>
            <w:right w:val="none" w:sz="0" w:space="0" w:color="auto"/>
          </w:divBdr>
        </w:div>
        <w:div w:id="753627530">
          <w:marLeft w:val="640"/>
          <w:marRight w:val="0"/>
          <w:marTop w:val="0"/>
          <w:marBottom w:val="0"/>
          <w:divBdr>
            <w:top w:val="none" w:sz="0" w:space="0" w:color="auto"/>
            <w:left w:val="none" w:sz="0" w:space="0" w:color="auto"/>
            <w:bottom w:val="none" w:sz="0" w:space="0" w:color="auto"/>
            <w:right w:val="none" w:sz="0" w:space="0" w:color="auto"/>
          </w:divBdr>
        </w:div>
        <w:div w:id="1759054934">
          <w:marLeft w:val="640"/>
          <w:marRight w:val="0"/>
          <w:marTop w:val="0"/>
          <w:marBottom w:val="0"/>
          <w:divBdr>
            <w:top w:val="none" w:sz="0" w:space="0" w:color="auto"/>
            <w:left w:val="none" w:sz="0" w:space="0" w:color="auto"/>
            <w:bottom w:val="none" w:sz="0" w:space="0" w:color="auto"/>
            <w:right w:val="none" w:sz="0" w:space="0" w:color="auto"/>
          </w:divBdr>
        </w:div>
        <w:div w:id="979110913">
          <w:marLeft w:val="640"/>
          <w:marRight w:val="0"/>
          <w:marTop w:val="0"/>
          <w:marBottom w:val="0"/>
          <w:divBdr>
            <w:top w:val="none" w:sz="0" w:space="0" w:color="auto"/>
            <w:left w:val="none" w:sz="0" w:space="0" w:color="auto"/>
            <w:bottom w:val="none" w:sz="0" w:space="0" w:color="auto"/>
            <w:right w:val="none" w:sz="0" w:space="0" w:color="auto"/>
          </w:divBdr>
        </w:div>
        <w:div w:id="352460304">
          <w:marLeft w:val="640"/>
          <w:marRight w:val="0"/>
          <w:marTop w:val="0"/>
          <w:marBottom w:val="0"/>
          <w:divBdr>
            <w:top w:val="none" w:sz="0" w:space="0" w:color="auto"/>
            <w:left w:val="none" w:sz="0" w:space="0" w:color="auto"/>
            <w:bottom w:val="none" w:sz="0" w:space="0" w:color="auto"/>
            <w:right w:val="none" w:sz="0" w:space="0" w:color="auto"/>
          </w:divBdr>
        </w:div>
        <w:div w:id="1643458818">
          <w:marLeft w:val="640"/>
          <w:marRight w:val="0"/>
          <w:marTop w:val="0"/>
          <w:marBottom w:val="0"/>
          <w:divBdr>
            <w:top w:val="none" w:sz="0" w:space="0" w:color="auto"/>
            <w:left w:val="none" w:sz="0" w:space="0" w:color="auto"/>
            <w:bottom w:val="none" w:sz="0" w:space="0" w:color="auto"/>
            <w:right w:val="none" w:sz="0" w:space="0" w:color="auto"/>
          </w:divBdr>
        </w:div>
        <w:div w:id="602538139">
          <w:marLeft w:val="640"/>
          <w:marRight w:val="0"/>
          <w:marTop w:val="0"/>
          <w:marBottom w:val="0"/>
          <w:divBdr>
            <w:top w:val="none" w:sz="0" w:space="0" w:color="auto"/>
            <w:left w:val="none" w:sz="0" w:space="0" w:color="auto"/>
            <w:bottom w:val="none" w:sz="0" w:space="0" w:color="auto"/>
            <w:right w:val="none" w:sz="0" w:space="0" w:color="auto"/>
          </w:divBdr>
        </w:div>
        <w:div w:id="1290668623">
          <w:marLeft w:val="640"/>
          <w:marRight w:val="0"/>
          <w:marTop w:val="0"/>
          <w:marBottom w:val="0"/>
          <w:divBdr>
            <w:top w:val="none" w:sz="0" w:space="0" w:color="auto"/>
            <w:left w:val="none" w:sz="0" w:space="0" w:color="auto"/>
            <w:bottom w:val="none" w:sz="0" w:space="0" w:color="auto"/>
            <w:right w:val="none" w:sz="0" w:space="0" w:color="auto"/>
          </w:divBdr>
        </w:div>
        <w:div w:id="74130310">
          <w:marLeft w:val="640"/>
          <w:marRight w:val="0"/>
          <w:marTop w:val="0"/>
          <w:marBottom w:val="0"/>
          <w:divBdr>
            <w:top w:val="none" w:sz="0" w:space="0" w:color="auto"/>
            <w:left w:val="none" w:sz="0" w:space="0" w:color="auto"/>
            <w:bottom w:val="none" w:sz="0" w:space="0" w:color="auto"/>
            <w:right w:val="none" w:sz="0" w:space="0" w:color="auto"/>
          </w:divBdr>
        </w:div>
        <w:div w:id="1319724445">
          <w:marLeft w:val="640"/>
          <w:marRight w:val="0"/>
          <w:marTop w:val="0"/>
          <w:marBottom w:val="0"/>
          <w:divBdr>
            <w:top w:val="none" w:sz="0" w:space="0" w:color="auto"/>
            <w:left w:val="none" w:sz="0" w:space="0" w:color="auto"/>
            <w:bottom w:val="none" w:sz="0" w:space="0" w:color="auto"/>
            <w:right w:val="none" w:sz="0" w:space="0" w:color="auto"/>
          </w:divBdr>
        </w:div>
        <w:div w:id="1525049711">
          <w:marLeft w:val="640"/>
          <w:marRight w:val="0"/>
          <w:marTop w:val="0"/>
          <w:marBottom w:val="0"/>
          <w:divBdr>
            <w:top w:val="none" w:sz="0" w:space="0" w:color="auto"/>
            <w:left w:val="none" w:sz="0" w:space="0" w:color="auto"/>
            <w:bottom w:val="none" w:sz="0" w:space="0" w:color="auto"/>
            <w:right w:val="none" w:sz="0" w:space="0" w:color="auto"/>
          </w:divBdr>
        </w:div>
        <w:div w:id="1788966014">
          <w:marLeft w:val="640"/>
          <w:marRight w:val="0"/>
          <w:marTop w:val="0"/>
          <w:marBottom w:val="0"/>
          <w:divBdr>
            <w:top w:val="none" w:sz="0" w:space="0" w:color="auto"/>
            <w:left w:val="none" w:sz="0" w:space="0" w:color="auto"/>
            <w:bottom w:val="none" w:sz="0" w:space="0" w:color="auto"/>
            <w:right w:val="none" w:sz="0" w:space="0" w:color="auto"/>
          </w:divBdr>
        </w:div>
        <w:div w:id="623001820">
          <w:marLeft w:val="640"/>
          <w:marRight w:val="0"/>
          <w:marTop w:val="0"/>
          <w:marBottom w:val="0"/>
          <w:divBdr>
            <w:top w:val="none" w:sz="0" w:space="0" w:color="auto"/>
            <w:left w:val="none" w:sz="0" w:space="0" w:color="auto"/>
            <w:bottom w:val="none" w:sz="0" w:space="0" w:color="auto"/>
            <w:right w:val="none" w:sz="0" w:space="0" w:color="auto"/>
          </w:divBdr>
        </w:div>
        <w:div w:id="1591505068">
          <w:marLeft w:val="640"/>
          <w:marRight w:val="0"/>
          <w:marTop w:val="0"/>
          <w:marBottom w:val="0"/>
          <w:divBdr>
            <w:top w:val="none" w:sz="0" w:space="0" w:color="auto"/>
            <w:left w:val="none" w:sz="0" w:space="0" w:color="auto"/>
            <w:bottom w:val="none" w:sz="0" w:space="0" w:color="auto"/>
            <w:right w:val="none" w:sz="0" w:space="0" w:color="auto"/>
          </w:divBdr>
        </w:div>
        <w:div w:id="794913092">
          <w:marLeft w:val="640"/>
          <w:marRight w:val="0"/>
          <w:marTop w:val="0"/>
          <w:marBottom w:val="0"/>
          <w:divBdr>
            <w:top w:val="none" w:sz="0" w:space="0" w:color="auto"/>
            <w:left w:val="none" w:sz="0" w:space="0" w:color="auto"/>
            <w:bottom w:val="none" w:sz="0" w:space="0" w:color="auto"/>
            <w:right w:val="none" w:sz="0" w:space="0" w:color="auto"/>
          </w:divBdr>
        </w:div>
        <w:div w:id="2139906481">
          <w:marLeft w:val="640"/>
          <w:marRight w:val="0"/>
          <w:marTop w:val="0"/>
          <w:marBottom w:val="0"/>
          <w:divBdr>
            <w:top w:val="none" w:sz="0" w:space="0" w:color="auto"/>
            <w:left w:val="none" w:sz="0" w:space="0" w:color="auto"/>
            <w:bottom w:val="none" w:sz="0" w:space="0" w:color="auto"/>
            <w:right w:val="none" w:sz="0" w:space="0" w:color="auto"/>
          </w:divBdr>
        </w:div>
        <w:div w:id="1942492300">
          <w:marLeft w:val="640"/>
          <w:marRight w:val="0"/>
          <w:marTop w:val="0"/>
          <w:marBottom w:val="0"/>
          <w:divBdr>
            <w:top w:val="none" w:sz="0" w:space="0" w:color="auto"/>
            <w:left w:val="none" w:sz="0" w:space="0" w:color="auto"/>
            <w:bottom w:val="none" w:sz="0" w:space="0" w:color="auto"/>
            <w:right w:val="none" w:sz="0" w:space="0" w:color="auto"/>
          </w:divBdr>
        </w:div>
        <w:div w:id="1476412269">
          <w:marLeft w:val="640"/>
          <w:marRight w:val="0"/>
          <w:marTop w:val="0"/>
          <w:marBottom w:val="0"/>
          <w:divBdr>
            <w:top w:val="none" w:sz="0" w:space="0" w:color="auto"/>
            <w:left w:val="none" w:sz="0" w:space="0" w:color="auto"/>
            <w:bottom w:val="none" w:sz="0" w:space="0" w:color="auto"/>
            <w:right w:val="none" w:sz="0" w:space="0" w:color="auto"/>
          </w:divBdr>
        </w:div>
        <w:div w:id="1168638806">
          <w:marLeft w:val="640"/>
          <w:marRight w:val="0"/>
          <w:marTop w:val="0"/>
          <w:marBottom w:val="0"/>
          <w:divBdr>
            <w:top w:val="none" w:sz="0" w:space="0" w:color="auto"/>
            <w:left w:val="none" w:sz="0" w:space="0" w:color="auto"/>
            <w:bottom w:val="none" w:sz="0" w:space="0" w:color="auto"/>
            <w:right w:val="none" w:sz="0" w:space="0" w:color="auto"/>
          </w:divBdr>
        </w:div>
        <w:div w:id="2002349893">
          <w:marLeft w:val="640"/>
          <w:marRight w:val="0"/>
          <w:marTop w:val="0"/>
          <w:marBottom w:val="0"/>
          <w:divBdr>
            <w:top w:val="none" w:sz="0" w:space="0" w:color="auto"/>
            <w:left w:val="none" w:sz="0" w:space="0" w:color="auto"/>
            <w:bottom w:val="none" w:sz="0" w:space="0" w:color="auto"/>
            <w:right w:val="none" w:sz="0" w:space="0" w:color="auto"/>
          </w:divBdr>
        </w:div>
        <w:div w:id="1213421633">
          <w:marLeft w:val="640"/>
          <w:marRight w:val="0"/>
          <w:marTop w:val="0"/>
          <w:marBottom w:val="0"/>
          <w:divBdr>
            <w:top w:val="none" w:sz="0" w:space="0" w:color="auto"/>
            <w:left w:val="none" w:sz="0" w:space="0" w:color="auto"/>
            <w:bottom w:val="none" w:sz="0" w:space="0" w:color="auto"/>
            <w:right w:val="none" w:sz="0" w:space="0" w:color="auto"/>
          </w:divBdr>
        </w:div>
        <w:div w:id="1452433832">
          <w:marLeft w:val="640"/>
          <w:marRight w:val="0"/>
          <w:marTop w:val="0"/>
          <w:marBottom w:val="0"/>
          <w:divBdr>
            <w:top w:val="none" w:sz="0" w:space="0" w:color="auto"/>
            <w:left w:val="none" w:sz="0" w:space="0" w:color="auto"/>
            <w:bottom w:val="none" w:sz="0" w:space="0" w:color="auto"/>
            <w:right w:val="none" w:sz="0" w:space="0" w:color="auto"/>
          </w:divBdr>
        </w:div>
        <w:div w:id="408814003">
          <w:marLeft w:val="640"/>
          <w:marRight w:val="0"/>
          <w:marTop w:val="0"/>
          <w:marBottom w:val="0"/>
          <w:divBdr>
            <w:top w:val="none" w:sz="0" w:space="0" w:color="auto"/>
            <w:left w:val="none" w:sz="0" w:space="0" w:color="auto"/>
            <w:bottom w:val="none" w:sz="0" w:space="0" w:color="auto"/>
            <w:right w:val="none" w:sz="0" w:space="0" w:color="auto"/>
          </w:divBdr>
        </w:div>
        <w:div w:id="871377648">
          <w:marLeft w:val="640"/>
          <w:marRight w:val="0"/>
          <w:marTop w:val="0"/>
          <w:marBottom w:val="0"/>
          <w:divBdr>
            <w:top w:val="none" w:sz="0" w:space="0" w:color="auto"/>
            <w:left w:val="none" w:sz="0" w:space="0" w:color="auto"/>
            <w:bottom w:val="none" w:sz="0" w:space="0" w:color="auto"/>
            <w:right w:val="none" w:sz="0" w:space="0" w:color="auto"/>
          </w:divBdr>
        </w:div>
        <w:div w:id="1083647533">
          <w:marLeft w:val="640"/>
          <w:marRight w:val="0"/>
          <w:marTop w:val="0"/>
          <w:marBottom w:val="0"/>
          <w:divBdr>
            <w:top w:val="none" w:sz="0" w:space="0" w:color="auto"/>
            <w:left w:val="none" w:sz="0" w:space="0" w:color="auto"/>
            <w:bottom w:val="none" w:sz="0" w:space="0" w:color="auto"/>
            <w:right w:val="none" w:sz="0" w:space="0" w:color="auto"/>
          </w:divBdr>
        </w:div>
        <w:div w:id="479199477">
          <w:marLeft w:val="640"/>
          <w:marRight w:val="0"/>
          <w:marTop w:val="0"/>
          <w:marBottom w:val="0"/>
          <w:divBdr>
            <w:top w:val="none" w:sz="0" w:space="0" w:color="auto"/>
            <w:left w:val="none" w:sz="0" w:space="0" w:color="auto"/>
            <w:bottom w:val="none" w:sz="0" w:space="0" w:color="auto"/>
            <w:right w:val="none" w:sz="0" w:space="0" w:color="auto"/>
          </w:divBdr>
        </w:div>
        <w:div w:id="1268780944">
          <w:marLeft w:val="640"/>
          <w:marRight w:val="0"/>
          <w:marTop w:val="0"/>
          <w:marBottom w:val="0"/>
          <w:divBdr>
            <w:top w:val="none" w:sz="0" w:space="0" w:color="auto"/>
            <w:left w:val="none" w:sz="0" w:space="0" w:color="auto"/>
            <w:bottom w:val="none" w:sz="0" w:space="0" w:color="auto"/>
            <w:right w:val="none" w:sz="0" w:space="0" w:color="auto"/>
          </w:divBdr>
        </w:div>
        <w:div w:id="370149780">
          <w:marLeft w:val="640"/>
          <w:marRight w:val="0"/>
          <w:marTop w:val="0"/>
          <w:marBottom w:val="0"/>
          <w:divBdr>
            <w:top w:val="none" w:sz="0" w:space="0" w:color="auto"/>
            <w:left w:val="none" w:sz="0" w:space="0" w:color="auto"/>
            <w:bottom w:val="none" w:sz="0" w:space="0" w:color="auto"/>
            <w:right w:val="none" w:sz="0" w:space="0" w:color="auto"/>
          </w:divBdr>
        </w:div>
        <w:div w:id="16273435">
          <w:marLeft w:val="640"/>
          <w:marRight w:val="0"/>
          <w:marTop w:val="0"/>
          <w:marBottom w:val="0"/>
          <w:divBdr>
            <w:top w:val="none" w:sz="0" w:space="0" w:color="auto"/>
            <w:left w:val="none" w:sz="0" w:space="0" w:color="auto"/>
            <w:bottom w:val="none" w:sz="0" w:space="0" w:color="auto"/>
            <w:right w:val="none" w:sz="0" w:space="0" w:color="auto"/>
          </w:divBdr>
        </w:div>
        <w:div w:id="948271646">
          <w:marLeft w:val="640"/>
          <w:marRight w:val="0"/>
          <w:marTop w:val="0"/>
          <w:marBottom w:val="0"/>
          <w:divBdr>
            <w:top w:val="none" w:sz="0" w:space="0" w:color="auto"/>
            <w:left w:val="none" w:sz="0" w:space="0" w:color="auto"/>
            <w:bottom w:val="none" w:sz="0" w:space="0" w:color="auto"/>
            <w:right w:val="none" w:sz="0" w:space="0" w:color="auto"/>
          </w:divBdr>
        </w:div>
        <w:div w:id="224151254">
          <w:marLeft w:val="640"/>
          <w:marRight w:val="0"/>
          <w:marTop w:val="0"/>
          <w:marBottom w:val="0"/>
          <w:divBdr>
            <w:top w:val="none" w:sz="0" w:space="0" w:color="auto"/>
            <w:left w:val="none" w:sz="0" w:space="0" w:color="auto"/>
            <w:bottom w:val="none" w:sz="0" w:space="0" w:color="auto"/>
            <w:right w:val="none" w:sz="0" w:space="0" w:color="auto"/>
          </w:divBdr>
        </w:div>
        <w:div w:id="651718174">
          <w:marLeft w:val="640"/>
          <w:marRight w:val="0"/>
          <w:marTop w:val="0"/>
          <w:marBottom w:val="0"/>
          <w:divBdr>
            <w:top w:val="none" w:sz="0" w:space="0" w:color="auto"/>
            <w:left w:val="none" w:sz="0" w:space="0" w:color="auto"/>
            <w:bottom w:val="none" w:sz="0" w:space="0" w:color="auto"/>
            <w:right w:val="none" w:sz="0" w:space="0" w:color="auto"/>
          </w:divBdr>
        </w:div>
        <w:div w:id="464352421">
          <w:marLeft w:val="640"/>
          <w:marRight w:val="0"/>
          <w:marTop w:val="0"/>
          <w:marBottom w:val="0"/>
          <w:divBdr>
            <w:top w:val="none" w:sz="0" w:space="0" w:color="auto"/>
            <w:left w:val="none" w:sz="0" w:space="0" w:color="auto"/>
            <w:bottom w:val="none" w:sz="0" w:space="0" w:color="auto"/>
            <w:right w:val="none" w:sz="0" w:space="0" w:color="auto"/>
          </w:divBdr>
        </w:div>
        <w:div w:id="340357956">
          <w:marLeft w:val="640"/>
          <w:marRight w:val="0"/>
          <w:marTop w:val="0"/>
          <w:marBottom w:val="0"/>
          <w:divBdr>
            <w:top w:val="none" w:sz="0" w:space="0" w:color="auto"/>
            <w:left w:val="none" w:sz="0" w:space="0" w:color="auto"/>
            <w:bottom w:val="none" w:sz="0" w:space="0" w:color="auto"/>
            <w:right w:val="none" w:sz="0" w:space="0" w:color="auto"/>
          </w:divBdr>
        </w:div>
        <w:div w:id="381058420">
          <w:marLeft w:val="640"/>
          <w:marRight w:val="0"/>
          <w:marTop w:val="0"/>
          <w:marBottom w:val="0"/>
          <w:divBdr>
            <w:top w:val="none" w:sz="0" w:space="0" w:color="auto"/>
            <w:left w:val="none" w:sz="0" w:space="0" w:color="auto"/>
            <w:bottom w:val="none" w:sz="0" w:space="0" w:color="auto"/>
            <w:right w:val="none" w:sz="0" w:space="0" w:color="auto"/>
          </w:divBdr>
        </w:div>
        <w:div w:id="173613209">
          <w:marLeft w:val="640"/>
          <w:marRight w:val="0"/>
          <w:marTop w:val="0"/>
          <w:marBottom w:val="0"/>
          <w:divBdr>
            <w:top w:val="none" w:sz="0" w:space="0" w:color="auto"/>
            <w:left w:val="none" w:sz="0" w:space="0" w:color="auto"/>
            <w:bottom w:val="none" w:sz="0" w:space="0" w:color="auto"/>
            <w:right w:val="none" w:sz="0" w:space="0" w:color="auto"/>
          </w:divBdr>
        </w:div>
        <w:div w:id="573122516">
          <w:marLeft w:val="640"/>
          <w:marRight w:val="0"/>
          <w:marTop w:val="0"/>
          <w:marBottom w:val="0"/>
          <w:divBdr>
            <w:top w:val="none" w:sz="0" w:space="0" w:color="auto"/>
            <w:left w:val="none" w:sz="0" w:space="0" w:color="auto"/>
            <w:bottom w:val="none" w:sz="0" w:space="0" w:color="auto"/>
            <w:right w:val="none" w:sz="0" w:space="0" w:color="auto"/>
          </w:divBdr>
        </w:div>
        <w:div w:id="241988712">
          <w:marLeft w:val="640"/>
          <w:marRight w:val="0"/>
          <w:marTop w:val="0"/>
          <w:marBottom w:val="0"/>
          <w:divBdr>
            <w:top w:val="none" w:sz="0" w:space="0" w:color="auto"/>
            <w:left w:val="none" w:sz="0" w:space="0" w:color="auto"/>
            <w:bottom w:val="none" w:sz="0" w:space="0" w:color="auto"/>
            <w:right w:val="none" w:sz="0" w:space="0" w:color="auto"/>
          </w:divBdr>
        </w:div>
        <w:div w:id="1392729871">
          <w:marLeft w:val="640"/>
          <w:marRight w:val="0"/>
          <w:marTop w:val="0"/>
          <w:marBottom w:val="0"/>
          <w:divBdr>
            <w:top w:val="none" w:sz="0" w:space="0" w:color="auto"/>
            <w:left w:val="none" w:sz="0" w:space="0" w:color="auto"/>
            <w:bottom w:val="none" w:sz="0" w:space="0" w:color="auto"/>
            <w:right w:val="none" w:sz="0" w:space="0" w:color="auto"/>
          </w:divBdr>
        </w:div>
        <w:div w:id="1997414729">
          <w:marLeft w:val="640"/>
          <w:marRight w:val="0"/>
          <w:marTop w:val="0"/>
          <w:marBottom w:val="0"/>
          <w:divBdr>
            <w:top w:val="none" w:sz="0" w:space="0" w:color="auto"/>
            <w:left w:val="none" w:sz="0" w:space="0" w:color="auto"/>
            <w:bottom w:val="none" w:sz="0" w:space="0" w:color="auto"/>
            <w:right w:val="none" w:sz="0" w:space="0" w:color="auto"/>
          </w:divBdr>
        </w:div>
        <w:div w:id="156846483">
          <w:marLeft w:val="640"/>
          <w:marRight w:val="0"/>
          <w:marTop w:val="0"/>
          <w:marBottom w:val="0"/>
          <w:divBdr>
            <w:top w:val="none" w:sz="0" w:space="0" w:color="auto"/>
            <w:left w:val="none" w:sz="0" w:space="0" w:color="auto"/>
            <w:bottom w:val="none" w:sz="0" w:space="0" w:color="auto"/>
            <w:right w:val="none" w:sz="0" w:space="0" w:color="auto"/>
          </w:divBdr>
        </w:div>
        <w:div w:id="678853930">
          <w:marLeft w:val="640"/>
          <w:marRight w:val="0"/>
          <w:marTop w:val="0"/>
          <w:marBottom w:val="0"/>
          <w:divBdr>
            <w:top w:val="none" w:sz="0" w:space="0" w:color="auto"/>
            <w:left w:val="none" w:sz="0" w:space="0" w:color="auto"/>
            <w:bottom w:val="none" w:sz="0" w:space="0" w:color="auto"/>
            <w:right w:val="none" w:sz="0" w:space="0" w:color="auto"/>
          </w:divBdr>
        </w:div>
        <w:div w:id="1884176093">
          <w:marLeft w:val="640"/>
          <w:marRight w:val="0"/>
          <w:marTop w:val="0"/>
          <w:marBottom w:val="0"/>
          <w:divBdr>
            <w:top w:val="none" w:sz="0" w:space="0" w:color="auto"/>
            <w:left w:val="none" w:sz="0" w:space="0" w:color="auto"/>
            <w:bottom w:val="none" w:sz="0" w:space="0" w:color="auto"/>
            <w:right w:val="none" w:sz="0" w:space="0" w:color="auto"/>
          </w:divBdr>
        </w:div>
        <w:div w:id="1284533976">
          <w:marLeft w:val="640"/>
          <w:marRight w:val="0"/>
          <w:marTop w:val="0"/>
          <w:marBottom w:val="0"/>
          <w:divBdr>
            <w:top w:val="none" w:sz="0" w:space="0" w:color="auto"/>
            <w:left w:val="none" w:sz="0" w:space="0" w:color="auto"/>
            <w:bottom w:val="none" w:sz="0" w:space="0" w:color="auto"/>
            <w:right w:val="none" w:sz="0" w:space="0" w:color="auto"/>
          </w:divBdr>
        </w:div>
        <w:div w:id="1900820838">
          <w:marLeft w:val="640"/>
          <w:marRight w:val="0"/>
          <w:marTop w:val="0"/>
          <w:marBottom w:val="0"/>
          <w:divBdr>
            <w:top w:val="none" w:sz="0" w:space="0" w:color="auto"/>
            <w:left w:val="none" w:sz="0" w:space="0" w:color="auto"/>
            <w:bottom w:val="none" w:sz="0" w:space="0" w:color="auto"/>
            <w:right w:val="none" w:sz="0" w:space="0" w:color="auto"/>
          </w:divBdr>
        </w:div>
        <w:div w:id="567543045">
          <w:marLeft w:val="640"/>
          <w:marRight w:val="0"/>
          <w:marTop w:val="0"/>
          <w:marBottom w:val="0"/>
          <w:divBdr>
            <w:top w:val="none" w:sz="0" w:space="0" w:color="auto"/>
            <w:left w:val="none" w:sz="0" w:space="0" w:color="auto"/>
            <w:bottom w:val="none" w:sz="0" w:space="0" w:color="auto"/>
            <w:right w:val="none" w:sz="0" w:space="0" w:color="auto"/>
          </w:divBdr>
        </w:div>
        <w:div w:id="522204768">
          <w:marLeft w:val="640"/>
          <w:marRight w:val="0"/>
          <w:marTop w:val="0"/>
          <w:marBottom w:val="0"/>
          <w:divBdr>
            <w:top w:val="none" w:sz="0" w:space="0" w:color="auto"/>
            <w:left w:val="none" w:sz="0" w:space="0" w:color="auto"/>
            <w:bottom w:val="none" w:sz="0" w:space="0" w:color="auto"/>
            <w:right w:val="none" w:sz="0" w:space="0" w:color="auto"/>
          </w:divBdr>
        </w:div>
        <w:div w:id="460925593">
          <w:marLeft w:val="640"/>
          <w:marRight w:val="0"/>
          <w:marTop w:val="0"/>
          <w:marBottom w:val="0"/>
          <w:divBdr>
            <w:top w:val="none" w:sz="0" w:space="0" w:color="auto"/>
            <w:left w:val="none" w:sz="0" w:space="0" w:color="auto"/>
            <w:bottom w:val="none" w:sz="0" w:space="0" w:color="auto"/>
            <w:right w:val="none" w:sz="0" w:space="0" w:color="auto"/>
          </w:divBdr>
        </w:div>
        <w:div w:id="1221215218">
          <w:marLeft w:val="640"/>
          <w:marRight w:val="0"/>
          <w:marTop w:val="0"/>
          <w:marBottom w:val="0"/>
          <w:divBdr>
            <w:top w:val="none" w:sz="0" w:space="0" w:color="auto"/>
            <w:left w:val="none" w:sz="0" w:space="0" w:color="auto"/>
            <w:bottom w:val="none" w:sz="0" w:space="0" w:color="auto"/>
            <w:right w:val="none" w:sz="0" w:space="0" w:color="auto"/>
          </w:divBdr>
        </w:div>
        <w:div w:id="812142294">
          <w:marLeft w:val="640"/>
          <w:marRight w:val="0"/>
          <w:marTop w:val="0"/>
          <w:marBottom w:val="0"/>
          <w:divBdr>
            <w:top w:val="none" w:sz="0" w:space="0" w:color="auto"/>
            <w:left w:val="none" w:sz="0" w:space="0" w:color="auto"/>
            <w:bottom w:val="none" w:sz="0" w:space="0" w:color="auto"/>
            <w:right w:val="none" w:sz="0" w:space="0" w:color="auto"/>
          </w:divBdr>
        </w:div>
        <w:div w:id="1959027749">
          <w:marLeft w:val="640"/>
          <w:marRight w:val="0"/>
          <w:marTop w:val="0"/>
          <w:marBottom w:val="0"/>
          <w:divBdr>
            <w:top w:val="none" w:sz="0" w:space="0" w:color="auto"/>
            <w:left w:val="none" w:sz="0" w:space="0" w:color="auto"/>
            <w:bottom w:val="none" w:sz="0" w:space="0" w:color="auto"/>
            <w:right w:val="none" w:sz="0" w:space="0" w:color="auto"/>
          </w:divBdr>
        </w:div>
        <w:div w:id="79766070">
          <w:marLeft w:val="640"/>
          <w:marRight w:val="0"/>
          <w:marTop w:val="0"/>
          <w:marBottom w:val="0"/>
          <w:divBdr>
            <w:top w:val="none" w:sz="0" w:space="0" w:color="auto"/>
            <w:left w:val="none" w:sz="0" w:space="0" w:color="auto"/>
            <w:bottom w:val="none" w:sz="0" w:space="0" w:color="auto"/>
            <w:right w:val="none" w:sz="0" w:space="0" w:color="auto"/>
          </w:divBdr>
        </w:div>
        <w:div w:id="319620141">
          <w:marLeft w:val="640"/>
          <w:marRight w:val="0"/>
          <w:marTop w:val="0"/>
          <w:marBottom w:val="0"/>
          <w:divBdr>
            <w:top w:val="none" w:sz="0" w:space="0" w:color="auto"/>
            <w:left w:val="none" w:sz="0" w:space="0" w:color="auto"/>
            <w:bottom w:val="none" w:sz="0" w:space="0" w:color="auto"/>
            <w:right w:val="none" w:sz="0" w:space="0" w:color="auto"/>
          </w:divBdr>
        </w:div>
        <w:div w:id="1229997629">
          <w:marLeft w:val="640"/>
          <w:marRight w:val="0"/>
          <w:marTop w:val="0"/>
          <w:marBottom w:val="0"/>
          <w:divBdr>
            <w:top w:val="none" w:sz="0" w:space="0" w:color="auto"/>
            <w:left w:val="none" w:sz="0" w:space="0" w:color="auto"/>
            <w:bottom w:val="none" w:sz="0" w:space="0" w:color="auto"/>
            <w:right w:val="none" w:sz="0" w:space="0" w:color="auto"/>
          </w:divBdr>
        </w:div>
        <w:div w:id="857426043">
          <w:marLeft w:val="640"/>
          <w:marRight w:val="0"/>
          <w:marTop w:val="0"/>
          <w:marBottom w:val="0"/>
          <w:divBdr>
            <w:top w:val="none" w:sz="0" w:space="0" w:color="auto"/>
            <w:left w:val="none" w:sz="0" w:space="0" w:color="auto"/>
            <w:bottom w:val="none" w:sz="0" w:space="0" w:color="auto"/>
            <w:right w:val="none" w:sz="0" w:space="0" w:color="auto"/>
          </w:divBdr>
        </w:div>
        <w:div w:id="601573430">
          <w:marLeft w:val="640"/>
          <w:marRight w:val="0"/>
          <w:marTop w:val="0"/>
          <w:marBottom w:val="0"/>
          <w:divBdr>
            <w:top w:val="none" w:sz="0" w:space="0" w:color="auto"/>
            <w:left w:val="none" w:sz="0" w:space="0" w:color="auto"/>
            <w:bottom w:val="none" w:sz="0" w:space="0" w:color="auto"/>
            <w:right w:val="none" w:sz="0" w:space="0" w:color="auto"/>
          </w:divBdr>
        </w:div>
        <w:div w:id="1474446725">
          <w:marLeft w:val="640"/>
          <w:marRight w:val="0"/>
          <w:marTop w:val="0"/>
          <w:marBottom w:val="0"/>
          <w:divBdr>
            <w:top w:val="none" w:sz="0" w:space="0" w:color="auto"/>
            <w:left w:val="none" w:sz="0" w:space="0" w:color="auto"/>
            <w:bottom w:val="none" w:sz="0" w:space="0" w:color="auto"/>
            <w:right w:val="none" w:sz="0" w:space="0" w:color="auto"/>
          </w:divBdr>
        </w:div>
        <w:div w:id="620264186">
          <w:marLeft w:val="640"/>
          <w:marRight w:val="0"/>
          <w:marTop w:val="0"/>
          <w:marBottom w:val="0"/>
          <w:divBdr>
            <w:top w:val="none" w:sz="0" w:space="0" w:color="auto"/>
            <w:left w:val="none" w:sz="0" w:space="0" w:color="auto"/>
            <w:bottom w:val="none" w:sz="0" w:space="0" w:color="auto"/>
            <w:right w:val="none" w:sz="0" w:space="0" w:color="auto"/>
          </w:divBdr>
        </w:div>
        <w:div w:id="3939664">
          <w:marLeft w:val="640"/>
          <w:marRight w:val="0"/>
          <w:marTop w:val="0"/>
          <w:marBottom w:val="0"/>
          <w:divBdr>
            <w:top w:val="none" w:sz="0" w:space="0" w:color="auto"/>
            <w:left w:val="none" w:sz="0" w:space="0" w:color="auto"/>
            <w:bottom w:val="none" w:sz="0" w:space="0" w:color="auto"/>
            <w:right w:val="none" w:sz="0" w:space="0" w:color="auto"/>
          </w:divBdr>
        </w:div>
        <w:div w:id="369110568">
          <w:marLeft w:val="640"/>
          <w:marRight w:val="0"/>
          <w:marTop w:val="0"/>
          <w:marBottom w:val="0"/>
          <w:divBdr>
            <w:top w:val="none" w:sz="0" w:space="0" w:color="auto"/>
            <w:left w:val="none" w:sz="0" w:space="0" w:color="auto"/>
            <w:bottom w:val="none" w:sz="0" w:space="0" w:color="auto"/>
            <w:right w:val="none" w:sz="0" w:space="0" w:color="auto"/>
          </w:divBdr>
        </w:div>
        <w:div w:id="1368064469">
          <w:marLeft w:val="640"/>
          <w:marRight w:val="0"/>
          <w:marTop w:val="0"/>
          <w:marBottom w:val="0"/>
          <w:divBdr>
            <w:top w:val="none" w:sz="0" w:space="0" w:color="auto"/>
            <w:left w:val="none" w:sz="0" w:space="0" w:color="auto"/>
            <w:bottom w:val="none" w:sz="0" w:space="0" w:color="auto"/>
            <w:right w:val="none" w:sz="0" w:space="0" w:color="auto"/>
          </w:divBdr>
        </w:div>
        <w:div w:id="1095830600">
          <w:marLeft w:val="640"/>
          <w:marRight w:val="0"/>
          <w:marTop w:val="0"/>
          <w:marBottom w:val="0"/>
          <w:divBdr>
            <w:top w:val="none" w:sz="0" w:space="0" w:color="auto"/>
            <w:left w:val="none" w:sz="0" w:space="0" w:color="auto"/>
            <w:bottom w:val="none" w:sz="0" w:space="0" w:color="auto"/>
            <w:right w:val="none" w:sz="0" w:space="0" w:color="auto"/>
          </w:divBdr>
        </w:div>
        <w:div w:id="1035541235">
          <w:marLeft w:val="640"/>
          <w:marRight w:val="0"/>
          <w:marTop w:val="0"/>
          <w:marBottom w:val="0"/>
          <w:divBdr>
            <w:top w:val="none" w:sz="0" w:space="0" w:color="auto"/>
            <w:left w:val="none" w:sz="0" w:space="0" w:color="auto"/>
            <w:bottom w:val="none" w:sz="0" w:space="0" w:color="auto"/>
            <w:right w:val="none" w:sz="0" w:space="0" w:color="auto"/>
          </w:divBdr>
        </w:div>
        <w:div w:id="1754085511">
          <w:marLeft w:val="640"/>
          <w:marRight w:val="0"/>
          <w:marTop w:val="0"/>
          <w:marBottom w:val="0"/>
          <w:divBdr>
            <w:top w:val="none" w:sz="0" w:space="0" w:color="auto"/>
            <w:left w:val="none" w:sz="0" w:space="0" w:color="auto"/>
            <w:bottom w:val="none" w:sz="0" w:space="0" w:color="auto"/>
            <w:right w:val="none" w:sz="0" w:space="0" w:color="auto"/>
          </w:divBdr>
        </w:div>
        <w:div w:id="903445923">
          <w:marLeft w:val="640"/>
          <w:marRight w:val="0"/>
          <w:marTop w:val="0"/>
          <w:marBottom w:val="0"/>
          <w:divBdr>
            <w:top w:val="none" w:sz="0" w:space="0" w:color="auto"/>
            <w:left w:val="none" w:sz="0" w:space="0" w:color="auto"/>
            <w:bottom w:val="none" w:sz="0" w:space="0" w:color="auto"/>
            <w:right w:val="none" w:sz="0" w:space="0" w:color="auto"/>
          </w:divBdr>
        </w:div>
        <w:div w:id="54282223">
          <w:marLeft w:val="640"/>
          <w:marRight w:val="0"/>
          <w:marTop w:val="0"/>
          <w:marBottom w:val="0"/>
          <w:divBdr>
            <w:top w:val="none" w:sz="0" w:space="0" w:color="auto"/>
            <w:left w:val="none" w:sz="0" w:space="0" w:color="auto"/>
            <w:bottom w:val="none" w:sz="0" w:space="0" w:color="auto"/>
            <w:right w:val="none" w:sz="0" w:space="0" w:color="auto"/>
          </w:divBdr>
        </w:div>
        <w:div w:id="889147631">
          <w:marLeft w:val="640"/>
          <w:marRight w:val="0"/>
          <w:marTop w:val="0"/>
          <w:marBottom w:val="0"/>
          <w:divBdr>
            <w:top w:val="none" w:sz="0" w:space="0" w:color="auto"/>
            <w:left w:val="none" w:sz="0" w:space="0" w:color="auto"/>
            <w:bottom w:val="none" w:sz="0" w:space="0" w:color="auto"/>
            <w:right w:val="none" w:sz="0" w:space="0" w:color="auto"/>
          </w:divBdr>
        </w:div>
        <w:div w:id="1953197698">
          <w:marLeft w:val="640"/>
          <w:marRight w:val="0"/>
          <w:marTop w:val="0"/>
          <w:marBottom w:val="0"/>
          <w:divBdr>
            <w:top w:val="none" w:sz="0" w:space="0" w:color="auto"/>
            <w:left w:val="none" w:sz="0" w:space="0" w:color="auto"/>
            <w:bottom w:val="none" w:sz="0" w:space="0" w:color="auto"/>
            <w:right w:val="none" w:sz="0" w:space="0" w:color="auto"/>
          </w:divBdr>
        </w:div>
        <w:div w:id="722019702">
          <w:marLeft w:val="640"/>
          <w:marRight w:val="0"/>
          <w:marTop w:val="0"/>
          <w:marBottom w:val="0"/>
          <w:divBdr>
            <w:top w:val="none" w:sz="0" w:space="0" w:color="auto"/>
            <w:left w:val="none" w:sz="0" w:space="0" w:color="auto"/>
            <w:bottom w:val="none" w:sz="0" w:space="0" w:color="auto"/>
            <w:right w:val="none" w:sz="0" w:space="0" w:color="auto"/>
          </w:divBdr>
        </w:div>
        <w:div w:id="866135101">
          <w:marLeft w:val="640"/>
          <w:marRight w:val="0"/>
          <w:marTop w:val="0"/>
          <w:marBottom w:val="0"/>
          <w:divBdr>
            <w:top w:val="none" w:sz="0" w:space="0" w:color="auto"/>
            <w:left w:val="none" w:sz="0" w:space="0" w:color="auto"/>
            <w:bottom w:val="none" w:sz="0" w:space="0" w:color="auto"/>
            <w:right w:val="none" w:sz="0" w:space="0" w:color="auto"/>
          </w:divBdr>
        </w:div>
        <w:div w:id="960189427">
          <w:marLeft w:val="640"/>
          <w:marRight w:val="0"/>
          <w:marTop w:val="0"/>
          <w:marBottom w:val="0"/>
          <w:divBdr>
            <w:top w:val="none" w:sz="0" w:space="0" w:color="auto"/>
            <w:left w:val="none" w:sz="0" w:space="0" w:color="auto"/>
            <w:bottom w:val="none" w:sz="0" w:space="0" w:color="auto"/>
            <w:right w:val="none" w:sz="0" w:space="0" w:color="auto"/>
          </w:divBdr>
        </w:div>
        <w:div w:id="786778194">
          <w:marLeft w:val="640"/>
          <w:marRight w:val="0"/>
          <w:marTop w:val="0"/>
          <w:marBottom w:val="0"/>
          <w:divBdr>
            <w:top w:val="none" w:sz="0" w:space="0" w:color="auto"/>
            <w:left w:val="none" w:sz="0" w:space="0" w:color="auto"/>
            <w:bottom w:val="none" w:sz="0" w:space="0" w:color="auto"/>
            <w:right w:val="none" w:sz="0" w:space="0" w:color="auto"/>
          </w:divBdr>
        </w:div>
        <w:div w:id="244848192">
          <w:marLeft w:val="640"/>
          <w:marRight w:val="0"/>
          <w:marTop w:val="0"/>
          <w:marBottom w:val="0"/>
          <w:divBdr>
            <w:top w:val="none" w:sz="0" w:space="0" w:color="auto"/>
            <w:left w:val="none" w:sz="0" w:space="0" w:color="auto"/>
            <w:bottom w:val="none" w:sz="0" w:space="0" w:color="auto"/>
            <w:right w:val="none" w:sz="0" w:space="0" w:color="auto"/>
          </w:divBdr>
        </w:div>
        <w:div w:id="917834516">
          <w:marLeft w:val="640"/>
          <w:marRight w:val="0"/>
          <w:marTop w:val="0"/>
          <w:marBottom w:val="0"/>
          <w:divBdr>
            <w:top w:val="none" w:sz="0" w:space="0" w:color="auto"/>
            <w:left w:val="none" w:sz="0" w:space="0" w:color="auto"/>
            <w:bottom w:val="none" w:sz="0" w:space="0" w:color="auto"/>
            <w:right w:val="none" w:sz="0" w:space="0" w:color="auto"/>
          </w:divBdr>
        </w:div>
        <w:div w:id="2368519">
          <w:marLeft w:val="640"/>
          <w:marRight w:val="0"/>
          <w:marTop w:val="0"/>
          <w:marBottom w:val="0"/>
          <w:divBdr>
            <w:top w:val="none" w:sz="0" w:space="0" w:color="auto"/>
            <w:left w:val="none" w:sz="0" w:space="0" w:color="auto"/>
            <w:bottom w:val="none" w:sz="0" w:space="0" w:color="auto"/>
            <w:right w:val="none" w:sz="0" w:space="0" w:color="auto"/>
          </w:divBdr>
        </w:div>
        <w:div w:id="621771435">
          <w:marLeft w:val="640"/>
          <w:marRight w:val="0"/>
          <w:marTop w:val="0"/>
          <w:marBottom w:val="0"/>
          <w:divBdr>
            <w:top w:val="none" w:sz="0" w:space="0" w:color="auto"/>
            <w:left w:val="none" w:sz="0" w:space="0" w:color="auto"/>
            <w:bottom w:val="none" w:sz="0" w:space="0" w:color="auto"/>
            <w:right w:val="none" w:sz="0" w:space="0" w:color="auto"/>
          </w:divBdr>
        </w:div>
        <w:div w:id="825168819">
          <w:marLeft w:val="640"/>
          <w:marRight w:val="0"/>
          <w:marTop w:val="0"/>
          <w:marBottom w:val="0"/>
          <w:divBdr>
            <w:top w:val="none" w:sz="0" w:space="0" w:color="auto"/>
            <w:left w:val="none" w:sz="0" w:space="0" w:color="auto"/>
            <w:bottom w:val="none" w:sz="0" w:space="0" w:color="auto"/>
            <w:right w:val="none" w:sz="0" w:space="0" w:color="auto"/>
          </w:divBdr>
        </w:div>
        <w:div w:id="1473330750">
          <w:marLeft w:val="640"/>
          <w:marRight w:val="0"/>
          <w:marTop w:val="0"/>
          <w:marBottom w:val="0"/>
          <w:divBdr>
            <w:top w:val="none" w:sz="0" w:space="0" w:color="auto"/>
            <w:left w:val="none" w:sz="0" w:space="0" w:color="auto"/>
            <w:bottom w:val="none" w:sz="0" w:space="0" w:color="auto"/>
            <w:right w:val="none" w:sz="0" w:space="0" w:color="auto"/>
          </w:divBdr>
        </w:div>
        <w:div w:id="1723478285">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12317096">
      <w:bodyDiv w:val="1"/>
      <w:marLeft w:val="0"/>
      <w:marRight w:val="0"/>
      <w:marTop w:val="0"/>
      <w:marBottom w:val="0"/>
      <w:divBdr>
        <w:top w:val="none" w:sz="0" w:space="0" w:color="auto"/>
        <w:left w:val="none" w:sz="0" w:space="0" w:color="auto"/>
        <w:bottom w:val="none" w:sz="0" w:space="0" w:color="auto"/>
        <w:right w:val="none" w:sz="0" w:space="0" w:color="auto"/>
      </w:divBdr>
      <w:divsChild>
        <w:div w:id="1370036715">
          <w:marLeft w:val="640"/>
          <w:marRight w:val="0"/>
          <w:marTop w:val="0"/>
          <w:marBottom w:val="0"/>
          <w:divBdr>
            <w:top w:val="none" w:sz="0" w:space="0" w:color="auto"/>
            <w:left w:val="none" w:sz="0" w:space="0" w:color="auto"/>
            <w:bottom w:val="none" w:sz="0" w:space="0" w:color="auto"/>
            <w:right w:val="none" w:sz="0" w:space="0" w:color="auto"/>
          </w:divBdr>
        </w:div>
        <w:div w:id="1651864072">
          <w:marLeft w:val="640"/>
          <w:marRight w:val="0"/>
          <w:marTop w:val="0"/>
          <w:marBottom w:val="0"/>
          <w:divBdr>
            <w:top w:val="none" w:sz="0" w:space="0" w:color="auto"/>
            <w:left w:val="none" w:sz="0" w:space="0" w:color="auto"/>
            <w:bottom w:val="none" w:sz="0" w:space="0" w:color="auto"/>
            <w:right w:val="none" w:sz="0" w:space="0" w:color="auto"/>
          </w:divBdr>
        </w:div>
        <w:div w:id="1255357695">
          <w:marLeft w:val="640"/>
          <w:marRight w:val="0"/>
          <w:marTop w:val="0"/>
          <w:marBottom w:val="0"/>
          <w:divBdr>
            <w:top w:val="none" w:sz="0" w:space="0" w:color="auto"/>
            <w:left w:val="none" w:sz="0" w:space="0" w:color="auto"/>
            <w:bottom w:val="none" w:sz="0" w:space="0" w:color="auto"/>
            <w:right w:val="none" w:sz="0" w:space="0" w:color="auto"/>
          </w:divBdr>
        </w:div>
        <w:div w:id="374432827">
          <w:marLeft w:val="640"/>
          <w:marRight w:val="0"/>
          <w:marTop w:val="0"/>
          <w:marBottom w:val="0"/>
          <w:divBdr>
            <w:top w:val="none" w:sz="0" w:space="0" w:color="auto"/>
            <w:left w:val="none" w:sz="0" w:space="0" w:color="auto"/>
            <w:bottom w:val="none" w:sz="0" w:space="0" w:color="auto"/>
            <w:right w:val="none" w:sz="0" w:space="0" w:color="auto"/>
          </w:divBdr>
        </w:div>
        <w:div w:id="1280574234">
          <w:marLeft w:val="640"/>
          <w:marRight w:val="0"/>
          <w:marTop w:val="0"/>
          <w:marBottom w:val="0"/>
          <w:divBdr>
            <w:top w:val="none" w:sz="0" w:space="0" w:color="auto"/>
            <w:left w:val="none" w:sz="0" w:space="0" w:color="auto"/>
            <w:bottom w:val="none" w:sz="0" w:space="0" w:color="auto"/>
            <w:right w:val="none" w:sz="0" w:space="0" w:color="auto"/>
          </w:divBdr>
        </w:div>
        <w:div w:id="2052726724">
          <w:marLeft w:val="640"/>
          <w:marRight w:val="0"/>
          <w:marTop w:val="0"/>
          <w:marBottom w:val="0"/>
          <w:divBdr>
            <w:top w:val="none" w:sz="0" w:space="0" w:color="auto"/>
            <w:left w:val="none" w:sz="0" w:space="0" w:color="auto"/>
            <w:bottom w:val="none" w:sz="0" w:space="0" w:color="auto"/>
            <w:right w:val="none" w:sz="0" w:space="0" w:color="auto"/>
          </w:divBdr>
        </w:div>
        <w:div w:id="840117742">
          <w:marLeft w:val="640"/>
          <w:marRight w:val="0"/>
          <w:marTop w:val="0"/>
          <w:marBottom w:val="0"/>
          <w:divBdr>
            <w:top w:val="none" w:sz="0" w:space="0" w:color="auto"/>
            <w:left w:val="none" w:sz="0" w:space="0" w:color="auto"/>
            <w:bottom w:val="none" w:sz="0" w:space="0" w:color="auto"/>
            <w:right w:val="none" w:sz="0" w:space="0" w:color="auto"/>
          </w:divBdr>
        </w:div>
        <w:div w:id="475024977">
          <w:marLeft w:val="640"/>
          <w:marRight w:val="0"/>
          <w:marTop w:val="0"/>
          <w:marBottom w:val="0"/>
          <w:divBdr>
            <w:top w:val="none" w:sz="0" w:space="0" w:color="auto"/>
            <w:left w:val="none" w:sz="0" w:space="0" w:color="auto"/>
            <w:bottom w:val="none" w:sz="0" w:space="0" w:color="auto"/>
            <w:right w:val="none" w:sz="0" w:space="0" w:color="auto"/>
          </w:divBdr>
        </w:div>
        <w:div w:id="272245013">
          <w:marLeft w:val="640"/>
          <w:marRight w:val="0"/>
          <w:marTop w:val="0"/>
          <w:marBottom w:val="0"/>
          <w:divBdr>
            <w:top w:val="none" w:sz="0" w:space="0" w:color="auto"/>
            <w:left w:val="none" w:sz="0" w:space="0" w:color="auto"/>
            <w:bottom w:val="none" w:sz="0" w:space="0" w:color="auto"/>
            <w:right w:val="none" w:sz="0" w:space="0" w:color="auto"/>
          </w:divBdr>
        </w:div>
        <w:div w:id="1049303401">
          <w:marLeft w:val="640"/>
          <w:marRight w:val="0"/>
          <w:marTop w:val="0"/>
          <w:marBottom w:val="0"/>
          <w:divBdr>
            <w:top w:val="none" w:sz="0" w:space="0" w:color="auto"/>
            <w:left w:val="none" w:sz="0" w:space="0" w:color="auto"/>
            <w:bottom w:val="none" w:sz="0" w:space="0" w:color="auto"/>
            <w:right w:val="none" w:sz="0" w:space="0" w:color="auto"/>
          </w:divBdr>
        </w:div>
        <w:div w:id="1850172924">
          <w:marLeft w:val="640"/>
          <w:marRight w:val="0"/>
          <w:marTop w:val="0"/>
          <w:marBottom w:val="0"/>
          <w:divBdr>
            <w:top w:val="none" w:sz="0" w:space="0" w:color="auto"/>
            <w:left w:val="none" w:sz="0" w:space="0" w:color="auto"/>
            <w:bottom w:val="none" w:sz="0" w:space="0" w:color="auto"/>
            <w:right w:val="none" w:sz="0" w:space="0" w:color="auto"/>
          </w:divBdr>
        </w:div>
        <w:div w:id="709846086">
          <w:marLeft w:val="640"/>
          <w:marRight w:val="0"/>
          <w:marTop w:val="0"/>
          <w:marBottom w:val="0"/>
          <w:divBdr>
            <w:top w:val="none" w:sz="0" w:space="0" w:color="auto"/>
            <w:left w:val="none" w:sz="0" w:space="0" w:color="auto"/>
            <w:bottom w:val="none" w:sz="0" w:space="0" w:color="auto"/>
            <w:right w:val="none" w:sz="0" w:space="0" w:color="auto"/>
          </w:divBdr>
        </w:div>
        <w:div w:id="1867408208">
          <w:marLeft w:val="640"/>
          <w:marRight w:val="0"/>
          <w:marTop w:val="0"/>
          <w:marBottom w:val="0"/>
          <w:divBdr>
            <w:top w:val="none" w:sz="0" w:space="0" w:color="auto"/>
            <w:left w:val="none" w:sz="0" w:space="0" w:color="auto"/>
            <w:bottom w:val="none" w:sz="0" w:space="0" w:color="auto"/>
            <w:right w:val="none" w:sz="0" w:space="0" w:color="auto"/>
          </w:divBdr>
        </w:div>
        <w:div w:id="489836282">
          <w:marLeft w:val="640"/>
          <w:marRight w:val="0"/>
          <w:marTop w:val="0"/>
          <w:marBottom w:val="0"/>
          <w:divBdr>
            <w:top w:val="none" w:sz="0" w:space="0" w:color="auto"/>
            <w:left w:val="none" w:sz="0" w:space="0" w:color="auto"/>
            <w:bottom w:val="none" w:sz="0" w:space="0" w:color="auto"/>
            <w:right w:val="none" w:sz="0" w:space="0" w:color="auto"/>
          </w:divBdr>
        </w:div>
        <w:div w:id="1669140677">
          <w:marLeft w:val="640"/>
          <w:marRight w:val="0"/>
          <w:marTop w:val="0"/>
          <w:marBottom w:val="0"/>
          <w:divBdr>
            <w:top w:val="none" w:sz="0" w:space="0" w:color="auto"/>
            <w:left w:val="none" w:sz="0" w:space="0" w:color="auto"/>
            <w:bottom w:val="none" w:sz="0" w:space="0" w:color="auto"/>
            <w:right w:val="none" w:sz="0" w:space="0" w:color="auto"/>
          </w:divBdr>
        </w:div>
        <w:div w:id="1504123156">
          <w:marLeft w:val="640"/>
          <w:marRight w:val="0"/>
          <w:marTop w:val="0"/>
          <w:marBottom w:val="0"/>
          <w:divBdr>
            <w:top w:val="none" w:sz="0" w:space="0" w:color="auto"/>
            <w:left w:val="none" w:sz="0" w:space="0" w:color="auto"/>
            <w:bottom w:val="none" w:sz="0" w:space="0" w:color="auto"/>
            <w:right w:val="none" w:sz="0" w:space="0" w:color="auto"/>
          </w:divBdr>
        </w:div>
        <w:div w:id="918293913">
          <w:marLeft w:val="640"/>
          <w:marRight w:val="0"/>
          <w:marTop w:val="0"/>
          <w:marBottom w:val="0"/>
          <w:divBdr>
            <w:top w:val="none" w:sz="0" w:space="0" w:color="auto"/>
            <w:left w:val="none" w:sz="0" w:space="0" w:color="auto"/>
            <w:bottom w:val="none" w:sz="0" w:space="0" w:color="auto"/>
            <w:right w:val="none" w:sz="0" w:space="0" w:color="auto"/>
          </w:divBdr>
        </w:div>
        <w:div w:id="1028330887">
          <w:marLeft w:val="640"/>
          <w:marRight w:val="0"/>
          <w:marTop w:val="0"/>
          <w:marBottom w:val="0"/>
          <w:divBdr>
            <w:top w:val="none" w:sz="0" w:space="0" w:color="auto"/>
            <w:left w:val="none" w:sz="0" w:space="0" w:color="auto"/>
            <w:bottom w:val="none" w:sz="0" w:space="0" w:color="auto"/>
            <w:right w:val="none" w:sz="0" w:space="0" w:color="auto"/>
          </w:divBdr>
        </w:div>
        <w:div w:id="1858690408">
          <w:marLeft w:val="640"/>
          <w:marRight w:val="0"/>
          <w:marTop w:val="0"/>
          <w:marBottom w:val="0"/>
          <w:divBdr>
            <w:top w:val="none" w:sz="0" w:space="0" w:color="auto"/>
            <w:left w:val="none" w:sz="0" w:space="0" w:color="auto"/>
            <w:bottom w:val="none" w:sz="0" w:space="0" w:color="auto"/>
            <w:right w:val="none" w:sz="0" w:space="0" w:color="auto"/>
          </w:divBdr>
        </w:div>
        <w:div w:id="2053727498">
          <w:marLeft w:val="640"/>
          <w:marRight w:val="0"/>
          <w:marTop w:val="0"/>
          <w:marBottom w:val="0"/>
          <w:divBdr>
            <w:top w:val="none" w:sz="0" w:space="0" w:color="auto"/>
            <w:left w:val="none" w:sz="0" w:space="0" w:color="auto"/>
            <w:bottom w:val="none" w:sz="0" w:space="0" w:color="auto"/>
            <w:right w:val="none" w:sz="0" w:space="0" w:color="auto"/>
          </w:divBdr>
        </w:div>
        <w:div w:id="1574196760">
          <w:marLeft w:val="640"/>
          <w:marRight w:val="0"/>
          <w:marTop w:val="0"/>
          <w:marBottom w:val="0"/>
          <w:divBdr>
            <w:top w:val="none" w:sz="0" w:space="0" w:color="auto"/>
            <w:left w:val="none" w:sz="0" w:space="0" w:color="auto"/>
            <w:bottom w:val="none" w:sz="0" w:space="0" w:color="auto"/>
            <w:right w:val="none" w:sz="0" w:space="0" w:color="auto"/>
          </w:divBdr>
        </w:div>
        <w:div w:id="1804928640">
          <w:marLeft w:val="640"/>
          <w:marRight w:val="0"/>
          <w:marTop w:val="0"/>
          <w:marBottom w:val="0"/>
          <w:divBdr>
            <w:top w:val="none" w:sz="0" w:space="0" w:color="auto"/>
            <w:left w:val="none" w:sz="0" w:space="0" w:color="auto"/>
            <w:bottom w:val="none" w:sz="0" w:space="0" w:color="auto"/>
            <w:right w:val="none" w:sz="0" w:space="0" w:color="auto"/>
          </w:divBdr>
        </w:div>
        <w:div w:id="1558782726">
          <w:marLeft w:val="640"/>
          <w:marRight w:val="0"/>
          <w:marTop w:val="0"/>
          <w:marBottom w:val="0"/>
          <w:divBdr>
            <w:top w:val="none" w:sz="0" w:space="0" w:color="auto"/>
            <w:left w:val="none" w:sz="0" w:space="0" w:color="auto"/>
            <w:bottom w:val="none" w:sz="0" w:space="0" w:color="auto"/>
            <w:right w:val="none" w:sz="0" w:space="0" w:color="auto"/>
          </w:divBdr>
        </w:div>
        <w:div w:id="738481085">
          <w:marLeft w:val="640"/>
          <w:marRight w:val="0"/>
          <w:marTop w:val="0"/>
          <w:marBottom w:val="0"/>
          <w:divBdr>
            <w:top w:val="none" w:sz="0" w:space="0" w:color="auto"/>
            <w:left w:val="none" w:sz="0" w:space="0" w:color="auto"/>
            <w:bottom w:val="none" w:sz="0" w:space="0" w:color="auto"/>
            <w:right w:val="none" w:sz="0" w:space="0" w:color="auto"/>
          </w:divBdr>
        </w:div>
        <w:div w:id="324939286">
          <w:marLeft w:val="640"/>
          <w:marRight w:val="0"/>
          <w:marTop w:val="0"/>
          <w:marBottom w:val="0"/>
          <w:divBdr>
            <w:top w:val="none" w:sz="0" w:space="0" w:color="auto"/>
            <w:left w:val="none" w:sz="0" w:space="0" w:color="auto"/>
            <w:bottom w:val="none" w:sz="0" w:space="0" w:color="auto"/>
            <w:right w:val="none" w:sz="0" w:space="0" w:color="auto"/>
          </w:divBdr>
        </w:div>
        <w:div w:id="403987034">
          <w:marLeft w:val="640"/>
          <w:marRight w:val="0"/>
          <w:marTop w:val="0"/>
          <w:marBottom w:val="0"/>
          <w:divBdr>
            <w:top w:val="none" w:sz="0" w:space="0" w:color="auto"/>
            <w:left w:val="none" w:sz="0" w:space="0" w:color="auto"/>
            <w:bottom w:val="none" w:sz="0" w:space="0" w:color="auto"/>
            <w:right w:val="none" w:sz="0" w:space="0" w:color="auto"/>
          </w:divBdr>
        </w:div>
        <w:div w:id="1392575290">
          <w:marLeft w:val="640"/>
          <w:marRight w:val="0"/>
          <w:marTop w:val="0"/>
          <w:marBottom w:val="0"/>
          <w:divBdr>
            <w:top w:val="none" w:sz="0" w:space="0" w:color="auto"/>
            <w:left w:val="none" w:sz="0" w:space="0" w:color="auto"/>
            <w:bottom w:val="none" w:sz="0" w:space="0" w:color="auto"/>
            <w:right w:val="none" w:sz="0" w:space="0" w:color="auto"/>
          </w:divBdr>
        </w:div>
        <w:div w:id="1532690714">
          <w:marLeft w:val="640"/>
          <w:marRight w:val="0"/>
          <w:marTop w:val="0"/>
          <w:marBottom w:val="0"/>
          <w:divBdr>
            <w:top w:val="none" w:sz="0" w:space="0" w:color="auto"/>
            <w:left w:val="none" w:sz="0" w:space="0" w:color="auto"/>
            <w:bottom w:val="none" w:sz="0" w:space="0" w:color="auto"/>
            <w:right w:val="none" w:sz="0" w:space="0" w:color="auto"/>
          </w:divBdr>
        </w:div>
        <w:div w:id="1119646362">
          <w:marLeft w:val="640"/>
          <w:marRight w:val="0"/>
          <w:marTop w:val="0"/>
          <w:marBottom w:val="0"/>
          <w:divBdr>
            <w:top w:val="none" w:sz="0" w:space="0" w:color="auto"/>
            <w:left w:val="none" w:sz="0" w:space="0" w:color="auto"/>
            <w:bottom w:val="none" w:sz="0" w:space="0" w:color="auto"/>
            <w:right w:val="none" w:sz="0" w:space="0" w:color="auto"/>
          </w:divBdr>
        </w:div>
        <w:div w:id="622545218">
          <w:marLeft w:val="640"/>
          <w:marRight w:val="0"/>
          <w:marTop w:val="0"/>
          <w:marBottom w:val="0"/>
          <w:divBdr>
            <w:top w:val="none" w:sz="0" w:space="0" w:color="auto"/>
            <w:left w:val="none" w:sz="0" w:space="0" w:color="auto"/>
            <w:bottom w:val="none" w:sz="0" w:space="0" w:color="auto"/>
            <w:right w:val="none" w:sz="0" w:space="0" w:color="auto"/>
          </w:divBdr>
        </w:div>
        <w:div w:id="424812282">
          <w:marLeft w:val="640"/>
          <w:marRight w:val="0"/>
          <w:marTop w:val="0"/>
          <w:marBottom w:val="0"/>
          <w:divBdr>
            <w:top w:val="none" w:sz="0" w:space="0" w:color="auto"/>
            <w:left w:val="none" w:sz="0" w:space="0" w:color="auto"/>
            <w:bottom w:val="none" w:sz="0" w:space="0" w:color="auto"/>
            <w:right w:val="none" w:sz="0" w:space="0" w:color="auto"/>
          </w:divBdr>
        </w:div>
        <w:div w:id="1635602472">
          <w:marLeft w:val="640"/>
          <w:marRight w:val="0"/>
          <w:marTop w:val="0"/>
          <w:marBottom w:val="0"/>
          <w:divBdr>
            <w:top w:val="none" w:sz="0" w:space="0" w:color="auto"/>
            <w:left w:val="none" w:sz="0" w:space="0" w:color="auto"/>
            <w:bottom w:val="none" w:sz="0" w:space="0" w:color="auto"/>
            <w:right w:val="none" w:sz="0" w:space="0" w:color="auto"/>
          </w:divBdr>
        </w:div>
        <w:div w:id="993800258">
          <w:marLeft w:val="640"/>
          <w:marRight w:val="0"/>
          <w:marTop w:val="0"/>
          <w:marBottom w:val="0"/>
          <w:divBdr>
            <w:top w:val="none" w:sz="0" w:space="0" w:color="auto"/>
            <w:left w:val="none" w:sz="0" w:space="0" w:color="auto"/>
            <w:bottom w:val="none" w:sz="0" w:space="0" w:color="auto"/>
            <w:right w:val="none" w:sz="0" w:space="0" w:color="auto"/>
          </w:divBdr>
        </w:div>
        <w:div w:id="1474634579">
          <w:marLeft w:val="640"/>
          <w:marRight w:val="0"/>
          <w:marTop w:val="0"/>
          <w:marBottom w:val="0"/>
          <w:divBdr>
            <w:top w:val="none" w:sz="0" w:space="0" w:color="auto"/>
            <w:left w:val="none" w:sz="0" w:space="0" w:color="auto"/>
            <w:bottom w:val="none" w:sz="0" w:space="0" w:color="auto"/>
            <w:right w:val="none" w:sz="0" w:space="0" w:color="auto"/>
          </w:divBdr>
        </w:div>
        <w:div w:id="993992992">
          <w:marLeft w:val="640"/>
          <w:marRight w:val="0"/>
          <w:marTop w:val="0"/>
          <w:marBottom w:val="0"/>
          <w:divBdr>
            <w:top w:val="none" w:sz="0" w:space="0" w:color="auto"/>
            <w:left w:val="none" w:sz="0" w:space="0" w:color="auto"/>
            <w:bottom w:val="none" w:sz="0" w:space="0" w:color="auto"/>
            <w:right w:val="none" w:sz="0" w:space="0" w:color="auto"/>
          </w:divBdr>
        </w:div>
        <w:div w:id="1522553703">
          <w:marLeft w:val="640"/>
          <w:marRight w:val="0"/>
          <w:marTop w:val="0"/>
          <w:marBottom w:val="0"/>
          <w:divBdr>
            <w:top w:val="none" w:sz="0" w:space="0" w:color="auto"/>
            <w:left w:val="none" w:sz="0" w:space="0" w:color="auto"/>
            <w:bottom w:val="none" w:sz="0" w:space="0" w:color="auto"/>
            <w:right w:val="none" w:sz="0" w:space="0" w:color="auto"/>
          </w:divBdr>
        </w:div>
        <w:div w:id="978346471">
          <w:marLeft w:val="640"/>
          <w:marRight w:val="0"/>
          <w:marTop w:val="0"/>
          <w:marBottom w:val="0"/>
          <w:divBdr>
            <w:top w:val="none" w:sz="0" w:space="0" w:color="auto"/>
            <w:left w:val="none" w:sz="0" w:space="0" w:color="auto"/>
            <w:bottom w:val="none" w:sz="0" w:space="0" w:color="auto"/>
            <w:right w:val="none" w:sz="0" w:space="0" w:color="auto"/>
          </w:divBdr>
        </w:div>
        <w:div w:id="1866139813">
          <w:marLeft w:val="640"/>
          <w:marRight w:val="0"/>
          <w:marTop w:val="0"/>
          <w:marBottom w:val="0"/>
          <w:divBdr>
            <w:top w:val="none" w:sz="0" w:space="0" w:color="auto"/>
            <w:left w:val="none" w:sz="0" w:space="0" w:color="auto"/>
            <w:bottom w:val="none" w:sz="0" w:space="0" w:color="auto"/>
            <w:right w:val="none" w:sz="0" w:space="0" w:color="auto"/>
          </w:divBdr>
        </w:div>
        <w:div w:id="1060709525">
          <w:marLeft w:val="640"/>
          <w:marRight w:val="0"/>
          <w:marTop w:val="0"/>
          <w:marBottom w:val="0"/>
          <w:divBdr>
            <w:top w:val="none" w:sz="0" w:space="0" w:color="auto"/>
            <w:left w:val="none" w:sz="0" w:space="0" w:color="auto"/>
            <w:bottom w:val="none" w:sz="0" w:space="0" w:color="auto"/>
            <w:right w:val="none" w:sz="0" w:space="0" w:color="auto"/>
          </w:divBdr>
        </w:div>
        <w:div w:id="1922565283">
          <w:marLeft w:val="640"/>
          <w:marRight w:val="0"/>
          <w:marTop w:val="0"/>
          <w:marBottom w:val="0"/>
          <w:divBdr>
            <w:top w:val="none" w:sz="0" w:space="0" w:color="auto"/>
            <w:left w:val="none" w:sz="0" w:space="0" w:color="auto"/>
            <w:bottom w:val="none" w:sz="0" w:space="0" w:color="auto"/>
            <w:right w:val="none" w:sz="0" w:space="0" w:color="auto"/>
          </w:divBdr>
        </w:div>
        <w:div w:id="1539735477">
          <w:marLeft w:val="640"/>
          <w:marRight w:val="0"/>
          <w:marTop w:val="0"/>
          <w:marBottom w:val="0"/>
          <w:divBdr>
            <w:top w:val="none" w:sz="0" w:space="0" w:color="auto"/>
            <w:left w:val="none" w:sz="0" w:space="0" w:color="auto"/>
            <w:bottom w:val="none" w:sz="0" w:space="0" w:color="auto"/>
            <w:right w:val="none" w:sz="0" w:space="0" w:color="auto"/>
          </w:divBdr>
        </w:div>
        <w:div w:id="1937053666">
          <w:marLeft w:val="640"/>
          <w:marRight w:val="0"/>
          <w:marTop w:val="0"/>
          <w:marBottom w:val="0"/>
          <w:divBdr>
            <w:top w:val="none" w:sz="0" w:space="0" w:color="auto"/>
            <w:left w:val="none" w:sz="0" w:space="0" w:color="auto"/>
            <w:bottom w:val="none" w:sz="0" w:space="0" w:color="auto"/>
            <w:right w:val="none" w:sz="0" w:space="0" w:color="auto"/>
          </w:divBdr>
        </w:div>
        <w:div w:id="1496606833">
          <w:marLeft w:val="640"/>
          <w:marRight w:val="0"/>
          <w:marTop w:val="0"/>
          <w:marBottom w:val="0"/>
          <w:divBdr>
            <w:top w:val="none" w:sz="0" w:space="0" w:color="auto"/>
            <w:left w:val="none" w:sz="0" w:space="0" w:color="auto"/>
            <w:bottom w:val="none" w:sz="0" w:space="0" w:color="auto"/>
            <w:right w:val="none" w:sz="0" w:space="0" w:color="auto"/>
          </w:divBdr>
        </w:div>
        <w:div w:id="1765957524">
          <w:marLeft w:val="640"/>
          <w:marRight w:val="0"/>
          <w:marTop w:val="0"/>
          <w:marBottom w:val="0"/>
          <w:divBdr>
            <w:top w:val="none" w:sz="0" w:space="0" w:color="auto"/>
            <w:left w:val="none" w:sz="0" w:space="0" w:color="auto"/>
            <w:bottom w:val="none" w:sz="0" w:space="0" w:color="auto"/>
            <w:right w:val="none" w:sz="0" w:space="0" w:color="auto"/>
          </w:divBdr>
        </w:div>
        <w:div w:id="1743872975">
          <w:marLeft w:val="640"/>
          <w:marRight w:val="0"/>
          <w:marTop w:val="0"/>
          <w:marBottom w:val="0"/>
          <w:divBdr>
            <w:top w:val="none" w:sz="0" w:space="0" w:color="auto"/>
            <w:left w:val="none" w:sz="0" w:space="0" w:color="auto"/>
            <w:bottom w:val="none" w:sz="0" w:space="0" w:color="auto"/>
            <w:right w:val="none" w:sz="0" w:space="0" w:color="auto"/>
          </w:divBdr>
        </w:div>
        <w:div w:id="266427936">
          <w:marLeft w:val="640"/>
          <w:marRight w:val="0"/>
          <w:marTop w:val="0"/>
          <w:marBottom w:val="0"/>
          <w:divBdr>
            <w:top w:val="none" w:sz="0" w:space="0" w:color="auto"/>
            <w:left w:val="none" w:sz="0" w:space="0" w:color="auto"/>
            <w:bottom w:val="none" w:sz="0" w:space="0" w:color="auto"/>
            <w:right w:val="none" w:sz="0" w:space="0" w:color="auto"/>
          </w:divBdr>
        </w:div>
        <w:div w:id="515846815">
          <w:marLeft w:val="640"/>
          <w:marRight w:val="0"/>
          <w:marTop w:val="0"/>
          <w:marBottom w:val="0"/>
          <w:divBdr>
            <w:top w:val="none" w:sz="0" w:space="0" w:color="auto"/>
            <w:left w:val="none" w:sz="0" w:space="0" w:color="auto"/>
            <w:bottom w:val="none" w:sz="0" w:space="0" w:color="auto"/>
            <w:right w:val="none" w:sz="0" w:space="0" w:color="auto"/>
          </w:divBdr>
        </w:div>
        <w:div w:id="474488223">
          <w:marLeft w:val="640"/>
          <w:marRight w:val="0"/>
          <w:marTop w:val="0"/>
          <w:marBottom w:val="0"/>
          <w:divBdr>
            <w:top w:val="none" w:sz="0" w:space="0" w:color="auto"/>
            <w:left w:val="none" w:sz="0" w:space="0" w:color="auto"/>
            <w:bottom w:val="none" w:sz="0" w:space="0" w:color="auto"/>
            <w:right w:val="none" w:sz="0" w:space="0" w:color="auto"/>
          </w:divBdr>
        </w:div>
        <w:div w:id="1926692922">
          <w:marLeft w:val="640"/>
          <w:marRight w:val="0"/>
          <w:marTop w:val="0"/>
          <w:marBottom w:val="0"/>
          <w:divBdr>
            <w:top w:val="none" w:sz="0" w:space="0" w:color="auto"/>
            <w:left w:val="none" w:sz="0" w:space="0" w:color="auto"/>
            <w:bottom w:val="none" w:sz="0" w:space="0" w:color="auto"/>
            <w:right w:val="none" w:sz="0" w:space="0" w:color="auto"/>
          </w:divBdr>
        </w:div>
        <w:div w:id="657613637">
          <w:marLeft w:val="640"/>
          <w:marRight w:val="0"/>
          <w:marTop w:val="0"/>
          <w:marBottom w:val="0"/>
          <w:divBdr>
            <w:top w:val="none" w:sz="0" w:space="0" w:color="auto"/>
            <w:left w:val="none" w:sz="0" w:space="0" w:color="auto"/>
            <w:bottom w:val="none" w:sz="0" w:space="0" w:color="auto"/>
            <w:right w:val="none" w:sz="0" w:space="0" w:color="auto"/>
          </w:divBdr>
        </w:div>
        <w:div w:id="1795293719">
          <w:marLeft w:val="640"/>
          <w:marRight w:val="0"/>
          <w:marTop w:val="0"/>
          <w:marBottom w:val="0"/>
          <w:divBdr>
            <w:top w:val="none" w:sz="0" w:space="0" w:color="auto"/>
            <w:left w:val="none" w:sz="0" w:space="0" w:color="auto"/>
            <w:bottom w:val="none" w:sz="0" w:space="0" w:color="auto"/>
            <w:right w:val="none" w:sz="0" w:space="0" w:color="auto"/>
          </w:divBdr>
        </w:div>
        <w:div w:id="755633421">
          <w:marLeft w:val="640"/>
          <w:marRight w:val="0"/>
          <w:marTop w:val="0"/>
          <w:marBottom w:val="0"/>
          <w:divBdr>
            <w:top w:val="none" w:sz="0" w:space="0" w:color="auto"/>
            <w:left w:val="none" w:sz="0" w:space="0" w:color="auto"/>
            <w:bottom w:val="none" w:sz="0" w:space="0" w:color="auto"/>
            <w:right w:val="none" w:sz="0" w:space="0" w:color="auto"/>
          </w:divBdr>
        </w:div>
        <w:div w:id="826944570">
          <w:marLeft w:val="640"/>
          <w:marRight w:val="0"/>
          <w:marTop w:val="0"/>
          <w:marBottom w:val="0"/>
          <w:divBdr>
            <w:top w:val="none" w:sz="0" w:space="0" w:color="auto"/>
            <w:left w:val="none" w:sz="0" w:space="0" w:color="auto"/>
            <w:bottom w:val="none" w:sz="0" w:space="0" w:color="auto"/>
            <w:right w:val="none" w:sz="0" w:space="0" w:color="auto"/>
          </w:divBdr>
        </w:div>
        <w:div w:id="839540525">
          <w:marLeft w:val="640"/>
          <w:marRight w:val="0"/>
          <w:marTop w:val="0"/>
          <w:marBottom w:val="0"/>
          <w:divBdr>
            <w:top w:val="none" w:sz="0" w:space="0" w:color="auto"/>
            <w:left w:val="none" w:sz="0" w:space="0" w:color="auto"/>
            <w:bottom w:val="none" w:sz="0" w:space="0" w:color="auto"/>
            <w:right w:val="none" w:sz="0" w:space="0" w:color="auto"/>
          </w:divBdr>
        </w:div>
        <w:div w:id="1612860603">
          <w:marLeft w:val="640"/>
          <w:marRight w:val="0"/>
          <w:marTop w:val="0"/>
          <w:marBottom w:val="0"/>
          <w:divBdr>
            <w:top w:val="none" w:sz="0" w:space="0" w:color="auto"/>
            <w:left w:val="none" w:sz="0" w:space="0" w:color="auto"/>
            <w:bottom w:val="none" w:sz="0" w:space="0" w:color="auto"/>
            <w:right w:val="none" w:sz="0" w:space="0" w:color="auto"/>
          </w:divBdr>
        </w:div>
        <w:div w:id="1252929163">
          <w:marLeft w:val="640"/>
          <w:marRight w:val="0"/>
          <w:marTop w:val="0"/>
          <w:marBottom w:val="0"/>
          <w:divBdr>
            <w:top w:val="none" w:sz="0" w:space="0" w:color="auto"/>
            <w:left w:val="none" w:sz="0" w:space="0" w:color="auto"/>
            <w:bottom w:val="none" w:sz="0" w:space="0" w:color="auto"/>
            <w:right w:val="none" w:sz="0" w:space="0" w:color="auto"/>
          </w:divBdr>
        </w:div>
        <w:div w:id="653027518">
          <w:marLeft w:val="640"/>
          <w:marRight w:val="0"/>
          <w:marTop w:val="0"/>
          <w:marBottom w:val="0"/>
          <w:divBdr>
            <w:top w:val="none" w:sz="0" w:space="0" w:color="auto"/>
            <w:left w:val="none" w:sz="0" w:space="0" w:color="auto"/>
            <w:bottom w:val="none" w:sz="0" w:space="0" w:color="auto"/>
            <w:right w:val="none" w:sz="0" w:space="0" w:color="auto"/>
          </w:divBdr>
        </w:div>
        <w:div w:id="1808359223">
          <w:marLeft w:val="640"/>
          <w:marRight w:val="0"/>
          <w:marTop w:val="0"/>
          <w:marBottom w:val="0"/>
          <w:divBdr>
            <w:top w:val="none" w:sz="0" w:space="0" w:color="auto"/>
            <w:left w:val="none" w:sz="0" w:space="0" w:color="auto"/>
            <w:bottom w:val="none" w:sz="0" w:space="0" w:color="auto"/>
            <w:right w:val="none" w:sz="0" w:space="0" w:color="auto"/>
          </w:divBdr>
        </w:div>
        <w:div w:id="1626889343">
          <w:marLeft w:val="640"/>
          <w:marRight w:val="0"/>
          <w:marTop w:val="0"/>
          <w:marBottom w:val="0"/>
          <w:divBdr>
            <w:top w:val="none" w:sz="0" w:space="0" w:color="auto"/>
            <w:left w:val="none" w:sz="0" w:space="0" w:color="auto"/>
            <w:bottom w:val="none" w:sz="0" w:space="0" w:color="auto"/>
            <w:right w:val="none" w:sz="0" w:space="0" w:color="auto"/>
          </w:divBdr>
        </w:div>
        <w:div w:id="714547323">
          <w:marLeft w:val="640"/>
          <w:marRight w:val="0"/>
          <w:marTop w:val="0"/>
          <w:marBottom w:val="0"/>
          <w:divBdr>
            <w:top w:val="none" w:sz="0" w:space="0" w:color="auto"/>
            <w:left w:val="none" w:sz="0" w:space="0" w:color="auto"/>
            <w:bottom w:val="none" w:sz="0" w:space="0" w:color="auto"/>
            <w:right w:val="none" w:sz="0" w:space="0" w:color="auto"/>
          </w:divBdr>
        </w:div>
        <w:div w:id="828985010">
          <w:marLeft w:val="640"/>
          <w:marRight w:val="0"/>
          <w:marTop w:val="0"/>
          <w:marBottom w:val="0"/>
          <w:divBdr>
            <w:top w:val="none" w:sz="0" w:space="0" w:color="auto"/>
            <w:left w:val="none" w:sz="0" w:space="0" w:color="auto"/>
            <w:bottom w:val="none" w:sz="0" w:space="0" w:color="auto"/>
            <w:right w:val="none" w:sz="0" w:space="0" w:color="auto"/>
          </w:divBdr>
        </w:div>
        <w:div w:id="414859603">
          <w:marLeft w:val="640"/>
          <w:marRight w:val="0"/>
          <w:marTop w:val="0"/>
          <w:marBottom w:val="0"/>
          <w:divBdr>
            <w:top w:val="none" w:sz="0" w:space="0" w:color="auto"/>
            <w:left w:val="none" w:sz="0" w:space="0" w:color="auto"/>
            <w:bottom w:val="none" w:sz="0" w:space="0" w:color="auto"/>
            <w:right w:val="none" w:sz="0" w:space="0" w:color="auto"/>
          </w:divBdr>
        </w:div>
        <w:div w:id="383218337">
          <w:marLeft w:val="640"/>
          <w:marRight w:val="0"/>
          <w:marTop w:val="0"/>
          <w:marBottom w:val="0"/>
          <w:divBdr>
            <w:top w:val="none" w:sz="0" w:space="0" w:color="auto"/>
            <w:left w:val="none" w:sz="0" w:space="0" w:color="auto"/>
            <w:bottom w:val="none" w:sz="0" w:space="0" w:color="auto"/>
            <w:right w:val="none" w:sz="0" w:space="0" w:color="auto"/>
          </w:divBdr>
        </w:div>
        <w:div w:id="891113655">
          <w:marLeft w:val="640"/>
          <w:marRight w:val="0"/>
          <w:marTop w:val="0"/>
          <w:marBottom w:val="0"/>
          <w:divBdr>
            <w:top w:val="none" w:sz="0" w:space="0" w:color="auto"/>
            <w:left w:val="none" w:sz="0" w:space="0" w:color="auto"/>
            <w:bottom w:val="none" w:sz="0" w:space="0" w:color="auto"/>
            <w:right w:val="none" w:sz="0" w:space="0" w:color="auto"/>
          </w:divBdr>
        </w:div>
        <w:div w:id="268854950">
          <w:marLeft w:val="640"/>
          <w:marRight w:val="0"/>
          <w:marTop w:val="0"/>
          <w:marBottom w:val="0"/>
          <w:divBdr>
            <w:top w:val="none" w:sz="0" w:space="0" w:color="auto"/>
            <w:left w:val="none" w:sz="0" w:space="0" w:color="auto"/>
            <w:bottom w:val="none" w:sz="0" w:space="0" w:color="auto"/>
            <w:right w:val="none" w:sz="0" w:space="0" w:color="auto"/>
          </w:divBdr>
        </w:div>
        <w:div w:id="245236882">
          <w:marLeft w:val="640"/>
          <w:marRight w:val="0"/>
          <w:marTop w:val="0"/>
          <w:marBottom w:val="0"/>
          <w:divBdr>
            <w:top w:val="none" w:sz="0" w:space="0" w:color="auto"/>
            <w:left w:val="none" w:sz="0" w:space="0" w:color="auto"/>
            <w:bottom w:val="none" w:sz="0" w:space="0" w:color="auto"/>
            <w:right w:val="none" w:sz="0" w:space="0" w:color="auto"/>
          </w:divBdr>
        </w:div>
        <w:div w:id="1788573896">
          <w:marLeft w:val="640"/>
          <w:marRight w:val="0"/>
          <w:marTop w:val="0"/>
          <w:marBottom w:val="0"/>
          <w:divBdr>
            <w:top w:val="none" w:sz="0" w:space="0" w:color="auto"/>
            <w:left w:val="none" w:sz="0" w:space="0" w:color="auto"/>
            <w:bottom w:val="none" w:sz="0" w:space="0" w:color="auto"/>
            <w:right w:val="none" w:sz="0" w:space="0" w:color="auto"/>
          </w:divBdr>
        </w:div>
        <w:div w:id="753625339">
          <w:marLeft w:val="640"/>
          <w:marRight w:val="0"/>
          <w:marTop w:val="0"/>
          <w:marBottom w:val="0"/>
          <w:divBdr>
            <w:top w:val="none" w:sz="0" w:space="0" w:color="auto"/>
            <w:left w:val="none" w:sz="0" w:space="0" w:color="auto"/>
            <w:bottom w:val="none" w:sz="0" w:space="0" w:color="auto"/>
            <w:right w:val="none" w:sz="0" w:space="0" w:color="auto"/>
          </w:divBdr>
        </w:div>
        <w:div w:id="476534089">
          <w:marLeft w:val="640"/>
          <w:marRight w:val="0"/>
          <w:marTop w:val="0"/>
          <w:marBottom w:val="0"/>
          <w:divBdr>
            <w:top w:val="none" w:sz="0" w:space="0" w:color="auto"/>
            <w:left w:val="none" w:sz="0" w:space="0" w:color="auto"/>
            <w:bottom w:val="none" w:sz="0" w:space="0" w:color="auto"/>
            <w:right w:val="none" w:sz="0" w:space="0" w:color="auto"/>
          </w:divBdr>
        </w:div>
        <w:div w:id="1949654046">
          <w:marLeft w:val="640"/>
          <w:marRight w:val="0"/>
          <w:marTop w:val="0"/>
          <w:marBottom w:val="0"/>
          <w:divBdr>
            <w:top w:val="none" w:sz="0" w:space="0" w:color="auto"/>
            <w:left w:val="none" w:sz="0" w:space="0" w:color="auto"/>
            <w:bottom w:val="none" w:sz="0" w:space="0" w:color="auto"/>
            <w:right w:val="none" w:sz="0" w:space="0" w:color="auto"/>
          </w:divBdr>
        </w:div>
        <w:div w:id="225842828">
          <w:marLeft w:val="640"/>
          <w:marRight w:val="0"/>
          <w:marTop w:val="0"/>
          <w:marBottom w:val="0"/>
          <w:divBdr>
            <w:top w:val="none" w:sz="0" w:space="0" w:color="auto"/>
            <w:left w:val="none" w:sz="0" w:space="0" w:color="auto"/>
            <w:bottom w:val="none" w:sz="0" w:space="0" w:color="auto"/>
            <w:right w:val="none" w:sz="0" w:space="0" w:color="auto"/>
          </w:divBdr>
        </w:div>
        <w:div w:id="424613091">
          <w:marLeft w:val="640"/>
          <w:marRight w:val="0"/>
          <w:marTop w:val="0"/>
          <w:marBottom w:val="0"/>
          <w:divBdr>
            <w:top w:val="none" w:sz="0" w:space="0" w:color="auto"/>
            <w:left w:val="none" w:sz="0" w:space="0" w:color="auto"/>
            <w:bottom w:val="none" w:sz="0" w:space="0" w:color="auto"/>
            <w:right w:val="none" w:sz="0" w:space="0" w:color="auto"/>
          </w:divBdr>
        </w:div>
        <w:div w:id="1606037189">
          <w:marLeft w:val="640"/>
          <w:marRight w:val="0"/>
          <w:marTop w:val="0"/>
          <w:marBottom w:val="0"/>
          <w:divBdr>
            <w:top w:val="none" w:sz="0" w:space="0" w:color="auto"/>
            <w:left w:val="none" w:sz="0" w:space="0" w:color="auto"/>
            <w:bottom w:val="none" w:sz="0" w:space="0" w:color="auto"/>
            <w:right w:val="none" w:sz="0" w:space="0" w:color="auto"/>
          </w:divBdr>
        </w:div>
        <w:div w:id="1206722775">
          <w:marLeft w:val="640"/>
          <w:marRight w:val="0"/>
          <w:marTop w:val="0"/>
          <w:marBottom w:val="0"/>
          <w:divBdr>
            <w:top w:val="none" w:sz="0" w:space="0" w:color="auto"/>
            <w:left w:val="none" w:sz="0" w:space="0" w:color="auto"/>
            <w:bottom w:val="none" w:sz="0" w:space="0" w:color="auto"/>
            <w:right w:val="none" w:sz="0" w:space="0" w:color="auto"/>
          </w:divBdr>
        </w:div>
        <w:div w:id="1526944606">
          <w:marLeft w:val="640"/>
          <w:marRight w:val="0"/>
          <w:marTop w:val="0"/>
          <w:marBottom w:val="0"/>
          <w:divBdr>
            <w:top w:val="none" w:sz="0" w:space="0" w:color="auto"/>
            <w:left w:val="none" w:sz="0" w:space="0" w:color="auto"/>
            <w:bottom w:val="none" w:sz="0" w:space="0" w:color="auto"/>
            <w:right w:val="none" w:sz="0" w:space="0" w:color="auto"/>
          </w:divBdr>
        </w:div>
        <w:div w:id="1511991146">
          <w:marLeft w:val="640"/>
          <w:marRight w:val="0"/>
          <w:marTop w:val="0"/>
          <w:marBottom w:val="0"/>
          <w:divBdr>
            <w:top w:val="none" w:sz="0" w:space="0" w:color="auto"/>
            <w:left w:val="none" w:sz="0" w:space="0" w:color="auto"/>
            <w:bottom w:val="none" w:sz="0" w:space="0" w:color="auto"/>
            <w:right w:val="none" w:sz="0" w:space="0" w:color="auto"/>
          </w:divBdr>
        </w:div>
        <w:div w:id="863249292">
          <w:marLeft w:val="640"/>
          <w:marRight w:val="0"/>
          <w:marTop w:val="0"/>
          <w:marBottom w:val="0"/>
          <w:divBdr>
            <w:top w:val="none" w:sz="0" w:space="0" w:color="auto"/>
            <w:left w:val="none" w:sz="0" w:space="0" w:color="auto"/>
            <w:bottom w:val="none" w:sz="0" w:space="0" w:color="auto"/>
            <w:right w:val="none" w:sz="0" w:space="0" w:color="auto"/>
          </w:divBdr>
        </w:div>
        <w:div w:id="904991927">
          <w:marLeft w:val="640"/>
          <w:marRight w:val="0"/>
          <w:marTop w:val="0"/>
          <w:marBottom w:val="0"/>
          <w:divBdr>
            <w:top w:val="none" w:sz="0" w:space="0" w:color="auto"/>
            <w:left w:val="none" w:sz="0" w:space="0" w:color="auto"/>
            <w:bottom w:val="none" w:sz="0" w:space="0" w:color="auto"/>
            <w:right w:val="none" w:sz="0" w:space="0" w:color="auto"/>
          </w:divBdr>
        </w:div>
        <w:div w:id="1264262704">
          <w:marLeft w:val="640"/>
          <w:marRight w:val="0"/>
          <w:marTop w:val="0"/>
          <w:marBottom w:val="0"/>
          <w:divBdr>
            <w:top w:val="none" w:sz="0" w:space="0" w:color="auto"/>
            <w:left w:val="none" w:sz="0" w:space="0" w:color="auto"/>
            <w:bottom w:val="none" w:sz="0" w:space="0" w:color="auto"/>
            <w:right w:val="none" w:sz="0" w:space="0" w:color="auto"/>
          </w:divBdr>
        </w:div>
        <w:div w:id="393040988">
          <w:marLeft w:val="640"/>
          <w:marRight w:val="0"/>
          <w:marTop w:val="0"/>
          <w:marBottom w:val="0"/>
          <w:divBdr>
            <w:top w:val="none" w:sz="0" w:space="0" w:color="auto"/>
            <w:left w:val="none" w:sz="0" w:space="0" w:color="auto"/>
            <w:bottom w:val="none" w:sz="0" w:space="0" w:color="auto"/>
            <w:right w:val="none" w:sz="0" w:space="0" w:color="auto"/>
          </w:divBdr>
        </w:div>
        <w:div w:id="1859850710">
          <w:marLeft w:val="640"/>
          <w:marRight w:val="0"/>
          <w:marTop w:val="0"/>
          <w:marBottom w:val="0"/>
          <w:divBdr>
            <w:top w:val="none" w:sz="0" w:space="0" w:color="auto"/>
            <w:left w:val="none" w:sz="0" w:space="0" w:color="auto"/>
            <w:bottom w:val="none" w:sz="0" w:space="0" w:color="auto"/>
            <w:right w:val="none" w:sz="0" w:space="0" w:color="auto"/>
          </w:divBdr>
        </w:div>
        <w:div w:id="999162905">
          <w:marLeft w:val="640"/>
          <w:marRight w:val="0"/>
          <w:marTop w:val="0"/>
          <w:marBottom w:val="0"/>
          <w:divBdr>
            <w:top w:val="none" w:sz="0" w:space="0" w:color="auto"/>
            <w:left w:val="none" w:sz="0" w:space="0" w:color="auto"/>
            <w:bottom w:val="none" w:sz="0" w:space="0" w:color="auto"/>
            <w:right w:val="none" w:sz="0" w:space="0" w:color="auto"/>
          </w:divBdr>
        </w:div>
        <w:div w:id="1164316890">
          <w:marLeft w:val="640"/>
          <w:marRight w:val="0"/>
          <w:marTop w:val="0"/>
          <w:marBottom w:val="0"/>
          <w:divBdr>
            <w:top w:val="none" w:sz="0" w:space="0" w:color="auto"/>
            <w:left w:val="none" w:sz="0" w:space="0" w:color="auto"/>
            <w:bottom w:val="none" w:sz="0" w:space="0" w:color="auto"/>
            <w:right w:val="none" w:sz="0" w:space="0" w:color="auto"/>
          </w:divBdr>
        </w:div>
        <w:div w:id="334653040">
          <w:marLeft w:val="640"/>
          <w:marRight w:val="0"/>
          <w:marTop w:val="0"/>
          <w:marBottom w:val="0"/>
          <w:divBdr>
            <w:top w:val="none" w:sz="0" w:space="0" w:color="auto"/>
            <w:left w:val="none" w:sz="0" w:space="0" w:color="auto"/>
            <w:bottom w:val="none" w:sz="0" w:space="0" w:color="auto"/>
            <w:right w:val="none" w:sz="0" w:space="0" w:color="auto"/>
          </w:divBdr>
        </w:div>
        <w:div w:id="251819640">
          <w:marLeft w:val="640"/>
          <w:marRight w:val="0"/>
          <w:marTop w:val="0"/>
          <w:marBottom w:val="0"/>
          <w:divBdr>
            <w:top w:val="none" w:sz="0" w:space="0" w:color="auto"/>
            <w:left w:val="none" w:sz="0" w:space="0" w:color="auto"/>
            <w:bottom w:val="none" w:sz="0" w:space="0" w:color="auto"/>
            <w:right w:val="none" w:sz="0" w:space="0" w:color="auto"/>
          </w:divBdr>
        </w:div>
        <w:div w:id="2107604555">
          <w:marLeft w:val="640"/>
          <w:marRight w:val="0"/>
          <w:marTop w:val="0"/>
          <w:marBottom w:val="0"/>
          <w:divBdr>
            <w:top w:val="none" w:sz="0" w:space="0" w:color="auto"/>
            <w:left w:val="none" w:sz="0" w:space="0" w:color="auto"/>
            <w:bottom w:val="none" w:sz="0" w:space="0" w:color="auto"/>
            <w:right w:val="none" w:sz="0" w:space="0" w:color="auto"/>
          </w:divBdr>
        </w:div>
        <w:div w:id="537011402">
          <w:marLeft w:val="640"/>
          <w:marRight w:val="0"/>
          <w:marTop w:val="0"/>
          <w:marBottom w:val="0"/>
          <w:divBdr>
            <w:top w:val="none" w:sz="0" w:space="0" w:color="auto"/>
            <w:left w:val="none" w:sz="0" w:space="0" w:color="auto"/>
            <w:bottom w:val="none" w:sz="0" w:space="0" w:color="auto"/>
            <w:right w:val="none" w:sz="0" w:space="0" w:color="auto"/>
          </w:divBdr>
        </w:div>
        <w:div w:id="1838836877">
          <w:marLeft w:val="640"/>
          <w:marRight w:val="0"/>
          <w:marTop w:val="0"/>
          <w:marBottom w:val="0"/>
          <w:divBdr>
            <w:top w:val="none" w:sz="0" w:space="0" w:color="auto"/>
            <w:left w:val="none" w:sz="0" w:space="0" w:color="auto"/>
            <w:bottom w:val="none" w:sz="0" w:space="0" w:color="auto"/>
            <w:right w:val="none" w:sz="0" w:space="0" w:color="auto"/>
          </w:divBdr>
        </w:div>
        <w:div w:id="101388489">
          <w:marLeft w:val="640"/>
          <w:marRight w:val="0"/>
          <w:marTop w:val="0"/>
          <w:marBottom w:val="0"/>
          <w:divBdr>
            <w:top w:val="none" w:sz="0" w:space="0" w:color="auto"/>
            <w:left w:val="none" w:sz="0" w:space="0" w:color="auto"/>
            <w:bottom w:val="none" w:sz="0" w:space="0" w:color="auto"/>
            <w:right w:val="none" w:sz="0" w:space="0" w:color="auto"/>
          </w:divBdr>
        </w:div>
        <w:div w:id="1809127261">
          <w:marLeft w:val="640"/>
          <w:marRight w:val="0"/>
          <w:marTop w:val="0"/>
          <w:marBottom w:val="0"/>
          <w:divBdr>
            <w:top w:val="none" w:sz="0" w:space="0" w:color="auto"/>
            <w:left w:val="none" w:sz="0" w:space="0" w:color="auto"/>
            <w:bottom w:val="none" w:sz="0" w:space="0" w:color="auto"/>
            <w:right w:val="none" w:sz="0" w:space="0" w:color="auto"/>
          </w:divBdr>
        </w:div>
        <w:div w:id="1496801085">
          <w:marLeft w:val="640"/>
          <w:marRight w:val="0"/>
          <w:marTop w:val="0"/>
          <w:marBottom w:val="0"/>
          <w:divBdr>
            <w:top w:val="none" w:sz="0" w:space="0" w:color="auto"/>
            <w:left w:val="none" w:sz="0" w:space="0" w:color="auto"/>
            <w:bottom w:val="none" w:sz="0" w:space="0" w:color="auto"/>
            <w:right w:val="none" w:sz="0" w:space="0" w:color="auto"/>
          </w:divBdr>
        </w:div>
        <w:div w:id="1168667825">
          <w:marLeft w:val="640"/>
          <w:marRight w:val="0"/>
          <w:marTop w:val="0"/>
          <w:marBottom w:val="0"/>
          <w:divBdr>
            <w:top w:val="none" w:sz="0" w:space="0" w:color="auto"/>
            <w:left w:val="none" w:sz="0" w:space="0" w:color="auto"/>
            <w:bottom w:val="none" w:sz="0" w:space="0" w:color="auto"/>
            <w:right w:val="none" w:sz="0" w:space="0" w:color="auto"/>
          </w:divBdr>
        </w:div>
        <w:div w:id="1673680337">
          <w:marLeft w:val="640"/>
          <w:marRight w:val="0"/>
          <w:marTop w:val="0"/>
          <w:marBottom w:val="0"/>
          <w:divBdr>
            <w:top w:val="none" w:sz="0" w:space="0" w:color="auto"/>
            <w:left w:val="none" w:sz="0" w:space="0" w:color="auto"/>
            <w:bottom w:val="none" w:sz="0" w:space="0" w:color="auto"/>
            <w:right w:val="none" w:sz="0" w:space="0" w:color="auto"/>
          </w:divBdr>
        </w:div>
        <w:div w:id="1146051825">
          <w:marLeft w:val="640"/>
          <w:marRight w:val="0"/>
          <w:marTop w:val="0"/>
          <w:marBottom w:val="0"/>
          <w:divBdr>
            <w:top w:val="none" w:sz="0" w:space="0" w:color="auto"/>
            <w:left w:val="none" w:sz="0" w:space="0" w:color="auto"/>
            <w:bottom w:val="none" w:sz="0" w:space="0" w:color="auto"/>
            <w:right w:val="none" w:sz="0" w:space="0" w:color="auto"/>
          </w:divBdr>
        </w:div>
        <w:div w:id="995763091">
          <w:marLeft w:val="640"/>
          <w:marRight w:val="0"/>
          <w:marTop w:val="0"/>
          <w:marBottom w:val="0"/>
          <w:divBdr>
            <w:top w:val="none" w:sz="0" w:space="0" w:color="auto"/>
            <w:left w:val="none" w:sz="0" w:space="0" w:color="auto"/>
            <w:bottom w:val="none" w:sz="0" w:space="0" w:color="auto"/>
            <w:right w:val="none" w:sz="0" w:space="0" w:color="auto"/>
          </w:divBdr>
        </w:div>
        <w:div w:id="1175191849">
          <w:marLeft w:val="640"/>
          <w:marRight w:val="0"/>
          <w:marTop w:val="0"/>
          <w:marBottom w:val="0"/>
          <w:divBdr>
            <w:top w:val="none" w:sz="0" w:space="0" w:color="auto"/>
            <w:left w:val="none" w:sz="0" w:space="0" w:color="auto"/>
            <w:bottom w:val="none" w:sz="0" w:space="0" w:color="auto"/>
            <w:right w:val="none" w:sz="0" w:space="0" w:color="auto"/>
          </w:divBdr>
        </w:div>
        <w:div w:id="173035353">
          <w:marLeft w:val="640"/>
          <w:marRight w:val="0"/>
          <w:marTop w:val="0"/>
          <w:marBottom w:val="0"/>
          <w:divBdr>
            <w:top w:val="none" w:sz="0" w:space="0" w:color="auto"/>
            <w:left w:val="none" w:sz="0" w:space="0" w:color="auto"/>
            <w:bottom w:val="none" w:sz="0" w:space="0" w:color="auto"/>
            <w:right w:val="none" w:sz="0" w:space="0" w:color="auto"/>
          </w:divBdr>
        </w:div>
        <w:div w:id="951520975">
          <w:marLeft w:val="640"/>
          <w:marRight w:val="0"/>
          <w:marTop w:val="0"/>
          <w:marBottom w:val="0"/>
          <w:divBdr>
            <w:top w:val="none" w:sz="0" w:space="0" w:color="auto"/>
            <w:left w:val="none" w:sz="0" w:space="0" w:color="auto"/>
            <w:bottom w:val="none" w:sz="0" w:space="0" w:color="auto"/>
            <w:right w:val="none" w:sz="0" w:space="0" w:color="auto"/>
          </w:divBdr>
        </w:div>
        <w:div w:id="664016733">
          <w:marLeft w:val="640"/>
          <w:marRight w:val="0"/>
          <w:marTop w:val="0"/>
          <w:marBottom w:val="0"/>
          <w:divBdr>
            <w:top w:val="none" w:sz="0" w:space="0" w:color="auto"/>
            <w:left w:val="none" w:sz="0" w:space="0" w:color="auto"/>
            <w:bottom w:val="none" w:sz="0" w:space="0" w:color="auto"/>
            <w:right w:val="none" w:sz="0" w:space="0" w:color="auto"/>
          </w:divBdr>
        </w:div>
        <w:div w:id="1291476914">
          <w:marLeft w:val="640"/>
          <w:marRight w:val="0"/>
          <w:marTop w:val="0"/>
          <w:marBottom w:val="0"/>
          <w:divBdr>
            <w:top w:val="none" w:sz="0" w:space="0" w:color="auto"/>
            <w:left w:val="none" w:sz="0" w:space="0" w:color="auto"/>
            <w:bottom w:val="none" w:sz="0" w:space="0" w:color="auto"/>
            <w:right w:val="none" w:sz="0" w:space="0" w:color="auto"/>
          </w:divBdr>
        </w:div>
        <w:div w:id="1160460099">
          <w:marLeft w:val="640"/>
          <w:marRight w:val="0"/>
          <w:marTop w:val="0"/>
          <w:marBottom w:val="0"/>
          <w:divBdr>
            <w:top w:val="none" w:sz="0" w:space="0" w:color="auto"/>
            <w:left w:val="none" w:sz="0" w:space="0" w:color="auto"/>
            <w:bottom w:val="none" w:sz="0" w:space="0" w:color="auto"/>
            <w:right w:val="none" w:sz="0" w:space="0" w:color="auto"/>
          </w:divBdr>
        </w:div>
        <w:div w:id="784690551">
          <w:marLeft w:val="640"/>
          <w:marRight w:val="0"/>
          <w:marTop w:val="0"/>
          <w:marBottom w:val="0"/>
          <w:divBdr>
            <w:top w:val="none" w:sz="0" w:space="0" w:color="auto"/>
            <w:left w:val="none" w:sz="0" w:space="0" w:color="auto"/>
            <w:bottom w:val="none" w:sz="0" w:space="0" w:color="auto"/>
            <w:right w:val="none" w:sz="0" w:space="0" w:color="auto"/>
          </w:divBdr>
        </w:div>
        <w:div w:id="121045042">
          <w:marLeft w:val="640"/>
          <w:marRight w:val="0"/>
          <w:marTop w:val="0"/>
          <w:marBottom w:val="0"/>
          <w:divBdr>
            <w:top w:val="none" w:sz="0" w:space="0" w:color="auto"/>
            <w:left w:val="none" w:sz="0" w:space="0" w:color="auto"/>
            <w:bottom w:val="none" w:sz="0" w:space="0" w:color="auto"/>
            <w:right w:val="none" w:sz="0" w:space="0" w:color="auto"/>
          </w:divBdr>
        </w:div>
        <w:div w:id="357120643">
          <w:marLeft w:val="640"/>
          <w:marRight w:val="0"/>
          <w:marTop w:val="0"/>
          <w:marBottom w:val="0"/>
          <w:divBdr>
            <w:top w:val="none" w:sz="0" w:space="0" w:color="auto"/>
            <w:left w:val="none" w:sz="0" w:space="0" w:color="auto"/>
            <w:bottom w:val="none" w:sz="0" w:space="0" w:color="auto"/>
            <w:right w:val="none" w:sz="0" w:space="0" w:color="auto"/>
          </w:divBdr>
        </w:div>
        <w:div w:id="1294796901">
          <w:marLeft w:val="640"/>
          <w:marRight w:val="0"/>
          <w:marTop w:val="0"/>
          <w:marBottom w:val="0"/>
          <w:divBdr>
            <w:top w:val="none" w:sz="0" w:space="0" w:color="auto"/>
            <w:left w:val="none" w:sz="0" w:space="0" w:color="auto"/>
            <w:bottom w:val="none" w:sz="0" w:space="0" w:color="auto"/>
            <w:right w:val="none" w:sz="0" w:space="0" w:color="auto"/>
          </w:divBdr>
        </w:div>
        <w:div w:id="46414125">
          <w:marLeft w:val="640"/>
          <w:marRight w:val="0"/>
          <w:marTop w:val="0"/>
          <w:marBottom w:val="0"/>
          <w:divBdr>
            <w:top w:val="none" w:sz="0" w:space="0" w:color="auto"/>
            <w:left w:val="none" w:sz="0" w:space="0" w:color="auto"/>
            <w:bottom w:val="none" w:sz="0" w:space="0" w:color="auto"/>
            <w:right w:val="none" w:sz="0" w:space="0" w:color="auto"/>
          </w:divBdr>
        </w:div>
        <w:div w:id="2037274095">
          <w:marLeft w:val="640"/>
          <w:marRight w:val="0"/>
          <w:marTop w:val="0"/>
          <w:marBottom w:val="0"/>
          <w:divBdr>
            <w:top w:val="none" w:sz="0" w:space="0" w:color="auto"/>
            <w:left w:val="none" w:sz="0" w:space="0" w:color="auto"/>
            <w:bottom w:val="none" w:sz="0" w:space="0" w:color="auto"/>
            <w:right w:val="none" w:sz="0" w:space="0" w:color="auto"/>
          </w:divBdr>
        </w:div>
        <w:div w:id="1141576392">
          <w:marLeft w:val="640"/>
          <w:marRight w:val="0"/>
          <w:marTop w:val="0"/>
          <w:marBottom w:val="0"/>
          <w:divBdr>
            <w:top w:val="none" w:sz="0" w:space="0" w:color="auto"/>
            <w:left w:val="none" w:sz="0" w:space="0" w:color="auto"/>
            <w:bottom w:val="none" w:sz="0" w:space="0" w:color="auto"/>
            <w:right w:val="none" w:sz="0" w:space="0" w:color="auto"/>
          </w:divBdr>
        </w:div>
        <w:div w:id="337849551">
          <w:marLeft w:val="640"/>
          <w:marRight w:val="0"/>
          <w:marTop w:val="0"/>
          <w:marBottom w:val="0"/>
          <w:divBdr>
            <w:top w:val="none" w:sz="0" w:space="0" w:color="auto"/>
            <w:left w:val="none" w:sz="0" w:space="0" w:color="auto"/>
            <w:bottom w:val="none" w:sz="0" w:space="0" w:color="auto"/>
            <w:right w:val="none" w:sz="0" w:space="0" w:color="auto"/>
          </w:divBdr>
        </w:div>
        <w:div w:id="71508821">
          <w:marLeft w:val="640"/>
          <w:marRight w:val="0"/>
          <w:marTop w:val="0"/>
          <w:marBottom w:val="0"/>
          <w:divBdr>
            <w:top w:val="none" w:sz="0" w:space="0" w:color="auto"/>
            <w:left w:val="none" w:sz="0" w:space="0" w:color="auto"/>
            <w:bottom w:val="none" w:sz="0" w:space="0" w:color="auto"/>
            <w:right w:val="none" w:sz="0" w:space="0" w:color="auto"/>
          </w:divBdr>
        </w:div>
        <w:div w:id="252252303">
          <w:marLeft w:val="640"/>
          <w:marRight w:val="0"/>
          <w:marTop w:val="0"/>
          <w:marBottom w:val="0"/>
          <w:divBdr>
            <w:top w:val="none" w:sz="0" w:space="0" w:color="auto"/>
            <w:left w:val="none" w:sz="0" w:space="0" w:color="auto"/>
            <w:bottom w:val="none" w:sz="0" w:space="0" w:color="auto"/>
            <w:right w:val="none" w:sz="0" w:space="0" w:color="auto"/>
          </w:divBdr>
        </w:div>
        <w:div w:id="1110664930">
          <w:marLeft w:val="640"/>
          <w:marRight w:val="0"/>
          <w:marTop w:val="0"/>
          <w:marBottom w:val="0"/>
          <w:divBdr>
            <w:top w:val="none" w:sz="0" w:space="0" w:color="auto"/>
            <w:left w:val="none" w:sz="0" w:space="0" w:color="auto"/>
            <w:bottom w:val="none" w:sz="0" w:space="0" w:color="auto"/>
            <w:right w:val="none" w:sz="0" w:space="0" w:color="auto"/>
          </w:divBdr>
        </w:div>
        <w:div w:id="254634608">
          <w:marLeft w:val="640"/>
          <w:marRight w:val="0"/>
          <w:marTop w:val="0"/>
          <w:marBottom w:val="0"/>
          <w:divBdr>
            <w:top w:val="none" w:sz="0" w:space="0" w:color="auto"/>
            <w:left w:val="none" w:sz="0" w:space="0" w:color="auto"/>
            <w:bottom w:val="none" w:sz="0" w:space="0" w:color="auto"/>
            <w:right w:val="none" w:sz="0" w:space="0" w:color="auto"/>
          </w:divBdr>
        </w:div>
        <w:div w:id="85155535">
          <w:marLeft w:val="640"/>
          <w:marRight w:val="0"/>
          <w:marTop w:val="0"/>
          <w:marBottom w:val="0"/>
          <w:divBdr>
            <w:top w:val="none" w:sz="0" w:space="0" w:color="auto"/>
            <w:left w:val="none" w:sz="0" w:space="0" w:color="auto"/>
            <w:bottom w:val="none" w:sz="0" w:space="0" w:color="auto"/>
            <w:right w:val="none" w:sz="0" w:space="0" w:color="auto"/>
          </w:divBdr>
        </w:div>
        <w:div w:id="1188299215">
          <w:marLeft w:val="640"/>
          <w:marRight w:val="0"/>
          <w:marTop w:val="0"/>
          <w:marBottom w:val="0"/>
          <w:divBdr>
            <w:top w:val="none" w:sz="0" w:space="0" w:color="auto"/>
            <w:left w:val="none" w:sz="0" w:space="0" w:color="auto"/>
            <w:bottom w:val="none" w:sz="0" w:space="0" w:color="auto"/>
            <w:right w:val="none" w:sz="0" w:space="0" w:color="auto"/>
          </w:divBdr>
        </w:div>
        <w:div w:id="1514151663">
          <w:marLeft w:val="640"/>
          <w:marRight w:val="0"/>
          <w:marTop w:val="0"/>
          <w:marBottom w:val="0"/>
          <w:divBdr>
            <w:top w:val="none" w:sz="0" w:space="0" w:color="auto"/>
            <w:left w:val="none" w:sz="0" w:space="0" w:color="auto"/>
            <w:bottom w:val="none" w:sz="0" w:space="0" w:color="auto"/>
            <w:right w:val="none" w:sz="0" w:space="0" w:color="auto"/>
          </w:divBdr>
        </w:div>
        <w:div w:id="1304700416">
          <w:marLeft w:val="640"/>
          <w:marRight w:val="0"/>
          <w:marTop w:val="0"/>
          <w:marBottom w:val="0"/>
          <w:divBdr>
            <w:top w:val="none" w:sz="0" w:space="0" w:color="auto"/>
            <w:left w:val="none" w:sz="0" w:space="0" w:color="auto"/>
            <w:bottom w:val="none" w:sz="0" w:space="0" w:color="auto"/>
            <w:right w:val="none" w:sz="0" w:space="0" w:color="auto"/>
          </w:divBdr>
        </w:div>
        <w:div w:id="1409621583">
          <w:marLeft w:val="640"/>
          <w:marRight w:val="0"/>
          <w:marTop w:val="0"/>
          <w:marBottom w:val="0"/>
          <w:divBdr>
            <w:top w:val="none" w:sz="0" w:space="0" w:color="auto"/>
            <w:left w:val="none" w:sz="0" w:space="0" w:color="auto"/>
            <w:bottom w:val="none" w:sz="0" w:space="0" w:color="auto"/>
            <w:right w:val="none" w:sz="0" w:space="0" w:color="auto"/>
          </w:divBdr>
        </w:div>
        <w:div w:id="1242056344">
          <w:marLeft w:val="640"/>
          <w:marRight w:val="0"/>
          <w:marTop w:val="0"/>
          <w:marBottom w:val="0"/>
          <w:divBdr>
            <w:top w:val="none" w:sz="0" w:space="0" w:color="auto"/>
            <w:left w:val="none" w:sz="0" w:space="0" w:color="auto"/>
            <w:bottom w:val="none" w:sz="0" w:space="0" w:color="auto"/>
            <w:right w:val="none" w:sz="0" w:space="0" w:color="auto"/>
          </w:divBdr>
        </w:div>
        <w:div w:id="1452821950">
          <w:marLeft w:val="640"/>
          <w:marRight w:val="0"/>
          <w:marTop w:val="0"/>
          <w:marBottom w:val="0"/>
          <w:divBdr>
            <w:top w:val="none" w:sz="0" w:space="0" w:color="auto"/>
            <w:left w:val="none" w:sz="0" w:space="0" w:color="auto"/>
            <w:bottom w:val="none" w:sz="0" w:space="0" w:color="auto"/>
            <w:right w:val="none" w:sz="0" w:space="0" w:color="auto"/>
          </w:divBdr>
        </w:div>
        <w:div w:id="94251082">
          <w:marLeft w:val="640"/>
          <w:marRight w:val="0"/>
          <w:marTop w:val="0"/>
          <w:marBottom w:val="0"/>
          <w:divBdr>
            <w:top w:val="none" w:sz="0" w:space="0" w:color="auto"/>
            <w:left w:val="none" w:sz="0" w:space="0" w:color="auto"/>
            <w:bottom w:val="none" w:sz="0" w:space="0" w:color="auto"/>
            <w:right w:val="none" w:sz="0" w:space="0" w:color="auto"/>
          </w:divBdr>
        </w:div>
        <w:div w:id="1129780213">
          <w:marLeft w:val="640"/>
          <w:marRight w:val="0"/>
          <w:marTop w:val="0"/>
          <w:marBottom w:val="0"/>
          <w:divBdr>
            <w:top w:val="none" w:sz="0" w:space="0" w:color="auto"/>
            <w:left w:val="none" w:sz="0" w:space="0" w:color="auto"/>
            <w:bottom w:val="none" w:sz="0" w:space="0" w:color="auto"/>
            <w:right w:val="none" w:sz="0" w:space="0" w:color="auto"/>
          </w:divBdr>
        </w:div>
        <w:div w:id="601911994">
          <w:marLeft w:val="640"/>
          <w:marRight w:val="0"/>
          <w:marTop w:val="0"/>
          <w:marBottom w:val="0"/>
          <w:divBdr>
            <w:top w:val="none" w:sz="0" w:space="0" w:color="auto"/>
            <w:left w:val="none" w:sz="0" w:space="0" w:color="auto"/>
            <w:bottom w:val="none" w:sz="0" w:space="0" w:color="auto"/>
            <w:right w:val="none" w:sz="0" w:space="0" w:color="auto"/>
          </w:divBdr>
        </w:div>
        <w:div w:id="1782071347">
          <w:marLeft w:val="640"/>
          <w:marRight w:val="0"/>
          <w:marTop w:val="0"/>
          <w:marBottom w:val="0"/>
          <w:divBdr>
            <w:top w:val="none" w:sz="0" w:space="0" w:color="auto"/>
            <w:left w:val="none" w:sz="0" w:space="0" w:color="auto"/>
            <w:bottom w:val="none" w:sz="0" w:space="0" w:color="auto"/>
            <w:right w:val="none" w:sz="0" w:space="0" w:color="auto"/>
          </w:divBdr>
        </w:div>
        <w:div w:id="32506024">
          <w:marLeft w:val="640"/>
          <w:marRight w:val="0"/>
          <w:marTop w:val="0"/>
          <w:marBottom w:val="0"/>
          <w:divBdr>
            <w:top w:val="none" w:sz="0" w:space="0" w:color="auto"/>
            <w:left w:val="none" w:sz="0" w:space="0" w:color="auto"/>
            <w:bottom w:val="none" w:sz="0" w:space="0" w:color="auto"/>
            <w:right w:val="none" w:sz="0" w:space="0" w:color="auto"/>
          </w:divBdr>
        </w:div>
        <w:div w:id="857349701">
          <w:marLeft w:val="640"/>
          <w:marRight w:val="0"/>
          <w:marTop w:val="0"/>
          <w:marBottom w:val="0"/>
          <w:divBdr>
            <w:top w:val="none" w:sz="0" w:space="0" w:color="auto"/>
            <w:left w:val="none" w:sz="0" w:space="0" w:color="auto"/>
            <w:bottom w:val="none" w:sz="0" w:space="0" w:color="auto"/>
            <w:right w:val="none" w:sz="0" w:space="0" w:color="auto"/>
          </w:divBdr>
        </w:div>
        <w:div w:id="1397237304">
          <w:marLeft w:val="640"/>
          <w:marRight w:val="0"/>
          <w:marTop w:val="0"/>
          <w:marBottom w:val="0"/>
          <w:divBdr>
            <w:top w:val="none" w:sz="0" w:space="0" w:color="auto"/>
            <w:left w:val="none" w:sz="0" w:space="0" w:color="auto"/>
            <w:bottom w:val="none" w:sz="0" w:space="0" w:color="auto"/>
            <w:right w:val="none" w:sz="0" w:space="0" w:color="auto"/>
          </w:divBdr>
        </w:div>
        <w:div w:id="920219456">
          <w:marLeft w:val="640"/>
          <w:marRight w:val="0"/>
          <w:marTop w:val="0"/>
          <w:marBottom w:val="0"/>
          <w:divBdr>
            <w:top w:val="none" w:sz="0" w:space="0" w:color="auto"/>
            <w:left w:val="none" w:sz="0" w:space="0" w:color="auto"/>
            <w:bottom w:val="none" w:sz="0" w:space="0" w:color="auto"/>
            <w:right w:val="none" w:sz="0" w:space="0" w:color="auto"/>
          </w:divBdr>
        </w:div>
        <w:div w:id="546986191">
          <w:marLeft w:val="640"/>
          <w:marRight w:val="0"/>
          <w:marTop w:val="0"/>
          <w:marBottom w:val="0"/>
          <w:divBdr>
            <w:top w:val="none" w:sz="0" w:space="0" w:color="auto"/>
            <w:left w:val="none" w:sz="0" w:space="0" w:color="auto"/>
            <w:bottom w:val="none" w:sz="0" w:space="0" w:color="auto"/>
            <w:right w:val="none" w:sz="0" w:space="0" w:color="auto"/>
          </w:divBdr>
        </w:div>
        <w:div w:id="288245962">
          <w:marLeft w:val="640"/>
          <w:marRight w:val="0"/>
          <w:marTop w:val="0"/>
          <w:marBottom w:val="0"/>
          <w:divBdr>
            <w:top w:val="none" w:sz="0" w:space="0" w:color="auto"/>
            <w:left w:val="none" w:sz="0" w:space="0" w:color="auto"/>
            <w:bottom w:val="none" w:sz="0" w:space="0" w:color="auto"/>
            <w:right w:val="none" w:sz="0" w:space="0" w:color="auto"/>
          </w:divBdr>
        </w:div>
        <w:div w:id="481508846">
          <w:marLeft w:val="640"/>
          <w:marRight w:val="0"/>
          <w:marTop w:val="0"/>
          <w:marBottom w:val="0"/>
          <w:divBdr>
            <w:top w:val="none" w:sz="0" w:space="0" w:color="auto"/>
            <w:left w:val="none" w:sz="0" w:space="0" w:color="auto"/>
            <w:bottom w:val="none" w:sz="0" w:space="0" w:color="auto"/>
            <w:right w:val="none" w:sz="0" w:space="0" w:color="auto"/>
          </w:divBdr>
        </w:div>
        <w:div w:id="2118600387">
          <w:marLeft w:val="640"/>
          <w:marRight w:val="0"/>
          <w:marTop w:val="0"/>
          <w:marBottom w:val="0"/>
          <w:divBdr>
            <w:top w:val="none" w:sz="0" w:space="0" w:color="auto"/>
            <w:left w:val="none" w:sz="0" w:space="0" w:color="auto"/>
            <w:bottom w:val="none" w:sz="0" w:space="0" w:color="auto"/>
            <w:right w:val="none" w:sz="0" w:space="0" w:color="auto"/>
          </w:divBdr>
        </w:div>
        <w:div w:id="1205214020">
          <w:marLeft w:val="640"/>
          <w:marRight w:val="0"/>
          <w:marTop w:val="0"/>
          <w:marBottom w:val="0"/>
          <w:divBdr>
            <w:top w:val="none" w:sz="0" w:space="0" w:color="auto"/>
            <w:left w:val="none" w:sz="0" w:space="0" w:color="auto"/>
            <w:bottom w:val="none" w:sz="0" w:space="0" w:color="auto"/>
            <w:right w:val="none" w:sz="0" w:space="0" w:color="auto"/>
          </w:divBdr>
        </w:div>
        <w:div w:id="2147122909">
          <w:marLeft w:val="640"/>
          <w:marRight w:val="0"/>
          <w:marTop w:val="0"/>
          <w:marBottom w:val="0"/>
          <w:divBdr>
            <w:top w:val="none" w:sz="0" w:space="0" w:color="auto"/>
            <w:left w:val="none" w:sz="0" w:space="0" w:color="auto"/>
            <w:bottom w:val="none" w:sz="0" w:space="0" w:color="auto"/>
            <w:right w:val="none" w:sz="0" w:space="0" w:color="auto"/>
          </w:divBdr>
        </w:div>
        <w:div w:id="620649407">
          <w:marLeft w:val="640"/>
          <w:marRight w:val="0"/>
          <w:marTop w:val="0"/>
          <w:marBottom w:val="0"/>
          <w:divBdr>
            <w:top w:val="none" w:sz="0" w:space="0" w:color="auto"/>
            <w:left w:val="none" w:sz="0" w:space="0" w:color="auto"/>
            <w:bottom w:val="none" w:sz="0" w:space="0" w:color="auto"/>
            <w:right w:val="none" w:sz="0" w:space="0" w:color="auto"/>
          </w:divBdr>
        </w:div>
        <w:div w:id="1386217491">
          <w:marLeft w:val="640"/>
          <w:marRight w:val="0"/>
          <w:marTop w:val="0"/>
          <w:marBottom w:val="0"/>
          <w:divBdr>
            <w:top w:val="none" w:sz="0" w:space="0" w:color="auto"/>
            <w:left w:val="none" w:sz="0" w:space="0" w:color="auto"/>
            <w:bottom w:val="none" w:sz="0" w:space="0" w:color="auto"/>
            <w:right w:val="none" w:sz="0" w:space="0" w:color="auto"/>
          </w:divBdr>
        </w:div>
        <w:div w:id="1441297753">
          <w:marLeft w:val="640"/>
          <w:marRight w:val="0"/>
          <w:marTop w:val="0"/>
          <w:marBottom w:val="0"/>
          <w:divBdr>
            <w:top w:val="none" w:sz="0" w:space="0" w:color="auto"/>
            <w:left w:val="none" w:sz="0" w:space="0" w:color="auto"/>
            <w:bottom w:val="none" w:sz="0" w:space="0" w:color="auto"/>
            <w:right w:val="none" w:sz="0" w:space="0" w:color="auto"/>
          </w:divBdr>
        </w:div>
        <w:div w:id="1892376134">
          <w:marLeft w:val="640"/>
          <w:marRight w:val="0"/>
          <w:marTop w:val="0"/>
          <w:marBottom w:val="0"/>
          <w:divBdr>
            <w:top w:val="none" w:sz="0" w:space="0" w:color="auto"/>
            <w:left w:val="none" w:sz="0" w:space="0" w:color="auto"/>
            <w:bottom w:val="none" w:sz="0" w:space="0" w:color="auto"/>
            <w:right w:val="none" w:sz="0" w:space="0" w:color="auto"/>
          </w:divBdr>
        </w:div>
        <w:div w:id="1493446725">
          <w:marLeft w:val="640"/>
          <w:marRight w:val="0"/>
          <w:marTop w:val="0"/>
          <w:marBottom w:val="0"/>
          <w:divBdr>
            <w:top w:val="none" w:sz="0" w:space="0" w:color="auto"/>
            <w:left w:val="none" w:sz="0" w:space="0" w:color="auto"/>
            <w:bottom w:val="none" w:sz="0" w:space="0" w:color="auto"/>
            <w:right w:val="none" w:sz="0" w:space="0" w:color="auto"/>
          </w:divBdr>
        </w:div>
        <w:div w:id="1763601122">
          <w:marLeft w:val="640"/>
          <w:marRight w:val="0"/>
          <w:marTop w:val="0"/>
          <w:marBottom w:val="0"/>
          <w:divBdr>
            <w:top w:val="none" w:sz="0" w:space="0" w:color="auto"/>
            <w:left w:val="none" w:sz="0" w:space="0" w:color="auto"/>
            <w:bottom w:val="none" w:sz="0" w:space="0" w:color="auto"/>
            <w:right w:val="none" w:sz="0" w:space="0" w:color="auto"/>
          </w:divBdr>
        </w:div>
        <w:div w:id="177744779">
          <w:marLeft w:val="640"/>
          <w:marRight w:val="0"/>
          <w:marTop w:val="0"/>
          <w:marBottom w:val="0"/>
          <w:divBdr>
            <w:top w:val="none" w:sz="0" w:space="0" w:color="auto"/>
            <w:left w:val="none" w:sz="0" w:space="0" w:color="auto"/>
            <w:bottom w:val="none" w:sz="0" w:space="0" w:color="auto"/>
            <w:right w:val="none" w:sz="0" w:space="0" w:color="auto"/>
          </w:divBdr>
        </w:div>
        <w:div w:id="2061201940">
          <w:marLeft w:val="640"/>
          <w:marRight w:val="0"/>
          <w:marTop w:val="0"/>
          <w:marBottom w:val="0"/>
          <w:divBdr>
            <w:top w:val="none" w:sz="0" w:space="0" w:color="auto"/>
            <w:left w:val="none" w:sz="0" w:space="0" w:color="auto"/>
            <w:bottom w:val="none" w:sz="0" w:space="0" w:color="auto"/>
            <w:right w:val="none" w:sz="0" w:space="0" w:color="auto"/>
          </w:divBdr>
        </w:div>
        <w:div w:id="500120705">
          <w:marLeft w:val="640"/>
          <w:marRight w:val="0"/>
          <w:marTop w:val="0"/>
          <w:marBottom w:val="0"/>
          <w:divBdr>
            <w:top w:val="none" w:sz="0" w:space="0" w:color="auto"/>
            <w:left w:val="none" w:sz="0" w:space="0" w:color="auto"/>
            <w:bottom w:val="none" w:sz="0" w:space="0" w:color="auto"/>
            <w:right w:val="none" w:sz="0" w:space="0" w:color="auto"/>
          </w:divBdr>
        </w:div>
        <w:div w:id="1102646012">
          <w:marLeft w:val="640"/>
          <w:marRight w:val="0"/>
          <w:marTop w:val="0"/>
          <w:marBottom w:val="0"/>
          <w:divBdr>
            <w:top w:val="none" w:sz="0" w:space="0" w:color="auto"/>
            <w:left w:val="none" w:sz="0" w:space="0" w:color="auto"/>
            <w:bottom w:val="none" w:sz="0" w:space="0" w:color="auto"/>
            <w:right w:val="none" w:sz="0" w:space="0" w:color="auto"/>
          </w:divBdr>
        </w:div>
        <w:div w:id="1691176008">
          <w:marLeft w:val="640"/>
          <w:marRight w:val="0"/>
          <w:marTop w:val="0"/>
          <w:marBottom w:val="0"/>
          <w:divBdr>
            <w:top w:val="none" w:sz="0" w:space="0" w:color="auto"/>
            <w:left w:val="none" w:sz="0" w:space="0" w:color="auto"/>
            <w:bottom w:val="none" w:sz="0" w:space="0" w:color="auto"/>
            <w:right w:val="none" w:sz="0" w:space="0" w:color="auto"/>
          </w:divBdr>
        </w:div>
        <w:div w:id="191889642">
          <w:marLeft w:val="640"/>
          <w:marRight w:val="0"/>
          <w:marTop w:val="0"/>
          <w:marBottom w:val="0"/>
          <w:divBdr>
            <w:top w:val="none" w:sz="0" w:space="0" w:color="auto"/>
            <w:left w:val="none" w:sz="0" w:space="0" w:color="auto"/>
            <w:bottom w:val="none" w:sz="0" w:space="0" w:color="auto"/>
            <w:right w:val="none" w:sz="0" w:space="0" w:color="auto"/>
          </w:divBdr>
        </w:div>
        <w:div w:id="577326417">
          <w:marLeft w:val="640"/>
          <w:marRight w:val="0"/>
          <w:marTop w:val="0"/>
          <w:marBottom w:val="0"/>
          <w:divBdr>
            <w:top w:val="none" w:sz="0" w:space="0" w:color="auto"/>
            <w:left w:val="none" w:sz="0" w:space="0" w:color="auto"/>
            <w:bottom w:val="none" w:sz="0" w:space="0" w:color="auto"/>
            <w:right w:val="none" w:sz="0" w:space="0" w:color="auto"/>
          </w:divBdr>
        </w:div>
        <w:div w:id="1047292265">
          <w:marLeft w:val="640"/>
          <w:marRight w:val="0"/>
          <w:marTop w:val="0"/>
          <w:marBottom w:val="0"/>
          <w:divBdr>
            <w:top w:val="none" w:sz="0" w:space="0" w:color="auto"/>
            <w:left w:val="none" w:sz="0" w:space="0" w:color="auto"/>
            <w:bottom w:val="none" w:sz="0" w:space="0" w:color="auto"/>
            <w:right w:val="none" w:sz="0" w:space="0" w:color="auto"/>
          </w:divBdr>
        </w:div>
        <w:div w:id="161509011">
          <w:marLeft w:val="640"/>
          <w:marRight w:val="0"/>
          <w:marTop w:val="0"/>
          <w:marBottom w:val="0"/>
          <w:divBdr>
            <w:top w:val="none" w:sz="0" w:space="0" w:color="auto"/>
            <w:left w:val="none" w:sz="0" w:space="0" w:color="auto"/>
            <w:bottom w:val="none" w:sz="0" w:space="0" w:color="auto"/>
            <w:right w:val="none" w:sz="0" w:space="0" w:color="auto"/>
          </w:divBdr>
        </w:div>
        <w:div w:id="393042554">
          <w:marLeft w:val="640"/>
          <w:marRight w:val="0"/>
          <w:marTop w:val="0"/>
          <w:marBottom w:val="0"/>
          <w:divBdr>
            <w:top w:val="none" w:sz="0" w:space="0" w:color="auto"/>
            <w:left w:val="none" w:sz="0" w:space="0" w:color="auto"/>
            <w:bottom w:val="none" w:sz="0" w:space="0" w:color="auto"/>
            <w:right w:val="none" w:sz="0" w:space="0" w:color="auto"/>
          </w:divBdr>
        </w:div>
        <w:div w:id="283118896">
          <w:marLeft w:val="640"/>
          <w:marRight w:val="0"/>
          <w:marTop w:val="0"/>
          <w:marBottom w:val="0"/>
          <w:divBdr>
            <w:top w:val="none" w:sz="0" w:space="0" w:color="auto"/>
            <w:left w:val="none" w:sz="0" w:space="0" w:color="auto"/>
            <w:bottom w:val="none" w:sz="0" w:space="0" w:color="auto"/>
            <w:right w:val="none" w:sz="0" w:space="0" w:color="auto"/>
          </w:divBdr>
        </w:div>
        <w:div w:id="1984889245">
          <w:marLeft w:val="640"/>
          <w:marRight w:val="0"/>
          <w:marTop w:val="0"/>
          <w:marBottom w:val="0"/>
          <w:divBdr>
            <w:top w:val="none" w:sz="0" w:space="0" w:color="auto"/>
            <w:left w:val="none" w:sz="0" w:space="0" w:color="auto"/>
            <w:bottom w:val="none" w:sz="0" w:space="0" w:color="auto"/>
            <w:right w:val="none" w:sz="0" w:space="0" w:color="auto"/>
          </w:divBdr>
        </w:div>
        <w:div w:id="1786074114">
          <w:marLeft w:val="640"/>
          <w:marRight w:val="0"/>
          <w:marTop w:val="0"/>
          <w:marBottom w:val="0"/>
          <w:divBdr>
            <w:top w:val="none" w:sz="0" w:space="0" w:color="auto"/>
            <w:left w:val="none" w:sz="0" w:space="0" w:color="auto"/>
            <w:bottom w:val="none" w:sz="0" w:space="0" w:color="auto"/>
            <w:right w:val="none" w:sz="0" w:space="0" w:color="auto"/>
          </w:divBdr>
        </w:div>
        <w:div w:id="1810856553">
          <w:marLeft w:val="640"/>
          <w:marRight w:val="0"/>
          <w:marTop w:val="0"/>
          <w:marBottom w:val="0"/>
          <w:divBdr>
            <w:top w:val="none" w:sz="0" w:space="0" w:color="auto"/>
            <w:left w:val="none" w:sz="0" w:space="0" w:color="auto"/>
            <w:bottom w:val="none" w:sz="0" w:space="0" w:color="auto"/>
            <w:right w:val="none" w:sz="0" w:space="0" w:color="auto"/>
          </w:divBdr>
        </w:div>
        <w:div w:id="1051079097">
          <w:marLeft w:val="640"/>
          <w:marRight w:val="0"/>
          <w:marTop w:val="0"/>
          <w:marBottom w:val="0"/>
          <w:divBdr>
            <w:top w:val="none" w:sz="0" w:space="0" w:color="auto"/>
            <w:left w:val="none" w:sz="0" w:space="0" w:color="auto"/>
            <w:bottom w:val="none" w:sz="0" w:space="0" w:color="auto"/>
            <w:right w:val="none" w:sz="0" w:space="0" w:color="auto"/>
          </w:divBdr>
        </w:div>
        <w:div w:id="571351898">
          <w:marLeft w:val="640"/>
          <w:marRight w:val="0"/>
          <w:marTop w:val="0"/>
          <w:marBottom w:val="0"/>
          <w:divBdr>
            <w:top w:val="none" w:sz="0" w:space="0" w:color="auto"/>
            <w:left w:val="none" w:sz="0" w:space="0" w:color="auto"/>
            <w:bottom w:val="none" w:sz="0" w:space="0" w:color="auto"/>
            <w:right w:val="none" w:sz="0" w:space="0" w:color="auto"/>
          </w:divBdr>
        </w:div>
        <w:div w:id="954556335">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34945714">
      <w:bodyDiv w:val="1"/>
      <w:marLeft w:val="0"/>
      <w:marRight w:val="0"/>
      <w:marTop w:val="0"/>
      <w:marBottom w:val="0"/>
      <w:divBdr>
        <w:top w:val="none" w:sz="0" w:space="0" w:color="auto"/>
        <w:left w:val="none" w:sz="0" w:space="0" w:color="auto"/>
        <w:bottom w:val="none" w:sz="0" w:space="0" w:color="auto"/>
        <w:right w:val="none" w:sz="0" w:space="0" w:color="auto"/>
      </w:divBdr>
      <w:divsChild>
        <w:div w:id="1032417023">
          <w:marLeft w:val="640"/>
          <w:marRight w:val="0"/>
          <w:marTop w:val="0"/>
          <w:marBottom w:val="0"/>
          <w:divBdr>
            <w:top w:val="none" w:sz="0" w:space="0" w:color="auto"/>
            <w:left w:val="none" w:sz="0" w:space="0" w:color="auto"/>
            <w:bottom w:val="none" w:sz="0" w:space="0" w:color="auto"/>
            <w:right w:val="none" w:sz="0" w:space="0" w:color="auto"/>
          </w:divBdr>
        </w:div>
        <w:div w:id="1252473113">
          <w:marLeft w:val="640"/>
          <w:marRight w:val="0"/>
          <w:marTop w:val="0"/>
          <w:marBottom w:val="0"/>
          <w:divBdr>
            <w:top w:val="none" w:sz="0" w:space="0" w:color="auto"/>
            <w:left w:val="none" w:sz="0" w:space="0" w:color="auto"/>
            <w:bottom w:val="none" w:sz="0" w:space="0" w:color="auto"/>
            <w:right w:val="none" w:sz="0" w:space="0" w:color="auto"/>
          </w:divBdr>
        </w:div>
        <w:div w:id="451092288">
          <w:marLeft w:val="640"/>
          <w:marRight w:val="0"/>
          <w:marTop w:val="0"/>
          <w:marBottom w:val="0"/>
          <w:divBdr>
            <w:top w:val="none" w:sz="0" w:space="0" w:color="auto"/>
            <w:left w:val="none" w:sz="0" w:space="0" w:color="auto"/>
            <w:bottom w:val="none" w:sz="0" w:space="0" w:color="auto"/>
            <w:right w:val="none" w:sz="0" w:space="0" w:color="auto"/>
          </w:divBdr>
        </w:div>
        <w:div w:id="2032297325">
          <w:marLeft w:val="640"/>
          <w:marRight w:val="0"/>
          <w:marTop w:val="0"/>
          <w:marBottom w:val="0"/>
          <w:divBdr>
            <w:top w:val="none" w:sz="0" w:space="0" w:color="auto"/>
            <w:left w:val="none" w:sz="0" w:space="0" w:color="auto"/>
            <w:bottom w:val="none" w:sz="0" w:space="0" w:color="auto"/>
            <w:right w:val="none" w:sz="0" w:space="0" w:color="auto"/>
          </w:divBdr>
        </w:div>
        <w:div w:id="590891840">
          <w:marLeft w:val="640"/>
          <w:marRight w:val="0"/>
          <w:marTop w:val="0"/>
          <w:marBottom w:val="0"/>
          <w:divBdr>
            <w:top w:val="none" w:sz="0" w:space="0" w:color="auto"/>
            <w:left w:val="none" w:sz="0" w:space="0" w:color="auto"/>
            <w:bottom w:val="none" w:sz="0" w:space="0" w:color="auto"/>
            <w:right w:val="none" w:sz="0" w:space="0" w:color="auto"/>
          </w:divBdr>
        </w:div>
        <w:div w:id="1787848975">
          <w:marLeft w:val="640"/>
          <w:marRight w:val="0"/>
          <w:marTop w:val="0"/>
          <w:marBottom w:val="0"/>
          <w:divBdr>
            <w:top w:val="none" w:sz="0" w:space="0" w:color="auto"/>
            <w:left w:val="none" w:sz="0" w:space="0" w:color="auto"/>
            <w:bottom w:val="none" w:sz="0" w:space="0" w:color="auto"/>
            <w:right w:val="none" w:sz="0" w:space="0" w:color="auto"/>
          </w:divBdr>
        </w:div>
        <w:div w:id="119688671">
          <w:marLeft w:val="640"/>
          <w:marRight w:val="0"/>
          <w:marTop w:val="0"/>
          <w:marBottom w:val="0"/>
          <w:divBdr>
            <w:top w:val="none" w:sz="0" w:space="0" w:color="auto"/>
            <w:left w:val="none" w:sz="0" w:space="0" w:color="auto"/>
            <w:bottom w:val="none" w:sz="0" w:space="0" w:color="auto"/>
            <w:right w:val="none" w:sz="0" w:space="0" w:color="auto"/>
          </w:divBdr>
        </w:div>
        <w:div w:id="2017221422">
          <w:marLeft w:val="640"/>
          <w:marRight w:val="0"/>
          <w:marTop w:val="0"/>
          <w:marBottom w:val="0"/>
          <w:divBdr>
            <w:top w:val="none" w:sz="0" w:space="0" w:color="auto"/>
            <w:left w:val="none" w:sz="0" w:space="0" w:color="auto"/>
            <w:bottom w:val="none" w:sz="0" w:space="0" w:color="auto"/>
            <w:right w:val="none" w:sz="0" w:space="0" w:color="auto"/>
          </w:divBdr>
        </w:div>
        <w:div w:id="246428350">
          <w:marLeft w:val="640"/>
          <w:marRight w:val="0"/>
          <w:marTop w:val="0"/>
          <w:marBottom w:val="0"/>
          <w:divBdr>
            <w:top w:val="none" w:sz="0" w:space="0" w:color="auto"/>
            <w:left w:val="none" w:sz="0" w:space="0" w:color="auto"/>
            <w:bottom w:val="none" w:sz="0" w:space="0" w:color="auto"/>
            <w:right w:val="none" w:sz="0" w:space="0" w:color="auto"/>
          </w:divBdr>
        </w:div>
        <w:div w:id="969437980">
          <w:marLeft w:val="640"/>
          <w:marRight w:val="0"/>
          <w:marTop w:val="0"/>
          <w:marBottom w:val="0"/>
          <w:divBdr>
            <w:top w:val="none" w:sz="0" w:space="0" w:color="auto"/>
            <w:left w:val="none" w:sz="0" w:space="0" w:color="auto"/>
            <w:bottom w:val="none" w:sz="0" w:space="0" w:color="auto"/>
            <w:right w:val="none" w:sz="0" w:space="0" w:color="auto"/>
          </w:divBdr>
        </w:div>
        <w:div w:id="547764252">
          <w:marLeft w:val="640"/>
          <w:marRight w:val="0"/>
          <w:marTop w:val="0"/>
          <w:marBottom w:val="0"/>
          <w:divBdr>
            <w:top w:val="none" w:sz="0" w:space="0" w:color="auto"/>
            <w:left w:val="none" w:sz="0" w:space="0" w:color="auto"/>
            <w:bottom w:val="none" w:sz="0" w:space="0" w:color="auto"/>
            <w:right w:val="none" w:sz="0" w:space="0" w:color="auto"/>
          </w:divBdr>
        </w:div>
        <w:div w:id="900137538">
          <w:marLeft w:val="640"/>
          <w:marRight w:val="0"/>
          <w:marTop w:val="0"/>
          <w:marBottom w:val="0"/>
          <w:divBdr>
            <w:top w:val="none" w:sz="0" w:space="0" w:color="auto"/>
            <w:left w:val="none" w:sz="0" w:space="0" w:color="auto"/>
            <w:bottom w:val="none" w:sz="0" w:space="0" w:color="auto"/>
            <w:right w:val="none" w:sz="0" w:space="0" w:color="auto"/>
          </w:divBdr>
        </w:div>
        <w:div w:id="495075934">
          <w:marLeft w:val="640"/>
          <w:marRight w:val="0"/>
          <w:marTop w:val="0"/>
          <w:marBottom w:val="0"/>
          <w:divBdr>
            <w:top w:val="none" w:sz="0" w:space="0" w:color="auto"/>
            <w:left w:val="none" w:sz="0" w:space="0" w:color="auto"/>
            <w:bottom w:val="none" w:sz="0" w:space="0" w:color="auto"/>
            <w:right w:val="none" w:sz="0" w:space="0" w:color="auto"/>
          </w:divBdr>
        </w:div>
        <w:div w:id="754472089">
          <w:marLeft w:val="640"/>
          <w:marRight w:val="0"/>
          <w:marTop w:val="0"/>
          <w:marBottom w:val="0"/>
          <w:divBdr>
            <w:top w:val="none" w:sz="0" w:space="0" w:color="auto"/>
            <w:left w:val="none" w:sz="0" w:space="0" w:color="auto"/>
            <w:bottom w:val="none" w:sz="0" w:space="0" w:color="auto"/>
            <w:right w:val="none" w:sz="0" w:space="0" w:color="auto"/>
          </w:divBdr>
        </w:div>
        <w:div w:id="605618272">
          <w:marLeft w:val="640"/>
          <w:marRight w:val="0"/>
          <w:marTop w:val="0"/>
          <w:marBottom w:val="0"/>
          <w:divBdr>
            <w:top w:val="none" w:sz="0" w:space="0" w:color="auto"/>
            <w:left w:val="none" w:sz="0" w:space="0" w:color="auto"/>
            <w:bottom w:val="none" w:sz="0" w:space="0" w:color="auto"/>
            <w:right w:val="none" w:sz="0" w:space="0" w:color="auto"/>
          </w:divBdr>
        </w:div>
        <w:div w:id="1622422503">
          <w:marLeft w:val="640"/>
          <w:marRight w:val="0"/>
          <w:marTop w:val="0"/>
          <w:marBottom w:val="0"/>
          <w:divBdr>
            <w:top w:val="none" w:sz="0" w:space="0" w:color="auto"/>
            <w:left w:val="none" w:sz="0" w:space="0" w:color="auto"/>
            <w:bottom w:val="none" w:sz="0" w:space="0" w:color="auto"/>
            <w:right w:val="none" w:sz="0" w:space="0" w:color="auto"/>
          </w:divBdr>
        </w:div>
        <w:div w:id="1188175053">
          <w:marLeft w:val="640"/>
          <w:marRight w:val="0"/>
          <w:marTop w:val="0"/>
          <w:marBottom w:val="0"/>
          <w:divBdr>
            <w:top w:val="none" w:sz="0" w:space="0" w:color="auto"/>
            <w:left w:val="none" w:sz="0" w:space="0" w:color="auto"/>
            <w:bottom w:val="none" w:sz="0" w:space="0" w:color="auto"/>
            <w:right w:val="none" w:sz="0" w:space="0" w:color="auto"/>
          </w:divBdr>
        </w:div>
        <w:div w:id="2127578886">
          <w:marLeft w:val="640"/>
          <w:marRight w:val="0"/>
          <w:marTop w:val="0"/>
          <w:marBottom w:val="0"/>
          <w:divBdr>
            <w:top w:val="none" w:sz="0" w:space="0" w:color="auto"/>
            <w:left w:val="none" w:sz="0" w:space="0" w:color="auto"/>
            <w:bottom w:val="none" w:sz="0" w:space="0" w:color="auto"/>
            <w:right w:val="none" w:sz="0" w:space="0" w:color="auto"/>
          </w:divBdr>
        </w:div>
        <w:div w:id="1192693385">
          <w:marLeft w:val="640"/>
          <w:marRight w:val="0"/>
          <w:marTop w:val="0"/>
          <w:marBottom w:val="0"/>
          <w:divBdr>
            <w:top w:val="none" w:sz="0" w:space="0" w:color="auto"/>
            <w:left w:val="none" w:sz="0" w:space="0" w:color="auto"/>
            <w:bottom w:val="none" w:sz="0" w:space="0" w:color="auto"/>
            <w:right w:val="none" w:sz="0" w:space="0" w:color="auto"/>
          </w:divBdr>
        </w:div>
        <w:div w:id="1009455377">
          <w:marLeft w:val="640"/>
          <w:marRight w:val="0"/>
          <w:marTop w:val="0"/>
          <w:marBottom w:val="0"/>
          <w:divBdr>
            <w:top w:val="none" w:sz="0" w:space="0" w:color="auto"/>
            <w:left w:val="none" w:sz="0" w:space="0" w:color="auto"/>
            <w:bottom w:val="none" w:sz="0" w:space="0" w:color="auto"/>
            <w:right w:val="none" w:sz="0" w:space="0" w:color="auto"/>
          </w:divBdr>
        </w:div>
        <w:div w:id="864559304">
          <w:marLeft w:val="640"/>
          <w:marRight w:val="0"/>
          <w:marTop w:val="0"/>
          <w:marBottom w:val="0"/>
          <w:divBdr>
            <w:top w:val="none" w:sz="0" w:space="0" w:color="auto"/>
            <w:left w:val="none" w:sz="0" w:space="0" w:color="auto"/>
            <w:bottom w:val="none" w:sz="0" w:space="0" w:color="auto"/>
            <w:right w:val="none" w:sz="0" w:space="0" w:color="auto"/>
          </w:divBdr>
        </w:div>
        <w:div w:id="786654505">
          <w:marLeft w:val="640"/>
          <w:marRight w:val="0"/>
          <w:marTop w:val="0"/>
          <w:marBottom w:val="0"/>
          <w:divBdr>
            <w:top w:val="none" w:sz="0" w:space="0" w:color="auto"/>
            <w:left w:val="none" w:sz="0" w:space="0" w:color="auto"/>
            <w:bottom w:val="none" w:sz="0" w:space="0" w:color="auto"/>
            <w:right w:val="none" w:sz="0" w:space="0" w:color="auto"/>
          </w:divBdr>
        </w:div>
        <w:div w:id="93134469">
          <w:marLeft w:val="640"/>
          <w:marRight w:val="0"/>
          <w:marTop w:val="0"/>
          <w:marBottom w:val="0"/>
          <w:divBdr>
            <w:top w:val="none" w:sz="0" w:space="0" w:color="auto"/>
            <w:left w:val="none" w:sz="0" w:space="0" w:color="auto"/>
            <w:bottom w:val="none" w:sz="0" w:space="0" w:color="auto"/>
            <w:right w:val="none" w:sz="0" w:space="0" w:color="auto"/>
          </w:divBdr>
        </w:div>
        <w:div w:id="1682850931">
          <w:marLeft w:val="640"/>
          <w:marRight w:val="0"/>
          <w:marTop w:val="0"/>
          <w:marBottom w:val="0"/>
          <w:divBdr>
            <w:top w:val="none" w:sz="0" w:space="0" w:color="auto"/>
            <w:left w:val="none" w:sz="0" w:space="0" w:color="auto"/>
            <w:bottom w:val="none" w:sz="0" w:space="0" w:color="auto"/>
            <w:right w:val="none" w:sz="0" w:space="0" w:color="auto"/>
          </w:divBdr>
        </w:div>
        <w:div w:id="319431486">
          <w:marLeft w:val="640"/>
          <w:marRight w:val="0"/>
          <w:marTop w:val="0"/>
          <w:marBottom w:val="0"/>
          <w:divBdr>
            <w:top w:val="none" w:sz="0" w:space="0" w:color="auto"/>
            <w:left w:val="none" w:sz="0" w:space="0" w:color="auto"/>
            <w:bottom w:val="none" w:sz="0" w:space="0" w:color="auto"/>
            <w:right w:val="none" w:sz="0" w:space="0" w:color="auto"/>
          </w:divBdr>
        </w:div>
        <w:div w:id="518549453">
          <w:marLeft w:val="640"/>
          <w:marRight w:val="0"/>
          <w:marTop w:val="0"/>
          <w:marBottom w:val="0"/>
          <w:divBdr>
            <w:top w:val="none" w:sz="0" w:space="0" w:color="auto"/>
            <w:left w:val="none" w:sz="0" w:space="0" w:color="auto"/>
            <w:bottom w:val="none" w:sz="0" w:space="0" w:color="auto"/>
            <w:right w:val="none" w:sz="0" w:space="0" w:color="auto"/>
          </w:divBdr>
        </w:div>
        <w:div w:id="667486202">
          <w:marLeft w:val="640"/>
          <w:marRight w:val="0"/>
          <w:marTop w:val="0"/>
          <w:marBottom w:val="0"/>
          <w:divBdr>
            <w:top w:val="none" w:sz="0" w:space="0" w:color="auto"/>
            <w:left w:val="none" w:sz="0" w:space="0" w:color="auto"/>
            <w:bottom w:val="none" w:sz="0" w:space="0" w:color="auto"/>
            <w:right w:val="none" w:sz="0" w:space="0" w:color="auto"/>
          </w:divBdr>
        </w:div>
        <w:div w:id="514079869">
          <w:marLeft w:val="640"/>
          <w:marRight w:val="0"/>
          <w:marTop w:val="0"/>
          <w:marBottom w:val="0"/>
          <w:divBdr>
            <w:top w:val="none" w:sz="0" w:space="0" w:color="auto"/>
            <w:left w:val="none" w:sz="0" w:space="0" w:color="auto"/>
            <w:bottom w:val="none" w:sz="0" w:space="0" w:color="auto"/>
            <w:right w:val="none" w:sz="0" w:space="0" w:color="auto"/>
          </w:divBdr>
        </w:div>
        <w:div w:id="300548449">
          <w:marLeft w:val="640"/>
          <w:marRight w:val="0"/>
          <w:marTop w:val="0"/>
          <w:marBottom w:val="0"/>
          <w:divBdr>
            <w:top w:val="none" w:sz="0" w:space="0" w:color="auto"/>
            <w:left w:val="none" w:sz="0" w:space="0" w:color="auto"/>
            <w:bottom w:val="none" w:sz="0" w:space="0" w:color="auto"/>
            <w:right w:val="none" w:sz="0" w:space="0" w:color="auto"/>
          </w:divBdr>
        </w:div>
        <w:div w:id="1840848372">
          <w:marLeft w:val="640"/>
          <w:marRight w:val="0"/>
          <w:marTop w:val="0"/>
          <w:marBottom w:val="0"/>
          <w:divBdr>
            <w:top w:val="none" w:sz="0" w:space="0" w:color="auto"/>
            <w:left w:val="none" w:sz="0" w:space="0" w:color="auto"/>
            <w:bottom w:val="none" w:sz="0" w:space="0" w:color="auto"/>
            <w:right w:val="none" w:sz="0" w:space="0" w:color="auto"/>
          </w:divBdr>
        </w:div>
        <w:div w:id="921060801">
          <w:marLeft w:val="640"/>
          <w:marRight w:val="0"/>
          <w:marTop w:val="0"/>
          <w:marBottom w:val="0"/>
          <w:divBdr>
            <w:top w:val="none" w:sz="0" w:space="0" w:color="auto"/>
            <w:left w:val="none" w:sz="0" w:space="0" w:color="auto"/>
            <w:bottom w:val="none" w:sz="0" w:space="0" w:color="auto"/>
            <w:right w:val="none" w:sz="0" w:space="0" w:color="auto"/>
          </w:divBdr>
        </w:div>
        <w:div w:id="388722952">
          <w:marLeft w:val="640"/>
          <w:marRight w:val="0"/>
          <w:marTop w:val="0"/>
          <w:marBottom w:val="0"/>
          <w:divBdr>
            <w:top w:val="none" w:sz="0" w:space="0" w:color="auto"/>
            <w:left w:val="none" w:sz="0" w:space="0" w:color="auto"/>
            <w:bottom w:val="none" w:sz="0" w:space="0" w:color="auto"/>
            <w:right w:val="none" w:sz="0" w:space="0" w:color="auto"/>
          </w:divBdr>
        </w:div>
        <w:div w:id="1893149242">
          <w:marLeft w:val="640"/>
          <w:marRight w:val="0"/>
          <w:marTop w:val="0"/>
          <w:marBottom w:val="0"/>
          <w:divBdr>
            <w:top w:val="none" w:sz="0" w:space="0" w:color="auto"/>
            <w:left w:val="none" w:sz="0" w:space="0" w:color="auto"/>
            <w:bottom w:val="none" w:sz="0" w:space="0" w:color="auto"/>
            <w:right w:val="none" w:sz="0" w:space="0" w:color="auto"/>
          </w:divBdr>
        </w:div>
        <w:div w:id="127213727">
          <w:marLeft w:val="640"/>
          <w:marRight w:val="0"/>
          <w:marTop w:val="0"/>
          <w:marBottom w:val="0"/>
          <w:divBdr>
            <w:top w:val="none" w:sz="0" w:space="0" w:color="auto"/>
            <w:left w:val="none" w:sz="0" w:space="0" w:color="auto"/>
            <w:bottom w:val="none" w:sz="0" w:space="0" w:color="auto"/>
            <w:right w:val="none" w:sz="0" w:space="0" w:color="auto"/>
          </w:divBdr>
        </w:div>
        <w:div w:id="376929437">
          <w:marLeft w:val="640"/>
          <w:marRight w:val="0"/>
          <w:marTop w:val="0"/>
          <w:marBottom w:val="0"/>
          <w:divBdr>
            <w:top w:val="none" w:sz="0" w:space="0" w:color="auto"/>
            <w:left w:val="none" w:sz="0" w:space="0" w:color="auto"/>
            <w:bottom w:val="none" w:sz="0" w:space="0" w:color="auto"/>
            <w:right w:val="none" w:sz="0" w:space="0" w:color="auto"/>
          </w:divBdr>
        </w:div>
        <w:div w:id="1090547726">
          <w:marLeft w:val="640"/>
          <w:marRight w:val="0"/>
          <w:marTop w:val="0"/>
          <w:marBottom w:val="0"/>
          <w:divBdr>
            <w:top w:val="none" w:sz="0" w:space="0" w:color="auto"/>
            <w:left w:val="none" w:sz="0" w:space="0" w:color="auto"/>
            <w:bottom w:val="none" w:sz="0" w:space="0" w:color="auto"/>
            <w:right w:val="none" w:sz="0" w:space="0" w:color="auto"/>
          </w:divBdr>
        </w:div>
        <w:div w:id="1888566703">
          <w:marLeft w:val="640"/>
          <w:marRight w:val="0"/>
          <w:marTop w:val="0"/>
          <w:marBottom w:val="0"/>
          <w:divBdr>
            <w:top w:val="none" w:sz="0" w:space="0" w:color="auto"/>
            <w:left w:val="none" w:sz="0" w:space="0" w:color="auto"/>
            <w:bottom w:val="none" w:sz="0" w:space="0" w:color="auto"/>
            <w:right w:val="none" w:sz="0" w:space="0" w:color="auto"/>
          </w:divBdr>
        </w:div>
        <w:div w:id="1852639670">
          <w:marLeft w:val="640"/>
          <w:marRight w:val="0"/>
          <w:marTop w:val="0"/>
          <w:marBottom w:val="0"/>
          <w:divBdr>
            <w:top w:val="none" w:sz="0" w:space="0" w:color="auto"/>
            <w:left w:val="none" w:sz="0" w:space="0" w:color="auto"/>
            <w:bottom w:val="none" w:sz="0" w:space="0" w:color="auto"/>
            <w:right w:val="none" w:sz="0" w:space="0" w:color="auto"/>
          </w:divBdr>
        </w:div>
        <w:div w:id="565146723">
          <w:marLeft w:val="640"/>
          <w:marRight w:val="0"/>
          <w:marTop w:val="0"/>
          <w:marBottom w:val="0"/>
          <w:divBdr>
            <w:top w:val="none" w:sz="0" w:space="0" w:color="auto"/>
            <w:left w:val="none" w:sz="0" w:space="0" w:color="auto"/>
            <w:bottom w:val="none" w:sz="0" w:space="0" w:color="auto"/>
            <w:right w:val="none" w:sz="0" w:space="0" w:color="auto"/>
          </w:divBdr>
        </w:div>
        <w:div w:id="347105782">
          <w:marLeft w:val="640"/>
          <w:marRight w:val="0"/>
          <w:marTop w:val="0"/>
          <w:marBottom w:val="0"/>
          <w:divBdr>
            <w:top w:val="none" w:sz="0" w:space="0" w:color="auto"/>
            <w:left w:val="none" w:sz="0" w:space="0" w:color="auto"/>
            <w:bottom w:val="none" w:sz="0" w:space="0" w:color="auto"/>
            <w:right w:val="none" w:sz="0" w:space="0" w:color="auto"/>
          </w:divBdr>
        </w:div>
        <w:div w:id="437798377">
          <w:marLeft w:val="640"/>
          <w:marRight w:val="0"/>
          <w:marTop w:val="0"/>
          <w:marBottom w:val="0"/>
          <w:divBdr>
            <w:top w:val="none" w:sz="0" w:space="0" w:color="auto"/>
            <w:left w:val="none" w:sz="0" w:space="0" w:color="auto"/>
            <w:bottom w:val="none" w:sz="0" w:space="0" w:color="auto"/>
            <w:right w:val="none" w:sz="0" w:space="0" w:color="auto"/>
          </w:divBdr>
        </w:div>
        <w:div w:id="614872460">
          <w:marLeft w:val="640"/>
          <w:marRight w:val="0"/>
          <w:marTop w:val="0"/>
          <w:marBottom w:val="0"/>
          <w:divBdr>
            <w:top w:val="none" w:sz="0" w:space="0" w:color="auto"/>
            <w:left w:val="none" w:sz="0" w:space="0" w:color="auto"/>
            <w:bottom w:val="none" w:sz="0" w:space="0" w:color="auto"/>
            <w:right w:val="none" w:sz="0" w:space="0" w:color="auto"/>
          </w:divBdr>
        </w:div>
        <w:div w:id="1306396480">
          <w:marLeft w:val="640"/>
          <w:marRight w:val="0"/>
          <w:marTop w:val="0"/>
          <w:marBottom w:val="0"/>
          <w:divBdr>
            <w:top w:val="none" w:sz="0" w:space="0" w:color="auto"/>
            <w:left w:val="none" w:sz="0" w:space="0" w:color="auto"/>
            <w:bottom w:val="none" w:sz="0" w:space="0" w:color="auto"/>
            <w:right w:val="none" w:sz="0" w:space="0" w:color="auto"/>
          </w:divBdr>
        </w:div>
        <w:div w:id="431704627">
          <w:marLeft w:val="640"/>
          <w:marRight w:val="0"/>
          <w:marTop w:val="0"/>
          <w:marBottom w:val="0"/>
          <w:divBdr>
            <w:top w:val="none" w:sz="0" w:space="0" w:color="auto"/>
            <w:left w:val="none" w:sz="0" w:space="0" w:color="auto"/>
            <w:bottom w:val="none" w:sz="0" w:space="0" w:color="auto"/>
            <w:right w:val="none" w:sz="0" w:space="0" w:color="auto"/>
          </w:divBdr>
        </w:div>
        <w:div w:id="718865709">
          <w:marLeft w:val="640"/>
          <w:marRight w:val="0"/>
          <w:marTop w:val="0"/>
          <w:marBottom w:val="0"/>
          <w:divBdr>
            <w:top w:val="none" w:sz="0" w:space="0" w:color="auto"/>
            <w:left w:val="none" w:sz="0" w:space="0" w:color="auto"/>
            <w:bottom w:val="none" w:sz="0" w:space="0" w:color="auto"/>
            <w:right w:val="none" w:sz="0" w:space="0" w:color="auto"/>
          </w:divBdr>
        </w:div>
        <w:div w:id="462383062">
          <w:marLeft w:val="640"/>
          <w:marRight w:val="0"/>
          <w:marTop w:val="0"/>
          <w:marBottom w:val="0"/>
          <w:divBdr>
            <w:top w:val="none" w:sz="0" w:space="0" w:color="auto"/>
            <w:left w:val="none" w:sz="0" w:space="0" w:color="auto"/>
            <w:bottom w:val="none" w:sz="0" w:space="0" w:color="auto"/>
            <w:right w:val="none" w:sz="0" w:space="0" w:color="auto"/>
          </w:divBdr>
        </w:div>
        <w:div w:id="451706723">
          <w:marLeft w:val="640"/>
          <w:marRight w:val="0"/>
          <w:marTop w:val="0"/>
          <w:marBottom w:val="0"/>
          <w:divBdr>
            <w:top w:val="none" w:sz="0" w:space="0" w:color="auto"/>
            <w:left w:val="none" w:sz="0" w:space="0" w:color="auto"/>
            <w:bottom w:val="none" w:sz="0" w:space="0" w:color="auto"/>
            <w:right w:val="none" w:sz="0" w:space="0" w:color="auto"/>
          </w:divBdr>
        </w:div>
        <w:div w:id="360711005">
          <w:marLeft w:val="640"/>
          <w:marRight w:val="0"/>
          <w:marTop w:val="0"/>
          <w:marBottom w:val="0"/>
          <w:divBdr>
            <w:top w:val="none" w:sz="0" w:space="0" w:color="auto"/>
            <w:left w:val="none" w:sz="0" w:space="0" w:color="auto"/>
            <w:bottom w:val="none" w:sz="0" w:space="0" w:color="auto"/>
            <w:right w:val="none" w:sz="0" w:space="0" w:color="auto"/>
          </w:divBdr>
        </w:div>
        <w:div w:id="81075400">
          <w:marLeft w:val="640"/>
          <w:marRight w:val="0"/>
          <w:marTop w:val="0"/>
          <w:marBottom w:val="0"/>
          <w:divBdr>
            <w:top w:val="none" w:sz="0" w:space="0" w:color="auto"/>
            <w:left w:val="none" w:sz="0" w:space="0" w:color="auto"/>
            <w:bottom w:val="none" w:sz="0" w:space="0" w:color="auto"/>
            <w:right w:val="none" w:sz="0" w:space="0" w:color="auto"/>
          </w:divBdr>
        </w:div>
        <w:div w:id="880631672">
          <w:marLeft w:val="640"/>
          <w:marRight w:val="0"/>
          <w:marTop w:val="0"/>
          <w:marBottom w:val="0"/>
          <w:divBdr>
            <w:top w:val="none" w:sz="0" w:space="0" w:color="auto"/>
            <w:left w:val="none" w:sz="0" w:space="0" w:color="auto"/>
            <w:bottom w:val="none" w:sz="0" w:space="0" w:color="auto"/>
            <w:right w:val="none" w:sz="0" w:space="0" w:color="auto"/>
          </w:divBdr>
        </w:div>
        <w:div w:id="353923347">
          <w:marLeft w:val="640"/>
          <w:marRight w:val="0"/>
          <w:marTop w:val="0"/>
          <w:marBottom w:val="0"/>
          <w:divBdr>
            <w:top w:val="none" w:sz="0" w:space="0" w:color="auto"/>
            <w:left w:val="none" w:sz="0" w:space="0" w:color="auto"/>
            <w:bottom w:val="none" w:sz="0" w:space="0" w:color="auto"/>
            <w:right w:val="none" w:sz="0" w:space="0" w:color="auto"/>
          </w:divBdr>
        </w:div>
        <w:div w:id="497961667">
          <w:marLeft w:val="640"/>
          <w:marRight w:val="0"/>
          <w:marTop w:val="0"/>
          <w:marBottom w:val="0"/>
          <w:divBdr>
            <w:top w:val="none" w:sz="0" w:space="0" w:color="auto"/>
            <w:left w:val="none" w:sz="0" w:space="0" w:color="auto"/>
            <w:bottom w:val="none" w:sz="0" w:space="0" w:color="auto"/>
            <w:right w:val="none" w:sz="0" w:space="0" w:color="auto"/>
          </w:divBdr>
        </w:div>
        <w:div w:id="994838669">
          <w:marLeft w:val="640"/>
          <w:marRight w:val="0"/>
          <w:marTop w:val="0"/>
          <w:marBottom w:val="0"/>
          <w:divBdr>
            <w:top w:val="none" w:sz="0" w:space="0" w:color="auto"/>
            <w:left w:val="none" w:sz="0" w:space="0" w:color="auto"/>
            <w:bottom w:val="none" w:sz="0" w:space="0" w:color="auto"/>
            <w:right w:val="none" w:sz="0" w:space="0" w:color="auto"/>
          </w:divBdr>
        </w:div>
        <w:div w:id="448011065">
          <w:marLeft w:val="640"/>
          <w:marRight w:val="0"/>
          <w:marTop w:val="0"/>
          <w:marBottom w:val="0"/>
          <w:divBdr>
            <w:top w:val="none" w:sz="0" w:space="0" w:color="auto"/>
            <w:left w:val="none" w:sz="0" w:space="0" w:color="auto"/>
            <w:bottom w:val="none" w:sz="0" w:space="0" w:color="auto"/>
            <w:right w:val="none" w:sz="0" w:space="0" w:color="auto"/>
          </w:divBdr>
        </w:div>
        <w:div w:id="1470636414">
          <w:marLeft w:val="640"/>
          <w:marRight w:val="0"/>
          <w:marTop w:val="0"/>
          <w:marBottom w:val="0"/>
          <w:divBdr>
            <w:top w:val="none" w:sz="0" w:space="0" w:color="auto"/>
            <w:left w:val="none" w:sz="0" w:space="0" w:color="auto"/>
            <w:bottom w:val="none" w:sz="0" w:space="0" w:color="auto"/>
            <w:right w:val="none" w:sz="0" w:space="0" w:color="auto"/>
          </w:divBdr>
        </w:div>
        <w:div w:id="2104960235">
          <w:marLeft w:val="640"/>
          <w:marRight w:val="0"/>
          <w:marTop w:val="0"/>
          <w:marBottom w:val="0"/>
          <w:divBdr>
            <w:top w:val="none" w:sz="0" w:space="0" w:color="auto"/>
            <w:left w:val="none" w:sz="0" w:space="0" w:color="auto"/>
            <w:bottom w:val="none" w:sz="0" w:space="0" w:color="auto"/>
            <w:right w:val="none" w:sz="0" w:space="0" w:color="auto"/>
          </w:divBdr>
        </w:div>
        <w:div w:id="1690764309">
          <w:marLeft w:val="640"/>
          <w:marRight w:val="0"/>
          <w:marTop w:val="0"/>
          <w:marBottom w:val="0"/>
          <w:divBdr>
            <w:top w:val="none" w:sz="0" w:space="0" w:color="auto"/>
            <w:left w:val="none" w:sz="0" w:space="0" w:color="auto"/>
            <w:bottom w:val="none" w:sz="0" w:space="0" w:color="auto"/>
            <w:right w:val="none" w:sz="0" w:space="0" w:color="auto"/>
          </w:divBdr>
        </w:div>
        <w:div w:id="403918407">
          <w:marLeft w:val="640"/>
          <w:marRight w:val="0"/>
          <w:marTop w:val="0"/>
          <w:marBottom w:val="0"/>
          <w:divBdr>
            <w:top w:val="none" w:sz="0" w:space="0" w:color="auto"/>
            <w:left w:val="none" w:sz="0" w:space="0" w:color="auto"/>
            <w:bottom w:val="none" w:sz="0" w:space="0" w:color="auto"/>
            <w:right w:val="none" w:sz="0" w:space="0" w:color="auto"/>
          </w:divBdr>
        </w:div>
        <w:div w:id="531311472">
          <w:marLeft w:val="640"/>
          <w:marRight w:val="0"/>
          <w:marTop w:val="0"/>
          <w:marBottom w:val="0"/>
          <w:divBdr>
            <w:top w:val="none" w:sz="0" w:space="0" w:color="auto"/>
            <w:left w:val="none" w:sz="0" w:space="0" w:color="auto"/>
            <w:bottom w:val="none" w:sz="0" w:space="0" w:color="auto"/>
            <w:right w:val="none" w:sz="0" w:space="0" w:color="auto"/>
          </w:divBdr>
        </w:div>
        <w:div w:id="1770807989">
          <w:marLeft w:val="640"/>
          <w:marRight w:val="0"/>
          <w:marTop w:val="0"/>
          <w:marBottom w:val="0"/>
          <w:divBdr>
            <w:top w:val="none" w:sz="0" w:space="0" w:color="auto"/>
            <w:left w:val="none" w:sz="0" w:space="0" w:color="auto"/>
            <w:bottom w:val="none" w:sz="0" w:space="0" w:color="auto"/>
            <w:right w:val="none" w:sz="0" w:space="0" w:color="auto"/>
          </w:divBdr>
        </w:div>
        <w:div w:id="1433162343">
          <w:marLeft w:val="640"/>
          <w:marRight w:val="0"/>
          <w:marTop w:val="0"/>
          <w:marBottom w:val="0"/>
          <w:divBdr>
            <w:top w:val="none" w:sz="0" w:space="0" w:color="auto"/>
            <w:left w:val="none" w:sz="0" w:space="0" w:color="auto"/>
            <w:bottom w:val="none" w:sz="0" w:space="0" w:color="auto"/>
            <w:right w:val="none" w:sz="0" w:space="0" w:color="auto"/>
          </w:divBdr>
        </w:div>
        <w:div w:id="1510868861">
          <w:marLeft w:val="640"/>
          <w:marRight w:val="0"/>
          <w:marTop w:val="0"/>
          <w:marBottom w:val="0"/>
          <w:divBdr>
            <w:top w:val="none" w:sz="0" w:space="0" w:color="auto"/>
            <w:left w:val="none" w:sz="0" w:space="0" w:color="auto"/>
            <w:bottom w:val="none" w:sz="0" w:space="0" w:color="auto"/>
            <w:right w:val="none" w:sz="0" w:space="0" w:color="auto"/>
          </w:divBdr>
        </w:div>
        <w:div w:id="1434977003">
          <w:marLeft w:val="640"/>
          <w:marRight w:val="0"/>
          <w:marTop w:val="0"/>
          <w:marBottom w:val="0"/>
          <w:divBdr>
            <w:top w:val="none" w:sz="0" w:space="0" w:color="auto"/>
            <w:left w:val="none" w:sz="0" w:space="0" w:color="auto"/>
            <w:bottom w:val="none" w:sz="0" w:space="0" w:color="auto"/>
            <w:right w:val="none" w:sz="0" w:space="0" w:color="auto"/>
          </w:divBdr>
        </w:div>
        <w:div w:id="2109495981">
          <w:marLeft w:val="640"/>
          <w:marRight w:val="0"/>
          <w:marTop w:val="0"/>
          <w:marBottom w:val="0"/>
          <w:divBdr>
            <w:top w:val="none" w:sz="0" w:space="0" w:color="auto"/>
            <w:left w:val="none" w:sz="0" w:space="0" w:color="auto"/>
            <w:bottom w:val="none" w:sz="0" w:space="0" w:color="auto"/>
            <w:right w:val="none" w:sz="0" w:space="0" w:color="auto"/>
          </w:divBdr>
        </w:div>
        <w:div w:id="1422338623">
          <w:marLeft w:val="640"/>
          <w:marRight w:val="0"/>
          <w:marTop w:val="0"/>
          <w:marBottom w:val="0"/>
          <w:divBdr>
            <w:top w:val="none" w:sz="0" w:space="0" w:color="auto"/>
            <w:left w:val="none" w:sz="0" w:space="0" w:color="auto"/>
            <w:bottom w:val="none" w:sz="0" w:space="0" w:color="auto"/>
            <w:right w:val="none" w:sz="0" w:space="0" w:color="auto"/>
          </w:divBdr>
        </w:div>
        <w:div w:id="1294021654">
          <w:marLeft w:val="640"/>
          <w:marRight w:val="0"/>
          <w:marTop w:val="0"/>
          <w:marBottom w:val="0"/>
          <w:divBdr>
            <w:top w:val="none" w:sz="0" w:space="0" w:color="auto"/>
            <w:left w:val="none" w:sz="0" w:space="0" w:color="auto"/>
            <w:bottom w:val="none" w:sz="0" w:space="0" w:color="auto"/>
            <w:right w:val="none" w:sz="0" w:space="0" w:color="auto"/>
          </w:divBdr>
        </w:div>
        <w:div w:id="1305431114">
          <w:marLeft w:val="640"/>
          <w:marRight w:val="0"/>
          <w:marTop w:val="0"/>
          <w:marBottom w:val="0"/>
          <w:divBdr>
            <w:top w:val="none" w:sz="0" w:space="0" w:color="auto"/>
            <w:left w:val="none" w:sz="0" w:space="0" w:color="auto"/>
            <w:bottom w:val="none" w:sz="0" w:space="0" w:color="auto"/>
            <w:right w:val="none" w:sz="0" w:space="0" w:color="auto"/>
          </w:divBdr>
        </w:div>
        <w:div w:id="1508204967">
          <w:marLeft w:val="640"/>
          <w:marRight w:val="0"/>
          <w:marTop w:val="0"/>
          <w:marBottom w:val="0"/>
          <w:divBdr>
            <w:top w:val="none" w:sz="0" w:space="0" w:color="auto"/>
            <w:left w:val="none" w:sz="0" w:space="0" w:color="auto"/>
            <w:bottom w:val="none" w:sz="0" w:space="0" w:color="auto"/>
            <w:right w:val="none" w:sz="0" w:space="0" w:color="auto"/>
          </w:divBdr>
        </w:div>
        <w:div w:id="1529223142">
          <w:marLeft w:val="640"/>
          <w:marRight w:val="0"/>
          <w:marTop w:val="0"/>
          <w:marBottom w:val="0"/>
          <w:divBdr>
            <w:top w:val="none" w:sz="0" w:space="0" w:color="auto"/>
            <w:left w:val="none" w:sz="0" w:space="0" w:color="auto"/>
            <w:bottom w:val="none" w:sz="0" w:space="0" w:color="auto"/>
            <w:right w:val="none" w:sz="0" w:space="0" w:color="auto"/>
          </w:divBdr>
        </w:div>
        <w:div w:id="1820268865">
          <w:marLeft w:val="640"/>
          <w:marRight w:val="0"/>
          <w:marTop w:val="0"/>
          <w:marBottom w:val="0"/>
          <w:divBdr>
            <w:top w:val="none" w:sz="0" w:space="0" w:color="auto"/>
            <w:left w:val="none" w:sz="0" w:space="0" w:color="auto"/>
            <w:bottom w:val="none" w:sz="0" w:space="0" w:color="auto"/>
            <w:right w:val="none" w:sz="0" w:space="0" w:color="auto"/>
          </w:divBdr>
        </w:div>
        <w:div w:id="1474953821">
          <w:marLeft w:val="640"/>
          <w:marRight w:val="0"/>
          <w:marTop w:val="0"/>
          <w:marBottom w:val="0"/>
          <w:divBdr>
            <w:top w:val="none" w:sz="0" w:space="0" w:color="auto"/>
            <w:left w:val="none" w:sz="0" w:space="0" w:color="auto"/>
            <w:bottom w:val="none" w:sz="0" w:space="0" w:color="auto"/>
            <w:right w:val="none" w:sz="0" w:space="0" w:color="auto"/>
          </w:divBdr>
        </w:div>
        <w:div w:id="695808425">
          <w:marLeft w:val="640"/>
          <w:marRight w:val="0"/>
          <w:marTop w:val="0"/>
          <w:marBottom w:val="0"/>
          <w:divBdr>
            <w:top w:val="none" w:sz="0" w:space="0" w:color="auto"/>
            <w:left w:val="none" w:sz="0" w:space="0" w:color="auto"/>
            <w:bottom w:val="none" w:sz="0" w:space="0" w:color="auto"/>
            <w:right w:val="none" w:sz="0" w:space="0" w:color="auto"/>
          </w:divBdr>
        </w:div>
        <w:div w:id="1161963010">
          <w:marLeft w:val="640"/>
          <w:marRight w:val="0"/>
          <w:marTop w:val="0"/>
          <w:marBottom w:val="0"/>
          <w:divBdr>
            <w:top w:val="none" w:sz="0" w:space="0" w:color="auto"/>
            <w:left w:val="none" w:sz="0" w:space="0" w:color="auto"/>
            <w:bottom w:val="none" w:sz="0" w:space="0" w:color="auto"/>
            <w:right w:val="none" w:sz="0" w:space="0" w:color="auto"/>
          </w:divBdr>
        </w:div>
        <w:div w:id="933586721">
          <w:marLeft w:val="640"/>
          <w:marRight w:val="0"/>
          <w:marTop w:val="0"/>
          <w:marBottom w:val="0"/>
          <w:divBdr>
            <w:top w:val="none" w:sz="0" w:space="0" w:color="auto"/>
            <w:left w:val="none" w:sz="0" w:space="0" w:color="auto"/>
            <w:bottom w:val="none" w:sz="0" w:space="0" w:color="auto"/>
            <w:right w:val="none" w:sz="0" w:space="0" w:color="auto"/>
          </w:divBdr>
        </w:div>
        <w:div w:id="137460261">
          <w:marLeft w:val="640"/>
          <w:marRight w:val="0"/>
          <w:marTop w:val="0"/>
          <w:marBottom w:val="0"/>
          <w:divBdr>
            <w:top w:val="none" w:sz="0" w:space="0" w:color="auto"/>
            <w:left w:val="none" w:sz="0" w:space="0" w:color="auto"/>
            <w:bottom w:val="none" w:sz="0" w:space="0" w:color="auto"/>
            <w:right w:val="none" w:sz="0" w:space="0" w:color="auto"/>
          </w:divBdr>
        </w:div>
        <w:div w:id="414134703">
          <w:marLeft w:val="640"/>
          <w:marRight w:val="0"/>
          <w:marTop w:val="0"/>
          <w:marBottom w:val="0"/>
          <w:divBdr>
            <w:top w:val="none" w:sz="0" w:space="0" w:color="auto"/>
            <w:left w:val="none" w:sz="0" w:space="0" w:color="auto"/>
            <w:bottom w:val="none" w:sz="0" w:space="0" w:color="auto"/>
            <w:right w:val="none" w:sz="0" w:space="0" w:color="auto"/>
          </w:divBdr>
        </w:div>
        <w:div w:id="173616136">
          <w:marLeft w:val="640"/>
          <w:marRight w:val="0"/>
          <w:marTop w:val="0"/>
          <w:marBottom w:val="0"/>
          <w:divBdr>
            <w:top w:val="none" w:sz="0" w:space="0" w:color="auto"/>
            <w:left w:val="none" w:sz="0" w:space="0" w:color="auto"/>
            <w:bottom w:val="none" w:sz="0" w:space="0" w:color="auto"/>
            <w:right w:val="none" w:sz="0" w:space="0" w:color="auto"/>
          </w:divBdr>
        </w:div>
        <w:div w:id="1134565129">
          <w:marLeft w:val="640"/>
          <w:marRight w:val="0"/>
          <w:marTop w:val="0"/>
          <w:marBottom w:val="0"/>
          <w:divBdr>
            <w:top w:val="none" w:sz="0" w:space="0" w:color="auto"/>
            <w:left w:val="none" w:sz="0" w:space="0" w:color="auto"/>
            <w:bottom w:val="none" w:sz="0" w:space="0" w:color="auto"/>
            <w:right w:val="none" w:sz="0" w:space="0" w:color="auto"/>
          </w:divBdr>
        </w:div>
        <w:div w:id="943344557">
          <w:marLeft w:val="640"/>
          <w:marRight w:val="0"/>
          <w:marTop w:val="0"/>
          <w:marBottom w:val="0"/>
          <w:divBdr>
            <w:top w:val="none" w:sz="0" w:space="0" w:color="auto"/>
            <w:left w:val="none" w:sz="0" w:space="0" w:color="auto"/>
            <w:bottom w:val="none" w:sz="0" w:space="0" w:color="auto"/>
            <w:right w:val="none" w:sz="0" w:space="0" w:color="auto"/>
          </w:divBdr>
        </w:div>
        <w:div w:id="1538617367">
          <w:marLeft w:val="640"/>
          <w:marRight w:val="0"/>
          <w:marTop w:val="0"/>
          <w:marBottom w:val="0"/>
          <w:divBdr>
            <w:top w:val="none" w:sz="0" w:space="0" w:color="auto"/>
            <w:left w:val="none" w:sz="0" w:space="0" w:color="auto"/>
            <w:bottom w:val="none" w:sz="0" w:space="0" w:color="auto"/>
            <w:right w:val="none" w:sz="0" w:space="0" w:color="auto"/>
          </w:divBdr>
        </w:div>
        <w:div w:id="958338299">
          <w:marLeft w:val="640"/>
          <w:marRight w:val="0"/>
          <w:marTop w:val="0"/>
          <w:marBottom w:val="0"/>
          <w:divBdr>
            <w:top w:val="none" w:sz="0" w:space="0" w:color="auto"/>
            <w:left w:val="none" w:sz="0" w:space="0" w:color="auto"/>
            <w:bottom w:val="none" w:sz="0" w:space="0" w:color="auto"/>
            <w:right w:val="none" w:sz="0" w:space="0" w:color="auto"/>
          </w:divBdr>
        </w:div>
        <w:div w:id="1910845504">
          <w:marLeft w:val="640"/>
          <w:marRight w:val="0"/>
          <w:marTop w:val="0"/>
          <w:marBottom w:val="0"/>
          <w:divBdr>
            <w:top w:val="none" w:sz="0" w:space="0" w:color="auto"/>
            <w:left w:val="none" w:sz="0" w:space="0" w:color="auto"/>
            <w:bottom w:val="none" w:sz="0" w:space="0" w:color="auto"/>
            <w:right w:val="none" w:sz="0" w:space="0" w:color="auto"/>
          </w:divBdr>
        </w:div>
        <w:div w:id="236061327">
          <w:marLeft w:val="640"/>
          <w:marRight w:val="0"/>
          <w:marTop w:val="0"/>
          <w:marBottom w:val="0"/>
          <w:divBdr>
            <w:top w:val="none" w:sz="0" w:space="0" w:color="auto"/>
            <w:left w:val="none" w:sz="0" w:space="0" w:color="auto"/>
            <w:bottom w:val="none" w:sz="0" w:space="0" w:color="auto"/>
            <w:right w:val="none" w:sz="0" w:space="0" w:color="auto"/>
          </w:divBdr>
        </w:div>
        <w:div w:id="737480969">
          <w:marLeft w:val="640"/>
          <w:marRight w:val="0"/>
          <w:marTop w:val="0"/>
          <w:marBottom w:val="0"/>
          <w:divBdr>
            <w:top w:val="none" w:sz="0" w:space="0" w:color="auto"/>
            <w:left w:val="none" w:sz="0" w:space="0" w:color="auto"/>
            <w:bottom w:val="none" w:sz="0" w:space="0" w:color="auto"/>
            <w:right w:val="none" w:sz="0" w:space="0" w:color="auto"/>
          </w:divBdr>
        </w:div>
        <w:div w:id="443427859">
          <w:marLeft w:val="640"/>
          <w:marRight w:val="0"/>
          <w:marTop w:val="0"/>
          <w:marBottom w:val="0"/>
          <w:divBdr>
            <w:top w:val="none" w:sz="0" w:space="0" w:color="auto"/>
            <w:left w:val="none" w:sz="0" w:space="0" w:color="auto"/>
            <w:bottom w:val="none" w:sz="0" w:space="0" w:color="auto"/>
            <w:right w:val="none" w:sz="0" w:space="0" w:color="auto"/>
          </w:divBdr>
        </w:div>
        <w:div w:id="1920750155">
          <w:marLeft w:val="640"/>
          <w:marRight w:val="0"/>
          <w:marTop w:val="0"/>
          <w:marBottom w:val="0"/>
          <w:divBdr>
            <w:top w:val="none" w:sz="0" w:space="0" w:color="auto"/>
            <w:left w:val="none" w:sz="0" w:space="0" w:color="auto"/>
            <w:bottom w:val="none" w:sz="0" w:space="0" w:color="auto"/>
            <w:right w:val="none" w:sz="0" w:space="0" w:color="auto"/>
          </w:divBdr>
        </w:div>
        <w:div w:id="423889659">
          <w:marLeft w:val="640"/>
          <w:marRight w:val="0"/>
          <w:marTop w:val="0"/>
          <w:marBottom w:val="0"/>
          <w:divBdr>
            <w:top w:val="none" w:sz="0" w:space="0" w:color="auto"/>
            <w:left w:val="none" w:sz="0" w:space="0" w:color="auto"/>
            <w:bottom w:val="none" w:sz="0" w:space="0" w:color="auto"/>
            <w:right w:val="none" w:sz="0" w:space="0" w:color="auto"/>
          </w:divBdr>
        </w:div>
        <w:div w:id="1490825953">
          <w:marLeft w:val="640"/>
          <w:marRight w:val="0"/>
          <w:marTop w:val="0"/>
          <w:marBottom w:val="0"/>
          <w:divBdr>
            <w:top w:val="none" w:sz="0" w:space="0" w:color="auto"/>
            <w:left w:val="none" w:sz="0" w:space="0" w:color="auto"/>
            <w:bottom w:val="none" w:sz="0" w:space="0" w:color="auto"/>
            <w:right w:val="none" w:sz="0" w:space="0" w:color="auto"/>
          </w:divBdr>
        </w:div>
        <w:div w:id="2008510587">
          <w:marLeft w:val="640"/>
          <w:marRight w:val="0"/>
          <w:marTop w:val="0"/>
          <w:marBottom w:val="0"/>
          <w:divBdr>
            <w:top w:val="none" w:sz="0" w:space="0" w:color="auto"/>
            <w:left w:val="none" w:sz="0" w:space="0" w:color="auto"/>
            <w:bottom w:val="none" w:sz="0" w:space="0" w:color="auto"/>
            <w:right w:val="none" w:sz="0" w:space="0" w:color="auto"/>
          </w:divBdr>
        </w:div>
        <w:div w:id="1524245252">
          <w:marLeft w:val="640"/>
          <w:marRight w:val="0"/>
          <w:marTop w:val="0"/>
          <w:marBottom w:val="0"/>
          <w:divBdr>
            <w:top w:val="none" w:sz="0" w:space="0" w:color="auto"/>
            <w:left w:val="none" w:sz="0" w:space="0" w:color="auto"/>
            <w:bottom w:val="none" w:sz="0" w:space="0" w:color="auto"/>
            <w:right w:val="none" w:sz="0" w:space="0" w:color="auto"/>
          </w:divBdr>
        </w:div>
        <w:div w:id="1610896891">
          <w:marLeft w:val="640"/>
          <w:marRight w:val="0"/>
          <w:marTop w:val="0"/>
          <w:marBottom w:val="0"/>
          <w:divBdr>
            <w:top w:val="none" w:sz="0" w:space="0" w:color="auto"/>
            <w:left w:val="none" w:sz="0" w:space="0" w:color="auto"/>
            <w:bottom w:val="none" w:sz="0" w:space="0" w:color="auto"/>
            <w:right w:val="none" w:sz="0" w:space="0" w:color="auto"/>
          </w:divBdr>
        </w:div>
        <w:div w:id="387460721">
          <w:marLeft w:val="640"/>
          <w:marRight w:val="0"/>
          <w:marTop w:val="0"/>
          <w:marBottom w:val="0"/>
          <w:divBdr>
            <w:top w:val="none" w:sz="0" w:space="0" w:color="auto"/>
            <w:left w:val="none" w:sz="0" w:space="0" w:color="auto"/>
            <w:bottom w:val="none" w:sz="0" w:space="0" w:color="auto"/>
            <w:right w:val="none" w:sz="0" w:space="0" w:color="auto"/>
          </w:divBdr>
        </w:div>
        <w:div w:id="1016426733">
          <w:marLeft w:val="640"/>
          <w:marRight w:val="0"/>
          <w:marTop w:val="0"/>
          <w:marBottom w:val="0"/>
          <w:divBdr>
            <w:top w:val="none" w:sz="0" w:space="0" w:color="auto"/>
            <w:left w:val="none" w:sz="0" w:space="0" w:color="auto"/>
            <w:bottom w:val="none" w:sz="0" w:space="0" w:color="auto"/>
            <w:right w:val="none" w:sz="0" w:space="0" w:color="auto"/>
          </w:divBdr>
        </w:div>
        <w:div w:id="1290210890">
          <w:marLeft w:val="640"/>
          <w:marRight w:val="0"/>
          <w:marTop w:val="0"/>
          <w:marBottom w:val="0"/>
          <w:divBdr>
            <w:top w:val="none" w:sz="0" w:space="0" w:color="auto"/>
            <w:left w:val="none" w:sz="0" w:space="0" w:color="auto"/>
            <w:bottom w:val="none" w:sz="0" w:space="0" w:color="auto"/>
            <w:right w:val="none" w:sz="0" w:space="0" w:color="auto"/>
          </w:divBdr>
        </w:div>
        <w:div w:id="1114327126">
          <w:marLeft w:val="640"/>
          <w:marRight w:val="0"/>
          <w:marTop w:val="0"/>
          <w:marBottom w:val="0"/>
          <w:divBdr>
            <w:top w:val="none" w:sz="0" w:space="0" w:color="auto"/>
            <w:left w:val="none" w:sz="0" w:space="0" w:color="auto"/>
            <w:bottom w:val="none" w:sz="0" w:space="0" w:color="auto"/>
            <w:right w:val="none" w:sz="0" w:space="0" w:color="auto"/>
          </w:divBdr>
        </w:div>
        <w:div w:id="600575756">
          <w:marLeft w:val="640"/>
          <w:marRight w:val="0"/>
          <w:marTop w:val="0"/>
          <w:marBottom w:val="0"/>
          <w:divBdr>
            <w:top w:val="none" w:sz="0" w:space="0" w:color="auto"/>
            <w:left w:val="none" w:sz="0" w:space="0" w:color="auto"/>
            <w:bottom w:val="none" w:sz="0" w:space="0" w:color="auto"/>
            <w:right w:val="none" w:sz="0" w:space="0" w:color="auto"/>
          </w:divBdr>
        </w:div>
        <w:div w:id="1175339475">
          <w:marLeft w:val="640"/>
          <w:marRight w:val="0"/>
          <w:marTop w:val="0"/>
          <w:marBottom w:val="0"/>
          <w:divBdr>
            <w:top w:val="none" w:sz="0" w:space="0" w:color="auto"/>
            <w:left w:val="none" w:sz="0" w:space="0" w:color="auto"/>
            <w:bottom w:val="none" w:sz="0" w:space="0" w:color="auto"/>
            <w:right w:val="none" w:sz="0" w:space="0" w:color="auto"/>
          </w:divBdr>
        </w:div>
        <w:div w:id="1437750328">
          <w:marLeft w:val="640"/>
          <w:marRight w:val="0"/>
          <w:marTop w:val="0"/>
          <w:marBottom w:val="0"/>
          <w:divBdr>
            <w:top w:val="none" w:sz="0" w:space="0" w:color="auto"/>
            <w:left w:val="none" w:sz="0" w:space="0" w:color="auto"/>
            <w:bottom w:val="none" w:sz="0" w:space="0" w:color="auto"/>
            <w:right w:val="none" w:sz="0" w:space="0" w:color="auto"/>
          </w:divBdr>
        </w:div>
        <w:div w:id="274027245">
          <w:marLeft w:val="640"/>
          <w:marRight w:val="0"/>
          <w:marTop w:val="0"/>
          <w:marBottom w:val="0"/>
          <w:divBdr>
            <w:top w:val="none" w:sz="0" w:space="0" w:color="auto"/>
            <w:left w:val="none" w:sz="0" w:space="0" w:color="auto"/>
            <w:bottom w:val="none" w:sz="0" w:space="0" w:color="auto"/>
            <w:right w:val="none" w:sz="0" w:space="0" w:color="auto"/>
          </w:divBdr>
        </w:div>
        <w:div w:id="1961568358">
          <w:marLeft w:val="640"/>
          <w:marRight w:val="0"/>
          <w:marTop w:val="0"/>
          <w:marBottom w:val="0"/>
          <w:divBdr>
            <w:top w:val="none" w:sz="0" w:space="0" w:color="auto"/>
            <w:left w:val="none" w:sz="0" w:space="0" w:color="auto"/>
            <w:bottom w:val="none" w:sz="0" w:space="0" w:color="auto"/>
            <w:right w:val="none" w:sz="0" w:space="0" w:color="auto"/>
          </w:divBdr>
        </w:div>
        <w:div w:id="1694920088">
          <w:marLeft w:val="640"/>
          <w:marRight w:val="0"/>
          <w:marTop w:val="0"/>
          <w:marBottom w:val="0"/>
          <w:divBdr>
            <w:top w:val="none" w:sz="0" w:space="0" w:color="auto"/>
            <w:left w:val="none" w:sz="0" w:space="0" w:color="auto"/>
            <w:bottom w:val="none" w:sz="0" w:space="0" w:color="auto"/>
            <w:right w:val="none" w:sz="0" w:space="0" w:color="auto"/>
          </w:divBdr>
        </w:div>
        <w:div w:id="352805040">
          <w:marLeft w:val="640"/>
          <w:marRight w:val="0"/>
          <w:marTop w:val="0"/>
          <w:marBottom w:val="0"/>
          <w:divBdr>
            <w:top w:val="none" w:sz="0" w:space="0" w:color="auto"/>
            <w:left w:val="none" w:sz="0" w:space="0" w:color="auto"/>
            <w:bottom w:val="none" w:sz="0" w:space="0" w:color="auto"/>
            <w:right w:val="none" w:sz="0" w:space="0" w:color="auto"/>
          </w:divBdr>
        </w:div>
        <w:div w:id="1890725689">
          <w:marLeft w:val="640"/>
          <w:marRight w:val="0"/>
          <w:marTop w:val="0"/>
          <w:marBottom w:val="0"/>
          <w:divBdr>
            <w:top w:val="none" w:sz="0" w:space="0" w:color="auto"/>
            <w:left w:val="none" w:sz="0" w:space="0" w:color="auto"/>
            <w:bottom w:val="none" w:sz="0" w:space="0" w:color="auto"/>
            <w:right w:val="none" w:sz="0" w:space="0" w:color="auto"/>
          </w:divBdr>
        </w:div>
        <w:div w:id="1038814752">
          <w:marLeft w:val="640"/>
          <w:marRight w:val="0"/>
          <w:marTop w:val="0"/>
          <w:marBottom w:val="0"/>
          <w:divBdr>
            <w:top w:val="none" w:sz="0" w:space="0" w:color="auto"/>
            <w:left w:val="none" w:sz="0" w:space="0" w:color="auto"/>
            <w:bottom w:val="none" w:sz="0" w:space="0" w:color="auto"/>
            <w:right w:val="none" w:sz="0" w:space="0" w:color="auto"/>
          </w:divBdr>
        </w:div>
        <w:div w:id="1918903979">
          <w:marLeft w:val="640"/>
          <w:marRight w:val="0"/>
          <w:marTop w:val="0"/>
          <w:marBottom w:val="0"/>
          <w:divBdr>
            <w:top w:val="none" w:sz="0" w:space="0" w:color="auto"/>
            <w:left w:val="none" w:sz="0" w:space="0" w:color="auto"/>
            <w:bottom w:val="none" w:sz="0" w:space="0" w:color="auto"/>
            <w:right w:val="none" w:sz="0" w:space="0" w:color="auto"/>
          </w:divBdr>
        </w:div>
        <w:div w:id="147281916">
          <w:marLeft w:val="640"/>
          <w:marRight w:val="0"/>
          <w:marTop w:val="0"/>
          <w:marBottom w:val="0"/>
          <w:divBdr>
            <w:top w:val="none" w:sz="0" w:space="0" w:color="auto"/>
            <w:left w:val="none" w:sz="0" w:space="0" w:color="auto"/>
            <w:bottom w:val="none" w:sz="0" w:space="0" w:color="auto"/>
            <w:right w:val="none" w:sz="0" w:space="0" w:color="auto"/>
          </w:divBdr>
        </w:div>
        <w:div w:id="98258297">
          <w:marLeft w:val="640"/>
          <w:marRight w:val="0"/>
          <w:marTop w:val="0"/>
          <w:marBottom w:val="0"/>
          <w:divBdr>
            <w:top w:val="none" w:sz="0" w:space="0" w:color="auto"/>
            <w:left w:val="none" w:sz="0" w:space="0" w:color="auto"/>
            <w:bottom w:val="none" w:sz="0" w:space="0" w:color="auto"/>
            <w:right w:val="none" w:sz="0" w:space="0" w:color="auto"/>
          </w:divBdr>
        </w:div>
        <w:div w:id="890506177">
          <w:marLeft w:val="640"/>
          <w:marRight w:val="0"/>
          <w:marTop w:val="0"/>
          <w:marBottom w:val="0"/>
          <w:divBdr>
            <w:top w:val="none" w:sz="0" w:space="0" w:color="auto"/>
            <w:left w:val="none" w:sz="0" w:space="0" w:color="auto"/>
            <w:bottom w:val="none" w:sz="0" w:space="0" w:color="auto"/>
            <w:right w:val="none" w:sz="0" w:space="0" w:color="auto"/>
          </w:divBdr>
        </w:div>
        <w:div w:id="1749228801">
          <w:marLeft w:val="640"/>
          <w:marRight w:val="0"/>
          <w:marTop w:val="0"/>
          <w:marBottom w:val="0"/>
          <w:divBdr>
            <w:top w:val="none" w:sz="0" w:space="0" w:color="auto"/>
            <w:left w:val="none" w:sz="0" w:space="0" w:color="auto"/>
            <w:bottom w:val="none" w:sz="0" w:space="0" w:color="auto"/>
            <w:right w:val="none" w:sz="0" w:space="0" w:color="auto"/>
          </w:divBdr>
        </w:div>
        <w:div w:id="1064915651">
          <w:marLeft w:val="640"/>
          <w:marRight w:val="0"/>
          <w:marTop w:val="0"/>
          <w:marBottom w:val="0"/>
          <w:divBdr>
            <w:top w:val="none" w:sz="0" w:space="0" w:color="auto"/>
            <w:left w:val="none" w:sz="0" w:space="0" w:color="auto"/>
            <w:bottom w:val="none" w:sz="0" w:space="0" w:color="auto"/>
            <w:right w:val="none" w:sz="0" w:space="0" w:color="auto"/>
          </w:divBdr>
        </w:div>
        <w:div w:id="721683711">
          <w:marLeft w:val="640"/>
          <w:marRight w:val="0"/>
          <w:marTop w:val="0"/>
          <w:marBottom w:val="0"/>
          <w:divBdr>
            <w:top w:val="none" w:sz="0" w:space="0" w:color="auto"/>
            <w:left w:val="none" w:sz="0" w:space="0" w:color="auto"/>
            <w:bottom w:val="none" w:sz="0" w:space="0" w:color="auto"/>
            <w:right w:val="none" w:sz="0" w:space="0" w:color="auto"/>
          </w:divBdr>
        </w:div>
        <w:div w:id="713500029">
          <w:marLeft w:val="640"/>
          <w:marRight w:val="0"/>
          <w:marTop w:val="0"/>
          <w:marBottom w:val="0"/>
          <w:divBdr>
            <w:top w:val="none" w:sz="0" w:space="0" w:color="auto"/>
            <w:left w:val="none" w:sz="0" w:space="0" w:color="auto"/>
            <w:bottom w:val="none" w:sz="0" w:space="0" w:color="auto"/>
            <w:right w:val="none" w:sz="0" w:space="0" w:color="auto"/>
          </w:divBdr>
        </w:div>
        <w:div w:id="1106001415">
          <w:marLeft w:val="640"/>
          <w:marRight w:val="0"/>
          <w:marTop w:val="0"/>
          <w:marBottom w:val="0"/>
          <w:divBdr>
            <w:top w:val="none" w:sz="0" w:space="0" w:color="auto"/>
            <w:left w:val="none" w:sz="0" w:space="0" w:color="auto"/>
            <w:bottom w:val="none" w:sz="0" w:space="0" w:color="auto"/>
            <w:right w:val="none" w:sz="0" w:space="0" w:color="auto"/>
          </w:divBdr>
        </w:div>
        <w:div w:id="773745951">
          <w:marLeft w:val="640"/>
          <w:marRight w:val="0"/>
          <w:marTop w:val="0"/>
          <w:marBottom w:val="0"/>
          <w:divBdr>
            <w:top w:val="none" w:sz="0" w:space="0" w:color="auto"/>
            <w:left w:val="none" w:sz="0" w:space="0" w:color="auto"/>
            <w:bottom w:val="none" w:sz="0" w:space="0" w:color="auto"/>
            <w:right w:val="none" w:sz="0" w:space="0" w:color="auto"/>
          </w:divBdr>
        </w:div>
        <w:div w:id="1831093200">
          <w:marLeft w:val="640"/>
          <w:marRight w:val="0"/>
          <w:marTop w:val="0"/>
          <w:marBottom w:val="0"/>
          <w:divBdr>
            <w:top w:val="none" w:sz="0" w:space="0" w:color="auto"/>
            <w:left w:val="none" w:sz="0" w:space="0" w:color="auto"/>
            <w:bottom w:val="none" w:sz="0" w:space="0" w:color="auto"/>
            <w:right w:val="none" w:sz="0" w:space="0" w:color="auto"/>
          </w:divBdr>
        </w:div>
        <w:div w:id="362022784">
          <w:marLeft w:val="640"/>
          <w:marRight w:val="0"/>
          <w:marTop w:val="0"/>
          <w:marBottom w:val="0"/>
          <w:divBdr>
            <w:top w:val="none" w:sz="0" w:space="0" w:color="auto"/>
            <w:left w:val="none" w:sz="0" w:space="0" w:color="auto"/>
            <w:bottom w:val="none" w:sz="0" w:space="0" w:color="auto"/>
            <w:right w:val="none" w:sz="0" w:space="0" w:color="auto"/>
          </w:divBdr>
        </w:div>
        <w:div w:id="1353991166">
          <w:marLeft w:val="640"/>
          <w:marRight w:val="0"/>
          <w:marTop w:val="0"/>
          <w:marBottom w:val="0"/>
          <w:divBdr>
            <w:top w:val="none" w:sz="0" w:space="0" w:color="auto"/>
            <w:left w:val="none" w:sz="0" w:space="0" w:color="auto"/>
            <w:bottom w:val="none" w:sz="0" w:space="0" w:color="auto"/>
            <w:right w:val="none" w:sz="0" w:space="0" w:color="auto"/>
          </w:divBdr>
        </w:div>
        <w:div w:id="231239072">
          <w:marLeft w:val="640"/>
          <w:marRight w:val="0"/>
          <w:marTop w:val="0"/>
          <w:marBottom w:val="0"/>
          <w:divBdr>
            <w:top w:val="none" w:sz="0" w:space="0" w:color="auto"/>
            <w:left w:val="none" w:sz="0" w:space="0" w:color="auto"/>
            <w:bottom w:val="none" w:sz="0" w:space="0" w:color="auto"/>
            <w:right w:val="none" w:sz="0" w:space="0" w:color="auto"/>
          </w:divBdr>
        </w:div>
        <w:div w:id="1120611048">
          <w:marLeft w:val="640"/>
          <w:marRight w:val="0"/>
          <w:marTop w:val="0"/>
          <w:marBottom w:val="0"/>
          <w:divBdr>
            <w:top w:val="none" w:sz="0" w:space="0" w:color="auto"/>
            <w:left w:val="none" w:sz="0" w:space="0" w:color="auto"/>
            <w:bottom w:val="none" w:sz="0" w:space="0" w:color="auto"/>
            <w:right w:val="none" w:sz="0" w:space="0" w:color="auto"/>
          </w:divBdr>
        </w:div>
        <w:div w:id="182980706">
          <w:marLeft w:val="640"/>
          <w:marRight w:val="0"/>
          <w:marTop w:val="0"/>
          <w:marBottom w:val="0"/>
          <w:divBdr>
            <w:top w:val="none" w:sz="0" w:space="0" w:color="auto"/>
            <w:left w:val="none" w:sz="0" w:space="0" w:color="auto"/>
            <w:bottom w:val="none" w:sz="0" w:space="0" w:color="auto"/>
            <w:right w:val="none" w:sz="0" w:space="0" w:color="auto"/>
          </w:divBdr>
        </w:div>
        <w:div w:id="125247576">
          <w:marLeft w:val="640"/>
          <w:marRight w:val="0"/>
          <w:marTop w:val="0"/>
          <w:marBottom w:val="0"/>
          <w:divBdr>
            <w:top w:val="none" w:sz="0" w:space="0" w:color="auto"/>
            <w:left w:val="none" w:sz="0" w:space="0" w:color="auto"/>
            <w:bottom w:val="none" w:sz="0" w:space="0" w:color="auto"/>
            <w:right w:val="none" w:sz="0" w:space="0" w:color="auto"/>
          </w:divBdr>
        </w:div>
        <w:div w:id="1415393516">
          <w:marLeft w:val="640"/>
          <w:marRight w:val="0"/>
          <w:marTop w:val="0"/>
          <w:marBottom w:val="0"/>
          <w:divBdr>
            <w:top w:val="none" w:sz="0" w:space="0" w:color="auto"/>
            <w:left w:val="none" w:sz="0" w:space="0" w:color="auto"/>
            <w:bottom w:val="none" w:sz="0" w:space="0" w:color="auto"/>
            <w:right w:val="none" w:sz="0" w:space="0" w:color="auto"/>
          </w:divBdr>
        </w:div>
        <w:div w:id="1743285145">
          <w:marLeft w:val="640"/>
          <w:marRight w:val="0"/>
          <w:marTop w:val="0"/>
          <w:marBottom w:val="0"/>
          <w:divBdr>
            <w:top w:val="none" w:sz="0" w:space="0" w:color="auto"/>
            <w:left w:val="none" w:sz="0" w:space="0" w:color="auto"/>
            <w:bottom w:val="none" w:sz="0" w:space="0" w:color="auto"/>
            <w:right w:val="none" w:sz="0" w:space="0" w:color="auto"/>
          </w:divBdr>
        </w:div>
        <w:div w:id="1957520259">
          <w:marLeft w:val="640"/>
          <w:marRight w:val="0"/>
          <w:marTop w:val="0"/>
          <w:marBottom w:val="0"/>
          <w:divBdr>
            <w:top w:val="none" w:sz="0" w:space="0" w:color="auto"/>
            <w:left w:val="none" w:sz="0" w:space="0" w:color="auto"/>
            <w:bottom w:val="none" w:sz="0" w:space="0" w:color="auto"/>
            <w:right w:val="none" w:sz="0" w:space="0" w:color="auto"/>
          </w:divBdr>
        </w:div>
        <w:div w:id="1276907580">
          <w:marLeft w:val="640"/>
          <w:marRight w:val="0"/>
          <w:marTop w:val="0"/>
          <w:marBottom w:val="0"/>
          <w:divBdr>
            <w:top w:val="none" w:sz="0" w:space="0" w:color="auto"/>
            <w:left w:val="none" w:sz="0" w:space="0" w:color="auto"/>
            <w:bottom w:val="none" w:sz="0" w:space="0" w:color="auto"/>
            <w:right w:val="none" w:sz="0" w:space="0" w:color="auto"/>
          </w:divBdr>
        </w:div>
        <w:div w:id="1259022552">
          <w:marLeft w:val="640"/>
          <w:marRight w:val="0"/>
          <w:marTop w:val="0"/>
          <w:marBottom w:val="0"/>
          <w:divBdr>
            <w:top w:val="none" w:sz="0" w:space="0" w:color="auto"/>
            <w:left w:val="none" w:sz="0" w:space="0" w:color="auto"/>
            <w:bottom w:val="none" w:sz="0" w:space="0" w:color="auto"/>
            <w:right w:val="none" w:sz="0" w:space="0" w:color="auto"/>
          </w:divBdr>
        </w:div>
        <w:div w:id="2090275160">
          <w:marLeft w:val="640"/>
          <w:marRight w:val="0"/>
          <w:marTop w:val="0"/>
          <w:marBottom w:val="0"/>
          <w:divBdr>
            <w:top w:val="none" w:sz="0" w:space="0" w:color="auto"/>
            <w:left w:val="none" w:sz="0" w:space="0" w:color="auto"/>
            <w:bottom w:val="none" w:sz="0" w:space="0" w:color="auto"/>
            <w:right w:val="none" w:sz="0" w:space="0" w:color="auto"/>
          </w:divBdr>
        </w:div>
        <w:div w:id="2023193163">
          <w:marLeft w:val="640"/>
          <w:marRight w:val="0"/>
          <w:marTop w:val="0"/>
          <w:marBottom w:val="0"/>
          <w:divBdr>
            <w:top w:val="none" w:sz="0" w:space="0" w:color="auto"/>
            <w:left w:val="none" w:sz="0" w:space="0" w:color="auto"/>
            <w:bottom w:val="none" w:sz="0" w:space="0" w:color="auto"/>
            <w:right w:val="none" w:sz="0" w:space="0" w:color="auto"/>
          </w:divBdr>
        </w:div>
        <w:div w:id="1282614901">
          <w:marLeft w:val="640"/>
          <w:marRight w:val="0"/>
          <w:marTop w:val="0"/>
          <w:marBottom w:val="0"/>
          <w:divBdr>
            <w:top w:val="none" w:sz="0" w:space="0" w:color="auto"/>
            <w:left w:val="none" w:sz="0" w:space="0" w:color="auto"/>
            <w:bottom w:val="none" w:sz="0" w:space="0" w:color="auto"/>
            <w:right w:val="none" w:sz="0" w:space="0" w:color="auto"/>
          </w:divBdr>
        </w:div>
        <w:div w:id="1527521881">
          <w:marLeft w:val="640"/>
          <w:marRight w:val="0"/>
          <w:marTop w:val="0"/>
          <w:marBottom w:val="0"/>
          <w:divBdr>
            <w:top w:val="none" w:sz="0" w:space="0" w:color="auto"/>
            <w:left w:val="none" w:sz="0" w:space="0" w:color="auto"/>
            <w:bottom w:val="none" w:sz="0" w:space="0" w:color="auto"/>
            <w:right w:val="none" w:sz="0" w:space="0" w:color="auto"/>
          </w:divBdr>
        </w:div>
        <w:div w:id="908198957">
          <w:marLeft w:val="640"/>
          <w:marRight w:val="0"/>
          <w:marTop w:val="0"/>
          <w:marBottom w:val="0"/>
          <w:divBdr>
            <w:top w:val="none" w:sz="0" w:space="0" w:color="auto"/>
            <w:left w:val="none" w:sz="0" w:space="0" w:color="auto"/>
            <w:bottom w:val="none" w:sz="0" w:space="0" w:color="auto"/>
            <w:right w:val="none" w:sz="0" w:space="0" w:color="auto"/>
          </w:divBdr>
        </w:div>
        <w:div w:id="730931394">
          <w:marLeft w:val="640"/>
          <w:marRight w:val="0"/>
          <w:marTop w:val="0"/>
          <w:marBottom w:val="0"/>
          <w:divBdr>
            <w:top w:val="none" w:sz="0" w:space="0" w:color="auto"/>
            <w:left w:val="none" w:sz="0" w:space="0" w:color="auto"/>
            <w:bottom w:val="none" w:sz="0" w:space="0" w:color="auto"/>
            <w:right w:val="none" w:sz="0" w:space="0" w:color="auto"/>
          </w:divBdr>
        </w:div>
        <w:div w:id="1044718455">
          <w:marLeft w:val="640"/>
          <w:marRight w:val="0"/>
          <w:marTop w:val="0"/>
          <w:marBottom w:val="0"/>
          <w:divBdr>
            <w:top w:val="none" w:sz="0" w:space="0" w:color="auto"/>
            <w:left w:val="none" w:sz="0" w:space="0" w:color="auto"/>
            <w:bottom w:val="none" w:sz="0" w:space="0" w:color="auto"/>
            <w:right w:val="none" w:sz="0" w:space="0" w:color="auto"/>
          </w:divBdr>
        </w:div>
        <w:div w:id="836189596">
          <w:marLeft w:val="640"/>
          <w:marRight w:val="0"/>
          <w:marTop w:val="0"/>
          <w:marBottom w:val="0"/>
          <w:divBdr>
            <w:top w:val="none" w:sz="0" w:space="0" w:color="auto"/>
            <w:left w:val="none" w:sz="0" w:space="0" w:color="auto"/>
            <w:bottom w:val="none" w:sz="0" w:space="0" w:color="auto"/>
            <w:right w:val="none" w:sz="0" w:space="0" w:color="auto"/>
          </w:divBdr>
        </w:div>
        <w:div w:id="324826925">
          <w:marLeft w:val="640"/>
          <w:marRight w:val="0"/>
          <w:marTop w:val="0"/>
          <w:marBottom w:val="0"/>
          <w:divBdr>
            <w:top w:val="none" w:sz="0" w:space="0" w:color="auto"/>
            <w:left w:val="none" w:sz="0" w:space="0" w:color="auto"/>
            <w:bottom w:val="none" w:sz="0" w:space="0" w:color="auto"/>
            <w:right w:val="none" w:sz="0" w:space="0" w:color="auto"/>
          </w:divBdr>
        </w:div>
        <w:div w:id="387802081">
          <w:marLeft w:val="640"/>
          <w:marRight w:val="0"/>
          <w:marTop w:val="0"/>
          <w:marBottom w:val="0"/>
          <w:divBdr>
            <w:top w:val="none" w:sz="0" w:space="0" w:color="auto"/>
            <w:left w:val="none" w:sz="0" w:space="0" w:color="auto"/>
            <w:bottom w:val="none" w:sz="0" w:space="0" w:color="auto"/>
            <w:right w:val="none" w:sz="0" w:space="0" w:color="auto"/>
          </w:divBdr>
        </w:div>
        <w:div w:id="1375497205">
          <w:marLeft w:val="640"/>
          <w:marRight w:val="0"/>
          <w:marTop w:val="0"/>
          <w:marBottom w:val="0"/>
          <w:divBdr>
            <w:top w:val="none" w:sz="0" w:space="0" w:color="auto"/>
            <w:left w:val="none" w:sz="0" w:space="0" w:color="auto"/>
            <w:bottom w:val="none" w:sz="0" w:space="0" w:color="auto"/>
            <w:right w:val="none" w:sz="0" w:space="0" w:color="auto"/>
          </w:divBdr>
        </w:div>
        <w:div w:id="1237281252">
          <w:marLeft w:val="640"/>
          <w:marRight w:val="0"/>
          <w:marTop w:val="0"/>
          <w:marBottom w:val="0"/>
          <w:divBdr>
            <w:top w:val="none" w:sz="0" w:space="0" w:color="auto"/>
            <w:left w:val="none" w:sz="0" w:space="0" w:color="auto"/>
            <w:bottom w:val="none" w:sz="0" w:space="0" w:color="auto"/>
            <w:right w:val="none" w:sz="0" w:space="0" w:color="auto"/>
          </w:divBdr>
        </w:div>
        <w:div w:id="1832670202">
          <w:marLeft w:val="640"/>
          <w:marRight w:val="0"/>
          <w:marTop w:val="0"/>
          <w:marBottom w:val="0"/>
          <w:divBdr>
            <w:top w:val="none" w:sz="0" w:space="0" w:color="auto"/>
            <w:left w:val="none" w:sz="0" w:space="0" w:color="auto"/>
            <w:bottom w:val="none" w:sz="0" w:space="0" w:color="auto"/>
            <w:right w:val="none" w:sz="0" w:space="0" w:color="auto"/>
          </w:divBdr>
        </w:div>
        <w:div w:id="1228998669">
          <w:marLeft w:val="640"/>
          <w:marRight w:val="0"/>
          <w:marTop w:val="0"/>
          <w:marBottom w:val="0"/>
          <w:divBdr>
            <w:top w:val="none" w:sz="0" w:space="0" w:color="auto"/>
            <w:left w:val="none" w:sz="0" w:space="0" w:color="auto"/>
            <w:bottom w:val="none" w:sz="0" w:space="0" w:color="auto"/>
            <w:right w:val="none" w:sz="0" w:space="0" w:color="auto"/>
          </w:divBdr>
        </w:div>
        <w:div w:id="1738740690">
          <w:marLeft w:val="640"/>
          <w:marRight w:val="0"/>
          <w:marTop w:val="0"/>
          <w:marBottom w:val="0"/>
          <w:divBdr>
            <w:top w:val="none" w:sz="0" w:space="0" w:color="auto"/>
            <w:left w:val="none" w:sz="0" w:space="0" w:color="auto"/>
            <w:bottom w:val="none" w:sz="0" w:space="0" w:color="auto"/>
            <w:right w:val="none" w:sz="0" w:space="0" w:color="auto"/>
          </w:divBdr>
        </w:div>
        <w:div w:id="2068720209">
          <w:marLeft w:val="640"/>
          <w:marRight w:val="0"/>
          <w:marTop w:val="0"/>
          <w:marBottom w:val="0"/>
          <w:divBdr>
            <w:top w:val="none" w:sz="0" w:space="0" w:color="auto"/>
            <w:left w:val="none" w:sz="0" w:space="0" w:color="auto"/>
            <w:bottom w:val="none" w:sz="0" w:space="0" w:color="auto"/>
            <w:right w:val="none" w:sz="0" w:space="0" w:color="auto"/>
          </w:divBdr>
        </w:div>
        <w:div w:id="1760060456">
          <w:marLeft w:val="640"/>
          <w:marRight w:val="0"/>
          <w:marTop w:val="0"/>
          <w:marBottom w:val="0"/>
          <w:divBdr>
            <w:top w:val="none" w:sz="0" w:space="0" w:color="auto"/>
            <w:left w:val="none" w:sz="0" w:space="0" w:color="auto"/>
            <w:bottom w:val="none" w:sz="0" w:space="0" w:color="auto"/>
            <w:right w:val="none" w:sz="0" w:space="0" w:color="auto"/>
          </w:divBdr>
        </w:div>
        <w:div w:id="33358449">
          <w:marLeft w:val="640"/>
          <w:marRight w:val="0"/>
          <w:marTop w:val="0"/>
          <w:marBottom w:val="0"/>
          <w:divBdr>
            <w:top w:val="none" w:sz="0" w:space="0" w:color="auto"/>
            <w:left w:val="none" w:sz="0" w:space="0" w:color="auto"/>
            <w:bottom w:val="none" w:sz="0" w:space="0" w:color="auto"/>
            <w:right w:val="none" w:sz="0" w:space="0" w:color="auto"/>
          </w:divBdr>
        </w:div>
        <w:div w:id="693381973">
          <w:marLeft w:val="640"/>
          <w:marRight w:val="0"/>
          <w:marTop w:val="0"/>
          <w:marBottom w:val="0"/>
          <w:divBdr>
            <w:top w:val="none" w:sz="0" w:space="0" w:color="auto"/>
            <w:left w:val="none" w:sz="0" w:space="0" w:color="auto"/>
            <w:bottom w:val="none" w:sz="0" w:space="0" w:color="auto"/>
            <w:right w:val="none" w:sz="0" w:space="0" w:color="auto"/>
          </w:divBdr>
        </w:div>
        <w:div w:id="2513748">
          <w:marLeft w:val="640"/>
          <w:marRight w:val="0"/>
          <w:marTop w:val="0"/>
          <w:marBottom w:val="0"/>
          <w:divBdr>
            <w:top w:val="none" w:sz="0" w:space="0" w:color="auto"/>
            <w:left w:val="none" w:sz="0" w:space="0" w:color="auto"/>
            <w:bottom w:val="none" w:sz="0" w:space="0" w:color="auto"/>
            <w:right w:val="none" w:sz="0" w:space="0" w:color="auto"/>
          </w:divBdr>
        </w:div>
        <w:div w:id="914507664">
          <w:marLeft w:val="640"/>
          <w:marRight w:val="0"/>
          <w:marTop w:val="0"/>
          <w:marBottom w:val="0"/>
          <w:divBdr>
            <w:top w:val="none" w:sz="0" w:space="0" w:color="auto"/>
            <w:left w:val="none" w:sz="0" w:space="0" w:color="auto"/>
            <w:bottom w:val="none" w:sz="0" w:space="0" w:color="auto"/>
            <w:right w:val="none" w:sz="0" w:space="0" w:color="auto"/>
          </w:divBdr>
        </w:div>
        <w:div w:id="2126458260">
          <w:marLeft w:val="640"/>
          <w:marRight w:val="0"/>
          <w:marTop w:val="0"/>
          <w:marBottom w:val="0"/>
          <w:divBdr>
            <w:top w:val="none" w:sz="0" w:space="0" w:color="auto"/>
            <w:left w:val="none" w:sz="0" w:space="0" w:color="auto"/>
            <w:bottom w:val="none" w:sz="0" w:space="0" w:color="auto"/>
            <w:right w:val="none" w:sz="0" w:space="0" w:color="auto"/>
          </w:divBdr>
        </w:div>
        <w:div w:id="335808299">
          <w:marLeft w:val="640"/>
          <w:marRight w:val="0"/>
          <w:marTop w:val="0"/>
          <w:marBottom w:val="0"/>
          <w:divBdr>
            <w:top w:val="none" w:sz="0" w:space="0" w:color="auto"/>
            <w:left w:val="none" w:sz="0" w:space="0" w:color="auto"/>
            <w:bottom w:val="none" w:sz="0" w:space="0" w:color="auto"/>
            <w:right w:val="none" w:sz="0" w:space="0" w:color="auto"/>
          </w:divBdr>
        </w:div>
        <w:div w:id="1994065698">
          <w:marLeft w:val="640"/>
          <w:marRight w:val="0"/>
          <w:marTop w:val="0"/>
          <w:marBottom w:val="0"/>
          <w:divBdr>
            <w:top w:val="none" w:sz="0" w:space="0" w:color="auto"/>
            <w:left w:val="none" w:sz="0" w:space="0" w:color="auto"/>
            <w:bottom w:val="none" w:sz="0" w:space="0" w:color="auto"/>
            <w:right w:val="none" w:sz="0" w:space="0" w:color="auto"/>
          </w:divBdr>
        </w:div>
        <w:div w:id="1031802290">
          <w:marLeft w:val="640"/>
          <w:marRight w:val="0"/>
          <w:marTop w:val="0"/>
          <w:marBottom w:val="0"/>
          <w:divBdr>
            <w:top w:val="none" w:sz="0" w:space="0" w:color="auto"/>
            <w:left w:val="none" w:sz="0" w:space="0" w:color="auto"/>
            <w:bottom w:val="none" w:sz="0" w:space="0" w:color="auto"/>
            <w:right w:val="none" w:sz="0" w:space="0" w:color="auto"/>
          </w:divBdr>
        </w:div>
        <w:div w:id="1899781916">
          <w:marLeft w:val="640"/>
          <w:marRight w:val="0"/>
          <w:marTop w:val="0"/>
          <w:marBottom w:val="0"/>
          <w:divBdr>
            <w:top w:val="none" w:sz="0" w:space="0" w:color="auto"/>
            <w:left w:val="none" w:sz="0" w:space="0" w:color="auto"/>
            <w:bottom w:val="none" w:sz="0" w:space="0" w:color="auto"/>
            <w:right w:val="none" w:sz="0" w:space="0" w:color="auto"/>
          </w:divBdr>
        </w:div>
        <w:div w:id="1607155799">
          <w:marLeft w:val="640"/>
          <w:marRight w:val="0"/>
          <w:marTop w:val="0"/>
          <w:marBottom w:val="0"/>
          <w:divBdr>
            <w:top w:val="none" w:sz="0" w:space="0" w:color="auto"/>
            <w:left w:val="none" w:sz="0" w:space="0" w:color="auto"/>
            <w:bottom w:val="none" w:sz="0" w:space="0" w:color="auto"/>
            <w:right w:val="none" w:sz="0" w:space="0" w:color="auto"/>
          </w:divBdr>
        </w:div>
        <w:div w:id="1908494493">
          <w:marLeft w:val="640"/>
          <w:marRight w:val="0"/>
          <w:marTop w:val="0"/>
          <w:marBottom w:val="0"/>
          <w:divBdr>
            <w:top w:val="none" w:sz="0" w:space="0" w:color="auto"/>
            <w:left w:val="none" w:sz="0" w:space="0" w:color="auto"/>
            <w:bottom w:val="none" w:sz="0" w:space="0" w:color="auto"/>
            <w:right w:val="none" w:sz="0" w:space="0" w:color="auto"/>
          </w:divBdr>
        </w:div>
        <w:div w:id="1085414638">
          <w:marLeft w:val="640"/>
          <w:marRight w:val="0"/>
          <w:marTop w:val="0"/>
          <w:marBottom w:val="0"/>
          <w:divBdr>
            <w:top w:val="none" w:sz="0" w:space="0" w:color="auto"/>
            <w:left w:val="none" w:sz="0" w:space="0" w:color="auto"/>
            <w:bottom w:val="none" w:sz="0" w:space="0" w:color="auto"/>
            <w:right w:val="none" w:sz="0" w:space="0" w:color="auto"/>
          </w:divBdr>
        </w:div>
        <w:div w:id="1863124456">
          <w:marLeft w:val="640"/>
          <w:marRight w:val="0"/>
          <w:marTop w:val="0"/>
          <w:marBottom w:val="0"/>
          <w:divBdr>
            <w:top w:val="none" w:sz="0" w:space="0" w:color="auto"/>
            <w:left w:val="none" w:sz="0" w:space="0" w:color="auto"/>
            <w:bottom w:val="none" w:sz="0" w:space="0" w:color="auto"/>
            <w:right w:val="none" w:sz="0" w:space="0" w:color="auto"/>
          </w:divBdr>
        </w:div>
        <w:div w:id="533661320">
          <w:marLeft w:val="640"/>
          <w:marRight w:val="0"/>
          <w:marTop w:val="0"/>
          <w:marBottom w:val="0"/>
          <w:divBdr>
            <w:top w:val="none" w:sz="0" w:space="0" w:color="auto"/>
            <w:left w:val="none" w:sz="0" w:space="0" w:color="auto"/>
            <w:bottom w:val="none" w:sz="0" w:space="0" w:color="auto"/>
            <w:right w:val="none" w:sz="0" w:space="0" w:color="auto"/>
          </w:divBdr>
        </w:div>
        <w:div w:id="703098237">
          <w:marLeft w:val="640"/>
          <w:marRight w:val="0"/>
          <w:marTop w:val="0"/>
          <w:marBottom w:val="0"/>
          <w:divBdr>
            <w:top w:val="none" w:sz="0" w:space="0" w:color="auto"/>
            <w:left w:val="none" w:sz="0" w:space="0" w:color="auto"/>
            <w:bottom w:val="none" w:sz="0" w:space="0" w:color="auto"/>
            <w:right w:val="none" w:sz="0" w:space="0" w:color="auto"/>
          </w:divBdr>
        </w:div>
        <w:div w:id="1790509313">
          <w:marLeft w:val="640"/>
          <w:marRight w:val="0"/>
          <w:marTop w:val="0"/>
          <w:marBottom w:val="0"/>
          <w:divBdr>
            <w:top w:val="none" w:sz="0" w:space="0" w:color="auto"/>
            <w:left w:val="none" w:sz="0" w:space="0" w:color="auto"/>
            <w:bottom w:val="none" w:sz="0" w:space="0" w:color="auto"/>
            <w:right w:val="none" w:sz="0" w:space="0" w:color="auto"/>
          </w:divBdr>
        </w:div>
        <w:div w:id="395931946">
          <w:marLeft w:val="640"/>
          <w:marRight w:val="0"/>
          <w:marTop w:val="0"/>
          <w:marBottom w:val="0"/>
          <w:divBdr>
            <w:top w:val="none" w:sz="0" w:space="0" w:color="auto"/>
            <w:left w:val="none" w:sz="0" w:space="0" w:color="auto"/>
            <w:bottom w:val="none" w:sz="0" w:space="0" w:color="auto"/>
            <w:right w:val="none" w:sz="0" w:space="0" w:color="auto"/>
          </w:divBdr>
        </w:div>
        <w:div w:id="102966045">
          <w:marLeft w:val="640"/>
          <w:marRight w:val="0"/>
          <w:marTop w:val="0"/>
          <w:marBottom w:val="0"/>
          <w:divBdr>
            <w:top w:val="none" w:sz="0" w:space="0" w:color="auto"/>
            <w:left w:val="none" w:sz="0" w:space="0" w:color="auto"/>
            <w:bottom w:val="none" w:sz="0" w:space="0" w:color="auto"/>
            <w:right w:val="none" w:sz="0" w:space="0" w:color="auto"/>
          </w:divBdr>
        </w:div>
        <w:div w:id="568223914">
          <w:marLeft w:val="640"/>
          <w:marRight w:val="0"/>
          <w:marTop w:val="0"/>
          <w:marBottom w:val="0"/>
          <w:divBdr>
            <w:top w:val="none" w:sz="0" w:space="0" w:color="auto"/>
            <w:left w:val="none" w:sz="0" w:space="0" w:color="auto"/>
            <w:bottom w:val="none" w:sz="0" w:space="0" w:color="auto"/>
            <w:right w:val="none" w:sz="0" w:space="0" w:color="auto"/>
          </w:divBdr>
        </w:div>
      </w:divsChild>
    </w:div>
    <w:div w:id="1635670302">
      <w:bodyDiv w:val="1"/>
      <w:marLeft w:val="0"/>
      <w:marRight w:val="0"/>
      <w:marTop w:val="0"/>
      <w:marBottom w:val="0"/>
      <w:divBdr>
        <w:top w:val="none" w:sz="0" w:space="0" w:color="auto"/>
        <w:left w:val="none" w:sz="0" w:space="0" w:color="auto"/>
        <w:bottom w:val="none" w:sz="0" w:space="0" w:color="auto"/>
        <w:right w:val="none" w:sz="0" w:space="0" w:color="auto"/>
      </w:divBdr>
      <w:divsChild>
        <w:div w:id="1673222688">
          <w:marLeft w:val="640"/>
          <w:marRight w:val="0"/>
          <w:marTop w:val="0"/>
          <w:marBottom w:val="0"/>
          <w:divBdr>
            <w:top w:val="none" w:sz="0" w:space="0" w:color="auto"/>
            <w:left w:val="none" w:sz="0" w:space="0" w:color="auto"/>
            <w:bottom w:val="none" w:sz="0" w:space="0" w:color="auto"/>
            <w:right w:val="none" w:sz="0" w:space="0" w:color="auto"/>
          </w:divBdr>
        </w:div>
        <w:div w:id="237911389">
          <w:marLeft w:val="640"/>
          <w:marRight w:val="0"/>
          <w:marTop w:val="0"/>
          <w:marBottom w:val="0"/>
          <w:divBdr>
            <w:top w:val="none" w:sz="0" w:space="0" w:color="auto"/>
            <w:left w:val="none" w:sz="0" w:space="0" w:color="auto"/>
            <w:bottom w:val="none" w:sz="0" w:space="0" w:color="auto"/>
            <w:right w:val="none" w:sz="0" w:space="0" w:color="auto"/>
          </w:divBdr>
        </w:div>
        <w:div w:id="680132707">
          <w:marLeft w:val="640"/>
          <w:marRight w:val="0"/>
          <w:marTop w:val="0"/>
          <w:marBottom w:val="0"/>
          <w:divBdr>
            <w:top w:val="none" w:sz="0" w:space="0" w:color="auto"/>
            <w:left w:val="none" w:sz="0" w:space="0" w:color="auto"/>
            <w:bottom w:val="none" w:sz="0" w:space="0" w:color="auto"/>
            <w:right w:val="none" w:sz="0" w:space="0" w:color="auto"/>
          </w:divBdr>
        </w:div>
        <w:div w:id="1859082933">
          <w:marLeft w:val="640"/>
          <w:marRight w:val="0"/>
          <w:marTop w:val="0"/>
          <w:marBottom w:val="0"/>
          <w:divBdr>
            <w:top w:val="none" w:sz="0" w:space="0" w:color="auto"/>
            <w:left w:val="none" w:sz="0" w:space="0" w:color="auto"/>
            <w:bottom w:val="none" w:sz="0" w:space="0" w:color="auto"/>
            <w:right w:val="none" w:sz="0" w:space="0" w:color="auto"/>
          </w:divBdr>
        </w:div>
        <w:div w:id="2047563365">
          <w:marLeft w:val="640"/>
          <w:marRight w:val="0"/>
          <w:marTop w:val="0"/>
          <w:marBottom w:val="0"/>
          <w:divBdr>
            <w:top w:val="none" w:sz="0" w:space="0" w:color="auto"/>
            <w:left w:val="none" w:sz="0" w:space="0" w:color="auto"/>
            <w:bottom w:val="none" w:sz="0" w:space="0" w:color="auto"/>
            <w:right w:val="none" w:sz="0" w:space="0" w:color="auto"/>
          </w:divBdr>
        </w:div>
        <w:div w:id="208304706">
          <w:marLeft w:val="640"/>
          <w:marRight w:val="0"/>
          <w:marTop w:val="0"/>
          <w:marBottom w:val="0"/>
          <w:divBdr>
            <w:top w:val="none" w:sz="0" w:space="0" w:color="auto"/>
            <w:left w:val="none" w:sz="0" w:space="0" w:color="auto"/>
            <w:bottom w:val="none" w:sz="0" w:space="0" w:color="auto"/>
            <w:right w:val="none" w:sz="0" w:space="0" w:color="auto"/>
          </w:divBdr>
        </w:div>
        <w:div w:id="1741437680">
          <w:marLeft w:val="640"/>
          <w:marRight w:val="0"/>
          <w:marTop w:val="0"/>
          <w:marBottom w:val="0"/>
          <w:divBdr>
            <w:top w:val="none" w:sz="0" w:space="0" w:color="auto"/>
            <w:left w:val="none" w:sz="0" w:space="0" w:color="auto"/>
            <w:bottom w:val="none" w:sz="0" w:space="0" w:color="auto"/>
            <w:right w:val="none" w:sz="0" w:space="0" w:color="auto"/>
          </w:divBdr>
        </w:div>
        <w:div w:id="589848314">
          <w:marLeft w:val="640"/>
          <w:marRight w:val="0"/>
          <w:marTop w:val="0"/>
          <w:marBottom w:val="0"/>
          <w:divBdr>
            <w:top w:val="none" w:sz="0" w:space="0" w:color="auto"/>
            <w:left w:val="none" w:sz="0" w:space="0" w:color="auto"/>
            <w:bottom w:val="none" w:sz="0" w:space="0" w:color="auto"/>
            <w:right w:val="none" w:sz="0" w:space="0" w:color="auto"/>
          </w:divBdr>
        </w:div>
        <w:div w:id="899360397">
          <w:marLeft w:val="640"/>
          <w:marRight w:val="0"/>
          <w:marTop w:val="0"/>
          <w:marBottom w:val="0"/>
          <w:divBdr>
            <w:top w:val="none" w:sz="0" w:space="0" w:color="auto"/>
            <w:left w:val="none" w:sz="0" w:space="0" w:color="auto"/>
            <w:bottom w:val="none" w:sz="0" w:space="0" w:color="auto"/>
            <w:right w:val="none" w:sz="0" w:space="0" w:color="auto"/>
          </w:divBdr>
        </w:div>
        <w:div w:id="2053772696">
          <w:marLeft w:val="640"/>
          <w:marRight w:val="0"/>
          <w:marTop w:val="0"/>
          <w:marBottom w:val="0"/>
          <w:divBdr>
            <w:top w:val="none" w:sz="0" w:space="0" w:color="auto"/>
            <w:left w:val="none" w:sz="0" w:space="0" w:color="auto"/>
            <w:bottom w:val="none" w:sz="0" w:space="0" w:color="auto"/>
            <w:right w:val="none" w:sz="0" w:space="0" w:color="auto"/>
          </w:divBdr>
        </w:div>
        <w:div w:id="1801924393">
          <w:marLeft w:val="640"/>
          <w:marRight w:val="0"/>
          <w:marTop w:val="0"/>
          <w:marBottom w:val="0"/>
          <w:divBdr>
            <w:top w:val="none" w:sz="0" w:space="0" w:color="auto"/>
            <w:left w:val="none" w:sz="0" w:space="0" w:color="auto"/>
            <w:bottom w:val="none" w:sz="0" w:space="0" w:color="auto"/>
            <w:right w:val="none" w:sz="0" w:space="0" w:color="auto"/>
          </w:divBdr>
        </w:div>
        <w:div w:id="1590234879">
          <w:marLeft w:val="640"/>
          <w:marRight w:val="0"/>
          <w:marTop w:val="0"/>
          <w:marBottom w:val="0"/>
          <w:divBdr>
            <w:top w:val="none" w:sz="0" w:space="0" w:color="auto"/>
            <w:left w:val="none" w:sz="0" w:space="0" w:color="auto"/>
            <w:bottom w:val="none" w:sz="0" w:space="0" w:color="auto"/>
            <w:right w:val="none" w:sz="0" w:space="0" w:color="auto"/>
          </w:divBdr>
        </w:div>
        <w:div w:id="1424108356">
          <w:marLeft w:val="640"/>
          <w:marRight w:val="0"/>
          <w:marTop w:val="0"/>
          <w:marBottom w:val="0"/>
          <w:divBdr>
            <w:top w:val="none" w:sz="0" w:space="0" w:color="auto"/>
            <w:left w:val="none" w:sz="0" w:space="0" w:color="auto"/>
            <w:bottom w:val="none" w:sz="0" w:space="0" w:color="auto"/>
            <w:right w:val="none" w:sz="0" w:space="0" w:color="auto"/>
          </w:divBdr>
        </w:div>
        <w:div w:id="1616986340">
          <w:marLeft w:val="640"/>
          <w:marRight w:val="0"/>
          <w:marTop w:val="0"/>
          <w:marBottom w:val="0"/>
          <w:divBdr>
            <w:top w:val="none" w:sz="0" w:space="0" w:color="auto"/>
            <w:left w:val="none" w:sz="0" w:space="0" w:color="auto"/>
            <w:bottom w:val="none" w:sz="0" w:space="0" w:color="auto"/>
            <w:right w:val="none" w:sz="0" w:space="0" w:color="auto"/>
          </w:divBdr>
        </w:div>
        <w:div w:id="182212699">
          <w:marLeft w:val="640"/>
          <w:marRight w:val="0"/>
          <w:marTop w:val="0"/>
          <w:marBottom w:val="0"/>
          <w:divBdr>
            <w:top w:val="none" w:sz="0" w:space="0" w:color="auto"/>
            <w:left w:val="none" w:sz="0" w:space="0" w:color="auto"/>
            <w:bottom w:val="none" w:sz="0" w:space="0" w:color="auto"/>
            <w:right w:val="none" w:sz="0" w:space="0" w:color="auto"/>
          </w:divBdr>
        </w:div>
        <w:div w:id="989478617">
          <w:marLeft w:val="640"/>
          <w:marRight w:val="0"/>
          <w:marTop w:val="0"/>
          <w:marBottom w:val="0"/>
          <w:divBdr>
            <w:top w:val="none" w:sz="0" w:space="0" w:color="auto"/>
            <w:left w:val="none" w:sz="0" w:space="0" w:color="auto"/>
            <w:bottom w:val="none" w:sz="0" w:space="0" w:color="auto"/>
            <w:right w:val="none" w:sz="0" w:space="0" w:color="auto"/>
          </w:divBdr>
        </w:div>
        <w:div w:id="834414285">
          <w:marLeft w:val="640"/>
          <w:marRight w:val="0"/>
          <w:marTop w:val="0"/>
          <w:marBottom w:val="0"/>
          <w:divBdr>
            <w:top w:val="none" w:sz="0" w:space="0" w:color="auto"/>
            <w:left w:val="none" w:sz="0" w:space="0" w:color="auto"/>
            <w:bottom w:val="none" w:sz="0" w:space="0" w:color="auto"/>
            <w:right w:val="none" w:sz="0" w:space="0" w:color="auto"/>
          </w:divBdr>
        </w:div>
        <w:div w:id="152382333">
          <w:marLeft w:val="640"/>
          <w:marRight w:val="0"/>
          <w:marTop w:val="0"/>
          <w:marBottom w:val="0"/>
          <w:divBdr>
            <w:top w:val="none" w:sz="0" w:space="0" w:color="auto"/>
            <w:left w:val="none" w:sz="0" w:space="0" w:color="auto"/>
            <w:bottom w:val="none" w:sz="0" w:space="0" w:color="auto"/>
            <w:right w:val="none" w:sz="0" w:space="0" w:color="auto"/>
          </w:divBdr>
        </w:div>
        <w:div w:id="1626038912">
          <w:marLeft w:val="640"/>
          <w:marRight w:val="0"/>
          <w:marTop w:val="0"/>
          <w:marBottom w:val="0"/>
          <w:divBdr>
            <w:top w:val="none" w:sz="0" w:space="0" w:color="auto"/>
            <w:left w:val="none" w:sz="0" w:space="0" w:color="auto"/>
            <w:bottom w:val="none" w:sz="0" w:space="0" w:color="auto"/>
            <w:right w:val="none" w:sz="0" w:space="0" w:color="auto"/>
          </w:divBdr>
        </w:div>
        <w:div w:id="1804731492">
          <w:marLeft w:val="640"/>
          <w:marRight w:val="0"/>
          <w:marTop w:val="0"/>
          <w:marBottom w:val="0"/>
          <w:divBdr>
            <w:top w:val="none" w:sz="0" w:space="0" w:color="auto"/>
            <w:left w:val="none" w:sz="0" w:space="0" w:color="auto"/>
            <w:bottom w:val="none" w:sz="0" w:space="0" w:color="auto"/>
            <w:right w:val="none" w:sz="0" w:space="0" w:color="auto"/>
          </w:divBdr>
        </w:div>
        <w:div w:id="53429046">
          <w:marLeft w:val="640"/>
          <w:marRight w:val="0"/>
          <w:marTop w:val="0"/>
          <w:marBottom w:val="0"/>
          <w:divBdr>
            <w:top w:val="none" w:sz="0" w:space="0" w:color="auto"/>
            <w:left w:val="none" w:sz="0" w:space="0" w:color="auto"/>
            <w:bottom w:val="none" w:sz="0" w:space="0" w:color="auto"/>
            <w:right w:val="none" w:sz="0" w:space="0" w:color="auto"/>
          </w:divBdr>
        </w:div>
        <w:div w:id="469321354">
          <w:marLeft w:val="640"/>
          <w:marRight w:val="0"/>
          <w:marTop w:val="0"/>
          <w:marBottom w:val="0"/>
          <w:divBdr>
            <w:top w:val="none" w:sz="0" w:space="0" w:color="auto"/>
            <w:left w:val="none" w:sz="0" w:space="0" w:color="auto"/>
            <w:bottom w:val="none" w:sz="0" w:space="0" w:color="auto"/>
            <w:right w:val="none" w:sz="0" w:space="0" w:color="auto"/>
          </w:divBdr>
        </w:div>
        <w:div w:id="859778746">
          <w:marLeft w:val="640"/>
          <w:marRight w:val="0"/>
          <w:marTop w:val="0"/>
          <w:marBottom w:val="0"/>
          <w:divBdr>
            <w:top w:val="none" w:sz="0" w:space="0" w:color="auto"/>
            <w:left w:val="none" w:sz="0" w:space="0" w:color="auto"/>
            <w:bottom w:val="none" w:sz="0" w:space="0" w:color="auto"/>
            <w:right w:val="none" w:sz="0" w:space="0" w:color="auto"/>
          </w:divBdr>
        </w:div>
        <w:div w:id="681129659">
          <w:marLeft w:val="640"/>
          <w:marRight w:val="0"/>
          <w:marTop w:val="0"/>
          <w:marBottom w:val="0"/>
          <w:divBdr>
            <w:top w:val="none" w:sz="0" w:space="0" w:color="auto"/>
            <w:left w:val="none" w:sz="0" w:space="0" w:color="auto"/>
            <w:bottom w:val="none" w:sz="0" w:space="0" w:color="auto"/>
            <w:right w:val="none" w:sz="0" w:space="0" w:color="auto"/>
          </w:divBdr>
        </w:div>
        <w:div w:id="714499794">
          <w:marLeft w:val="640"/>
          <w:marRight w:val="0"/>
          <w:marTop w:val="0"/>
          <w:marBottom w:val="0"/>
          <w:divBdr>
            <w:top w:val="none" w:sz="0" w:space="0" w:color="auto"/>
            <w:left w:val="none" w:sz="0" w:space="0" w:color="auto"/>
            <w:bottom w:val="none" w:sz="0" w:space="0" w:color="auto"/>
            <w:right w:val="none" w:sz="0" w:space="0" w:color="auto"/>
          </w:divBdr>
        </w:div>
        <w:div w:id="686759967">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853571763">
          <w:marLeft w:val="640"/>
          <w:marRight w:val="0"/>
          <w:marTop w:val="0"/>
          <w:marBottom w:val="0"/>
          <w:divBdr>
            <w:top w:val="none" w:sz="0" w:space="0" w:color="auto"/>
            <w:left w:val="none" w:sz="0" w:space="0" w:color="auto"/>
            <w:bottom w:val="none" w:sz="0" w:space="0" w:color="auto"/>
            <w:right w:val="none" w:sz="0" w:space="0" w:color="auto"/>
          </w:divBdr>
        </w:div>
        <w:div w:id="1965118114">
          <w:marLeft w:val="640"/>
          <w:marRight w:val="0"/>
          <w:marTop w:val="0"/>
          <w:marBottom w:val="0"/>
          <w:divBdr>
            <w:top w:val="none" w:sz="0" w:space="0" w:color="auto"/>
            <w:left w:val="none" w:sz="0" w:space="0" w:color="auto"/>
            <w:bottom w:val="none" w:sz="0" w:space="0" w:color="auto"/>
            <w:right w:val="none" w:sz="0" w:space="0" w:color="auto"/>
          </w:divBdr>
        </w:div>
        <w:div w:id="721367662">
          <w:marLeft w:val="640"/>
          <w:marRight w:val="0"/>
          <w:marTop w:val="0"/>
          <w:marBottom w:val="0"/>
          <w:divBdr>
            <w:top w:val="none" w:sz="0" w:space="0" w:color="auto"/>
            <w:left w:val="none" w:sz="0" w:space="0" w:color="auto"/>
            <w:bottom w:val="none" w:sz="0" w:space="0" w:color="auto"/>
            <w:right w:val="none" w:sz="0" w:space="0" w:color="auto"/>
          </w:divBdr>
        </w:div>
        <w:div w:id="1194074035">
          <w:marLeft w:val="640"/>
          <w:marRight w:val="0"/>
          <w:marTop w:val="0"/>
          <w:marBottom w:val="0"/>
          <w:divBdr>
            <w:top w:val="none" w:sz="0" w:space="0" w:color="auto"/>
            <w:left w:val="none" w:sz="0" w:space="0" w:color="auto"/>
            <w:bottom w:val="none" w:sz="0" w:space="0" w:color="auto"/>
            <w:right w:val="none" w:sz="0" w:space="0" w:color="auto"/>
          </w:divBdr>
        </w:div>
        <w:div w:id="471796511">
          <w:marLeft w:val="640"/>
          <w:marRight w:val="0"/>
          <w:marTop w:val="0"/>
          <w:marBottom w:val="0"/>
          <w:divBdr>
            <w:top w:val="none" w:sz="0" w:space="0" w:color="auto"/>
            <w:left w:val="none" w:sz="0" w:space="0" w:color="auto"/>
            <w:bottom w:val="none" w:sz="0" w:space="0" w:color="auto"/>
            <w:right w:val="none" w:sz="0" w:space="0" w:color="auto"/>
          </w:divBdr>
        </w:div>
        <w:div w:id="541984395">
          <w:marLeft w:val="640"/>
          <w:marRight w:val="0"/>
          <w:marTop w:val="0"/>
          <w:marBottom w:val="0"/>
          <w:divBdr>
            <w:top w:val="none" w:sz="0" w:space="0" w:color="auto"/>
            <w:left w:val="none" w:sz="0" w:space="0" w:color="auto"/>
            <w:bottom w:val="none" w:sz="0" w:space="0" w:color="auto"/>
            <w:right w:val="none" w:sz="0" w:space="0" w:color="auto"/>
          </w:divBdr>
        </w:div>
        <w:div w:id="2058775101">
          <w:marLeft w:val="640"/>
          <w:marRight w:val="0"/>
          <w:marTop w:val="0"/>
          <w:marBottom w:val="0"/>
          <w:divBdr>
            <w:top w:val="none" w:sz="0" w:space="0" w:color="auto"/>
            <w:left w:val="none" w:sz="0" w:space="0" w:color="auto"/>
            <w:bottom w:val="none" w:sz="0" w:space="0" w:color="auto"/>
            <w:right w:val="none" w:sz="0" w:space="0" w:color="auto"/>
          </w:divBdr>
        </w:div>
        <w:div w:id="1133593048">
          <w:marLeft w:val="640"/>
          <w:marRight w:val="0"/>
          <w:marTop w:val="0"/>
          <w:marBottom w:val="0"/>
          <w:divBdr>
            <w:top w:val="none" w:sz="0" w:space="0" w:color="auto"/>
            <w:left w:val="none" w:sz="0" w:space="0" w:color="auto"/>
            <w:bottom w:val="none" w:sz="0" w:space="0" w:color="auto"/>
            <w:right w:val="none" w:sz="0" w:space="0" w:color="auto"/>
          </w:divBdr>
        </w:div>
        <w:div w:id="305475892">
          <w:marLeft w:val="640"/>
          <w:marRight w:val="0"/>
          <w:marTop w:val="0"/>
          <w:marBottom w:val="0"/>
          <w:divBdr>
            <w:top w:val="none" w:sz="0" w:space="0" w:color="auto"/>
            <w:left w:val="none" w:sz="0" w:space="0" w:color="auto"/>
            <w:bottom w:val="none" w:sz="0" w:space="0" w:color="auto"/>
            <w:right w:val="none" w:sz="0" w:space="0" w:color="auto"/>
          </w:divBdr>
        </w:div>
        <w:div w:id="630399550">
          <w:marLeft w:val="640"/>
          <w:marRight w:val="0"/>
          <w:marTop w:val="0"/>
          <w:marBottom w:val="0"/>
          <w:divBdr>
            <w:top w:val="none" w:sz="0" w:space="0" w:color="auto"/>
            <w:left w:val="none" w:sz="0" w:space="0" w:color="auto"/>
            <w:bottom w:val="none" w:sz="0" w:space="0" w:color="auto"/>
            <w:right w:val="none" w:sz="0" w:space="0" w:color="auto"/>
          </w:divBdr>
        </w:div>
        <w:div w:id="940137963">
          <w:marLeft w:val="640"/>
          <w:marRight w:val="0"/>
          <w:marTop w:val="0"/>
          <w:marBottom w:val="0"/>
          <w:divBdr>
            <w:top w:val="none" w:sz="0" w:space="0" w:color="auto"/>
            <w:left w:val="none" w:sz="0" w:space="0" w:color="auto"/>
            <w:bottom w:val="none" w:sz="0" w:space="0" w:color="auto"/>
            <w:right w:val="none" w:sz="0" w:space="0" w:color="auto"/>
          </w:divBdr>
        </w:div>
        <w:div w:id="615866495">
          <w:marLeft w:val="640"/>
          <w:marRight w:val="0"/>
          <w:marTop w:val="0"/>
          <w:marBottom w:val="0"/>
          <w:divBdr>
            <w:top w:val="none" w:sz="0" w:space="0" w:color="auto"/>
            <w:left w:val="none" w:sz="0" w:space="0" w:color="auto"/>
            <w:bottom w:val="none" w:sz="0" w:space="0" w:color="auto"/>
            <w:right w:val="none" w:sz="0" w:space="0" w:color="auto"/>
          </w:divBdr>
        </w:div>
        <w:div w:id="134572224">
          <w:marLeft w:val="640"/>
          <w:marRight w:val="0"/>
          <w:marTop w:val="0"/>
          <w:marBottom w:val="0"/>
          <w:divBdr>
            <w:top w:val="none" w:sz="0" w:space="0" w:color="auto"/>
            <w:left w:val="none" w:sz="0" w:space="0" w:color="auto"/>
            <w:bottom w:val="none" w:sz="0" w:space="0" w:color="auto"/>
            <w:right w:val="none" w:sz="0" w:space="0" w:color="auto"/>
          </w:divBdr>
        </w:div>
        <w:div w:id="1072047463">
          <w:marLeft w:val="640"/>
          <w:marRight w:val="0"/>
          <w:marTop w:val="0"/>
          <w:marBottom w:val="0"/>
          <w:divBdr>
            <w:top w:val="none" w:sz="0" w:space="0" w:color="auto"/>
            <w:left w:val="none" w:sz="0" w:space="0" w:color="auto"/>
            <w:bottom w:val="none" w:sz="0" w:space="0" w:color="auto"/>
            <w:right w:val="none" w:sz="0" w:space="0" w:color="auto"/>
          </w:divBdr>
        </w:div>
        <w:div w:id="21901294">
          <w:marLeft w:val="640"/>
          <w:marRight w:val="0"/>
          <w:marTop w:val="0"/>
          <w:marBottom w:val="0"/>
          <w:divBdr>
            <w:top w:val="none" w:sz="0" w:space="0" w:color="auto"/>
            <w:left w:val="none" w:sz="0" w:space="0" w:color="auto"/>
            <w:bottom w:val="none" w:sz="0" w:space="0" w:color="auto"/>
            <w:right w:val="none" w:sz="0" w:space="0" w:color="auto"/>
          </w:divBdr>
        </w:div>
        <w:div w:id="1411922884">
          <w:marLeft w:val="640"/>
          <w:marRight w:val="0"/>
          <w:marTop w:val="0"/>
          <w:marBottom w:val="0"/>
          <w:divBdr>
            <w:top w:val="none" w:sz="0" w:space="0" w:color="auto"/>
            <w:left w:val="none" w:sz="0" w:space="0" w:color="auto"/>
            <w:bottom w:val="none" w:sz="0" w:space="0" w:color="auto"/>
            <w:right w:val="none" w:sz="0" w:space="0" w:color="auto"/>
          </w:divBdr>
        </w:div>
        <w:div w:id="1627197777">
          <w:marLeft w:val="640"/>
          <w:marRight w:val="0"/>
          <w:marTop w:val="0"/>
          <w:marBottom w:val="0"/>
          <w:divBdr>
            <w:top w:val="none" w:sz="0" w:space="0" w:color="auto"/>
            <w:left w:val="none" w:sz="0" w:space="0" w:color="auto"/>
            <w:bottom w:val="none" w:sz="0" w:space="0" w:color="auto"/>
            <w:right w:val="none" w:sz="0" w:space="0" w:color="auto"/>
          </w:divBdr>
        </w:div>
        <w:div w:id="1287271950">
          <w:marLeft w:val="640"/>
          <w:marRight w:val="0"/>
          <w:marTop w:val="0"/>
          <w:marBottom w:val="0"/>
          <w:divBdr>
            <w:top w:val="none" w:sz="0" w:space="0" w:color="auto"/>
            <w:left w:val="none" w:sz="0" w:space="0" w:color="auto"/>
            <w:bottom w:val="none" w:sz="0" w:space="0" w:color="auto"/>
            <w:right w:val="none" w:sz="0" w:space="0" w:color="auto"/>
          </w:divBdr>
        </w:div>
        <w:div w:id="1608850361">
          <w:marLeft w:val="640"/>
          <w:marRight w:val="0"/>
          <w:marTop w:val="0"/>
          <w:marBottom w:val="0"/>
          <w:divBdr>
            <w:top w:val="none" w:sz="0" w:space="0" w:color="auto"/>
            <w:left w:val="none" w:sz="0" w:space="0" w:color="auto"/>
            <w:bottom w:val="none" w:sz="0" w:space="0" w:color="auto"/>
            <w:right w:val="none" w:sz="0" w:space="0" w:color="auto"/>
          </w:divBdr>
        </w:div>
        <w:div w:id="289823020">
          <w:marLeft w:val="640"/>
          <w:marRight w:val="0"/>
          <w:marTop w:val="0"/>
          <w:marBottom w:val="0"/>
          <w:divBdr>
            <w:top w:val="none" w:sz="0" w:space="0" w:color="auto"/>
            <w:left w:val="none" w:sz="0" w:space="0" w:color="auto"/>
            <w:bottom w:val="none" w:sz="0" w:space="0" w:color="auto"/>
            <w:right w:val="none" w:sz="0" w:space="0" w:color="auto"/>
          </w:divBdr>
        </w:div>
        <w:div w:id="28192264">
          <w:marLeft w:val="640"/>
          <w:marRight w:val="0"/>
          <w:marTop w:val="0"/>
          <w:marBottom w:val="0"/>
          <w:divBdr>
            <w:top w:val="none" w:sz="0" w:space="0" w:color="auto"/>
            <w:left w:val="none" w:sz="0" w:space="0" w:color="auto"/>
            <w:bottom w:val="none" w:sz="0" w:space="0" w:color="auto"/>
            <w:right w:val="none" w:sz="0" w:space="0" w:color="auto"/>
          </w:divBdr>
        </w:div>
        <w:div w:id="1967931498">
          <w:marLeft w:val="640"/>
          <w:marRight w:val="0"/>
          <w:marTop w:val="0"/>
          <w:marBottom w:val="0"/>
          <w:divBdr>
            <w:top w:val="none" w:sz="0" w:space="0" w:color="auto"/>
            <w:left w:val="none" w:sz="0" w:space="0" w:color="auto"/>
            <w:bottom w:val="none" w:sz="0" w:space="0" w:color="auto"/>
            <w:right w:val="none" w:sz="0" w:space="0" w:color="auto"/>
          </w:divBdr>
        </w:div>
        <w:div w:id="759175818">
          <w:marLeft w:val="640"/>
          <w:marRight w:val="0"/>
          <w:marTop w:val="0"/>
          <w:marBottom w:val="0"/>
          <w:divBdr>
            <w:top w:val="none" w:sz="0" w:space="0" w:color="auto"/>
            <w:left w:val="none" w:sz="0" w:space="0" w:color="auto"/>
            <w:bottom w:val="none" w:sz="0" w:space="0" w:color="auto"/>
            <w:right w:val="none" w:sz="0" w:space="0" w:color="auto"/>
          </w:divBdr>
        </w:div>
        <w:div w:id="965700647">
          <w:marLeft w:val="640"/>
          <w:marRight w:val="0"/>
          <w:marTop w:val="0"/>
          <w:marBottom w:val="0"/>
          <w:divBdr>
            <w:top w:val="none" w:sz="0" w:space="0" w:color="auto"/>
            <w:left w:val="none" w:sz="0" w:space="0" w:color="auto"/>
            <w:bottom w:val="none" w:sz="0" w:space="0" w:color="auto"/>
            <w:right w:val="none" w:sz="0" w:space="0" w:color="auto"/>
          </w:divBdr>
        </w:div>
        <w:div w:id="985548312">
          <w:marLeft w:val="640"/>
          <w:marRight w:val="0"/>
          <w:marTop w:val="0"/>
          <w:marBottom w:val="0"/>
          <w:divBdr>
            <w:top w:val="none" w:sz="0" w:space="0" w:color="auto"/>
            <w:left w:val="none" w:sz="0" w:space="0" w:color="auto"/>
            <w:bottom w:val="none" w:sz="0" w:space="0" w:color="auto"/>
            <w:right w:val="none" w:sz="0" w:space="0" w:color="auto"/>
          </w:divBdr>
        </w:div>
        <w:div w:id="557785595">
          <w:marLeft w:val="640"/>
          <w:marRight w:val="0"/>
          <w:marTop w:val="0"/>
          <w:marBottom w:val="0"/>
          <w:divBdr>
            <w:top w:val="none" w:sz="0" w:space="0" w:color="auto"/>
            <w:left w:val="none" w:sz="0" w:space="0" w:color="auto"/>
            <w:bottom w:val="none" w:sz="0" w:space="0" w:color="auto"/>
            <w:right w:val="none" w:sz="0" w:space="0" w:color="auto"/>
          </w:divBdr>
        </w:div>
        <w:div w:id="503477792">
          <w:marLeft w:val="640"/>
          <w:marRight w:val="0"/>
          <w:marTop w:val="0"/>
          <w:marBottom w:val="0"/>
          <w:divBdr>
            <w:top w:val="none" w:sz="0" w:space="0" w:color="auto"/>
            <w:left w:val="none" w:sz="0" w:space="0" w:color="auto"/>
            <w:bottom w:val="none" w:sz="0" w:space="0" w:color="auto"/>
            <w:right w:val="none" w:sz="0" w:space="0" w:color="auto"/>
          </w:divBdr>
        </w:div>
        <w:div w:id="1113986094">
          <w:marLeft w:val="640"/>
          <w:marRight w:val="0"/>
          <w:marTop w:val="0"/>
          <w:marBottom w:val="0"/>
          <w:divBdr>
            <w:top w:val="none" w:sz="0" w:space="0" w:color="auto"/>
            <w:left w:val="none" w:sz="0" w:space="0" w:color="auto"/>
            <w:bottom w:val="none" w:sz="0" w:space="0" w:color="auto"/>
            <w:right w:val="none" w:sz="0" w:space="0" w:color="auto"/>
          </w:divBdr>
        </w:div>
        <w:div w:id="854264944">
          <w:marLeft w:val="640"/>
          <w:marRight w:val="0"/>
          <w:marTop w:val="0"/>
          <w:marBottom w:val="0"/>
          <w:divBdr>
            <w:top w:val="none" w:sz="0" w:space="0" w:color="auto"/>
            <w:left w:val="none" w:sz="0" w:space="0" w:color="auto"/>
            <w:bottom w:val="none" w:sz="0" w:space="0" w:color="auto"/>
            <w:right w:val="none" w:sz="0" w:space="0" w:color="auto"/>
          </w:divBdr>
        </w:div>
        <w:div w:id="1075201137">
          <w:marLeft w:val="640"/>
          <w:marRight w:val="0"/>
          <w:marTop w:val="0"/>
          <w:marBottom w:val="0"/>
          <w:divBdr>
            <w:top w:val="none" w:sz="0" w:space="0" w:color="auto"/>
            <w:left w:val="none" w:sz="0" w:space="0" w:color="auto"/>
            <w:bottom w:val="none" w:sz="0" w:space="0" w:color="auto"/>
            <w:right w:val="none" w:sz="0" w:space="0" w:color="auto"/>
          </w:divBdr>
        </w:div>
        <w:div w:id="1075054516">
          <w:marLeft w:val="640"/>
          <w:marRight w:val="0"/>
          <w:marTop w:val="0"/>
          <w:marBottom w:val="0"/>
          <w:divBdr>
            <w:top w:val="none" w:sz="0" w:space="0" w:color="auto"/>
            <w:left w:val="none" w:sz="0" w:space="0" w:color="auto"/>
            <w:bottom w:val="none" w:sz="0" w:space="0" w:color="auto"/>
            <w:right w:val="none" w:sz="0" w:space="0" w:color="auto"/>
          </w:divBdr>
        </w:div>
        <w:div w:id="104233452">
          <w:marLeft w:val="640"/>
          <w:marRight w:val="0"/>
          <w:marTop w:val="0"/>
          <w:marBottom w:val="0"/>
          <w:divBdr>
            <w:top w:val="none" w:sz="0" w:space="0" w:color="auto"/>
            <w:left w:val="none" w:sz="0" w:space="0" w:color="auto"/>
            <w:bottom w:val="none" w:sz="0" w:space="0" w:color="auto"/>
            <w:right w:val="none" w:sz="0" w:space="0" w:color="auto"/>
          </w:divBdr>
        </w:div>
        <w:div w:id="51849226">
          <w:marLeft w:val="640"/>
          <w:marRight w:val="0"/>
          <w:marTop w:val="0"/>
          <w:marBottom w:val="0"/>
          <w:divBdr>
            <w:top w:val="none" w:sz="0" w:space="0" w:color="auto"/>
            <w:left w:val="none" w:sz="0" w:space="0" w:color="auto"/>
            <w:bottom w:val="none" w:sz="0" w:space="0" w:color="auto"/>
            <w:right w:val="none" w:sz="0" w:space="0" w:color="auto"/>
          </w:divBdr>
        </w:div>
        <w:div w:id="257911163">
          <w:marLeft w:val="640"/>
          <w:marRight w:val="0"/>
          <w:marTop w:val="0"/>
          <w:marBottom w:val="0"/>
          <w:divBdr>
            <w:top w:val="none" w:sz="0" w:space="0" w:color="auto"/>
            <w:left w:val="none" w:sz="0" w:space="0" w:color="auto"/>
            <w:bottom w:val="none" w:sz="0" w:space="0" w:color="auto"/>
            <w:right w:val="none" w:sz="0" w:space="0" w:color="auto"/>
          </w:divBdr>
        </w:div>
        <w:div w:id="1271546629">
          <w:marLeft w:val="640"/>
          <w:marRight w:val="0"/>
          <w:marTop w:val="0"/>
          <w:marBottom w:val="0"/>
          <w:divBdr>
            <w:top w:val="none" w:sz="0" w:space="0" w:color="auto"/>
            <w:left w:val="none" w:sz="0" w:space="0" w:color="auto"/>
            <w:bottom w:val="none" w:sz="0" w:space="0" w:color="auto"/>
            <w:right w:val="none" w:sz="0" w:space="0" w:color="auto"/>
          </w:divBdr>
        </w:div>
        <w:div w:id="874318387">
          <w:marLeft w:val="640"/>
          <w:marRight w:val="0"/>
          <w:marTop w:val="0"/>
          <w:marBottom w:val="0"/>
          <w:divBdr>
            <w:top w:val="none" w:sz="0" w:space="0" w:color="auto"/>
            <w:left w:val="none" w:sz="0" w:space="0" w:color="auto"/>
            <w:bottom w:val="none" w:sz="0" w:space="0" w:color="auto"/>
            <w:right w:val="none" w:sz="0" w:space="0" w:color="auto"/>
          </w:divBdr>
        </w:div>
        <w:div w:id="1404371960">
          <w:marLeft w:val="640"/>
          <w:marRight w:val="0"/>
          <w:marTop w:val="0"/>
          <w:marBottom w:val="0"/>
          <w:divBdr>
            <w:top w:val="none" w:sz="0" w:space="0" w:color="auto"/>
            <w:left w:val="none" w:sz="0" w:space="0" w:color="auto"/>
            <w:bottom w:val="none" w:sz="0" w:space="0" w:color="auto"/>
            <w:right w:val="none" w:sz="0" w:space="0" w:color="auto"/>
          </w:divBdr>
        </w:div>
        <w:div w:id="1278947574">
          <w:marLeft w:val="640"/>
          <w:marRight w:val="0"/>
          <w:marTop w:val="0"/>
          <w:marBottom w:val="0"/>
          <w:divBdr>
            <w:top w:val="none" w:sz="0" w:space="0" w:color="auto"/>
            <w:left w:val="none" w:sz="0" w:space="0" w:color="auto"/>
            <w:bottom w:val="none" w:sz="0" w:space="0" w:color="auto"/>
            <w:right w:val="none" w:sz="0" w:space="0" w:color="auto"/>
          </w:divBdr>
        </w:div>
        <w:div w:id="1762556099">
          <w:marLeft w:val="640"/>
          <w:marRight w:val="0"/>
          <w:marTop w:val="0"/>
          <w:marBottom w:val="0"/>
          <w:divBdr>
            <w:top w:val="none" w:sz="0" w:space="0" w:color="auto"/>
            <w:left w:val="none" w:sz="0" w:space="0" w:color="auto"/>
            <w:bottom w:val="none" w:sz="0" w:space="0" w:color="auto"/>
            <w:right w:val="none" w:sz="0" w:space="0" w:color="auto"/>
          </w:divBdr>
        </w:div>
        <w:div w:id="211423013">
          <w:marLeft w:val="640"/>
          <w:marRight w:val="0"/>
          <w:marTop w:val="0"/>
          <w:marBottom w:val="0"/>
          <w:divBdr>
            <w:top w:val="none" w:sz="0" w:space="0" w:color="auto"/>
            <w:left w:val="none" w:sz="0" w:space="0" w:color="auto"/>
            <w:bottom w:val="none" w:sz="0" w:space="0" w:color="auto"/>
            <w:right w:val="none" w:sz="0" w:space="0" w:color="auto"/>
          </w:divBdr>
        </w:div>
        <w:div w:id="229311245">
          <w:marLeft w:val="640"/>
          <w:marRight w:val="0"/>
          <w:marTop w:val="0"/>
          <w:marBottom w:val="0"/>
          <w:divBdr>
            <w:top w:val="none" w:sz="0" w:space="0" w:color="auto"/>
            <w:left w:val="none" w:sz="0" w:space="0" w:color="auto"/>
            <w:bottom w:val="none" w:sz="0" w:space="0" w:color="auto"/>
            <w:right w:val="none" w:sz="0" w:space="0" w:color="auto"/>
          </w:divBdr>
        </w:div>
        <w:div w:id="234896736">
          <w:marLeft w:val="640"/>
          <w:marRight w:val="0"/>
          <w:marTop w:val="0"/>
          <w:marBottom w:val="0"/>
          <w:divBdr>
            <w:top w:val="none" w:sz="0" w:space="0" w:color="auto"/>
            <w:left w:val="none" w:sz="0" w:space="0" w:color="auto"/>
            <w:bottom w:val="none" w:sz="0" w:space="0" w:color="auto"/>
            <w:right w:val="none" w:sz="0" w:space="0" w:color="auto"/>
          </w:divBdr>
        </w:div>
        <w:div w:id="805003154">
          <w:marLeft w:val="640"/>
          <w:marRight w:val="0"/>
          <w:marTop w:val="0"/>
          <w:marBottom w:val="0"/>
          <w:divBdr>
            <w:top w:val="none" w:sz="0" w:space="0" w:color="auto"/>
            <w:left w:val="none" w:sz="0" w:space="0" w:color="auto"/>
            <w:bottom w:val="none" w:sz="0" w:space="0" w:color="auto"/>
            <w:right w:val="none" w:sz="0" w:space="0" w:color="auto"/>
          </w:divBdr>
        </w:div>
        <w:div w:id="2029745630">
          <w:marLeft w:val="640"/>
          <w:marRight w:val="0"/>
          <w:marTop w:val="0"/>
          <w:marBottom w:val="0"/>
          <w:divBdr>
            <w:top w:val="none" w:sz="0" w:space="0" w:color="auto"/>
            <w:left w:val="none" w:sz="0" w:space="0" w:color="auto"/>
            <w:bottom w:val="none" w:sz="0" w:space="0" w:color="auto"/>
            <w:right w:val="none" w:sz="0" w:space="0" w:color="auto"/>
          </w:divBdr>
        </w:div>
        <w:div w:id="1703631686">
          <w:marLeft w:val="640"/>
          <w:marRight w:val="0"/>
          <w:marTop w:val="0"/>
          <w:marBottom w:val="0"/>
          <w:divBdr>
            <w:top w:val="none" w:sz="0" w:space="0" w:color="auto"/>
            <w:left w:val="none" w:sz="0" w:space="0" w:color="auto"/>
            <w:bottom w:val="none" w:sz="0" w:space="0" w:color="auto"/>
            <w:right w:val="none" w:sz="0" w:space="0" w:color="auto"/>
          </w:divBdr>
        </w:div>
        <w:div w:id="814757381">
          <w:marLeft w:val="640"/>
          <w:marRight w:val="0"/>
          <w:marTop w:val="0"/>
          <w:marBottom w:val="0"/>
          <w:divBdr>
            <w:top w:val="none" w:sz="0" w:space="0" w:color="auto"/>
            <w:left w:val="none" w:sz="0" w:space="0" w:color="auto"/>
            <w:bottom w:val="none" w:sz="0" w:space="0" w:color="auto"/>
            <w:right w:val="none" w:sz="0" w:space="0" w:color="auto"/>
          </w:divBdr>
        </w:div>
        <w:div w:id="60174510">
          <w:marLeft w:val="640"/>
          <w:marRight w:val="0"/>
          <w:marTop w:val="0"/>
          <w:marBottom w:val="0"/>
          <w:divBdr>
            <w:top w:val="none" w:sz="0" w:space="0" w:color="auto"/>
            <w:left w:val="none" w:sz="0" w:space="0" w:color="auto"/>
            <w:bottom w:val="none" w:sz="0" w:space="0" w:color="auto"/>
            <w:right w:val="none" w:sz="0" w:space="0" w:color="auto"/>
          </w:divBdr>
        </w:div>
        <w:div w:id="295723743">
          <w:marLeft w:val="640"/>
          <w:marRight w:val="0"/>
          <w:marTop w:val="0"/>
          <w:marBottom w:val="0"/>
          <w:divBdr>
            <w:top w:val="none" w:sz="0" w:space="0" w:color="auto"/>
            <w:left w:val="none" w:sz="0" w:space="0" w:color="auto"/>
            <w:bottom w:val="none" w:sz="0" w:space="0" w:color="auto"/>
            <w:right w:val="none" w:sz="0" w:space="0" w:color="auto"/>
          </w:divBdr>
        </w:div>
        <w:div w:id="448934785">
          <w:marLeft w:val="640"/>
          <w:marRight w:val="0"/>
          <w:marTop w:val="0"/>
          <w:marBottom w:val="0"/>
          <w:divBdr>
            <w:top w:val="none" w:sz="0" w:space="0" w:color="auto"/>
            <w:left w:val="none" w:sz="0" w:space="0" w:color="auto"/>
            <w:bottom w:val="none" w:sz="0" w:space="0" w:color="auto"/>
            <w:right w:val="none" w:sz="0" w:space="0" w:color="auto"/>
          </w:divBdr>
        </w:div>
        <w:div w:id="1667250208">
          <w:marLeft w:val="640"/>
          <w:marRight w:val="0"/>
          <w:marTop w:val="0"/>
          <w:marBottom w:val="0"/>
          <w:divBdr>
            <w:top w:val="none" w:sz="0" w:space="0" w:color="auto"/>
            <w:left w:val="none" w:sz="0" w:space="0" w:color="auto"/>
            <w:bottom w:val="none" w:sz="0" w:space="0" w:color="auto"/>
            <w:right w:val="none" w:sz="0" w:space="0" w:color="auto"/>
          </w:divBdr>
        </w:div>
        <w:div w:id="821848252">
          <w:marLeft w:val="640"/>
          <w:marRight w:val="0"/>
          <w:marTop w:val="0"/>
          <w:marBottom w:val="0"/>
          <w:divBdr>
            <w:top w:val="none" w:sz="0" w:space="0" w:color="auto"/>
            <w:left w:val="none" w:sz="0" w:space="0" w:color="auto"/>
            <w:bottom w:val="none" w:sz="0" w:space="0" w:color="auto"/>
            <w:right w:val="none" w:sz="0" w:space="0" w:color="auto"/>
          </w:divBdr>
        </w:div>
        <w:div w:id="531307190">
          <w:marLeft w:val="640"/>
          <w:marRight w:val="0"/>
          <w:marTop w:val="0"/>
          <w:marBottom w:val="0"/>
          <w:divBdr>
            <w:top w:val="none" w:sz="0" w:space="0" w:color="auto"/>
            <w:left w:val="none" w:sz="0" w:space="0" w:color="auto"/>
            <w:bottom w:val="none" w:sz="0" w:space="0" w:color="auto"/>
            <w:right w:val="none" w:sz="0" w:space="0" w:color="auto"/>
          </w:divBdr>
        </w:div>
        <w:div w:id="909732807">
          <w:marLeft w:val="640"/>
          <w:marRight w:val="0"/>
          <w:marTop w:val="0"/>
          <w:marBottom w:val="0"/>
          <w:divBdr>
            <w:top w:val="none" w:sz="0" w:space="0" w:color="auto"/>
            <w:left w:val="none" w:sz="0" w:space="0" w:color="auto"/>
            <w:bottom w:val="none" w:sz="0" w:space="0" w:color="auto"/>
            <w:right w:val="none" w:sz="0" w:space="0" w:color="auto"/>
          </w:divBdr>
        </w:div>
        <w:div w:id="1481998318">
          <w:marLeft w:val="640"/>
          <w:marRight w:val="0"/>
          <w:marTop w:val="0"/>
          <w:marBottom w:val="0"/>
          <w:divBdr>
            <w:top w:val="none" w:sz="0" w:space="0" w:color="auto"/>
            <w:left w:val="none" w:sz="0" w:space="0" w:color="auto"/>
            <w:bottom w:val="none" w:sz="0" w:space="0" w:color="auto"/>
            <w:right w:val="none" w:sz="0" w:space="0" w:color="auto"/>
          </w:divBdr>
        </w:div>
        <w:div w:id="249001699">
          <w:marLeft w:val="640"/>
          <w:marRight w:val="0"/>
          <w:marTop w:val="0"/>
          <w:marBottom w:val="0"/>
          <w:divBdr>
            <w:top w:val="none" w:sz="0" w:space="0" w:color="auto"/>
            <w:left w:val="none" w:sz="0" w:space="0" w:color="auto"/>
            <w:bottom w:val="none" w:sz="0" w:space="0" w:color="auto"/>
            <w:right w:val="none" w:sz="0" w:space="0" w:color="auto"/>
          </w:divBdr>
        </w:div>
        <w:div w:id="379595408">
          <w:marLeft w:val="640"/>
          <w:marRight w:val="0"/>
          <w:marTop w:val="0"/>
          <w:marBottom w:val="0"/>
          <w:divBdr>
            <w:top w:val="none" w:sz="0" w:space="0" w:color="auto"/>
            <w:left w:val="none" w:sz="0" w:space="0" w:color="auto"/>
            <w:bottom w:val="none" w:sz="0" w:space="0" w:color="auto"/>
            <w:right w:val="none" w:sz="0" w:space="0" w:color="auto"/>
          </w:divBdr>
        </w:div>
        <w:div w:id="1572620397">
          <w:marLeft w:val="640"/>
          <w:marRight w:val="0"/>
          <w:marTop w:val="0"/>
          <w:marBottom w:val="0"/>
          <w:divBdr>
            <w:top w:val="none" w:sz="0" w:space="0" w:color="auto"/>
            <w:left w:val="none" w:sz="0" w:space="0" w:color="auto"/>
            <w:bottom w:val="none" w:sz="0" w:space="0" w:color="auto"/>
            <w:right w:val="none" w:sz="0" w:space="0" w:color="auto"/>
          </w:divBdr>
        </w:div>
        <w:div w:id="633143467">
          <w:marLeft w:val="640"/>
          <w:marRight w:val="0"/>
          <w:marTop w:val="0"/>
          <w:marBottom w:val="0"/>
          <w:divBdr>
            <w:top w:val="none" w:sz="0" w:space="0" w:color="auto"/>
            <w:left w:val="none" w:sz="0" w:space="0" w:color="auto"/>
            <w:bottom w:val="none" w:sz="0" w:space="0" w:color="auto"/>
            <w:right w:val="none" w:sz="0" w:space="0" w:color="auto"/>
          </w:divBdr>
        </w:div>
        <w:div w:id="445587832">
          <w:marLeft w:val="640"/>
          <w:marRight w:val="0"/>
          <w:marTop w:val="0"/>
          <w:marBottom w:val="0"/>
          <w:divBdr>
            <w:top w:val="none" w:sz="0" w:space="0" w:color="auto"/>
            <w:left w:val="none" w:sz="0" w:space="0" w:color="auto"/>
            <w:bottom w:val="none" w:sz="0" w:space="0" w:color="auto"/>
            <w:right w:val="none" w:sz="0" w:space="0" w:color="auto"/>
          </w:divBdr>
        </w:div>
        <w:div w:id="227889550">
          <w:marLeft w:val="640"/>
          <w:marRight w:val="0"/>
          <w:marTop w:val="0"/>
          <w:marBottom w:val="0"/>
          <w:divBdr>
            <w:top w:val="none" w:sz="0" w:space="0" w:color="auto"/>
            <w:left w:val="none" w:sz="0" w:space="0" w:color="auto"/>
            <w:bottom w:val="none" w:sz="0" w:space="0" w:color="auto"/>
            <w:right w:val="none" w:sz="0" w:space="0" w:color="auto"/>
          </w:divBdr>
        </w:div>
        <w:div w:id="1454207159">
          <w:marLeft w:val="640"/>
          <w:marRight w:val="0"/>
          <w:marTop w:val="0"/>
          <w:marBottom w:val="0"/>
          <w:divBdr>
            <w:top w:val="none" w:sz="0" w:space="0" w:color="auto"/>
            <w:left w:val="none" w:sz="0" w:space="0" w:color="auto"/>
            <w:bottom w:val="none" w:sz="0" w:space="0" w:color="auto"/>
            <w:right w:val="none" w:sz="0" w:space="0" w:color="auto"/>
          </w:divBdr>
        </w:div>
        <w:div w:id="1176380079">
          <w:marLeft w:val="640"/>
          <w:marRight w:val="0"/>
          <w:marTop w:val="0"/>
          <w:marBottom w:val="0"/>
          <w:divBdr>
            <w:top w:val="none" w:sz="0" w:space="0" w:color="auto"/>
            <w:left w:val="none" w:sz="0" w:space="0" w:color="auto"/>
            <w:bottom w:val="none" w:sz="0" w:space="0" w:color="auto"/>
            <w:right w:val="none" w:sz="0" w:space="0" w:color="auto"/>
          </w:divBdr>
        </w:div>
        <w:div w:id="810441483">
          <w:marLeft w:val="640"/>
          <w:marRight w:val="0"/>
          <w:marTop w:val="0"/>
          <w:marBottom w:val="0"/>
          <w:divBdr>
            <w:top w:val="none" w:sz="0" w:space="0" w:color="auto"/>
            <w:left w:val="none" w:sz="0" w:space="0" w:color="auto"/>
            <w:bottom w:val="none" w:sz="0" w:space="0" w:color="auto"/>
            <w:right w:val="none" w:sz="0" w:space="0" w:color="auto"/>
          </w:divBdr>
        </w:div>
        <w:div w:id="1751930709">
          <w:marLeft w:val="640"/>
          <w:marRight w:val="0"/>
          <w:marTop w:val="0"/>
          <w:marBottom w:val="0"/>
          <w:divBdr>
            <w:top w:val="none" w:sz="0" w:space="0" w:color="auto"/>
            <w:left w:val="none" w:sz="0" w:space="0" w:color="auto"/>
            <w:bottom w:val="none" w:sz="0" w:space="0" w:color="auto"/>
            <w:right w:val="none" w:sz="0" w:space="0" w:color="auto"/>
          </w:divBdr>
        </w:div>
        <w:div w:id="212273097">
          <w:marLeft w:val="640"/>
          <w:marRight w:val="0"/>
          <w:marTop w:val="0"/>
          <w:marBottom w:val="0"/>
          <w:divBdr>
            <w:top w:val="none" w:sz="0" w:space="0" w:color="auto"/>
            <w:left w:val="none" w:sz="0" w:space="0" w:color="auto"/>
            <w:bottom w:val="none" w:sz="0" w:space="0" w:color="auto"/>
            <w:right w:val="none" w:sz="0" w:space="0" w:color="auto"/>
          </w:divBdr>
        </w:div>
        <w:div w:id="905142114">
          <w:marLeft w:val="640"/>
          <w:marRight w:val="0"/>
          <w:marTop w:val="0"/>
          <w:marBottom w:val="0"/>
          <w:divBdr>
            <w:top w:val="none" w:sz="0" w:space="0" w:color="auto"/>
            <w:left w:val="none" w:sz="0" w:space="0" w:color="auto"/>
            <w:bottom w:val="none" w:sz="0" w:space="0" w:color="auto"/>
            <w:right w:val="none" w:sz="0" w:space="0" w:color="auto"/>
          </w:divBdr>
        </w:div>
        <w:div w:id="1745831084">
          <w:marLeft w:val="640"/>
          <w:marRight w:val="0"/>
          <w:marTop w:val="0"/>
          <w:marBottom w:val="0"/>
          <w:divBdr>
            <w:top w:val="none" w:sz="0" w:space="0" w:color="auto"/>
            <w:left w:val="none" w:sz="0" w:space="0" w:color="auto"/>
            <w:bottom w:val="none" w:sz="0" w:space="0" w:color="auto"/>
            <w:right w:val="none" w:sz="0" w:space="0" w:color="auto"/>
          </w:divBdr>
        </w:div>
        <w:div w:id="343360455">
          <w:marLeft w:val="640"/>
          <w:marRight w:val="0"/>
          <w:marTop w:val="0"/>
          <w:marBottom w:val="0"/>
          <w:divBdr>
            <w:top w:val="none" w:sz="0" w:space="0" w:color="auto"/>
            <w:left w:val="none" w:sz="0" w:space="0" w:color="auto"/>
            <w:bottom w:val="none" w:sz="0" w:space="0" w:color="auto"/>
            <w:right w:val="none" w:sz="0" w:space="0" w:color="auto"/>
          </w:divBdr>
        </w:div>
        <w:div w:id="1283919299">
          <w:marLeft w:val="640"/>
          <w:marRight w:val="0"/>
          <w:marTop w:val="0"/>
          <w:marBottom w:val="0"/>
          <w:divBdr>
            <w:top w:val="none" w:sz="0" w:space="0" w:color="auto"/>
            <w:left w:val="none" w:sz="0" w:space="0" w:color="auto"/>
            <w:bottom w:val="none" w:sz="0" w:space="0" w:color="auto"/>
            <w:right w:val="none" w:sz="0" w:space="0" w:color="auto"/>
          </w:divBdr>
        </w:div>
        <w:div w:id="2063093388">
          <w:marLeft w:val="640"/>
          <w:marRight w:val="0"/>
          <w:marTop w:val="0"/>
          <w:marBottom w:val="0"/>
          <w:divBdr>
            <w:top w:val="none" w:sz="0" w:space="0" w:color="auto"/>
            <w:left w:val="none" w:sz="0" w:space="0" w:color="auto"/>
            <w:bottom w:val="none" w:sz="0" w:space="0" w:color="auto"/>
            <w:right w:val="none" w:sz="0" w:space="0" w:color="auto"/>
          </w:divBdr>
        </w:div>
        <w:div w:id="1721437192">
          <w:marLeft w:val="640"/>
          <w:marRight w:val="0"/>
          <w:marTop w:val="0"/>
          <w:marBottom w:val="0"/>
          <w:divBdr>
            <w:top w:val="none" w:sz="0" w:space="0" w:color="auto"/>
            <w:left w:val="none" w:sz="0" w:space="0" w:color="auto"/>
            <w:bottom w:val="none" w:sz="0" w:space="0" w:color="auto"/>
            <w:right w:val="none" w:sz="0" w:space="0" w:color="auto"/>
          </w:divBdr>
        </w:div>
        <w:div w:id="179206594">
          <w:marLeft w:val="640"/>
          <w:marRight w:val="0"/>
          <w:marTop w:val="0"/>
          <w:marBottom w:val="0"/>
          <w:divBdr>
            <w:top w:val="none" w:sz="0" w:space="0" w:color="auto"/>
            <w:left w:val="none" w:sz="0" w:space="0" w:color="auto"/>
            <w:bottom w:val="none" w:sz="0" w:space="0" w:color="auto"/>
            <w:right w:val="none" w:sz="0" w:space="0" w:color="auto"/>
          </w:divBdr>
        </w:div>
        <w:div w:id="605238485">
          <w:marLeft w:val="640"/>
          <w:marRight w:val="0"/>
          <w:marTop w:val="0"/>
          <w:marBottom w:val="0"/>
          <w:divBdr>
            <w:top w:val="none" w:sz="0" w:space="0" w:color="auto"/>
            <w:left w:val="none" w:sz="0" w:space="0" w:color="auto"/>
            <w:bottom w:val="none" w:sz="0" w:space="0" w:color="auto"/>
            <w:right w:val="none" w:sz="0" w:space="0" w:color="auto"/>
          </w:divBdr>
        </w:div>
        <w:div w:id="1849825955">
          <w:marLeft w:val="640"/>
          <w:marRight w:val="0"/>
          <w:marTop w:val="0"/>
          <w:marBottom w:val="0"/>
          <w:divBdr>
            <w:top w:val="none" w:sz="0" w:space="0" w:color="auto"/>
            <w:left w:val="none" w:sz="0" w:space="0" w:color="auto"/>
            <w:bottom w:val="none" w:sz="0" w:space="0" w:color="auto"/>
            <w:right w:val="none" w:sz="0" w:space="0" w:color="auto"/>
          </w:divBdr>
        </w:div>
        <w:div w:id="1774746305">
          <w:marLeft w:val="640"/>
          <w:marRight w:val="0"/>
          <w:marTop w:val="0"/>
          <w:marBottom w:val="0"/>
          <w:divBdr>
            <w:top w:val="none" w:sz="0" w:space="0" w:color="auto"/>
            <w:left w:val="none" w:sz="0" w:space="0" w:color="auto"/>
            <w:bottom w:val="none" w:sz="0" w:space="0" w:color="auto"/>
            <w:right w:val="none" w:sz="0" w:space="0" w:color="auto"/>
          </w:divBdr>
        </w:div>
        <w:div w:id="1554779851">
          <w:marLeft w:val="640"/>
          <w:marRight w:val="0"/>
          <w:marTop w:val="0"/>
          <w:marBottom w:val="0"/>
          <w:divBdr>
            <w:top w:val="none" w:sz="0" w:space="0" w:color="auto"/>
            <w:left w:val="none" w:sz="0" w:space="0" w:color="auto"/>
            <w:bottom w:val="none" w:sz="0" w:space="0" w:color="auto"/>
            <w:right w:val="none" w:sz="0" w:space="0" w:color="auto"/>
          </w:divBdr>
        </w:div>
        <w:div w:id="2137213940">
          <w:marLeft w:val="640"/>
          <w:marRight w:val="0"/>
          <w:marTop w:val="0"/>
          <w:marBottom w:val="0"/>
          <w:divBdr>
            <w:top w:val="none" w:sz="0" w:space="0" w:color="auto"/>
            <w:left w:val="none" w:sz="0" w:space="0" w:color="auto"/>
            <w:bottom w:val="none" w:sz="0" w:space="0" w:color="auto"/>
            <w:right w:val="none" w:sz="0" w:space="0" w:color="auto"/>
          </w:divBdr>
        </w:div>
        <w:div w:id="1622572282">
          <w:marLeft w:val="640"/>
          <w:marRight w:val="0"/>
          <w:marTop w:val="0"/>
          <w:marBottom w:val="0"/>
          <w:divBdr>
            <w:top w:val="none" w:sz="0" w:space="0" w:color="auto"/>
            <w:left w:val="none" w:sz="0" w:space="0" w:color="auto"/>
            <w:bottom w:val="none" w:sz="0" w:space="0" w:color="auto"/>
            <w:right w:val="none" w:sz="0" w:space="0" w:color="auto"/>
          </w:divBdr>
        </w:div>
        <w:div w:id="559095787">
          <w:marLeft w:val="640"/>
          <w:marRight w:val="0"/>
          <w:marTop w:val="0"/>
          <w:marBottom w:val="0"/>
          <w:divBdr>
            <w:top w:val="none" w:sz="0" w:space="0" w:color="auto"/>
            <w:left w:val="none" w:sz="0" w:space="0" w:color="auto"/>
            <w:bottom w:val="none" w:sz="0" w:space="0" w:color="auto"/>
            <w:right w:val="none" w:sz="0" w:space="0" w:color="auto"/>
          </w:divBdr>
        </w:div>
        <w:div w:id="209003996">
          <w:marLeft w:val="640"/>
          <w:marRight w:val="0"/>
          <w:marTop w:val="0"/>
          <w:marBottom w:val="0"/>
          <w:divBdr>
            <w:top w:val="none" w:sz="0" w:space="0" w:color="auto"/>
            <w:left w:val="none" w:sz="0" w:space="0" w:color="auto"/>
            <w:bottom w:val="none" w:sz="0" w:space="0" w:color="auto"/>
            <w:right w:val="none" w:sz="0" w:space="0" w:color="auto"/>
          </w:divBdr>
        </w:div>
        <w:div w:id="178469796">
          <w:marLeft w:val="640"/>
          <w:marRight w:val="0"/>
          <w:marTop w:val="0"/>
          <w:marBottom w:val="0"/>
          <w:divBdr>
            <w:top w:val="none" w:sz="0" w:space="0" w:color="auto"/>
            <w:left w:val="none" w:sz="0" w:space="0" w:color="auto"/>
            <w:bottom w:val="none" w:sz="0" w:space="0" w:color="auto"/>
            <w:right w:val="none" w:sz="0" w:space="0" w:color="auto"/>
          </w:divBdr>
        </w:div>
        <w:div w:id="598803211">
          <w:marLeft w:val="640"/>
          <w:marRight w:val="0"/>
          <w:marTop w:val="0"/>
          <w:marBottom w:val="0"/>
          <w:divBdr>
            <w:top w:val="none" w:sz="0" w:space="0" w:color="auto"/>
            <w:left w:val="none" w:sz="0" w:space="0" w:color="auto"/>
            <w:bottom w:val="none" w:sz="0" w:space="0" w:color="auto"/>
            <w:right w:val="none" w:sz="0" w:space="0" w:color="auto"/>
          </w:divBdr>
        </w:div>
        <w:div w:id="1202010820">
          <w:marLeft w:val="640"/>
          <w:marRight w:val="0"/>
          <w:marTop w:val="0"/>
          <w:marBottom w:val="0"/>
          <w:divBdr>
            <w:top w:val="none" w:sz="0" w:space="0" w:color="auto"/>
            <w:left w:val="none" w:sz="0" w:space="0" w:color="auto"/>
            <w:bottom w:val="none" w:sz="0" w:space="0" w:color="auto"/>
            <w:right w:val="none" w:sz="0" w:space="0" w:color="auto"/>
          </w:divBdr>
        </w:div>
        <w:div w:id="358511023">
          <w:marLeft w:val="640"/>
          <w:marRight w:val="0"/>
          <w:marTop w:val="0"/>
          <w:marBottom w:val="0"/>
          <w:divBdr>
            <w:top w:val="none" w:sz="0" w:space="0" w:color="auto"/>
            <w:left w:val="none" w:sz="0" w:space="0" w:color="auto"/>
            <w:bottom w:val="none" w:sz="0" w:space="0" w:color="auto"/>
            <w:right w:val="none" w:sz="0" w:space="0" w:color="auto"/>
          </w:divBdr>
        </w:div>
        <w:div w:id="1766071241">
          <w:marLeft w:val="640"/>
          <w:marRight w:val="0"/>
          <w:marTop w:val="0"/>
          <w:marBottom w:val="0"/>
          <w:divBdr>
            <w:top w:val="none" w:sz="0" w:space="0" w:color="auto"/>
            <w:left w:val="none" w:sz="0" w:space="0" w:color="auto"/>
            <w:bottom w:val="none" w:sz="0" w:space="0" w:color="auto"/>
            <w:right w:val="none" w:sz="0" w:space="0" w:color="auto"/>
          </w:divBdr>
        </w:div>
        <w:div w:id="236018898">
          <w:marLeft w:val="640"/>
          <w:marRight w:val="0"/>
          <w:marTop w:val="0"/>
          <w:marBottom w:val="0"/>
          <w:divBdr>
            <w:top w:val="none" w:sz="0" w:space="0" w:color="auto"/>
            <w:left w:val="none" w:sz="0" w:space="0" w:color="auto"/>
            <w:bottom w:val="none" w:sz="0" w:space="0" w:color="auto"/>
            <w:right w:val="none" w:sz="0" w:space="0" w:color="auto"/>
          </w:divBdr>
        </w:div>
        <w:div w:id="161632042">
          <w:marLeft w:val="640"/>
          <w:marRight w:val="0"/>
          <w:marTop w:val="0"/>
          <w:marBottom w:val="0"/>
          <w:divBdr>
            <w:top w:val="none" w:sz="0" w:space="0" w:color="auto"/>
            <w:left w:val="none" w:sz="0" w:space="0" w:color="auto"/>
            <w:bottom w:val="none" w:sz="0" w:space="0" w:color="auto"/>
            <w:right w:val="none" w:sz="0" w:space="0" w:color="auto"/>
          </w:divBdr>
        </w:div>
        <w:div w:id="539634571">
          <w:marLeft w:val="640"/>
          <w:marRight w:val="0"/>
          <w:marTop w:val="0"/>
          <w:marBottom w:val="0"/>
          <w:divBdr>
            <w:top w:val="none" w:sz="0" w:space="0" w:color="auto"/>
            <w:left w:val="none" w:sz="0" w:space="0" w:color="auto"/>
            <w:bottom w:val="none" w:sz="0" w:space="0" w:color="auto"/>
            <w:right w:val="none" w:sz="0" w:space="0" w:color="auto"/>
          </w:divBdr>
        </w:div>
        <w:div w:id="205994156">
          <w:marLeft w:val="640"/>
          <w:marRight w:val="0"/>
          <w:marTop w:val="0"/>
          <w:marBottom w:val="0"/>
          <w:divBdr>
            <w:top w:val="none" w:sz="0" w:space="0" w:color="auto"/>
            <w:left w:val="none" w:sz="0" w:space="0" w:color="auto"/>
            <w:bottom w:val="none" w:sz="0" w:space="0" w:color="auto"/>
            <w:right w:val="none" w:sz="0" w:space="0" w:color="auto"/>
          </w:divBdr>
        </w:div>
        <w:div w:id="932515983">
          <w:marLeft w:val="640"/>
          <w:marRight w:val="0"/>
          <w:marTop w:val="0"/>
          <w:marBottom w:val="0"/>
          <w:divBdr>
            <w:top w:val="none" w:sz="0" w:space="0" w:color="auto"/>
            <w:left w:val="none" w:sz="0" w:space="0" w:color="auto"/>
            <w:bottom w:val="none" w:sz="0" w:space="0" w:color="auto"/>
            <w:right w:val="none" w:sz="0" w:space="0" w:color="auto"/>
          </w:divBdr>
        </w:div>
        <w:div w:id="1177041332">
          <w:marLeft w:val="640"/>
          <w:marRight w:val="0"/>
          <w:marTop w:val="0"/>
          <w:marBottom w:val="0"/>
          <w:divBdr>
            <w:top w:val="none" w:sz="0" w:space="0" w:color="auto"/>
            <w:left w:val="none" w:sz="0" w:space="0" w:color="auto"/>
            <w:bottom w:val="none" w:sz="0" w:space="0" w:color="auto"/>
            <w:right w:val="none" w:sz="0" w:space="0" w:color="auto"/>
          </w:divBdr>
        </w:div>
        <w:div w:id="1189832200">
          <w:marLeft w:val="640"/>
          <w:marRight w:val="0"/>
          <w:marTop w:val="0"/>
          <w:marBottom w:val="0"/>
          <w:divBdr>
            <w:top w:val="none" w:sz="0" w:space="0" w:color="auto"/>
            <w:left w:val="none" w:sz="0" w:space="0" w:color="auto"/>
            <w:bottom w:val="none" w:sz="0" w:space="0" w:color="auto"/>
            <w:right w:val="none" w:sz="0" w:space="0" w:color="auto"/>
          </w:divBdr>
        </w:div>
        <w:div w:id="1567716897">
          <w:marLeft w:val="640"/>
          <w:marRight w:val="0"/>
          <w:marTop w:val="0"/>
          <w:marBottom w:val="0"/>
          <w:divBdr>
            <w:top w:val="none" w:sz="0" w:space="0" w:color="auto"/>
            <w:left w:val="none" w:sz="0" w:space="0" w:color="auto"/>
            <w:bottom w:val="none" w:sz="0" w:space="0" w:color="auto"/>
            <w:right w:val="none" w:sz="0" w:space="0" w:color="auto"/>
          </w:divBdr>
        </w:div>
        <w:div w:id="1817454901">
          <w:marLeft w:val="640"/>
          <w:marRight w:val="0"/>
          <w:marTop w:val="0"/>
          <w:marBottom w:val="0"/>
          <w:divBdr>
            <w:top w:val="none" w:sz="0" w:space="0" w:color="auto"/>
            <w:left w:val="none" w:sz="0" w:space="0" w:color="auto"/>
            <w:bottom w:val="none" w:sz="0" w:space="0" w:color="auto"/>
            <w:right w:val="none" w:sz="0" w:space="0" w:color="auto"/>
          </w:divBdr>
        </w:div>
        <w:div w:id="1885872229">
          <w:marLeft w:val="640"/>
          <w:marRight w:val="0"/>
          <w:marTop w:val="0"/>
          <w:marBottom w:val="0"/>
          <w:divBdr>
            <w:top w:val="none" w:sz="0" w:space="0" w:color="auto"/>
            <w:left w:val="none" w:sz="0" w:space="0" w:color="auto"/>
            <w:bottom w:val="none" w:sz="0" w:space="0" w:color="auto"/>
            <w:right w:val="none" w:sz="0" w:space="0" w:color="auto"/>
          </w:divBdr>
        </w:div>
        <w:div w:id="1400251132">
          <w:marLeft w:val="640"/>
          <w:marRight w:val="0"/>
          <w:marTop w:val="0"/>
          <w:marBottom w:val="0"/>
          <w:divBdr>
            <w:top w:val="none" w:sz="0" w:space="0" w:color="auto"/>
            <w:left w:val="none" w:sz="0" w:space="0" w:color="auto"/>
            <w:bottom w:val="none" w:sz="0" w:space="0" w:color="auto"/>
            <w:right w:val="none" w:sz="0" w:space="0" w:color="auto"/>
          </w:divBdr>
        </w:div>
        <w:div w:id="743575344">
          <w:marLeft w:val="640"/>
          <w:marRight w:val="0"/>
          <w:marTop w:val="0"/>
          <w:marBottom w:val="0"/>
          <w:divBdr>
            <w:top w:val="none" w:sz="0" w:space="0" w:color="auto"/>
            <w:left w:val="none" w:sz="0" w:space="0" w:color="auto"/>
            <w:bottom w:val="none" w:sz="0" w:space="0" w:color="auto"/>
            <w:right w:val="none" w:sz="0" w:space="0" w:color="auto"/>
          </w:divBdr>
        </w:div>
        <w:div w:id="795417388">
          <w:marLeft w:val="640"/>
          <w:marRight w:val="0"/>
          <w:marTop w:val="0"/>
          <w:marBottom w:val="0"/>
          <w:divBdr>
            <w:top w:val="none" w:sz="0" w:space="0" w:color="auto"/>
            <w:left w:val="none" w:sz="0" w:space="0" w:color="auto"/>
            <w:bottom w:val="none" w:sz="0" w:space="0" w:color="auto"/>
            <w:right w:val="none" w:sz="0" w:space="0" w:color="auto"/>
          </w:divBdr>
        </w:div>
        <w:div w:id="1928075276">
          <w:marLeft w:val="640"/>
          <w:marRight w:val="0"/>
          <w:marTop w:val="0"/>
          <w:marBottom w:val="0"/>
          <w:divBdr>
            <w:top w:val="none" w:sz="0" w:space="0" w:color="auto"/>
            <w:left w:val="none" w:sz="0" w:space="0" w:color="auto"/>
            <w:bottom w:val="none" w:sz="0" w:space="0" w:color="auto"/>
            <w:right w:val="none" w:sz="0" w:space="0" w:color="auto"/>
          </w:divBdr>
        </w:div>
        <w:div w:id="425611835">
          <w:marLeft w:val="640"/>
          <w:marRight w:val="0"/>
          <w:marTop w:val="0"/>
          <w:marBottom w:val="0"/>
          <w:divBdr>
            <w:top w:val="none" w:sz="0" w:space="0" w:color="auto"/>
            <w:left w:val="none" w:sz="0" w:space="0" w:color="auto"/>
            <w:bottom w:val="none" w:sz="0" w:space="0" w:color="auto"/>
            <w:right w:val="none" w:sz="0" w:space="0" w:color="auto"/>
          </w:divBdr>
        </w:div>
        <w:div w:id="812873058">
          <w:marLeft w:val="640"/>
          <w:marRight w:val="0"/>
          <w:marTop w:val="0"/>
          <w:marBottom w:val="0"/>
          <w:divBdr>
            <w:top w:val="none" w:sz="0" w:space="0" w:color="auto"/>
            <w:left w:val="none" w:sz="0" w:space="0" w:color="auto"/>
            <w:bottom w:val="none" w:sz="0" w:space="0" w:color="auto"/>
            <w:right w:val="none" w:sz="0" w:space="0" w:color="auto"/>
          </w:divBdr>
        </w:div>
        <w:div w:id="1629507133">
          <w:marLeft w:val="640"/>
          <w:marRight w:val="0"/>
          <w:marTop w:val="0"/>
          <w:marBottom w:val="0"/>
          <w:divBdr>
            <w:top w:val="none" w:sz="0" w:space="0" w:color="auto"/>
            <w:left w:val="none" w:sz="0" w:space="0" w:color="auto"/>
            <w:bottom w:val="none" w:sz="0" w:space="0" w:color="auto"/>
            <w:right w:val="none" w:sz="0" w:space="0" w:color="auto"/>
          </w:divBdr>
        </w:div>
        <w:div w:id="292758513">
          <w:marLeft w:val="640"/>
          <w:marRight w:val="0"/>
          <w:marTop w:val="0"/>
          <w:marBottom w:val="0"/>
          <w:divBdr>
            <w:top w:val="none" w:sz="0" w:space="0" w:color="auto"/>
            <w:left w:val="none" w:sz="0" w:space="0" w:color="auto"/>
            <w:bottom w:val="none" w:sz="0" w:space="0" w:color="auto"/>
            <w:right w:val="none" w:sz="0" w:space="0" w:color="auto"/>
          </w:divBdr>
        </w:div>
        <w:div w:id="1503279982">
          <w:marLeft w:val="640"/>
          <w:marRight w:val="0"/>
          <w:marTop w:val="0"/>
          <w:marBottom w:val="0"/>
          <w:divBdr>
            <w:top w:val="none" w:sz="0" w:space="0" w:color="auto"/>
            <w:left w:val="none" w:sz="0" w:space="0" w:color="auto"/>
            <w:bottom w:val="none" w:sz="0" w:space="0" w:color="auto"/>
            <w:right w:val="none" w:sz="0" w:space="0" w:color="auto"/>
          </w:divBdr>
        </w:div>
        <w:div w:id="2119252128">
          <w:marLeft w:val="640"/>
          <w:marRight w:val="0"/>
          <w:marTop w:val="0"/>
          <w:marBottom w:val="0"/>
          <w:divBdr>
            <w:top w:val="none" w:sz="0" w:space="0" w:color="auto"/>
            <w:left w:val="none" w:sz="0" w:space="0" w:color="auto"/>
            <w:bottom w:val="none" w:sz="0" w:space="0" w:color="auto"/>
            <w:right w:val="none" w:sz="0" w:space="0" w:color="auto"/>
          </w:divBdr>
        </w:div>
        <w:div w:id="1897544082">
          <w:marLeft w:val="640"/>
          <w:marRight w:val="0"/>
          <w:marTop w:val="0"/>
          <w:marBottom w:val="0"/>
          <w:divBdr>
            <w:top w:val="none" w:sz="0" w:space="0" w:color="auto"/>
            <w:left w:val="none" w:sz="0" w:space="0" w:color="auto"/>
            <w:bottom w:val="none" w:sz="0" w:space="0" w:color="auto"/>
            <w:right w:val="none" w:sz="0" w:space="0" w:color="auto"/>
          </w:divBdr>
        </w:div>
        <w:div w:id="987436874">
          <w:marLeft w:val="640"/>
          <w:marRight w:val="0"/>
          <w:marTop w:val="0"/>
          <w:marBottom w:val="0"/>
          <w:divBdr>
            <w:top w:val="none" w:sz="0" w:space="0" w:color="auto"/>
            <w:left w:val="none" w:sz="0" w:space="0" w:color="auto"/>
            <w:bottom w:val="none" w:sz="0" w:space="0" w:color="auto"/>
            <w:right w:val="none" w:sz="0" w:space="0" w:color="auto"/>
          </w:divBdr>
        </w:div>
        <w:div w:id="2051801125">
          <w:marLeft w:val="640"/>
          <w:marRight w:val="0"/>
          <w:marTop w:val="0"/>
          <w:marBottom w:val="0"/>
          <w:divBdr>
            <w:top w:val="none" w:sz="0" w:space="0" w:color="auto"/>
            <w:left w:val="none" w:sz="0" w:space="0" w:color="auto"/>
            <w:bottom w:val="none" w:sz="0" w:space="0" w:color="auto"/>
            <w:right w:val="none" w:sz="0" w:space="0" w:color="auto"/>
          </w:divBdr>
        </w:div>
        <w:div w:id="613711456">
          <w:marLeft w:val="640"/>
          <w:marRight w:val="0"/>
          <w:marTop w:val="0"/>
          <w:marBottom w:val="0"/>
          <w:divBdr>
            <w:top w:val="none" w:sz="0" w:space="0" w:color="auto"/>
            <w:left w:val="none" w:sz="0" w:space="0" w:color="auto"/>
            <w:bottom w:val="none" w:sz="0" w:space="0" w:color="auto"/>
            <w:right w:val="none" w:sz="0" w:space="0" w:color="auto"/>
          </w:divBdr>
        </w:div>
        <w:div w:id="1358850202">
          <w:marLeft w:val="640"/>
          <w:marRight w:val="0"/>
          <w:marTop w:val="0"/>
          <w:marBottom w:val="0"/>
          <w:divBdr>
            <w:top w:val="none" w:sz="0" w:space="0" w:color="auto"/>
            <w:left w:val="none" w:sz="0" w:space="0" w:color="auto"/>
            <w:bottom w:val="none" w:sz="0" w:space="0" w:color="auto"/>
            <w:right w:val="none" w:sz="0" w:space="0" w:color="auto"/>
          </w:divBdr>
        </w:div>
        <w:div w:id="88163555">
          <w:marLeft w:val="640"/>
          <w:marRight w:val="0"/>
          <w:marTop w:val="0"/>
          <w:marBottom w:val="0"/>
          <w:divBdr>
            <w:top w:val="none" w:sz="0" w:space="0" w:color="auto"/>
            <w:left w:val="none" w:sz="0" w:space="0" w:color="auto"/>
            <w:bottom w:val="none" w:sz="0" w:space="0" w:color="auto"/>
            <w:right w:val="none" w:sz="0" w:space="0" w:color="auto"/>
          </w:divBdr>
        </w:div>
        <w:div w:id="1324042585">
          <w:marLeft w:val="640"/>
          <w:marRight w:val="0"/>
          <w:marTop w:val="0"/>
          <w:marBottom w:val="0"/>
          <w:divBdr>
            <w:top w:val="none" w:sz="0" w:space="0" w:color="auto"/>
            <w:left w:val="none" w:sz="0" w:space="0" w:color="auto"/>
            <w:bottom w:val="none" w:sz="0" w:space="0" w:color="auto"/>
            <w:right w:val="none" w:sz="0" w:space="0" w:color="auto"/>
          </w:divBdr>
        </w:div>
        <w:div w:id="1827159266">
          <w:marLeft w:val="640"/>
          <w:marRight w:val="0"/>
          <w:marTop w:val="0"/>
          <w:marBottom w:val="0"/>
          <w:divBdr>
            <w:top w:val="none" w:sz="0" w:space="0" w:color="auto"/>
            <w:left w:val="none" w:sz="0" w:space="0" w:color="auto"/>
            <w:bottom w:val="none" w:sz="0" w:space="0" w:color="auto"/>
            <w:right w:val="none" w:sz="0" w:space="0" w:color="auto"/>
          </w:divBdr>
        </w:div>
        <w:div w:id="1316563659">
          <w:marLeft w:val="640"/>
          <w:marRight w:val="0"/>
          <w:marTop w:val="0"/>
          <w:marBottom w:val="0"/>
          <w:divBdr>
            <w:top w:val="none" w:sz="0" w:space="0" w:color="auto"/>
            <w:left w:val="none" w:sz="0" w:space="0" w:color="auto"/>
            <w:bottom w:val="none" w:sz="0" w:space="0" w:color="auto"/>
            <w:right w:val="none" w:sz="0" w:space="0" w:color="auto"/>
          </w:divBdr>
        </w:div>
        <w:div w:id="1104115075">
          <w:marLeft w:val="640"/>
          <w:marRight w:val="0"/>
          <w:marTop w:val="0"/>
          <w:marBottom w:val="0"/>
          <w:divBdr>
            <w:top w:val="none" w:sz="0" w:space="0" w:color="auto"/>
            <w:left w:val="none" w:sz="0" w:space="0" w:color="auto"/>
            <w:bottom w:val="none" w:sz="0" w:space="0" w:color="auto"/>
            <w:right w:val="none" w:sz="0" w:space="0" w:color="auto"/>
          </w:divBdr>
        </w:div>
        <w:div w:id="1122455392">
          <w:marLeft w:val="640"/>
          <w:marRight w:val="0"/>
          <w:marTop w:val="0"/>
          <w:marBottom w:val="0"/>
          <w:divBdr>
            <w:top w:val="none" w:sz="0" w:space="0" w:color="auto"/>
            <w:left w:val="none" w:sz="0" w:space="0" w:color="auto"/>
            <w:bottom w:val="none" w:sz="0" w:space="0" w:color="auto"/>
            <w:right w:val="none" w:sz="0" w:space="0" w:color="auto"/>
          </w:divBdr>
        </w:div>
        <w:div w:id="1090736032">
          <w:marLeft w:val="640"/>
          <w:marRight w:val="0"/>
          <w:marTop w:val="0"/>
          <w:marBottom w:val="0"/>
          <w:divBdr>
            <w:top w:val="none" w:sz="0" w:space="0" w:color="auto"/>
            <w:left w:val="none" w:sz="0" w:space="0" w:color="auto"/>
            <w:bottom w:val="none" w:sz="0" w:space="0" w:color="auto"/>
            <w:right w:val="none" w:sz="0" w:space="0" w:color="auto"/>
          </w:divBdr>
        </w:div>
        <w:div w:id="1498960297">
          <w:marLeft w:val="640"/>
          <w:marRight w:val="0"/>
          <w:marTop w:val="0"/>
          <w:marBottom w:val="0"/>
          <w:divBdr>
            <w:top w:val="none" w:sz="0" w:space="0" w:color="auto"/>
            <w:left w:val="none" w:sz="0" w:space="0" w:color="auto"/>
            <w:bottom w:val="none" w:sz="0" w:space="0" w:color="auto"/>
            <w:right w:val="none" w:sz="0" w:space="0" w:color="auto"/>
          </w:divBdr>
        </w:div>
        <w:div w:id="1859125604">
          <w:marLeft w:val="640"/>
          <w:marRight w:val="0"/>
          <w:marTop w:val="0"/>
          <w:marBottom w:val="0"/>
          <w:divBdr>
            <w:top w:val="none" w:sz="0" w:space="0" w:color="auto"/>
            <w:left w:val="none" w:sz="0" w:space="0" w:color="auto"/>
            <w:bottom w:val="none" w:sz="0" w:space="0" w:color="auto"/>
            <w:right w:val="none" w:sz="0" w:space="0" w:color="auto"/>
          </w:divBdr>
        </w:div>
        <w:div w:id="1732848245">
          <w:marLeft w:val="640"/>
          <w:marRight w:val="0"/>
          <w:marTop w:val="0"/>
          <w:marBottom w:val="0"/>
          <w:divBdr>
            <w:top w:val="none" w:sz="0" w:space="0" w:color="auto"/>
            <w:left w:val="none" w:sz="0" w:space="0" w:color="auto"/>
            <w:bottom w:val="none" w:sz="0" w:space="0" w:color="auto"/>
            <w:right w:val="none" w:sz="0" w:space="0" w:color="auto"/>
          </w:divBdr>
        </w:div>
        <w:div w:id="1745445797">
          <w:marLeft w:val="640"/>
          <w:marRight w:val="0"/>
          <w:marTop w:val="0"/>
          <w:marBottom w:val="0"/>
          <w:divBdr>
            <w:top w:val="none" w:sz="0" w:space="0" w:color="auto"/>
            <w:left w:val="none" w:sz="0" w:space="0" w:color="auto"/>
            <w:bottom w:val="none" w:sz="0" w:space="0" w:color="auto"/>
            <w:right w:val="none" w:sz="0" w:space="0" w:color="auto"/>
          </w:divBdr>
        </w:div>
        <w:div w:id="1732777185">
          <w:marLeft w:val="640"/>
          <w:marRight w:val="0"/>
          <w:marTop w:val="0"/>
          <w:marBottom w:val="0"/>
          <w:divBdr>
            <w:top w:val="none" w:sz="0" w:space="0" w:color="auto"/>
            <w:left w:val="none" w:sz="0" w:space="0" w:color="auto"/>
            <w:bottom w:val="none" w:sz="0" w:space="0" w:color="auto"/>
            <w:right w:val="none" w:sz="0" w:space="0" w:color="auto"/>
          </w:divBdr>
        </w:div>
        <w:div w:id="2108231890">
          <w:marLeft w:val="640"/>
          <w:marRight w:val="0"/>
          <w:marTop w:val="0"/>
          <w:marBottom w:val="0"/>
          <w:divBdr>
            <w:top w:val="none" w:sz="0" w:space="0" w:color="auto"/>
            <w:left w:val="none" w:sz="0" w:space="0" w:color="auto"/>
            <w:bottom w:val="none" w:sz="0" w:space="0" w:color="auto"/>
            <w:right w:val="none" w:sz="0" w:space="0" w:color="auto"/>
          </w:divBdr>
        </w:div>
        <w:div w:id="1495682576">
          <w:marLeft w:val="640"/>
          <w:marRight w:val="0"/>
          <w:marTop w:val="0"/>
          <w:marBottom w:val="0"/>
          <w:divBdr>
            <w:top w:val="none" w:sz="0" w:space="0" w:color="auto"/>
            <w:left w:val="none" w:sz="0" w:space="0" w:color="auto"/>
            <w:bottom w:val="none" w:sz="0" w:space="0" w:color="auto"/>
            <w:right w:val="none" w:sz="0" w:space="0" w:color="auto"/>
          </w:divBdr>
        </w:div>
        <w:div w:id="1293638852">
          <w:marLeft w:val="640"/>
          <w:marRight w:val="0"/>
          <w:marTop w:val="0"/>
          <w:marBottom w:val="0"/>
          <w:divBdr>
            <w:top w:val="none" w:sz="0" w:space="0" w:color="auto"/>
            <w:left w:val="none" w:sz="0" w:space="0" w:color="auto"/>
            <w:bottom w:val="none" w:sz="0" w:space="0" w:color="auto"/>
            <w:right w:val="none" w:sz="0" w:space="0" w:color="auto"/>
          </w:divBdr>
        </w:div>
        <w:div w:id="1817793418">
          <w:marLeft w:val="640"/>
          <w:marRight w:val="0"/>
          <w:marTop w:val="0"/>
          <w:marBottom w:val="0"/>
          <w:divBdr>
            <w:top w:val="none" w:sz="0" w:space="0" w:color="auto"/>
            <w:left w:val="none" w:sz="0" w:space="0" w:color="auto"/>
            <w:bottom w:val="none" w:sz="0" w:space="0" w:color="auto"/>
            <w:right w:val="none" w:sz="0" w:space="0" w:color="auto"/>
          </w:divBdr>
        </w:div>
        <w:div w:id="1781339243">
          <w:marLeft w:val="640"/>
          <w:marRight w:val="0"/>
          <w:marTop w:val="0"/>
          <w:marBottom w:val="0"/>
          <w:divBdr>
            <w:top w:val="none" w:sz="0" w:space="0" w:color="auto"/>
            <w:left w:val="none" w:sz="0" w:space="0" w:color="auto"/>
            <w:bottom w:val="none" w:sz="0" w:space="0" w:color="auto"/>
            <w:right w:val="none" w:sz="0" w:space="0" w:color="auto"/>
          </w:divBdr>
        </w:div>
        <w:div w:id="1504280057">
          <w:marLeft w:val="640"/>
          <w:marRight w:val="0"/>
          <w:marTop w:val="0"/>
          <w:marBottom w:val="0"/>
          <w:divBdr>
            <w:top w:val="none" w:sz="0" w:space="0" w:color="auto"/>
            <w:left w:val="none" w:sz="0" w:space="0" w:color="auto"/>
            <w:bottom w:val="none" w:sz="0" w:space="0" w:color="auto"/>
            <w:right w:val="none" w:sz="0" w:space="0" w:color="auto"/>
          </w:divBdr>
        </w:div>
      </w:divsChild>
    </w:div>
    <w:div w:id="1637300434">
      <w:bodyDiv w:val="1"/>
      <w:marLeft w:val="0"/>
      <w:marRight w:val="0"/>
      <w:marTop w:val="0"/>
      <w:marBottom w:val="0"/>
      <w:divBdr>
        <w:top w:val="none" w:sz="0" w:space="0" w:color="auto"/>
        <w:left w:val="none" w:sz="0" w:space="0" w:color="auto"/>
        <w:bottom w:val="none" w:sz="0" w:space="0" w:color="auto"/>
        <w:right w:val="none" w:sz="0" w:space="0" w:color="auto"/>
      </w:divBdr>
      <w:divsChild>
        <w:div w:id="1580629475">
          <w:marLeft w:val="640"/>
          <w:marRight w:val="0"/>
          <w:marTop w:val="0"/>
          <w:marBottom w:val="0"/>
          <w:divBdr>
            <w:top w:val="none" w:sz="0" w:space="0" w:color="auto"/>
            <w:left w:val="none" w:sz="0" w:space="0" w:color="auto"/>
            <w:bottom w:val="none" w:sz="0" w:space="0" w:color="auto"/>
            <w:right w:val="none" w:sz="0" w:space="0" w:color="auto"/>
          </w:divBdr>
        </w:div>
        <w:div w:id="499194295">
          <w:marLeft w:val="640"/>
          <w:marRight w:val="0"/>
          <w:marTop w:val="0"/>
          <w:marBottom w:val="0"/>
          <w:divBdr>
            <w:top w:val="none" w:sz="0" w:space="0" w:color="auto"/>
            <w:left w:val="none" w:sz="0" w:space="0" w:color="auto"/>
            <w:bottom w:val="none" w:sz="0" w:space="0" w:color="auto"/>
            <w:right w:val="none" w:sz="0" w:space="0" w:color="auto"/>
          </w:divBdr>
        </w:div>
        <w:div w:id="444472009">
          <w:marLeft w:val="640"/>
          <w:marRight w:val="0"/>
          <w:marTop w:val="0"/>
          <w:marBottom w:val="0"/>
          <w:divBdr>
            <w:top w:val="none" w:sz="0" w:space="0" w:color="auto"/>
            <w:left w:val="none" w:sz="0" w:space="0" w:color="auto"/>
            <w:bottom w:val="none" w:sz="0" w:space="0" w:color="auto"/>
            <w:right w:val="none" w:sz="0" w:space="0" w:color="auto"/>
          </w:divBdr>
        </w:div>
        <w:div w:id="565340734">
          <w:marLeft w:val="640"/>
          <w:marRight w:val="0"/>
          <w:marTop w:val="0"/>
          <w:marBottom w:val="0"/>
          <w:divBdr>
            <w:top w:val="none" w:sz="0" w:space="0" w:color="auto"/>
            <w:left w:val="none" w:sz="0" w:space="0" w:color="auto"/>
            <w:bottom w:val="none" w:sz="0" w:space="0" w:color="auto"/>
            <w:right w:val="none" w:sz="0" w:space="0" w:color="auto"/>
          </w:divBdr>
        </w:div>
        <w:div w:id="1765371224">
          <w:marLeft w:val="640"/>
          <w:marRight w:val="0"/>
          <w:marTop w:val="0"/>
          <w:marBottom w:val="0"/>
          <w:divBdr>
            <w:top w:val="none" w:sz="0" w:space="0" w:color="auto"/>
            <w:left w:val="none" w:sz="0" w:space="0" w:color="auto"/>
            <w:bottom w:val="none" w:sz="0" w:space="0" w:color="auto"/>
            <w:right w:val="none" w:sz="0" w:space="0" w:color="auto"/>
          </w:divBdr>
        </w:div>
        <w:div w:id="1878590964">
          <w:marLeft w:val="640"/>
          <w:marRight w:val="0"/>
          <w:marTop w:val="0"/>
          <w:marBottom w:val="0"/>
          <w:divBdr>
            <w:top w:val="none" w:sz="0" w:space="0" w:color="auto"/>
            <w:left w:val="none" w:sz="0" w:space="0" w:color="auto"/>
            <w:bottom w:val="none" w:sz="0" w:space="0" w:color="auto"/>
            <w:right w:val="none" w:sz="0" w:space="0" w:color="auto"/>
          </w:divBdr>
        </w:div>
        <w:div w:id="1595045535">
          <w:marLeft w:val="640"/>
          <w:marRight w:val="0"/>
          <w:marTop w:val="0"/>
          <w:marBottom w:val="0"/>
          <w:divBdr>
            <w:top w:val="none" w:sz="0" w:space="0" w:color="auto"/>
            <w:left w:val="none" w:sz="0" w:space="0" w:color="auto"/>
            <w:bottom w:val="none" w:sz="0" w:space="0" w:color="auto"/>
            <w:right w:val="none" w:sz="0" w:space="0" w:color="auto"/>
          </w:divBdr>
        </w:div>
        <w:div w:id="1368674799">
          <w:marLeft w:val="640"/>
          <w:marRight w:val="0"/>
          <w:marTop w:val="0"/>
          <w:marBottom w:val="0"/>
          <w:divBdr>
            <w:top w:val="none" w:sz="0" w:space="0" w:color="auto"/>
            <w:left w:val="none" w:sz="0" w:space="0" w:color="auto"/>
            <w:bottom w:val="none" w:sz="0" w:space="0" w:color="auto"/>
            <w:right w:val="none" w:sz="0" w:space="0" w:color="auto"/>
          </w:divBdr>
        </w:div>
        <w:div w:id="1738016329">
          <w:marLeft w:val="640"/>
          <w:marRight w:val="0"/>
          <w:marTop w:val="0"/>
          <w:marBottom w:val="0"/>
          <w:divBdr>
            <w:top w:val="none" w:sz="0" w:space="0" w:color="auto"/>
            <w:left w:val="none" w:sz="0" w:space="0" w:color="auto"/>
            <w:bottom w:val="none" w:sz="0" w:space="0" w:color="auto"/>
            <w:right w:val="none" w:sz="0" w:space="0" w:color="auto"/>
          </w:divBdr>
        </w:div>
        <w:div w:id="561914576">
          <w:marLeft w:val="640"/>
          <w:marRight w:val="0"/>
          <w:marTop w:val="0"/>
          <w:marBottom w:val="0"/>
          <w:divBdr>
            <w:top w:val="none" w:sz="0" w:space="0" w:color="auto"/>
            <w:left w:val="none" w:sz="0" w:space="0" w:color="auto"/>
            <w:bottom w:val="none" w:sz="0" w:space="0" w:color="auto"/>
            <w:right w:val="none" w:sz="0" w:space="0" w:color="auto"/>
          </w:divBdr>
        </w:div>
        <w:div w:id="179662643">
          <w:marLeft w:val="640"/>
          <w:marRight w:val="0"/>
          <w:marTop w:val="0"/>
          <w:marBottom w:val="0"/>
          <w:divBdr>
            <w:top w:val="none" w:sz="0" w:space="0" w:color="auto"/>
            <w:left w:val="none" w:sz="0" w:space="0" w:color="auto"/>
            <w:bottom w:val="none" w:sz="0" w:space="0" w:color="auto"/>
            <w:right w:val="none" w:sz="0" w:space="0" w:color="auto"/>
          </w:divBdr>
        </w:div>
        <w:div w:id="660499983">
          <w:marLeft w:val="640"/>
          <w:marRight w:val="0"/>
          <w:marTop w:val="0"/>
          <w:marBottom w:val="0"/>
          <w:divBdr>
            <w:top w:val="none" w:sz="0" w:space="0" w:color="auto"/>
            <w:left w:val="none" w:sz="0" w:space="0" w:color="auto"/>
            <w:bottom w:val="none" w:sz="0" w:space="0" w:color="auto"/>
            <w:right w:val="none" w:sz="0" w:space="0" w:color="auto"/>
          </w:divBdr>
        </w:div>
        <w:div w:id="1471436612">
          <w:marLeft w:val="640"/>
          <w:marRight w:val="0"/>
          <w:marTop w:val="0"/>
          <w:marBottom w:val="0"/>
          <w:divBdr>
            <w:top w:val="none" w:sz="0" w:space="0" w:color="auto"/>
            <w:left w:val="none" w:sz="0" w:space="0" w:color="auto"/>
            <w:bottom w:val="none" w:sz="0" w:space="0" w:color="auto"/>
            <w:right w:val="none" w:sz="0" w:space="0" w:color="auto"/>
          </w:divBdr>
        </w:div>
        <w:div w:id="1538156295">
          <w:marLeft w:val="640"/>
          <w:marRight w:val="0"/>
          <w:marTop w:val="0"/>
          <w:marBottom w:val="0"/>
          <w:divBdr>
            <w:top w:val="none" w:sz="0" w:space="0" w:color="auto"/>
            <w:left w:val="none" w:sz="0" w:space="0" w:color="auto"/>
            <w:bottom w:val="none" w:sz="0" w:space="0" w:color="auto"/>
            <w:right w:val="none" w:sz="0" w:space="0" w:color="auto"/>
          </w:divBdr>
        </w:div>
        <w:div w:id="347678865">
          <w:marLeft w:val="640"/>
          <w:marRight w:val="0"/>
          <w:marTop w:val="0"/>
          <w:marBottom w:val="0"/>
          <w:divBdr>
            <w:top w:val="none" w:sz="0" w:space="0" w:color="auto"/>
            <w:left w:val="none" w:sz="0" w:space="0" w:color="auto"/>
            <w:bottom w:val="none" w:sz="0" w:space="0" w:color="auto"/>
            <w:right w:val="none" w:sz="0" w:space="0" w:color="auto"/>
          </w:divBdr>
        </w:div>
        <w:div w:id="1628199776">
          <w:marLeft w:val="640"/>
          <w:marRight w:val="0"/>
          <w:marTop w:val="0"/>
          <w:marBottom w:val="0"/>
          <w:divBdr>
            <w:top w:val="none" w:sz="0" w:space="0" w:color="auto"/>
            <w:left w:val="none" w:sz="0" w:space="0" w:color="auto"/>
            <w:bottom w:val="none" w:sz="0" w:space="0" w:color="auto"/>
            <w:right w:val="none" w:sz="0" w:space="0" w:color="auto"/>
          </w:divBdr>
        </w:div>
        <w:div w:id="647321887">
          <w:marLeft w:val="640"/>
          <w:marRight w:val="0"/>
          <w:marTop w:val="0"/>
          <w:marBottom w:val="0"/>
          <w:divBdr>
            <w:top w:val="none" w:sz="0" w:space="0" w:color="auto"/>
            <w:left w:val="none" w:sz="0" w:space="0" w:color="auto"/>
            <w:bottom w:val="none" w:sz="0" w:space="0" w:color="auto"/>
            <w:right w:val="none" w:sz="0" w:space="0" w:color="auto"/>
          </w:divBdr>
        </w:div>
        <w:div w:id="610816964">
          <w:marLeft w:val="640"/>
          <w:marRight w:val="0"/>
          <w:marTop w:val="0"/>
          <w:marBottom w:val="0"/>
          <w:divBdr>
            <w:top w:val="none" w:sz="0" w:space="0" w:color="auto"/>
            <w:left w:val="none" w:sz="0" w:space="0" w:color="auto"/>
            <w:bottom w:val="none" w:sz="0" w:space="0" w:color="auto"/>
            <w:right w:val="none" w:sz="0" w:space="0" w:color="auto"/>
          </w:divBdr>
        </w:div>
        <w:div w:id="442115159">
          <w:marLeft w:val="640"/>
          <w:marRight w:val="0"/>
          <w:marTop w:val="0"/>
          <w:marBottom w:val="0"/>
          <w:divBdr>
            <w:top w:val="none" w:sz="0" w:space="0" w:color="auto"/>
            <w:left w:val="none" w:sz="0" w:space="0" w:color="auto"/>
            <w:bottom w:val="none" w:sz="0" w:space="0" w:color="auto"/>
            <w:right w:val="none" w:sz="0" w:space="0" w:color="auto"/>
          </w:divBdr>
        </w:div>
        <w:div w:id="1031030190">
          <w:marLeft w:val="640"/>
          <w:marRight w:val="0"/>
          <w:marTop w:val="0"/>
          <w:marBottom w:val="0"/>
          <w:divBdr>
            <w:top w:val="none" w:sz="0" w:space="0" w:color="auto"/>
            <w:left w:val="none" w:sz="0" w:space="0" w:color="auto"/>
            <w:bottom w:val="none" w:sz="0" w:space="0" w:color="auto"/>
            <w:right w:val="none" w:sz="0" w:space="0" w:color="auto"/>
          </w:divBdr>
        </w:div>
        <w:div w:id="1253733271">
          <w:marLeft w:val="640"/>
          <w:marRight w:val="0"/>
          <w:marTop w:val="0"/>
          <w:marBottom w:val="0"/>
          <w:divBdr>
            <w:top w:val="none" w:sz="0" w:space="0" w:color="auto"/>
            <w:left w:val="none" w:sz="0" w:space="0" w:color="auto"/>
            <w:bottom w:val="none" w:sz="0" w:space="0" w:color="auto"/>
            <w:right w:val="none" w:sz="0" w:space="0" w:color="auto"/>
          </w:divBdr>
        </w:div>
        <w:div w:id="150567266">
          <w:marLeft w:val="640"/>
          <w:marRight w:val="0"/>
          <w:marTop w:val="0"/>
          <w:marBottom w:val="0"/>
          <w:divBdr>
            <w:top w:val="none" w:sz="0" w:space="0" w:color="auto"/>
            <w:left w:val="none" w:sz="0" w:space="0" w:color="auto"/>
            <w:bottom w:val="none" w:sz="0" w:space="0" w:color="auto"/>
            <w:right w:val="none" w:sz="0" w:space="0" w:color="auto"/>
          </w:divBdr>
        </w:div>
        <w:div w:id="1430587501">
          <w:marLeft w:val="640"/>
          <w:marRight w:val="0"/>
          <w:marTop w:val="0"/>
          <w:marBottom w:val="0"/>
          <w:divBdr>
            <w:top w:val="none" w:sz="0" w:space="0" w:color="auto"/>
            <w:left w:val="none" w:sz="0" w:space="0" w:color="auto"/>
            <w:bottom w:val="none" w:sz="0" w:space="0" w:color="auto"/>
            <w:right w:val="none" w:sz="0" w:space="0" w:color="auto"/>
          </w:divBdr>
        </w:div>
        <w:div w:id="960841819">
          <w:marLeft w:val="640"/>
          <w:marRight w:val="0"/>
          <w:marTop w:val="0"/>
          <w:marBottom w:val="0"/>
          <w:divBdr>
            <w:top w:val="none" w:sz="0" w:space="0" w:color="auto"/>
            <w:left w:val="none" w:sz="0" w:space="0" w:color="auto"/>
            <w:bottom w:val="none" w:sz="0" w:space="0" w:color="auto"/>
            <w:right w:val="none" w:sz="0" w:space="0" w:color="auto"/>
          </w:divBdr>
        </w:div>
        <w:div w:id="1817869689">
          <w:marLeft w:val="640"/>
          <w:marRight w:val="0"/>
          <w:marTop w:val="0"/>
          <w:marBottom w:val="0"/>
          <w:divBdr>
            <w:top w:val="none" w:sz="0" w:space="0" w:color="auto"/>
            <w:left w:val="none" w:sz="0" w:space="0" w:color="auto"/>
            <w:bottom w:val="none" w:sz="0" w:space="0" w:color="auto"/>
            <w:right w:val="none" w:sz="0" w:space="0" w:color="auto"/>
          </w:divBdr>
        </w:div>
        <w:div w:id="940140529">
          <w:marLeft w:val="640"/>
          <w:marRight w:val="0"/>
          <w:marTop w:val="0"/>
          <w:marBottom w:val="0"/>
          <w:divBdr>
            <w:top w:val="none" w:sz="0" w:space="0" w:color="auto"/>
            <w:left w:val="none" w:sz="0" w:space="0" w:color="auto"/>
            <w:bottom w:val="none" w:sz="0" w:space="0" w:color="auto"/>
            <w:right w:val="none" w:sz="0" w:space="0" w:color="auto"/>
          </w:divBdr>
        </w:div>
        <w:div w:id="856037328">
          <w:marLeft w:val="640"/>
          <w:marRight w:val="0"/>
          <w:marTop w:val="0"/>
          <w:marBottom w:val="0"/>
          <w:divBdr>
            <w:top w:val="none" w:sz="0" w:space="0" w:color="auto"/>
            <w:left w:val="none" w:sz="0" w:space="0" w:color="auto"/>
            <w:bottom w:val="none" w:sz="0" w:space="0" w:color="auto"/>
            <w:right w:val="none" w:sz="0" w:space="0" w:color="auto"/>
          </w:divBdr>
        </w:div>
        <w:div w:id="118186404">
          <w:marLeft w:val="640"/>
          <w:marRight w:val="0"/>
          <w:marTop w:val="0"/>
          <w:marBottom w:val="0"/>
          <w:divBdr>
            <w:top w:val="none" w:sz="0" w:space="0" w:color="auto"/>
            <w:left w:val="none" w:sz="0" w:space="0" w:color="auto"/>
            <w:bottom w:val="none" w:sz="0" w:space="0" w:color="auto"/>
            <w:right w:val="none" w:sz="0" w:space="0" w:color="auto"/>
          </w:divBdr>
        </w:div>
        <w:div w:id="1957831047">
          <w:marLeft w:val="640"/>
          <w:marRight w:val="0"/>
          <w:marTop w:val="0"/>
          <w:marBottom w:val="0"/>
          <w:divBdr>
            <w:top w:val="none" w:sz="0" w:space="0" w:color="auto"/>
            <w:left w:val="none" w:sz="0" w:space="0" w:color="auto"/>
            <w:bottom w:val="none" w:sz="0" w:space="0" w:color="auto"/>
            <w:right w:val="none" w:sz="0" w:space="0" w:color="auto"/>
          </w:divBdr>
        </w:div>
        <w:div w:id="931816074">
          <w:marLeft w:val="640"/>
          <w:marRight w:val="0"/>
          <w:marTop w:val="0"/>
          <w:marBottom w:val="0"/>
          <w:divBdr>
            <w:top w:val="none" w:sz="0" w:space="0" w:color="auto"/>
            <w:left w:val="none" w:sz="0" w:space="0" w:color="auto"/>
            <w:bottom w:val="none" w:sz="0" w:space="0" w:color="auto"/>
            <w:right w:val="none" w:sz="0" w:space="0" w:color="auto"/>
          </w:divBdr>
        </w:div>
        <w:div w:id="1772160627">
          <w:marLeft w:val="640"/>
          <w:marRight w:val="0"/>
          <w:marTop w:val="0"/>
          <w:marBottom w:val="0"/>
          <w:divBdr>
            <w:top w:val="none" w:sz="0" w:space="0" w:color="auto"/>
            <w:left w:val="none" w:sz="0" w:space="0" w:color="auto"/>
            <w:bottom w:val="none" w:sz="0" w:space="0" w:color="auto"/>
            <w:right w:val="none" w:sz="0" w:space="0" w:color="auto"/>
          </w:divBdr>
        </w:div>
        <w:div w:id="1916284436">
          <w:marLeft w:val="640"/>
          <w:marRight w:val="0"/>
          <w:marTop w:val="0"/>
          <w:marBottom w:val="0"/>
          <w:divBdr>
            <w:top w:val="none" w:sz="0" w:space="0" w:color="auto"/>
            <w:left w:val="none" w:sz="0" w:space="0" w:color="auto"/>
            <w:bottom w:val="none" w:sz="0" w:space="0" w:color="auto"/>
            <w:right w:val="none" w:sz="0" w:space="0" w:color="auto"/>
          </w:divBdr>
        </w:div>
        <w:div w:id="970599934">
          <w:marLeft w:val="640"/>
          <w:marRight w:val="0"/>
          <w:marTop w:val="0"/>
          <w:marBottom w:val="0"/>
          <w:divBdr>
            <w:top w:val="none" w:sz="0" w:space="0" w:color="auto"/>
            <w:left w:val="none" w:sz="0" w:space="0" w:color="auto"/>
            <w:bottom w:val="none" w:sz="0" w:space="0" w:color="auto"/>
            <w:right w:val="none" w:sz="0" w:space="0" w:color="auto"/>
          </w:divBdr>
        </w:div>
        <w:div w:id="1916744980">
          <w:marLeft w:val="640"/>
          <w:marRight w:val="0"/>
          <w:marTop w:val="0"/>
          <w:marBottom w:val="0"/>
          <w:divBdr>
            <w:top w:val="none" w:sz="0" w:space="0" w:color="auto"/>
            <w:left w:val="none" w:sz="0" w:space="0" w:color="auto"/>
            <w:bottom w:val="none" w:sz="0" w:space="0" w:color="auto"/>
            <w:right w:val="none" w:sz="0" w:space="0" w:color="auto"/>
          </w:divBdr>
        </w:div>
        <w:div w:id="1164201523">
          <w:marLeft w:val="640"/>
          <w:marRight w:val="0"/>
          <w:marTop w:val="0"/>
          <w:marBottom w:val="0"/>
          <w:divBdr>
            <w:top w:val="none" w:sz="0" w:space="0" w:color="auto"/>
            <w:left w:val="none" w:sz="0" w:space="0" w:color="auto"/>
            <w:bottom w:val="none" w:sz="0" w:space="0" w:color="auto"/>
            <w:right w:val="none" w:sz="0" w:space="0" w:color="auto"/>
          </w:divBdr>
        </w:div>
        <w:div w:id="634218461">
          <w:marLeft w:val="640"/>
          <w:marRight w:val="0"/>
          <w:marTop w:val="0"/>
          <w:marBottom w:val="0"/>
          <w:divBdr>
            <w:top w:val="none" w:sz="0" w:space="0" w:color="auto"/>
            <w:left w:val="none" w:sz="0" w:space="0" w:color="auto"/>
            <w:bottom w:val="none" w:sz="0" w:space="0" w:color="auto"/>
            <w:right w:val="none" w:sz="0" w:space="0" w:color="auto"/>
          </w:divBdr>
        </w:div>
        <w:div w:id="747505273">
          <w:marLeft w:val="640"/>
          <w:marRight w:val="0"/>
          <w:marTop w:val="0"/>
          <w:marBottom w:val="0"/>
          <w:divBdr>
            <w:top w:val="none" w:sz="0" w:space="0" w:color="auto"/>
            <w:left w:val="none" w:sz="0" w:space="0" w:color="auto"/>
            <w:bottom w:val="none" w:sz="0" w:space="0" w:color="auto"/>
            <w:right w:val="none" w:sz="0" w:space="0" w:color="auto"/>
          </w:divBdr>
        </w:div>
        <w:div w:id="1361853155">
          <w:marLeft w:val="640"/>
          <w:marRight w:val="0"/>
          <w:marTop w:val="0"/>
          <w:marBottom w:val="0"/>
          <w:divBdr>
            <w:top w:val="none" w:sz="0" w:space="0" w:color="auto"/>
            <w:left w:val="none" w:sz="0" w:space="0" w:color="auto"/>
            <w:bottom w:val="none" w:sz="0" w:space="0" w:color="auto"/>
            <w:right w:val="none" w:sz="0" w:space="0" w:color="auto"/>
          </w:divBdr>
        </w:div>
        <w:div w:id="758523424">
          <w:marLeft w:val="640"/>
          <w:marRight w:val="0"/>
          <w:marTop w:val="0"/>
          <w:marBottom w:val="0"/>
          <w:divBdr>
            <w:top w:val="none" w:sz="0" w:space="0" w:color="auto"/>
            <w:left w:val="none" w:sz="0" w:space="0" w:color="auto"/>
            <w:bottom w:val="none" w:sz="0" w:space="0" w:color="auto"/>
            <w:right w:val="none" w:sz="0" w:space="0" w:color="auto"/>
          </w:divBdr>
        </w:div>
        <w:div w:id="864053377">
          <w:marLeft w:val="640"/>
          <w:marRight w:val="0"/>
          <w:marTop w:val="0"/>
          <w:marBottom w:val="0"/>
          <w:divBdr>
            <w:top w:val="none" w:sz="0" w:space="0" w:color="auto"/>
            <w:left w:val="none" w:sz="0" w:space="0" w:color="auto"/>
            <w:bottom w:val="none" w:sz="0" w:space="0" w:color="auto"/>
            <w:right w:val="none" w:sz="0" w:space="0" w:color="auto"/>
          </w:divBdr>
        </w:div>
        <w:div w:id="1137379818">
          <w:marLeft w:val="640"/>
          <w:marRight w:val="0"/>
          <w:marTop w:val="0"/>
          <w:marBottom w:val="0"/>
          <w:divBdr>
            <w:top w:val="none" w:sz="0" w:space="0" w:color="auto"/>
            <w:left w:val="none" w:sz="0" w:space="0" w:color="auto"/>
            <w:bottom w:val="none" w:sz="0" w:space="0" w:color="auto"/>
            <w:right w:val="none" w:sz="0" w:space="0" w:color="auto"/>
          </w:divBdr>
        </w:div>
        <w:div w:id="1817138797">
          <w:marLeft w:val="640"/>
          <w:marRight w:val="0"/>
          <w:marTop w:val="0"/>
          <w:marBottom w:val="0"/>
          <w:divBdr>
            <w:top w:val="none" w:sz="0" w:space="0" w:color="auto"/>
            <w:left w:val="none" w:sz="0" w:space="0" w:color="auto"/>
            <w:bottom w:val="none" w:sz="0" w:space="0" w:color="auto"/>
            <w:right w:val="none" w:sz="0" w:space="0" w:color="auto"/>
          </w:divBdr>
        </w:div>
        <w:div w:id="1003431556">
          <w:marLeft w:val="640"/>
          <w:marRight w:val="0"/>
          <w:marTop w:val="0"/>
          <w:marBottom w:val="0"/>
          <w:divBdr>
            <w:top w:val="none" w:sz="0" w:space="0" w:color="auto"/>
            <w:left w:val="none" w:sz="0" w:space="0" w:color="auto"/>
            <w:bottom w:val="none" w:sz="0" w:space="0" w:color="auto"/>
            <w:right w:val="none" w:sz="0" w:space="0" w:color="auto"/>
          </w:divBdr>
        </w:div>
        <w:div w:id="943004021">
          <w:marLeft w:val="640"/>
          <w:marRight w:val="0"/>
          <w:marTop w:val="0"/>
          <w:marBottom w:val="0"/>
          <w:divBdr>
            <w:top w:val="none" w:sz="0" w:space="0" w:color="auto"/>
            <w:left w:val="none" w:sz="0" w:space="0" w:color="auto"/>
            <w:bottom w:val="none" w:sz="0" w:space="0" w:color="auto"/>
            <w:right w:val="none" w:sz="0" w:space="0" w:color="auto"/>
          </w:divBdr>
        </w:div>
        <w:div w:id="778993623">
          <w:marLeft w:val="640"/>
          <w:marRight w:val="0"/>
          <w:marTop w:val="0"/>
          <w:marBottom w:val="0"/>
          <w:divBdr>
            <w:top w:val="none" w:sz="0" w:space="0" w:color="auto"/>
            <w:left w:val="none" w:sz="0" w:space="0" w:color="auto"/>
            <w:bottom w:val="none" w:sz="0" w:space="0" w:color="auto"/>
            <w:right w:val="none" w:sz="0" w:space="0" w:color="auto"/>
          </w:divBdr>
        </w:div>
        <w:div w:id="2050449636">
          <w:marLeft w:val="640"/>
          <w:marRight w:val="0"/>
          <w:marTop w:val="0"/>
          <w:marBottom w:val="0"/>
          <w:divBdr>
            <w:top w:val="none" w:sz="0" w:space="0" w:color="auto"/>
            <w:left w:val="none" w:sz="0" w:space="0" w:color="auto"/>
            <w:bottom w:val="none" w:sz="0" w:space="0" w:color="auto"/>
            <w:right w:val="none" w:sz="0" w:space="0" w:color="auto"/>
          </w:divBdr>
        </w:div>
        <w:div w:id="1041438405">
          <w:marLeft w:val="640"/>
          <w:marRight w:val="0"/>
          <w:marTop w:val="0"/>
          <w:marBottom w:val="0"/>
          <w:divBdr>
            <w:top w:val="none" w:sz="0" w:space="0" w:color="auto"/>
            <w:left w:val="none" w:sz="0" w:space="0" w:color="auto"/>
            <w:bottom w:val="none" w:sz="0" w:space="0" w:color="auto"/>
            <w:right w:val="none" w:sz="0" w:space="0" w:color="auto"/>
          </w:divBdr>
        </w:div>
        <w:div w:id="31927669">
          <w:marLeft w:val="640"/>
          <w:marRight w:val="0"/>
          <w:marTop w:val="0"/>
          <w:marBottom w:val="0"/>
          <w:divBdr>
            <w:top w:val="none" w:sz="0" w:space="0" w:color="auto"/>
            <w:left w:val="none" w:sz="0" w:space="0" w:color="auto"/>
            <w:bottom w:val="none" w:sz="0" w:space="0" w:color="auto"/>
            <w:right w:val="none" w:sz="0" w:space="0" w:color="auto"/>
          </w:divBdr>
        </w:div>
        <w:div w:id="1991595478">
          <w:marLeft w:val="640"/>
          <w:marRight w:val="0"/>
          <w:marTop w:val="0"/>
          <w:marBottom w:val="0"/>
          <w:divBdr>
            <w:top w:val="none" w:sz="0" w:space="0" w:color="auto"/>
            <w:left w:val="none" w:sz="0" w:space="0" w:color="auto"/>
            <w:bottom w:val="none" w:sz="0" w:space="0" w:color="auto"/>
            <w:right w:val="none" w:sz="0" w:space="0" w:color="auto"/>
          </w:divBdr>
        </w:div>
        <w:div w:id="245529774">
          <w:marLeft w:val="640"/>
          <w:marRight w:val="0"/>
          <w:marTop w:val="0"/>
          <w:marBottom w:val="0"/>
          <w:divBdr>
            <w:top w:val="none" w:sz="0" w:space="0" w:color="auto"/>
            <w:left w:val="none" w:sz="0" w:space="0" w:color="auto"/>
            <w:bottom w:val="none" w:sz="0" w:space="0" w:color="auto"/>
            <w:right w:val="none" w:sz="0" w:space="0" w:color="auto"/>
          </w:divBdr>
        </w:div>
        <w:div w:id="1176263268">
          <w:marLeft w:val="640"/>
          <w:marRight w:val="0"/>
          <w:marTop w:val="0"/>
          <w:marBottom w:val="0"/>
          <w:divBdr>
            <w:top w:val="none" w:sz="0" w:space="0" w:color="auto"/>
            <w:left w:val="none" w:sz="0" w:space="0" w:color="auto"/>
            <w:bottom w:val="none" w:sz="0" w:space="0" w:color="auto"/>
            <w:right w:val="none" w:sz="0" w:space="0" w:color="auto"/>
          </w:divBdr>
        </w:div>
        <w:div w:id="1242061516">
          <w:marLeft w:val="640"/>
          <w:marRight w:val="0"/>
          <w:marTop w:val="0"/>
          <w:marBottom w:val="0"/>
          <w:divBdr>
            <w:top w:val="none" w:sz="0" w:space="0" w:color="auto"/>
            <w:left w:val="none" w:sz="0" w:space="0" w:color="auto"/>
            <w:bottom w:val="none" w:sz="0" w:space="0" w:color="auto"/>
            <w:right w:val="none" w:sz="0" w:space="0" w:color="auto"/>
          </w:divBdr>
        </w:div>
        <w:div w:id="1801917073">
          <w:marLeft w:val="640"/>
          <w:marRight w:val="0"/>
          <w:marTop w:val="0"/>
          <w:marBottom w:val="0"/>
          <w:divBdr>
            <w:top w:val="none" w:sz="0" w:space="0" w:color="auto"/>
            <w:left w:val="none" w:sz="0" w:space="0" w:color="auto"/>
            <w:bottom w:val="none" w:sz="0" w:space="0" w:color="auto"/>
            <w:right w:val="none" w:sz="0" w:space="0" w:color="auto"/>
          </w:divBdr>
        </w:div>
        <w:div w:id="1682926229">
          <w:marLeft w:val="640"/>
          <w:marRight w:val="0"/>
          <w:marTop w:val="0"/>
          <w:marBottom w:val="0"/>
          <w:divBdr>
            <w:top w:val="none" w:sz="0" w:space="0" w:color="auto"/>
            <w:left w:val="none" w:sz="0" w:space="0" w:color="auto"/>
            <w:bottom w:val="none" w:sz="0" w:space="0" w:color="auto"/>
            <w:right w:val="none" w:sz="0" w:space="0" w:color="auto"/>
          </w:divBdr>
        </w:div>
        <w:div w:id="145980722">
          <w:marLeft w:val="640"/>
          <w:marRight w:val="0"/>
          <w:marTop w:val="0"/>
          <w:marBottom w:val="0"/>
          <w:divBdr>
            <w:top w:val="none" w:sz="0" w:space="0" w:color="auto"/>
            <w:left w:val="none" w:sz="0" w:space="0" w:color="auto"/>
            <w:bottom w:val="none" w:sz="0" w:space="0" w:color="auto"/>
            <w:right w:val="none" w:sz="0" w:space="0" w:color="auto"/>
          </w:divBdr>
        </w:div>
        <w:div w:id="445856707">
          <w:marLeft w:val="640"/>
          <w:marRight w:val="0"/>
          <w:marTop w:val="0"/>
          <w:marBottom w:val="0"/>
          <w:divBdr>
            <w:top w:val="none" w:sz="0" w:space="0" w:color="auto"/>
            <w:left w:val="none" w:sz="0" w:space="0" w:color="auto"/>
            <w:bottom w:val="none" w:sz="0" w:space="0" w:color="auto"/>
            <w:right w:val="none" w:sz="0" w:space="0" w:color="auto"/>
          </w:divBdr>
        </w:div>
        <w:div w:id="1307465834">
          <w:marLeft w:val="640"/>
          <w:marRight w:val="0"/>
          <w:marTop w:val="0"/>
          <w:marBottom w:val="0"/>
          <w:divBdr>
            <w:top w:val="none" w:sz="0" w:space="0" w:color="auto"/>
            <w:left w:val="none" w:sz="0" w:space="0" w:color="auto"/>
            <w:bottom w:val="none" w:sz="0" w:space="0" w:color="auto"/>
            <w:right w:val="none" w:sz="0" w:space="0" w:color="auto"/>
          </w:divBdr>
        </w:div>
        <w:div w:id="249388712">
          <w:marLeft w:val="640"/>
          <w:marRight w:val="0"/>
          <w:marTop w:val="0"/>
          <w:marBottom w:val="0"/>
          <w:divBdr>
            <w:top w:val="none" w:sz="0" w:space="0" w:color="auto"/>
            <w:left w:val="none" w:sz="0" w:space="0" w:color="auto"/>
            <w:bottom w:val="none" w:sz="0" w:space="0" w:color="auto"/>
            <w:right w:val="none" w:sz="0" w:space="0" w:color="auto"/>
          </w:divBdr>
        </w:div>
        <w:div w:id="53965382">
          <w:marLeft w:val="640"/>
          <w:marRight w:val="0"/>
          <w:marTop w:val="0"/>
          <w:marBottom w:val="0"/>
          <w:divBdr>
            <w:top w:val="none" w:sz="0" w:space="0" w:color="auto"/>
            <w:left w:val="none" w:sz="0" w:space="0" w:color="auto"/>
            <w:bottom w:val="none" w:sz="0" w:space="0" w:color="auto"/>
            <w:right w:val="none" w:sz="0" w:space="0" w:color="auto"/>
          </w:divBdr>
        </w:div>
        <w:div w:id="203954755">
          <w:marLeft w:val="640"/>
          <w:marRight w:val="0"/>
          <w:marTop w:val="0"/>
          <w:marBottom w:val="0"/>
          <w:divBdr>
            <w:top w:val="none" w:sz="0" w:space="0" w:color="auto"/>
            <w:left w:val="none" w:sz="0" w:space="0" w:color="auto"/>
            <w:bottom w:val="none" w:sz="0" w:space="0" w:color="auto"/>
            <w:right w:val="none" w:sz="0" w:space="0" w:color="auto"/>
          </w:divBdr>
        </w:div>
        <w:div w:id="319964744">
          <w:marLeft w:val="640"/>
          <w:marRight w:val="0"/>
          <w:marTop w:val="0"/>
          <w:marBottom w:val="0"/>
          <w:divBdr>
            <w:top w:val="none" w:sz="0" w:space="0" w:color="auto"/>
            <w:left w:val="none" w:sz="0" w:space="0" w:color="auto"/>
            <w:bottom w:val="none" w:sz="0" w:space="0" w:color="auto"/>
            <w:right w:val="none" w:sz="0" w:space="0" w:color="auto"/>
          </w:divBdr>
        </w:div>
        <w:div w:id="1487816255">
          <w:marLeft w:val="640"/>
          <w:marRight w:val="0"/>
          <w:marTop w:val="0"/>
          <w:marBottom w:val="0"/>
          <w:divBdr>
            <w:top w:val="none" w:sz="0" w:space="0" w:color="auto"/>
            <w:left w:val="none" w:sz="0" w:space="0" w:color="auto"/>
            <w:bottom w:val="none" w:sz="0" w:space="0" w:color="auto"/>
            <w:right w:val="none" w:sz="0" w:space="0" w:color="auto"/>
          </w:divBdr>
        </w:div>
        <w:div w:id="13768528">
          <w:marLeft w:val="640"/>
          <w:marRight w:val="0"/>
          <w:marTop w:val="0"/>
          <w:marBottom w:val="0"/>
          <w:divBdr>
            <w:top w:val="none" w:sz="0" w:space="0" w:color="auto"/>
            <w:left w:val="none" w:sz="0" w:space="0" w:color="auto"/>
            <w:bottom w:val="none" w:sz="0" w:space="0" w:color="auto"/>
            <w:right w:val="none" w:sz="0" w:space="0" w:color="auto"/>
          </w:divBdr>
        </w:div>
        <w:div w:id="1999067182">
          <w:marLeft w:val="640"/>
          <w:marRight w:val="0"/>
          <w:marTop w:val="0"/>
          <w:marBottom w:val="0"/>
          <w:divBdr>
            <w:top w:val="none" w:sz="0" w:space="0" w:color="auto"/>
            <w:left w:val="none" w:sz="0" w:space="0" w:color="auto"/>
            <w:bottom w:val="none" w:sz="0" w:space="0" w:color="auto"/>
            <w:right w:val="none" w:sz="0" w:space="0" w:color="auto"/>
          </w:divBdr>
        </w:div>
        <w:div w:id="1826317080">
          <w:marLeft w:val="640"/>
          <w:marRight w:val="0"/>
          <w:marTop w:val="0"/>
          <w:marBottom w:val="0"/>
          <w:divBdr>
            <w:top w:val="none" w:sz="0" w:space="0" w:color="auto"/>
            <w:left w:val="none" w:sz="0" w:space="0" w:color="auto"/>
            <w:bottom w:val="none" w:sz="0" w:space="0" w:color="auto"/>
            <w:right w:val="none" w:sz="0" w:space="0" w:color="auto"/>
          </w:divBdr>
        </w:div>
        <w:div w:id="1174762844">
          <w:marLeft w:val="640"/>
          <w:marRight w:val="0"/>
          <w:marTop w:val="0"/>
          <w:marBottom w:val="0"/>
          <w:divBdr>
            <w:top w:val="none" w:sz="0" w:space="0" w:color="auto"/>
            <w:left w:val="none" w:sz="0" w:space="0" w:color="auto"/>
            <w:bottom w:val="none" w:sz="0" w:space="0" w:color="auto"/>
            <w:right w:val="none" w:sz="0" w:space="0" w:color="auto"/>
          </w:divBdr>
        </w:div>
        <w:div w:id="2067757838">
          <w:marLeft w:val="640"/>
          <w:marRight w:val="0"/>
          <w:marTop w:val="0"/>
          <w:marBottom w:val="0"/>
          <w:divBdr>
            <w:top w:val="none" w:sz="0" w:space="0" w:color="auto"/>
            <w:left w:val="none" w:sz="0" w:space="0" w:color="auto"/>
            <w:bottom w:val="none" w:sz="0" w:space="0" w:color="auto"/>
            <w:right w:val="none" w:sz="0" w:space="0" w:color="auto"/>
          </w:divBdr>
        </w:div>
        <w:div w:id="1843739299">
          <w:marLeft w:val="640"/>
          <w:marRight w:val="0"/>
          <w:marTop w:val="0"/>
          <w:marBottom w:val="0"/>
          <w:divBdr>
            <w:top w:val="none" w:sz="0" w:space="0" w:color="auto"/>
            <w:left w:val="none" w:sz="0" w:space="0" w:color="auto"/>
            <w:bottom w:val="none" w:sz="0" w:space="0" w:color="auto"/>
            <w:right w:val="none" w:sz="0" w:space="0" w:color="auto"/>
          </w:divBdr>
        </w:div>
        <w:div w:id="485587995">
          <w:marLeft w:val="640"/>
          <w:marRight w:val="0"/>
          <w:marTop w:val="0"/>
          <w:marBottom w:val="0"/>
          <w:divBdr>
            <w:top w:val="none" w:sz="0" w:space="0" w:color="auto"/>
            <w:left w:val="none" w:sz="0" w:space="0" w:color="auto"/>
            <w:bottom w:val="none" w:sz="0" w:space="0" w:color="auto"/>
            <w:right w:val="none" w:sz="0" w:space="0" w:color="auto"/>
          </w:divBdr>
        </w:div>
        <w:div w:id="1174109088">
          <w:marLeft w:val="640"/>
          <w:marRight w:val="0"/>
          <w:marTop w:val="0"/>
          <w:marBottom w:val="0"/>
          <w:divBdr>
            <w:top w:val="none" w:sz="0" w:space="0" w:color="auto"/>
            <w:left w:val="none" w:sz="0" w:space="0" w:color="auto"/>
            <w:bottom w:val="none" w:sz="0" w:space="0" w:color="auto"/>
            <w:right w:val="none" w:sz="0" w:space="0" w:color="auto"/>
          </w:divBdr>
        </w:div>
        <w:div w:id="1529247802">
          <w:marLeft w:val="640"/>
          <w:marRight w:val="0"/>
          <w:marTop w:val="0"/>
          <w:marBottom w:val="0"/>
          <w:divBdr>
            <w:top w:val="none" w:sz="0" w:space="0" w:color="auto"/>
            <w:left w:val="none" w:sz="0" w:space="0" w:color="auto"/>
            <w:bottom w:val="none" w:sz="0" w:space="0" w:color="auto"/>
            <w:right w:val="none" w:sz="0" w:space="0" w:color="auto"/>
          </w:divBdr>
        </w:div>
        <w:div w:id="100877108">
          <w:marLeft w:val="640"/>
          <w:marRight w:val="0"/>
          <w:marTop w:val="0"/>
          <w:marBottom w:val="0"/>
          <w:divBdr>
            <w:top w:val="none" w:sz="0" w:space="0" w:color="auto"/>
            <w:left w:val="none" w:sz="0" w:space="0" w:color="auto"/>
            <w:bottom w:val="none" w:sz="0" w:space="0" w:color="auto"/>
            <w:right w:val="none" w:sz="0" w:space="0" w:color="auto"/>
          </w:divBdr>
        </w:div>
        <w:div w:id="1141655858">
          <w:marLeft w:val="640"/>
          <w:marRight w:val="0"/>
          <w:marTop w:val="0"/>
          <w:marBottom w:val="0"/>
          <w:divBdr>
            <w:top w:val="none" w:sz="0" w:space="0" w:color="auto"/>
            <w:left w:val="none" w:sz="0" w:space="0" w:color="auto"/>
            <w:bottom w:val="none" w:sz="0" w:space="0" w:color="auto"/>
            <w:right w:val="none" w:sz="0" w:space="0" w:color="auto"/>
          </w:divBdr>
        </w:div>
        <w:div w:id="566451422">
          <w:marLeft w:val="640"/>
          <w:marRight w:val="0"/>
          <w:marTop w:val="0"/>
          <w:marBottom w:val="0"/>
          <w:divBdr>
            <w:top w:val="none" w:sz="0" w:space="0" w:color="auto"/>
            <w:left w:val="none" w:sz="0" w:space="0" w:color="auto"/>
            <w:bottom w:val="none" w:sz="0" w:space="0" w:color="auto"/>
            <w:right w:val="none" w:sz="0" w:space="0" w:color="auto"/>
          </w:divBdr>
        </w:div>
        <w:div w:id="1106077771">
          <w:marLeft w:val="640"/>
          <w:marRight w:val="0"/>
          <w:marTop w:val="0"/>
          <w:marBottom w:val="0"/>
          <w:divBdr>
            <w:top w:val="none" w:sz="0" w:space="0" w:color="auto"/>
            <w:left w:val="none" w:sz="0" w:space="0" w:color="auto"/>
            <w:bottom w:val="none" w:sz="0" w:space="0" w:color="auto"/>
            <w:right w:val="none" w:sz="0" w:space="0" w:color="auto"/>
          </w:divBdr>
        </w:div>
        <w:div w:id="987201494">
          <w:marLeft w:val="640"/>
          <w:marRight w:val="0"/>
          <w:marTop w:val="0"/>
          <w:marBottom w:val="0"/>
          <w:divBdr>
            <w:top w:val="none" w:sz="0" w:space="0" w:color="auto"/>
            <w:left w:val="none" w:sz="0" w:space="0" w:color="auto"/>
            <w:bottom w:val="none" w:sz="0" w:space="0" w:color="auto"/>
            <w:right w:val="none" w:sz="0" w:space="0" w:color="auto"/>
          </w:divBdr>
        </w:div>
        <w:div w:id="1756514079">
          <w:marLeft w:val="640"/>
          <w:marRight w:val="0"/>
          <w:marTop w:val="0"/>
          <w:marBottom w:val="0"/>
          <w:divBdr>
            <w:top w:val="none" w:sz="0" w:space="0" w:color="auto"/>
            <w:left w:val="none" w:sz="0" w:space="0" w:color="auto"/>
            <w:bottom w:val="none" w:sz="0" w:space="0" w:color="auto"/>
            <w:right w:val="none" w:sz="0" w:space="0" w:color="auto"/>
          </w:divBdr>
        </w:div>
        <w:div w:id="206190147">
          <w:marLeft w:val="640"/>
          <w:marRight w:val="0"/>
          <w:marTop w:val="0"/>
          <w:marBottom w:val="0"/>
          <w:divBdr>
            <w:top w:val="none" w:sz="0" w:space="0" w:color="auto"/>
            <w:left w:val="none" w:sz="0" w:space="0" w:color="auto"/>
            <w:bottom w:val="none" w:sz="0" w:space="0" w:color="auto"/>
            <w:right w:val="none" w:sz="0" w:space="0" w:color="auto"/>
          </w:divBdr>
        </w:div>
        <w:div w:id="1082070457">
          <w:marLeft w:val="640"/>
          <w:marRight w:val="0"/>
          <w:marTop w:val="0"/>
          <w:marBottom w:val="0"/>
          <w:divBdr>
            <w:top w:val="none" w:sz="0" w:space="0" w:color="auto"/>
            <w:left w:val="none" w:sz="0" w:space="0" w:color="auto"/>
            <w:bottom w:val="none" w:sz="0" w:space="0" w:color="auto"/>
            <w:right w:val="none" w:sz="0" w:space="0" w:color="auto"/>
          </w:divBdr>
        </w:div>
        <w:div w:id="1759210745">
          <w:marLeft w:val="640"/>
          <w:marRight w:val="0"/>
          <w:marTop w:val="0"/>
          <w:marBottom w:val="0"/>
          <w:divBdr>
            <w:top w:val="none" w:sz="0" w:space="0" w:color="auto"/>
            <w:left w:val="none" w:sz="0" w:space="0" w:color="auto"/>
            <w:bottom w:val="none" w:sz="0" w:space="0" w:color="auto"/>
            <w:right w:val="none" w:sz="0" w:space="0" w:color="auto"/>
          </w:divBdr>
        </w:div>
        <w:div w:id="815417327">
          <w:marLeft w:val="640"/>
          <w:marRight w:val="0"/>
          <w:marTop w:val="0"/>
          <w:marBottom w:val="0"/>
          <w:divBdr>
            <w:top w:val="none" w:sz="0" w:space="0" w:color="auto"/>
            <w:left w:val="none" w:sz="0" w:space="0" w:color="auto"/>
            <w:bottom w:val="none" w:sz="0" w:space="0" w:color="auto"/>
            <w:right w:val="none" w:sz="0" w:space="0" w:color="auto"/>
          </w:divBdr>
        </w:div>
        <w:div w:id="1260990370">
          <w:marLeft w:val="640"/>
          <w:marRight w:val="0"/>
          <w:marTop w:val="0"/>
          <w:marBottom w:val="0"/>
          <w:divBdr>
            <w:top w:val="none" w:sz="0" w:space="0" w:color="auto"/>
            <w:left w:val="none" w:sz="0" w:space="0" w:color="auto"/>
            <w:bottom w:val="none" w:sz="0" w:space="0" w:color="auto"/>
            <w:right w:val="none" w:sz="0" w:space="0" w:color="auto"/>
          </w:divBdr>
        </w:div>
        <w:div w:id="1931429406">
          <w:marLeft w:val="640"/>
          <w:marRight w:val="0"/>
          <w:marTop w:val="0"/>
          <w:marBottom w:val="0"/>
          <w:divBdr>
            <w:top w:val="none" w:sz="0" w:space="0" w:color="auto"/>
            <w:left w:val="none" w:sz="0" w:space="0" w:color="auto"/>
            <w:bottom w:val="none" w:sz="0" w:space="0" w:color="auto"/>
            <w:right w:val="none" w:sz="0" w:space="0" w:color="auto"/>
          </w:divBdr>
        </w:div>
        <w:div w:id="272438888">
          <w:marLeft w:val="640"/>
          <w:marRight w:val="0"/>
          <w:marTop w:val="0"/>
          <w:marBottom w:val="0"/>
          <w:divBdr>
            <w:top w:val="none" w:sz="0" w:space="0" w:color="auto"/>
            <w:left w:val="none" w:sz="0" w:space="0" w:color="auto"/>
            <w:bottom w:val="none" w:sz="0" w:space="0" w:color="auto"/>
            <w:right w:val="none" w:sz="0" w:space="0" w:color="auto"/>
          </w:divBdr>
        </w:div>
        <w:div w:id="610086696">
          <w:marLeft w:val="640"/>
          <w:marRight w:val="0"/>
          <w:marTop w:val="0"/>
          <w:marBottom w:val="0"/>
          <w:divBdr>
            <w:top w:val="none" w:sz="0" w:space="0" w:color="auto"/>
            <w:left w:val="none" w:sz="0" w:space="0" w:color="auto"/>
            <w:bottom w:val="none" w:sz="0" w:space="0" w:color="auto"/>
            <w:right w:val="none" w:sz="0" w:space="0" w:color="auto"/>
          </w:divBdr>
        </w:div>
        <w:div w:id="938416010">
          <w:marLeft w:val="640"/>
          <w:marRight w:val="0"/>
          <w:marTop w:val="0"/>
          <w:marBottom w:val="0"/>
          <w:divBdr>
            <w:top w:val="none" w:sz="0" w:space="0" w:color="auto"/>
            <w:left w:val="none" w:sz="0" w:space="0" w:color="auto"/>
            <w:bottom w:val="none" w:sz="0" w:space="0" w:color="auto"/>
            <w:right w:val="none" w:sz="0" w:space="0" w:color="auto"/>
          </w:divBdr>
        </w:div>
        <w:div w:id="723528476">
          <w:marLeft w:val="640"/>
          <w:marRight w:val="0"/>
          <w:marTop w:val="0"/>
          <w:marBottom w:val="0"/>
          <w:divBdr>
            <w:top w:val="none" w:sz="0" w:space="0" w:color="auto"/>
            <w:left w:val="none" w:sz="0" w:space="0" w:color="auto"/>
            <w:bottom w:val="none" w:sz="0" w:space="0" w:color="auto"/>
            <w:right w:val="none" w:sz="0" w:space="0" w:color="auto"/>
          </w:divBdr>
        </w:div>
        <w:div w:id="1870333955">
          <w:marLeft w:val="640"/>
          <w:marRight w:val="0"/>
          <w:marTop w:val="0"/>
          <w:marBottom w:val="0"/>
          <w:divBdr>
            <w:top w:val="none" w:sz="0" w:space="0" w:color="auto"/>
            <w:left w:val="none" w:sz="0" w:space="0" w:color="auto"/>
            <w:bottom w:val="none" w:sz="0" w:space="0" w:color="auto"/>
            <w:right w:val="none" w:sz="0" w:space="0" w:color="auto"/>
          </w:divBdr>
        </w:div>
        <w:div w:id="1457990256">
          <w:marLeft w:val="640"/>
          <w:marRight w:val="0"/>
          <w:marTop w:val="0"/>
          <w:marBottom w:val="0"/>
          <w:divBdr>
            <w:top w:val="none" w:sz="0" w:space="0" w:color="auto"/>
            <w:left w:val="none" w:sz="0" w:space="0" w:color="auto"/>
            <w:bottom w:val="none" w:sz="0" w:space="0" w:color="auto"/>
            <w:right w:val="none" w:sz="0" w:space="0" w:color="auto"/>
          </w:divBdr>
        </w:div>
        <w:div w:id="363988303">
          <w:marLeft w:val="640"/>
          <w:marRight w:val="0"/>
          <w:marTop w:val="0"/>
          <w:marBottom w:val="0"/>
          <w:divBdr>
            <w:top w:val="none" w:sz="0" w:space="0" w:color="auto"/>
            <w:left w:val="none" w:sz="0" w:space="0" w:color="auto"/>
            <w:bottom w:val="none" w:sz="0" w:space="0" w:color="auto"/>
            <w:right w:val="none" w:sz="0" w:space="0" w:color="auto"/>
          </w:divBdr>
        </w:div>
        <w:div w:id="630282876">
          <w:marLeft w:val="640"/>
          <w:marRight w:val="0"/>
          <w:marTop w:val="0"/>
          <w:marBottom w:val="0"/>
          <w:divBdr>
            <w:top w:val="none" w:sz="0" w:space="0" w:color="auto"/>
            <w:left w:val="none" w:sz="0" w:space="0" w:color="auto"/>
            <w:bottom w:val="none" w:sz="0" w:space="0" w:color="auto"/>
            <w:right w:val="none" w:sz="0" w:space="0" w:color="auto"/>
          </w:divBdr>
        </w:div>
        <w:div w:id="2054377833">
          <w:marLeft w:val="640"/>
          <w:marRight w:val="0"/>
          <w:marTop w:val="0"/>
          <w:marBottom w:val="0"/>
          <w:divBdr>
            <w:top w:val="none" w:sz="0" w:space="0" w:color="auto"/>
            <w:left w:val="none" w:sz="0" w:space="0" w:color="auto"/>
            <w:bottom w:val="none" w:sz="0" w:space="0" w:color="auto"/>
            <w:right w:val="none" w:sz="0" w:space="0" w:color="auto"/>
          </w:divBdr>
        </w:div>
        <w:div w:id="939607637">
          <w:marLeft w:val="640"/>
          <w:marRight w:val="0"/>
          <w:marTop w:val="0"/>
          <w:marBottom w:val="0"/>
          <w:divBdr>
            <w:top w:val="none" w:sz="0" w:space="0" w:color="auto"/>
            <w:left w:val="none" w:sz="0" w:space="0" w:color="auto"/>
            <w:bottom w:val="none" w:sz="0" w:space="0" w:color="auto"/>
            <w:right w:val="none" w:sz="0" w:space="0" w:color="auto"/>
          </w:divBdr>
        </w:div>
        <w:div w:id="1123882982">
          <w:marLeft w:val="640"/>
          <w:marRight w:val="0"/>
          <w:marTop w:val="0"/>
          <w:marBottom w:val="0"/>
          <w:divBdr>
            <w:top w:val="none" w:sz="0" w:space="0" w:color="auto"/>
            <w:left w:val="none" w:sz="0" w:space="0" w:color="auto"/>
            <w:bottom w:val="none" w:sz="0" w:space="0" w:color="auto"/>
            <w:right w:val="none" w:sz="0" w:space="0" w:color="auto"/>
          </w:divBdr>
        </w:div>
        <w:div w:id="1462646592">
          <w:marLeft w:val="640"/>
          <w:marRight w:val="0"/>
          <w:marTop w:val="0"/>
          <w:marBottom w:val="0"/>
          <w:divBdr>
            <w:top w:val="none" w:sz="0" w:space="0" w:color="auto"/>
            <w:left w:val="none" w:sz="0" w:space="0" w:color="auto"/>
            <w:bottom w:val="none" w:sz="0" w:space="0" w:color="auto"/>
            <w:right w:val="none" w:sz="0" w:space="0" w:color="auto"/>
          </w:divBdr>
        </w:div>
        <w:div w:id="933902728">
          <w:marLeft w:val="640"/>
          <w:marRight w:val="0"/>
          <w:marTop w:val="0"/>
          <w:marBottom w:val="0"/>
          <w:divBdr>
            <w:top w:val="none" w:sz="0" w:space="0" w:color="auto"/>
            <w:left w:val="none" w:sz="0" w:space="0" w:color="auto"/>
            <w:bottom w:val="none" w:sz="0" w:space="0" w:color="auto"/>
            <w:right w:val="none" w:sz="0" w:space="0" w:color="auto"/>
          </w:divBdr>
        </w:div>
        <w:div w:id="1100102625">
          <w:marLeft w:val="640"/>
          <w:marRight w:val="0"/>
          <w:marTop w:val="0"/>
          <w:marBottom w:val="0"/>
          <w:divBdr>
            <w:top w:val="none" w:sz="0" w:space="0" w:color="auto"/>
            <w:left w:val="none" w:sz="0" w:space="0" w:color="auto"/>
            <w:bottom w:val="none" w:sz="0" w:space="0" w:color="auto"/>
            <w:right w:val="none" w:sz="0" w:space="0" w:color="auto"/>
          </w:divBdr>
        </w:div>
        <w:div w:id="985939875">
          <w:marLeft w:val="640"/>
          <w:marRight w:val="0"/>
          <w:marTop w:val="0"/>
          <w:marBottom w:val="0"/>
          <w:divBdr>
            <w:top w:val="none" w:sz="0" w:space="0" w:color="auto"/>
            <w:left w:val="none" w:sz="0" w:space="0" w:color="auto"/>
            <w:bottom w:val="none" w:sz="0" w:space="0" w:color="auto"/>
            <w:right w:val="none" w:sz="0" w:space="0" w:color="auto"/>
          </w:divBdr>
        </w:div>
        <w:div w:id="1729256556">
          <w:marLeft w:val="640"/>
          <w:marRight w:val="0"/>
          <w:marTop w:val="0"/>
          <w:marBottom w:val="0"/>
          <w:divBdr>
            <w:top w:val="none" w:sz="0" w:space="0" w:color="auto"/>
            <w:left w:val="none" w:sz="0" w:space="0" w:color="auto"/>
            <w:bottom w:val="none" w:sz="0" w:space="0" w:color="auto"/>
            <w:right w:val="none" w:sz="0" w:space="0" w:color="auto"/>
          </w:divBdr>
        </w:div>
        <w:div w:id="1373848522">
          <w:marLeft w:val="640"/>
          <w:marRight w:val="0"/>
          <w:marTop w:val="0"/>
          <w:marBottom w:val="0"/>
          <w:divBdr>
            <w:top w:val="none" w:sz="0" w:space="0" w:color="auto"/>
            <w:left w:val="none" w:sz="0" w:space="0" w:color="auto"/>
            <w:bottom w:val="none" w:sz="0" w:space="0" w:color="auto"/>
            <w:right w:val="none" w:sz="0" w:space="0" w:color="auto"/>
          </w:divBdr>
        </w:div>
        <w:div w:id="925578343">
          <w:marLeft w:val="640"/>
          <w:marRight w:val="0"/>
          <w:marTop w:val="0"/>
          <w:marBottom w:val="0"/>
          <w:divBdr>
            <w:top w:val="none" w:sz="0" w:space="0" w:color="auto"/>
            <w:left w:val="none" w:sz="0" w:space="0" w:color="auto"/>
            <w:bottom w:val="none" w:sz="0" w:space="0" w:color="auto"/>
            <w:right w:val="none" w:sz="0" w:space="0" w:color="auto"/>
          </w:divBdr>
        </w:div>
        <w:div w:id="1511023641">
          <w:marLeft w:val="640"/>
          <w:marRight w:val="0"/>
          <w:marTop w:val="0"/>
          <w:marBottom w:val="0"/>
          <w:divBdr>
            <w:top w:val="none" w:sz="0" w:space="0" w:color="auto"/>
            <w:left w:val="none" w:sz="0" w:space="0" w:color="auto"/>
            <w:bottom w:val="none" w:sz="0" w:space="0" w:color="auto"/>
            <w:right w:val="none" w:sz="0" w:space="0" w:color="auto"/>
          </w:divBdr>
        </w:div>
        <w:div w:id="933124886">
          <w:marLeft w:val="640"/>
          <w:marRight w:val="0"/>
          <w:marTop w:val="0"/>
          <w:marBottom w:val="0"/>
          <w:divBdr>
            <w:top w:val="none" w:sz="0" w:space="0" w:color="auto"/>
            <w:left w:val="none" w:sz="0" w:space="0" w:color="auto"/>
            <w:bottom w:val="none" w:sz="0" w:space="0" w:color="auto"/>
            <w:right w:val="none" w:sz="0" w:space="0" w:color="auto"/>
          </w:divBdr>
        </w:div>
        <w:div w:id="1872765651">
          <w:marLeft w:val="640"/>
          <w:marRight w:val="0"/>
          <w:marTop w:val="0"/>
          <w:marBottom w:val="0"/>
          <w:divBdr>
            <w:top w:val="none" w:sz="0" w:space="0" w:color="auto"/>
            <w:left w:val="none" w:sz="0" w:space="0" w:color="auto"/>
            <w:bottom w:val="none" w:sz="0" w:space="0" w:color="auto"/>
            <w:right w:val="none" w:sz="0" w:space="0" w:color="auto"/>
          </w:divBdr>
        </w:div>
        <w:div w:id="31004580">
          <w:marLeft w:val="640"/>
          <w:marRight w:val="0"/>
          <w:marTop w:val="0"/>
          <w:marBottom w:val="0"/>
          <w:divBdr>
            <w:top w:val="none" w:sz="0" w:space="0" w:color="auto"/>
            <w:left w:val="none" w:sz="0" w:space="0" w:color="auto"/>
            <w:bottom w:val="none" w:sz="0" w:space="0" w:color="auto"/>
            <w:right w:val="none" w:sz="0" w:space="0" w:color="auto"/>
          </w:divBdr>
        </w:div>
        <w:div w:id="1944459470">
          <w:marLeft w:val="640"/>
          <w:marRight w:val="0"/>
          <w:marTop w:val="0"/>
          <w:marBottom w:val="0"/>
          <w:divBdr>
            <w:top w:val="none" w:sz="0" w:space="0" w:color="auto"/>
            <w:left w:val="none" w:sz="0" w:space="0" w:color="auto"/>
            <w:bottom w:val="none" w:sz="0" w:space="0" w:color="auto"/>
            <w:right w:val="none" w:sz="0" w:space="0" w:color="auto"/>
          </w:divBdr>
        </w:div>
        <w:div w:id="721945037">
          <w:marLeft w:val="640"/>
          <w:marRight w:val="0"/>
          <w:marTop w:val="0"/>
          <w:marBottom w:val="0"/>
          <w:divBdr>
            <w:top w:val="none" w:sz="0" w:space="0" w:color="auto"/>
            <w:left w:val="none" w:sz="0" w:space="0" w:color="auto"/>
            <w:bottom w:val="none" w:sz="0" w:space="0" w:color="auto"/>
            <w:right w:val="none" w:sz="0" w:space="0" w:color="auto"/>
          </w:divBdr>
        </w:div>
        <w:div w:id="683361017">
          <w:marLeft w:val="640"/>
          <w:marRight w:val="0"/>
          <w:marTop w:val="0"/>
          <w:marBottom w:val="0"/>
          <w:divBdr>
            <w:top w:val="none" w:sz="0" w:space="0" w:color="auto"/>
            <w:left w:val="none" w:sz="0" w:space="0" w:color="auto"/>
            <w:bottom w:val="none" w:sz="0" w:space="0" w:color="auto"/>
            <w:right w:val="none" w:sz="0" w:space="0" w:color="auto"/>
          </w:divBdr>
        </w:div>
        <w:div w:id="1416198627">
          <w:marLeft w:val="640"/>
          <w:marRight w:val="0"/>
          <w:marTop w:val="0"/>
          <w:marBottom w:val="0"/>
          <w:divBdr>
            <w:top w:val="none" w:sz="0" w:space="0" w:color="auto"/>
            <w:left w:val="none" w:sz="0" w:space="0" w:color="auto"/>
            <w:bottom w:val="none" w:sz="0" w:space="0" w:color="auto"/>
            <w:right w:val="none" w:sz="0" w:space="0" w:color="auto"/>
          </w:divBdr>
        </w:div>
        <w:div w:id="368993614">
          <w:marLeft w:val="640"/>
          <w:marRight w:val="0"/>
          <w:marTop w:val="0"/>
          <w:marBottom w:val="0"/>
          <w:divBdr>
            <w:top w:val="none" w:sz="0" w:space="0" w:color="auto"/>
            <w:left w:val="none" w:sz="0" w:space="0" w:color="auto"/>
            <w:bottom w:val="none" w:sz="0" w:space="0" w:color="auto"/>
            <w:right w:val="none" w:sz="0" w:space="0" w:color="auto"/>
          </w:divBdr>
        </w:div>
        <w:div w:id="2046782539">
          <w:marLeft w:val="640"/>
          <w:marRight w:val="0"/>
          <w:marTop w:val="0"/>
          <w:marBottom w:val="0"/>
          <w:divBdr>
            <w:top w:val="none" w:sz="0" w:space="0" w:color="auto"/>
            <w:left w:val="none" w:sz="0" w:space="0" w:color="auto"/>
            <w:bottom w:val="none" w:sz="0" w:space="0" w:color="auto"/>
            <w:right w:val="none" w:sz="0" w:space="0" w:color="auto"/>
          </w:divBdr>
        </w:div>
        <w:div w:id="247272760">
          <w:marLeft w:val="640"/>
          <w:marRight w:val="0"/>
          <w:marTop w:val="0"/>
          <w:marBottom w:val="0"/>
          <w:divBdr>
            <w:top w:val="none" w:sz="0" w:space="0" w:color="auto"/>
            <w:left w:val="none" w:sz="0" w:space="0" w:color="auto"/>
            <w:bottom w:val="none" w:sz="0" w:space="0" w:color="auto"/>
            <w:right w:val="none" w:sz="0" w:space="0" w:color="auto"/>
          </w:divBdr>
        </w:div>
        <w:div w:id="7298945">
          <w:marLeft w:val="640"/>
          <w:marRight w:val="0"/>
          <w:marTop w:val="0"/>
          <w:marBottom w:val="0"/>
          <w:divBdr>
            <w:top w:val="none" w:sz="0" w:space="0" w:color="auto"/>
            <w:left w:val="none" w:sz="0" w:space="0" w:color="auto"/>
            <w:bottom w:val="none" w:sz="0" w:space="0" w:color="auto"/>
            <w:right w:val="none" w:sz="0" w:space="0" w:color="auto"/>
          </w:divBdr>
        </w:div>
        <w:div w:id="131867573">
          <w:marLeft w:val="640"/>
          <w:marRight w:val="0"/>
          <w:marTop w:val="0"/>
          <w:marBottom w:val="0"/>
          <w:divBdr>
            <w:top w:val="none" w:sz="0" w:space="0" w:color="auto"/>
            <w:left w:val="none" w:sz="0" w:space="0" w:color="auto"/>
            <w:bottom w:val="none" w:sz="0" w:space="0" w:color="auto"/>
            <w:right w:val="none" w:sz="0" w:space="0" w:color="auto"/>
          </w:divBdr>
        </w:div>
        <w:div w:id="1740518888">
          <w:marLeft w:val="640"/>
          <w:marRight w:val="0"/>
          <w:marTop w:val="0"/>
          <w:marBottom w:val="0"/>
          <w:divBdr>
            <w:top w:val="none" w:sz="0" w:space="0" w:color="auto"/>
            <w:left w:val="none" w:sz="0" w:space="0" w:color="auto"/>
            <w:bottom w:val="none" w:sz="0" w:space="0" w:color="auto"/>
            <w:right w:val="none" w:sz="0" w:space="0" w:color="auto"/>
          </w:divBdr>
        </w:div>
        <w:div w:id="259218210">
          <w:marLeft w:val="640"/>
          <w:marRight w:val="0"/>
          <w:marTop w:val="0"/>
          <w:marBottom w:val="0"/>
          <w:divBdr>
            <w:top w:val="none" w:sz="0" w:space="0" w:color="auto"/>
            <w:left w:val="none" w:sz="0" w:space="0" w:color="auto"/>
            <w:bottom w:val="none" w:sz="0" w:space="0" w:color="auto"/>
            <w:right w:val="none" w:sz="0" w:space="0" w:color="auto"/>
          </w:divBdr>
        </w:div>
        <w:div w:id="1491170235">
          <w:marLeft w:val="640"/>
          <w:marRight w:val="0"/>
          <w:marTop w:val="0"/>
          <w:marBottom w:val="0"/>
          <w:divBdr>
            <w:top w:val="none" w:sz="0" w:space="0" w:color="auto"/>
            <w:left w:val="none" w:sz="0" w:space="0" w:color="auto"/>
            <w:bottom w:val="none" w:sz="0" w:space="0" w:color="auto"/>
            <w:right w:val="none" w:sz="0" w:space="0" w:color="auto"/>
          </w:divBdr>
        </w:div>
        <w:div w:id="1837070568">
          <w:marLeft w:val="640"/>
          <w:marRight w:val="0"/>
          <w:marTop w:val="0"/>
          <w:marBottom w:val="0"/>
          <w:divBdr>
            <w:top w:val="none" w:sz="0" w:space="0" w:color="auto"/>
            <w:left w:val="none" w:sz="0" w:space="0" w:color="auto"/>
            <w:bottom w:val="none" w:sz="0" w:space="0" w:color="auto"/>
            <w:right w:val="none" w:sz="0" w:space="0" w:color="auto"/>
          </w:divBdr>
        </w:div>
        <w:div w:id="2003241002">
          <w:marLeft w:val="640"/>
          <w:marRight w:val="0"/>
          <w:marTop w:val="0"/>
          <w:marBottom w:val="0"/>
          <w:divBdr>
            <w:top w:val="none" w:sz="0" w:space="0" w:color="auto"/>
            <w:left w:val="none" w:sz="0" w:space="0" w:color="auto"/>
            <w:bottom w:val="none" w:sz="0" w:space="0" w:color="auto"/>
            <w:right w:val="none" w:sz="0" w:space="0" w:color="auto"/>
          </w:divBdr>
        </w:div>
        <w:div w:id="1342465723">
          <w:marLeft w:val="640"/>
          <w:marRight w:val="0"/>
          <w:marTop w:val="0"/>
          <w:marBottom w:val="0"/>
          <w:divBdr>
            <w:top w:val="none" w:sz="0" w:space="0" w:color="auto"/>
            <w:left w:val="none" w:sz="0" w:space="0" w:color="auto"/>
            <w:bottom w:val="none" w:sz="0" w:space="0" w:color="auto"/>
            <w:right w:val="none" w:sz="0" w:space="0" w:color="auto"/>
          </w:divBdr>
        </w:div>
        <w:div w:id="989675097">
          <w:marLeft w:val="640"/>
          <w:marRight w:val="0"/>
          <w:marTop w:val="0"/>
          <w:marBottom w:val="0"/>
          <w:divBdr>
            <w:top w:val="none" w:sz="0" w:space="0" w:color="auto"/>
            <w:left w:val="none" w:sz="0" w:space="0" w:color="auto"/>
            <w:bottom w:val="none" w:sz="0" w:space="0" w:color="auto"/>
            <w:right w:val="none" w:sz="0" w:space="0" w:color="auto"/>
          </w:divBdr>
        </w:div>
        <w:div w:id="2071877048">
          <w:marLeft w:val="640"/>
          <w:marRight w:val="0"/>
          <w:marTop w:val="0"/>
          <w:marBottom w:val="0"/>
          <w:divBdr>
            <w:top w:val="none" w:sz="0" w:space="0" w:color="auto"/>
            <w:left w:val="none" w:sz="0" w:space="0" w:color="auto"/>
            <w:bottom w:val="none" w:sz="0" w:space="0" w:color="auto"/>
            <w:right w:val="none" w:sz="0" w:space="0" w:color="auto"/>
          </w:divBdr>
        </w:div>
        <w:div w:id="237599543">
          <w:marLeft w:val="640"/>
          <w:marRight w:val="0"/>
          <w:marTop w:val="0"/>
          <w:marBottom w:val="0"/>
          <w:divBdr>
            <w:top w:val="none" w:sz="0" w:space="0" w:color="auto"/>
            <w:left w:val="none" w:sz="0" w:space="0" w:color="auto"/>
            <w:bottom w:val="none" w:sz="0" w:space="0" w:color="auto"/>
            <w:right w:val="none" w:sz="0" w:space="0" w:color="auto"/>
          </w:divBdr>
        </w:div>
        <w:div w:id="728840536">
          <w:marLeft w:val="640"/>
          <w:marRight w:val="0"/>
          <w:marTop w:val="0"/>
          <w:marBottom w:val="0"/>
          <w:divBdr>
            <w:top w:val="none" w:sz="0" w:space="0" w:color="auto"/>
            <w:left w:val="none" w:sz="0" w:space="0" w:color="auto"/>
            <w:bottom w:val="none" w:sz="0" w:space="0" w:color="auto"/>
            <w:right w:val="none" w:sz="0" w:space="0" w:color="auto"/>
          </w:divBdr>
        </w:div>
        <w:div w:id="2137989532">
          <w:marLeft w:val="640"/>
          <w:marRight w:val="0"/>
          <w:marTop w:val="0"/>
          <w:marBottom w:val="0"/>
          <w:divBdr>
            <w:top w:val="none" w:sz="0" w:space="0" w:color="auto"/>
            <w:left w:val="none" w:sz="0" w:space="0" w:color="auto"/>
            <w:bottom w:val="none" w:sz="0" w:space="0" w:color="auto"/>
            <w:right w:val="none" w:sz="0" w:space="0" w:color="auto"/>
          </w:divBdr>
        </w:div>
        <w:div w:id="1994598070">
          <w:marLeft w:val="640"/>
          <w:marRight w:val="0"/>
          <w:marTop w:val="0"/>
          <w:marBottom w:val="0"/>
          <w:divBdr>
            <w:top w:val="none" w:sz="0" w:space="0" w:color="auto"/>
            <w:left w:val="none" w:sz="0" w:space="0" w:color="auto"/>
            <w:bottom w:val="none" w:sz="0" w:space="0" w:color="auto"/>
            <w:right w:val="none" w:sz="0" w:space="0" w:color="auto"/>
          </w:divBdr>
        </w:div>
        <w:div w:id="776679940">
          <w:marLeft w:val="640"/>
          <w:marRight w:val="0"/>
          <w:marTop w:val="0"/>
          <w:marBottom w:val="0"/>
          <w:divBdr>
            <w:top w:val="none" w:sz="0" w:space="0" w:color="auto"/>
            <w:left w:val="none" w:sz="0" w:space="0" w:color="auto"/>
            <w:bottom w:val="none" w:sz="0" w:space="0" w:color="auto"/>
            <w:right w:val="none" w:sz="0" w:space="0" w:color="auto"/>
          </w:divBdr>
        </w:div>
        <w:div w:id="1668360197">
          <w:marLeft w:val="640"/>
          <w:marRight w:val="0"/>
          <w:marTop w:val="0"/>
          <w:marBottom w:val="0"/>
          <w:divBdr>
            <w:top w:val="none" w:sz="0" w:space="0" w:color="auto"/>
            <w:left w:val="none" w:sz="0" w:space="0" w:color="auto"/>
            <w:bottom w:val="none" w:sz="0" w:space="0" w:color="auto"/>
            <w:right w:val="none" w:sz="0" w:space="0" w:color="auto"/>
          </w:divBdr>
        </w:div>
        <w:div w:id="1307203693">
          <w:marLeft w:val="640"/>
          <w:marRight w:val="0"/>
          <w:marTop w:val="0"/>
          <w:marBottom w:val="0"/>
          <w:divBdr>
            <w:top w:val="none" w:sz="0" w:space="0" w:color="auto"/>
            <w:left w:val="none" w:sz="0" w:space="0" w:color="auto"/>
            <w:bottom w:val="none" w:sz="0" w:space="0" w:color="auto"/>
            <w:right w:val="none" w:sz="0" w:space="0" w:color="auto"/>
          </w:divBdr>
        </w:div>
        <w:div w:id="2103602152">
          <w:marLeft w:val="640"/>
          <w:marRight w:val="0"/>
          <w:marTop w:val="0"/>
          <w:marBottom w:val="0"/>
          <w:divBdr>
            <w:top w:val="none" w:sz="0" w:space="0" w:color="auto"/>
            <w:left w:val="none" w:sz="0" w:space="0" w:color="auto"/>
            <w:bottom w:val="none" w:sz="0" w:space="0" w:color="auto"/>
            <w:right w:val="none" w:sz="0" w:space="0" w:color="auto"/>
          </w:divBdr>
        </w:div>
        <w:div w:id="1205799579">
          <w:marLeft w:val="640"/>
          <w:marRight w:val="0"/>
          <w:marTop w:val="0"/>
          <w:marBottom w:val="0"/>
          <w:divBdr>
            <w:top w:val="none" w:sz="0" w:space="0" w:color="auto"/>
            <w:left w:val="none" w:sz="0" w:space="0" w:color="auto"/>
            <w:bottom w:val="none" w:sz="0" w:space="0" w:color="auto"/>
            <w:right w:val="none" w:sz="0" w:space="0" w:color="auto"/>
          </w:divBdr>
        </w:div>
        <w:div w:id="1773165827">
          <w:marLeft w:val="640"/>
          <w:marRight w:val="0"/>
          <w:marTop w:val="0"/>
          <w:marBottom w:val="0"/>
          <w:divBdr>
            <w:top w:val="none" w:sz="0" w:space="0" w:color="auto"/>
            <w:left w:val="none" w:sz="0" w:space="0" w:color="auto"/>
            <w:bottom w:val="none" w:sz="0" w:space="0" w:color="auto"/>
            <w:right w:val="none" w:sz="0" w:space="0" w:color="auto"/>
          </w:divBdr>
        </w:div>
        <w:div w:id="1768229566">
          <w:marLeft w:val="640"/>
          <w:marRight w:val="0"/>
          <w:marTop w:val="0"/>
          <w:marBottom w:val="0"/>
          <w:divBdr>
            <w:top w:val="none" w:sz="0" w:space="0" w:color="auto"/>
            <w:left w:val="none" w:sz="0" w:space="0" w:color="auto"/>
            <w:bottom w:val="none" w:sz="0" w:space="0" w:color="auto"/>
            <w:right w:val="none" w:sz="0" w:space="0" w:color="auto"/>
          </w:divBdr>
        </w:div>
        <w:div w:id="657611483">
          <w:marLeft w:val="640"/>
          <w:marRight w:val="0"/>
          <w:marTop w:val="0"/>
          <w:marBottom w:val="0"/>
          <w:divBdr>
            <w:top w:val="none" w:sz="0" w:space="0" w:color="auto"/>
            <w:left w:val="none" w:sz="0" w:space="0" w:color="auto"/>
            <w:bottom w:val="none" w:sz="0" w:space="0" w:color="auto"/>
            <w:right w:val="none" w:sz="0" w:space="0" w:color="auto"/>
          </w:divBdr>
        </w:div>
        <w:div w:id="536282514">
          <w:marLeft w:val="640"/>
          <w:marRight w:val="0"/>
          <w:marTop w:val="0"/>
          <w:marBottom w:val="0"/>
          <w:divBdr>
            <w:top w:val="none" w:sz="0" w:space="0" w:color="auto"/>
            <w:left w:val="none" w:sz="0" w:space="0" w:color="auto"/>
            <w:bottom w:val="none" w:sz="0" w:space="0" w:color="auto"/>
            <w:right w:val="none" w:sz="0" w:space="0" w:color="auto"/>
          </w:divBdr>
        </w:div>
        <w:div w:id="1265844402">
          <w:marLeft w:val="640"/>
          <w:marRight w:val="0"/>
          <w:marTop w:val="0"/>
          <w:marBottom w:val="0"/>
          <w:divBdr>
            <w:top w:val="none" w:sz="0" w:space="0" w:color="auto"/>
            <w:left w:val="none" w:sz="0" w:space="0" w:color="auto"/>
            <w:bottom w:val="none" w:sz="0" w:space="0" w:color="auto"/>
            <w:right w:val="none" w:sz="0" w:space="0" w:color="auto"/>
          </w:divBdr>
        </w:div>
        <w:div w:id="275646839">
          <w:marLeft w:val="640"/>
          <w:marRight w:val="0"/>
          <w:marTop w:val="0"/>
          <w:marBottom w:val="0"/>
          <w:divBdr>
            <w:top w:val="none" w:sz="0" w:space="0" w:color="auto"/>
            <w:left w:val="none" w:sz="0" w:space="0" w:color="auto"/>
            <w:bottom w:val="none" w:sz="0" w:space="0" w:color="auto"/>
            <w:right w:val="none" w:sz="0" w:space="0" w:color="auto"/>
          </w:divBdr>
        </w:div>
        <w:div w:id="728000369">
          <w:marLeft w:val="640"/>
          <w:marRight w:val="0"/>
          <w:marTop w:val="0"/>
          <w:marBottom w:val="0"/>
          <w:divBdr>
            <w:top w:val="none" w:sz="0" w:space="0" w:color="auto"/>
            <w:left w:val="none" w:sz="0" w:space="0" w:color="auto"/>
            <w:bottom w:val="none" w:sz="0" w:space="0" w:color="auto"/>
            <w:right w:val="none" w:sz="0" w:space="0" w:color="auto"/>
          </w:divBdr>
        </w:div>
        <w:div w:id="300161993">
          <w:marLeft w:val="640"/>
          <w:marRight w:val="0"/>
          <w:marTop w:val="0"/>
          <w:marBottom w:val="0"/>
          <w:divBdr>
            <w:top w:val="none" w:sz="0" w:space="0" w:color="auto"/>
            <w:left w:val="none" w:sz="0" w:space="0" w:color="auto"/>
            <w:bottom w:val="none" w:sz="0" w:space="0" w:color="auto"/>
            <w:right w:val="none" w:sz="0" w:space="0" w:color="auto"/>
          </w:divBdr>
        </w:div>
        <w:div w:id="192041302">
          <w:marLeft w:val="640"/>
          <w:marRight w:val="0"/>
          <w:marTop w:val="0"/>
          <w:marBottom w:val="0"/>
          <w:divBdr>
            <w:top w:val="none" w:sz="0" w:space="0" w:color="auto"/>
            <w:left w:val="none" w:sz="0" w:space="0" w:color="auto"/>
            <w:bottom w:val="none" w:sz="0" w:space="0" w:color="auto"/>
            <w:right w:val="none" w:sz="0" w:space="0" w:color="auto"/>
          </w:divBdr>
        </w:div>
        <w:div w:id="1998729360">
          <w:marLeft w:val="640"/>
          <w:marRight w:val="0"/>
          <w:marTop w:val="0"/>
          <w:marBottom w:val="0"/>
          <w:divBdr>
            <w:top w:val="none" w:sz="0" w:space="0" w:color="auto"/>
            <w:left w:val="none" w:sz="0" w:space="0" w:color="auto"/>
            <w:bottom w:val="none" w:sz="0" w:space="0" w:color="auto"/>
            <w:right w:val="none" w:sz="0" w:space="0" w:color="auto"/>
          </w:divBdr>
        </w:div>
        <w:div w:id="216940200">
          <w:marLeft w:val="640"/>
          <w:marRight w:val="0"/>
          <w:marTop w:val="0"/>
          <w:marBottom w:val="0"/>
          <w:divBdr>
            <w:top w:val="none" w:sz="0" w:space="0" w:color="auto"/>
            <w:left w:val="none" w:sz="0" w:space="0" w:color="auto"/>
            <w:bottom w:val="none" w:sz="0" w:space="0" w:color="auto"/>
            <w:right w:val="none" w:sz="0" w:space="0" w:color="auto"/>
          </w:divBdr>
        </w:div>
        <w:div w:id="1485971163">
          <w:marLeft w:val="640"/>
          <w:marRight w:val="0"/>
          <w:marTop w:val="0"/>
          <w:marBottom w:val="0"/>
          <w:divBdr>
            <w:top w:val="none" w:sz="0" w:space="0" w:color="auto"/>
            <w:left w:val="none" w:sz="0" w:space="0" w:color="auto"/>
            <w:bottom w:val="none" w:sz="0" w:space="0" w:color="auto"/>
            <w:right w:val="none" w:sz="0" w:space="0" w:color="auto"/>
          </w:divBdr>
        </w:div>
        <w:div w:id="1476877042">
          <w:marLeft w:val="640"/>
          <w:marRight w:val="0"/>
          <w:marTop w:val="0"/>
          <w:marBottom w:val="0"/>
          <w:divBdr>
            <w:top w:val="none" w:sz="0" w:space="0" w:color="auto"/>
            <w:left w:val="none" w:sz="0" w:space="0" w:color="auto"/>
            <w:bottom w:val="none" w:sz="0" w:space="0" w:color="auto"/>
            <w:right w:val="none" w:sz="0" w:space="0" w:color="auto"/>
          </w:divBdr>
        </w:div>
        <w:div w:id="598030113">
          <w:marLeft w:val="640"/>
          <w:marRight w:val="0"/>
          <w:marTop w:val="0"/>
          <w:marBottom w:val="0"/>
          <w:divBdr>
            <w:top w:val="none" w:sz="0" w:space="0" w:color="auto"/>
            <w:left w:val="none" w:sz="0" w:space="0" w:color="auto"/>
            <w:bottom w:val="none" w:sz="0" w:space="0" w:color="auto"/>
            <w:right w:val="none" w:sz="0" w:space="0" w:color="auto"/>
          </w:divBdr>
        </w:div>
        <w:div w:id="271597855">
          <w:marLeft w:val="640"/>
          <w:marRight w:val="0"/>
          <w:marTop w:val="0"/>
          <w:marBottom w:val="0"/>
          <w:divBdr>
            <w:top w:val="none" w:sz="0" w:space="0" w:color="auto"/>
            <w:left w:val="none" w:sz="0" w:space="0" w:color="auto"/>
            <w:bottom w:val="none" w:sz="0" w:space="0" w:color="auto"/>
            <w:right w:val="none" w:sz="0" w:space="0" w:color="auto"/>
          </w:divBdr>
        </w:div>
        <w:div w:id="1268536234">
          <w:marLeft w:val="640"/>
          <w:marRight w:val="0"/>
          <w:marTop w:val="0"/>
          <w:marBottom w:val="0"/>
          <w:divBdr>
            <w:top w:val="none" w:sz="0" w:space="0" w:color="auto"/>
            <w:left w:val="none" w:sz="0" w:space="0" w:color="auto"/>
            <w:bottom w:val="none" w:sz="0" w:space="0" w:color="auto"/>
            <w:right w:val="none" w:sz="0" w:space="0" w:color="auto"/>
          </w:divBdr>
        </w:div>
        <w:div w:id="1293974432">
          <w:marLeft w:val="640"/>
          <w:marRight w:val="0"/>
          <w:marTop w:val="0"/>
          <w:marBottom w:val="0"/>
          <w:divBdr>
            <w:top w:val="none" w:sz="0" w:space="0" w:color="auto"/>
            <w:left w:val="none" w:sz="0" w:space="0" w:color="auto"/>
            <w:bottom w:val="none" w:sz="0" w:space="0" w:color="auto"/>
            <w:right w:val="none" w:sz="0" w:space="0" w:color="auto"/>
          </w:divBdr>
        </w:div>
        <w:div w:id="1477186328">
          <w:marLeft w:val="640"/>
          <w:marRight w:val="0"/>
          <w:marTop w:val="0"/>
          <w:marBottom w:val="0"/>
          <w:divBdr>
            <w:top w:val="none" w:sz="0" w:space="0" w:color="auto"/>
            <w:left w:val="none" w:sz="0" w:space="0" w:color="auto"/>
            <w:bottom w:val="none" w:sz="0" w:space="0" w:color="auto"/>
            <w:right w:val="none" w:sz="0" w:space="0" w:color="auto"/>
          </w:divBdr>
        </w:div>
        <w:div w:id="62801927">
          <w:marLeft w:val="640"/>
          <w:marRight w:val="0"/>
          <w:marTop w:val="0"/>
          <w:marBottom w:val="0"/>
          <w:divBdr>
            <w:top w:val="none" w:sz="0" w:space="0" w:color="auto"/>
            <w:left w:val="none" w:sz="0" w:space="0" w:color="auto"/>
            <w:bottom w:val="none" w:sz="0" w:space="0" w:color="auto"/>
            <w:right w:val="none" w:sz="0" w:space="0" w:color="auto"/>
          </w:divBdr>
        </w:div>
        <w:div w:id="1610506267">
          <w:marLeft w:val="640"/>
          <w:marRight w:val="0"/>
          <w:marTop w:val="0"/>
          <w:marBottom w:val="0"/>
          <w:divBdr>
            <w:top w:val="none" w:sz="0" w:space="0" w:color="auto"/>
            <w:left w:val="none" w:sz="0" w:space="0" w:color="auto"/>
            <w:bottom w:val="none" w:sz="0" w:space="0" w:color="auto"/>
            <w:right w:val="none" w:sz="0" w:space="0" w:color="auto"/>
          </w:divBdr>
        </w:div>
        <w:div w:id="2114394803">
          <w:marLeft w:val="640"/>
          <w:marRight w:val="0"/>
          <w:marTop w:val="0"/>
          <w:marBottom w:val="0"/>
          <w:divBdr>
            <w:top w:val="none" w:sz="0" w:space="0" w:color="auto"/>
            <w:left w:val="none" w:sz="0" w:space="0" w:color="auto"/>
            <w:bottom w:val="none" w:sz="0" w:space="0" w:color="auto"/>
            <w:right w:val="none" w:sz="0" w:space="0" w:color="auto"/>
          </w:divBdr>
        </w:div>
        <w:div w:id="1569346006">
          <w:marLeft w:val="640"/>
          <w:marRight w:val="0"/>
          <w:marTop w:val="0"/>
          <w:marBottom w:val="0"/>
          <w:divBdr>
            <w:top w:val="none" w:sz="0" w:space="0" w:color="auto"/>
            <w:left w:val="none" w:sz="0" w:space="0" w:color="auto"/>
            <w:bottom w:val="none" w:sz="0" w:space="0" w:color="auto"/>
            <w:right w:val="none" w:sz="0" w:space="0" w:color="auto"/>
          </w:divBdr>
        </w:div>
        <w:div w:id="526716873">
          <w:marLeft w:val="640"/>
          <w:marRight w:val="0"/>
          <w:marTop w:val="0"/>
          <w:marBottom w:val="0"/>
          <w:divBdr>
            <w:top w:val="none" w:sz="0" w:space="0" w:color="auto"/>
            <w:left w:val="none" w:sz="0" w:space="0" w:color="auto"/>
            <w:bottom w:val="none" w:sz="0" w:space="0" w:color="auto"/>
            <w:right w:val="none" w:sz="0" w:space="0" w:color="auto"/>
          </w:divBdr>
        </w:div>
        <w:div w:id="826164596">
          <w:marLeft w:val="640"/>
          <w:marRight w:val="0"/>
          <w:marTop w:val="0"/>
          <w:marBottom w:val="0"/>
          <w:divBdr>
            <w:top w:val="none" w:sz="0" w:space="0" w:color="auto"/>
            <w:left w:val="none" w:sz="0" w:space="0" w:color="auto"/>
            <w:bottom w:val="none" w:sz="0" w:space="0" w:color="auto"/>
            <w:right w:val="none" w:sz="0" w:space="0" w:color="auto"/>
          </w:divBdr>
        </w:div>
        <w:div w:id="495805542">
          <w:marLeft w:val="640"/>
          <w:marRight w:val="0"/>
          <w:marTop w:val="0"/>
          <w:marBottom w:val="0"/>
          <w:divBdr>
            <w:top w:val="none" w:sz="0" w:space="0" w:color="auto"/>
            <w:left w:val="none" w:sz="0" w:space="0" w:color="auto"/>
            <w:bottom w:val="none" w:sz="0" w:space="0" w:color="auto"/>
            <w:right w:val="none" w:sz="0" w:space="0" w:color="auto"/>
          </w:divBdr>
        </w:div>
        <w:div w:id="1165820055">
          <w:marLeft w:val="640"/>
          <w:marRight w:val="0"/>
          <w:marTop w:val="0"/>
          <w:marBottom w:val="0"/>
          <w:divBdr>
            <w:top w:val="none" w:sz="0" w:space="0" w:color="auto"/>
            <w:left w:val="none" w:sz="0" w:space="0" w:color="auto"/>
            <w:bottom w:val="none" w:sz="0" w:space="0" w:color="auto"/>
            <w:right w:val="none" w:sz="0" w:space="0" w:color="auto"/>
          </w:divBdr>
        </w:div>
        <w:div w:id="826361798">
          <w:marLeft w:val="640"/>
          <w:marRight w:val="0"/>
          <w:marTop w:val="0"/>
          <w:marBottom w:val="0"/>
          <w:divBdr>
            <w:top w:val="none" w:sz="0" w:space="0" w:color="auto"/>
            <w:left w:val="none" w:sz="0" w:space="0" w:color="auto"/>
            <w:bottom w:val="none" w:sz="0" w:space="0" w:color="auto"/>
            <w:right w:val="none" w:sz="0" w:space="0" w:color="auto"/>
          </w:divBdr>
        </w:div>
        <w:div w:id="377246238">
          <w:marLeft w:val="640"/>
          <w:marRight w:val="0"/>
          <w:marTop w:val="0"/>
          <w:marBottom w:val="0"/>
          <w:divBdr>
            <w:top w:val="none" w:sz="0" w:space="0" w:color="auto"/>
            <w:left w:val="none" w:sz="0" w:space="0" w:color="auto"/>
            <w:bottom w:val="none" w:sz="0" w:space="0" w:color="auto"/>
            <w:right w:val="none" w:sz="0" w:space="0" w:color="auto"/>
          </w:divBdr>
        </w:div>
        <w:div w:id="1826386638">
          <w:marLeft w:val="640"/>
          <w:marRight w:val="0"/>
          <w:marTop w:val="0"/>
          <w:marBottom w:val="0"/>
          <w:divBdr>
            <w:top w:val="none" w:sz="0" w:space="0" w:color="auto"/>
            <w:left w:val="none" w:sz="0" w:space="0" w:color="auto"/>
            <w:bottom w:val="none" w:sz="0" w:space="0" w:color="auto"/>
            <w:right w:val="none" w:sz="0" w:space="0" w:color="auto"/>
          </w:divBdr>
        </w:div>
        <w:div w:id="1840119936">
          <w:marLeft w:val="640"/>
          <w:marRight w:val="0"/>
          <w:marTop w:val="0"/>
          <w:marBottom w:val="0"/>
          <w:divBdr>
            <w:top w:val="none" w:sz="0" w:space="0" w:color="auto"/>
            <w:left w:val="none" w:sz="0" w:space="0" w:color="auto"/>
            <w:bottom w:val="none" w:sz="0" w:space="0" w:color="auto"/>
            <w:right w:val="none" w:sz="0" w:space="0" w:color="auto"/>
          </w:divBdr>
        </w:div>
        <w:div w:id="1213154875">
          <w:marLeft w:val="640"/>
          <w:marRight w:val="0"/>
          <w:marTop w:val="0"/>
          <w:marBottom w:val="0"/>
          <w:divBdr>
            <w:top w:val="none" w:sz="0" w:space="0" w:color="auto"/>
            <w:left w:val="none" w:sz="0" w:space="0" w:color="auto"/>
            <w:bottom w:val="none" w:sz="0" w:space="0" w:color="auto"/>
            <w:right w:val="none" w:sz="0" w:space="0" w:color="auto"/>
          </w:divBdr>
        </w:div>
        <w:div w:id="1926379714">
          <w:marLeft w:val="640"/>
          <w:marRight w:val="0"/>
          <w:marTop w:val="0"/>
          <w:marBottom w:val="0"/>
          <w:divBdr>
            <w:top w:val="none" w:sz="0" w:space="0" w:color="auto"/>
            <w:left w:val="none" w:sz="0" w:space="0" w:color="auto"/>
            <w:bottom w:val="none" w:sz="0" w:space="0" w:color="auto"/>
            <w:right w:val="none" w:sz="0" w:space="0" w:color="auto"/>
          </w:divBdr>
        </w:div>
        <w:div w:id="2074504010">
          <w:marLeft w:val="640"/>
          <w:marRight w:val="0"/>
          <w:marTop w:val="0"/>
          <w:marBottom w:val="0"/>
          <w:divBdr>
            <w:top w:val="none" w:sz="0" w:space="0" w:color="auto"/>
            <w:left w:val="none" w:sz="0" w:space="0" w:color="auto"/>
            <w:bottom w:val="none" w:sz="0" w:space="0" w:color="auto"/>
            <w:right w:val="none" w:sz="0" w:space="0" w:color="auto"/>
          </w:divBdr>
        </w:div>
        <w:div w:id="273557182">
          <w:marLeft w:val="640"/>
          <w:marRight w:val="0"/>
          <w:marTop w:val="0"/>
          <w:marBottom w:val="0"/>
          <w:divBdr>
            <w:top w:val="none" w:sz="0" w:space="0" w:color="auto"/>
            <w:left w:val="none" w:sz="0" w:space="0" w:color="auto"/>
            <w:bottom w:val="none" w:sz="0" w:space="0" w:color="auto"/>
            <w:right w:val="none" w:sz="0" w:space="0" w:color="auto"/>
          </w:divBdr>
        </w:div>
      </w:divsChild>
    </w:div>
    <w:div w:id="1642926999">
      <w:bodyDiv w:val="1"/>
      <w:marLeft w:val="0"/>
      <w:marRight w:val="0"/>
      <w:marTop w:val="0"/>
      <w:marBottom w:val="0"/>
      <w:divBdr>
        <w:top w:val="none" w:sz="0" w:space="0" w:color="auto"/>
        <w:left w:val="none" w:sz="0" w:space="0" w:color="auto"/>
        <w:bottom w:val="none" w:sz="0" w:space="0" w:color="auto"/>
        <w:right w:val="none" w:sz="0" w:space="0" w:color="auto"/>
      </w:divBdr>
      <w:divsChild>
        <w:div w:id="1422528062">
          <w:marLeft w:val="640"/>
          <w:marRight w:val="0"/>
          <w:marTop w:val="0"/>
          <w:marBottom w:val="0"/>
          <w:divBdr>
            <w:top w:val="none" w:sz="0" w:space="0" w:color="auto"/>
            <w:left w:val="none" w:sz="0" w:space="0" w:color="auto"/>
            <w:bottom w:val="none" w:sz="0" w:space="0" w:color="auto"/>
            <w:right w:val="none" w:sz="0" w:space="0" w:color="auto"/>
          </w:divBdr>
        </w:div>
        <w:div w:id="1665737790">
          <w:marLeft w:val="640"/>
          <w:marRight w:val="0"/>
          <w:marTop w:val="0"/>
          <w:marBottom w:val="0"/>
          <w:divBdr>
            <w:top w:val="none" w:sz="0" w:space="0" w:color="auto"/>
            <w:left w:val="none" w:sz="0" w:space="0" w:color="auto"/>
            <w:bottom w:val="none" w:sz="0" w:space="0" w:color="auto"/>
            <w:right w:val="none" w:sz="0" w:space="0" w:color="auto"/>
          </w:divBdr>
        </w:div>
        <w:div w:id="1693267155">
          <w:marLeft w:val="640"/>
          <w:marRight w:val="0"/>
          <w:marTop w:val="0"/>
          <w:marBottom w:val="0"/>
          <w:divBdr>
            <w:top w:val="none" w:sz="0" w:space="0" w:color="auto"/>
            <w:left w:val="none" w:sz="0" w:space="0" w:color="auto"/>
            <w:bottom w:val="none" w:sz="0" w:space="0" w:color="auto"/>
            <w:right w:val="none" w:sz="0" w:space="0" w:color="auto"/>
          </w:divBdr>
        </w:div>
        <w:div w:id="591166991">
          <w:marLeft w:val="640"/>
          <w:marRight w:val="0"/>
          <w:marTop w:val="0"/>
          <w:marBottom w:val="0"/>
          <w:divBdr>
            <w:top w:val="none" w:sz="0" w:space="0" w:color="auto"/>
            <w:left w:val="none" w:sz="0" w:space="0" w:color="auto"/>
            <w:bottom w:val="none" w:sz="0" w:space="0" w:color="auto"/>
            <w:right w:val="none" w:sz="0" w:space="0" w:color="auto"/>
          </w:divBdr>
        </w:div>
        <w:div w:id="641423040">
          <w:marLeft w:val="640"/>
          <w:marRight w:val="0"/>
          <w:marTop w:val="0"/>
          <w:marBottom w:val="0"/>
          <w:divBdr>
            <w:top w:val="none" w:sz="0" w:space="0" w:color="auto"/>
            <w:left w:val="none" w:sz="0" w:space="0" w:color="auto"/>
            <w:bottom w:val="none" w:sz="0" w:space="0" w:color="auto"/>
            <w:right w:val="none" w:sz="0" w:space="0" w:color="auto"/>
          </w:divBdr>
        </w:div>
        <w:div w:id="485172662">
          <w:marLeft w:val="640"/>
          <w:marRight w:val="0"/>
          <w:marTop w:val="0"/>
          <w:marBottom w:val="0"/>
          <w:divBdr>
            <w:top w:val="none" w:sz="0" w:space="0" w:color="auto"/>
            <w:left w:val="none" w:sz="0" w:space="0" w:color="auto"/>
            <w:bottom w:val="none" w:sz="0" w:space="0" w:color="auto"/>
            <w:right w:val="none" w:sz="0" w:space="0" w:color="auto"/>
          </w:divBdr>
        </w:div>
        <w:div w:id="1314139381">
          <w:marLeft w:val="640"/>
          <w:marRight w:val="0"/>
          <w:marTop w:val="0"/>
          <w:marBottom w:val="0"/>
          <w:divBdr>
            <w:top w:val="none" w:sz="0" w:space="0" w:color="auto"/>
            <w:left w:val="none" w:sz="0" w:space="0" w:color="auto"/>
            <w:bottom w:val="none" w:sz="0" w:space="0" w:color="auto"/>
            <w:right w:val="none" w:sz="0" w:space="0" w:color="auto"/>
          </w:divBdr>
        </w:div>
        <w:div w:id="961350819">
          <w:marLeft w:val="640"/>
          <w:marRight w:val="0"/>
          <w:marTop w:val="0"/>
          <w:marBottom w:val="0"/>
          <w:divBdr>
            <w:top w:val="none" w:sz="0" w:space="0" w:color="auto"/>
            <w:left w:val="none" w:sz="0" w:space="0" w:color="auto"/>
            <w:bottom w:val="none" w:sz="0" w:space="0" w:color="auto"/>
            <w:right w:val="none" w:sz="0" w:space="0" w:color="auto"/>
          </w:divBdr>
        </w:div>
        <w:div w:id="1150517093">
          <w:marLeft w:val="640"/>
          <w:marRight w:val="0"/>
          <w:marTop w:val="0"/>
          <w:marBottom w:val="0"/>
          <w:divBdr>
            <w:top w:val="none" w:sz="0" w:space="0" w:color="auto"/>
            <w:left w:val="none" w:sz="0" w:space="0" w:color="auto"/>
            <w:bottom w:val="none" w:sz="0" w:space="0" w:color="auto"/>
            <w:right w:val="none" w:sz="0" w:space="0" w:color="auto"/>
          </w:divBdr>
        </w:div>
        <w:div w:id="1716856655">
          <w:marLeft w:val="640"/>
          <w:marRight w:val="0"/>
          <w:marTop w:val="0"/>
          <w:marBottom w:val="0"/>
          <w:divBdr>
            <w:top w:val="none" w:sz="0" w:space="0" w:color="auto"/>
            <w:left w:val="none" w:sz="0" w:space="0" w:color="auto"/>
            <w:bottom w:val="none" w:sz="0" w:space="0" w:color="auto"/>
            <w:right w:val="none" w:sz="0" w:space="0" w:color="auto"/>
          </w:divBdr>
        </w:div>
        <w:div w:id="416485534">
          <w:marLeft w:val="640"/>
          <w:marRight w:val="0"/>
          <w:marTop w:val="0"/>
          <w:marBottom w:val="0"/>
          <w:divBdr>
            <w:top w:val="none" w:sz="0" w:space="0" w:color="auto"/>
            <w:left w:val="none" w:sz="0" w:space="0" w:color="auto"/>
            <w:bottom w:val="none" w:sz="0" w:space="0" w:color="auto"/>
            <w:right w:val="none" w:sz="0" w:space="0" w:color="auto"/>
          </w:divBdr>
        </w:div>
        <w:div w:id="70589682">
          <w:marLeft w:val="640"/>
          <w:marRight w:val="0"/>
          <w:marTop w:val="0"/>
          <w:marBottom w:val="0"/>
          <w:divBdr>
            <w:top w:val="none" w:sz="0" w:space="0" w:color="auto"/>
            <w:left w:val="none" w:sz="0" w:space="0" w:color="auto"/>
            <w:bottom w:val="none" w:sz="0" w:space="0" w:color="auto"/>
            <w:right w:val="none" w:sz="0" w:space="0" w:color="auto"/>
          </w:divBdr>
        </w:div>
        <w:div w:id="59791247">
          <w:marLeft w:val="640"/>
          <w:marRight w:val="0"/>
          <w:marTop w:val="0"/>
          <w:marBottom w:val="0"/>
          <w:divBdr>
            <w:top w:val="none" w:sz="0" w:space="0" w:color="auto"/>
            <w:left w:val="none" w:sz="0" w:space="0" w:color="auto"/>
            <w:bottom w:val="none" w:sz="0" w:space="0" w:color="auto"/>
            <w:right w:val="none" w:sz="0" w:space="0" w:color="auto"/>
          </w:divBdr>
        </w:div>
        <w:div w:id="427235500">
          <w:marLeft w:val="640"/>
          <w:marRight w:val="0"/>
          <w:marTop w:val="0"/>
          <w:marBottom w:val="0"/>
          <w:divBdr>
            <w:top w:val="none" w:sz="0" w:space="0" w:color="auto"/>
            <w:left w:val="none" w:sz="0" w:space="0" w:color="auto"/>
            <w:bottom w:val="none" w:sz="0" w:space="0" w:color="auto"/>
            <w:right w:val="none" w:sz="0" w:space="0" w:color="auto"/>
          </w:divBdr>
        </w:div>
        <w:div w:id="186987926">
          <w:marLeft w:val="640"/>
          <w:marRight w:val="0"/>
          <w:marTop w:val="0"/>
          <w:marBottom w:val="0"/>
          <w:divBdr>
            <w:top w:val="none" w:sz="0" w:space="0" w:color="auto"/>
            <w:left w:val="none" w:sz="0" w:space="0" w:color="auto"/>
            <w:bottom w:val="none" w:sz="0" w:space="0" w:color="auto"/>
            <w:right w:val="none" w:sz="0" w:space="0" w:color="auto"/>
          </w:divBdr>
        </w:div>
        <w:div w:id="1503738785">
          <w:marLeft w:val="640"/>
          <w:marRight w:val="0"/>
          <w:marTop w:val="0"/>
          <w:marBottom w:val="0"/>
          <w:divBdr>
            <w:top w:val="none" w:sz="0" w:space="0" w:color="auto"/>
            <w:left w:val="none" w:sz="0" w:space="0" w:color="auto"/>
            <w:bottom w:val="none" w:sz="0" w:space="0" w:color="auto"/>
            <w:right w:val="none" w:sz="0" w:space="0" w:color="auto"/>
          </w:divBdr>
        </w:div>
        <w:div w:id="400251585">
          <w:marLeft w:val="640"/>
          <w:marRight w:val="0"/>
          <w:marTop w:val="0"/>
          <w:marBottom w:val="0"/>
          <w:divBdr>
            <w:top w:val="none" w:sz="0" w:space="0" w:color="auto"/>
            <w:left w:val="none" w:sz="0" w:space="0" w:color="auto"/>
            <w:bottom w:val="none" w:sz="0" w:space="0" w:color="auto"/>
            <w:right w:val="none" w:sz="0" w:space="0" w:color="auto"/>
          </w:divBdr>
        </w:div>
        <w:div w:id="1159885632">
          <w:marLeft w:val="640"/>
          <w:marRight w:val="0"/>
          <w:marTop w:val="0"/>
          <w:marBottom w:val="0"/>
          <w:divBdr>
            <w:top w:val="none" w:sz="0" w:space="0" w:color="auto"/>
            <w:left w:val="none" w:sz="0" w:space="0" w:color="auto"/>
            <w:bottom w:val="none" w:sz="0" w:space="0" w:color="auto"/>
            <w:right w:val="none" w:sz="0" w:space="0" w:color="auto"/>
          </w:divBdr>
        </w:div>
        <w:div w:id="1990287696">
          <w:marLeft w:val="640"/>
          <w:marRight w:val="0"/>
          <w:marTop w:val="0"/>
          <w:marBottom w:val="0"/>
          <w:divBdr>
            <w:top w:val="none" w:sz="0" w:space="0" w:color="auto"/>
            <w:left w:val="none" w:sz="0" w:space="0" w:color="auto"/>
            <w:bottom w:val="none" w:sz="0" w:space="0" w:color="auto"/>
            <w:right w:val="none" w:sz="0" w:space="0" w:color="auto"/>
          </w:divBdr>
        </w:div>
        <w:div w:id="1807626915">
          <w:marLeft w:val="640"/>
          <w:marRight w:val="0"/>
          <w:marTop w:val="0"/>
          <w:marBottom w:val="0"/>
          <w:divBdr>
            <w:top w:val="none" w:sz="0" w:space="0" w:color="auto"/>
            <w:left w:val="none" w:sz="0" w:space="0" w:color="auto"/>
            <w:bottom w:val="none" w:sz="0" w:space="0" w:color="auto"/>
            <w:right w:val="none" w:sz="0" w:space="0" w:color="auto"/>
          </w:divBdr>
        </w:div>
        <w:div w:id="883368428">
          <w:marLeft w:val="640"/>
          <w:marRight w:val="0"/>
          <w:marTop w:val="0"/>
          <w:marBottom w:val="0"/>
          <w:divBdr>
            <w:top w:val="none" w:sz="0" w:space="0" w:color="auto"/>
            <w:left w:val="none" w:sz="0" w:space="0" w:color="auto"/>
            <w:bottom w:val="none" w:sz="0" w:space="0" w:color="auto"/>
            <w:right w:val="none" w:sz="0" w:space="0" w:color="auto"/>
          </w:divBdr>
        </w:div>
        <w:div w:id="2143885955">
          <w:marLeft w:val="640"/>
          <w:marRight w:val="0"/>
          <w:marTop w:val="0"/>
          <w:marBottom w:val="0"/>
          <w:divBdr>
            <w:top w:val="none" w:sz="0" w:space="0" w:color="auto"/>
            <w:left w:val="none" w:sz="0" w:space="0" w:color="auto"/>
            <w:bottom w:val="none" w:sz="0" w:space="0" w:color="auto"/>
            <w:right w:val="none" w:sz="0" w:space="0" w:color="auto"/>
          </w:divBdr>
        </w:div>
        <w:div w:id="493229737">
          <w:marLeft w:val="640"/>
          <w:marRight w:val="0"/>
          <w:marTop w:val="0"/>
          <w:marBottom w:val="0"/>
          <w:divBdr>
            <w:top w:val="none" w:sz="0" w:space="0" w:color="auto"/>
            <w:left w:val="none" w:sz="0" w:space="0" w:color="auto"/>
            <w:bottom w:val="none" w:sz="0" w:space="0" w:color="auto"/>
            <w:right w:val="none" w:sz="0" w:space="0" w:color="auto"/>
          </w:divBdr>
        </w:div>
        <w:div w:id="1360280158">
          <w:marLeft w:val="640"/>
          <w:marRight w:val="0"/>
          <w:marTop w:val="0"/>
          <w:marBottom w:val="0"/>
          <w:divBdr>
            <w:top w:val="none" w:sz="0" w:space="0" w:color="auto"/>
            <w:left w:val="none" w:sz="0" w:space="0" w:color="auto"/>
            <w:bottom w:val="none" w:sz="0" w:space="0" w:color="auto"/>
            <w:right w:val="none" w:sz="0" w:space="0" w:color="auto"/>
          </w:divBdr>
        </w:div>
        <w:div w:id="1377853929">
          <w:marLeft w:val="640"/>
          <w:marRight w:val="0"/>
          <w:marTop w:val="0"/>
          <w:marBottom w:val="0"/>
          <w:divBdr>
            <w:top w:val="none" w:sz="0" w:space="0" w:color="auto"/>
            <w:left w:val="none" w:sz="0" w:space="0" w:color="auto"/>
            <w:bottom w:val="none" w:sz="0" w:space="0" w:color="auto"/>
            <w:right w:val="none" w:sz="0" w:space="0" w:color="auto"/>
          </w:divBdr>
        </w:div>
        <w:div w:id="1035076757">
          <w:marLeft w:val="640"/>
          <w:marRight w:val="0"/>
          <w:marTop w:val="0"/>
          <w:marBottom w:val="0"/>
          <w:divBdr>
            <w:top w:val="none" w:sz="0" w:space="0" w:color="auto"/>
            <w:left w:val="none" w:sz="0" w:space="0" w:color="auto"/>
            <w:bottom w:val="none" w:sz="0" w:space="0" w:color="auto"/>
            <w:right w:val="none" w:sz="0" w:space="0" w:color="auto"/>
          </w:divBdr>
        </w:div>
        <w:div w:id="1176773414">
          <w:marLeft w:val="640"/>
          <w:marRight w:val="0"/>
          <w:marTop w:val="0"/>
          <w:marBottom w:val="0"/>
          <w:divBdr>
            <w:top w:val="none" w:sz="0" w:space="0" w:color="auto"/>
            <w:left w:val="none" w:sz="0" w:space="0" w:color="auto"/>
            <w:bottom w:val="none" w:sz="0" w:space="0" w:color="auto"/>
            <w:right w:val="none" w:sz="0" w:space="0" w:color="auto"/>
          </w:divBdr>
        </w:div>
        <w:div w:id="1746610787">
          <w:marLeft w:val="640"/>
          <w:marRight w:val="0"/>
          <w:marTop w:val="0"/>
          <w:marBottom w:val="0"/>
          <w:divBdr>
            <w:top w:val="none" w:sz="0" w:space="0" w:color="auto"/>
            <w:left w:val="none" w:sz="0" w:space="0" w:color="auto"/>
            <w:bottom w:val="none" w:sz="0" w:space="0" w:color="auto"/>
            <w:right w:val="none" w:sz="0" w:space="0" w:color="auto"/>
          </w:divBdr>
        </w:div>
        <w:div w:id="955872383">
          <w:marLeft w:val="640"/>
          <w:marRight w:val="0"/>
          <w:marTop w:val="0"/>
          <w:marBottom w:val="0"/>
          <w:divBdr>
            <w:top w:val="none" w:sz="0" w:space="0" w:color="auto"/>
            <w:left w:val="none" w:sz="0" w:space="0" w:color="auto"/>
            <w:bottom w:val="none" w:sz="0" w:space="0" w:color="auto"/>
            <w:right w:val="none" w:sz="0" w:space="0" w:color="auto"/>
          </w:divBdr>
        </w:div>
        <w:div w:id="1687176426">
          <w:marLeft w:val="640"/>
          <w:marRight w:val="0"/>
          <w:marTop w:val="0"/>
          <w:marBottom w:val="0"/>
          <w:divBdr>
            <w:top w:val="none" w:sz="0" w:space="0" w:color="auto"/>
            <w:left w:val="none" w:sz="0" w:space="0" w:color="auto"/>
            <w:bottom w:val="none" w:sz="0" w:space="0" w:color="auto"/>
            <w:right w:val="none" w:sz="0" w:space="0" w:color="auto"/>
          </w:divBdr>
        </w:div>
        <w:div w:id="1887720453">
          <w:marLeft w:val="640"/>
          <w:marRight w:val="0"/>
          <w:marTop w:val="0"/>
          <w:marBottom w:val="0"/>
          <w:divBdr>
            <w:top w:val="none" w:sz="0" w:space="0" w:color="auto"/>
            <w:left w:val="none" w:sz="0" w:space="0" w:color="auto"/>
            <w:bottom w:val="none" w:sz="0" w:space="0" w:color="auto"/>
            <w:right w:val="none" w:sz="0" w:space="0" w:color="auto"/>
          </w:divBdr>
        </w:div>
        <w:div w:id="1877614802">
          <w:marLeft w:val="640"/>
          <w:marRight w:val="0"/>
          <w:marTop w:val="0"/>
          <w:marBottom w:val="0"/>
          <w:divBdr>
            <w:top w:val="none" w:sz="0" w:space="0" w:color="auto"/>
            <w:left w:val="none" w:sz="0" w:space="0" w:color="auto"/>
            <w:bottom w:val="none" w:sz="0" w:space="0" w:color="auto"/>
            <w:right w:val="none" w:sz="0" w:space="0" w:color="auto"/>
          </w:divBdr>
        </w:div>
        <w:div w:id="765033785">
          <w:marLeft w:val="640"/>
          <w:marRight w:val="0"/>
          <w:marTop w:val="0"/>
          <w:marBottom w:val="0"/>
          <w:divBdr>
            <w:top w:val="none" w:sz="0" w:space="0" w:color="auto"/>
            <w:left w:val="none" w:sz="0" w:space="0" w:color="auto"/>
            <w:bottom w:val="none" w:sz="0" w:space="0" w:color="auto"/>
            <w:right w:val="none" w:sz="0" w:space="0" w:color="auto"/>
          </w:divBdr>
        </w:div>
        <w:div w:id="302083439">
          <w:marLeft w:val="640"/>
          <w:marRight w:val="0"/>
          <w:marTop w:val="0"/>
          <w:marBottom w:val="0"/>
          <w:divBdr>
            <w:top w:val="none" w:sz="0" w:space="0" w:color="auto"/>
            <w:left w:val="none" w:sz="0" w:space="0" w:color="auto"/>
            <w:bottom w:val="none" w:sz="0" w:space="0" w:color="auto"/>
            <w:right w:val="none" w:sz="0" w:space="0" w:color="auto"/>
          </w:divBdr>
        </w:div>
        <w:div w:id="1468670520">
          <w:marLeft w:val="640"/>
          <w:marRight w:val="0"/>
          <w:marTop w:val="0"/>
          <w:marBottom w:val="0"/>
          <w:divBdr>
            <w:top w:val="none" w:sz="0" w:space="0" w:color="auto"/>
            <w:left w:val="none" w:sz="0" w:space="0" w:color="auto"/>
            <w:bottom w:val="none" w:sz="0" w:space="0" w:color="auto"/>
            <w:right w:val="none" w:sz="0" w:space="0" w:color="auto"/>
          </w:divBdr>
        </w:div>
        <w:div w:id="1403404945">
          <w:marLeft w:val="640"/>
          <w:marRight w:val="0"/>
          <w:marTop w:val="0"/>
          <w:marBottom w:val="0"/>
          <w:divBdr>
            <w:top w:val="none" w:sz="0" w:space="0" w:color="auto"/>
            <w:left w:val="none" w:sz="0" w:space="0" w:color="auto"/>
            <w:bottom w:val="none" w:sz="0" w:space="0" w:color="auto"/>
            <w:right w:val="none" w:sz="0" w:space="0" w:color="auto"/>
          </w:divBdr>
        </w:div>
        <w:div w:id="1484154091">
          <w:marLeft w:val="640"/>
          <w:marRight w:val="0"/>
          <w:marTop w:val="0"/>
          <w:marBottom w:val="0"/>
          <w:divBdr>
            <w:top w:val="none" w:sz="0" w:space="0" w:color="auto"/>
            <w:left w:val="none" w:sz="0" w:space="0" w:color="auto"/>
            <w:bottom w:val="none" w:sz="0" w:space="0" w:color="auto"/>
            <w:right w:val="none" w:sz="0" w:space="0" w:color="auto"/>
          </w:divBdr>
        </w:div>
        <w:div w:id="1022779016">
          <w:marLeft w:val="640"/>
          <w:marRight w:val="0"/>
          <w:marTop w:val="0"/>
          <w:marBottom w:val="0"/>
          <w:divBdr>
            <w:top w:val="none" w:sz="0" w:space="0" w:color="auto"/>
            <w:left w:val="none" w:sz="0" w:space="0" w:color="auto"/>
            <w:bottom w:val="none" w:sz="0" w:space="0" w:color="auto"/>
            <w:right w:val="none" w:sz="0" w:space="0" w:color="auto"/>
          </w:divBdr>
        </w:div>
        <w:div w:id="623121942">
          <w:marLeft w:val="640"/>
          <w:marRight w:val="0"/>
          <w:marTop w:val="0"/>
          <w:marBottom w:val="0"/>
          <w:divBdr>
            <w:top w:val="none" w:sz="0" w:space="0" w:color="auto"/>
            <w:left w:val="none" w:sz="0" w:space="0" w:color="auto"/>
            <w:bottom w:val="none" w:sz="0" w:space="0" w:color="auto"/>
            <w:right w:val="none" w:sz="0" w:space="0" w:color="auto"/>
          </w:divBdr>
        </w:div>
        <w:div w:id="1416127389">
          <w:marLeft w:val="640"/>
          <w:marRight w:val="0"/>
          <w:marTop w:val="0"/>
          <w:marBottom w:val="0"/>
          <w:divBdr>
            <w:top w:val="none" w:sz="0" w:space="0" w:color="auto"/>
            <w:left w:val="none" w:sz="0" w:space="0" w:color="auto"/>
            <w:bottom w:val="none" w:sz="0" w:space="0" w:color="auto"/>
            <w:right w:val="none" w:sz="0" w:space="0" w:color="auto"/>
          </w:divBdr>
        </w:div>
        <w:div w:id="837311326">
          <w:marLeft w:val="640"/>
          <w:marRight w:val="0"/>
          <w:marTop w:val="0"/>
          <w:marBottom w:val="0"/>
          <w:divBdr>
            <w:top w:val="none" w:sz="0" w:space="0" w:color="auto"/>
            <w:left w:val="none" w:sz="0" w:space="0" w:color="auto"/>
            <w:bottom w:val="none" w:sz="0" w:space="0" w:color="auto"/>
            <w:right w:val="none" w:sz="0" w:space="0" w:color="auto"/>
          </w:divBdr>
        </w:div>
        <w:div w:id="1332833229">
          <w:marLeft w:val="640"/>
          <w:marRight w:val="0"/>
          <w:marTop w:val="0"/>
          <w:marBottom w:val="0"/>
          <w:divBdr>
            <w:top w:val="none" w:sz="0" w:space="0" w:color="auto"/>
            <w:left w:val="none" w:sz="0" w:space="0" w:color="auto"/>
            <w:bottom w:val="none" w:sz="0" w:space="0" w:color="auto"/>
            <w:right w:val="none" w:sz="0" w:space="0" w:color="auto"/>
          </w:divBdr>
        </w:div>
        <w:div w:id="1042704527">
          <w:marLeft w:val="640"/>
          <w:marRight w:val="0"/>
          <w:marTop w:val="0"/>
          <w:marBottom w:val="0"/>
          <w:divBdr>
            <w:top w:val="none" w:sz="0" w:space="0" w:color="auto"/>
            <w:left w:val="none" w:sz="0" w:space="0" w:color="auto"/>
            <w:bottom w:val="none" w:sz="0" w:space="0" w:color="auto"/>
            <w:right w:val="none" w:sz="0" w:space="0" w:color="auto"/>
          </w:divBdr>
        </w:div>
        <w:div w:id="1648053756">
          <w:marLeft w:val="640"/>
          <w:marRight w:val="0"/>
          <w:marTop w:val="0"/>
          <w:marBottom w:val="0"/>
          <w:divBdr>
            <w:top w:val="none" w:sz="0" w:space="0" w:color="auto"/>
            <w:left w:val="none" w:sz="0" w:space="0" w:color="auto"/>
            <w:bottom w:val="none" w:sz="0" w:space="0" w:color="auto"/>
            <w:right w:val="none" w:sz="0" w:space="0" w:color="auto"/>
          </w:divBdr>
        </w:div>
        <w:div w:id="1743486027">
          <w:marLeft w:val="640"/>
          <w:marRight w:val="0"/>
          <w:marTop w:val="0"/>
          <w:marBottom w:val="0"/>
          <w:divBdr>
            <w:top w:val="none" w:sz="0" w:space="0" w:color="auto"/>
            <w:left w:val="none" w:sz="0" w:space="0" w:color="auto"/>
            <w:bottom w:val="none" w:sz="0" w:space="0" w:color="auto"/>
            <w:right w:val="none" w:sz="0" w:space="0" w:color="auto"/>
          </w:divBdr>
        </w:div>
        <w:div w:id="1972779677">
          <w:marLeft w:val="640"/>
          <w:marRight w:val="0"/>
          <w:marTop w:val="0"/>
          <w:marBottom w:val="0"/>
          <w:divBdr>
            <w:top w:val="none" w:sz="0" w:space="0" w:color="auto"/>
            <w:left w:val="none" w:sz="0" w:space="0" w:color="auto"/>
            <w:bottom w:val="none" w:sz="0" w:space="0" w:color="auto"/>
            <w:right w:val="none" w:sz="0" w:space="0" w:color="auto"/>
          </w:divBdr>
        </w:div>
        <w:div w:id="1105728842">
          <w:marLeft w:val="640"/>
          <w:marRight w:val="0"/>
          <w:marTop w:val="0"/>
          <w:marBottom w:val="0"/>
          <w:divBdr>
            <w:top w:val="none" w:sz="0" w:space="0" w:color="auto"/>
            <w:left w:val="none" w:sz="0" w:space="0" w:color="auto"/>
            <w:bottom w:val="none" w:sz="0" w:space="0" w:color="auto"/>
            <w:right w:val="none" w:sz="0" w:space="0" w:color="auto"/>
          </w:divBdr>
        </w:div>
        <w:div w:id="1338997092">
          <w:marLeft w:val="640"/>
          <w:marRight w:val="0"/>
          <w:marTop w:val="0"/>
          <w:marBottom w:val="0"/>
          <w:divBdr>
            <w:top w:val="none" w:sz="0" w:space="0" w:color="auto"/>
            <w:left w:val="none" w:sz="0" w:space="0" w:color="auto"/>
            <w:bottom w:val="none" w:sz="0" w:space="0" w:color="auto"/>
            <w:right w:val="none" w:sz="0" w:space="0" w:color="auto"/>
          </w:divBdr>
        </w:div>
        <w:div w:id="492838434">
          <w:marLeft w:val="640"/>
          <w:marRight w:val="0"/>
          <w:marTop w:val="0"/>
          <w:marBottom w:val="0"/>
          <w:divBdr>
            <w:top w:val="none" w:sz="0" w:space="0" w:color="auto"/>
            <w:left w:val="none" w:sz="0" w:space="0" w:color="auto"/>
            <w:bottom w:val="none" w:sz="0" w:space="0" w:color="auto"/>
            <w:right w:val="none" w:sz="0" w:space="0" w:color="auto"/>
          </w:divBdr>
        </w:div>
        <w:div w:id="2099597943">
          <w:marLeft w:val="640"/>
          <w:marRight w:val="0"/>
          <w:marTop w:val="0"/>
          <w:marBottom w:val="0"/>
          <w:divBdr>
            <w:top w:val="none" w:sz="0" w:space="0" w:color="auto"/>
            <w:left w:val="none" w:sz="0" w:space="0" w:color="auto"/>
            <w:bottom w:val="none" w:sz="0" w:space="0" w:color="auto"/>
            <w:right w:val="none" w:sz="0" w:space="0" w:color="auto"/>
          </w:divBdr>
        </w:div>
        <w:div w:id="1025908203">
          <w:marLeft w:val="640"/>
          <w:marRight w:val="0"/>
          <w:marTop w:val="0"/>
          <w:marBottom w:val="0"/>
          <w:divBdr>
            <w:top w:val="none" w:sz="0" w:space="0" w:color="auto"/>
            <w:left w:val="none" w:sz="0" w:space="0" w:color="auto"/>
            <w:bottom w:val="none" w:sz="0" w:space="0" w:color="auto"/>
            <w:right w:val="none" w:sz="0" w:space="0" w:color="auto"/>
          </w:divBdr>
        </w:div>
        <w:div w:id="1649478916">
          <w:marLeft w:val="640"/>
          <w:marRight w:val="0"/>
          <w:marTop w:val="0"/>
          <w:marBottom w:val="0"/>
          <w:divBdr>
            <w:top w:val="none" w:sz="0" w:space="0" w:color="auto"/>
            <w:left w:val="none" w:sz="0" w:space="0" w:color="auto"/>
            <w:bottom w:val="none" w:sz="0" w:space="0" w:color="auto"/>
            <w:right w:val="none" w:sz="0" w:space="0" w:color="auto"/>
          </w:divBdr>
        </w:div>
        <w:div w:id="1751803236">
          <w:marLeft w:val="640"/>
          <w:marRight w:val="0"/>
          <w:marTop w:val="0"/>
          <w:marBottom w:val="0"/>
          <w:divBdr>
            <w:top w:val="none" w:sz="0" w:space="0" w:color="auto"/>
            <w:left w:val="none" w:sz="0" w:space="0" w:color="auto"/>
            <w:bottom w:val="none" w:sz="0" w:space="0" w:color="auto"/>
            <w:right w:val="none" w:sz="0" w:space="0" w:color="auto"/>
          </w:divBdr>
        </w:div>
        <w:div w:id="1151601092">
          <w:marLeft w:val="640"/>
          <w:marRight w:val="0"/>
          <w:marTop w:val="0"/>
          <w:marBottom w:val="0"/>
          <w:divBdr>
            <w:top w:val="none" w:sz="0" w:space="0" w:color="auto"/>
            <w:left w:val="none" w:sz="0" w:space="0" w:color="auto"/>
            <w:bottom w:val="none" w:sz="0" w:space="0" w:color="auto"/>
            <w:right w:val="none" w:sz="0" w:space="0" w:color="auto"/>
          </w:divBdr>
        </w:div>
        <w:div w:id="501119899">
          <w:marLeft w:val="640"/>
          <w:marRight w:val="0"/>
          <w:marTop w:val="0"/>
          <w:marBottom w:val="0"/>
          <w:divBdr>
            <w:top w:val="none" w:sz="0" w:space="0" w:color="auto"/>
            <w:left w:val="none" w:sz="0" w:space="0" w:color="auto"/>
            <w:bottom w:val="none" w:sz="0" w:space="0" w:color="auto"/>
            <w:right w:val="none" w:sz="0" w:space="0" w:color="auto"/>
          </w:divBdr>
        </w:div>
        <w:div w:id="133761535">
          <w:marLeft w:val="640"/>
          <w:marRight w:val="0"/>
          <w:marTop w:val="0"/>
          <w:marBottom w:val="0"/>
          <w:divBdr>
            <w:top w:val="none" w:sz="0" w:space="0" w:color="auto"/>
            <w:left w:val="none" w:sz="0" w:space="0" w:color="auto"/>
            <w:bottom w:val="none" w:sz="0" w:space="0" w:color="auto"/>
            <w:right w:val="none" w:sz="0" w:space="0" w:color="auto"/>
          </w:divBdr>
        </w:div>
        <w:div w:id="2007245798">
          <w:marLeft w:val="640"/>
          <w:marRight w:val="0"/>
          <w:marTop w:val="0"/>
          <w:marBottom w:val="0"/>
          <w:divBdr>
            <w:top w:val="none" w:sz="0" w:space="0" w:color="auto"/>
            <w:left w:val="none" w:sz="0" w:space="0" w:color="auto"/>
            <w:bottom w:val="none" w:sz="0" w:space="0" w:color="auto"/>
            <w:right w:val="none" w:sz="0" w:space="0" w:color="auto"/>
          </w:divBdr>
        </w:div>
        <w:div w:id="801777488">
          <w:marLeft w:val="640"/>
          <w:marRight w:val="0"/>
          <w:marTop w:val="0"/>
          <w:marBottom w:val="0"/>
          <w:divBdr>
            <w:top w:val="none" w:sz="0" w:space="0" w:color="auto"/>
            <w:left w:val="none" w:sz="0" w:space="0" w:color="auto"/>
            <w:bottom w:val="none" w:sz="0" w:space="0" w:color="auto"/>
            <w:right w:val="none" w:sz="0" w:space="0" w:color="auto"/>
          </w:divBdr>
        </w:div>
        <w:div w:id="1210799103">
          <w:marLeft w:val="640"/>
          <w:marRight w:val="0"/>
          <w:marTop w:val="0"/>
          <w:marBottom w:val="0"/>
          <w:divBdr>
            <w:top w:val="none" w:sz="0" w:space="0" w:color="auto"/>
            <w:left w:val="none" w:sz="0" w:space="0" w:color="auto"/>
            <w:bottom w:val="none" w:sz="0" w:space="0" w:color="auto"/>
            <w:right w:val="none" w:sz="0" w:space="0" w:color="auto"/>
          </w:divBdr>
        </w:div>
        <w:div w:id="48265853">
          <w:marLeft w:val="640"/>
          <w:marRight w:val="0"/>
          <w:marTop w:val="0"/>
          <w:marBottom w:val="0"/>
          <w:divBdr>
            <w:top w:val="none" w:sz="0" w:space="0" w:color="auto"/>
            <w:left w:val="none" w:sz="0" w:space="0" w:color="auto"/>
            <w:bottom w:val="none" w:sz="0" w:space="0" w:color="auto"/>
            <w:right w:val="none" w:sz="0" w:space="0" w:color="auto"/>
          </w:divBdr>
        </w:div>
        <w:div w:id="1042051579">
          <w:marLeft w:val="640"/>
          <w:marRight w:val="0"/>
          <w:marTop w:val="0"/>
          <w:marBottom w:val="0"/>
          <w:divBdr>
            <w:top w:val="none" w:sz="0" w:space="0" w:color="auto"/>
            <w:left w:val="none" w:sz="0" w:space="0" w:color="auto"/>
            <w:bottom w:val="none" w:sz="0" w:space="0" w:color="auto"/>
            <w:right w:val="none" w:sz="0" w:space="0" w:color="auto"/>
          </w:divBdr>
        </w:div>
        <w:div w:id="1710371493">
          <w:marLeft w:val="640"/>
          <w:marRight w:val="0"/>
          <w:marTop w:val="0"/>
          <w:marBottom w:val="0"/>
          <w:divBdr>
            <w:top w:val="none" w:sz="0" w:space="0" w:color="auto"/>
            <w:left w:val="none" w:sz="0" w:space="0" w:color="auto"/>
            <w:bottom w:val="none" w:sz="0" w:space="0" w:color="auto"/>
            <w:right w:val="none" w:sz="0" w:space="0" w:color="auto"/>
          </w:divBdr>
        </w:div>
        <w:div w:id="1771969286">
          <w:marLeft w:val="640"/>
          <w:marRight w:val="0"/>
          <w:marTop w:val="0"/>
          <w:marBottom w:val="0"/>
          <w:divBdr>
            <w:top w:val="none" w:sz="0" w:space="0" w:color="auto"/>
            <w:left w:val="none" w:sz="0" w:space="0" w:color="auto"/>
            <w:bottom w:val="none" w:sz="0" w:space="0" w:color="auto"/>
            <w:right w:val="none" w:sz="0" w:space="0" w:color="auto"/>
          </w:divBdr>
        </w:div>
        <w:div w:id="1239024472">
          <w:marLeft w:val="640"/>
          <w:marRight w:val="0"/>
          <w:marTop w:val="0"/>
          <w:marBottom w:val="0"/>
          <w:divBdr>
            <w:top w:val="none" w:sz="0" w:space="0" w:color="auto"/>
            <w:left w:val="none" w:sz="0" w:space="0" w:color="auto"/>
            <w:bottom w:val="none" w:sz="0" w:space="0" w:color="auto"/>
            <w:right w:val="none" w:sz="0" w:space="0" w:color="auto"/>
          </w:divBdr>
        </w:div>
        <w:div w:id="1653676225">
          <w:marLeft w:val="640"/>
          <w:marRight w:val="0"/>
          <w:marTop w:val="0"/>
          <w:marBottom w:val="0"/>
          <w:divBdr>
            <w:top w:val="none" w:sz="0" w:space="0" w:color="auto"/>
            <w:left w:val="none" w:sz="0" w:space="0" w:color="auto"/>
            <w:bottom w:val="none" w:sz="0" w:space="0" w:color="auto"/>
            <w:right w:val="none" w:sz="0" w:space="0" w:color="auto"/>
          </w:divBdr>
        </w:div>
        <w:div w:id="578757750">
          <w:marLeft w:val="640"/>
          <w:marRight w:val="0"/>
          <w:marTop w:val="0"/>
          <w:marBottom w:val="0"/>
          <w:divBdr>
            <w:top w:val="none" w:sz="0" w:space="0" w:color="auto"/>
            <w:left w:val="none" w:sz="0" w:space="0" w:color="auto"/>
            <w:bottom w:val="none" w:sz="0" w:space="0" w:color="auto"/>
            <w:right w:val="none" w:sz="0" w:space="0" w:color="auto"/>
          </w:divBdr>
        </w:div>
        <w:div w:id="1447307379">
          <w:marLeft w:val="640"/>
          <w:marRight w:val="0"/>
          <w:marTop w:val="0"/>
          <w:marBottom w:val="0"/>
          <w:divBdr>
            <w:top w:val="none" w:sz="0" w:space="0" w:color="auto"/>
            <w:left w:val="none" w:sz="0" w:space="0" w:color="auto"/>
            <w:bottom w:val="none" w:sz="0" w:space="0" w:color="auto"/>
            <w:right w:val="none" w:sz="0" w:space="0" w:color="auto"/>
          </w:divBdr>
        </w:div>
        <w:div w:id="1643463391">
          <w:marLeft w:val="640"/>
          <w:marRight w:val="0"/>
          <w:marTop w:val="0"/>
          <w:marBottom w:val="0"/>
          <w:divBdr>
            <w:top w:val="none" w:sz="0" w:space="0" w:color="auto"/>
            <w:left w:val="none" w:sz="0" w:space="0" w:color="auto"/>
            <w:bottom w:val="none" w:sz="0" w:space="0" w:color="auto"/>
            <w:right w:val="none" w:sz="0" w:space="0" w:color="auto"/>
          </w:divBdr>
        </w:div>
        <w:div w:id="87506752">
          <w:marLeft w:val="640"/>
          <w:marRight w:val="0"/>
          <w:marTop w:val="0"/>
          <w:marBottom w:val="0"/>
          <w:divBdr>
            <w:top w:val="none" w:sz="0" w:space="0" w:color="auto"/>
            <w:left w:val="none" w:sz="0" w:space="0" w:color="auto"/>
            <w:bottom w:val="none" w:sz="0" w:space="0" w:color="auto"/>
            <w:right w:val="none" w:sz="0" w:space="0" w:color="auto"/>
          </w:divBdr>
        </w:div>
        <w:div w:id="483087886">
          <w:marLeft w:val="640"/>
          <w:marRight w:val="0"/>
          <w:marTop w:val="0"/>
          <w:marBottom w:val="0"/>
          <w:divBdr>
            <w:top w:val="none" w:sz="0" w:space="0" w:color="auto"/>
            <w:left w:val="none" w:sz="0" w:space="0" w:color="auto"/>
            <w:bottom w:val="none" w:sz="0" w:space="0" w:color="auto"/>
            <w:right w:val="none" w:sz="0" w:space="0" w:color="auto"/>
          </w:divBdr>
        </w:div>
        <w:div w:id="52169517">
          <w:marLeft w:val="640"/>
          <w:marRight w:val="0"/>
          <w:marTop w:val="0"/>
          <w:marBottom w:val="0"/>
          <w:divBdr>
            <w:top w:val="none" w:sz="0" w:space="0" w:color="auto"/>
            <w:left w:val="none" w:sz="0" w:space="0" w:color="auto"/>
            <w:bottom w:val="none" w:sz="0" w:space="0" w:color="auto"/>
            <w:right w:val="none" w:sz="0" w:space="0" w:color="auto"/>
          </w:divBdr>
        </w:div>
        <w:div w:id="1505978671">
          <w:marLeft w:val="640"/>
          <w:marRight w:val="0"/>
          <w:marTop w:val="0"/>
          <w:marBottom w:val="0"/>
          <w:divBdr>
            <w:top w:val="none" w:sz="0" w:space="0" w:color="auto"/>
            <w:left w:val="none" w:sz="0" w:space="0" w:color="auto"/>
            <w:bottom w:val="none" w:sz="0" w:space="0" w:color="auto"/>
            <w:right w:val="none" w:sz="0" w:space="0" w:color="auto"/>
          </w:divBdr>
        </w:div>
        <w:div w:id="1783308308">
          <w:marLeft w:val="640"/>
          <w:marRight w:val="0"/>
          <w:marTop w:val="0"/>
          <w:marBottom w:val="0"/>
          <w:divBdr>
            <w:top w:val="none" w:sz="0" w:space="0" w:color="auto"/>
            <w:left w:val="none" w:sz="0" w:space="0" w:color="auto"/>
            <w:bottom w:val="none" w:sz="0" w:space="0" w:color="auto"/>
            <w:right w:val="none" w:sz="0" w:space="0" w:color="auto"/>
          </w:divBdr>
        </w:div>
        <w:div w:id="660931076">
          <w:marLeft w:val="640"/>
          <w:marRight w:val="0"/>
          <w:marTop w:val="0"/>
          <w:marBottom w:val="0"/>
          <w:divBdr>
            <w:top w:val="none" w:sz="0" w:space="0" w:color="auto"/>
            <w:left w:val="none" w:sz="0" w:space="0" w:color="auto"/>
            <w:bottom w:val="none" w:sz="0" w:space="0" w:color="auto"/>
            <w:right w:val="none" w:sz="0" w:space="0" w:color="auto"/>
          </w:divBdr>
        </w:div>
        <w:div w:id="1658993724">
          <w:marLeft w:val="640"/>
          <w:marRight w:val="0"/>
          <w:marTop w:val="0"/>
          <w:marBottom w:val="0"/>
          <w:divBdr>
            <w:top w:val="none" w:sz="0" w:space="0" w:color="auto"/>
            <w:left w:val="none" w:sz="0" w:space="0" w:color="auto"/>
            <w:bottom w:val="none" w:sz="0" w:space="0" w:color="auto"/>
            <w:right w:val="none" w:sz="0" w:space="0" w:color="auto"/>
          </w:divBdr>
        </w:div>
        <w:div w:id="1595748805">
          <w:marLeft w:val="640"/>
          <w:marRight w:val="0"/>
          <w:marTop w:val="0"/>
          <w:marBottom w:val="0"/>
          <w:divBdr>
            <w:top w:val="none" w:sz="0" w:space="0" w:color="auto"/>
            <w:left w:val="none" w:sz="0" w:space="0" w:color="auto"/>
            <w:bottom w:val="none" w:sz="0" w:space="0" w:color="auto"/>
            <w:right w:val="none" w:sz="0" w:space="0" w:color="auto"/>
          </w:divBdr>
        </w:div>
        <w:div w:id="2055421371">
          <w:marLeft w:val="640"/>
          <w:marRight w:val="0"/>
          <w:marTop w:val="0"/>
          <w:marBottom w:val="0"/>
          <w:divBdr>
            <w:top w:val="none" w:sz="0" w:space="0" w:color="auto"/>
            <w:left w:val="none" w:sz="0" w:space="0" w:color="auto"/>
            <w:bottom w:val="none" w:sz="0" w:space="0" w:color="auto"/>
            <w:right w:val="none" w:sz="0" w:space="0" w:color="auto"/>
          </w:divBdr>
        </w:div>
        <w:div w:id="1472022242">
          <w:marLeft w:val="640"/>
          <w:marRight w:val="0"/>
          <w:marTop w:val="0"/>
          <w:marBottom w:val="0"/>
          <w:divBdr>
            <w:top w:val="none" w:sz="0" w:space="0" w:color="auto"/>
            <w:left w:val="none" w:sz="0" w:space="0" w:color="auto"/>
            <w:bottom w:val="none" w:sz="0" w:space="0" w:color="auto"/>
            <w:right w:val="none" w:sz="0" w:space="0" w:color="auto"/>
          </w:divBdr>
        </w:div>
        <w:div w:id="1464271005">
          <w:marLeft w:val="640"/>
          <w:marRight w:val="0"/>
          <w:marTop w:val="0"/>
          <w:marBottom w:val="0"/>
          <w:divBdr>
            <w:top w:val="none" w:sz="0" w:space="0" w:color="auto"/>
            <w:left w:val="none" w:sz="0" w:space="0" w:color="auto"/>
            <w:bottom w:val="none" w:sz="0" w:space="0" w:color="auto"/>
            <w:right w:val="none" w:sz="0" w:space="0" w:color="auto"/>
          </w:divBdr>
        </w:div>
        <w:div w:id="2116703877">
          <w:marLeft w:val="640"/>
          <w:marRight w:val="0"/>
          <w:marTop w:val="0"/>
          <w:marBottom w:val="0"/>
          <w:divBdr>
            <w:top w:val="none" w:sz="0" w:space="0" w:color="auto"/>
            <w:left w:val="none" w:sz="0" w:space="0" w:color="auto"/>
            <w:bottom w:val="none" w:sz="0" w:space="0" w:color="auto"/>
            <w:right w:val="none" w:sz="0" w:space="0" w:color="auto"/>
          </w:divBdr>
        </w:div>
        <w:div w:id="1497645623">
          <w:marLeft w:val="640"/>
          <w:marRight w:val="0"/>
          <w:marTop w:val="0"/>
          <w:marBottom w:val="0"/>
          <w:divBdr>
            <w:top w:val="none" w:sz="0" w:space="0" w:color="auto"/>
            <w:left w:val="none" w:sz="0" w:space="0" w:color="auto"/>
            <w:bottom w:val="none" w:sz="0" w:space="0" w:color="auto"/>
            <w:right w:val="none" w:sz="0" w:space="0" w:color="auto"/>
          </w:divBdr>
        </w:div>
        <w:div w:id="1133598029">
          <w:marLeft w:val="640"/>
          <w:marRight w:val="0"/>
          <w:marTop w:val="0"/>
          <w:marBottom w:val="0"/>
          <w:divBdr>
            <w:top w:val="none" w:sz="0" w:space="0" w:color="auto"/>
            <w:left w:val="none" w:sz="0" w:space="0" w:color="auto"/>
            <w:bottom w:val="none" w:sz="0" w:space="0" w:color="auto"/>
            <w:right w:val="none" w:sz="0" w:space="0" w:color="auto"/>
          </w:divBdr>
        </w:div>
        <w:div w:id="2089422533">
          <w:marLeft w:val="640"/>
          <w:marRight w:val="0"/>
          <w:marTop w:val="0"/>
          <w:marBottom w:val="0"/>
          <w:divBdr>
            <w:top w:val="none" w:sz="0" w:space="0" w:color="auto"/>
            <w:left w:val="none" w:sz="0" w:space="0" w:color="auto"/>
            <w:bottom w:val="none" w:sz="0" w:space="0" w:color="auto"/>
            <w:right w:val="none" w:sz="0" w:space="0" w:color="auto"/>
          </w:divBdr>
        </w:div>
        <w:div w:id="426386184">
          <w:marLeft w:val="640"/>
          <w:marRight w:val="0"/>
          <w:marTop w:val="0"/>
          <w:marBottom w:val="0"/>
          <w:divBdr>
            <w:top w:val="none" w:sz="0" w:space="0" w:color="auto"/>
            <w:left w:val="none" w:sz="0" w:space="0" w:color="auto"/>
            <w:bottom w:val="none" w:sz="0" w:space="0" w:color="auto"/>
            <w:right w:val="none" w:sz="0" w:space="0" w:color="auto"/>
          </w:divBdr>
        </w:div>
        <w:div w:id="1852647675">
          <w:marLeft w:val="640"/>
          <w:marRight w:val="0"/>
          <w:marTop w:val="0"/>
          <w:marBottom w:val="0"/>
          <w:divBdr>
            <w:top w:val="none" w:sz="0" w:space="0" w:color="auto"/>
            <w:left w:val="none" w:sz="0" w:space="0" w:color="auto"/>
            <w:bottom w:val="none" w:sz="0" w:space="0" w:color="auto"/>
            <w:right w:val="none" w:sz="0" w:space="0" w:color="auto"/>
          </w:divBdr>
        </w:div>
        <w:div w:id="1025865181">
          <w:marLeft w:val="640"/>
          <w:marRight w:val="0"/>
          <w:marTop w:val="0"/>
          <w:marBottom w:val="0"/>
          <w:divBdr>
            <w:top w:val="none" w:sz="0" w:space="0" w:color="auto"/>
            <w:left w:val="none" w:sz="0" w:space="0" w:color="auto"/>
            <w:bottom w:val="none" w:sz="0" w:space="0" w:color="auto"/>
            <w:right w:val="none" w:sz="0" w:space="0" w:color="auto"/>
          </w:divBdr>
        </w:div>
        <w:div w:id="1396200226">
          <w:marLeft w:val="640"/>
          <w:marRight w:val="0"/>
          <w:marTop w:val="0"/>
          <w:marBottom w:val="0"/>
          <w:divBdr>
            <w:top w:val="none" w:sz="0" w:space="0" w:color="auto"/>
            <w:left w:val="none" w:sz="0" w:space="0" w:color="auto"/>
            <w:bottom w:val="none" w:sz="0" w:space="0" w:color="auto"/>
            <w:right w:val="none" w:sz="0" w:space="0" w:color="auto"/>
          </w:divBdr>
        </w:div>
        <w:div w:id="1684087318">
          <w:marLeft w:val="640"/>
          <w:marRight w:val="0"/>
          <w:marTop w:val="0"/>
          <w:marBottom w:val="0"/>
          <w:divBdr>
            <w:top w:val="none" w:sz="0" w:space="0" w:color="auto"/>
            <w:left w:val="none" w:sz="0" w:space="0" w:color="auto"/>
            <w:bottom w:val="none" w:sz="0" w:space="0" w:color="auto"/>
            <w:right w:val="none" w:sz="0" w:space="0" w:color="auto"/>
          </w:divBdr>
        </w:div>
        <w:div w:id="1036737112">
          <w:marLeft w:val="640"/>
          <w:marRight w:val="0"/>
          <w:marTop w:val="0"/>
          <w:marBottom w:val="0"/>
          <w:divBdr>
            <w:top w:val="none" w:sz="0" w:space="0" w:color="auto"/>
            <w:left w:val="none" w:sz="0" w:space="0" w:color="auto"/>
            <w:bottom w:val="none" w:sz="0" w:space="0" w:color="auto"/>
            <w:right w:val="none" w:sz="0" w:space="0" w:color="auto"/>
          </w:divBdr>
        </w:div>
        <w:div w:id="2002004248">
          <w:marLeft w:val="640"/>
          <w:marRight w:val="0"/>
          <w:marTop w:val="0"/>
          <w:marBottom w:val="0"/>
          <w:divBdr>
            <w:top w:val="none" w:sz="0" w:space="0" w:color="auto"/>
            <w:left w:val="none" w:sz="0" w:space="0" w:color="auto"/>
            <w:bottom w:val="none" w:sz="0" w:space="0" w:color="auto"/>
            <w:right w:val="none" w:sz="0" w:space="0" w:color="auto"/>
          </w:divBdr>
        </w:div>
        <w:div w:id="119492486">
          <w:marLeft w:val="640"/>
          <w:marRight w:val="0"/>
          <w:marTop w:val="0"/>
          <w:marBottom w:val="0"/>
          <w:divBdr>
            <w:top w:val="none" w:sz="0" w:space="0" w:color="auto"/>
            <w:left w:val="none" w:sz="0" w:space="0" w:color="auto"/>
            <w:bottom w:val="none" w:sz="0" w:space="0" w:color="auto"/>
            <w:right w:val="none" w:sz="0" w:space="0" w:color="auto"/>
          </w:divBdr>
        </w:div>
        <w:div w:id="1637252936">
          <w:marLeft w:val="640"/>
          <w:marRight w:val="0"/>
          <w:marTop w:val="0"/>
          <w:marBottom w:val="0"/>
          <w:divBdr>
            <w:top w:val="none" w:sz="0" w:space="0" w:color="auto"/>
            <w:left w:val="none" w:sz="0" w:space="0" w:color="auto"/>
            <w:bottom w:val="none" w:sz="0" w:space="0" w:color="auto"/>
            <w:right w:val="none" w:sz="0" w:space="0" w:color="auto"/>
          </w:divBdr>
        </w:div>
        <w:div w:id="502356967">
          <w:marLeft w:val="640"/>
          <w:marRight w:val="0"/>
          <w:marTop w:val="0"/>
          <w:marBottom w:val="0"/>
          <w:divBdr>
            <w:top w:val="none" w:sz="0" w:space="0" w:color="auto"/>
            <w:left w:val="none" w:sz="0" w:space="0" w:color="auto"/>
            <w:bottom w:val="none" w:sz="0" w:space="0" w:color="auto"/>
            <w:right w:val="none" w:sz="0" w:space="0" w:color="auto"/>
          </w:divBdr>
        </w:div>
        <w:div w:id="1202207093">
          <w:marLeft w:val="640"/>
          <w:marRight w:val="0"/>
          <w:marTop w:val="0"/>
          <w:marBottom w:val="0"/>
          <w:divBdr>
            <w:top w:val="none" w:sz="0" w:space="0" w:color="auto"/>
            <w:left w:val="none" w:sz="0" w:space="0" w:color="auto"/>
            <w:bottom w:val="none" w:sz="0" w:space="0" w:color="auto"/>
            <w:right w:val="none" w:sz="0" w:space="0" w:color="auto"/>
          </w:divBdr>
        </w:div>
        <w:div w:id="1544175948">
          <w:marLeft w:val="640"/>
          <w:marRight w:val="0"/>
          <w:marTop w:val="0"/>
          <w:marBottom w:val="0"/>
          <w:divBdr>
            <w:top w:val="none" w:sz="0" w:space="0" w:color="auto"/>
            <w:left w:val="none" w:sz="0" w:space="0" w:color="auto"/>
            <w:bottom w:val="none" w:sz="0" w:space="0" w:color="auto"/>
            <w:right w:val="none" w:sz="0" w:space="0" w:color="auto"/>
          </w:divBdr>
        </w:div>
        <w:div w:id="633291374">
          <w:marLeft w:val="640"/>
          <w:marRight w:val="0"/>
          <w:marTop w:val="0"/>
          <w:marBottom w:val="0"/>
          <w:divBdr>
            <w:top w:val="none" w:sz="0" w:space="0" w:color="auto"/>
            <w:left w:val="none" w:sz="0" w:space="0" w:color="auto"/>
            <w:bottom w:val="none" w:sz="0" w:space="0" w:color="auto"/>
            <w:right w:val="none" w:sz="0" w:space="0" w:color="auto"/>
          </w:divBdr>
        </w:div>
        <w:div w:id="81728753">
          <w:marLeft w:val="640"/>
          <w:marRight w:val="0"/>
          <w:marTop w:val="0"/>
          <w:marBottom w:val="0"/>
          <w:divBdr>
            <w:top w:val="none" w:sz="0" w:space="0" w:color="auto"/>
            <w:left w:val="none" w:sz="0" w:space="0" w:color="auto"/>
            <w:bottom w:val="none" w:sz="0" w:space="0" w:color="auto"/>
            <w:right w:val="none" w:sz="0" w:space="0" w:color="auto"/>
          </w:divBdr>
        </w:div>
        <w:div w:id="1557619786">
          <w:marLeft w:val="640"/>
          <w:marRight w:val="0"/>
          <w:marTop w:val="0"/>
          <w:marBottom w:val="0"/>
          <w:divBdr>
            <w:top w:val="none" w:sz="0" w:space="0" w:color="auto"/>
            <w:left w:val="none" w:sz="0" w:space="0" w:color="auto"/>
            <w:bottom w:val="none" w:sz="0" w:space="0" w:color="auto"/>
            <w:right w:val="none" w:sz="0" w:space="0" w:color="auto"/>
          </w:divBdr>
        </w:div>
        <w:div w:id="186524968">
          <w:marLeft w:val="640"/>
          <w:marRight w:val="0"/>
          <w:marTop w:val="0"/>
          <w:marBottom w:val="0"/>
          <w:divBdr>
            <w:top w:val="none" w:sz="0" w:space="0" w:color="auto"/>
            <w:left w:val="none" w:sz="0" w:space="0" w:color="auto"/>
            <w:bottom w:val="none" w:sz="0" w:space="0" w:color="auto"/>
            <w:right w:val="none" w:sz="0" w:space="0" w:color="auto"/>
          </w:divBdr>
        </w:div>
        <w:div w:id="2030794233">
          <w:marLeft w:val="640"/>
          <w:marRight w:val="0"/>
          <w:marTop w:val="0"/>
          <w:marBottom w:val="0"/>
          <w:divBdr>
            <w:top w:val="none" w:sz="0" w:space="0" w:color="auto"/>
            <w:left w:val="none" w:sz="0" w:space="0" w:color="auto"/>
            <w:bottom w:val="none" w:sz="0" w:space="0" w:color="auto"/>
            <w:right w:val="none" w:sz="0" w:space="0" w:color="auto"/>
          </w:divBdr>
        </w:div>
        <w:div w:id="1872376901">
          <w:marLeft w:val="640"/>
          <w:marRight w:val="0"/>
          <w:marTop w:val="0"/>
          <w:marBottom w:val="0"/>
          <w:divBdr>
            <w:top w:val="none" w:sz="0" w:space="0" w:color="auto"/>
            <w:left w:val="none" w:sz="0" w:space="0" w:color="auto"/>
            <w:bottom w:val="none" w:sz="0" w:space="0" w:color="auto"/>
            <w:right w:val="none" w:sz="0" w:space="0" w:color="auto"/>
          </w:divBdr>
        </w:div>
        <w:div w:id="1195734414">
          <w:marLeft w:val="640"/>
          <w:marRight w:val="0"/>
          <w:marTop w:val="0"/>
          <w:marBottom w:val="0"/>
          <w:divBdr>
            <w:top w:val="none" w:sz="0" w:space="0" w:color="auto"/>
            <w:left w:val="none" w:sz="0" w:space="0" w:color="auto"/>
            <w:bottom w:val="none" w:sz="0" w:space="0" w:color="auto"/>
            <w:right w:val="none" w:sz="0" w:space="0" w:color="auto"/>
          </w:divBdr>
        </w:div>
        <w:div w:id="59451391">
          <w:marLeft w:val="640"/>
          <w:marRight w:val="0"/>
          <w:marTop w:val="0"/>
          <w:marBottom w:val="0"/>
          <w:divBdr>
            <w:top w:val="none" w:sz="0" w:space="0" w:color="auto"/>
            <w:left w:val="none" w:sz="0" w:space="0" w:color="auto"/>
            <w:bottom w:val="none" w:sz="0" w:space="0" w:color="auto"/>
            <w:right w:val="none" w:sz="0" w:space="0" w:color="auto"/>
          </w:divBdr>
        </w:div>
        <w:div w:id="59325932">
          <w:marLeft w:val="640"/>
          <w:marRight w:val="0"/>
          <w:marTop w:val="0"/>
          <w:marBottom w:val="0"/>
          <w:divBdr>
            <w:top w:val="none" w:sz="0" w:space="0" w:color="auto"/>
            <w:left w:val="none" w:sz="0" w:space="0" w:color="auto"/>
            <w:bottom w:val="none" w:sz="0" w:space="0" w:color="auto"/>
            <w:right w:val="none" w:sz="0" w:space="0" w:color="auto"/>
          </w:divBdr>
        </w:div>
        <w:div w:id="491873527">
          <w:marLeft w:val="640"/>
          <w:marRight w:val="0"/>
          <w:marTop w:val="0"/>
          <w:marBottom w:val="0"/>
          <w:divBdr>
            <w:top w:val="none" w:sz="0" w:space="0" w:color="auto"/>
            <w:left w:val="none" w:sz="0" w:space="0" w:color="auto"/>
            <w:bottom w:val="none" w:sz="0" w:space="0" w:color="auto"/>
            <w:right w:val="none" w:sz="0" w:space="0" w:color="auto"/>
          </w:divBdr>
        </w:div>
        <w:div w:id="228542734">
          <w:marLeft w:val="640"/>
          <w:marRight w:val="0"/>
          <w:marTop w:val="0"/>
          <w:marBottom w:val="0"/>
          <w:divBdr>
            <w:top w:val="none" w:sz="0" w:space="0" w:color="auto"/>
            <w:left w:val="none" w:sz="0" w:space="0" w:color="auto"/>
            <w:bottom w:val="none" w:sz="0" w:space="0" w:color="auto"/>
            <w:right w:val="none" w:sz="0" w:space="0" w:color="auto"/>
          </w:divBdr>
        </w:div>
        <w:div w:id="1234243728">
          <w:marLeft w:val="640"/>
          <w:marRight w:val="0"/>
          <w:marTop w:val="0"/>
          <w:marBottom w:val="0"/>
          <w:divBdr>
            <w:top w:val="none" w:sz="0" w:space="0" w:color="auto"/>
            <w:left w:val="none" w:sz="0" w:space="0" w:color="auto"/>
            <w:bottom w:val="none" w:sz="0" w:space="0" w:color="auto"/>
            <w:right w:val="none" w:sz="0" w:space="0" w:color="auto"/>
          </w:divBdr>
        </w:div>
        <w:div w:id="8260599">
          <w:marLeft w:val="640"/>
          <w:marRight w:val="0"/>
          <w:marTop w:val="0"/>
          <w:marBottom w:val="0"/>
          <w:divBdr>
            <w:top w:val="none" w:sz="0" w:space="0" w:color="auto"/>
            <w:left w:val="none" w:sz="0" w:space="0" w:color="auto"/>
            <w:bottom w:val="none" w:sz="0" w:space="0" w:color="auto"/>
            <w:right w:val="none" w:sz="0" w:space="0" w:color="auto"/>
          </w:divBdr>
        </w:div>
        <w:div w:id="13189660">
          <w:marLeft w:val="640"/>
          <w:marRight w:val="0"/>
          <w:marTop w:val="0"/>
          <w:marBottom w:val="0"/>
          <w:divBdr>
            <w:top w:val="none" w:sz="0" w:space="0" w:color="auto"/>
            <w:left w:val="none" w:sz="0" w:space="0" w:color="auto"/>
            <w:bottom w:val="none" w:sz="0" w:space="0" w:color="auto"/>
            <w:right w:val="none" w:sz="0" w:space="0" w:color="auto"/>
          </w:divBdr>
        </w:div>
        <w:div w:id="1345671905">
          <w:marLeft w:val="640"/>
          <w:marRight w:val="0"/>
          <w:marTop w:val="0"/>
          <w:marBottom w:val="0"/>
          <w:divBdr>
            <w:top w:val="none" w:sz="0" w:space="0" w:color="auto"/>
            <w:left w:val="none" w:sz="0" w:space="0" w:color="auto"/>
            <w:bottom w:val="none" w:sz="0" w:space="0" w:color="auto"/>
            <w:right w:val="none" w:sz="0" w:space="0" w:color="auto"/>
          </w:divBdr>
        </w:div>
        <w:div w:id="547836505">
          <w:marLeft w:val="640"/>
          <w:marRight w:val="0"/>
          <w:marTop w:val="0"/>
          <w:marBottom w:val="0"/>
          <w:divBdr>
            <w:top w:val="none" w:sz="0" w:space="0" w:color="auto"/>
            <w:left w:val="none" w:sz="0" w:space="0" w:color="auto"/>
            <w:bottom w:val="none" w:sz="0" w:space="0" w:color="auto"/>
            <w:right w:val="none" w:sz="0" w:space="0" w:color="auto"/>
          </w:divBdr>
        </w:div>
        <w:div w:id="903178990">
          <w:marLeft w:val="640"/>
          <w:marRight w:val="0"/>
          <w:marTop w:val="0"/>
          <w:marBottom w:val="0"/>
          <w:divBdr>
            <w:top w:val="none" w:sz="0" w:space="0" w:color="auto"/>
            <w:left w:val="none" w:sz="0" w:space="0" w:color="auto"/>
            <w:bottom w:val="none" w:sz="0" w:space="0" w:color="auto"/>
            <w:right w:val="none" w:sz="0" w:space="0" w:color="auto"/>
          </w:divBdr>
        </w:div>
        <w:div w:id="1460343660">
          <w:marLeft w:val="640"/>
          <w:marRight w:val="0"/>
          <w:marTop w:val="0"/>
          <w:marBottom w:val="0"/>
          <w:divBdr>
            <w:top w:val="none" w:sz="0" w:space="0" w:color="auto"/>
            <w:left w:val="none" w:sz="0" w:space="0" w:color="auto"/>
            <w:bottom w:val="none" w:sz="0" w:space="0" w:color="auto"/>
            <w:right w:val="none" w:sz="0" w:space="0" w:color="auto"/>
          </w:divBdr>
        </w:div>
        <w:div w:id="868297869">
          <w:marLeft w:val="640"/>
          <w:marRight w:val="0"/>
          <w:marTop w:val="0"/>
          <w:marBottom w:val="0"/>
          <w:divBdr>
            <w:top w:val="none" w:sz="0" w:space="0" w:color="auto"/>
            <w:left w:val="none" w:sz="0" w:space="0" w:color="auto"/>
            <w:bottom w:val="none" w:sz="0" w:space="0" w:color="auto"/>
            <w:right w:val="none" w:sz="0" w:space="0" w:color="auto"/>
          </w:divBdr>
        </w:div>
        <w:div w:id="970938555">
          <w:marLeft w:val="640"/>
          <w:marRight w:val="0"/>
          <w:marTop w:val="0"/>
          <w:marBottom w:val="0"/>
          <w:divBdr>
            <w:top w:val="none" w:sz="0" w:space="0" w:color="auto"/>
            <w:left w:val="none" w:sz="0" w:space="0" w:color="auto"/>
            <w:bottom w:val="none" w:sz="0" w:space="0" w:color="auto"/>
            <w:right w:val="none" w:sz="0" w:space="0" w:color="auto"/>
          </w:divBdr>
        </w:div>
        <w:div w:id="239604870">
          <w:marLeft w:val="640"/>
          <w:marRight w:val="0"/>
          <w:marTop w:val="0"/>
          <w:marBottom w:val="0"/>
          <w:divBdr>
            <w:top w:val="none" w:sz="0" w:space="0" w:color="auto"/>
            <w:left w:val="none" w:sz="0" w:space="0" w:color="auto"/>
            <w:bottom w:val="none" w:sz="0" w:space="0" w:color="auto"/>
            <w:right w:val="none" w:sz="0" w:space="0" w:color="auto"/>
          </w:divBdr>
        </w:div>
        <w:div w:id="1829663492">
          <w:marLeft w:val="640"/>
          <w:marRight w:val="0"/>
          <w:marTop w:val="0"/>
          <w:marBottom w:val="0"/>
          <w:divBdr>
            <w:top w:val="none" w:sz="0" w:space="0" w:color="auto"/>
            <w:left w:val="none" w:sz="0" w:space="0" w:color="auto"/>
            <w:bottom w:val="none" w:sz="0" w:space="0" w:color="auto"/>
            <w:right w:val="none" w:sz="0" w:space="0" w:color="auto"/>
          </w:divBdr>
        </w:div>
        <w:div w:id="252517841">
          <w:marLeft w:val="640"/>
          <w:marRight w:val="0"/>
          <w:marTop w:val="0"/>
          <w:marBottom w:val="0"/>
          <w:divBdr>
            <w:top w:val="none" w:sz="0" w:space="0" w:color="auto"/>
            <w:left w:val="none" w:sz="0" w:space="0" w:color="auto"/>
            <w:bottom w:val="none" w:sz="0" w:space="0" w:color="auto"/>
            <w:right w:val="none" w:sz="0" w:space="0" w:color="auto"/>
          </w:divBdr>
        </w:div>
        <w:div w:id="1931616113">
          <w:marLeft w:val="640"/>
          <w:marRight w:val="0"/>
          <w:marTop w:val="0"/>
          <w:marBottom w:val="0"/>
          <w:divBdr>
            <w:top w:val="none" w:sz="0" w:space="0" w:color="auto"/>
            <w:left w:val="none" w:sz="0" w:space="0" w:color="auto"/>
            <w:bottom w:val="none" w:sz="0" w:space="0" w:color="auto"/>
            <w:right w:val="none" w:sz="0" w:space="0" w:color="auto"/>
          </w:divBdr>
        </w:div>
        <w:div w:id="1355306485">
          <w:marLeft w:val="640"/>
          <w:marRight w:val="0"/>
          <w:marTop w:val="0"/>
          <w:marBottom w:val="0"/>
          <w:divBdr>
            <w:top w:val="none" w:sz="0" w:space="0" w:color="auto"/>
            <w:left w:val="none" w:sz="0" w:space="0" w:color="auto"/>
            <w:bottom w:val="none" w:sz="0" w:space="0" w:color="auto"/>
            <w:right w:val="none" w:sz="0" w:space="0" w:color="auto"/>
          </w:divBdr>
        </w:div>
        <w:div w:id="672802380">
          <w:marLeft w:val="640"/>
          <w:marRight w:val="0"/>
          <w:marTop w:val="0"/>
          <w:marBottom w:val="0"/>
          <w:divBdr>
            <w:top w:val="none" w:sz="0" w:space="0" w:color="auto"/>
            <w:left w:val="none" w:sz="0" w:space="0" w:color="auto"/>
            <w:bottom w:val="none" w:sz="0" w:space="0" w:color="auto"/>
            <w:right w:val="none" w:sz="0" w:space="0" w:color="auto"/>
          </w:divBdr>
        </w:div>
        <w:div w:id="1262295151">
          <w:marLeft w:val="640"/>
          <w:marRight w:val="0"/>
          <w:marTop w:val="0"/>
          <w:marBottom w:val="0"/>
          <w:divBdr>
            <w:top w:val="none" w:sz="0" w:space="0" w:color="auto"/>
            <w:left w:val="none" w:sz="0" w:space="0" w:color="auto"/>
            <w:bottom w:val="none" w:sz="0" w:space="0" w:color="auto"/>
            <w:right w:val="none" w:sz="0" w:space="0" w:color="auto"/>
          </w:divBdr>
        </w:div>
        <w:div w:id="1612279162">
          <w:marLeft w:val="640"/>
          <w:marRight w:val="0"/>
          <w:marTop w:val="0"/>
          <w:marBottom w:val="0"/>
          <w:divBdr>
            <w:top w:val="none" w:sz="0" w:space="0" w:color="auto"/>
            <w:left w:val="none" w:sz="0" w:space="0" w:color="auto"/>
            <w:bottom w:val="none" w:sz="0" w:space="0" w:color="auto"/>
            <w:right w:val="none" w:sz="0" w:space="0" w:color="auto"/>
          </w:divBdr>
        </w:div>
        <w:div w:id="131755415">
          <w:marLeft w:val="640"/>
          <w:marRight w:val="0"/>
          <w:marTop w:val="0"/>
          <w:marBottom w:val="0"/>
          <w:divBdr>
            <w:top w:val="none" w:sz="0" w:space="0" w:color="auto"/>
            <w:left w:val="none" w:sz="0" w:space="0" w:color="auto"/>
            <w:bottom w:val="none" w:sz="0" w:space="0" w:color="auto"/>
            <w:right w:val="none" w:sz="0" w:space="0" w:color="auto"/>
          </w:divBdr>
        </w:div>
        <w:div w:id="1352217809">
          <w:marLeft w:val="640"/>
          <w:marRight w:val="0"/>
          <w:marTop w:val="0"/>
          <w:marBottom w:val="0"/>
          <w:divBdr>
            <w:top w:val="none" w:sz="0" w:space="0" w:color="auto"/>
            <w:left w:val="none" w:sz="0" w:space="0" w:color="auto"/>
            <w:bottom w:val="none" w:sz="0" w:space="0" w:color="auto"/>
            <w:right w:val="none" w:sz="0" w:space="0" w:color="auto"/>
          </w:divBdr>
        </w:div>
        <w:div w:id="1032073155">
          <w:marLeft w:val="640"/>
          <w:marRight w:val="0"/>
          <w:marTop w:val="0"/>
          <w:marBottom w:val="0"/>
          <w:divBdr>
            <w:top w:val="none" w:sz="0" w:space="0" w:color="auto"/>
            <w:left w:val="none" w:sz="0" w:space="0" w:color="auto"/>
            <w:bottom w:val="none" w:sz="0" w:space="0" w:color="auto"/>
            <w:right w:val="none" w:sz="0" w:space="0" w:color="auto"/>
          </w:divBdr>
        </w:div>
        <w:div w:id="1750494735">
          <w:marLeft w:val="640"/>
          <w:marRight w:val="0"/>
          <w:marTop w:val="0"/>
          <w:marBottom w:val="0"/>
          <w:divBdr>
            <w:top w:val="none" w:sz="0" w:space="0" w:color="auto"/>
            <w:left w:val="none" w:sz="0" w:space="0" w:color="auto"/>
            <w:bottom w:val="none" w:sz="0" w:space="0" w:color="auto"/>
            <w:right w:val="none" w:sz="0" w:space="0" w:color="auto"/>
          </w:divBdr>
        </w:div>
        <w:div w:id="1402363092">
          <w:marLeft w:val="640"/>
          <w:marRight w:val="0"/>
          <w:marTop w:val="0"/>
          <w:marBottom w:val="0"/>
          <w:divBdr>
            <w:top w:val="none" w:sz="0" w:space="0" w:color="auto"/>
            <w:left w:val="none" w:sz="0" w:space="0" w:color="auto"/>
            <w:bottom w:val="none" w:sz="0" w:space="0" w:color="auto"/>
            <w:right w:val="none" w:sz="0" w:space="0" w:color="auto"/>
          </w:divBdr>
        </w:div>
        <w:div w:id="1436752978">
          <w:marLeft w:val="640"/>
          <w:marRight w:val="0"/>
          <w:marTop w:val="0"/>
          <w:marBottom w:val="0"/>
          <w:divBdr>
            <w:top w:val="none" w:sz="0" w:space="0" w:color="auto"/>
            <w:left w:val="none" w:sz="0" w:space="0" w:color="auto"/>
            <w:bottom w:val="none" w:sz="0" w:space="0" w:color="auto"/>
            <w:right w:val="none" w:sz="0" w:space="0" w:color="auto"/>
          </w:divBdr>
        </w:div>
        <w:div w:id="123159563">
          <w:marLeft w:val="640"/>
          <w:marRight w:val="0"/>
          <w:marTop w:val="0"/>
          <w:marBottom w:val="0"/>
          <w:divBdr>
            <w:top w:val="none" w:sz="0" w:space="0" w:color="auto"/>
            <w:left w:val="none" w:sz="0" w:space="0" w:color="auto"/>
            <w:bottom w:val="none" w:sz="0" w:space="0" w:color="auto"/>
            <w:right w:val="none" w:sz="0" w:space="0" w:color="auto"/>
          </w:divBdr>
        </w:div>
        <w:div w:id="2086757035">
          <w:marLeft w:val="640"/>
          <w:marRight w:val="0"/>
          <w:marTop w:val="0"/>
          <w:marBottom w:val="0"/>
          <w:divBdr>
            <w:top w:val="none" w:sz="0" w:space="0" w:color="auto"/>
            <w:left w:val="none" w:sz="0" w:space="0" w:color="auto"/>
            <w:bottom w:val="none" w:sz="0" w:space="0" w:color="auto"/>
            <w:right w:val="none" w:sz="0" w:space="0" w:color="auto"/>
          </w:divBdr>
        </w:div>
        <w:div w:id="1607814011">
          <w:marLeft w:val="640"/>
          <w:marRight w:val="0"/>
          <w:marTop w:val="0"/>
          <w:marBottom w:val="0"/>
          <w:divBdr>
            <w:top w:val="none" w:sz="0" w:space="0" w:color="auto"/>
            <w:left w:val="none" w:sz="0" w:space="0" w:color="auto"/>
            <w:bottom w:val="none" w:sz="0" w:space="0" w:color="auto"/>
            <w:right w:val="none" w:sz="0" w:space="0" w:color="auto"/>
          </w:divBdr>
        </w:div>
        <w:div w:id="994994648">
          <w:marLeft w:val="640"/>
          <w:marRight w:val="0"/>
          <w:marTop w:val="0"/>
          <w:marBottom w:val="0"/>
          <w:divBdr>
            <w:top w:val="none" w:sz="0" w:space="0" w:color="auto"/>
            <w:left w:val="none" w:sz="0" w:space="0" w:color="auto"/>
            <w:bottom w:val="none" w:sz="0" w:space="0" w:color="auto"/>
            <w:right w:val="none" w:sz="0" w:space="0" w:color="auto"/>
          </w:divBdr>
        </w:div>
        <w:div w:id="801315452">
          <w:marLeft w:val="640"/>
          <w:marRight w:val="0"/>
          <w:marTop w:val="0"/>
          <w:marBottom w:val="0"/>
          <w:divBdr>
            <w:top w:val="none" w:sz="0" w:space="0" w:color="auto"/>
            <w:left w:val="none" w:sz="0" w:space="0" w:color="auto"/>
            <w:bottom w:val="none" w:sz="0" w:space="0" w:color="auto"/>
            <w:right w:val="none" w:sz="0" w:space="0" w:color="auto"/>
          </w:divBdr>
        </w:div>
        <w:div w:id="249200399">
          <w:marLeft w:val="640"/>
          <w:marRight w:val="0"/>
          <w:marTop w:val="0"/>
          <w:marBottom w:val="0"/>
          <w:divBdr>
            <w:top w:val="none" w:sz="0" w:space="0" w:color="auto"/>
            <w:left w:val="none" w:sz="0" w:space="0" w:color="auto"/>
            <w:bottom w:val="none" w:sz="0" w:space="0" w:color="auto"/>
            <w:right w:val="none" w:sz="0" w:space="0" w:color="auto"/>
          </w:divBdr>
        </w:div>
        <w:div w:id="296227396">
          <w:marLeft w:val="640"/>
          <w:marRight w:val="0"/>
          <w:marTop w:val="0"/>
          <w:marBottom w:val="0"/>
          <w:divBdr>
            <w:top w:val="none" w:sz="0" w:space="0" w:color="auto"/>
            <w:left w:val="none" w:sz="0" w:space="0" w:color="auto"/>
            <w:bottom w:val="none" w:sz="0" w:space="0" w:color="auto"/>
            <w:right w:val="none" w:sz="0" w:space="0" w:color="auto"/>
          </w:divBdr>
        </w:div>
        <w:div w:id="1061758638">
          <w:marLeft w:val="640"/>
          <w:marRight w:val="0"/>
          <w:marTop w:val="0"/>
          <w:marBottom w:val="0"/>
          <w:divBdr>
            <w:top w:val="none" w:sz="0" w:space="0" w:color="auto"/>
            <w:left w:val="none" w:sz="0" w:space="0" w:color="auto"/>
            <w:bottom w:val="none" w:sz="0" w:space="0" w:color="auto"/>
            <w:right w:val="none" w:sz="0" w:space="0" w:color="auto"/>
          </w:divBdr>
        </w:div>
        <w:div w:id="1691251494">
          <w:marLeft w:val="640"/>
          <w:marRight w:val="0"/>
          <w:marTop w:val="0"/>
          <w:marBottom w:val="0"/>
          <w:divBdr>
            <w:top w:val="none" w:sz="0" w:space="0" w:color="auto"/>
            <w:left w:val="none" w:sz="0" w:space="0" w:color="auto"/>
            <w:bottom w:val="none" w:sz="0" w:space="0" w:color="auto"/>
            <w:right w:val="none" w:sz="0" w:space="0" w:color="auto"/>
          </w:divBdr>
        </w:div>
        <w:div w:id="759982305">
          <w:marLeft w:val="640"/>
          <w:marRight w:val="0"/>
          <w:marTop w:val="0"/>
          <w:marBottom w:val="0"/>
          <w:divBdr>
            <w:top w:val="none" w:sz="0" w:space="0" w:color="auto"/>
            <w:left w:val="none" w:sz="0" w:space="0" w:color="auto"/>
            <w:bottom w:val="none" w:sz="0" w:space="0" w:color="auto"/>
            <w:right w:val="none" w:sz="0" w:space="0" w:color="auto"/>
          </w:divBdr>
        </w:div>
        <w:div w:id="646130967">
          <w:marLeft w:val="640"/>
          <w:marRight w:val="0"/>
          <w:marTop w:val="0"/>
          <w:marBottom w:val="0"/>
          <w:divBdr>
            <w:top w:val="none" w:sz="0" w:space="0" w:color="auto"/>
            <w:left w:val="none" w:sz="0" w:space="0" w:color="auto"/>
            <w:bottom w:val="none" w:sz="0" w:space="0" w:color="auto"/>
            <w:right w:val="none" w:sz="0" w:space="0" w:color="auto"/>
          </w:divBdr>
        </w:div>
        <w:div w:id="1702625732">
          <w:marLeft w:val="640"/>
          <w:marRight w:val="0"/>
          <w:marTop w:val="0"/>
          <w:marBottom w:val="0"/>
          <w:divBdr>
            <w:top w:val="none" w:sz="0" w:space="0" w:color="auto"/>
            <w:left w:val="none" w:sz="0" w:space="0" w:color="auto"/>
            <w:bottom w:val="none" w:sz="0" w:space="0" w:color="auto"/>
            <w:right w:val="none" w:sz="0" w:space="0" w:color="auto"/>
          </w:divBdr>
        </w:div>
        <w:div w:id="1369256032">
          <w:marLeft w:val="640"/>
          <w:marRight w:val="0"/>
          <w:marTop w:val="0"/>
          <w:marBottom w:val="0"/>
          <w:divBdr>
            <w:top w:val="none" w:sz="0" w:space="0" w:color="auto"/>
            <w:left w:val="none" w:sz="0" w:space="0" w:color="auto"/>
            <w:bottom w:val="none" w:sz="0" w:space="0" w:color="auto"/>
            <w:right w:val="none" w:sz="0" w:space="0" w:color="auto"/>
          </w:divBdr>
        </w:div>
        <w:div w:id="1572302156">
          <w:marLeft w:val="640"/>
          <w:marRight w:val="0"/>
          <w:marTop w:val="0"/>
          <w:marBottom w:val="0"/>
          <w:divBdr>
            <w:top w:val="none" w:sz="0" w:space="0" w:color="auto"/>
            <w:left w:val="none" w:sz="0" w:space="0" w:color="auto"/>
            <w:bottom w:val="none" w:sz="0" w:space="0" w:color="auto"/>
            <w:right w:val="none" w:sz="0" w:space="0" w:color="auto"/>
          </w:divBdr>
        </w:div>
        <w:div w:id="846872399">
          <w:marLeft w:val="640"/>
          <w:marRight w:val="0"/>
          <w:marTop w:val="0"/>
          <w:marBottom w:val="0"/>
          <w:divBdr>
            <w:top w:val="none" w:sz="0" w:space="0" w:color="auto"/>
            <w:left w:val="none" w:sz="0" w:space="0" w:color="auto"/>
            <w:bottom w:val="none" w:sz="0" w:space="0" w:color="auto"/>
            <w:right w:val="none" w:sz="0" w:space="0" w:color="auto"/>
          </w:divBdr>
        </w:div>
        <w:div w:id="1202130043">
          <w:marLeft w:val="640"/>
          <w:marRight w:val="0"/>
          <w:marTop w:val="0"/>
          <w:marBottom w:val="0"/>
          <w:divBdr>
            <w:top w:val="none" w:sz="0" w:space="0" w:color="auto"/>
            <w:left w:val="none" w:sz="0" w:space="0" w:color="auto"/>
            <w:bottom w:val="none" w:sz="0" w:space="0" w:color="auto"/>
            <w:right w:val="none" w:sz="0" w:space="0" w:color="auto"/>
          </w:divBdr>
        </w:div>
        <w:div w:id="1591697405">
          <w:marLeft w:val="640"/>
          <w:marRight w:val="0"/>
          <w:marTop w:val="0"/>
          <w:marBottom w:val="0"/>
          <w:divBdr>
            <w:top w:val="none" w:sz="0" w:space="0" w:color="auto"/>
            <w:left w:val="none" w:sz="0" w:space="0" w:color="auto"/>
            <w:bottom w:val="none" w:sz="0" w:space="0" w:color="auto"/>
            <w:right w:val="none" w:sz="0" w:space="0" w:color="auto"/>
          </w:divBdr>
        </w:div>
        <w:div w:id="117796720">
          <w:marLeft w:val="640"/>
          <w:marRight w:val="0"/>
          <w:marTop w:val="0"/>
          <w:marBottom w:val="0"/>
          <w:divBdr>
            <w:top w:val="none" w:sz="0" w:space="0" w:color="auto"/>
            <w:left w:val="none" w:sz="0" w:space="0" w:color="auto"/>
            <w:bottom w:val="none" w:sz="0" w:space="0" w:color="auto"/>
            <w:right w:val="none" w:sz="0" w:space="0" w:color="auto"/>
          </w:divBdr>
        </w:div>
        <w:div w:id="932590217">
          <w:marLeft w:val="640"/>
          <w:marRight w:val="0"/>
          <w:marTop w:val="0"/>
          <w:marBottom w:val="0"/>
          <w:divBdr>
            <w:top w:val="none" w:sz="0" w:space="0" w:color="auto"/>
            <w:left w:val="none" w:sz="0" w:space="0" w:color="auto"/>
            <w:bottom w:val="none" w:sz="0" w:space="0" w:color="auto"/>
            <w:right w:val="none" w:sz="0" w:space="0" w:color="auto"/>
          </w:divBdr>
        </w:div>
        <w:div w:id="1396973883">
          <w:marLeft w:val="640"/>
          <w:marRight w:val="0"/>
          <w:marTop w:val="0"/>
          <w:marBottom w:val="0"/>
          <w:divBdr>
            <w:top w:val="none" w:sz="0" w:space="0" w:color="auto"/>
            <w:left w:val="none" w:sz="0" w:space="0" w:color="auto"/>
            <w:bottom w:val="none" w:sz="0" w:space="0" w:color="auto"/>
            <w:right w:val="none" w:sz="0" w:space="0" w:color="auto"/>
          </w:divBdr>
        </w:div>
        <w:div w:id="1712417461">
          <w:marLeft w:val="640"/>
          <w:marRight w:val="0"/>
          <w:marTop w:val="0"/>
          <w:marBottom w:val="0"/>
          <w:divBdr>
            <w:top w:val="none" w:sz="0" w:space="0" w:color="auto"/>
            <w:left w:val="none" w:sz="0" w:space="0" w:color="auto"/>
            <w:bottom w:val="none" w:sz="0" w:space="0" w:color="auto"/>
            <w:right w:val="none" w:sz="0" w:space="0" w:color="auto"/>
          </w:divBdr>
        </w:div>
        <w:div w:id="1313830574">
          <w:marLeft w:val="640"/>
          <w:marRight w:val="0"/>
          <w:marTop w:val="0"/>
          <w:marBottom w:val="0"/>
          <w:divBdr>
            <w:top w:val="none" w:sz="0" w:space="0" w:color="auto"/>
            <w:left w:val="none" w:sz="0" w:space="0" w:color="auto"/>
            <w:bottom w:val="none" w:sz="0" w:space="0" w:color="auto"/>
            <w:right w:val="none" w:sz="0" w:space="0" w:color="auto"/>
          </w:divBdr>
        </w:div>
        <w:div w:id="168059947">
          <w:marLeft w:val="640"/>
          <w:marRight w:val="0"/>
          <w:marTop w:val="0"/>
          <w:marBottom w:val="0"/>
          <w:divBdr>
            <w:top w:val="none" w:sz="0" w:space="0" w:color="auto"/>
            <w:left w:val="none" w:sz="0" w:space="0" w:color="auto"/>
            <w:bottom w:val="none" w:sz="0" w:space="0" w:color="auto"/>
            <w:right w:val="none" w:sz="0" w:space="0" w:color="auto"/>
          </w:divBdr>
        </w:div>
        <w:div w:id="1506282213">
          <w:marLeft w:val="640"/>
          <w:marRight w:val="0"/>
          <w:marTop w:val="0"/>
          <w:marBottom w:val="0"/>
          <w:divBdr>
            <w:top w:val="none" w:sz="0" w:space="0" w:color="auto"/>
            <w:left w:val="none" w:sz="0" w:space="0" w:color="auto"/>
            <w:bottom w:val="none" w:sz="0" w:space="0" w:color="auto"/>
            <w:right w:val="none" w:sz="0" w:space="0" w:color="auto"/>
          </w:divBdr>
        </w:div>
        <w:div w:id="145972684">
          <w:marLeft w:val="640"/>
          <w:marRight w:val="0"/>
          <w:marTop w:val="0"/>
          <w:marBottom w:val="0"/>
          <w:divBdr>
            <w:top w:val="none" w:sz="0" w:space="0" w:color="auto"/>
            <w:left w:val="none" w:sz="0" w:space="0" w:color="auto"/>
            <w:bottom w:val="none" w:sz="0" w:space="0" w:color="auto"/>
            <w:right w:val="none" w:sz="0" w:space="0" w:color="auto"/>
          </w:divBdr>
        </w:div>
        <w:div w:id="45955618">
          <w:marLeft w:val="640"/>
          <w:marRight w:val="0"/>
          <w:marTop w:val="0"/>
          <w:marBottom w:val="0"/>
          <w:divBdr>
            <w:top w:val="none" w:sz="0" w:space="0" w:color="auto"/>
            <w:left w:val="none" w:sz="0" w:space="0" w:color="auto"/>
            <w:bottom w:val="none" w:sz="0" w:space="0" w:color="auto"/>
            <w:right w:val="none" w:sz="0" w:space="0" w:color="auto"/>
          </w:divBdr>
        </w:div>
        <w:div w:id="973949232">
          <w:marLeft w:val="640"/>
          <w:marRight w:val="0"/>
          <w:marTop w:val="0"/>
          <w:marBottom w:val="0"/>
          <w:divBdr>
            <w:top w:val="none" w:sz="0" w:space="0" w:color="auto"/>
            <w:left w:val="none" w:sz="0" w:space="0" w:color="auto"/>
            <w:bottom w:val="none" w:sz="0" w:space="0" w:color="auto"/>
            <w:right w:val="none" w:sz="0" w:space="0" w:color="auto"/>
          </w:divBdr>
        </w:div>
        <w:div w:id="1339381888">
          <w:marLeft w:val="640"/>
          <w:marRight w:val="0"/>
          <w:marTop w:val="0"/>
          <w:marBottom w:val="0"/>
          <w:divBdr>
            <w:top w:val="none" w:sz="0" w:space="0" w:color="auto"/>
            <w:left w:val="none" w:sz="0" w:space="0" w:color="auto"/>
            <w:bottom w:val="none" w:sz="0" w:space="0" w:color="auto"/>
            <w:right w:val="none" w:sz="0" w:space="0" w:color="auto"/>
          </w:divBdr>
        </w:div>
        <w:div w:id="1284388182">
          <w:marLeft w:val="640"/>
          <w:marRight w:val="0"/>
          <w:marTop w:val="0"/>
          <w:marBottom w:val="0"/>
          <w:divBdr>
            <w:top w:val="none" w:sz="0" w:space="0" w:color="auto"/>
            <w:left w:val="none" w:sz="0" w:space="0" w:color="auto"/>
            <w:bottom w:val="none" w:sz="0" w:space="0" w:color="auto"/>
            <w:right w:val="none" w:sz="0" w:space="0" w:color="auto"/>
          </w:divBdr>
        </w:div>
        <w:div w:id="1076708107">
          <w:marLeft w:val="640"/>
          <w:marRight w:val="0"/>
          <w:marTop w:val="0"/>
          <w:marBottom w:val="0"/>
          <w:divBdr>
            <w:top w:val="none" w:sz="0" w:space="0" w:color="auto"/>
            <w:left w:val="none" w:sz="0" w:space="0" w:color="auto"/>
            <w:bottom w:val="none" w:sz="0" w:space="0" w:color="auto"/>
            <w:right w:val="none" w:sz="0" w:space="0" w:color="auto"/>
          </w:divBdr>
        </w:div>
        <w:div w:id="670060031">
          <w:marLeft w:val="640"/>
          <w:marRight w:val="0"/>
          <w:marTop w:val="0"/>
          <w:marBottom w:val="0"/>
          <w:divBdr>
            <w:top w:val="none" w:sz="0" w:space="0" w:color="auto"/>
            <w:left w:val="none" w:sz="0" w:space="0" w:color="auto"/>
            <w:bottom w:val="none" w:sz="0" w:space="0" w:color="auto"/>
            <w:right w:val="none" w:sz="0" w:space="0" w:color="auto"/>
          </w:divBdr>
        </w:div>
        <w:div w:id="1259410507">
          <w:marLeft w:val="640"/>
          <w:marRight w:val="0"/>
          <w:marTop w:val="0"/>
          <w:marBottom w:val="0"/>
          <w:divBdr>
            <w:top w:val="none" w:sz="0" w:space="0" w:color="auto"/>
            <w:left w:val="none" w:sz="0" w:space="0" w:color="auto"/>
            <w:bottom w:val="none" w:sz="0" w:space="0" w:color="auto"/>
            <w:right w:val="none" w:sz="0" w:space="0" w:color="auto"/>
          </w:divBdr>
        </w:div>
        <w:div w:id="68507586">
          <w:marLeft w:val="640"/>
          <w:marRight w:val="0"/>
          <w:marTop w:val="0"/>
          <w:marBottom w:val="0"/>
          <w:divBdr>
            <w:top w:val="none" w:sz="0" w:space="0" w:color="auto"/>
            <w:left w:val="none" w:sz="0" w:space="0" w:color="auto"/>
            <w:bottom w:val="none" w:sz="0" w:space="0" w:color="auto"/>
            <w:right w:val="none" w:sz="0" w:space="0" w:color="auto"/>
          </w:divBdr>
        </w:div>
        <w:div w:id="1525436437">
          <w:marLeft w:val="640"/>
          <w:marRight w:val="0"/>
          <w:marTop w:val="0"/>
          <w:marBottom w:val="0"/>
          <w:divBdr>
            <w:top w:val="none" w:sz="0" w:space="0" w:color="auto"/>
            <w:left w:val="none" w:sz="0" w:space="0" w:color="auto"/>
            <w:bottom w:val="none" w:sz="0" w:space="0" w:color="auto"/>
            <w:right w:val="none" w:sz="0" w:space="0" w:color="auto"/>
          </w:divBdr>
        </w:div>
        <w:div w:id="1336109696">
          <w:marLeft w:val="640"/>
          <w:marRight w:val="0"/>
          <w:marTop w:val="0"/>
          <w:marBottom w:val="0"/>
          <w:divBdr>
            <w:top w:val="none" w:sz="0" w:space="0" w:color="auto"/>
            <w:left w:val="none" w:sz="0" w:space="0" w:color="auto"/>
            <w:bottom w:val="none" w:sz="0" w:space="0" w:color="auto"/>
            <w:right w:val="none" w:sz="0" w:space="0" w:color="auto"/>
          </w:divBdr>
        </w:div>
        <w:div w:id="1800611466">
          <w:marLeft w:val="640"/>
          <w:marRight w:val="0"/>
          <w:marTop w:val="0"/>
          <w:marBottom w:val="0"/>
          <w:divBdr>
            <w:top w:val="none" w:sz="0" w:space="0" w:color="auto"/>
            <w:left w:val="none" w:sz="0" w:space="0" w:color="auto"/>
            <w:bottom w:val="none" w:sz="0" w:space="0" w:color="auto"/>
            <w:right w:val="none" w:sz="0" w:space="0" w:color="auto"/>
          </w:divBdr>
        </w:div>
        <w:div w:id="326135428">
          <w:marLeft w:val="640"/>
          <w:marRight w:val="0"/>
          <w:marTop w:val="0"/>
          <w:marBottom w:val="0"/>
          <w:divBdr>
            <w:top w:val="none" w:sz="0" w:space="0" w:color="auto"/>
            <w:left w:val="none" w:sz="0" w:space="0" w:color="auto"/>
            <w:bottom w:val="none" w:sz="0" w:space="0" w:color="auto"/>
            <w:right w:val="none" w:sz="0" w:space="0" w:color="auto"/>
          </w:divBdr>
        </w:div>
      </w:divsChild>
    </w:div>
    <w:div w:id="1651976905">
      <w:bodyDiv w:val="1"/>
      <w:marLeft w:val="0"/>
      <w:marRight w:val="0"/>
      <w:marTop w:val="0"/>
      <w:marBottom w:val="0"/>
      <w:divBdr>
        <w:top w:val="none" w:sz="0" w:space="0" w:color="auto"/>
        <w:left w:val="none" w:sz="0" w:space="0" w:color="auto"/>
        <w:bottom w:val="none" w:sz="0" w:space="0" w:color="auto"/>
        <w:right w:val="none" w:sz="0" w:space="0" w:color="auto"/>
      </w:divBdr>
      <w:divsChild>
        <w:div w:id="1329676611">
          <w:marLeft w:val="640"/>
          <w:marRight w:val="0"/>
          <w:marTop w:val="0"/>
          <w:marBottom w:val="0"/>
          <w:divBdr>
            <w:top w:val="none" w:sz="0" w:space="0" w:color="auto"/>
            <w:left w:val="none" w:sz="0" w:space="0" w:color="auto"/>
            <w:bottom w:val="none" w:sz="0" w:space="0" w:color="auto"/>
            <w:right w:val="none" w:sz="0" w:space="0" w:color="auto"/>
          </w:divBdr>
        </w:div>
        <w:div w:id="1272280969">
          <w:marLeft w:val="640"/>
          <w:marRight w:val="0"/>
          <w:marTop w:val="0"/>
          <w:marBottom w:val="0"/>
          <w:divBdr>
            <w:top w:val="none" w:sz="0" w:space="0" w:color="auto"/>
            <w:left w:val="none" w:sz="0" w:space="0" w:color="auto"/>
            <w:bottom w:val="none" w:sz="0" w:space="0" w:color="auto"/>
            <w:right w:val="none" w:sz="0" w:space="0" w:color="auto"/>
          </w:divBdr>
        </w:div>
        <w:div w:id="2058504341">
          <w:marLeft w:val="640"/>
          <w:marRight w:val="0"/>
          <w:marTop w:val="0"/>
          <w:marBottom w:val="0"/>
          <w:divBdr>
            <w:top w:val="none" w:sz="0" w:space="0" w:color="auto"/>
            <w:left w:val="none" w:sz="0" w:space="0" w:color="auto"/>
            <w:bottom w:val="none" w:sz="0" w:space="0" w:color="auto"/>
            <w:right w:val="none" w:sz="0" w:space="0" w:color="auto"/>
          </w:divBdr>
        </w:div>
        <w:div w:id="274289108">
          <w:marLeft w:val="640"/>
          <w:marRight w:val="0"/>
          <w:marTop w:val="0"/>
          <w:marBottom w:val="0"/>
          <w:divBdr>
            <w:top w:val="none" w:sz="0" w:space="0" w:color="auto"/>
            <w:left w:val="none" w:sz="0" w:space="0" w:color="auto"/>
            <w:bottom w:val="none" w:sz="0" w:space="0" w:color="auto"/>
            <w:right w:val="none" w:sz="0" w:space="0" w:color="auto"/>
          </w:divBdr>
        </w:div>
        <w:div w:id="1382245275">
          <w:marLeft w:val="640"/>
          <w:marRight w:val="0"/>
          <w:marTop w:val="0"/>
          <w:marBottom w:val="0"/>
          <w:divBdr>
            <w:top w:val="none" w:sz="0" w:space="0" w:color="auto"/>
            <w:left w:val="none" w:sz="0" w:space="0" w:color="auto"/>
            <w:bottom w:val="none" w:sz="0" w:space="0" w:color="auto"/>
            <w:right w:val="none" w:sz="0" w:space="0" w:color="auto"/>
          </w:divBdr>
        </w:div>
        <w:div w:id="1429737775">
          <w:marLeft w:val="640"/>
          <w:marRight w:val="0"/>
          <w:marTop w:val="0"/>
          <w:marBottom w:val="0"/>
          <w:divBdr>
            <w:top w:val="none" w:sz="0" w:space="0" w:color="auto"/>
            <w:left w:val="none" w:sz="0" w:space="0" w:color="auto"/>
            <w:bottom w:val="none" w:sz="0" w:space="0" w:color="auto"/>
            <w:right w:val="none" w:sz="0" w:space="0" w:color="auto"/>
          </w:divBdr>
        </w:div>
        <w:div w:id="1304770611">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188061617">
          <w:marLeft w:val="640"/>
          <w:marRight w:val="0"/>
          <w:marTop w:val="0"/>
          <w:marBottom w:val="0"/>
          <w:divBdr>
            <w:top w:val="none" w:sz="0" w:space="0" w:color="auto"/>
            <w:left w:val="none" w:sz="0" w:space="0" w:color="auto"/>
            <w:bottom w:val="none" w:sz="0" w:space="0" w:color="auto"/>
            <w:right w:val="none" w:sz="0" w:space="0" w:color="auto"/>
          </w:divBdr>
        </w:div>
        <w:div w:id="1670983729">
          <w:marLeft w:val="640"/>
          <w:marRight w:val="0"/>
          <w:marTop w:val="0"/>
          <w:marBottom w:val="0"/>
          <w:divBdr>
            <w:top w:val="none" w:sz="0" w:space="0" w:color="auto"/>
            <w:left w:val="none" w:sz="0" w:space="0" w:color="auto"/>
            <w:bottom w:val="none" w:sz="0" w:space="0" w:color="auto"/>
            <w:right w:val="none" w:sz="0" w:space="0" w:color="auto"/>
          </w:divBdr>
        </w:div>
        <w:div w:id="1282884065">
          <w:marLeft w:val="640"/>
          <w:marRight w:val="0"/>
          <w:marTop w:val="0"/>
          <w:marBottom w:val="0"/>
          <w:divBdr>
            <w:top w:val="none" w:sz="0" w:space="0" w:color="auto"/>
            <w:left w:val="none" w:sz="0" w:space="0" w:color="auto"/>
            <w:bottom w:val="none" w:sz="0" w:space="0" w:color="auto"/>
            <w:right w:val="none" w:sz="0" w:space="0" w:color="auto"/>
          </w:divBdr>
        </w:div>
        <w:div w:id="1637758248">
          <w:marLeft w:val="640"/>
          <w:marRight w:val="0"/>
          <w:marTop w:val="0"/>
          <w:marBottom w:val="0"/>
          <w:divBdr>
            <w:top w:val="none" w:sz="0" w:space="0" w:color="auto"/>
            <w:left w:val="none" w:sz="0" w:space="0" w:color="auto"/>
            <w:bottom w:val="none" w:sz="0" w:space="0" w:color="auto"/>
            <w:right w:val="none" w:sz="0" w:space="0" w:color="auto"/>
          </w:divBdr>
        </w:div>
        <w:div w:id="1440835657">
          <w:marLeft w:val="640"/>
          <w:marRight w:val="0"/>
          <w:marTop w:val="0"/>
          <w:marBottom w:val="0"/>
          <w:divBdr>
            <w:top w:val="none" w:sz="0" w:space="0" w:color="auto"/>
            <w:left w:val="none" w:sz="0" w:space="0" w:color="auto"/>
            <w:bottom w:val="none" w:sz="0" w:space="0" w:color="auto"/>
            <w:right w:val="none" w:sz="0" w:space="0" w:color="auto"/>
          </w:divBdr>
        </w:div>
        <w:div w:id="1787701705">
          <w:marLeft w:val="640"/>
          <w:marRight w:val="0"/>
          <w:marTop w:val="0"/>
          <w:marBottom w:val="0"/>
          <w:divBdr>
            <w:top w:val="none" w:sz="0" w:space="0" w:color="auto"/>
            <w:left w:val="none" w:sz="0" w:space="0" w:color="auto"/>
            <w:bottom w:val="none" w:sz="0" w:space="0" w:color="auto"/>
            <w:right w:val="none" w:sz="0" w:space="0" w:color="auto"/>
          </w:divBdr>
        </w:div>
        <w:div w:id="357396617">
          <w:marLeft w:val="640"/>
          <w:marRight w:val="0"/>
          <w:marTop w:val="0"/>
          <w:marBottom w:val="0"/>
          <w:divBdr>
            <w:top w:val="none" w:sz="0" w:space="0" w:color="auto"/>
            <w:left w:val="none" w:sz="0" w:space="0" w:color="auto"/>
            <w:bottom w:val="none" w:sz="0" w:space="0" w:color="auto"/>
            <w:right w:val="none" w:sz="0" w:space="0" w:color="auto"/>
          </w:divBdr>
        </w:div>
        <w:div w:id="1495366854">
          <w:marLeft w:val="640"/>
          <w:marRight w:val="0"/>
          <w:marTop w:val="0"/>
          <w:marBottom w:val="0"/>
          <w:divBdr>
            <w:top w:val="none" w:sz="0" w:space="0" w:color="auto"/>
            <w:left w:val="none" w:sz="0" w:space="0" w:color="auto"/>
            <w:bottom w:val="none" w:sz="0" w:space="0" w:color="auto"/>
            <w:right w:val="none" w:sz="0" w:space="0" w:color="auto"/>
          </w:divBdr>
        </w:div>
        <w:div w:id="1667513081">
          <w:marLeft w:val="640"/>
          <w:marRight w:val="0"/>
          <w:marTop w:val="0"/>
          <w:marBottom w:val="0"/>
          <w:divBdr>
            <w:top w:val="none" w:sz="0" w:space="0" w:color="auto"/>
            <w:left w:val="none" w:sz="0" w:space="0" w:color="auto"/>
            <w:bottom w:val="none" w:sz="0" w:space="0" w:color="auto"/>
            <w:right w:val="none" w:sz="0" w:space="0" w:color="auto"/>
          </w:divBdr>
        </w:div>
        <w:div w:id="167868921">
          <w:marLeft w:val="640"/>
          <w:marRight w:val="0"/>
          <w:marTop w:val="0"/>
          <w:marBottom w:val="0"/>
          <w:divBdr>
            <w:top w:val="none" w:sz="0" w:space="0" w:color="auto"/>
            <w:left w:val="none" w:sz="0" w:space="0" w:color="auto"/>
            <w:bottom w:val="none" w:sz="0" w:space="0" w:color="auto"/>
            <w:right w:val="none" w:sz="0" w:space="0" w:color="auto"/>
          </w:divBdr>
        </w:div>
        <w:div w:id="1788894114">
          <w:marLeft w:val="640"/>
          <w:marRight w:val="0"/>
          <w:marTop w:val="0"/>
          <w:marBottom w:val="0"/>
          <w:divBdr>
            <w:top w:val="none" w:sz="0" w:space="0" w:color="auto"/>
            <w:left w:val="none" w:sz="0" w:space="0" w:color="auto"/>
            <w:bottom w:val="none" w:sz="0" w:space="0" w:color="auto"/>
            <w:right w:val="none" w:sz="0" w:space="0" w:color="auto"/>
          </w:divBdr>
        </w:div>
        <w:div w:id="1945649693">
          <w:marLeft w:val="640"/>
          <w:marRight w:val="0"/>
          <w:marTop w:val="0"/>
          <w:marBottom w:val="0"/>
          <w:divBdr>
            <w:top w:val="none" w:sz="0" w:space="0" w:color="auto"/>
            <w:left w:val="none" w:sz="0" w:space="0" w:color="auto"/>
            <w:bottom w:val="none" w:sz="0" w:space="0" w:color="auto"/>
            <w:right w:val="none" w:sz="0" w:space="0" w:color="auto"/>
          </w:divBdr>
        </w:div>
        <w:div w:id="1776362752">
          <w:marLeft w:val="640"/>
          <w:marRight w:val="0"/>
          <w:marTop w:val="0"/>
          <w:marBottom w:val="0"/>
          <w:divBdr>
            <w:top w:val="none" w:sz="0" w:space="0" w:color="auto"/>
            <w:left w:val="none" w:sz="0" w:space="0" w:color="auto"/>
            <w:bottom w:val="none" w:sz="0" w:space="0" w:color="auto"/>
            <w:right w:val="none" w:sz="0" w:space="0" w:color="auto"/>
          </w:divBdr>
        </w:div>
        <w:div w:id="72431833">
          <w:marLeft w:val="640"/>
          <w:marRight w:val="0"/>
          <w:marTop w:val="0"/>
          <w:marBottom w:val="0"/>
          <w:divBdr>
            <w:top w:val="none" w:sz="0" w:space="0" w:color="auto"/>
            <w:left w:val="none" w:sz="0" w:space="0" w:color="auto"/>
            <w:bottom w:val="none" w:sz="0" w:space="0" w:color="auto"/>
            <w:right w:val="none" w:sz="0" w:space="0" w:color="auto"/>
          </w:divBdr>
        </w:div>
        <w:div w:id="1880585872">
          <w:marLeft w:val="640"/>
          <w:marRight w:val="0"/>
          <w:marTop w:val="0"/>
          <w:marBottom w:val="0"/>
          <w:divBdr>
            <w:top w:val="none" w:sz="0" w:space="0" w:color="auto"/>
            <w:left w:val="none" w:sz="0" w:space="0" w:color="auto"/>
            <w:bottom w:val="none" w:sz="0" w:space="0" w:color="auto"/>
            <w:right w:val="none" w:sz="0" w:space="0" w:color="auto"/>
          </w:divBdr>
        </w:div>
        <w:div w:id="322010818">
          <w:marLeft w:val="640"/>
          <w:marRight w:val="0"/>
          <w:marTop w:val="0"/>
          <w:marBottom w:val="0"/>
          <w:divBdr>
            <w:top w:val="none" w:sz="0" w:space="0" w:color="auto"/>
            <w:left w:val="none" w:sz="0" w:space="0" w:color="auto"/>
            <w:bottom w:val="none" w:sz="0" w:space="0" w:color="auto"/>
            <w:right w:val="none" w:sz="0" w:space="0" w:color="auto"/>
          </w:divBdr>
        </w:div>
        <w:div w:id="2110395426">
          <w:marLeft w:val="640"/>
          <w:marRight w:val="0"/>
          <w:marTop w:val="0"/>
          <w:marBottom w:val="0"/>
          <w:divBdr>
            <w:top w:val="none" w:sz="0" w:space="0" w:color="auto"/>
            <w:left w:val="none" w:sz="0" w:space="0" w:color="auto"/>
            <w:bottom w:val="none" w:sz="0" w:space="0" w:color="auto"/>
            <w:right w:val="none" w:sz="0" w:space="0" w:color="auto"/>
          </w:divBdr>
        </w:div>
        <w:div w:id="1802382688">
          <w:marLeft w:val="640"/>
          <w:marRight w:val="0"/>
          <w:marTop w:val="0"/>
          <w:marBottom w:val="0"/>
          <w:divBdr>
            <w:top w:val="none" w:sz="0" w:space="0" w:color="auto"/>
            <w:left w:val="none" w:sz="0" w:space="0" w:color="auto"/>
            <w:bottom w:val="none" w:sz="0" w:space="0" w:color="auto"/>
            <w:right w:val="none" w:sz="0" w:space="0" w:color="auto"/>
          </w:divBdr>
        </w:div>
        <w:div w:id="1649896557">
          <w:marLeft w:val="640"/>
          <w:marRight w:val="0"/>
          <w:marTop w:val="0"/>
          <w:marBottom w:val="0"/>
          <w:divBdr>
            <w:top w:val="none" w:sz="0" w:space="0" w:color="auto"/>
            <w:left w:val="none" w:sz="0" w:space="0" w:color="auto"/>
            <w:bottom w:val="none" w:sz="0" w:space="0" w:color="auto"/>
            <w:right w:val="none" w:sz="0" w:space="0" w:color="auto"/>
          </w:divBdr>
        </w:div>
        <w:div w:id="1196503498">
          <w:marLeft w:val="640"/>
          <w:marRight w:val="0"/>
          <w:marTop w:val="0"/>
          <w:marBottom w:val="0"/>
          <w:divBdr>
            <w:top w:val="none" w:sz="0" w:space="0" w:color="auto"/>
            <w:left w:val="none" w:sz="0" w:space="0" w:color="auto"/>
            <w:bottom w:val="none" w:sz="0" w:space="0" w:color="auto"/>
            <w:right w:val="none" w:sz="0" w:space="0" w:color="auto"/>
          </w:divBdr>
        </w:div>
        <w:div w:id="555970428">
          <w:marLeft w:val="640"/>
          <w:marRight w:val="0"/>
          <w:marTop w:val="0"/>
          <w:marBottom w:val="0"/>
          <w:divBdr>
            <w:top w:val="none" w:sz="0" w:space="0" w:color="auto"/>
            <w:left w:val="none" w:sz="0" w:space="0" w:color="auto"/>
            <w:bottom w:val="none" w:sz="0" w:space="0" w:color="auto"/>
            <w:right w:val="none" w:sz="0" w:space="0" w:color="auto"/>
          </w:divBdr>
        </w:div>
        <w:div w:id="250817994">
          <w:marLeft w:val="640"/>
          <w:marRight w:val="0"/>
          <w:marTop w:val="0"/>
          <w:marBottom w:val="0"/>
          <w:divBdr>
            <w:top w:val="none" w:sz="0" w:space="0" w:color="auto"/>
            <w:left w:val="none" w:sz="0" w:space="0" w:color="auto"/>
            <w:bottom w:val="none" w:sz="0" w:space="0" w:color="auto"/>
            <w:right w:val="none" w:sz="0" w:space="0" w:color="auto"/>
          </w:divBdr>
        </w:div>
        <w:div w:id="1116755304">
          <w:marLeft w:val="640"/>
          <w:marRight w:val="0"/>
          <w:marTop w:val="0"/>
          <w:marBottom w:val="0"/>
          <w:divBdr>
            <w:top w:val="none" w:sz="0" w:space="0" w:color="auto"/>
            <w:left w:val="none" w:sz="0" w:space="0" w:color="auto"/>
            <w:bottom w:val="none" w:sz="0" w:space="0" w:color="auto"/>
            <w:right w:val="none" w:sz="0" w:space="0" w:color="auto"/>
          </w:divBdr>
        </w:div>
        <w:div w:id="688678931">
          <w:marLeft w:val="640"/>
          <w:marRight w:val="0"/>
          <w:marTop w:val="0"/>
          <w:marBottom w:val="0"/>
          <w:divBdr>
            <w:top w:val="none" w:sz="0" w:space="0" w:color="auto"/>
            <w:left w:val="none" w:sz="0" w:space="0" w:color="auto"/>
            <w:bottom w:val="none" w:sz="0" w:space="0" w:color="auto"/>
            <w:right w:val="none" w:sz="0" w:space="0" w:color="auto"/>
          </w:divBdr>
        </w:div>
        <w:div w:id="1104307232">
          <w:marLeft w:val="640"/>
          <w:marRight w:val="0"/>
          <w:marTop w:val="0"/>
          <w:marBottom w:val="0"/>
          <w:divBdr>
            <w:top w:val="none" w:sz="0" w:space="0" w:color="auto"/>
            <w:left w:val="none" w:sz="0" w:space="0" w:color="auto"/>
            <w:bottom w:val="none" w:sz="0" w:space="0" w:color="auto"/>
            <w:right w:val="none" w:sz="0" w:space="0" w:color="auto"/>
          </w:divBdr>
        </w:div>
        <w:div w:id="960578465">
          <w:marLeft w:val="640"/>
          <w:marRight w:val="0"/>
          <w:marTop w:val="0"/>
          <w:marBottom w:val="0"/>
          <w:divBdr>
            <w:top w:val="none" w:sz="0" w:space="0" w:color="auto"/>
            <w:left w:val="none" w:sz="0" w:space="0" w:color="auto"/>
            <w:bottom w:val="none" w:sz="0" w:space="0" w:color="auto"/>
            <w:right w:val="none" w:sz="0" w:space="0" w:color="auto"/>
          </w:divBdr>
        </w:div>
        <w:div w:id="518392105">
          <w:marLeft w:val="640"/>
          <w:marRight w:val="0"/>
          <w:marTop w:val="0"/>
          <w:marBottom w:val="0"/>
          <w:divBdr>
            <w:top w:val="none" w:sz="0" w:space="0" w:color="auto"/>
            <w:left w:val="none" w:sz="0" w:space="0" w:color="auto"/>
            <w:bottom w:val="none" w:sz="0" w:space="0" w:color="auto"/>
            <w:right w:val="none" w:sz="0" w:space="0" w:color="auto"/>
          </w:divBdr>
        </w:div>
        <w:div w:id="1872497243">
          <w:marLeft w:val="640"/>
          <w:marRight w:val="0"/>
          <w:marTop w:val="0"/>
          <w:marBottom w:val="0"/>
          <w:divBdr>
            <w:top w:val="none" w:sz="0" w:space="0" w:color="auto"/>
            <w:left w:val="none" w:sz="0" w:space="0" w:color="auto"/>
            <w:bottom w:val="none" w:sz="0" w:space="0" w:color="auto"/>
            <w:right w:val="none" w:sz="0" w:space="0" w:color="auto"/>
          </w:divBdr>
        </w:div>
        <w:div w:id="1413745967">
          <w:marLeft w:val="640"/>
          <w:marRight w:val="0"/>
          <w:marTop w:val="0"/>
          <w:marBottom w:val="0"/>
          <w:divBdr>
            <w:top w:val="none" w:sz="0" w:space="0" w:color="auto"/>
            <w:left w:val="none" w:sz="0" w:space="0" w:color="auto"/>
            <w:bottom w:val="none" w:sz="0" w:space="0" w:color="auto"/>
            <w:right w:val="none" w:sz="0" w:space="0" w:color="auto"/>
          </w:divBdr>
        </w:div>
        <w:div w:id="1638949621">
          <w:marLeft w:val="640"/>
          <w:marRight w:val="0"/>
          <w:marTop w:val="0"/>
          <w:marBottom w:val="0"/>
          <w:divBdr>
            <w:top w:val="none" w:sz="0" w:space="0" w:color="auto"/>
            <w:left w:val="none" w:sz="0" w:space="0" w:color="auto"/>
            <w:bottom w:val="none" w:sz="0" w:space="0" w:color="auto"/>
            <w:right w:val="none" w:sz="0" w:space="0" w:color="auto"/>
          </w:divBdr>
        </w:div>
        <w:div w:id="1926499483">
          <w:marLeft w:val="640"/>
          <w:marRight w:val="0"/>
          <w:marTop w:val="0"/>
          <w:marBottom w:val="0"/>
          <w:divBdr>
            <w:top w:val="none" w:sz="0" w:space="0" w:color="auto"/>
            <w:left w:val="none" w:sz="0" w:space="0" w:color="auto"/>
            <w:bottom w:val="none" w:sz="0" w:space="0" w:color="auto"/>
            <w:right w:val="none" w:sz="0" w:space="0" w:color="auto"/>
          </w:divBdr>
        </w:div>
        <w:div w:id="341201708">
          <w:marLeft w:val="640"/>
          <w:marRight w:val="0"/>
          <w:marTop w:val="0"/>
          <w:marBottom w:val="0"/>
          <w:divBdr>
            <w:top w:val="none" w:sz="0" w:space="0" w:color="auto"/>
            <w:left w:val="none" w:sz="0" w:space="0" w:color="auto"/>
            <w:bottom w:val="none" w:sz="0" w:space="0" w:color="auto"/>
            <w:right w:val="none" w:sz="0" w:space="0" w:color="auto"/>
          </w:divBdr>
        </w:div>
        <w:div w:id="1509637074">
          <w:marLeft w:val="640"/>
          <w:marRight w:val="0"/>
          <w:marTop w:val="0"/>
          <w:marBottom w:val="0"/>
          <w:divBdr>
            <w:top w:val="none" w:sz="0" w:space="0" w:color="auto"/>
            <w:left w:val="none" w:sz="0" w:space="0" w:color="auto"/>
            <w:bottom w:val="none" w:sz="0" w:space="0" w:color="auto"/>
            <w:right w:val="none" w:sz="0" w:space="0" w:color="auto"/>
          </w:divBdr>
        </w:div>
        <w:div w:id="316500640">
          <w:marLeft w:val="640"/>
          <w:marRight w:val="0"/>
          <w:marTop w:val="0"/>
          <w:marBottom w:val="0"/>
          <w:divBdr>
            <w:top w:val="none" w:sz="0" w:space="0" w:color="auto"/>
            <w:left w:val="none" w:sz="0" w:space="0" w:color="auto"/>
            <w:bottom w:val="none" w:sz="0" w:space="0" w:color="auto"/>
            <w:right w:val="none" w:sz="0" w:space="0" w:color="auto"/>
          </w:divBdr>
        </w:div>
        <w:div w:id="636571762">
          <w:marLeft w:val="640"/>
          <w:marRight w:val="0"/>
          <w:marTop w:val="0"/>
          <w:marBottom w:val="0"/>
          <w:divBdr>
            <w:top w:val="none" w:sz="0" w:space="0" w:color="auto"/>
            <w:left w:val="none" w:sz="0" w:space="0" w:color="auto"/>
            <w:bottom w:val="none" w:sz="0" w:space="0" w:color="auto"/>
            <w:right w:val="none" w:sz="0" w:space="0" w:color="auto"/>
          </w:divBdr>
        </w:div>
        <w:div w:id="986864830">
          <w:marLeft w:val="640"/>
          <w:marRight w:val="0"/>
          <w:marTop w:val="0"/>
          <w:marBottom w:val="0"/>
          <w:divBdr>
            <w:top w:val="none" w:sz="0" w:space="0" w:color="auto"/>
            <w:left w:val="none" w:sz="0" w:space="0" w:color="auto"/>
            <w:bottom w:val="none" w:sz="0" w:space="0" w:color="auto"/>
            <w:right w:val="none" w:sz="0" w:space="0" w:color="auto"/>
          </w:divBdr>
        </w:div>
        <w:div w:id="119341967">
          <w:marLeft w:val="640"/>
          <w:marRight w:val="0"/>
          <w:marTop w:val="0"/>
          <w:marBottom w:val="0"/>
          <w:divBdr>
            <w:top w:val="none" w:sz="0" w:space="0" w:color="auto"/>
            <w:left w:val="none" w:sz="0" w:space="0" w:color="auto"/>
            <w:bottom w:val="none" w:sz="0" w:space="0" w:color="auto"/>
            <w:right w:val="none" w:sz="0" w:space="0" w:color="auto"/>
          </w:divBdr>
        </w:div>
        <w:div w:id="469639109">
          <w:marLeft w:val="640"/>
          <w:marRight w:val="0"/>
          <w:marTop w:val="0"/>
          <w:marBottom w:val="0"/>
          <w:divBdr>
            <w:top w:val="none" w:sz="0" w:space="0" w:color="auto"/>
            <w:left w:val="none" w:sz="0" w:space="0" w:color="auto"/>
            <w:bottom w:val="none" w:sz="0" w:space="0" w:color="auto"/>
            <w:right w:val="none" w:sz="0" w:space="0" w:color="auto"/>
          </w:divBdr>
        </w:div>
        <w:div w:id="1220366694">
          <w:marLeft w:val="640"/>
          <w:marRight w:val="0"/>
          <w:marTop w:val="0"/>
          <w:marBottom w:val="0"/>
          <w:divBdr>
            <w:top w:val="none" w:sz="0" w:space="0" w:color="auto"/>
            <w:left w:val="none" w:sz="0" w:space="0" w:color="auto"/>
            <w:bottom w:val="none" w:sz="0" w:space="0" w:color="auto"/>
            <w:right w:val="none" w:sz="0" w:space="0" w:color="auto"/>
          </w:divBdr>
        </w:div>
        <w:div w:id="1200625037">
          <w:marLeft w:val="640"/>
          <w:marRight w:val="0"/>
          <w:marTop w:val="0"/>
          <w:marBottom w:val="0"/>
          <w:divBdr>
            <w:top w:val="none" w:sz="0" w:space="0" w:color="auto"/>
            <w:left w:val="none" w:sz="0" w:space="0" w:color="auto"/>
            <w:bottom w:val="none" w:sz="0" w:space="0" w:color="auto"/>
            <w:right w:val="none" w:sz="0" w:space="0" w:color="auto"/>
          </w:divBdr>
        </w:div>
        <w:div w:id="1562403378">
          <w:marLeft w:val="640"/>
          <w:marRight w:val="0"/>
          <w:marTop w:val="0"/>
          <w:marBottom w:val="0"/>
          <w:divBdr>
            <w:top w:val="none" w:sz="0" w:space="0" w:color="auto"/>
            <w:left w:val="none" w:sz="0" w:space="0" w:color="auto"/>
            <w:bottom w:val="none" w:sz="0" w:space="0" w:color="auto"/>
            <w:right w:val="none" w:sz="0" w:space="0" w:color="auto"/>
          </w:divBdr>
        </w:div>
        <w:div w:id="1295335334">
          <w:marLeft w:val="640"/>
          <w:marRight w:val="0"/>
          <w:marTop w:val="0"/>
          <w:marBottom w:val="0"/>
          <w:divBdr>
            <w:top w:val="none" w:sz="0" w:space="0" w:color="auto"/>
            <w:left w:val="none" w:sz="0" w:space="0" w:color="auto"/>
            <w:bottom w:val="none" w:sz="0" w:space="0" w:color="auto"/>
            <w:right w:val="none" w:sz="0" w:space="0" w:color="auto"/>
          </w:divBdr>
        </w:div>
        <w:div w:id="1399665904">
          <w:marLeft w:val="640"/>
          <w:marRight w:val="0"/>
          <w:marTop w:val="0"/>
          <w:marBottom w:val="0"/>
          <w:divBdr>
            <w:top w:val="none" w:sz="0" w:space="0" w:color="auto"/>
            <w:left w:val="none" w:sz="0" w:space="0" w:color="auto"/>
            <w:bottom w:val="none" w:sz="0" w:space="0" w:color="auto"/>
            <w:right w:val="none" w:sz="0" w:space="0" w:color="auto"/>
          </w:divBdr>
        </w:div>
        <w:div w:id="1906449472">
          <w:marLeft w:val="640"/>
          <w:marRight w:val="0"/>
          <w:marTop w:val="0"/>
          <w:marBottom w:val="0"/>
          <w:divBdr>
            <w:top w:val="none" w:sz="0" w:space="0" w:color="auto"/>
            <w:left w:val="none" w:sz="0" w:space="0" w:color="auto"/>
            <w:bottom w:val="none" w:sz="0" w:space="0" w:color="auto"/>
            <w:right w:val="none" w:sz="0" w:space="0" w:color="auto"/>
          </w:divBdr>
        </w:div>
        <w:div w:id="1273899599">
          <w:marLeft w:val="640"/>
          <w:marRight w:val="0"/>
          <w:marTop w:val="0"/>
          <w:marBottom w:val="0"/>
          <w:divBdr>
            <w:top w:val="none" w:sz="0" w:space="0" w:color="auto"/>
            <w:left w:val="none" w:sz="0" w:space="0" w:color="auto"/>
            <w:bottom w:val="none" w:sz="0" w:space="0" w:color="auto"/>
            <w:right w:val="none" w:sz="0" w:space="0" w:color="auto"/>
          </w:divBdr>
        </w:div>
        <w:div w:id="719129331">
          <w:marLeft w:val="640"/>
          <w:marRight w:val="0"/>
          <w:marTop w:val="0"/>
          <w:marBottom w:val="0"/>
          <w:divBdr>
            <w:top w:val="none" w:sz="0" w:space="0" w:color="auto"/>
            <w:left w:val="none" w:sz="0" w:space="0" w:color="auto"/>
            <w:bottom w:val="none" w:sz="0" w:space="0" w:color="auto"/>
            <w:right w:val="none" w:sz="0" w:space="0" w:color="auto"/>
          </w:divBdr>
        </w:div>
        <w:div w:id="530923395">
          <w:marLeft w:val="640"/>
          <w:marRight w:val="0"/>
          <w:marTop w:val="0"/>
          <w:marBottom w:val="0"/>
          <w:divBdr>
            <w:top w:val="none" w:sz="0" w:space="0" w:color="auto"/>
            <w:left w:val="none" w:sz="0" w:space="0" w:color="auto"/>
            <w:bottom w:val="none" w:sz="0" w:space="0" w:color="auto"/>
            <w:right w:val="none" w:sz="0" w:space="0" w:color="auto"/>
          </w:divBdr>
        </w:div>
        <w:div w:id="445658955">
          <w:marLeft w:val="640"/>
          <w:marRight w:val="0"/>
          <w:marTop w:val="0"/>
          <w:marBottom w:val="0"/>
          <w:divBdr>
            <w:top w:val="none" w:sz="0" w:space="0" w:color="auto"/>
            <w:left w:val="none" w:sz="0" w:space="0" w:color="auto"/>
            <w:bottom w:val="none" w:sz="0" w:space="0" w:color="auto"/>
            <w:right w:val="none" w:sz="0" w:space="0" w:color="auto"/>
          </w:divBdr>
        </w:div>
        <w:div w:id="1506938121">
          <w:marLeft w:val="640"/>
          <w:marRight w:val="0"/>
          <w:marTop w:val="0"/>
          <w:marBottom w:val="0"/>
          <w:divBdr>
            <w:top w:val="none" w:sz="0" w:space="0" w:color="auto"/>
            <w:left w:val="none" w:sz="0" w:space="0" w:color="auto"/>
            <w:bottom w:val="none" w:sz="0" w:space="0" w:color="auto"/>
            <w:right w:val="none" w:sz="0" w:space="0" w:color="auto"/>
          </w:divBdr>
        </w:div>
        <w:div w:id="792360994">
          <w:marLeft w:val="640"/>
          <w:marRight w:val="0"/>
          <w:marTop w:val="0"/>
          <w:marBottom w:val="0"/>
          <w:divBdr>
            <w:top w:val="none" w:sz="0" w:space="0" w:color="auto"/>
            <w:left w:val="none" w:sz="0" w:space="0" w:color="auto"/>
            <w:bottom w:val="none" w:sz="0" w:space="0" w:color="auto"/>
            <w:right w:val="none" w:sz="0" w:space="0" w:color="auto"/>
          </w:divBdr>
        </w:div>
        <w:div w:id="1555773821">
          <w:marLeft w:val="640"/>
          <w:marRight w:val="0"/>
          <w:marTop w:val="0"/>
          <w:marBottom w:val="0"/>
          <w:divBdr>
            <w:top w:val="none" w:sz="0" w:space="0" w:color="auto"/>
            <w:left w:val="none" w:sz="0" w:space="0" w:color="auto"/>
            <w:bottom w:val="none" w:sz="0" w:space="0" w:color="auto"/>
            <w:right w:val="none" w:sz="0" w:space="0" w:color="auto"/>
          </w:divBdr>
        </w:div>
        <w:div w:id="253827647">
          <w:marLeft w:val="640"/>
          <w:marRight w:val="0"/>
          <w:marTop w:val="0"/>
          <w:marBottom w:val="0"/>
          <w:divBdr>
            <w:top w:val="none" w:sz="0" w:space="0" w:color="auto"/>
            <w:left w:val="none" w:sz="0" w:space="0" w:color="auto"/>
            <w:bottom w:val="none" w:sz="0" w:space="0" w:color="auto"/>
            <w:right w:val="none" w:sz="0" w:space="0" w:color="auto"/>
          </w:divBdr>
        </w:div>
        <w:div w:id="2015763290">
          <w:marLeft w:val="640"/>
          <w:marRight w:val="0"/>
          <w:marTop w:val="0"/>
          <w:marBottom w:val="0"/>
          <w:divBdr>
            <w:top w:val="none" w:sz="0" w:space="0" w:color="auto"/>
            <w:left w:val="none" w:sz="0" w:space="0" w:color="auto"/>
            <w:bottom w:val="none" w:sz="0" w:space="0" w:color="auto"/>
            <w:right w:val="none" w:sz="0" w:space="0" w:color="auto"/>
          </w:divBdr>
        </w:div>
        <w:div w:id="1698698733">
          <w:marLeft w:val="640"/>
          <w:marRight w:val="0"/>
          <w:marTop w:val="0"/>
          <w:marBottom w:val="0"/>
          <w:divBdr>
            <w:top w:val="none" w:sz="0" w:space="0" w:color="auto"/>
            <w:left w:val="none" w:sz="0" w:space="0" w:color="auto"/>
            <w:bottom w:val="none" w:sz="0" w:space="0" w:color="auto"/>
            <w:right w:val="none" w:sz="0" w:space="0" w:color="auto"/>
          </w:divBdr>
        </w:div>
        <w:div w:id="1006325400">
          <w:marLeft w:val="640"/>
          <w:marRight w:val="0"/>
          <w:marTop w:val="0"/>
          <w:marBottom w:val="0"/>
          <w:divBdr>
            <w:top w:val="none" w:sz="0" w:space="0" w:color="auto"/>
            <w:left w:val="none" w:sz="0" w:space="0" w:color="auto"/>
            <w:bottom w:val="none" w:sz="0" w:space="0" w:color="auto"/>
            <w:right w:val="none" w:sz="0" w:space="0" w:color="auto"/>
          </w:divBdr>
        </w:div>
        <w:div w:id="769664291">
          <w:marLeft w:val="640"/>
          <w:marRight w:val="0"/>
          <w:marTop w:val="0"/>
          <w:marBottom w:val="0"/>
          <w:divBdr>
            <w:top w:val="none" w:sz="0" w:space="0" w:color="auto"/>
            <w:left w:val="none" w:sz="0" w:space="0" w:color="auto"/>
            <w:bottom w:val="none" w:sz="0" w:space="0" w:color="auto"/>
            <w:right w:val="none" w:sz="0" w:space="0" w:color="auto"/>
          </w:divBdr>
        </w:div>
        <w:div w:id="1292714113">
          <w:marLeft w:val="640"/>
          <w:marRight w:val="0"/>
          <w:marTop w:val="0"/>
          <w:marBottom w:val="0"/>
          <w:divBdr>
            <w:top w:val="none" w:sz="0" w:space="0" w:color="auto"/>
            <w:left w:val="none" w:sz="0" w:space="0" w:color="auto"/>
            <w:bottom w:val="none" w:sz="0" w:space="0" w:color="auto"/>
            <w:right w:val="none" w:sz="0" w:space="0" w:color="auto"/>
          </w:divBdr>
        </w:div>
        <w:div w:id="841352781">
          <w:marLeft w:val="640"/>
          <w:marRight w:val="0"/>
          <w:marTop w:val="0"/>
          <w:marBottom w:val="0"/>
          <w:divBdr>
            <w:top w:val="none" w:sz="0" w:space="0" w:color="auto"/>
            <w:left w:val="none" w:sz="0" w:space="0" w:color="auto"/>
            <w:bottom w:val="none" w:sz="0" w:space="0" w:color="auto"/>
            <w:right w:val="none" w:sz="0" w:space="0" w:color="auto"/>
          </w:divBdr>
        </w:div>
        <w:div w:id="845050635">
          <w:marLeft w:val="640"/>
          <w:marRight w:val="0"/>
          <w:marTop w:val="0"/>
          <w:marBottom w:val="0"/>
          <w:divBdr>
            <w:top w:val="none" w:sz="0" w:space="0" w:color="auto"/>
            <w:left w:val="none" w:sz="0" w:space="0" w:color="auto"/>
            <w:bottom w:val="none" w:sz="0" w:space="0" w:color="auto"/>
            <w:right w:val="none" w:sz="0" w:space="0" w:color="auto"/>
          </w:divBdr>
        </w:div>
        <w:div w:id="206381189">
          <w:marLeft w:val="640"/>
          <w:marRight w:val="0"/>
          <w:marTop w:val="0"/>
          <w:marBottom w:val="0"/>
          <w:divBdr>
            <w:top w:val="none" w:sz="0" w:space="0" w:color="auto"/>
            <w:left w:val="none" w:sz="0" w:space="0" w:color="auto"/>
            <w:bottom w:val="none" w:sz="0" w:space="0" w:color="auto"/>
            <w:right w:val="none" w:sz="0" w:space="0" w:color="auto"/>
          </w:divBdr>
        </w:div>
        <w:div w:id="428358813">
          <w:marLeft w:val="640"/>
          <w:marRight w:val="0"/>
          <w:marTop w:val="0"/>
          <w:marBottom w:val="0"/>
          <w:divBdr>
            <w:top w:val="none" w:sz="0" w:space="0" w:color="auto"/>
            <w:left w:val="none" w:sz="0" w:space="0" w:color="auto"/>
            <w:bottom w:val="none" w:sz="0" w:space="0" w:color="auto"/>
            <w:right w:val="none" w:sz="0" w:space="0" w:color="auto"/>
          </w:divBdr>
        </w:div>
        <w:div w:id="1834831359">
          <w:marLeft w:val="640"/>
          <w:marRight w:val="0"/>
          <w:marTop w:val="0"/>
          <w:marBottom w:val="0"/>
          <w:divBdr>
            <w:top w:val="none" w:sz="0" w:space="0" w:color="auto"/>
            <w:left w:val="none" w:sz="0" w:space="0" w:color="auto"/>
            <w:bottom w:val="none" w:sz="0" w:space="0" w:color="auto"/>
            <w:right w:val="none" w:sz="0" w:space="0" w:color="auto"/>
          </w:divBdr>
        </w:div>
        <w:div w:id="1188758912">
          <w:marLeft w:val="640"/>
          <w:marRight w:val="0"/>
          <w:marTop w:val="0"/>
          <w:marBottom w:val="0"/>
          <w:divBdr>
            <w:top w:val="none" w:sz="0" w:space="0" w:color="auto"/>
            <w:left w:val="none" w:sz="0" w:space="0" w:color="auto"/>
            <w:bottom w:val="none" w:sz="0" w:space="0" w:color="auto"/>
            <w:right w:val="none" w:sz="0" w:space="0" w:color="auto"/>
          </w:divBdr>
        </w:div>
        <w:div w:id="49424182">
          <w:marLeft w:val="640"/>
          <w:marRight w:val="0"/>
          <w:marTop w:val="0"/>
          <w:marBottom w:val="0"/>
          <w:divBdr>
            <w:top w:val="none" w:sz="0" w:space="0" w:color="auto"/>
            <w:left w:val="none" w:sz="0" w:space="0" w:color="auto"/>
            <w:bottom w:val="none" w:sz="0" w:space="0" w:color="auto"/>
            <w:right w:val="none" w:sz="0" w:space="0" w:color="auto"/>
          </w:divBdr>
        </w:div>
        <w:div w:id="1192838082">
          <w:marLeft w:val="640"/>
          <w:marRight w:val="0"/>
          <w:marTop w:val="0"/>
          <w:marBottom w:val="0"/>
          <w:divBdr>
            <w:top w:val="none" w:sz="0" w:space="0" w:color="auto"/>
            <w:left w:val="none" w:sz="0" w:space="0" w:color="auto"/>
            <w:bottom w:val="none" w:sz="0" w:space="0" w:color="auto"/>
            <w:right w:val="none" w:sz="0" w:space="0" w:color="auto"/>
          </w:divBdr>
        </w:div>
        <w:div w:id="156925200">
          <w:marLeft w:val="640"/>
          <w:marRight w:val="0"/>
          <w:marTop w:val="0"/>
          <w:marBottom w:val="0"/>
          <w:divBdr>
            <w:top w:val="none" w:sz="0" w:space="0" w:color="auto"/>
            <w:left w:val="none" w:sz="0" w:space="0" w:color="auto"/>
            <w:bottom w:val="none" w:sz="0" w:space="0" w:color="auto"/>
            <w:right w:val="none" w:sz="0" w:space="0" w:color="auto"/>
          </w:divBdr>
        </w:div>
        <w:div w:id="2052536406">
          <w:marLeft w:val="640"/>
          <w:marRight w:val="0"/>
          <w:marTop w:val="0"/>
          <w:marBottom w:val="0"/>
          <w:divBdr>
            <w:top w:val="none" w:sz="0" w:space="0" w:color="auto"/>
            <w:left w:val="none" w:sz="0" w:space="0" w:color="auto"/>
            <w:bottom w:val="none" w:sz="0" w:space="0" w:color="auto"/>
            <w:right w:val="none" w:sz="0" w:space="0" w:color="auto"/>
          </w:divBdr>
        </w:div>
        <w:div w:id="1470396007">
          <w:marLeft w:val="640"/>
          <w:marRight w:val="0"/>
          <w:marTop w:val="0"/>
          <w:marBottom w:val="0"/>
          <w:divBdr>
            <w:top w:val="none" w:sz="0" w:space="0" w:color="auto"/>
            <w:left w:val="none" w:sz="0" w:space="0" w:color="auto"/>
            <w:bottom w:val="none" w:sz="0" w:space="0" w:color="auto"/>
            <w:right w:val="none" w:sz="0" w:space="0" w:color="auto"/>
          </w:divBdr>
        </w:div>
        <w:div w:id="1836340655">
          <w:marLeft w:val="640"/>
          <w:marRight w:val="0"/>
          <w:marTop w:val="0"/>
          <w:marBottom w:val="0"/>
          <w:divBdr>
            <w:top w:val="none" w:sz="0" w:space="0" w:color="auto"/>
            <w:left w:val="none" w:sz="0" w:space="0" w:color="auto"/>
            <w:bottom w:val="none" w:sz="0" w:space="0" w:color="auto"/>
            <w:right w:val="none" w:sz="0" w:space="0" w:color="auto"/>
          </w:divBdr>
        </w:div>
        <w:div w:id="987518676">
          <w:marLeft w:val="640"/>
          <w:marRight w:val="0"/>
          <w:marTop w:val="0"/>
          <w:marBottom w:val="0"/>
          <w:divBdr>
            <w:top w:val="none" w:sz="0" w:space="0" w:color="auto"/>
            <w:left w:val="none" w:sz="0" w:space="0" w:color="auto"/>
            <w:bottom w:val="none" w:sz="0" w:space="0" w:color="auto"/>
            <w:right w:val="none" w:sz="0" w:space="0" w:color="auto"/>
          </w:divBdr>
        </w:div>
        <w:div w:id="688527184">
          <w:marLeft w:val="640"/>
          <w:marRight w:val="0"/>
          <w:marTop w:val="0"/>
          <w:marBottom w:val="0"/>
          <w:divBdr>
            <w:top w:val="none" w:sz="0" w:space="0" w:color="auto"/>
            <w:left w:val="none" w:sz="0" w:space="0" w:color="auto"/>
            <w:bottom w:val="none" w:sz="0" w:space="0" w:color="auto"/>
            <w:right w:val="none" w:sz="0" w:space="0" w:color="auto"/>
          </w:divBdr>
        </w:div>
        <w:div w:id="1756784857">
          <w:marLeft w:val="640"/>
          <w:marRight w:val="0"/>
          <w:marTop w:val="0"/>
          <w:marBottom w:val="0"/>
          <w:divBdr>
            <w:top w:val="none" w:sz="0" w:space="0" w:color="auto"/>
            <w:left w:val="none" w:sz="0" w:space="0" w:color="auto"/>
            <w:bottom w:val="none" w:sz="0" w:space="0" w:color="auto"/>
            <w:right w:val="none" w:sz="0" w:space="0" w:color="auto"/>
          </w:divBdr>
        </w:div>
        <w:div w:id="1950895232">
          <w:marLeft w:val="640"/>
          <w:marRight w:val="0"/>
          <w:marTop w:val="0"/>
          <w:marBottom w:val="0"/>
          <w:divBdr>
            <w:top w:val="none" w:sz="0" w:space="0" w:color="auto"/>
            <w:left w:val="none" w:sz="0" w:space="0" w:color="auto"/>
            <w:bottom w:val="none" w:sz="0" w:space="0" w:color="auto"/>
            <w:right w:val="none" w:sz="0" w:space="0" w:color="auto"/>
          </w:divBdr>
        </w:div>
        <w:div w:id="1881430028">
          <w:marLeft w:val="640"/>
          <w:marRight w:val="0"/>
          <w:marTop w:val="0"/>
          <w:marBottom w:val="0"/>
          <w:divBdr>
            <w:top w:val="none" w:sz="0" w:space="0" w:color="auto"/>
            <w:left w:val="none" w:sz="0" w:space="0" w:color="auto"/>
            <w:bottom w:val="none" w:sz="0" w:space="0" w:color="auto"/>
            <w:right w:val="none" w:sz="0" w:space="0" w:color="auto"/>
          </w:divBdr>
        </w:div>
        <w:div w:id="1693072207">
          <w:marLeft w:val="640"/>
          <w:marRight w:val="0"/>
          <w:marTop w:val="0"/>
          <w:marBottom w:val="0"/>
          <w:divBdr>
            <w:top w:val="none" w:sz="0" w:space="0" w:color="auto"/>
            <w:left w:val="none" w:sz="0" w:space="0" w:color="auto"/>
            <w:bottom w:val="none" w:sz="0" w:space="0" w:color="auto"/>
            <w:right w:val="none" w:sz="0" w:space="0" w:color="auto"/>
          </w:divBdr>
        </w:div>
        <w:div w:id="1635868428">
          <w:marLeft w:val="640"/>
          <w:marRight w:val="0"/>
          <w:marTop w:val="0"/>
          <w:marBottom w:val="0"/>
          <w:divBdr>
            <w:top w:val="none" w:sz="0" w:space="0" w:color="auto"/>
            <w:left w:val="none" w:sz="0" w:space="0" w:color="auto"/>
            <w:bottom w:val="none" w:sz="0" w:space="0" w:color="auto"/>
            <w:right w:val="none" w:sz="0" w:space="0" w:color="auto"/>
          </w:divBdr>
        </w:div>
        <w:div w:id="1778912410">
          <w:marLeft w:val="640"/>
          <w:marRight w:val="0"/>
          <w:marTop w:val="0"/>
          <w:marBottom w:val="0"/>
          <w:divBdr>
            <w:top w:val="none" w:sz="0" w:space="0" w:color="auto"/>
            <w:left w:val="none" w:sz="0" w:space="0" w:color="auto"/>
            <w:bottom w:val="none" w:sz="0" w:space="0" w:color="auto"/>
            <w:right w:val="none" w:sz="0" w:space="0" w:color="auto"/>
          </w:divBdr>
        </w:div>
        <w:div w:id="59603317">
          <w:marLeft w:val="640"/>
          <w:marRight w:val="0"/>
          <w:marTop w:val="0"/>
          <w:marBottom w:val="0"/>
          <w:divBdr>
            <w:top w:val="none" w:sz="0" w:space="0" w:color="auto"/>
            <w:left w:val="none" w:sz="0" w:space="0" w:color="auto"/>
            <w:bottom w:val="none" w:sz="0" w:space="0" w:color="auto"/>
            <w:right w:val="none" w:sz="0" w:space="0" w:color="auto"/>
          </w:divBdr>
        </w:div>
        <w:div w:id="985939923">
          <w:marLeft w:val="640"/>
          <w:marRight w:val="0"/>
          <w:marTop w:val="0"/>
          <w:marBottom w:val="0"/>
          <w:divBdr>
            <w:top w:val="none" w:sz="0" w:space="0" w:color="auto"/>
            <w:left w:val="none" w:sz="0" w:space="0" w:color="auto"/>
            <w:bottom w:val="none" w:sz="0" w:space="0" w:color="auto"/>
            <w:right w:val="none" w:sz="0" w:space="0" w:color="auto"/>
          </w:divBdr>
        </w:div>
        <w:div w:id="498272617">
          <w:marLeft w:val="640"/>
          <w:marRight w:val="0"/>
          <w:marTop w:val="0"/>
          <w:marBottom w:val="0"/>
          <w:divBdr>
            <w:top w:val="none" w:sz="0" w:space="0" w:color="auto"/>
            <w:left w:val="none" w:sz="0" w:space="0" w:color="auto"/>
            <w:bottom w:val="none" w:sz="0" w:space="0" w:color="auto"/>
            <w:right w:val="none" w:sz="0" w:space="0" w:color="auto"/>
          </w:divBdr>
        </w:div>
        <w:div w:id="334193951">
          <w:marLeft w:val="640"/>
          <w:marRight w:val="0"/>
          <w:marTop w:val="0"/>
          <w:marBottom w:val="0"/>
          <w:divBdr>
            <w:top w:val="none" w:sz="0" w:space="0" w:color="auto"/>
            <w:left w:val="none" w:sz="0" w:space="0" w:color="auto"/>
            <w:bottom w:val="none" w:sz="0" w:space="0" w:color="auto"/>
            <w:right w:val="none" w:sz="0" w:space="0" w:color="auto"/>
          </w:divBdr>
        </w:div>
        <w:div w:id="1840459766">
          <w:marLeft w:val="640"/>
          <w:marRight w:val="0"/>
          <w:marTop w:val="0"/>
          <w:marBottom w:val="0"/>
          <w:divBdr>
            <w:top w:val="none" w:sz="0" w:space="0" w:color="auto"/>
            <w:left w:val="none" w:sz="0" w:space="0" w:color="auto"/>
            <w:bottom w:val="none" w:sz="0" w:space="0" w:color="auto"/>
            <w:right w:val="none" w:sz="0" w:space="0" w:color="auto"/>
          </w:divBdr>
        </w:div>
        <w:div w:id="155650875">
          <w:marLeft w:val="640"/>
          <w:marRight w:val="0"/>
          <w:marTop w:val="0"/>
          <w:marBottom w:val="0"/>
          <w:divBdr>
            <w:top w:val="none" w:sz="0" w:space="0" w:color="auto"/>
            <w:left w:val="none" w:sz="0" w:space="0" w:color="auto"/>
            <w:bottom w:val="none" w:sz="0" w:space="0" w:color="auto"/>
            <w:right w:val="none" w:sz="0" w:space="0" w:color="auto"/>
          </w:divBdr>
        </w:div>
        <w:div w:id="1502348815">
          <w:marLeft w:val="640"/>
          <w:marRight w:val="0"/>
          <w:marTop w:val="0"/>
          <w:marBottom w:val="0"/>
          <w:divBdr>
            <w:top w:val="none" w:sz="0" w:space="0" w:color="auto"/>
            <w:left w:val="none" w:sz="0" w:space="0" w:color="auto"/>
            <w:bottom w:val="none" w:sz="0" w:space="0" w:color="auto"/>
            <w:right w:val="none" w:sz="0" w:space="0" w:color="auto"/>
          </w:divBdr>
        </w:div>
        <w:div w:id="1833570246">
          <w:marLeft w:val="640"/>
          <w:marRight w:val="0"/>
          <w:marTop w:val="0"/>
          <w:marBottom w:val="0"/>
          <w:divBdr>
            <w:top w:val="none" w:sz="0" w:space="0" w:color="auto"/>
            <w:left w:val="none" w:sz="0" w:space="0" w:color="auto"/>
            <w:bottom w:val="none" w:sz="0" w:space="0" w:color="auto"/>
            <w:right w:val="none" w:sz="0" w:space="0" w:color="auto"/>
          </w:divBdr>
        </w:div>
        <w:div w:id="682586558">
          <w:marLeft w:val="640"/>
          <w:marRight w:val="0"/>
          <w:marTop w:val="0"/>
          <w:marBottom w:val="0"/>
          <w:divBdr>
            <w:top w:val="none" w:sz="0" w:space="0" w:color="auto"/>
            <w:left w:val="none" w:sz="0" w:space="0" w:color="auto"/>
            <w:bottom w:val="none" w:sz="0" w:space="0" w:color="auto"/>
            <w:right w:val="none" w:sz="0" w:space="0" w:color="auto"/>
          </w:divBdr>
        </w:div>
        <w:div w:id="1114717662">
          <w:marLeft w:val="640"/>
          <w:marRight w:val="0"/>
          <w:marTop w:val="0"/>
          <w:marBottom w:val="0"/>
          <w:divBdr>
            <w:top w:val="none" w:sz="0" w:space="0" w:color="auto"/>
            <w:left w:val="none" w:sz="0" w:space="0" w:color="auto"/>
            <w:bottom w:val="none" w:sz="0" w:space="0" w:color="auto"/>
            <w:right w:val="none" w:sz="0" w:space="0" w:color="auto"/>
          </w:divBdr>
        </w:div>
        <w:div w:id="25106898">
          <w:marLeft w:val="640"/>
          <w:marRight w:val="0"/>
          <w:marTop w:val="0"/>
          <w:marBottom w:val="0"/>
          <w:divBdr>
            <w:top w:val="none" w:sz="0" w:space="0" w:color="auto"/>
            <w:left w:val="none" w:sz="0" w:space="0" w:color="auto"/>
            <w:bottom w:val="none" w:sz="0" w:space="0" w:color="auto"/>
            <w:right w:val="none" w:sz="0" w:space="0" w:color="auto"/>
          </w:divBdr>
        </w:div>
        <w:div w:id="400061961">
          <w:marLeft w:val="640"/>
          <w:marRight w:val="0"/>
          <w:marTop w:val="0"/>
          <w:marBottom w:val="0"/>
          <w:divBdr>
            <w:top w:val="none" w:sz="0" w:space="0" w:color="auto"/>
            <w:left w:val="none" w:sz="0" w:space="0" w:color="auto"/>
            <w:bottom w:val="none" w:sz="0" w:space="0" w:color="auto"/>
            <w:right w:val="none" w:sz="0" w:space="0" w:color="auto"/>
          </w:divBdr>
        </w:div>
        <w:div w:id="1479609415">
          <w:marLeft w:val="640"/>
          <w:marRight w:val="0"/>
          <w:marTop w:val="0"/>
          <w:marBottom w:val="0"/>
          <w:divBdr>
            <w:top w:val="none" w:sz="0" w:space="0" w:color="auto"/>
            <w:left w:val="none" w:sz="0" w:space="0" w:color="auto"/>
            <w:bottom w:val="none" w:sz="0" w:space="0" w:color="auto"/>
            <w:right w:val="none" w:sz="0" w:space="0" w:color="auto"/>
          </w:divBdr>
        </w:div>
        <w:div w:id="370347563">
          <w:marLeft w:val="640"/>
          <w:marRight w:val="0"/>
          <w:marTop w:val="0"/>
          <w:marBottom w:val="0"/>
          <w:divBdr>
            <w:top w:val="none" w:sz="0" w:space="0" w:color="auto"/>
            <w:left w:val="none" w:sz="0" w:space="0" w:color="auto"/>
            <w:bottom w:val="none" w:sz="0" w:space="0" w:color="auto"/>
            <w:right w:val="none" w:sz="0" w:space="0" w:color="auto"/>
          </w:divBdr>
        </w:div>
        <w:div w:id="362093858">
          <w:marLeft w:val="640"/>
          <w:marRight w:val="0"/>
          <w:marTop w:val="0"/>
          <w:marBottom w:val="0"/>
          <w:divBdr>
            <w:top w:val="none" w:sz="0" w:space="0" w:color="auto"/>
            <w:left w:val="none" w:sz="0" w:space="0" w:color="auto"/>
            <w:bottom w:val="none" w:sz="0" w:space="0" w:color="auto"/>
            <w:right w:val="none" w:sz="0" w:space="0" w:color="auto"/>
          </w:divBdr>
        </w:div>
        <w:div w:id="669333809">
          <w:marLeft w:val="640"/>
          <w:marRight w:val="0"/>
          <w:marTop w:val="0"/>
          <w:marBottom w:val="0"/>
          <w:divBdr>
            <w:top w:val="none" w:sz="0" w:space="0" w:color="auto"/>
            <w:left w:val="none" w:sz="0" w:space="0" w:color="auto"/>
            <w:bottom w:val="none" w:sz="0" w:space="0" w:color="auto"/>
            <w:right w:val="none" w:sz="0" w:space="0" w:color="auto"/>
          </w:divBdr>
        </w:div>
        <w:div w:id="627318612">
          <w:marLeft w:val="640"/>
          <w:marRight w:val="0"/>
          <w:marTop w:val="0"/>
          <w:marBottom w:val="0"/>
          <w:divBdr>
            <w:top w:val="none" w:sz="0" w:space="0" w:color="auto"/>
            <w:left w:val="none" w:sz="0" w:space="0" w:color="auto"/>
            <w:bottom w:val="none" w:sz="0" w:space="0" w:color="auto"/>
            <w:right w:val="none" w:sz="0" w:space="0" w:color="auto"/>
          </w:divBdr>
        </w:div>
        <w:div w:id="2008631483">
          <w:marLeft w:val="640"/>
          <w:marRight w:val="0"/>
          <w:marTop w:val="0"/>
          <w:marBottom w:val="0"/>
          <w:divBdr>
            <w:top w:val="none" w:sz="0" w:space="0" w:color="auto"/>
            <w:left w:val="none" w:sz="0" w:space="0" w:color="auto"/>
            <w:bottom w:val="none" w:sz="0" w:space="0" w:color="auto"/>
            <w:right w:val="none" w:sz="0" w:space="0" w:color="auto"/>
          </w:divBdr>
        </w:div>
        <w:div w:id="1416130438">
          <w:marLeft w:val="640"/>
          <w:marRight w:val="0"/>
          <w:marTop w:val="0"/>
          <w:marBottom w:val="0"/>
          <w:divBdr>
            <w:top w:val="none" w:sz="0" w:space="0" w:color="auto"/>
            <w:left w:val="none" w:sz="0" w:space="0" w:color="auto"/>
            <w:bottom w:val="none" w:sz="0" w:space="0" w:color="auto"/>
            <w:right w:val="none" w:sz="0" w:space="0" w:color="auto"/>
          </w:divBdr>
        </w:div>
        <w:div w:id="471793691">
          <w:marLeft w:val="640"/>
          <w:marRight w:val="0"/>
          <w:marTop w:val="0"/>
          <w:marBottom w:val="0"/>
          <w:divBdr>
            <w:top w:val="none" w:sz="0" w:space="0" w:color="auto"/>
            <w:left w:val="none" w:sz="0" w:space="0" w:color="auto"/>
            <w:bottom w:val="none" w:sz="0" w:space="0" w:color="auto"/>
            <w:right w:val="none" w:sz="0" w:space="0" w:color="auto"/>
          </w:divBdr>
        </w:div>
        <w:div w:id="10420390">
          <w:marLeft w:val="640"/>
          <w:marRight w:val="0"/>
          <w:marTop w:val="0"/>
          <w:marBottom w:val="0"/>
          <w:divBdr>
            <w:top w:val="none" w:sz="0" w:space="0" w:color="auto"/>
            <w:left w:val="none" w:sz="0" w:space="0" w:color="auto"/>
            <w:bottom w:val="none" w:sz="0" w:space="0" w:color="auto"/>
            <w:right w:val="none" w:sz="0" w:space="0" w:color="auto"/>
          </w:divBdr>
        </w:div>
        <w:div w:id="2039620878">
          <w:marLeft w:val="640"/>
          <w:marRight w:val="0"/>
          <w:marTop w:val="0"/>
          <w:marBottom w:val="0"/>
          <w:divBdr>
            <w:top w:val="none" w:sz="0" w:space="0" w:color="auto"/>
            <w:left w:val="none" w:sz="0" w:space="0" w:color="auto"/>
            <w:bottom w:val="none" w:sz="0" w:space="0" w:color="auto"/>
            <w:right w:val="none" w:sz="0" w:space="0" w:color="auto"/>
          </w:divBdr>
        </w:div>
        <w:div w:id="420758924">
          <w:marLeft w:val="640"/>
          <w:marRight w:val="0"/>
          <w:marTop w:val="0"/>
          <w:marBottom w:val="0"/>
          <w:divBdr>
            <w:top w:val="none" w:sz="0" w:space="0" w:color="auto"/>
            <w:left w:val="none" w:sz="0" w:space="0" w:color="auto"/>
            <w:bottom w:val="none" w:sz="0" w:space="0" w:color="auto"/>
            <w:right w:val="none" w:sz="0" w:space="0" w:color="auto"/>
          </w:divBdr>
        </w:div>
        <w:div w:id="820268747">
          <w:marLeft w:val="640"/>
          <w:marRight w:val="0"/>
          <w:marTop w:val="0"/>
          <w:marBottom w:val="0"/>
          <w:divBdr>
            <w:top w:val="none" w:sz="0" w:space="0" w:color="auto"/>
            <w:left w:val="none" w:sz="0" w:space="0" w:color="auto"/>
            <w:bottom w:val="none" w:sz="0" w:space="0" w:color="auto"/>
            <w:right w:val="none" w:sz="0" w:space="0" w:color="auto"/>
          </w:divBdr>
        </w:div>
        <w:div w:id="1443499558">
          <w:marLeft w:val="640"/>
          <w:marRight w:val="0"/>
          <w:marTop w:val="0"/>
          <w:marBottom w:val="0"/>
          <w:divBdr>
            <w:top w:val="none" w:sz="0" w:space="0" w:color="auto"/>
            <w:left w:val="none" w:sz="0" w:space="0" w:color="auto"/>
            <w:bottom w:val="none" w:sz="0" w:space="0" w:color="auto"/>
            <w:right w:val="none" w:sz="0" w:space="0" w:color="auto"/>
          </w:divBdr>
        </w:div>
        <w:div w:id="1130396059">
          <w:marLeft w:val="640"/>
          <w:marRight w:val="0"/>
          <w:marTop w:val="0"/>
          <w:marBottom w:val="0"/>
          <w:divBdr>
            <w:top w:val="none" w:sz="0" w:space="0" w:color="auto"/>
            <w:left w:val="none" w:sz="0" w:space="0" w:color="auto"/>
            <w:bottom w:val="none" w:sz="0" w:space="0" w:color="auto"/>
            <w:right w:val="none" w:sz="0" w:space="0" w:color="auto"/>
          </w:divBdr>
        </w:div>
        <w:div w:id="1574968401">
          <w:marLeft w:val="640"/>
          <w:marRight w:val="0"/>
          <w:marTop w:val="0"/>
          <w:marBottom w:val="0"/>
          <w:divBdr>
            <w:top w:val="none" w:sz="0" w:space="0" w:color="auto"/>
            <w:left w:val="none" w:sz="0" w:space="0" w:color="auto"/>
            <w:bottom w:val="none" w:sz="0" w:space="0" w:color="auto"/>
            <w:right w:val="none" w:sz="0" w:space="0" w:color="auto"/>
          </w:divBdr>
        </w:div>
        <w:div w:id="1330015031">
          <w:marLeft w:val="640"/>
          <w:marRight w:val="0"/>
          <w:marTop w:val="0"/>
          <w:marBottom w:val="0"/>
          <w:divBdr>
            <w:top w:val="none" w:sz="0" w:space="0" w:color="auto"/>
            <w:left w:val="none" w:sz="0" w:space="0" w:color="auto"/>
            <w:bottom w:val="none" w:sz="0" w:space="0" w:color="auto"/>
            <w:right w:val="none" w:sz="0" w:space="0" w:color="auto"/>
          </w:divBdr>
        </w:div>
        <w:div w:id="1352802975">
          <w:marLeft w:val="640"/>
          <w:marRight w:val="0"/>
          <w:marTop w:val="0"/>
          <w:marBottom w:val="0"/>
          <w:divBdr>
            <w:top w:val="none" w:sz="0" w:space="0" w:color="auto"/>
            <w:left w:val="none" w:sz="0" w:space="0" w:color="auto"/>
            <w:bottom w:val="none" w:sz="0" w:space="0" w:color="auto"/>
            <w:right w:val="none" w:sz="0" w:space="0" w:color="auto"/>
          </w:divBdr>
        </w:div>
        <w:div w:id="885265408">
          <w:marLeft w:val="640"/>
          <w:marRight w:val="0"/>
          <w:marTop w:val="0"/>
          <w:marBottom w:val="0"/>
          <w:divBdr>
            <w:top w:val="none" w:sz="0" w:space="0" w:color="auto"/>
            <w:left w:val="none" w:sz="0" w:space="0" w:color="auto"/>
            <w:bottom w:val="none" w:sz="0" w:space="0" w:color="auto"/>
            <w:right w:val="none" w:sz="0" w:space="0" w:color="auto"/>
          </w:divBdr>
        </w:div>
        <w:div w:id="1676809764">
          <w:marLeft w:val="640"/>
          <w:marRight w:val="0"/>
          <w:marTop w:val="0"/>
          <w:marBottom w:val="0"/>
          <w:divBdr>
            <w:top w:val="none" w:sz="0" w:space="0" w:color="auto"/>
            <w:left w:val="none" w:sz="0" w:space="0" w:color="auto"/>
            <w:bottom w:val="none" w:sz="0" w:space="0" w:color="auto"/>
            <w:right w:val="none" w:sz="0" w:space="0" w:color="auto"/>
          </w:divBdr>
        </w:div>
        <w:div w:id="2069956464">
          <w:marLeft w:val="640"/>
          <w:marRight w:val="0"/>
          <w:marTop w:val="0"/>
          <w:marBottom w:val="0"/>
          <w:divBdr>
            <w:top w:val="none" w:sz="0" w:space="0" w:color="auto"/>
            <w:left w:val="none" w:sz="0" w:space="0" w:color="auto"/>
            <w:bottom w:val="none" w:sz="0" w:space="0" w:color="auto"/>
            <w:right w:val="none" w:sz="0" w:space="0" w:color="auto"/>
          </w:divBdr>
        </w:div>
        <w:div w:id="1852912503">
          <w:marLeft w:val="640"/>
          <w:marRight w:val="0"/>
          <w:marTop w:val="0"/>
          <w:marBottom w:val="0"/>
          <w:divBdr>
            <w:top w:val="none" w:sz="0" w:space="0" w:color="auto"/>
            <w:left w:val="none" w:sz="0" w:space="0" w:color="auto"/>
            <w:bottom w:val="none" w:sz="0" w:space="0" w:color="auto"/>
            <w:right w:val="none" w:sz="0" w:space="0" w:color="auto"/>
          </w:divBdr>
        </w:div>
        <w:div w:id="1825858269">
          <w:marLeft w:val="640"/>
          <w:marRight w:val="0"/>
          <w:marTop w:val="0"/>
          <w:marBottom w:val="0"/>
          <w:divBdr>
            <w:top w:val="none" w:sz="0" w:space="0" w:color="auto"/>
            <w:left w:val="none" w:sz="0" w:space="0" w:color="auto"/>
            <w:bottom w:val="none" w:sz="0" w:space="0" w:color="auto"/>
            <w:right w:val="none" w:sz="0" w:space="0" w:color="auto"/>
          </w:divBdr>
        </w:div>
        <w:div w:id="1521118208">
          <w:marLeft w:val="640"/>
          <w:marRight w:val="0"/>
          <w:marTop w:val="0"/>
          <w:marBottom w:val="0"/>
          <w:divBdr>
            <w:top w:val="none" w:sz="0" w:space="0" w:color="auto"/>
            <w:left w:val="none" w:sz="0" w:space="0" w:color="auto"/>
            <w:bottom w:val="none" w:sz="0" w:space="0" w:color="auto"/>
            <w:right w:val="none" w:sz="0" w:space="0" w:color="auto"/>
          </w:divBdr>
        </w:div>
        <w:div w:id="1764379991">
          <w:marLeft w:val="640"/>
          <w:marRight w:val="0"/>
          <w:marTop w:val="0"/>
          <w:marBottom w:val="0"/>
          <w:divBdr>
            <w:top w:val="none" w:sz="0" w:space="0" w:color="auto"/>
            <w:left w:val="none" w:sz="0" w:space="0" w:color="auto"/>
            <w:bottom w:val="none" w:sz="0" w:space="0" w:color="auto"/>
            <w:right w:val="none" w:sz="0" w:space="0" w:color="auto"/>
          </w:divBdr>
        </w:div>
        <w:div w:id="788403563">
          <w:marLeft w:val="640"/>
          <w:marRight w:val="0"/>
          <w:marTop w:val="0"/>
          <w:marBottom w:val="0"/>
          <w:divBdr>
            <w:top w:val="none" w:sz="0" w:space="0" w:color="auto"/>
            <w:left w:val="none" w:sz="0" w:space="0" w:color="auto"/>
            <w:bottom w:val="none" w:sz="0" w:space="0" w:color="auto"/>
            <w:right w:val="none" w:sz="0" w:space="0" w:color="auto"/>
          </w:divBdr>
        </w:div>
        <w:div w:id="948391082">
          <w:marLeft w:val="640"/>
          <w:marRight w:val="0"/>
          <w:marTop w:val="0"/>
          <w:marBottom w:val="0"/>
          <w:divBdr>
            <w:top w:val="none" w:sz="0" w:space="0" w:color="auto"/>
            <w:left w:val="none" w:sz="0" w:space="0" w:color="auto"/>
            <w:bottom w:val="none" w:sz="0" w:space="0" w:color="auto"/>
            <w:right w:val="none" w:sz="0" w:space="0" w:color="auto"/>
          </w:divBdr>
        </w:div>
        <w:div w:id="783816303">
          <w:marLeft w:val="640"/>
          <w:marRight w:val="0"/>
          <w:marTop w:val="0"/>
          <w:marBottom w:val="0"/>
          <w:divBdr>
            <w:top w:val="none" w:sz="0" w:space="0" w:color="auto"/>
            <w:left w:val="none" w:sz="0" w:space="0" w:color="auto"/>
            <w:bottom w:val="none" w:sz="0" w:space="0" w:color="auto"/>
            <w:right w:val="none" w:sz="0" w:space="0" w:color="auto"/>
          </w:divBdr>
        </w:div>
        <w:div w:id="752557046">
          <w:marLeft w:val="640"/>
          <w:marRight w:val="0"/>
          <w:marTop w:val="0"/>
          <w:marBottom w:val="0"/>
          <w:divBdr>
            <w:top w:val="none" w:sz="0" w:space="0" w:color="auto"/>
            <w:left w:val="none" w:sz="0" w:space="0" w:color="auto"/>
            <w:bottom w:val="none" w:sz="0" w:space="0" w:color="auto"/>
            <w:right w:val="none" w:sz="0" w:space="0" w:color="auto"/>
          </w:divBdr>
        </w:div>
        <w:div w:id="845562576">
          <w:marLeft w:val="640"/>
          <w:marRight w:val="0"/>
          <w:marTop w:val="0"/>
          <w:marBottom w:val="0"/>
          <w:divBdr>
            <w:top w:val="none" w:sz="0" w:space="0" w:color="auto"/>
            <w:left w:val="none" w:sz="0" w:space="0" w:color="auto"/>
            <w:bottom w:val="none" w:sz="0" w:space="0" w:color="auto"/>
            <w:right w:val="none" w:sz="0" w:space="0" w:color="auto"/>
          </w:divBdr>
        </w:div>
        <w:div w:id="1210993398">
          <w:marLeft w:val="640"/>
          <w:marRight w:val="0"/>
          <w:marTop w:val="0"/>
          <w:marBottom w:val="0"/>
          <w:divBdr>
            <w:top w:val="none" w:sz="0" w:space="0" w:color="auto"/>
            <w:left w:val="none" w:sz="0" w:space="0" w:color="auto"/>
            <w:bottom w:val="none" w:sz="0" w:space="0" w:color="auto"/>
            <w:right w:val="none" w:sz="0" w:space="0" w:color="auto"/>
          </w:divBdr>
        </w:div>
        <w:div w:id="1453400917">
          <w:marLeft w:val="640"/>
          <w:marRight w:val="0"/>
          <w:marTop w:val="0"/>
          <w:marBottom w:val="0"/>
          <w:divBdr>
            <w:top w:val="none" w:sz="0" w:space="0" w:color="auto"/>
            <w:left w:val="none" w:sz="0" w:space="0" w:color="auto"/>
            <w:bottom w:val="none" w:sz="0" w:space="0" w:color="auto"/>
            <w:right w:val="none" w:sz="0" w:space="0" w:color="auto"/>
          </w:divBdr>
        </w:div>
        <w:div w:id="136608536">
          <w:marLeft w:val="640"/>
          <w:marRight w:val="0"/>
          <w:marTop w:val="0"/>
          <w:marBottom w:val="0"/>
          <w:divBdr>
            <w:top w:val="none" w:sz="0" w:space="0" w:color="auto"/>
            <w:left w:val="none" w:sz="0" w:space="0" w:color="auto"/>
            <w:bottom w:val="none" w:sz="0" w:space="0" w:color="auto"/>
            <w:right w:val="none" w:sz="0" w:space="0" w:color="auto"/>
          </w:divBdr>
        </w:div>
        <w:div w:id="1762872724">
          <w:marLeft w:val="640"/>
          <w:marRight w:val="0"/>
          <w:marTop w:val="0"/>
          <w:marBottom w:val="0"/>
          <w:divBdr>
            <w:top w:val="none" w:sz="0" w:space="0" w:color="auto"/>
            <w:left w:val="none" w:sz="0" w:space="0" w:color="auto"/>
            <w:bottom w:val="none" w:sz="0" w:space="0" w:color="auto"/>
            <w:right w:val="none" w:sz="0" w:space="0" w:color="auto"/>
          </w:divBdr>
        </w:div>
        <w:div w:id="1016538178">
          <w:marLeft w:val="640"/>
          <w:marRight w:val="0"/>
          <w:marTop w:val="0"/>
          <w:marBottom w:val="0"/>
          <w:divBdr>
            <w:top w:val="none" w:sz="0" w:space="0" w:color="auto"/>
            <w:left w:val="none" w:sz="0" w:space="0" w:color="auto"/>
            <w:bottom w:val="none" w:sz="0" w:space="0" w:color="auto"/>
            <w:right w:val="none" w:sz="0" w:space="0" w:color="auto"/>
          </w:divBdr>
        </w:div>
        <w:div w:id="218831607">
          <w:marLeft w:val="640"/>
          <w:marRight w:val="0"/>
          <w:marTop w:val="0"/>
          <w:marBottom w:val="0"/>
          <w:divBdr>
            <w:top w:val="none" w:sz="0" w:space="0" w:color="auto"/>
            <w:left w:val="none" w:sz="0" w:space="0" w:color="auto"/>
            <w:bottom w:val="none" w:sz="0" w:space="0" w:color="auto"/>
            <w:right w:val="none" w:sz="0" w:space="0" w:color="auto"/>
          </w:divBdr>
        </w:div>
        <w:div w:id="1934581299">
          <w:marLeft w:val="640"/>
          <w:marRight w:val="0"/>
          <w:marTop w:val="0"/>
          <w:marBottom w:val="0"/>
          <w:divBdr>
            <w:top w:val="none" w:sz="0" w:space="0" w:color="auto"/>
            <w:left w:val="none" w:sz="0" w:space="0" w:color="auto"/>
            <w:bottom w:val="none" w:sz="0" w:space="0" w:color="auto"/>
            <w:right w:val="none" w:sz="0" w:space="0" w:color="auto"/>
          </w:divBdr>
        </w:div>
        <w:div w:id="1824925276">
          <w:marLeft w:val="640"/>
          <w:marRight w:val="0"/>
          <w:marTop w:val="0"/>
          <w:marBottom w:val="0"/>
          <w:divBdr>
            <w:top w:val="none" w:sz="0" w:space="0" w:color="auto"/>
            <w:left w:val="none" w:sz="0" w:space="0" w:color="auto"/>
            <w:bottom w:val="none" w:sz="0" w:space="0" w:color="auto"/>
            <w:right w:val="none" w:sz="0" w:space="0" w:color="auto"/>
          </w:divBdr>
        </w:div>
        <w:div w:id="838889961">
          <w:marLeft w:val="640"/>
          <w:marRight w:val="0"/>
          <w:marTop w:val="0"/>
          <w:marBottom w:val="0"/>
          <w:divBdr>
            <w:top w:val="none" w:sz="0" w:space="0" w:color="auto"/>
            <w:left w:val="none" w:sz="0" w:space="0" w:color="auto"/>
            <w:bottom w:val="none" w:sz="0" w:space="0" w:color="auto"/>
            <w:right w:val="none" w:sz="0" w:space="0" w:color="auto"/>
          </w:divBdr>
        </w:div>
        <w:div w:id="596795172">
          <w:marLeft w:val="640"/>
          <w:marRight w:val="0"/>
          <w:marTop w:val="0"/>
          <w:marBottom w:val="0"/>
          <w:divBdr>
            <w:top w:val="none" w:sz="0" w:space="0" w:color="auto"/>
            <w:left w:val="none" w:sz="0" w:space="0" w:color="auto"/>
            <w:bottom w:val="none" w:sz="0" w:space="0" w:color="auto"/>
            <w:right w:val="none" w:sz="0" w:space="0" w:color="auto"/>
          </w:divBdr>
        </w:div>
        <w:div w:id="104931452">
          <w:marLeft w:val="640"/>
          <w:marRight w:val="0"/>
          <w:marTop w:val="0"/>
          <w:marBottom w:val="0"/>
          <w:divBdr>
            <w:top w:val="none" w:sz="0" w:space="0" w:color="auto"/>
            <w:left w:val="none" w:sz="0" w:space="0" w:color="auto"/>
            <w:bottom w:val="none" w:sz="0" w:space="0" w:color="auto"/>
            <w:right w:val="none" w:sz="0" w:space="0" w:color="auto"/>
          </w:divBdr>
        </w:div>
        <w:div w:id="1041318925">
          <w:marLeft w:val="640"/>
          <w:marRight w:val="0"/>
          <w:marTop w:val="0"/>
          <w:marBottom w:val="0"/>
          <w:divBdr>
            <w:top w:val="none" w:sz="0" w:space="0" w:color="auto"/>
            <w:left w:val="none" w:sz="0" w:space="0" w:color="auto"/>
            <w:bottom w:val="none" w:sz="0" w:space="0" w:color="auto"/>
            <w:right w:val="none" w:sz="0" w:space="0" w:color="auto"/>
          </w:divBdr>
        </w:div>
        <w:div w:id="1364356005">
          <w:marLeft w:val="640"/>
          <w:marRight w:val="0"/>
          <w:marTop w:val="0"/>
          <w:marBottom w:val="0"/>
          <w:divBdr>
            <w:top w:val="none" w:sz="0" w:space="0" w:color="auto"/>
            <w:left w:val="none" w:sz="0" w:space="0" w:color="auto"/>
            <w:bottom w:val="none" w:sz="0" w:space="0" w:color="auto"/>
            <w:right w:val="none" w:sz="0" w:space="0" w:color="auto"/>
          </w:divBdr>
        </w:div>
        <w:div w:id="1107500418">
          <w:marLeft w:val="640"/>
          <w:marRight w:val="0"/>
          <w:marTop w:val="0"/>
          <w:marBottom w:val="0"/>
          <w:divBdr>
            <w:top w:val="none" w:sz="0" w:space="0" w:color="auto"/>
            <w:left w:val="none" w:sz="0" w:space="0" w:color="auto"/>
            <w:bottom w:val="none" w:sz="0" w:space="0" w:color="auto"/>
            <w:right w:val="none" w:sz="0" w:space="0" w:color="auto"/>
          </w:divBdr>
        </w:div>
        <w:div w:id="640504295">
          <w:marLeft w:val="640"/>
          <w:marRight w:val="0"/>
          <w:marTop w:val="0"/>
          <w:marBottom w:val="0"/>
          <w:divBdr>
            <w:top w:val="none" w:sz="0" w:space="0" w:color="auto"/>
            <w:left w:val="none" w:sz="0" w:space="0" w:color="auto"/>
            <w:bottom w:val="none" w:sz="0" w:space="0" w:color="auto"/>
            <w:right w:val="none" w:sz="0" w:space="0" w:color="auto"/>
          </w:divBdr>
        </w:div>
        <w:div w:id="777212357">
          <w:marLeft w:val="640"/>
          <w:marRight w:val="0"/>
          <w:marTop w:val="0"/>
          <w:marBottom w:val="0"/>
          <w:divBdr>
            <w:top w:val="none" w:sz="0" w:space="0" w:color="auto"/>
            <w:left w:val="none" w:sz="0" w:space="0" w:color="auto"/>
            <w:bottom w:val="none" w:sz="0" w:space="0" w:color="auto"/>
            <w:right w:val="none" w:sz="0" w:space="0" w:color="auto"/>
          </w:divBdr>
        </w:div>
        <w:div w:id="446314328">
          <w:marLeft w:val="640"/>
          <w:marRight w:val="0"/>
          <w:marTop w:val="0"/>
          <w:marBottom w:val="0"/>
          <w:divBdr>
            <w:top w:val="none" w:sz="0" w:space="0" w:color="auto"/>
            <w:left w:val="none" w:sz="0" w:space="0" w:color="auto"/>
            <w:bottom w:val="none" w:sz="0" w:space="0" w:color="auto"/>
            <w:right w:val="none" w:sz="0" w:space="0" w:color="auto"/>
          </w:divBdr>
        </w:div>
        <w:div w:id="868377871">
          <w:marLeft w:val="640"/>
          <w:marRight w:val="0"/>
          <w:marTop w:val="0"/>
          <w:marBottom w:val="0"/>
          <w:divBdr>
            <w:top w:val="none" w:sz="0" w:space="0" w:color="auto"/>
            <w:left w:val="none" w:sz="0" w:space="0" w:color="auto"/>
            <w:bottom w:val="none" w:sz="0" w:space="0" w:color="auto"/>
            <w:right w:val="none" w:sz="0" w:space="0" w:color="auto"/>
          </w:divBdr>
        </w:div>
        <w:div w:id="406919974">
          <w:marLeft w:val="640"/>
          <w:marRight w:val="0"/>
          <w:marTop w:val="0"/>
          <w:marBottom w:val="0"/>
          <w:divBdr>
            <w:top w:val="none" w:sz="0" w:space="0" w:color="auto"/>
            <w:left w:val="none" w:sz="0" w:space="0" w:color="auto"/>
            <w:bottom w:val="none" w:sz="0" w:space="0" w:color="auto"/>
            <w:right w:val="none" w:sz="0" w:space="0" w:color="auto"/>
          </w:divBdr>
        </w:div>
        <w:div w:id="75714797">
          <w:marLeft w:val="640"/>
          <w:marRight w:val="0"/>
          <w:marTop w:val="0"/>
          <w:marBottom w:val="0"/>
          <w:divBdr>
            <w:top w:val="none" w:sz="0" w:space="0" w:color="auto"/>
            <w:left w:val="none" w:sz="0" w:space="0" w:color="auto"/>
            <w:bottom w:val="none" w:sz="0" w:space="0" w:color="auto"/>
            <w:right w:val="none" w:sz="0" w:space="0" w:color="auto"/>
          </w:divBdr>
        </w:div>
        <w:div w:id="844631224">
          <w:marLeft w:val="640"/>
          <w:marRight w:val="0"/>
          <w:marTop w:val="0"/>
          <w:marBottom w:val="0"/>
          <w:divBdr>
            <w:top w:val="none" w:sz="0" w:space="0" w:color="auto"/>
            <w:left w:val="none" w:sz="0" w:space="0" w:color="auto"/>
            <w:bottom w:val="none" w:sz="0" w:space="0" w:color="auto"/>
            <w:right w:val="none" w:sz="0" w:space="0" w:color="auto"/>
          </w:divBdr>
        </w:div>
        <w:div w:id="42100374">
          <w:marLeft w:val="640"/>
          <w:marRight w:val="0"/>
          <w:marTop w:val="0"/>
          <w:marBottom w:val="0"/>
          <w:divBdr>
            <w:top w:val="none" w:sz="0" w:space="0" w:color="auto"/>
            <w:left w:val="none" w:sz="0" w:space="0" w:color="auto"/>
            <w:bottom w:val="none" w:sz="0" w:space="0" w:color="auto"/>
            <w:right w:val="none" w:sz="0" w:space="0" w:color="auto"/>
          </w:divBdr>
        </w:div>
        <w:div w:id="815952658">
          <w:marLeft w:val="640"/>
          <w:marRight w:val="0"/>
          <w:marTop w:val="0"/>
          <w:marBottom w:val="0"/>
          <w:divBdr>
            <w:top w:val="none" w:sz="0" w:space="0" w:color="auto"/>
            <w:left w:val="none" w:sz="0" w:space="0" w:color="auto"/>
            <w:bottom w:val="none" w:sz="0" w:space="0" w:color="auto"/>
            <w:right w:val="none" w:sz="0" w:space="0" w:color="auto"/>
          </w:divBdr>
        </w:div>
        <w:div w:id="361633668">
          <w:marLeft w:val="640"/>
          <w:marRight w:val="0"/>
          <w:marTop w:val="0"/>
          <w:marBottom w:val="0"/>
          <w:divBdr>
            <w:top w:val="none" w:sz="0" w:space="0" w:color="auto"/>
            <w:left w:val="none" w:sz="0" w:space="0" w:color="auto"/>
            <w:bottom w:val="none" w:sz="0" w:space="0" w:color="auto"/>
            <w:right w:val="none" w:sz="0" w:space="0" w:color="auto"/>
          </w:divBdr>
        </w:div>
        <w:div w:id="974530313">
          <w:marLeft w:val="640"/>
          <w:marRight w:val="0"/>
          <w:marTop w:val="0"/>
          <w:marBottom w:val="0"/>
          <w:divBdr>
            <w:top w:val="none" w:sz="0" w:space="0" w:color="auto"/>
            <w:left w:val="none" w:sz="0" w:space="0" w:color="auto"/>
            <w:bottom w:val="none" w:sz="0" w:space="0" w:color="auto"/>
            <w:right w:val="none" w:sz="0" w:space="0" w:color="auto"/>
          </w:divBdr>
        </w:div>
        <w:div w:id="101998712">
          <w:marLeft w:val="640"/>
          <w:marRight w:val="0"/>
          <w:marTop w:val="0"/>
          <w:marBottom w:val="0"/>
          <w:divBdr>
            <w:top w:val="none" w:sz="0" w:space="0" w:color="auto"/>
            <w:left w:val="none" w:sz="0" w:space="0" w:color="auto"/>
            <w:bottom w:val="none" w:sz="0" w:space="0" w:color="auto"/>
            <w:right w:val="none" w:sz="0" w:space="0" w:color="auto"/>
          </w:divBdr>
        </w:div>
        <w:div w:id="25108149">
          <w:marLeft w:val="640"/>
          <w:marRight w:val="0"/>
          <w:marTop w:val="0"/>
          <w:marBottom w:val="0"/>
          <w:divBdr>
            <w:top w:val="none" w:sz="0" w:space="0" w:color="auto"/>
            <w:left w:val="none" w:sz="0" w:space="0" w:color="auto"/>
            <w:bottom w:val="none" w:sz="0" w:space="0" w:color="auto"/>
            <w:right w:val="none" w:sz="0" w:space="0" w:color="auto"/>
          </w:divBdr>
        </w:div>
        <w:div w:id="260646564">
          <w:marLeft w:val="640"/>
          <w:marRight w:val="0"/>
          <w:marTop w:val="0"/>
          <w:marBottom w:val="0"/>
          <w:divBdr>
            <w:top w:val="none" w:sz="0" w:space="0" w:color="auto"/>
            <w:left w:val="none" w:sz="0" w:space="0" w:color="auto"/>
            <w:bottom w:val="none" w:sz="0" w:space="0" w:color="auto"/>
            <w:right w:val="none" w:sz="0" w:space="0" w:color="auto"/>
          </w:divBdr>
        </w:div>
        <w:div w:id="1705665886">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86663276">
      <w:bodyDiv w:val="1"/>
      <w:marLeft w:val="0"/>
      <w:marRight w:val="0"/>
      <w:marTop w:val="0"/>
      <w:marBottom w:val="0"/>
      <w:divBdr>
        <w:top w:val="none" w:sz="0" w:space="0" w:color="auto"/>
        <w:left w:val="none" w:sz="0" w:space="0" w:color="auto"/>
        <w:bottom w:val="none" w:sz="0" w:space="0" w:color="auto"/>
        <w:right w:val="none" w:sz="0" w:space="0" w:color="auto"/>
      </w:divBdr>
      <w:divsChild>
        <w:div w:id="598947695">
          <w:marLeft w:val="640"/>
          <w:marRight w:val="0"/>
          <w:marTop w:val="0"/>
          <w:marBottom w:val="0"/>
          <w:divBdr>
            <w:top w:val="none" w:sz="0" w:space="0" w:color="auto"/>
            <w:left w:val="none" w:sz="0" w:space="0" w:color="auto"/>
            <w:bottom w:val="none" w:sz="0" w:space="0" w:color="auto"/>
            <w:right w:val="none" w:sz="0" w:space="0" w:color="auto"/>
          </w:divBdr>
        </w:div>
        <w:div w:id="699860790">
          <w:marLeft w:val="640"/>
          <w:marRight w:val="0"/>
          <w:marTop w:val="0"/>
          <w:marBottom w:val="0"/>
          <w:divBdr>
            <w:top w:val="none" w:sz="0" w:space="0" w:color="auto"/>
            <w:left w:val="none" w:sz="0" w:space="0" w:color="auto"/>
            <w:bottom w:val="none" w:sz="0" w:space="0" w:color="auto"/>
            <w:right w:val="none" w:sz="0" w:space="0" w:color="auto"/>
          </w:divBdr>
        </w:div>
        <w:div w:id="438061654">
          <w:marLeft w:val="640"/>
          <w:marRight w:val="0"/>
          <w:marTop w:val="0"/>
          <w:marBottom w:val="0"/>
          <w:divBdr>
            <w:top w:val="none" w:sz="0" w:space="0" w:color="auto"/>
            <w:left w:val="none" w:sz="0" w:space="0" w:color="auto"/>
            <w:bottom w:val="none" w:sz="0" w:space="0" w:color="auto"/>
            <w:right w:val="none" w:sz="0" w:space="0" w:color="auto"/>
          </w:divBdr>
        </w:div>
        <w:div w:id="1356927428">
          <w:marLeft w:val="640"/>
          <w:marRight w:val="0"/>
          <w:marTop w:val="0"/>
          <w:marBottom w:val="0"/>
          <w:divBdr>
            <w:top w:val="none" w:sz="0" w:space="0" w:color="auto"/>
            <w:left w:val="none" w:sz="0" w:space="0" w:color="auto"/>
            <w:bottom w:val="none" w:sz="0" w:space="0" w:color="auto"/>
            <w:right w:val="none" w:sz="0" w:space="0" w:color="auto"/>
          </w:divBdr>
        </w:div>
        <w:div w:id="514996569">
          <w:marLeft w:val="640"/>
          <w:marRight w:val="0"/>
          <w:marTop w:val="0"/>
          <w:marBottom w:val="0"/>
          <w:divBdr>
            <w:top w:val="none" w:sz="0" w:space="0" w:color="auto"/>
            <w:left w:val="none" w:sz="0" w:space="0" w:color="auto"/>
            <w:bottom w:val="none" w:sz="0" w:space="0" w:color="auto"/>
            <w:right w:val="none" w:sz="0" w:space="0" w:color="auto"/>
          </w:divBdr>
        </w:div>
        <w:div w:id="640884754">
          <w:marLeft w:val="640"/>
          <w:marRight w:val="0"/>
          <w:marTop w:val="0"/>
          <w:marBottom w:val="0"/>
          <w:divBdr>
            <w:top w:val="none" w:sz="0" w:space="0" w:color="auto"/>
            <w:left w:val="none" w:sz="0" w:space="0" w:color="auto"/>
            <w:bottom w:val="none" w:sz="0" w:space="0" w:color="auto"/>
            <w:right w:val="none" w:sz="0" w:space="0" w:color="auto"/>
          </w:divBdr>
        </w:div>
        <w:div w:id="1775904379">
          <w:marLeft w:val="640"/>
          <w:marRight w:val="0"/>
          <w:marTop w:val="0"/>
          <w:marBottom w:val="0"/>
          <w:divBdr>
            <w:top w:val="none" w:sz="0" w:space="0" w:color="auto"/>
            <w:left w:val="none" w:sz="0" w:space="0" w:color="auto"/>
            <w:bottom w:val="none" w:sz="0" w:space="0" w:color="auto"/>
            <w:right w:val="none" w:sz="0" w:space="0" w:color="auto"/>
          </w:divBdr>
        </w:div>
        <w:div w:id="1134327105">
          <w:marLeft w:val="640"/>
          <w:marRight w:val="0"/>
          <w:marTop w:val="0"/>
          <w:marBottom w:val="0"/>
          <w:divBdr>
            <w:top w:val="none" w:sz="0" w:space="0" w:color="auto"/>
            <w:left w:val="none" w:sz="0" w:space="0" w:color="auto"/>
            <w:bottom w:val="none" w:sz="0" w:space="0" w:color="auto"/>
            <w:right w:val="none" w:sz="0" w:space="0" w:color="auto"/>
          </w:divBdr>
        </w:div>
        <w:div w:id="2075156484">
          <w:marLeft w:val="640"/>
          <w:marRight w:val="0"/>
          <w:marTop w:val="0"/>
          <w:marBottom w:val="0"/>
          <w:divBdr>
            <w:top w:val="none" w:sz="0" w:space="0" w:color="auto"/>
            <w:left w:val="none" w:sz="0" w:space="0" w:color="auto"/>
            <w:bottom w:val="none" w:sz="0" w:space="0" w:color="auto"/>
            <w:right w:val="none" w:sz="0" w:space="0" w:color="auto"/>
          </w:divBdr>
        </w:div>
        <w:div w:id="352465649">
          <w:marLeft w:val="640"/>
          <w:marRight w:val="0"/>
          <w:marTop w:val="0"/>
          <w:marBottom w:val="0"/>
          <w:divBdr>
            <w:top w:val="none" w:sz="0" w:space="0" w:color="auto"/>
            <w:left w:val="none" w:sz="0" w:space="0" w:color="auto"/>
            <w:bottom w:val="none" w:sz="0" w:space="0" w:color="auto"/>
            <w:right w:val="none" w:sz="0" w:space="0" w:color="auto"/>
          </w:divBdr>
        </w:div>
        <w:div w:id="1855267032">
          <w:marLeft w:val="640"/>
          <w:marRight w:val="0"/>
          <w:marTop w:val="0"/>
          <w:marBottom w:val="0"/>
          <w:divBdr>
            <w:top w:val="none" w:sz="0" w:space="0" w:color="auto"/>
            <w:left w:val="none" w:sz="0" w:space="0" w:color="auto"/>
            <w:bottom w:val="none" w:sz="0" w:space="0" w:color="auto"/>
            <w:right w:val="none" w:sz="0" w:space="0" w:color="auto"/>
          </w:divBdr>
        </w:div>
        <w:div w:id="2125689131">
          <w:marLeft w:val="640"/>
          <w:marRight w:val="0"/>
          <w:marTop w:val="0"/>
          <w:marBottom w:val="0"/>
          <w:divBdr>
            <w:top w:val="none" w:sz="0" w:space="0" w:color="auto"/>
            <w:left w:val="none" w:sz="0" w:space="0" w:color="auto"/>
            <w:bottom w:val="none" w:sz="0" w:space="0" w:color="auto"/>
            <w:right w:val="none" w:sz="0" w:space="0" w:color="auto"/>
          </w:divBdr>
        </w:div>
        <w:div w:id="461731740">
          <w:marLeft w:val="640"/>
          <w:marRight w:val="0"/>
          <w:marTop w:val="0"/>
          <w:marBottom w:val="0"/>
          <w:divBdr>
            <w:top w:val="none" w:sz="0" w:space="0" w:color="auto"/>
            <w:left w:val="none" w:sz="0" w:space="0" w:color="auto"/>
            <w:bottom w:val="none" w:sz="0" w:space="0" w:color="auto"/>
            <w:right w:val="none" w:sz="0" w:space="0" w:color="auto"/>
          </w:divBdr>
        </w:div>
        <w:div w:id="1440447411">
          <w:marLeft w:val="640"/>
          <w:marRight w:val="0"/>
          <w:marTop w:val="0"/>
          <w:marBottom w:val="0"/>
          <w:divBdr>
            <w:top w:val="none" w:sz="0" w:space="0" w:color="auto"/>
            <w:left w:val="none" w:sz="0" w:space="0" w:color="auto"/>
            <w:bottom w:val="none" w:sz="0" w:space="0" w:color="auto"/>
            <w:right w:val="none" w:sz="0" w:space="0" w:color="auto"/>
          </w:divBdr>
        </w:div>
        <w:div w:id="798108755">
          <w:marLeft w:val="640"/>
          <w:marRight w:val="0"/>
          <w:marTop w:val="0"/>
          <w:marBottom w:val="0"/>
          <w:divBdr>
            <w:top w:val="none" w:sz="0" w:space="0" w:color="auto"/>
            <w:left w:val="none" w:sz="0" w:space="0" w:color="auto"/>
            <w:bottom w:val="none" w:sz="0" w:space="0" w:color="auto"/>
            <w:right w:val="none" w:sz="0" w:space="0" w:color="auto"/>
          </w:divBdr>
        </w:div>
        <w:div w:id="160317666">
          <w:marLeft w:val="640"/>
          <w:marRight w:val="0"/>
          <w:marTop w:val="0"/>
          <w:marBottom w:val="0"/>
          <w:divBdr>
            <w:top w:val="none" w:sz="0" w:space="0" w:color="auto"/>
            <w:left w:val="none" w:sz="0" w:space="0" w:color="auto"/>
            <w:bottom w:val="none" w:sz="0" w:space="0" w:color="auto"/>
            <w:right w:val="none" w:sz="0" w:space="0" w:color="auto"/>
          </w:divBdr>
        </w:div>
        <w:div w:id="671102786">
          <w:marLeft w:val="640"/>
          <w:marRight w:val="0"/>
          <w:marTop w:val="0"/>
          <w:marBottom w:val="0"/>
          <w:divBdr>
            <w:top w:val="none" w:sz="0" w:space="0" w:color="auto"/>
            <w:left w:val="none" w:sz="0" w:space="0" w:color="auto"/>
            <w:bottom w:val="none" w:sz="0" w:space="0" w:color="auto"/>
            <w:right w:val="none" w:sz="0" w:space="0" w:color="auto"/>
          </w:divBdr>
        </w:div>
        <w:div w:id="172764273">
          <w:marLeft w:val="640"/>
          <w:marRight w:val="0"/>
          <w:marTop w:val="0"/>
          <w:marBottom w:val="0"/>
          <w:divBdr>
            <w:top w:val="none" w:sz="0" w:space="0" w:color="auto"/>
            <w:left w:val="none" w:sz="0" w:space="0" w:color="auto"/>
            <w:bottom w:val="none" w:sz="0" w:space="0" w:color="auto"/>
            <w:right w:val="none" w:sz="0" w:space="0" w:color="auto"/>
          </w:divBdr>
        </w:div>
        <w:div w:id="61997071">
          <w:marLeft w:val="640"/>
          <w:marRight w:val="0"/>
          <w:marTop w:val="0"/>
          <w:marBottom w:val="0"/>
          <w:divBdr>
            <w:top w:val="none" w:sz="0" w:space="0" w:color="auto"/>
            <w:left w:val="none" w:sz="0" w:space="0" w:color="auto"/>
            <w:bottom w:val="none" w:sz="0" w:space="0" w:color="auto"/>
            <w:right w:val="none" w:sz="0" w:space="0" w:color="auto"/>
          </w:divBdr>
        </w:div>
        <w:div w:id="1325746351">
          <w:marLeft w:val="640"/>
          <w:marRight w:val="0"/>
          <w:marTop w:val="0"/>
          <w:marBottom w:val="0"/>
          <w:divBdr>
            <w:top w:val="none" w:sz="0" w:space="0" w:color="auto"/>
            <w:left w:val="none" w:sz="0" w:space="0" w:color="auto"/>
            <w:bottom w:val="none" w:sz="0" w:space="0" w:color="auto"/>
            <w:right w:val="none" w:sz="0" w:space="0" w:color="auto"/>
          </w:divBdr>
        </w:div>
        <w:div w:id="1956935578">
          <w:marLeft w:val="640"/>
          <w:marRight w:val="0"/>
          <w:marTop w:val="0"/>
          <w:marBottom w:val="0"/>
          <w:divBdr>
            <w:top w:val="none" w:sz="0" w:space="0" w:color="auto"/>
            <w:left w:val="none" w:sz="0" w:space="0" w:color="auto"/>
            <w:bottom w:val="none" w:sz="0" w:space="0" w:color="auto"/>
            <w:right w:val="none" w:sz="0" w:space="0" w:color="auto"/>
          </w:divBdr>
        </w:div>
        <w:div w:id="1783958499">
          <w:marLeft w:val="640"/>
          <w:marRight w:val="0"/>
          <w:marTop w:val="0"/>
          <w:marBottom w:val="0"/>
          <w:divBdr>
            <w:top w:val="none" w:sz="0" w:space="0" w:color="auto"/>
            <w:left w:val="none" w:sz="0" w:space="0" w:color="auto"/>
            <w:bottom w:val="none" w:sz="0" w:space="0" w:color="auto"/>
            <w:right w:val="none" w:sz="0" w:space="0" w:color="auto"/>
          </w:divBdr>
        </w:div>
        <w:div w:id="306012818">
          <w:marLeft w:val="640"/>
          <w:marRight w:val="0"/>
          <w:marTop w:val="0"/>
          <w:marBottom w:val="0"/>
          <w:divBdr>
            <w:top w:val="none" w:sz="0" w:space="0" w:color="auto"/>
            <w:left w:val="none" w:sz="0" w:space="0" w:color="auto"/>
            <w:bottom w:val="none" w:sz="0" w:space="0" w:color="auto"/>
            <w:right w:val="none" w:sz="0" w:space="0" w:color="auto"/>
          </w:divBdr>
        </w:div>
        <w:div w:id="467213469">
          <w:marLeft w:val="640"/>
          <w:marRight w:val="0"/>
          <w:marTop w:val="0"/>
          <w:marBottom w:val="0"/>
          <w:divBdr>
            <w:top w:val="none" w:sz="0" w:space="0" w:color="auto"/>
            <w:left w:val="none" w:sz="0" w:space="0" w:color="auto"/>
            <w:bottom w:val="none" w:sz="0" w:space="0" w:color="auto"/>
            <w:right w:val="none" w:sz="0" w:space="0" w:color="auto"/>
          </w:divBdr>
        </w:div>
        <w:div w:id="1350792196">
          <w:marLeft w:val="640"/>
          <w:marRight w:val="0"/>
          <w:marTop w:val="0"/>
          <w:marBottom w:val="0"/>
          <w:divBdr>
            <w:top w:val="none" w:sz="0" w:space="0" w:color="auto"/>
            <w:left w:val="none" w:sz="0" w:space="0" w:color="auto"/>
            <w:bottom w:val="none" w:sz="0" w:space="0" w:color="auto"/>
            <w:right w:val="none" w:sz="0" w:space="0" w:color="auto"/>
          </w:divBdr>
        </w:div>
        <w:div w:id="1724985872">
          <w:marLeft w:val="640"/>
          <w:marRight w:val="0"/>
          <w:marTop w:val="0"/>
          <w:marBottom w:val="0"/>
          <w:divBdr>
            <w:top w:val="none" w:sz="0" w:space="0" w:color="auto"/>
            <w:left w:val="none" w:sz="0" w:space="0" w:color="auto"/>
            <w:bottom w:val="none" w:sz="0" w:space="0" w:color="auto"/>
            <w:right w:val="none" w:sz="0" w:space="0" w:color="auto"/>
          </w:divBdr>
        </w:div>
        <w:div w:id="856314362">
          <w:marLeft w:val="640"/>
          <w:marRight w:val="0"/>
          <w:marTop w:val="0"/>
          <w:marBottom w:val="0"/>
          <w:divBdr>
            <w:top w:val="none" w:sz="0" w:space="0" w:color="auto"/>
            <w:left w:val="none" w:sz="0" w:space="0" w:color="auto"/>
            <w:bottom w:val="none" w:sz="0" w:space="0" w:color="auto"/>
            <w:right w:val="none" w:sz="0" w:space="0" w:color="auto"/>
          </w:divBdr>
        </w:div>
        <w:div w:id="339433943">
          <w:marLeft w:val="640"/>
          <w:marRight w:val="0"/>
          <w:marTop w:val="0"/>
          <w:marBottom w:val="0"/>
          <w:divBdr>
            <w:top w:val="none" w:sz="0" w:space="0" w:color="auto"/>
            <w:left w:val="none" w:sz="0" w:space="0" w:color="auto"/>
            <w:bottom w:val="none" w:sz="0" w:space="0" w:color="auto"/>
            <w:right w:val="none" w:sz="0" w:space="0" w:color="auto"/>
          </w:divBdr>
        </w:div>
        <w:div w:id="1095054708">
          <w:marLeft w:val="640"/>
          <w:marRight w:val="0"/>
          <w:marTop w:val="0"/>
          <w:marBottom w:val="0"/>
          <w:divBdr>
            <w:top w:val="none" w:sz="0" w:space="0" w:color="auto"/>
            <w:left w:val="none" w:sz="0" w:space="0" w:color="auto"/>
            <w:bottom w:val="none" w:sz="0" w:space="0" w:color="auto"/>
            <w:right w:val="none" w:sz="0" w:space="0" w:color="auto"/>
          </w:divBdr>
        </w:div>
        <w:div w:id="779029620">
          <w:marLeft w:val="640"/>
          <w:marRight w:val="0"/>
          <w:marTop w:val="0"/>
          <w:marBottom w:val="0"/>
          <w:divBdr>
            <w:top w:val="none" w:sz="0" w:space="0" w:color="auto"/>
            <w:left w:val="none" w:sz="0" w:space="0" w:color="auto"/>
            <w:bottom w:val="none" w:sz="0" w:space="0" w:color="auto"/>
            <w:right w:val="none" w:sz="0" w:space="0" w:color="auto"/>
          </w:divBdr>
        </w:div>
        <w:div w:id="1512187358">
          <w:marLeft w:val="640"/>
          <w:marRight w:val="0"/>
          <w:marTop w:val="0"/>
          <w:marBottom w:val="0"/>
          <w:divBdr>
            <w:top w:val="none" w:sz="0" w:space="0" w:color="auto"/>
            <w:left w:val="none" w:sz="0" w:space="0" w:color="auto"/>
            <w:bottom w:val="none" w:sz="0" w:space="0" w:color="auto"/>
            <w:right w:val="none" w:sz="0" w:space="0" w:color="auto"/>
          </w:divBdr>
        </w:div>
        <w:div w:id="950168957">
          <w:marLeft w:val="640"/>
          <w:marRight w:val="0"/>
          <w:marTop w:val="0"/>
          <w:marBottom w:val="0"/>
          <w:divBdr>
            <w:top w:val="none" w:sz="0" w:space="0" w:color="auto"/>
            <w:left w:val="none" w:sz="0" w:space="0" w:color="auto"/>
            <w:bottom w:val="none" w:sz="0" w:space="0" w:color="auto"/>
            <w:right w:val="none" w:sz="0" w:space="0" w:color="auto"/>
          </w:divBdr>
        </w:div>
        <w:div w:id="59793859">
          <w:marLeft w:val="640"/>
          <w:marRight w:val="0"/>
          <w:marTop w:val="0"/>
          <w:marBottom w:val="0"/>
          <w:divBdr>
            <w:top w:val="none" w:sz="0" w:space="0" w:color="auto"/>
            <w:left w:val="none" w:sz="0" w:space="0" w:color="auto"/>
            <w:bottom w:val="none" w:sz="0" w:space="0" w:color="auto"/>
            <w:right w:val="none" w:sz="0" w:space="0" w:color="auto"/>
          </w:divBdr>
        </w:div>
        <w:div w:id="626931635">
          <w:marLeft w:val="640"/>
          <w:marRight w:val="0"/>
          <w:marTop w:val="0"/>
          <w:marBottom w:val="0"/>
          <w:divBdr>
            <w:top w:val="none" w:sz="0" w:space="0" w:color="auto"/>
            <w:left w:val="none" w:sz="0" w:space="0" w:color="auto"/>
            <w:bottom w:val="none" w:sz="0" w:space="0" w:color="auto"/>
            <w:right w:val="none" w:sz="0" w:space="0" w:color="auto"/>
          </w:divBdr>
        </w:div>
        <w:div w:id="1507477533">
          <w:marLeft w:val="640"/>
          <w:marRight w:val="0"/>
          <w:marTop w:val="0"/>
          <w:marBottom w:val="0"/>
          <w:divBdr>
            <w:top w:val="none" w:sz="0" w:space="0" w:color="auto"/>
            <w:left w:val="none" w:sz="0" w:space="0" w:color="auto"/>
            <w:bottom w:val="none" w:sz="0" w:space="0" w:color="auto"/>
            <w:right w:val="none" w:sz="0" w:space="0" w:color="auto"/>
          </w:divBdr>
        </w:div>
        <w:div w:id="397823882">
          <w:marLeft w:val="640"/>
          <w:marRight w:val="0"/>
          <w:marTop w:val="0"/>
          <w:marBottom w:val="0"/>
          <w:divBdr>
            <w:top w:val="none" w:sz="0" w:space="0" w:color="auto"/>
            <w:left w:val="none" w:sz="0" w:space="0" w:color="auto"/>
            <w:bottom w:val="none" w:sz="0" w:space="0" w:color="auto"/>
            <w:right w:val="none" w:sz="0" w:space="0" w:color="auto"/>
          </w:divBdr>
        </w:div>
        <w:div w:id="2117943561">
          <w:marLeft w:val="640"/>
          <w:marRight w:val="0"/>
          <w:marTop w:val="0"/>
          <w:marBottom w:val="0"/>
          <w:divBdr>
            <w:top w:val="none" w:sz="0" w:space="0" w:color="auto"/>
            <w:left w:val="none" w:sz="0" w:space="0" w:color="auto"/>
            <w:bottom w:val="none" w:sz="0" w:space="0" w:color="auto"/>
            <w:right w:val="none" w:sz="0" w:space="0" w:color="auto"/>
          </w:divBdr>
        </w:div>
        <w:div w:id="240942947">
          <w:marLeft w:val="640"/>
          <w:marRight w:val="0"/>
          <w:marTop w:val="0"/>
          <w:marBottom w:val="0"/>
          <w:divBdr>
            <w:top w:val="none" w:sz="0" w:space="0" w:color="auto"/>
            <w:left w:val="none" w:sz="0" w:space="0" w:color="auto"/>
            <w:bottom w:val="none" w:sz="0" w:space="0" w:color="auto"/>
            <w:right w:val="none" w:sz="0" w:space="0" w:color="auto"/>
          </w:divBdr>
        </w:div>
        <w:div w:id="462045766">
          <w:marLeft w:val="640"/>
          <w:marRight w:val="0"/>
          <w:marTop w:val="0"/>
          <w:marBottom w:val="0"/>
          <w:divBdr>
            <w:top w:val="none" w:sz="0" w:space="0" w:color="auto"/>
            <w:left w:val="none" w:sz="0" w:space="0" w:color="auto"/>
            <w:bottom w:val="none" w:sz="0" w:space="0" w:color="auto"/>
            <w:right w:val="none" w:sz="0" w:space="0" w:color="auto"/>
          </w:divBdr>
        </w:div>
        <w:div w:id="118645556">
          <w:marLeft w:val="640"/>
          <w:marRight w:val="0"/>
          <w:marTop w:val="0"/>
          <w:marBottom w:val="0"/>
          <w:divBdr>
            <w:top w:val="none" w:sz="0" w:space="0" w:color="auto"/>
            <w:left w:val="none" w:sz="0" w:space="0" w:color="auto"/>
            <w:bottom w:val="none" w:sz="0" w:space="0" w:color="auto"/>
            <w:right w:val="none" w:sz="0" w:space="0" w:color="auto"/>
          </w:divBdr>
        </w:div>
        <w:div w:id="1651057792">
          <w:marLeft w:val="640"/>
          <w:marRight w:val="0"/>
          <w:marTop w:val="0"/>
          <w:marBottom w:val="0"/>
          <w:divBdr>
            <w:top w:val="none" w:sz="0" w:space="0" w:color="auto"/>
            <w:left w:val="none" w:sz="0" w:space="0" w:color="auto"/>
            <w:bottom w:val="none" w:sz="0" w:space="0" w:color="auto"/>
            <w:right w:val="none" w:sz="0" w:space="0" w:color="auto"/>
          </w:divBdr>
        </w:div>
        <w:div w:id="1592741481">
          <w:marLeft w:val="640"/>
          <w:marRight w:val="0"/>
          <w:marTop w:val="0"/>
          <w:marBottom w:val="0"/>
          <w:divBdr>
            <w:top w:val="none" w:sz="0" w:space="0" w:color="auto"/>
            <w:left w:val="none" w:sz="0" w:space="0" w:color="auto"/>
            <w:bottom w:val="none" w:sz="0" w:space="0" w:color="auto"/>
            <w:right w:val="none" w:sz="0" w:space="0" w:color="auto"/>
          </w:divBdr>
        </w:div>
        <w:div w:id="605046206">
          <w:marLeft w:val="640"/>
          <w:marRight w:val="0"/>
          <w:marTop w:val="0"/>
          <w:marBottom w:val="0"/>
          <w:divBdr>
            <w:top w:val="none" w:sz="0" w:space="0" w:color="auto"/>
            <w:left w:val="none" w:sz="0" w:space="0" w:color="auto"/>
            <w:bottom w:val="none" w:sz="0" w:space="0" w:color="auto"/>
            <w:right w:val="none" w:sz="0" w:space="0" w:color="auto"/>
          </w:divBdr>
        </w:div>
        <w:div w:id="889539694">
          <w:marLeft w:val="640"/>
          <w:marRight w:val="0"/>
          <w:marTop w:val="0"/>
          <w:marBottom w:val="0"/>
          <w:divBdr>
            <w:top w:val="none" w:sz="0" w:space="0" w:color="auto"/>
            <w:left w:val="none" w:sz="0" w:space="0" w:color="auto"/>
            <w:bottom w:val="none" w:sz="0" w:space="0" w:color="auto"/>
            <w:right w:val="none" w:sz="0" w:space="0" w:color="auto"/>
          </w:divBdr>
        </w:div>
        <w:div w:id="1042483099">
          <w:marLeft w:val="640"/>
          <w:marRight w:val="0"/>
          <w:marTop w:val="0"/>
          <w:marBottom w:val="0"/>
          <w:divBdr>
            <w:top w:val="none" w:sz="0" w:space="0" w:color="auto"/>
            <w:left w:val="none" w:sz="0" w:space="0" w:color="auto"/>
            <w:bottom w:val="none" w:sz="0" w:space="0" w:color="auto"/>
            <w:right w:val="none" w:sz="0" w:space="0" w:color="auto"/>
          </w:divBdr>
        </w:div>
        <w:div w:id="1173103053">
          <w:marLeft w:val="640"/>
          <w:marRight w:val="0"/>
          <w:marTop w:val="0"/>
          <w:marBottom w:val="0"/>
          <w:divBdr>
            <w:top w:val="none" w:sz="0" w:space="0" w:color="auto"/>
            <w:left w:val="none" w:sz="0" w:space="0" w:color="auto"/>
            <w:bottom w:val="none" w:sz="0" w:space="0" w:color="auto"/>
            <w:right w:val="none" w:sz="0" w:space="0" w:color="auto"/>
          </w:divBdr>
        </w:div>
        <w:div w:id="1314679806">
          <w:marLeft w:val="640"/>
          <w:marRight w:val="0"/>
          <w:marTop w:val="0"/>
          <w:marBottom w:val="0"/>
          <w:divBdr>
            <w:top w:val="none" w:sz="0" w:space="0" w:color="auto"/>
            <w:left w:val="none" w:sz="0" w:space="0" w:color="auto"/>
            <w:bottom w:val="none" w:sz="0" w:space="0" w:color="auto"/>
            <w:right w:val="none" w:sz="0" w:space="0" w:color="auto"/>
          </w:divBdr>
        </w:div>
        <w:div w:id="309212755">
          <w:marLeft w:val="640"/>
          <w:marRight w:val="0"/>
          <w:marTop w:val="0"/>
          <w:marBottom w:val="0"/>
          <w:divBdr>
            <w:top w:val="none" w:sz="0" w:space="0" w:color="auto"/>
            <w:left w:val="none" w:sz="0" w:space="0" w:color="auto"/>
            <w:bottom w:val="none" w:sz="0" w:space="0" w:color="auto"/>
            <w:right w:val="none" w:sz="0" w:space="0" w:color="auto"/>
          </w:divBdr>
        </w:div>
        <w:div w:id="426583050">
          <w:marLeft w:val="640"/>
          <w:marRight w:val="0"/>
          <w:marTop w:val="0"/>
          <w:marBottom w:val="0"/>
          <w:divBdr>
            <w:top w:val="none" w:sz="0" w:space="0" w:color="auto"/>
            <w:left w:val="none" w:sz="0" w:space="0" w:color="auto"/>
            <w:bottom w:val="none" w:sz="0" w:space="0" w:color="auto"/>
            <w:right w:val="none" w:sz="0" w:space="0" w:color="auto"/>
          </w:divBdr>
        </w:div>
        <w:div w:id="568006529">
          <w:marLeft w:val="640"/>
          <w:marRight w:val="0"/>
          <w:marTop w:val="0"/>
          <w:marBottom w:val="0"/>
          <w:divBdr>
            <w:top w:val="none" w:sz="0" w:space="0" w:color="auto"/>
            <w:left w:val="none" w:sz="0" w:space="0" w:color="auto"/>
            <w:bottom w:val="none" w:sz="0" w:space="0" w:color="auto"/>
            <w:right w:val="none" w:sz="0" w:space="0" w:color="auto"/>
          </w:divBdr>
        </w:div>
        <w:div w:id="994064452">
          <w:marLeft w:val="640"/>
          <w:marRight w:val="0"/>
          <w:marTop w:val="0"/>
          <w:marBottom w:val="0"/>
          <w:divBdr>
            <w:top w:val="none" w:sz="0" w:space="0" w:color="auto"/>
            <w:left w:val="none" w:sz="0" w:space="0" w:color="auto"/>
            <w:bottom w:val="none" w:sz="0" w:space="0" w:color="auto"/>
            <w:right w:val="none" w:sz="0" w:space="0" w:color="auto"/>
          </w:divBdr>
        </w:div>
        <w:div w:id="243295984">
          <w:marLeft w:val="640"/>
          <w:marRight w:val="0"/>
          <w:marTop w:val="0"/>
          <w:marBottom w:val="0"/>
          <w:divBdr>
            <w:top w:val="none" w:sz="0" w:space="0" w:color="auto"/>
            <w:left w:val="none" w:sz="0" w:space="0" w:color="auto"/>
            <w:bottom w:val="none" w:sz="0" w:space="0" w:color="auto"/>
            <w:right w:val="none" w:sz="0" w:space="0" w:color="auto"/>
          </w:divBdr>
        </w:div>
        <w:div w:id="1053116532">
          <w:marLeft w:val="640"/>
          <w:marRight w:val="0"/>
          <w:marTop w:val="0"/>
          <w:marBottom w:val="0"/>
          <w:divBdr>
            <w:top w:val="none" w:sz="0" w:space="0" w:color="auto"/>
            <w:left w:val="none" w:sz="0" w:space="0" w:color="auto"/>
            <w:bottom w:val="none" w:sz="0" w:space="0" w:color="auto"/>
            <w:right w:val="none" w:sz="0" w:space="0" w:color="auto"/>
          </w:divBdr>
        </w:div>
        <w:div w:id="518544219">
          <w:marLeft w:val="640"/>
          <w:marRight w:val="0"/>
          <w:marTop w:val="0"/>
          <w:marBottom w:val="0"/>
          <w:divBdr>
            <w:top w:val="none" w:sz="0" w:space="0" w:color="auto"/>
            <w:left w:val="none" w:sz="0" w:space="0" w:color="auto"/>
            <w:bottom w:val="none" w:sz="0" w:space="0" w:color="auto"/>
            <w:right w:val="none" w:sz="0" w:space="0" w:color="auto"/>
          </w:divBdr>
        </w:div>
        <w:div w:id="1694843041">
          <w:marLeft w:val="640"/>
          <w:marRight w:val="0"/>
          <w:marTop w:val="0"/>
          <w:marBottom w:val="0"/>
          <w:divBdr>
            <w:top w:val="none" w:sz="0" w:space="0" w:color="auto"/>
            <w:left w:val="none" w:sz="0" w:space="0" w:color="auto"/>
            <w:bottom w:val="none" w:sz="0" w:space="0" w:color="auto"/>
            <w:right w:val="none" w:sz="0" w:space="0" w:color="auto"/>
          </w:divBdr>
        </w:div>
        <w:div w:id="2102676233">
          <w:marLeft w:val="640"/>
          <w:marRight w:val="0"/>
          <w:marTop w:val="0"/>
          <w:marBottom w:val="0"/>
          <w:divBdr>
            <w:top w:val="none" w:sz="0" w:space="0" w:color="auto"/>
            <w:left w:val="none" w:sz="0" w:space="0" w:color="auto"/>
            <w:bottom w:val="none" w:sz="0" w:space="0" w:color="auto"/>
            <w:right w:val="none" w:sz="0" w:space="0" w:color="auto"/>
          </w:divBdr>
        </w:div>
        <w:div w:id="1054894538">
          <w:marLeft w:val="640"/>
          <w:marRight w:val="0"/>
          <w:marTop w:val="0"/>
          <w:marBottom w:val="0"/>
          <w:divBdr>
            <w:top w:val="none" w:sz="0" w:space="0" w:color="auto"/>
            <w:left w:val="none" w:sz="0" w:space="0" w:color="auto"/>
            <w:bottom w:val="none" w:sz="0" w:space="0" w:color="auto"/>
            <w:right w:val="none" w:sz="0" w:space="0" w:color="auto"/>
          </w:divBdr>
        </w:div>
        <w:div w:id="495191013">
          <w:marLeft w:val="640"/>
          <w:marRight w:val="0"/>
          <w:marTop w:val="0"/>
          <w:marBottom w:val="0"/>
          <w:divBdr>
            <w:top w:val="none" w:sz="0" w:space="0" w:color="auto"/>
            <w:left w:val="none" w:sz="0" w:space="0" w:color="auto"/>
            <w:bottom w:val="none" w:sz="0" w:space="0" w:color="auto"/>
            <w:right w:val="none" w:sz="0" w:space="0" w:color="auto"/>
          </w:divBdr>
        </w:div>
        <w:div w:id="1897355376">
          <w:marLeft w:val="640"/>
          <w:marRight w:val="0"/>
          <w:marTop w:val="0"/>
          <w:marBottom w:val="0"/>
          <w:divBdr>
            <w:top w:val="none" w:sz="0" w:space="0" w:color="auto"/>
            <w:left w:val="none" w:sz="0" w:space="0" w:color="auto"/>
            <w:bottom w:val="none" w:sz="0" w:space="0" w:color="auto"/>
            <w:right w:val="none" w:sz="0" w:space="0" w:color="auto"/>
          </w:divBdr>
        </w:div>
        <w:div w:id="1553418808">
          <w:marLeft w:val="640"/>
          <w:marRight w:val="0"/>
          <w:marTop w:val="0"/>
          <w:marBottom w:val="0"/>
          <w:divBdr>
            <w:top w:val="none" w:sz="0" w:space="0" w:color="auto"/>
            <w:left w:val="none" w:sz="0" w:space="0" w:color="auto"/>
            <w:bottom w:val="none" w:sz="0" w:space="0" w:color="auto"/>
            <w:right w:val="none" w:sz="0" w:space="0" w:color="auto"/>
          </w:divBdr>
        </w:div>
        <w:div w:id="1506631585">
          <w:marLeft w:val="640"/>
          <w:marRight w:val="0"/>
          <w:marTop w:val="0"/>
          <w:marBottom w:val="0"/>
          <w:divBdr>
            <w:top w:val="none" w:sz="0" w:space="0" w:color="auto"/>
            <w:left w:val="none" w:sz="0" w:space="0" w:color="auto"/>
            <w:bottom w:val="none" w:sz="0" w:space="0" w:color="auto"/>
            <w:right w:val="none" w:sz="0" w:space="0" w:color="auto"/>
          </w:divBdr>
        </w:div>
        <w:div w:id="1189832342">
          <w:marLeft w:val="640"/>
          <w:marRight w:val="0"/>
          <w:marTop w:val="0"/>
          <w:marBottom w:val="0"/>
          <w:divBdr>
            <w:top w:val="none" w:sz="0" w:space="0" w:color="auto"/>
            <w:left w:val="none" w:sz="0" w:space="0" w:color="auto"/>
            <w:bottom w:val="none" w:sz="0" w:space="0" w:color="auto"/>
            <w:right w:val="none" w:sz="0" w:space="0" w:color="auto"/>
          </w:divBdr>
        </w:div>
        <w:div w:id="683746167">
          <w:marLeft w:val="640"/>
          <w:marRight w:val="0"/>
          <w:marTop w:val="0"/>
          <w:marBottom w:val="0"/>
          <w:divBdr>
            <w:top w:val="none" w:sz="0" w:space="0" w:color="auto"/>
            <w:left w:val="none" w:sz="0" w:space="0" w:color="auto"/>
            <w:bottom w:val="none" w:sz="0" w:space="0" w:color="auto"/>
            <w:right w:val="none" w:sz="0" w:space="0" w:color="auto"/>
          </w:divBdr>
        </w:div>
        <w:div w:id="319115592">
          <w:marLeft w:val="640"/>
          <w:marRight w:val="0"/>
          <w:marTop w:val="0"/>
          <w:marBottom w:val="0"/>
          <w:divBdr>
            <w:top w:val="none" w:sz="0" w:space="0" w:color="auto"/>
            <w:left w:val="none" w:sz="0" w:space="0" w:color="auto"/>
            <w:bottom w:val="none" w:sz="0" w:space="0" w:color="auto"/>
            <w:right w:val="none" w:sz="0" w:space="0" w:color="auto"/>
          </w:divBdr>
        </w:div>
        <w:div w:id="1158498083">
          <w:marLeft w:val="640"/>
          <w:marRight w:val="0"/>
          <w:marTop w:val="0"/>
          <w:marBottom w:val="0"/>
          <w:divBdr>
            <w:top w:val="none" w:sz="0" w:space="0" w:color="auto"/>
            <w:left w:val="none" w:sz="0" w:space="0" w:color="auto"/>
            <w:bottom w:val="none" w:sz="0" w:space="0" w:color="auto"/>
            <w:right w:val="none" w:sz="0" w:space="0" w:color="auto"/>
          </w:divBdr>
        </w:div>
        <w:div w:id="423188826">
          <w:marLeft w:val="640"/>
          <w:marRight w:val="0"/>
          <w:marTop w:val="0"/>
          <w:marBottom w:val="0"/>
          <w:divBdr>
            <w:top w:val="none" w:sz="0" w:space="0" w:color="auto"/>
            <w:left w:val="none" w:sz="0" w:space="0" w:color="auto"/>
            <w:bottom w:val="none" w:sz="0" w:space="0" w:color="auto"/>
            <w:right w:val="none" w:sz="0" w:space="0" w:color="auto"/>
          </w:divBdr>
        </w:div>
        <w:div w:id="1858233061">
          <w:marLeft w:val="640"/>
          <w:marRight w:val="0"/>
          <w:marTop w:val="0"/>
          <w:marBottom w:val="0"/>
          <w:divBdr>
            <w:top w:val="none" w:sz="0" w:space="0" w:color="auto"/>
            <w:left w:val="none" w:sz="0" w:space="0" w:color="auto"/>
            <w:bottom w:val="none" w:sz="0" w:space="0" w:color="auto"/>
            <w:right w:val="none" w:sz="0" w:space="0" w:color="auto"/>
          </w:divBdr>
        </w:div>
        <w:div w:id="184751089">
          <w:marLeft w:val="640"/>
          <w:marRight w:val="0"/>
          <w:marTop w:val="0"/>
          <w:marBottom w:val="0"/>
          <w:divBdr>
            <w:top w:val="none" w:sz="0" w:space="0" w:color="auto"/>
            <w:left w:val="none" w:sz="0" w:space="0" w:color="auto"/>
            <w:bottom w:val="none" w:sz="0" w:space="0" w:color="auto"/>
            <w:right w:val="none" w:sz="0" w:space="0" w:color="auto"/>
          </w:divBdr>
        </w:div>
        <w:div w:id="444347820">
          <w:marLeft w:val="640"/>
          <w:marRight w:val="0"/>
          <w:marTop w:val="0"/>
          <w:marBottom w:val="0"/>
          <w:divBdr>
            <w:top w:val="none" w:sz="0" w:space="0" w:color="auto"/>
            <w:left w:val="none" w:sz="0" w:space="0" w:color="auto"/>
            <w:bottom w:val="none" w:sz="0" w:space="0" w:color="auto"/>
            <w:right w:val="none" w:sz="0" w:space="0" w:color="auto"/>
          </w:divBdr>
        </w:div>
        <w:div w:id="280845669">
          <w:marLeft w:val="640"/>
          <w:marRight w:val="0"/>
          <w:marTop w:val="0"/>
          <w:marBottom w:val="0"/>
          <w:divBdr>
            <w:top w:val="none" w:sz="0" w:space="0" w:color="auto"/>
            <w:left w:val="none" w:sz="0" w:space="0" w:color="auto"/>
            <w:bottom w:val="none" w:sz="0" w:space="0" w:color="auto"/>
            <w:right w:val="none" w:sz="0" w:space="0" w:color="auto"/>
          </w:divBdr>
        </w:div>
        <w:div w:id="320353048">
          <w:marLeft w:val="640"/>
          <w:marRight w:val="0"/>
          <w:marTop w:val="0"/>
          <w:marBottom w:val="0"/>
          <w:divBdr>
            <w:top w:val="none" w:sz="0" w:space="0" w:color="auto"/>
            <w:left w:val="none" w:sz="0" w:space="0" w:color="auto"/>
            <w:bottom w:val="none" w:sz="0" w:space="0" w:color="auto"/>
            <w:right w:val="none" w:sz="0" w:space="0" w:color="auto"/>
          </w:divBdr>
        </w:div>
        <w:div w:id="1096176063">
          <w:marLeft w:val="640"/>
          <w:marRight w:val="0"/>
          <w:marTop w:val="0"/>
          <w:marBottom w:val="0"/>
          <w:divBdr>
            <w:top w:val="none" w:sz="0" w:space="0" w:color="auto"/>
            <w:left w:val="none" w:sz="0" w:space="0" w:color="auto"/>
            <w:bottom w:val="none" w:sz="0" w:space="0" w:color="auto"/>
            <w:right w:val="none" w:sz="0" w:space="0" w:color="auto"/>
          </w:divBdr>
        </w:div>
        <w:div w:id="510334014">
          <w:marLeft w:val="640"/>
          <w:marRight w:val="0"/>
          <w:marTop w:val="0"/>
          <w:marBottom w:val="0"/>
          <w:divBdr>
            <w:top w:val="none" w:sz="0" w:space="0" w:color="auto"/>
            <w:left w:val="none" w:sz="0" w:space="0" w:color="auto"/>
            <w:bottom w:val="none" w:sz="0" w:space="0" w:color="auto"/>
            <w:right w:val="none" w:sz="0" w:space="0" w:color="auto"/>
          </w:divBdr>
        </w:div>
        <w:div w:id="196697318">
          <w:marLeft w:val="640"/>
          <w:marRight w:val="0"/>
          <w:marTop w:val="0"/>
          <w:marBottom w:val="0"/>
          <w:divBdr>
            <w:top w:val="none" w:sz="0" w:space="0" w:color="auto"/>
            <w:left w:val="none" w:sz="0" w:space="0" w:color="auto"/>
            <w:bottom w:val="none" w:sz="0" w:space="0" w:color="auto"/>
            <w:right w:val="none" w:sz="0" w:space="0" w:color="auto"/>
          </w:divBdr>
        </w:div>
        <w:div w:id="1953706496">
          <w:marLeft w:val="640"/>
          <w:marRight w:val="0"/>
          <w:marTop w:val="0"/>
          <w:marBottom w:val="0"/>
          <w:divBdr>
            <w:top w:val="none" w:sz="0" w:space="0" w:color="auto"/>
            <w:left w:val="none" w:sz="0" w:space="0" w:color="auto"/>
            <w:bottom w:val="none" w:sz="0" w:space="0" w:color="auto"/>
            <w:right w:val="none" w:sz="0" w:space="0" w:color="auto"/>
          </w:divBdr>
        </w:div>
        <w:div w:id="1138180244">
          <w:marLeft w:val="640"/>
          <w:marRight w:val="0"/>
          <w:marTop w:val="0"/>
          <w:marBottom w:val="0"/>
          <w:divBdr>
            <w:top w:val="none" w:sz="0" w:space="0" w:color="auto"/>
            <w:left w:val="none" w:sz="0" w:space="0" w:color="auto"/>
            <w:bottom w:val="none" w:sz="0" w:space="0" w:color="auto"/>
            <w:right w:val="none" w:sz="0" w:space="0" w:color="auto"/>
          </w:divBdr>
        </w:div>
        <w:div w:id="2078241461">
          <w:marLeft w:val="640"/>
          <w:marRight w:val="0"/>
          <w:marTop w:val="0"/>
          <w:marBottom w:val="0"/>
          <w:divBdr>
            <w:top w:val="none" w:sz="0" w:space="0" w:color="auto"/>
            <w:left w:val="none" w:sz="0" w:space="0" w:color="auto"/>
            <w:bottom w:val="none" w:sz="0" w:space="0" w:color="auto"/>
            <w:right w:val="none" w:sz="0" w:space="0" w:color="auto"/>
          </w:divBdr>
        </w:div>
        <w:div w:id="963583393">
          <w:marLeft w:val="640"/>
          <w:marRight w:val="0"/>
          <w:marTop w:val="0"/>
          <w:marBottom w:val="0"/>
          <w:divBdr>
            <w:top w:val="none" w:sz="0" w:space="0" w:color="auto"/>
            <w:left w:val="none" w:sz="0" w:space="0" w:color="auto"/>
            <w:bottom w:val="none" w:sz="0" w:space="0" w:color="auto"/>
            <w:right w:val="none" w:sz="0" w:space="0" w:color="auto"/>
          </w:divBdr>
        </w:div>
        <w:div w:id="1269434226">
          <w:marLeft w:val="640"/>
          <w:marRight w:val="0"/>
          <w:marTop w:val="0"/>
          <w:marBottom w:val="0"/>
          <w:divBdr>
            <w:top w:val="none" w:sz="0" w:space="0" w:color="auto"/>
            <w:left w:val="none" w:sz="0" w:space="0" w:color="auto"/>
            <w:bottom w:val="none" w:sz="0" w:space="0" w:color="auto"/>
            <w:right w:val="none" w:sz="0" w:space="0" w:color="auto"/>
          </w:divBdr>
        </w:div>
        <w:div w:id="804083350">
          <w:marLeft w:val="640"/>
          <w:marRight w:val="0"/>
          <w:marTop w:val="0"/>
          <w:marBottom w:val="0"/>
          <w:divBdr>
            <w:top w:val="none" w:sz="0" w:space="0" w:color="auto"/>
            <w:left w:val="none" w:sz="0" w:space="0" w:color="auto"/>
            <w:bottom w:val="none" w:sz="0" w:space="0" w:color="auto"/>
            <w:right w:val="none" w:sz="0" w:space="0" w:color="auto"/>
          </w:divBdr>
        </w:div>
        <w:div w:id="1362126081">
          <w:marLeft w:val="640"/>
          <w:marRight w:val="0"/>
          <w:marTop w:val="0"/>
          <w:marBottom w:val="0"/>
          <w:divBdr>
            <w:top w:val="none" w:sz="0" w:space="0" w:color="auto"/>
            <w:left w:val="none" w:sz="0" w:space="0" w:color="auto"/>
            <w:bottom w:val="none" w:sz="0" w:space="0" w:color="auto"/>
            <w:right w:val="none" w:sz="0" w:space="0" w:color="auto"/>
          </w:divBdr>
        </w:div>
        <w:div w:id="129398866">
          <w:marLeft w:val="640"/>
          <w:marRight w:val="0"/>
          <w:marTop w:val="0"/>
          <w:marBottom w:val="0"/>
          <w:divBdr>
            <w:top w:val="none" w:sz="0" w:space="0" w:color="auto"/>
            <w:left w:val="none" w:sz="0" w:space="0" w:color="auto"/>
            <w:bottom w:val="none" w:sz="0" w:space="0" w:color="auto"/>
            <w:right w:val="none" w:sz="0" w:space="0" w:color="auto"/>
          </w:divBdr>
        </w:div>
        <w:div w:id="471214957">
          <w:marLeft w:val="640"/>
          <w:marRight w:val="0"/>
          <w:marTop w:val="0"/>
          <w:marBottom w:val="0"/>
          <w:divBdr>
            <w:top w:val="none" w:sz="0" w:space="0" w:color="auto"/>
            <w:left w:val="none" w:sz="0" w:space="0" w:color="auto"/>
            <w:bottom w:val="none" w:sz="0" w:space="0" w:color="auto"/>
            <w:right w:val="none" w:sz="0" w:space="0" w:color="auto"/>
          </w:divBdr>
        </w:div>
        <w:div w:id="201330333">
          <w:marLeft w:val="640"/>
          <w:marRight w:val="0"/>
          <w:marTop w:val="0"/>
          <w:marBottom w:val="0"/>
          <w:divBdr>
            <w:top w:val="none" w:sz="0" w:space="0" w:color="auto"/>
            <w:left w:val="none" w:sz="0" w:space="0" w:color="auto"/>
            <w:bottom w:val="none" w:sz="0" w:space="0" w:color="auto"/>
            <w:right w:val="none" w:sz="0" w:space="0" w:color="auto"/>
          </w:divBdr>
        </w:div>
        <w:div w:id="784813233">
          <w:marLeft w:val="640"/>
          <w:marRight w:val="0"/>
          <w:marTop w:val="0"/>
          <w:marBottom w:val="0"/>
          <w:divBdr>
            <w:top w:val="none" w:sz="0" w:space="0" w:color="auto"/>
            <w:left w:val="none" w:sz="0" w:space="0" w:color="auto"/>
            <w:bottom w:val="none" w:sz="0" w:space="0" w:color="auto"/>
            <w:right w:val="none" w:sz="0" w:space="0" w:color="auto"/>
          </w:divBdr>
        </w:div>
        <w:div w:id="819805456">
          <w:marLeft w:val="640"/>
          <w:marRight w:val="0"/>
          <w:marTop w:val="0"/>
          <w:marBottom w:val="0"/>
          <w:divBdr>
            <w:top w:val="none" w:sz="0" w:space="0" w:color="auto"/>
            <w:left w:val="none" w:sz="0" w:space="0" w:color="auto"/>
            <w:bottom w:val="none" w:sz="0" w:space="0" w:color="auto"/>
            <w:right w:val="none" w:sz="0" w:space="0" w:color="auto"/>
          </w:divBdr>
        </w:div>
        <w:div w:id="932317469">
          <w:marLeft w:val="640"/>
          <w:marRight w:val="0"/>
          <w:marTop w:val="0"/>
          <w:marBottom w:val="0"/>
          <w:divBdr>
            <w:top w:val="none" w:sz="0" w:space="0" w:color="auto"/>
            <w:left w:val="none" w:sz="0" w:space="0" w:color="auto"/>
            <w:bottom w:val="none" w:sz="0" w:space="0" w:color="auto"/>
            <w:right w:val="none" w:sz="0" w:space="0" w:color="auto"/>
          </w:divBdr>
        </w:div>
        <w:div w:id="730156320">
          <w:marLeft w:val="640"/>
          <w:marRight w:val="0"/>
          <w:marTop w:val="0"/>
          <w:marBottom w:val="0"/>
          <w:divBdr>
            <w:top w:val="none" w:sz="0" w:space="0" w:color="auto"/>
            <w:left w:val="none" w:sz="0" w:space="0" w:color="auto"/>
            <w:bottom w:val="none" w:sz="0" w:space="0" w:color="auto"/>
            <w:right w:val="none" w:sz="0" w:space="0" w:color="auto"/>
          </w:divBdr>
        </w:div>
        <w:div w:id="1951621569">
          <w:marLeft w:val="640"/>
          <w:marRight w:val="0"/>
          <w:marTop w:val="0"/>
          <w:marBottom w:val="0"/>
          <w:divBdr>
            <w:top w:val="none" w:sz="0" w:space="0" w:color="auto"/>
            <w:left w:val="none" w:sz="0" w:space="0" w:color="auto"/>
            <w:bottom w:val="none" w:sz="0" w:space="0" w:color="auto"/>
            <w:right w:val="none" w:sz="0" w:space="0" w:color="auto"/>
          </w:divBdr>
        </w:div>
        <w:div w:id="1531145400">
          <w:marLeft w:val="640"/>
          <w:marRight w:val="0"/>
          <w:marTop w:val="0"/>
          <w:marBottom w:val="0"/>
          <w:divBdr>
            <w:top w:val="none" w:sz="0" w:space="0" w:color="auto"/>
            <w:left w:val="none" w:sz="0" w:space="0" w:color="auto"/>
            <w:bottom w:val="none" w:sz="0" w:space="0" w:color="auto"/>
            <w:right w:val="none" w:sz="0" w:space="0" w:color="auto"/>
          </w:divBdr>
        </w:div>
        <w:div w:id="123546445">
          <w:marLeft w:val="640"/>
          <w:marRight w:val="0"/>
          <w:marTop w:val="0"/>
          <w:marBottom w:val="0"/>
          <w:divBdr>
            <w:top w:val="none" w:sz="0" w:space="0" w:color="auto"/>
            <w:left w:val="none" w:sz="0" w:space="0" w:color="auto"/>
            <w:bottom w:val="none" w:sz="0" w:space="0" w:color="auto"/>
            <w:right w:val="none" w:sz="0" w:space="0" w:color="auto"/>
          </w:divBdr>
        </w:div>
        <w:div w:id="1133984442">
          <w:marLeft w:val="640"/>
          <w:marRight w:val="0"/>
          <w:marTop w:val="0"/>
          <w:marBottom w:val="0"/>
          <w:divBdr>
            <w:top w:val="none" w:sz="0" w:space="0" w:color="auto"/>
            <w:left w:val="none" w:sz="0" w:space="0" w:color="auto"/>
            <w:bottom w:val="none" w:sz="0" w:space="0" w:color="auto"/>
            <w:right w:val="none" w:sz="0" w:space="0" w:color="auto"/>
          </w:divBdr>
        </w:div>
        <w:div w:id="71319780">
          <w:marLeft w:val="640"/>
          <w:marRight w:val="0"/>
          <w:marTop w:val="0"/>
          <w:marBottom w:val="0"/>
          <w:divBdr>
            <w:top w:val="none" w:sz="0" w:space="0" w:color="auto"/>
            <w:left w:val="none" w:sz="0" w:space="0" w:color="auto"/>
            <w:bottom w:val="none" w:sz="0" w:space="0" w:color="auto"/>
            <w:right w:val="none" w:sz="0" w:space="0" w:color="auto"/>
          </w:divBdr>
        </w:div>
        <w:div w:id="323551817">
          <w:marLeft w:val="640"/>
          <w:marRight w:val="0"/>
          <w:marTop w:val="0"/>
          <w:marBottom w:val="0"/>
          <w:divBdr>
            <w:top w:val="none" w:sz="0" w:space="0" w:color="auto"/>
            <w:left w:val="none" w:sz="0" w:space="0" w:color="auto"/>
            <w:bottom w:val="none" w:sz="0" w:space="0" w:color="auto"/>
            <w:right w:val="none" w:sz="0" w:space="0" w:color="auto"/>
          </w:divBdr>
        </w:div>
        <w:div w:id="629819536">
          <w:marLeft w:val="640"/>
          <w:marRight w:val="0"/>
          <w:marTop w:val="0"/>
          <w:marBottom w:val="0"/>
          <w:divBdr>
            <w:top w:val="none" w:sz="0" w:space="0" w:color="auto"/>
            <w:left w:val="none" w:sz="0" w:space="0" w:color="auto"/>
            <w:bottom w:val="none" w:sz="0" w:space="0" w:color="auto"/>
            <w:right w:val="none" w:sz="0" w:space="0" w:color="auto"/>
          </w:divBdr>
        </w:div>
        <w:div w:id="1306399206">
          <w:marLeft w:val="640"/>
          <w:marRight w:val="0"/>
          <w:marTop w:val="0"/>
          <w:marBottom w:val="0"/>
          <w:divBdr>
            <w:top w:val="none" w:sz="0" w:space="0" w:color="auto"/>
            <w:left w:val="none" w:sz="0" w:space="0" w:color="auto"/>
            <w:bottom w:val="none" w:sz="0" w:space="0" w:color="auto"/>
            <w:right w:val="none" w:sz="0" w:space="0" w:color="auto"/>
          </w:divBdr>
        </w:div>
        <w:div w:id="1024668687">
          <w:marLeft w:val="640"/>
          <w:marRight w:val="0"/>
          <w:marTop w:val="0"/>
          <w:marBottom w:val="0"/>
          <w:divBdr>
            <w:top w:val="none" w:sz="0" w:space="0" w:color="auto"/>
            <w:left w:val="none" w:sz="0" w:space="0" w:color="auto"/>
            <w:bottom w:val="none" w:sz="0" w:space="0" w:color="auto"/>
            <w:right w:val="none" w:sz="0" w:space="0" w:color="auto"/>
          </w:divBdr>
        </w:div>
        <w:div w:id="899442661">
          <w:marLeft w:val="640"/>
          <w:marRight w:val="0"/>
          <w:marTop w:val="0"/>
          <w:marBottom w:val="0"/>
          <w:divBdr>
            <w:top w:val="none" w:sz="0" w:space="0" w:color="auto"/>
            <w:left w:val="none" w:sz="0" w:space="0" w:color="auto"/>
            <w:bottom w:val="none" w:sz="0" w:space="0" w:color="auto"/>
            <w:right w:val="none" w:sz="0" w:space="0" w:color="auto"/>
          </w:divBdr>
        </w:div>
        <w:div w:id="1808470142">
          <w:marLeft w:val="640"/>
          <w:marRight w:val="0"/>
          <w:marTop w:val="0"/>
          <w:marBottom w:val="0"/>
          <w:divBdr>
            <w:top w:val="none" w:sz="0" w:space="0" w:color="auto"/>
            <w:left w:val="none" w:sz="0" w:space="0" w:color="auto"/>
            <w:bottom w:val="none" w:sz="0" w:space="0" w:color="auto"/>
            <w:right w:val="none" w:sz="0" w:space="0" w:color="auto"/>
          </w:divBdr>
        </w:div>
        <w:div w:id="954604228">
          <w:marLeft w:val="640"/>
          <w:marRight w:val="0"/>
          <w:marTop w:val="0"/>
          <w:marBottom w:val="0"/>
          <w:divBdr>
            <w:top w:val="none" w:sz="0" w:space="0" w:color="auto"/>
            <w:left w:val="none" w:sz="0" w:space="0" w:color="auto"/>
            <w:bottom w:val="none" w:sz="0" w:space="0" w:color="auto"/>
            <w:right w:val="none" w:sz="0" w:space="0" w:color="auto"/>
          </w:divBdr>
        </w:div>
        <w:div w:id="1654136290">
          <w:marLeft w:val="640"/>
          <w:marRight w:val="0"/>
          <w:marTop w:val="0"/>
          <w:marBottom w:val="0"/>
          <w:divBdr>
            <w:top w:val="none" w:sz="0" w:space="0" w:color="auto"/>
            <w:left w:val="none" w:sz="0" w:space="0" w:color="auto"/>
            <w:bottom w:val="none" w:sz="0" w:space="0" w:color="auto"/>
            <w:right w:val="none" w:sz="0" w:space="0" w:color="auto"/>
          </w:divBdr>
        </w:div>
        <w:div w:id="1692563436">
          <w:marLeft w:val="640"/>
          <w:marRight w:val="0"/>
          <w:marTop w:val="0"/>
          <w:marBottom w:val="0"/>
          <w:divBdr>
            <w:top w:val="none" w:sz="0" w:space="0" w:color="auto"/>
            <w:left w:val="none" w:sz="0" w:space="0" w:color="auto"/>
            <w:bottom w:val="none" w:sz="0" w:space="0" w:color="auto"/>
            <w:right w:val="none" w:sz="0" w:space="0" w:color="auto"/>
          </w:divBdr>
        </w:div>
        <w:div w:id="914820769">
          <w:marLeft w:val="640"/>
          <w:marRight w:val="0"/>
          <w:marTop w:val="0"/>
          <w:marBottom w:val="0"/>
          <w:divBdr>
            <w:top w:val="none" w:sz="0" w:space="0" w:color="auto"/>
            <w:left w:val="none" w:sz="0" w:space="0" w:color="auto"/>
            <w:bottom w:val="none" w:sz="0" w:space="0" w:color="auto"/>
            <w:right w:val="none" w:sz="0" w:space="0" w:color="auto"/>
          </w:divBdr>
        </w:div>
        <w:div w:id="1381176362">
          <w:marLeft w:val="640"/>
          <w:marRight w:val="0"/>
          <w:marTop w:val="0"/>
          <w:marBottom w:val="0"/>
          <w:divBdr>
            <w:top w:val="none" w:sz="0" w:space="0" w:color="auto"/>
            <w:left w:val="none" w:sz="0" w:space="0" w:color="auto"/>
            <w:bottom w:val="none" w:sz="0" w:space="0" w:color="auto"/>
            <w:right w:val="none" w:sz="0" w:space="0" w:color="auto"/>
          </w:divBdr>
        </w:div>
        <w:div w:id="214395368">
          <w:marLeft w:val="640"/>
          <w:marRight w:val="0"/>
          <w:marTop w:val="0"/>
          <w:marBottom w:val="0"/>
          <w:divBdr>
            <w:top w:val="none" w:sz="0" w:space="0" w:color="auto"/>
            <w:left w:val="none" w:sz="0" w:space="0" w:color="auto"/>
            <w:bottom w:val="none" w:sz="0" w:space="0" w:color="auto"/>
            <w:right w:val="none" w:sz="0" w:space="0" w:color="auto"/>
          </w:divBdr>
        </w:div>
        <w:div w:id="585843468">
          <w:marLeft w:val="640"/>
          <w:marRight w:val="0"/>
          <w:marTop w:val="0"/>
          <w:marBottom w:val="0"/>
          <w:divBdr>
            <w:top w:val="none" w:sz="0" w:space="0" w:color="auto"/>
            <w:left w:val="none" w:sz="0" w:space="0" w:color="auto"/>
            <w:bottom w:val="none" w:sz="0" w:space="0" w:color="auto"/>
            <w:right w:val="none" w:sz="0" w:space="0" w:color="auto"/>
          </w:divBdr>
        </w:div>
        <w:div w:id="999845628">
          <w:marLeft w:val="640"/>
          <w:marRight w:val="0"/>
          <w:marTop w:val="0"/>
          <w:marBottom w:val="0"/>
          <w:divBdr>
            <w:top w:val="none" w:sz="0" w:space="0" w:color="auto"/>
            <w:left w:val="none" w:sz="0" w:space="0" w:color="auto"/>
            <w:bottom w:val="none" w:sz="0" w:space="0" w:color="auto"/>
            <w:right w:val="none" w:sz="0" w:space="0" w:color="auto"/>
          </w:divBdr>
        </w:div>
        <w:div w:id="1640378133">
          <w:marLeft w:val="640"/>
          <w:marRight w:val="0"/>
          <w:marTop w:val="0"/>
          <w:marBottom w:val="0"/>
          <w:divBdr>
            <w:top w:val="none" w:sz="0" w:space="0" w:color="auto"/>
            <w:left w:val="none" w:sz="0" w:space="0" w:color="auto"/>
            <w:bottom w:val="none" w:sz="0" w:space="0" w:color="auto"/>
            <w:right w:val="none" w:sz="0" w:space="0" w:color="auto"/>
          </w:divBdr>
        </w:div>
        <w:div w:id="1575355075">
          <w:marLeft w:val="640"/>
          <w:marRight w:val="0"/>
          <w:marTop w:val="0"/>
          <w:marBottom w:val="0"/>
          <w:divBdr>
            <w:top w:val="none" w:sz="0" w:space="0" w:color="auto"/>
            <w:left w:val="none" w:sz="0" w:space="0" w:color="auto"/>
            <w:bottom w:val="none" w:sz="0" w:space="0" w:color="auto"/>
            <w:right w:val="none" w:sz="0" w:space="0" w:color="auto"/>
          </w:divBdr>
        </w:div>
        <w:div w:id="86586022">
          <w:marLeft w:val="640"/>
          <w:marRight w:val="0"/>
          <w:marTop w:val="0"/>
          <w:marBottom w:val="0"/>
          <w:divBdr>
            <w:top w:val="none" w:sz="0" w:space="0" w:color="auto"/>
            <w:left w:val="none" w:sz="0" w:space="0" w:color="auto"/>
            <w:bottom w:val="none" w:sz="0" w:space="0" w:color="auto"/>
            <w:right w:val="none" w:sz="0" w:space="0" w:color="auto"/>
          </w:divBdr>
        </w:div>
        <w:div w:id="350687814">
          <w:marLeft w:val="640"/>
          <w:marRight w:val="0"/>
          <w:marTop w:val="0"/>
          <w:marBottom w:val="0"/>
          <w:divBdr>
            <w:top w:val="none" w:sz="0" w:space="0" w:color="auto"/>
            <w:left w:val="none" w:sz="0" w:space="0" w:color="auto"/>
            <w:bottom w:val="none" w:sz="0" w:space="0" w:color="auto"/>
            <w:right w:val="none" w:sz="0" w:space="0" w:color="auto"/>
          </w:divBdr>
        </w:div>
        <w:div w:id="216360863">
          <w:marLeft w:val="640"/>
          <w:marRight w:val="0"/>
          <w:marTop w:val="0"/>
          <w:marBottom w:val="0"/>
          <w:divBdr>
            <w:top w:val="none" w:sz="0" w:space="0" w:color="auto"/>
            <w:left w:val="none" w:sz="0" w:space="0" w:color="auto"/>
            <w:bottom w:val="none" w:sz="0" w:space="0" w:color="auto"/>
            <w:right w:val="none" w:sz="0" w:space="0" w:color="auto"/>
          </w:divBdr>
        </w:div>
        <w:div w:id="1660382285">
          <w:marLeft w:val="640"/>
          <w:marRight w:val="0"/>
          <w:marTop w:val="0"/>
          <w:marBottom w:val="0"/>
          <w:divBdr>
            <w:top w:val="none" w:sz="0" w:space="0" w:color="auto"/>
            <w:left w:val="none" w:sz="0" w:space="0" w:color="auto"/>
            <w:bottom w:val="none" w:sz="0" w:space="0" w:color="auto"/>
            <w:right w:val="none" w:sz="0" w:space="0" w:color="auto"/>
          </w:divBdr>
        </w:div>
        <w:div w:id="2094467262">
          <w:marLeft w:val="640"/>
          <w:marRight w:val="0"/>
          <w:marTop w:val="0"/>
          <w:marBottom w:val="0"/>
          <w:divBdr>
            <w:top w:val="none" w:sz="0" w:space="0" w:color="auto"/>
            <w:left w:val="none" w:sz="0" w:space="0" w:color="auto"/>
            <w:bottom w:val="none" w:sz="0" w:space="0" w:color="auto"/>
            <w:right w:val="none" w:sz="0" w:space="0" w:color="auto"/>
          </w:divBdr>
        </w:div>
        <w:div w:id="2036225954">
          <w:marLeft w:val="640"/>
          <w:marRight w:val="0"/>
          <w:marTop w:val="0"/>
          <w:marBottom w:val="0"/>
          <w:divBdr>
            <w:top w:val="none" w:sz="0" w:space="0" w:color="auto"/>
            <w:left w:val="none" w:sz="0" w:space="0" w:color="auto"/>
            <w:bottom w:val="none" w:sz="0" w:space="0" w:color="auto"/>
            <w:right w:val="none" w:sz="0" w:space="0" w:color="auto"/>
          </w:divBdr>
        </w:div>
        <w:div w:id="272059266">
          <w:marLeft w:val="640"/>
          <w:marRight w:val="0"/>
          <w:marTop w:val="0"/>
          <w:marBottom w:val="0"/>
          <w:divBdr>
            <w:top w:val="none" w:sz="0" w:space="0" w:color="auto"/>
            <w:left w:val="none" w:sz="0" w:space="0" w:color="auto"/>
            <w:bottom w:val="none" w:sz="0" w:space="0" w:color="auto"/>
            <w:right w:val="none" w:sz="0" w:space="0" w:color="auto"/>
          </w:divBdr>
        </w:div>
        <w:div w:id="1585652577">
          <w:marLeft w:val="640"/>
          <w:marRight w:val="0"/>
          <w:marTop w:val="0"/>
          <w:marBottom w:val="0"/>
          <w:divBdr>
            <w:top w:val="none" w:sz="0" w:space="0" w:color="auto"/>
            <w:left w:val="none" w:sz="0" w:space="0" w:color="auto"/>
            <w:bottom w:val="none" w:sz="0" w:space="0" w:color="auto"/>
            <w:right w:val="none" w:sz="0" w:space="0" w:color="auto"/>
          </w:divBdr>
        </w:div>
        <w:div w:id="1336763573">
          <w:marLeft w:val="640"/>
          <w:marRight w:val="0"/>
          <w:marTop w:val="0"/>
          <w:marBottom w:val="0"/>
          <w:divBdr>
            <w:top w:val="none" w:sz="0" w:space="0" w:color="auto"/>
            <w:left w:val="none" w:sz="0" w:space="0" w:color="auto"/>
            <w:bottom w:val="none" w:sz="0" w:space="0" w:color="auto"/>
            <w:right w:val="none" w:sz="0" w:space="0" w:color="auto"/>
          </w:divBdr>
        </w:div>
        <w:div w:id="322974857">
          <w:marLeft w:val="640"/>
          <w:marRight w:val="0"/>
          <w:marTop w:val="0"/>
          <w:marBottom w:val="0"/>
          <w:divBdr>
            <w:top w:val="none" w:sz="0" w:space="0" w:color="auto"/>
            <w:left w:val="none" w:sz="0" w:space="0" w:color="auto"/>
            <w:bottom w:val="none" w:sz="0" w:space="0" w:color="auto"/>
            <w:right w:val="none" w:sz="0" w:space="0" w:color="auto"/>
          </w:divBdr>
        </w:div>
        <w:div w:id="85421763">
          <w:marLeft w:val="640"/>
          <w:marRight w:val="0"/>
          <w:marTop w:val="0"/>
          <w:marBottom w:val="0"/>
          <w:divBdr>
            <w:top w:val="none" w:sz="0" w:space="0" w:color="auto"/>
            <w:left w:val="none" w:sz="0" w:space="0" w:color="auto"/>
            <w:bottom w:val="none" w:sz="0" w:space="0" w:color="auto"/>
            <w:right w:val="none" w:sz="0" w:space="0" w:color="auto"/>
          </w:divBdr>
        </w:div>
        <w:div w:id="1235121179">
          <w:marLeft w:val="640"/>
          <w:marRight w:val="0"/>
          <w:marTop w:val="0"/>
          <w:marBottom w:val="0"/>
          <w:divBdr>
            <w:top w:val="none" w:sz="0" w:space="0" w:color="auto"/>
            <w:left w:val="none" w:sz="0" w:space="0" w:color="auto"/>
            <w:bottom w:val="none" w:sz="0" w:space="0" w:color="auto"/>
            <w:right w:val="none" w:sz="0" w:space="0" w:color="auto"/>
          </w:divBdr>
        </w:div>
        <w:div w:id="1219630715">
          <w:marLeft w:val="640"/>
          <w:marRight w:val="0"/>
          <w:marTop w:val="0"/>
          <w:marBottom w:val="0"/>
          <w:divBdr>
            <w:top w:val="none" w:sz="0" w:space="0" w:color="auto"/>
            <w:left w:val="none" w:sz="0" w:space="0" w:color="auto"/>
            <w:bottom w:val="none" w:sz="0" w:space="0" w:color="auto"/>
            <w:right w:val="none" w:sz="0" w:space="0" w:color="auto"/>
          </w:divBdr>
        </w:div>
        <w:div w:id="192016855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56404856">
          <w:marLeft w:val="640"/>
          <w:marRight w:val="0"/>
          <w:marTop w:val="0"/>
          <w:marBottom w:val="0"/>
          <w:divBdr>
            <w:top w:val="none" w:sz="0" w:space="0" w:color="auto"/>
            <w:left w:val="none" w:sz="0" w:space="0" w:color="auto"/>
            <w:bottom w:val="none" w:sz="0" w:space="0" w:color="auto"/>
            <w:right w:val="none" w:sz="0" w:space="0" w:color="auto"/>
          </w:divBdr>
        </w:div>
        <w:div w:id="429859522">
          <w:marLeft w:val="640"/>
          <w:marRight w:val="0"/>
          <w:marTop w:val="0"/>
          <w:marBottom w:val="0"/>
          <w:divBdr>
            <w:top w:val="none" w:sz="0" w:space="0" w:color="auto"/>
            <w:left w:val="none" w:sz="0" w:space="0" w:color="auto"/>
            <w:bottom w:val="none" w:sz="0" w:space="0" w:color="auto"/>
            <w:right w:val="none" w:sz="0" w:space="0" w:color="auto"/>
          </w:divBdr>
        </w:div>
        <w:div w:id="1863931997">
          <w:marLeft w:val="640"/>
          <w:marRight w:val="0"/>
          <w:marTop w:val="0"/>
          <w:marBottom w:val="0"/>
          <w:divBdr>
            <w:top w:val="none" w:sz="0" w:space="0" w:color="auto"/>
            <w:left w:val="none" w:sz="0" w:space="0" w:color="auto"/>
            <w:bottom w:val="none" w:sz="0" w:space="0" w:color="auto"/>
            <w:right w:val="none" w:sz="0" w:space="0" w:color="auto"/>
          </w:divBdr>
        </w:div>
        <w:div w:id="316305158">
          <w:marLeft w:val="640"/>
          <w:marRight w:val="0"/>
          <w:marTop w:val="0"/>
          <w:marBottom w:val="0"/>
          <w:divBdr>
            <w:top w:val="none" w:sz="0" w:space="0" w:color="auto"/>
            <w:left w:val="none" w:sz="0" w:space="0" w:color="auto"/>
            <w:bottom w:val="none" w:sz="0" w:space="0" w:color="auto"/>
            <w:right w:val="none" w:sz="0" w:space="0" w:color="auto"/>
          </w:divBdr>
        </w:div>
        <w:div w:id="1829706241">
          <w:marLeft w:val="640"/>
          <w:marRight w:val="0"/>
          <w:marTop w:val="0"/>
          <w:marBottom w:val="0"/>
          <w:divBdr>
            <w:top w:val="none" w:sz="0" w:space="0" w:color="auto"/>
            <w:left w:val="none" w:sz="0" w:space="0" w:color="auto"/>
            <w:bottom w:val="none" w:sz="0" w:space="0" w:color="auto"/>
            <w:right w:val="none" w:sz="0" w:space="0" w:color="auto"/>
          </w:divBdr>
        </w:div>
        <w:div w:id="350693162">
          <w:marLeft w:val="640"/>
          <w:marRight w:val="0"/>
          <w:marTop w:val="0"/>
          <w:marBottom w:val="0"/>
          <w:divBdr>
            <w:top w:val="none" w:sz="0" w:space="0" w:color="auto"/>
            <w:left w:val="none" w:sz="0" w:space="0" w:color="auto"/>
            <w:bottom w:val="none" w:sz="0" w:space="0" w:color="auto"/>
            <w:right w:val="none" w:sz="0" w:space="0" w:color="auto"/>
          </w:divBdr>
        </w:div>
        <w:div w:id="428040615">
          <w:marLeft w:val="640"/>
          <w:marRight w:val="0"/>
          <w:marTop w:val="0"/>
          <w:marBottom w:val="0"/>
          <w:divBdr>
            <w:top w:val="none" w:sz="0" w:space="0" w:color="auto"/>
            <w:left w:val="none" w:sz="0" w:space="0" w:color="auto"/>
            <w:bottom w:val="none" w:sz="0" w:space="0" w:color="auto"/>
            <w:right w:val="none" w:sz="0" w:space="0" w:color="auto"/>
          </w:divBdr>
        </w:div>
        <w:div w:id="1461878109">
          <w:marLeft w:val="640"/>
          <w:marRight w:val="0"/>
          <w:marTop w:val="0"/>
          <w:marBottom w:val="0"/>
          <w:divBdr>
            <w:top w:val="none" w:sz="0" w:space="0" w:color="auto"/>
            <w:left w:val="none" w:sz="0" w:space="0" w:color="auto"/>
            <w:bottom w:val="none" w:sz="0" w:space="0" w:color="auto"/>
            <w:right w:val="none" w:sz="0" w:space="0" w:color="auto"/>
          </w:divBdr>
        </w:div>
        <w:div w:id="203252222">
          <w:marLeft w:val="640"/>
          <w:marRight w:val="0"/>
          <w:marTop w:val="0"/>
          <w:marBottom w:val="0"/>
          <w:divBdr>
            <w:top w:val="none" w:sz="0" w:space="0" w:color="auto"/>
            <w:left w:val="none" w:sz="0" w:space="0" w:color="auto"/>
            <w:bottom w:val="none" w:sz="0" w:space="0" w:color="auto"/>
            <w:right w:val="none" w:sz="0" w:space="0" w:color="auto"/>
          </w:divBdr>
        </w:div>
        <w:div w:id="68776824">
          <w:marLeft w:val="640"/>
          <w:marRight w:val="0"/>
          <w:marTop w:val="0"/>
          <w:marBottom w:val="0"/>
          <w:divBdr>
            <w:top w:val="none" w:sz="0" w:space="0" w:color="auto"/>
            <w:left w:val="none" w:sz="0" w:space="0" w:color="auto"/>
            <w:bottom w:val="none" w:sz="0" w:space="0" w:color="auto"/>
            <w:right w:val="none" w:sz="0" w:space="0" w:color="auto"/>
          </w:divBdr>
        </w:div>
        <w:div w:id="1719936698">
          <w:marLeft w:val="640"/>
          <w:marRight w:val="0"/>
          <w:marTop w:val="0"/>
          <w:marBottom w:val="0"/>
          <w:divBdr>
            <w:top w:val="none" w:sz="0" w:space="0" w:color="auto"/>
            <w:left w:val="none" w:sz="0" w:space="0" w:color="auto"/>
            <w:bottom w:val="none" w:sz="0" w:space="0" w:color="auto"/>
            <w:right w:val="none" w:sz="0" w:space="0" w:color="auto"/>
          </w:divBdr>
        </w:div>
        <w:div w:id="790711297">
          <w:marLeft w:val="640"/>
          <w:marRight w:val="0"/>
          <w:marTop w:val="0"/>
          <w:marBottom w:val="0"/>
          <w:divBdr>
            <w:top w:val="none" w:sz="0" w:space="0" w:color="auto"/>
            <w:left w:val="none" w:sz="0" w:space="0" w:color="auto"/>
            <w:bottom w:val="none" w:sz="0" w:space="0" w:color="auto"/>
            <w:right w:val="none" w:sz="0" w:space="0" w:color="auto"/>
          </w:divBdr>
        </w:div>
        <w:div w:id="1634942509">
          <w:marLeft w:val="640"/>
          <w:marRight w:val="0"/>
          <w:marTop w:val="0"/>
          <w:marBottom w:val="0"/>
          <w:divBdr>
            <w:top w:val="none" w:sz="0" w:space="0" w:color="auto"/>
            <w:left w:val="none" w:sz="0" w:space="0" w:color="auto"/>
            <w:bottom w:val="none" w:sz="0" w:space="0" w:color="auto"/>
            <w:right w:val="none" w:sz="0" w:space="0" w:color="auto"/>
          </w:divBdr>
        </w:div>
        <w:div w:id="1683778865">
          <w:marLeft w:val="640"/>
          <w:marRight w:val="0"/>
          <w:marTop w:val="0"/>
          <w:marBottom w:val="0"/>
          <w:divBdr>
            <w:top w:val="none" w:sz="0" w:space="0" w:color="auto"/>
            <w:left w:val="none" w:sz="0" w:space="0" w:color="auto"/>
            <w:bottom w:val="none" w:sz="0" w:space="0" w:color="auto"/>
            <w:right w:val="none" w:sz="0" w:space="0" w:color="auto"/>
          </w:divBdr>
        </w:div>
        <w:div w:id="425342282">
          <w:marLeft w:val="640"/>
          <w:marRight w:val="0"/>
          <w:marTop w:val="0"/>
          <w:marBottom w:val="0"/>
          <w:divBdr>
            <w:top w:val="none" w:sz="0" w:space="0" w:color="auto"/>
            <w:left w:val="none" w:sz="0" w:space="0" w:color="auto"/>
            <w:bottom w:val="none" w:sz="0" w:space="0" w:color="auto"/>
            <w:right w:val="none" w:sz="0" w:space="0" w:color="auto"/>
          </w:divBdr>
        </w:div>
        <w:div w:id="1969167294">
          <w:marLeft w:val="640"/>
          <w:marRight w:val="0"/>
          <w:marTop w:val="0"/>
          <w:marBottom w:val="0"/>
          <w:divBdr>
            <w:top w:val="none" w:sz="0" w:space="0" w:color="auto"/>
            <w:left w:val="none" w:sz="0" w:space="0" w:color="auto"/>
            <w:bottom w:val="none" w:sz="0" w:space="0" w:color="auto"/>
            <w:right w:val="none" w:sz="0" w:space="0" w:color="auto"/>
          </w:divBdr>
        </w:div>
        <w:div w:id="1787192811">
          <w:marLeft w:val="640"/>
          <w:marRight w:val="0"/>
          <w:marTop w:val="0"/>
          <w:marBottom w:val="0"/>
          <w:divBdr>
            <w:top w:val="none" w:sz="0" w:space="0" w:color="auto"/>
            <w:left w:val="none" w:sz="0" w:space="0" w:color="auto"/>
            <w:bottom w:val="none" w:sz="0" w:space="0" w:color="auto"/>
            <w:right w:val="none" w:sz="0" w:space="0" w:color="auto"/>
          </w:divBdr>
        </w:div>
        <w:div w:id="84376865">
          <w:marLeft w:val="640"/>
          <w:marRight w:val="0"/>
          <w:marTop w:val="0"/>
          <w:marBottom w:val="0"/>
          <w:divBdr>
            <w:top w:val="none" w:sz="0" w:space="0" w:color="auto"/>
            <w:left w:val="none" w:sz="0" w:space="0" w:color="auto"/>
            <w:bottom w:val="none" w:sz="0" w:space="0" w:color="auto"/>
            <w:right w:val="none" w:sz="0" w:space="0" w:color="auto"/>
          </w:divBdr>
        </w:div>
        <w:div w:id="1996254983">
          <w:marLeft w:val="640"/>
          <w:marRight w:val="0"/>
          <w:marTop w:val="0"/>
          <w:marBottom w:val="0"/>
          <w:divBdr>
            <w:top w:val="none" w:sz="0" w:space="0" w:color="auto"/>
            <w:left w:val="none" w:sz="0" w:space="0" w:color="auto"/>
            <w:bottom w:val="none" w:sz="0" w:space="0" w:color="auto"/>
            <w:right w:val="none" w:sz="0" w:space="0" w:color="auto"/>
          </w:divBdr>
        </w:div>
        <w:div w:id="168910590">
          <w:marLeft w:val="640"/>
          <w:marRight w:val="0"/>
          <w:marTop w:val="0"/>
          <w:marBottom w:val="0"/>
          <w:divBdr>
            <w:top w:val="none" w:sz="0" w:space="0" w:color="auto"/>
            <w:left w:val="none" w:sz="0" w:space="0" w:color="auto"/>
            <w:bottom w:val="none" w:sz="0" w:space="0" w:color="auto"/>
            <w:right w:val="none" w:sz="0" w:space="0" w:color="auto"/>
          </w:divBdr>
        </w:div>
        <w:div w:id="1825391740">
          <w:marLeft w:val="640"/>
          <w:marRight w:val="0"/>
          <w:marTop w:val="0"/>
          <w:marBottom w:val="0"/>
          <w:divBdr>
            <w:top w:val="none" w:sz="0" w:space="0" w:color="auto"/>
            <w:left w:val="none" w:sz="0" w:space="0" w:color="auto"/>
            <w:bottom w:val="none" w:sz="0" w:space="0" w:color="auto"/>
            <w:right w:val="none" w:sz="0" w:space="0" w:color="auto"/>
          </w:divBdr>
        </w:div>
        <w:div w:id="1971477442">
          <w:marLeft w:val="640"/>
          <w:marRight w:val="0"/>
          <w:marTop w:val="0"/>
          <w:marBottom w:val="0"/>
          <w:divBdr>
            <w:top w:val="none" w:sz="0" w:space="0" w:color="auto"/>
            <w:left w:val="none" w:sz="0" w:space="0" w:color="auto"/>
            <w:bottom w:val="none" w:sz="0" w:space="0" w:color="auto"/>
            <w:right w:val="none" w:sz="0" w:space="0" w:color="auto"/>
          </w:divBdr>
        </w:div>
        <w:div w:id="1189680180">
          <w:marLeft w:val="640"/>
          <w:marRight w:val="0"/>
          <w:marTop w:val="0"/>
          <w:marBottom w:val="0"/>
          <w:divBdr>
            <w:top w:val="none" w:sz="0" w:space="0" w:color="auto"/>
            <w:left w:val="none" w:sz="0" w:space="0" w:color="auto"/>
            <w:bottom w:val="none" w:sz="0" w:space="0" w:color="auto"/>
            <w:right w:val="none" w:sz="0" w:space="0" w:color="auto"/>
          </w:divBdr>
        </w:div>
        <w:div w:id="352803249">
          <w:marLeft w:val="640"/>
          <w:marRight w:val="0"/>
          <w:marTop w:val="0"/>
          <w:marBottom w:val="0"/>
          <w:divBdr>
            <w:top w:val="none" w:sz="0" w:space="0" w:color="auto"/>
            <w:left w:val="none" w:sz="0" w:space="0" w:color="auto"/>
            <w:bottom w:val="none" w:sz="0" w:space="0" w:color="auto"/>
            <w:right w:val="none" w:sz="0" w:space="0" w:color="auto"/>
          </w:divBdr>
        </w:div>
        <w:div w:id="206569556">
          <w:marLeft w:val="640"/>
          <w:marRight w:val="0"/>
          <w:marTop w:val="0"/>
          <w:marBottom w:val="0"/>
          <w:divBdr>
            <w:top w:val="none" w:sz="0" w:space="0" w:color="auto"/>
            <w:left w:val="none" w:sz="0" w:space="0" w:color="auto"/>
            <w:bottom w:val="none" w:sz="0" w:space="0" w:color="auto"/>
            <w:right w:val="none" w:sz="0" w:space="0" w:color="auto"/>
          </w:divBdr>
        </w:div>
        <w:div w:id="199436274">
          <w:marLeft w:val="640"/>
          <w:marRight w:val="0"/>
          <w:marTop w:val="0"/>
          <w:marBottom w:val="0"/>
          <w:divBdr>
            <w:top w:val="none" w:sz="0" w:space="0" w:color="auto"/>
            <w:left w:val="none" w:sz="0" w:space="0" w:color="auto"/>
            <w:bottom w:val="none" w:sz="0" w:space="0" w:color="auto"/>
            <w:right w:val="none" w:sz="0" w:space="0" w:color="auto"/>
          </w:divBdr>
        </w:div>
        <w:div w:id="1921712547">
          <w:marLeft w:val="640"/>
          <w:marRight w:val="0"/>
          <w:marTop w:val="0"/>
          <w:marBottom w:val="0"/>
          <w:divBdr>
            <w:top w:val="none" w:sz="0" w:space="0" w:color="auto"/>
            <w:left w:val="none" w:sz="0" w:space="0" w:color="auto"/>
            <w:bottom w:val="none" w:sz="0" w:space="0" w:color="auto"/>
            <w:right w:val="none" w:sz="0" w:space="0" w:color="auto"/>
          </w:divBdr>
        </w:div>
        <w:div w:id="1388605221">
          <w:marLeft w:val="640"/>
          <w:marRight w:val="0"/>
          <w:marTop w:val="0"/>
          <w:marBottom w:val="0"/>
          <w:divBdr>
            <w:top w:val="none" w:sz="0" w:space="0" w:color="auto"/>
            <w:left w:val="none" w:sz="0" w:space="0" w:color="auto"/>
            <w:bottom w:val="none" w:sz="0" w:space="0" w:color="auto"/>
            <w:right w:val="none" w:sz="0" w:space="0" w:color="auto"/>
          </w:divBdr>
        </w:div>
        <w:div w:id="49771208">
          <w:marLeft w:val="640"/>
          <w:marRight w:val="0"/>
          <w:marTop w:val="0"/>
          <w:marBottom w:val="0"/>
          <w:divBdr>
            <w:top w:val="none" w:sz="0" w:space="0" w:color="auto"/>
            <w:left w:val="none" w:sz="0" w:space="0" w:color="auto"/>
            <w:bottom w:val="none" w:sz="0" w:space="0" w:color="auto"/>
            <w:right w:val="none" w:sz="0" w:space="0" w:color="auto"/>
          </w:divBdr>
        </w:div>
        <w:div w:id="463087106">
          <w:marLeft w:val="640"/>
          <w:marRight w:val="0"/>
          <w:marTop w:val="0"/>
          <w:marBottom w:val="0"/>
          <w:divBdr>
            <w:top w:val="none" w:sz="0" w:space="0" w:color="auto"/>
            <w:left w:val="none" w:sz="0" w:space="0" w:color="auto"/>
            <w:bottom w:val="none" w:sz="0" w:space="0" w:color="auto"/>
            <w:right w:val="none" w:sz="0" w:space="0" w:color="auto"/>
          </w:divBdr>
        </w:div>
        <w:div w:id="571307613">
          <w:marLeft w:val="640"/>
          <w:marRight w:val="0"/>
          <w:marTop w:val="0"/>
          <w:marBottom w:val="0"/>
          <w:divBdr>
            <w:top w:val="none" w:sz="0" w:space="0" w:color="auto"/>
            <w:left w:val="none" w:sz="0" w:space="0" w:color="auto"/>
            <w:bottom w:val="none" w:sz="0" w:space="0" w:color="auto"/>
            <w:right w:val="none" w:sz="0" w:space="0" w:color="auto"/>
          </w:divBdr>
        </w:div>
        <w:div w:id="1828135207">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3634237">
      <w:bodyDiv w:val="1"/>
      <w:marLeft w:val="0"/>
      <w:marRight w:val="0"/>
      <w:marTop w:val="0"/>
      <w:marBottom w:val="0"/>
      <w:divBdr>
        <w:top w:val="none" w:sz="0" w:space="0" w:color="auto"/>
        <w:left w:val="none" w:sz="0" w:space="0" w:color="auto"/>
        <w:bottom w:val="none" w:sz="0" w:space="0" w:color="auto"/>
        <w:right w:val="none" w:sz="0" w:space="0" w:color="auto"/>
      </w:divBdr>
      <w:divsChild>
        <w:div w:id="326058720">
          <w:marLeft w:val="640"/>
          <w:marRight w:val="0"/>
          <w:marTop w:val="0"/>
          <w:marBottom w:val="0"/>
          <w:divBdr>
            <w:top w:val="none" w:sz="0" w:space="0" w:color="auto"/>
            <w:left w:val="none" w:sz="0" w:space="0" w:color="auto"/>
            <w:bottom w:val="none" w:sz="0" w:space="0" w:color="auto"/>
            <w:right w:val="none" w:sz="0" w:space="0" w:color="auto"/>
          </w:divBdr>
        </w:div>
        <w:div w:id="793643569">
          <w:marLeft w:val="640"/>
          <w:marRight w:val="0"/>
          <w:marTop w:val="0"/>
          <w:marBottom w:val="0"/>
          <w:divBdr>
            <w:top w:val="none" w:sz="0" w:space="0" w:color="auto"/>
            <w:left w:val="none" w:sz="0" w:space="0" w:color="auto"/>
            <w:bottom w:val="none" w:sz="0" w:space="0" w:color="auto"/>
            <w:right w:val="none" w:sz="0" w:space="0" w:color="auto"/>
          </w:divBdr>
        </w:div>
        <w:div w:id="79372185">
          <w:marLeft w:val="640"/>
          <w:marRight w:val="0"/>
          <w:marTop w:val="0"/>
          <w:marBottom w:val="0"/>
          <w:divBdr>
            <w:top w:val="none" w:sz="0" w:space="0" w:color="auto"/>
            <w:left w:val="none" w:sz="0" w:space="0" w:color="auto"/>
            <w:bottom w:val="none" w:sz="0" w:space="0" w:color="auto"/>
            <w:right w:val="none" w:sz="0" w:space="0" w:color="auto"/>
          </w:divBdr>
        </w:div>
        <w:div w:id="1393113116">
          <w:marLeft w:val="640"/>
          <w:marRight w:val="0"/>
          <w:marTop w:val="0"/>
          <w:marBottom w:val="0"/>
          <w:divBdr>
            <w:top w:val="none" w:sz="0" w:space="0" w:color="auto"/>
            <w:left w:val="none" w:sz="0" w:space="0" w:color="auto"/>
            <w:bottom w:val="none" w:sz="0" w:space="0" w:color="auto"/>
            <w:right w:val="none" w:sz="0" w:space="0" w:color="auto"/>
          </w:divBdr>
        </w:div>
        <w:div w:id="741290991">
          <w:marLeft w:val="640"/>
          <w:marRight w:val="0"/>
          <w:marTop w:val="0"/>
          <w:marBottom w:val="0"/>
          <w:divBdr>
            <w:top w:val="none" w:sz="0" w:space="0" w:color="auto"/>
            <w:left w:val="none" w:sz="0" w:space="0" w:color="auto"/>
            <w:bottom w:val="none" w:sz="0" w:space="0" w:color="auto"/>
            <w:right w:val="none" w:sz="0" w:space="0" w:color="auto"/>
          </w:divBdr>
        </w:div>
        <w:div w:id="1581673868">
          <w:marLeft w:val="640"/>
          <w:marRight w:val="0"/>
          <w:marTop w:val="0"/>
          <w:marBottom w:val="0"/>
          <w:divBdr>
            <w:top w:val="none" w:sz="0" w:space="0" w:color="auto"/>
            <w:left w:val="none" w:sz="0" w:space="0" w:color="auto"/>
            <w:bottom w:val="none" w:sz="0" w:space="0" w:color="auto"/>
            <w:right w:val="none" w:sz="0" w:space="0" w:color="auto"/>
          </w:divBdr>
        </w:div>
        <w:div w:id="1121345117">
          <w:marLeft w:val="640"/>
          <w:marRight w:val="0"/>
          <w:marTop w:val="0"/>
          <w:marBottom w:val="0"/>
          <w:divBdr>
            <w:top w:val="none" w:sz="0" w:space="0" w:color="auto"/>
            <w:left w:val="none" w:sz="0" w:space="0" w:color="auto"/>
            <w:bottom w:val="none" w:sz="0" w:space="0" w:color="auto"/>
            <w:right w:val="none" w:sz="0" w:space="0" w:color="auto"/>
          </w:divBdr>
        </w:div>
        <w:div w:id="1260454536">
          <w:marLeft w:val="640"/>
          <w:marRight w:val="0"/>
          <w:marTop w:val="0"/>
          <w:marBottom w:val="0"/>
          <w:divBdr>
            <w:top w:val="none" w:sz="0" w:space="0" w:color="auto"/>
            <w:left w:val="none" w:sz="0" w:space="0" w:color="auto"/>
            <w:bottom w:val="none" w:sz="0" w:space="0" w:color="auto"/>
            <w:right w:val="none" w:sz="0" w:space="0" w:color="auto"/>
          </w:divBdr>
        </w:div>
        <w:div w:id="342048520">
          <w:marLeft w:val="640"/>
          <w:marRight w:val="0"/>
          <w:marTop w:val="0"/>
          <w:marBottom w:val="0"/>
          <w:divBdr>
            <w:top w:val="none" w:sz="0" w:space="0" w:color="auto"/>
            <w:left w:val="none" w:sz="0" w:space="0" w:color="auto"/>
            <w:bottom w:val="none" w:sz="0" w:space="0" w:color="auto"/>
            <w:right w:val="none" w:sz="0" w:space="0" w:color="auto"/>
          </w:divBdr>
        </w:div>
        <w:div w:id="608001945">
          <w:marLeft w:val="640"/>
          <w:marRight w:val="0"/>
          <w:marTop w:val="0"/>
          <w:marBottom w:val="0"/>
          <w:divBdr>
            <w:top w:val="none" w:sz="0" w:space="0" w:color="auto"/>
            <w:left w:val="none" w:sz="0" w:space="0" w:color="auto"/>
            <w:bottom w:val="none" w:sz="0" w:space="0" w:color="auto"/>
            <w:right w:val="none" w:sz="0" w:space="0" w:color="auto"/>
          </w:divBdr>
        </w:div>
        <w:div w:id="611089081">
          <w:marLeft w:val="640"/>
          <w:marRight w:val="0"/>
          <w:marTop w:val="0"/>
          <w:marBottom w:val="0"/>
          <w:divBdr>
            <w:top w:val="none" w:sz="0" w:space="0" w:color="auto"/>
            <w:left w:val="none" w:sz="0" w:space="0" w:color="auto"/>
            <w:bottom w:val="none" w:sz="0" w:space="0" w:color="auto"/>
            <w:right w:val="none" w:sz="0" w:space="0" w:color="auto"/>
          </w:divBdr>
        </w:div>
        <w:div w:id="1071124468">
          <w:marLeft w:val="640"/>
          <w:marRight w:val="0"/>
          <w:marTop w:val="0"/>
          <w:marBottom w:val="0"/>
          <w:divBdr>
            <w:top w:val="none" w:sz="0" w:space="0" w:color="auto"/>
            <w:left w:val="none" w:sz="0" w:space="0" w:color="auto"/>
            <w:bottom w:val="none" w:sz="0" w:space="0" w:color="auto"/>
            <w:right w:val="none" w:sz="0" w:space="0" w:color="auto"/>
          </w:divBdr>
        </w:div>
        <w:div w:id="51465867">
          <w:marLeft w:val="640"/>
          <w:marRight w:val="0"/>
          <w:marTop w:val="0"/>
          <w:marBottom w:val="0"/>
          <w:divBdr>
            <w:top w:val="none" w:sz="0" w:space="0" w:color="auto"/>
            <w:left w:val="none" w:sz="0" w:space="0" w:color="auto"/>
            <w:bottom w:val="none" w:sz="0" w:space="0" w:color="auto"/>
            <w:right w:val="none" w:sz="0" w:space="0" w:color="auto"/>
          </w:divBdr>
        </w:div>
        <w:div w:id="1483808777">
          <w:marLeft w:val="640"/>
          <w:marRight w:val="0"/>
          <w:marTop w:val="0"/>
          <w:marBottom w:val="0"/>
          <w:divBdr>
            <w:top w:val="none" w:sz="0" w:space="0" w:color="auto"/>
            <w:left w:val="none" w:sz="0" w:space="0" w:color="auto"/>
            <w:bottom w:val="none" w:sz="0" w:space="0" w:color="auto"/>
            <w:right w:val="none" w:sz="0" w:space="0" w:color="auto"/>
          </w:divBdr>
        </w:div>
        <w:div w:id="239022988">
          <w:marLeft w:val="640"/>
          <w:marRight w:val="0"/>
          <w:marTop w:val="0"/>
          <w:marBottom w:val="0"/>
          <w:divBdr>
            <w:top w:val="none" w:sz="0" w:space="0" w:color="auto"/>
            <w:left w:val="none" w:sz="0" w:space="0" w:color="auto"/>
            <w:bottom w:val="none" w:sz="0" w:space="0" w:color="auto"/>
            <w:right w:val="none" w:sz="0" w:space="0" w:color="auto"/>
          </w:divBdr>
        </w:div>
        <w:div w:id="319818280">
          <w:marLeft w:val="640"/>
          <w:marRight w:val="0"/>
          <w:marTop w:val="0"/>
          <w:marBottom w:val="0"/>
          <w:divBdr>
            <w:top w:val="none" w:sz="0" w:space="0" w:color="auto"/>
            <w:left w:val="none" w:sz="0" w:space="0" w:color="auto"/>
            <w:bottom w:val="none" w:sz="0" w:space="0" w:color="auto"/>
            <w:right w:val="none" w:sz="0" w:space="0" w:color="auto"/>
          </w:divBdr>
        </w:div>
        <w:div w:id="1034429972">
          <w:marLeft w:val="640"/>
          <w:marRight w:val="0"/>
          <w:marTop w:val="0"/>
          <w:marBottom w:val="0"/>
          <w:divBdr>
            <w:top w:val="none" w:sz="0" w:space="0" w:color="auto"/>
            <w:left w:val="none" w:sz="0" w:space="0" w:color="auto"/>
            <w:bottom w:val="none" w:sz="0" w:space="0" w:color="auto"/>
            <w:right w:val="none" w:sz="0" w:space="0" w:color="auto"/>
          </w:divBdr>
        </w:div>
        <w:div w:id="1894853772">
          <w:marLeft w:val="640"/>
          <w:marRight w:val="0"/>
          <w:marTop w:val="0"/>
          <w:marBottom w:val="0"/>
          <w:divBdr>
            <w:top w:val="none" w:sz="0" w:space="0" w:color="auto"/>
            <w:left w:val="none" w:sz="0" w:space="0" w:color="auto"/>
            <w:bottom w:val="none" w:sz="0" w:space="0" w:color="auto"/>
            <w:right w:val="none" w:sz="0" w:space="0" w:color="auto"/>
          </w:divBdr>
        </w:div>
        <w:div w:id="177087867">
          <w:marLeft w:val="640"/>
          <w:marRight w:val="0"/>
          <w:marTop w:val="0"/>
          <w:marBottom w:val="0"/>
          <w:divBdr>
            <w:top w:val="none" w:sz="0" w:space="0" w:color="auto"/>
            <w:left w:val="none" w:sz="0" w:space="0" w:color="auto"/>
            <w:bottom w:val="none" w:sz="0" w:space="0" w:color="auto"/>
            <w:right w:val="none" w:sz="0" w:space="0" w:color="auto"/>
          </w:divBdr>
        </w:div>
        <w:div w:id="30307251">
          <w:marLeft w:val="640"/>
          <w:marRight w:val="0"/>
          <w:marTop w:val="0"/>
          <w:marBottom w:val="0"/>
          <w:divBdr>
            <w:top w:val="none" w:sz="0" w:space="0" w:color="auto"/>
            <w:left w:val="none" w:sz="0" w:space="0" w:color="auto"/>
            <w:bottom w:val="none" w:sz="0" w:space="0" w:color="auto"/>
            <w:right w:val="none" w:sz="0" w:space="0" w:color="auto"/>
          </w:divBdr>
        </w:div>
        <w:div w:id="900139486">
          <w:marLeft w:val="640"/>
          <w:marRight w:val="0"/>
          <w:marTop w:val="0"/>
          <w:marBottom w:val="0"/>
          <w:divBdr>
            <w:top w:val="none" w:sz="0" w:space="0" w:color="auto"/>
            <w:left w:val="none" w:sz="0" w:space="0" w:color="auto"/>
            <w:bottom w:val="none" w:sz="0" w:space="0" w:color="auto"/>
            <w:right w:val="none" w:sz="0" w:space="0" w:color="auto"/>
          </w:divBdr>
        </w:div>
        <w:div w:id="435564734">
          <w:marLeft w:val="640"/>
          <w:marRight w:val="0"/>
          <w:marTop w:val="0"/>
          <w:marBottom w:val="0"/>
          <w:divBdr>
            <w:top w:val="none" w:sz="0" w:space="0" w:color="auto"/>
            <w:left w:val="none" w:sz="0" w:space="0" w:color="auto"/>
            <w:bottom w:val="none" w:sz="0" w:space="0" w:color="auto"/>
            <w:right w:val="none" w:sz="0" w:space="0" w:color="auto"/>
          </w:divBdr>
        </w:div>
        <w:div w:id="171145973">
          <w:marLeft w:val="640"/>
          <w:marRight w:val="0"/>
          <w:marTop w:val="0"/>
          <w:marBottom w:val="0"/>
          <w:divBdr>
            <w:top w:val="none" w:sz="0" w:space="0" w:color="auto"/>
            <w:left w:val="none" w:sz="0" w:space="0" w:color="auto"/>
            <w:bottom w:val="none" w:sz="0" w:space="0" w:color="auto"/>
            <w:right w:val="none" w:sz="0" w:space="0" w:color="auto"/>
          </w:divBdr>
        </w:div>
        <w:div w:id="756364082">
          <w:marLeft w:val="640"/>
          <w:marRight w:val="0"/>
          <w:marTop w:val="0"/>
          <w:marBottom w:val="0"/>
          <w:divBdr>
            <w:top w:val="none" w:sz="0" w:space="0" w:color="auto"/>
            <w:left w:val="none" w:sz="0" w:space="0" w:color="auto"/>
            <w:bottom w:val="none" w:sz="0" w:space="0" w:color="auto"/>
            <w:right w:val="none" w:sz="0" w:space="0" w:color="auto"/>
          </w:divBdr>
        </w:div>
        <w:div w:id="260375195">
          <w:marLeft w:val="640"/>
          <w:marRight w:val="0"/>
          <w:marTop w:val="0"/>
          <w:marBottom w:val="0"/>
          <w:divBdr>
            <w:top w:val="none" w:sz="0" w:space="0" w:color="auto"/>
            <w:left w:val="none" w:sz="0" w:space="0" w:color="auto"/>
            <w:bottom w:val="none" w:sz="0" w:space="0" w:color="auto"/>
            <w:right w:val="none" w:sz="0" w:space="0" w:color="auto"/>
          </w:divBdr>
        </w:div>
        <w:div w:id="168369543">
          <w:marLeft w:val="640"/>
          <w:marRight w:val="0"/>
          <w:marTop w:val="0"/>
          <w:marBottom w:val="0"/>
          <w:divBdr>
            <w:top w:val="none" w:sz="0" w:space="0" w:color="auto"/>
            <w:left w:val="none" w:sz="0" w:space="0" w:color="auto"/>
            <w:bottom w:val="none" w:sz="0" w:space="0" w:color="auto"/>
            <w:right w:val="none" w:sz="0" w:space="0" w:color="auto"/>
          </w:divBdr>
        </w:div>
        <w:div w:id="1720978610">
          <w:marLeft w:val="640"/>
          <w:marRight w:val="0"/>
          <w:marTop w:val="0"/>
          <w:marBottom w:val="0"/>
          <w:divBdr>
            <w:top w:val="none" w:sz="0" w:space="0" w:color="auto"/>
            <w:left w:val="none" w:sz="0" w:space="0" w:color="auto"/>
            <w:bottom w:val="none" w:sz="0" w:space="0" w:color="auto"/>
            <w:right w:val="none" w:sz="0" w:space="0" w:color="auto"/>
          </w:divBdr>
        </w:div>
        <w:div w:id="324019676">
          <w:marLeft w:val="640"/>
          <w:marRight w:val="0"/>
          <w:marTop w:val="0"/>
          <w:marBottom w:val="0"/>
          <w:divBdr>
            <w:top w:val="none" w:sz="0" w:space="0" w:color="auto"/>
            <w:left w:val="none" w:sz="0" w:space="0" w:color="auto"/>
            <w:bottom w:val="none" w:sz="0" w:space="0" w:color="auto"/>
            <w:right w:val="none" w:sz="0" w:space="0" w:color="auto"/>
          </w:divBdr>
        </w:div>
        <w:div w:id="1859468378">
          <w:marLeft w:val="640"/>
          <w:marRight w:val="0"/>
          <w:marTop w:val="0"/>
          <w:marBottom w:val="0"/>
          <w:divBdr>
            <w:top w:val="none" w:sz="0" w:space="0" w:color="auto"/>
            <w:left w:val="none" w:sz="0" w:space="0" w:color="auto"/>
            <w:bottom w:val="none" w:sz="0" w:space="0" w:color="auto"/>
            <w:right w:val="none" w:sz="0" w:space="0" w:color="auto"/>
          </w:divBdr>
        </w:div>
        <w:div w:id="1479492201">
          <w:marLeft w:val="640"/>
          <w:marRight w:val="0"/>
          <w:marTop w:val="0"/>
          <w:marBottom w:val="0"/>
          <w:divBdr>
            <w:top w:val="none" w:sz="0" w:space="0" w:color="auto"/>
            <w:left w:val="none" w:sz="0" w:space="0" w:color="auto"/>
            <w:bottom w:val="none" w:sz="0" w:space="0" w:color="auto"/>
            <w:right w:val="none" w:sz="0" w:space="0" w:color="auto"/>
          </w:divBdr>
        </w:div>
        <w:div w:id="1636640899">
          <w:marLeft w:val="640"/>
          <w:marRight w:val="0"/>
          <w:marTop w:val="0"/>
          <w:marBottom w:val="0"/>
          <w:divBdr>
            <w:top w:val="none" w:sz="0" w:space="0" w:color="auto"/>
            <w:left w:val="none" w:sz="0" w:space="0" w:color="auto"/>
            <w:bottom w:val="none" w:sz="0" w:space="0" w:color="auto"/>
            <w:right w:val="none" w:sz="0" w:space="0" w:color="auto"/>
          </w:divBdr>
        </w:div>
        <w:div w:id="1148475619">
          <w:marLeft w:val="640"/>
          <w:marRight w:val="0"/>
          <w:marTop w:val="0"/>
          <w:marBottom w:val="0"/>
          <w:divBdr>
            <w:top w:val="none" w:sz="0" w:space="0" w:color="auto"/>
            <w:left w:val="none" w:sz="0" w:space="0" w:color="auto"/>
            <w:bottom w:val="none" w:sz="0" w:space="0" w:color="auto"/>
            <w:right w:val="none" w:sz="0" w:space="0" w:color="auto"/>
          </w:divBdr>
        </w:div>
        <w:div w:id="828710470">
          <w:marLeft w:val="640"/>
          <w:marRight w:val="0"/>
          <w:marTop w:val="0"/>
          <w:marBottom w:val="0"/>
          <w:divBdr>
            <w:top w:val="none" w:sz="0" w:space="0" w:color="auto"/>
            <w:left w:val="none" w:sz="0" w:space="0" w:color="auto"/>
            <w:bottom w:val="none" w:sz="0" w:space="0" w:color="auto"/>
            <w:right w:val="none" w:sz="0" w:space="0" w:color="auto"/>
          </w:divBdr>
        </w:div>
        <w:div w:id="1970818556">
          <w:marLeft w:val="640"/>
          <w:marRight w:val="0"/>
          <w:marTop w:val="0"/>
          <w:marBottom w:val="0"/>
          <w:divBdr>
            <w:top w:val="none" w:sz="0" w:space="0" w:color="auto"/>
            <w:left w:val="none" w:sz="0" w:space="0" w:color="auto"/>
            <w:bottom w:val="none" w:sz="0" w:space="0" w:color="auto"/>
            <w:right w:val="none" w:sz="0" w:space="0" w:color="auto"/>
          </w:divBdr>
        </w:div>
        <w:div w:id="1816605668">
          <w:marLeft w:val="640"/>
          <w:marRight w:val="0"/>
          <w:marTop w:val="0"/>
          <w:marBottom w:val="0"/>
          <w:divBdr>
            <w:top w:val="none" w:sz="0" w:space="0" w:color="auto"/>
            <w:left w:val="none" w:sz="0" w:space="0" w:color="auto"/>
            <w:bottom w:val="none" w:sz="0" w:space="0" w:color="auto"/>
            <w:right w:val="none" w:sz="0" w:space="0" w:color="auto"/>
          </w:divBdr>
        </w:div>
        <w:div w:id="1049770388">
          <w:marLeft w:val="640"/>
          <w:marRight w:val="0"/>
          <w:marTop w:val="0"/>
          <w:marBottom w:val="0"/>
          <w:divBdr>
            <w:top w:val="none" w:sz="0" w:space="0" w:color="auto"/>
            <w:left w:val="none" w:sz="0" w:space="0" w:color="auto"/>
            <w:bottom w:val="none" w:sz="0" w:space="0" w:color="auto"/>
            <w:right w:val="none" w:sz="0" w:space="0" w:color="auto"/>
          </w:divBdr>
        </w:div>
        <w:div w:id="2070415710">
          <w:marLeft w:val="640"/>
          <w:marRight w:val="0"/>
          <w:marTop w:val="0"/>
          <w:marBottom w:val="0"/>
          <w:divBdr>
            <w:top w:val="none" w:sz="0" w:space="0" w:color="auto"/>
            <w:left w:val="none" w:sz="0" w:space="0" w:color="auto"/>
            <w:bottom w:val="none" w:sz="0" w:space="0" w:color="auto"/>
            <w:right w:val="none" w:sz="0" w:space="0" w:color="auto"/>
          </w:divBdr>
        </w:div>
        <w:div w:id="1940093252">
          <w:marLeft w:val="640"/>
          <w:marRight w:val="0"/>
          <w:marTop w:val="0"/>
          <w:marBottom w:val="0"/>
          <w:divBdr>
            <w:top w:val="none" w:sz="0" w:space="0" w:color="auto"/>
            <w:left w:val="none" w:sz="0" w:space="0" w:color="auto"/>
            <w:bottom w:val="none" w:sz="0" w:space="0" w:color="auto"/>
            <w:right w:val="none" w:sz="0" w:space="0" w:color="auto"/>
          </w:divBdr>
        </w:div>
        <w:div w:id="1071006887">
          <w:marLeft w:val="640"/>
          <w:marRight w:val="0"/>
          <w:marTop w:val="0"/>
          <w:marBottom w:val="0"/>
          <w:divBdr>
            <w:top w:val="none" w:sz="0" w:space="0" w:color="auto"/>
            <w:left w:val="none" w:sz="0" w:space="0" w:color="auto"/>
            <w:bottom w:val="none" w:sz="0" w:space="0" w:color="auto"/>
            <w:right w:val="none" w:sz="0" w:space="0" w:color="auto"/>
          </w:divBdr>
        </w:div>
        <w:div w:id="1659378169">
          <w:marLeft w:val="640"/>
          <w:marRight w:val="0"/>
          <w:marTop w:val="0"/>
          <w:marBottom w:val="0"/>
          <w:divBdr>
            <w:top w:val="none" w:sz="0" w:space="0" w:color="auto"/>
            <w:left w:val="none" w:sz="0" w:space="0" w:color="auto"/>
            <w:bottom w:val="none" w:sz="0" w:space="0" w:color="auto"/>
            <w:right w:val="none" w:sz="0" w:space="0" w:color="auto"/>
          </w:divBdr>
        </w:div>
        <w:div w:id="2033142797">
          <w:marLeft w:val="640"/>
          <w:marRight w:val="0"/>
          <w:marTop w:val="0"/>
          <w:marBottom w:val="0"/>
          <w:divBdr>
            <w:top w:val="none" w:sz="0" w:space="0" w:color="auto"/>
            <w:left w:val="none" w:sz="0" w:space="0" w:color="auto"/>
            <w:bottom w:val="none" w:sz="0" w:space="0" w:color="auto"/>
            <w:right w:val="none" w:sz="0" w:space="0" w:color="auto"/>
          </w:divBdr>
        </w:div>
        <w:div w:id="718748291">
          <w:marLeft w:val="640"/>
          <w:marRight w:val="0"/>
          <w:marTop w:val="0"/>
          <w:marBottom w:val="0"/>
          <w:divBdr>
            <w:top w:val="none" w:sz="0" w:space="0" w:color="auto"/>
            <w:left w:val="none" w:sz="0" w:space="0" w:color="auto"/>
            <w:bottom w:val="none" w:sz="0" w:space="0" w:color="auto"/>
            <w:right w:val="none" w:sz="0" w:space="0" w:color="auto"/>
          </w:divBdr>
        </w:div>
        <w:div w:id="1149130555">
          <w:marLeft w:val="640"/>
          <w:marRight w:val="0"/>
          <w:marTop w:val="0"/>
          <w:marBottom w:val="0"/>
          <w:divBdr>
            <w:top w:val="none" w:sz="0" w:space="0" w:color="auto"/>
            <w:left w:val="none" w:sz="0" w:space="0" w:color="auto"/>
            <w:bottom w:val="none" w:sz="0" w:space="0" w:color="auto"/>
            <w:right w:val="none" w:sz="0" w:space="0" w:color="auto"/>
          </w:divBdr>
        </w:div>
        <w:div w:id="78718106">
          <w:marLeft w:val="640"/>
          <w:marRight w:val="0"/>
          <w:marTop w:val="0"/>
          <w:marBottom w:val="0"/>
          <w:divBdr>
            <w:top w:val="none" w:sz="0" w:space="0" w:color="auto"/>
            <w:left w:val="none" w:sz="0" w:space="0" w:color="auto"/>
            <w:bottom w:val="none" w:sz="0" w:space="0" w:color="auto"/>
            <w:right w:val="none" w:sz="0" w:space="0" w:color="auto"/>
          </w:divBdr>
        </w:div>
        <w:div w:id="893738022">
          <w:marLeft w:val="640"/>
          <w:marRight w:val="0"/>
          <w:marTop w:val="0"/>
          <w:marBottom w:val="0"/>
          <w:divBdr>
            <w:top w:val="none" w:sz="0" w:space="0" w:color="auto"/>
            <w:left w:val="none" w:sz="0" w:space="0" w:color="auto"/>
            <w:bottom w:val="none" w:sz="0" w:space="0" w:color="auto"/>
            <w:right w:val="none" w:sz="0" w:space="0" w:color="auto"/>
          </w:divBdr>
        </w:div>
        <w:div w:id="1059598425">
          <w:marLeft w:val="640"/>
          <w:marRight w:val="0"/>
          <w:marTop w:val="0"/>
          <w:marBottom w:val="0"/>
          <w:divBdr>
            <w:top w:val="none" w:sz="0" w:space="0" w:color="auto"/>
            <w:left w:val="none" w:sz="0" w:space="0" w:color="auto"/>
            <w:bottom w:val="none" w:sz="0" w:space="0" w:color="auto"/>
            <w:right w:val="none" w:sz="0" w:space="0" w:color="auto"/>
          </w:divBdr>
        </w:div>
        <w:div w:id="1796866670">
          <w:marLeft w:val="640"/>
          <w:marRight w:val="0"/>
          <w:marTop w:val="0"/>
          <w:marBottom w:val="0"/>
          <w:divBdr>
            <w:top w:val="none" w:sz="0" w:space="0" w:color="auto"/>
            <w:left w:val="none" w:sz="0" w:space="0" w:color="auto"/>
            <w:bottom w:val="none" w:sz="0" w:space="0" w:color="auto"/>
            <w:right w:val="none" w:sz="0" w:space="0" w:color="auto"/>
          </w:divBdr>
        </w:div>
        <w:div w:id="1046878726">
          <w:marLeft w:val="640"/>
          <w:marRight w:val="0"/>
          <w:marTop w:val="0"/>
          <w:marBottom w:val="0"/>
          <w:divBdr>
            <w:top w:val="none" w:sz="0" w:space="0" w:color="auto"/>
            <w:left w:val="none" w:sz="0" w:space="0" w:color="auto"/>
            <w:bottom w:val="none" w:sz="0" w:space="0" w:color="auto"/>
            <w:right w:val="none" w:sz="0" w:space="0" w:color="auto"/>
          </w:divBdr>
        </w:div>
        <w:div w:id="1498615442">
          <w:marLeft w:val="640"/>
          <w:marRight w:val="0"/>
          <w:marTop w:val="0"/>
          <w:marBottom w:val="0"/>
          <w:divBdr>
            <w:top w:val="none" w:sz="0" w:space="0" w:color="auto"/>
            <w:left w:val="none" w:sz="0" w:space="0" w:color="auto"/>
            <w:bottom w:val="none" w:sz="0" w:space="0" w:color="auto"/>
            <w:right w:val="none" w:sz="0" w:space="0" w:color="auto"/>
          </w:divBdr>
        </w:div>
        <w:div w:id="1937862030">
          <w:marLeft w:val="640"/>
          <w:marRight w:val="0"/>
          <w:marTop w:val="0"/>
          <w:marBottom w:val="0"/>
          <w:divBdr>
            <w:top w:val="none" w:sz="0" w:space="0" w:color="auto"/>
            <w:left w:val="none" w:sz="0" w:space="0" w:color="auto"/>
            <w:bottom w:val="none" w:sz="0" w:space="0" w:color="auto"/>
            <w:right w:val="none" w:sz="0" w:space="0" w:color="auto"/>
          </w:divBdr>
        </w:div>
        <w:div w:id="134568256">
          <w:marLeft w:val="640"/>
          <w:marRight w:val="0"/>
          <w:marTop w:val="0"/>
          <w:marBottom w:val="0"/>
          <w:divBdr>
            <w:top w:val="none" w:sz="0" w:space="0" w:color="auto"/>
            <w:left w:val="none" w:sz="0" w:space="0" w:color="auto"/>
            <w:bottom w:val="none" w:sz="0" w:space="0" w:color="auto"/>
            <w:right w:val="none" w:sz="0" w:space="0" w:color="auto"/>
          </w:divBdr>
        </w:div>
        <w:div w:id="412702939">
          <w:marLeft w:val="640"/>
          <w:marRight w:val="0"/>
          <w:marTop w:val="0"/>
          <w:marBottom w:val="0"/>
          <w:divBdr>
            <w:top w:val="none" w:sz="0" w:space="0" w:color="auto"/>
            <w:left w:val="none" w:sz="0" w:space="0" w:color="auto"/>
            <w:bottom w:val="none" w:sz="0" w:space="0" w:color="auto"/>
            <w:right w:val="none" w:sz="0" w:space="0" w:color="auto"/>
          </w:divBdr>
        </w:div>
        <w:div w:id="1810702378">
          <w:marLeft w:val="640"/>
          <w:marRight w:val="0"/>
          <w:marTop w:val="0"/>
          <w:marBottom w:val="0"/>
          <w:divBdr>
            <w:top w:val="none" w:sz="0" w:space="0" w:color="auto"/>
            <w:left w:val="none" w:sz="0" w:space="0" w:color="auto"/>
            <w:bottom w:val="none" w:sz="0" w:space="0" w:color="auto"/>
            <w:right w:val="none" w:sz="0" w:space="0" w:color="auto"/>
          </w:divBdr>
        </w:div>
        <w:div w:id="1878925529">
          <w:marLeft w:val="640"/>
          <w:marRight w:val="0"/>
          <w:marTop w:val="0"/>
          <w:marBottom w:val="0"/>
          <w:divBdr>
            <w:top w:val="none" w:sz="0" w:space="0" w:color="auto"/>
            <w:left w:val="none" w:sz="0" w:space="0" w:color="auto"/>
            <w:bottom w:val="none" w:sz="0" w:space="0" w:color="auto"/>
            <w:right w:val="none" w:sz="0" w:space="0" w:color="auto"/>
          </w:divBdr>
        </w:div>
        <w:div w:id="699087040">
          <w:marLeft w:val="640"/>
          <w:marRight w:val="0"/>
          <w:marTop w:val="0"/>
          <w:marBottom w:val="0"/>
          <w:divBdr>
            <w:top w:val="none" w:sz="0" w:space="0" w:color="auto"/>
            <w:left w:val="none" w:sz="0" w:space="0" w:color="auto"/>
            <w:bottom w:val="none" w:sz="0" w:space="0" w:color="auto"/>
            <w:right w:val="none" w:sz="0" w:space="0" w:color="auto"/>
          </w:divBdr>
        </w:div>
        <w:div w:id="787167032">
          <w:marLeft w:val="640"/>
          <w:marRight w:val="0"/>
          <w:marTop w:val="0"/>
          <w:marBottom w:val="0"/>
          <w:divBdr>
            <w:top w:val="none" w:sz="0" w:space="0" w:color="auto"/>
            <w:left w:val="none" w:sz="0" w:space="0" w:color="auto"/>
            <w:bottom w:val="none" w:sz="0" w:space="0" w:color="auto"/>
            <w:right w:val="none" w:sz="0" w:space="0" w:color="auto"/>
          </w:divBdr>
        </w:div>
        <w:div w:id="1748108052">
          <w:marLeft w:val="640"/>
          <w:marRight w:val="0"/>
          <w:marTop w:val="0"/>
          <w:marBottom w:val="0"/>
          <w:divBdr>
            <w:top w:val="none" w:sz="0" w:space="0" w:color="auto"/>
            <w:left w:val="none" w:sz="0" w:space="0" w:color="auto"/>
            <w:bottom w:val="none" w:sz="0" w:space="0" w:color="auto"/>
            <w:right w:val="none" w:sz="0" w:space="0" w:color="auto"/>
          </w:divBdr>
        </w:div>
        <w:div w:id="506597447">
          <w:marLeft w:val="640"/>
          <w:marRight w:val="0"/>
          <w:marTop w:val="0"/>
          <w:marBottom w:val="0"/>
          <w:divBdr>
            <w:top w:val="none" w:sz="0" w:space="0" w:color="auto"/>
            <w:left w:val="none" w:sz="0" w:space="0" w:color="auto"/>
            <w:bottom w:val="none" w:sz="0" w:space="0" w:color="auto"/>
            <w:right w:val="none" w:sz="0" w:space="0" w:color="auto"/>
          </w:divBdr>
        </w:div>
        <w:div w:id="1973242867">
          <w:marLeft w:val="640"/>
          <w:marRight w:val="0"/>
          <w:marTop w:val="0"/>
          <w:marBottom w:val="0"/>
          <w:divBdr>
            <w:top w:val="none" w:sz="0" w:space="0" w:color="auto"/>
            <w:left w:val="none" w:sz="0" w:space="0" w:color="auto"/>
            <w:bottom w:val="none" w:sz="0" w:space="0" w:color="auto"/>
            <w:right w:val="none" w:sz="0" w:space="0" w:color="auto"/>
          </w:divBdr>
        </w:div>
        <w:div w:id="1212691819">
          <w:marLeft w:val="640"/>
          <w:marRight w:val="0"/>
          <w:marTop w:val="0"/>
          <w:marBottom w:val="0"/>
          <w:divBdr>
            <w:top w:val="none" w:sz="0" w:space="0" w:color="auto"/>
            <w:left w:val="none" w:sz="0" w:space="0" w:color="auto"/>
            <w:bottom w:val="none" w:sz="0" w:space="0" w:color="auto"/>
            <w:right w:val="none" w:sz="0" w:space="0" w:color="auto"/>
          </w:divBdr>
        </w:div>
        <w:div w:id="1594388949">
          <w:marLeft w:val="640"/>
          <w:marRight w:val="0"/>
          <w:marTop w:val="0"/>
          <w:marBottom w:val="0"/>
          <w:divBdr>
            <w:top w:val="none" w:sz="0" w:space="0" w:color="auto"/>
            <w:left w:val="none" w:sz="0" w:space="0" w:color="auto"/>
            <w:bottom w:val="none" w:sz="0" w:space="0" w:color="auto"/>
            <w:right w:val="none" w:sz="0" w:space="0" w:color="auto"/>
          </w:divBdr>
        </w:div>
        <w:div w:id="605698889">
          <w:marLeft w:val="640"/>
          <w:marRight w:val="0"/>
          <w:marTop w:val="0"/>
          <w:marBottom w:val="0"/>
          <w:divBdr>
            <w:top w:val="none" w:sz="0" w:space="0" w:color="auto"/>
            <w:left w:val="none" w:sz="0" w:space="0" w:color="auto"/>
            <w:bottom w:val="none" w:sz="0" w:space="0" w:color="auto"/>
            <w:right w:val="none" w:sz="0" w:space="0" w:color="auto"/>
          </w:divBdr>
        </w:div>
        <w:div w:id="1779637048">
          <w:marLeft w:val="640"/>
          <w:marRight w:val="0"/>
          <w:marTop w:val="0"/>
          <w:marBottom w:val="0"/>
          <w:divBdr>
            <w:top w:val="none" w:sz="0" w:space="0" w:color="auto"/>
            <w:left w:val="none" w:sz="0" w:space="0" w:color="auto"/>
            <w:bottom w:val="none" w:sz="0" w:space="0" w:color="auto"/>
            <w:right w:val="none" w:sz="0" w:space="0" w:color="auto"/>
          </w:divBdr>
        </w:div>
        <w:div w:id="1437167046">
          <w:marLeft w:val="640"/>
          <w:marRight w:val="0"/>
          <w:marTop w:val="0"/>
          <w:marBottom w:val="0"/>
          <w:divBdr>
            <w:top w:val="none" w:sz="0" w:space="0" w:color="auto"/>
            <w:left w:val="none" w:sz="0" w:space="0" w:color="auto"/>
            <w:bottom w:val="none" w:sz="0" w:space="0" w:color="auto"/>
            <w:right w:val="none" w:sz="0" w:space="0" w:color="auto"/>
          </w:divBdr>
        </w:div>
        <w:div w:id="1624459169">
          <w:marLeft w:val="640"/>
          <w:marRight w:val="0"/>
          <w:marTop w:val="0"/>
          <w:marBottom w:val="0"/>
          <w:divBdr>
            <w:top w:val="none" w:sz="0" w:space="0" w:color="auto"/>
            <w:left w:val="none" w:sz="0" w:space="0" w:color="auto"/>
            <w:bottom w:val="none" w:sz="0" w:space="0" w:color="auto"/>
            <w:right w:val="none" w:sz="0" w:space="0" w:color="auto"/>
          </w:divBdr>
        </w:div>
        <w:div w:id="2003971883">
          <w:marLeft w:val="640"/>
          <w:marRight w:val="0"/>
          <w:marTop w:val="0"/>
          <w:marBottom w:val="0"/>
          <w:divBdr>
            <w:top w:val="none" w:sz="0" w:space="0" w:color="auto"/>
            <w:left w:val="none" w:sz="0" w:space="0" w:color="auto"/>
            <w:bottom w:val="none" w:sz="0" w:space="0" w:color="auto"/>
            <w:right w:val="none" w:sz="0" w:space="0" w:color="auto"/>
          </w:divBdr>
        </w:div>
        <w:div w:id="169564041">
          <w:marLeft w:val="640"/>
          <w:marRight w:val="0"/>
          <w:marTop w:val="0"/>
          <w:marBottom w:val="0"/>
          <w:divBdr>
            <w:top w:val="none" w:sz="0" w:space="0" w:color="auto"/>
            <w:left w:val="none" w:sz="0" w:space="0" w:color="auto"/>
            <w:bottom w:val="none" w:sz="0" w:space="0" w:color="auto"/>
            <w:right w:val="none" w:sz="0" w:space="0" w:color="auto"/>
          </w:divBdr>
        </w:div>
        <w:div w:id="1309168067">
          <w:marLeft w:val="640"/>
          <w:marRight w:val="0"/>
          <w:marTop w:val="0"/>
          <w:marBottom w:val="0"/>
          <w:divBdr>
            <w:top w:val="none" w:sz="0" w:space="0" w:color="auto"/>
            <w:left w:val="none" w:sz="0" w:space="0" w:color="auto"/>
            <w:bottom w:val="none" w:sz="0" w:space="0" w:color="auto"/>
            <w:right w:val="none" w:sz="0" w:space="0" w:color="auto"/>
          </w:divBdr>
        </w:div>
        <w:div w:id="877278207">
          <w:marLeft w:val="640"/>
          <w:marRight w:val="0"/>
          <w:marTop w:val="0"/>
          <w:marBottom w:val="0"/>
          <w:divBdr>
            <w:top w:val="none" w:sz="0" w:space="0" w:color="auto"/>
            <w:left w:val="none" w:sz="0" w:space="0" w:color="auto"/>
            <w:bottom w:val="none" w:sz="0" w:space="0" w:color="auto"/>
            <w:right w:val="none" w:sz="0" w:space="0" w:color="auto"/>
          </w:divBdr>
        </w:div>
        <w:div w:id="1533692450">
          <w:marLeft w:val="640"/>
          <w:marRight w:val="0"/>
          <w:marTop w:val="0"/>
          <w:marBottom w:val="0"/>
          <w:divBdr>
            <w:top w:val="none" w:sz="0" w:space="0" w:color="auto"/>
            <w:left w:val="none" w:sz="0" w:space="0" w:color="auto"/>
            <w:bottom w:val="none" w:sz="0" w:space="0" w:color="auto"/>
            <w:right w:val="none" w:sz="0" w:space="0" w:color="auto"/>
          </w:divBdr>
        </w:div>
        <w:div w:id="100300965">
          <w:marLeft w:val="640"/>
          <w:marRight w:val="0"/>
          <w:marTop w:val="0"/>
          <w:marBottom w:val="0"/>
          <w:divBdr>
            <w:top w:val="none" w:sz="0" w:space="0" w:color="auto"/>
            <w:left w:val="none" w:sz="0" w:space="0" w:color="auto"/>
            <w:bottom w:val="none" w:sz="0" w:space="0" w:color="auto"/>
            <w:right w:val="none" w:sz="0" w:space="0" w:color="auto"/>
          </w:divBdr>
        </w:div>
        <w:div w:id="220867699">
          <w:marLeft w:val="640"/>
          <w:marRight w:val="0"/>
          <w:marTop w:val="0"/>
          <w:marBottom w:val="0"/>
          <w:divBdr>
            <w:top w:val="none" w:sz="0" w:space="0" w:color="auto"/>
            <w:left w:val="none" w:sz="0" w:space="0" w:color="auto"/>
            <w:bottom w:val="none" w:sz="0" w:space="0" w:color="auto"/>
            <w:right w:val="none" w:sz="0" w:space="0" w:color="auto"/>
          </w:divBdr>
        </w:div>
        <w:div w:id="1212308079">
          <w:marLeft w:val="640"/>
          <w:marRight w:val="0"/>
          <w:marTop w:val="0"/>
          <w:marBottom w:val="0"/>
          <w:divBdr>
            <w:top w:val="none" w:sz="0" w:space="0" w:color="auto"/>
            <w:left w:val="none" w:sz="0" w:space="0" w:color="auto"/>
            <w:bottom w:val="none" w:sz="0" w:space="0" w:color="auto"/>
            <w:right w:val="none" w:sz="0" w:space="0" w:color="auto"/>
          </w:divBdr>
        </w:div>
        <w:div w:id="1848137054">
          <w:marLeft w:val="640"/>
          <w:marRight w:val="0"/>
          <w:marTop w:val="0"/>
          <w:marBottom w:val="0"/>
          <w:divBdr>
            <w:top w:val="none" w:sz="0" w:space="0" w:color="auto"/>
            <w:left w:val="none" w:sz="0" w:space="0" w:color="auto"/>
            <w:bottom w:val="none" w:sz="0" w:space="0" w:color="auto"/>
            <w:right w:val="none" w:sz="0" w:space="0" w:color="auto"/>
          </w:divBdr>
        </w:div>
        <w:div w:id="214396368">
          <w:marLeft w:val="640"/>
          <w:marRight w:val="0"/>
          <w:marTop w:val="0"/>
          <w:marBottom w:val="0"/>
          <w:divBdr>
            <w:top w:val="none" w:sz="0" w:space="0" w:color="auto"/>
            <w:left w:val="none" w:sz="0" w:space="0" w:color="auto"/>
            <w:bottom w:val="none" w:sz="0" w:space="0" w:color="auto"/>
            <w:right w:val="none" w:sz="0" w:space="0" w:color="auto"/>
          </w:divBdr>
        </w:div>
        <w:div w:id="1702901551">
          <w:marLeft w:val="640"/>
          <w:marRight w:val="0"/>
          <w:marTop w:val="0"/>
          <w:marBottom w:val="0"/>
          <w:divBdr>
            <w:top w:val="none" w:sz="0" w:space="0" w:color="auto"/>
            <w:left w:val="none" w:sz="0" w:space="0" w:color="auto"/>
            <w:bottom w:val="none" w:sz="0" w:space="0" w:color="auto"/>
            <w:right w:val="none" w:sz="0" w:space="0" w:color="auto"/>
          </w:divBdr>
        </w:div>
        <w:div w:id="594552968">
          <w:marLeft w:val="640"/>
          <w:marRight w:val="0"/>
          <w:marTop w:val="0"/>
          <w:marBottom w:val="0"/>
          <w:divBdr>
            <w:top w:val="none" w:sz="0" w:space="0" w:color="auto"/>
            <w:left w:val="none" w:sz="0" w:space="0" w:color="auto"/>
            <w:bottom w:val="none" w:sz="0" w:space="0" w:color="auto"/>
            <w:right w:val="none" w:sz="0" w:space="0" w:color="auto"/>
          </w:divBdr>
        </w:div>
        <w:div w:id="1950697975">
          <w:marLeft w:val="640"/>
          <w:marRight w:val="0"/>
          <w:marTop w:val="0"/>
          <w:marBottom w:val="0"/>
          <w:divBdr>
            <w:top w:val="none" w:sz="0" w:space="0" w:color="auto"/>
            <w:left w:val="none" w:sz="0" w:space="0" w:color="auto"/>
            <w:bottom w:val="none" w:sz="0" w:space="0" w:color="auto"/>
            <w:right w:val="none" w:sz="0" w:space="0" w:color="auto"/>
          </w:divBdr>
        </w:div>
        <w:div w:id="555091096">
          <w:marLeft w:val="640"/>
          <w:marRight w:val="0"/>
          <w:marTop w:val="0"/>
          <w:marBottom w:val="0"/>
          <w:divBdr>
            <w:top w:val="none" w:sz="0" w:space="0" w:color="auto"/>
            <w:left w:val="none" w:sz="0" w:space="0" w:color="auto"/>
            <w:bottom w:val="none" w:sz="0" w:space="0" w:color="auto"/>
            <w:right w:val="none" w:sz="0" w:space="0" w:color="auto"/>
          </w:divBdr>
        </w:div>
        <w:div w:id="1341204274">
          <w:marLeft w:val="640"/>
          <w:marRight w:val="0"/>
          <w:marTop w:val="0"/>
          <w:marBottom w:val="0"/>
          <w:divBdr>
            <w:top w:val="none" w:sz="0" w:space="0" w:color="auto"/>
            <w:left w:val="none" w:sz="0" w:space="0" w:color="auto"/>
            <w:bottom w:val="none" w:sz="0" w:space="0" w:color="auto"/>
            <w:right w:val="none" w:sz="0" w:space="0" w:color="auto"/>
          </w:divBdr>
        </w:div>
        <w:div w:id="851067139">
          <w:marLeft w:val="640"/>
          <w:marRight w:val="0"/>
          <w:marTop w:val="0"/>
          <w:marBottom w:val="0"/>
          <w:divBdr>
            <w:top w:val="none" w:sz="0" w:space="0" w:color="auto"/>
            <w:left w:val="none" w:sz="0" w:space="0" w:color="auto"/>
            <w:bottom w:val="none" w:sz="0" w:space="0" w:color="auto"/>
            <w:right w:val="none" w:sz="0" w:space="0" w:color="auto"/>
          </w:divBdr>
        </w:div>
        <w:div w:id="637883979">
          <w:marLeft w:val="640"/>
          <w:marRight w:val="0"/>
          <w:marTop w:val="0"/>
          <w:marBottom w:val="0"/>
          <w:divBdr>
            <w:top w:val="none" w:sz="0" w:space="0" w:color="auto"/>
            <w:left w:val="none" w:sz="0" w:space="0" w:color="auto"/>
            <w:bottom w:val="none" w:sz="0" w:space="0" w:color="auto"/>
            <w:right w:val="none" w:sz="0" w:space="0" w:color="auto"/>
          </w:divBdr>
        </w:div>
        <w:div w:id="598609155">
          <w:marLeft w:val="640"/>
          <w:marRight w:val="0"/>
          <w:marTop w:val="0"/>
          <w:marBottom w:val="0"/>
          <w:divBdr>
            <w:top w:val="none" w:sz="0" w:space="0" w:color="auto"/>
            <w:left w:val="none" w:sz="0" w:space="0" w:color="auto"/>
            <w:bottom w:val="none" w:sz="0" w:space="0" w:color="auto"/>
            <w:right w:val="none" w:sz="0" w:space="0" w:color="auto"/>
          </w:divBdr>
        </w:div>
        <w:div w:id="752430299">
          <w:marLeft w:val="640"/>
          <w:marRight w:val="0"/>
          <w:marTop w:val="0"/>
          <w:marBottom w:val="0"/>
          <w:divBdr>
            <w:top w:val="none" w:sz="0" w:space="0" w:color="auto"/>
            <w:left w:val="none" w:sz="0" w:space="0" w:color="auto"/>
            <w:bottom w:val="none" w:sz="0" w:space="0" w:color="auto"/>
            <w:right w:val="none" w:sz="0" w:space="0" w:color="auto"/>
          </w:divBdr>
        </w:div>
        <w:div w:id="1770272730">
          <w:marLeft w:val="640"/>
          <w:marRight w:val="0"/>
          <w:marTop w:val="0"/>
          <w:marBottom w:val="0"/>
          <w:divBdr>
            <w:top w:val="none" w:sz="0" w:space="0" w:color="auto"/>
            <w:left w:val="none" w:sz="0" w:space="0" w:color="auto"/>
            <w:bottom w:val="none" w:sz="0" w:space="0" w:color="auto"/>
            <w:right w:val="none" w:sz="0" w:space="0" w:color="auto"/>
          </w:divBdr>
        </w:div>
        <w:div w:id="1274289192">
          <w:marLeft w:val="640"/>
          <w:marRight w:val="0"/>
          <w:marTop w:val="0"/>
          <w:marBottom w:val="0"/>
          <w:divBdr>
            <w:top w:val="none" w:sz="0" w:space="0" w:color="auto"/>
            <w:left w:val="none" w:sz="0" w:space="0" w:color="auto"/>
            <w:bottom w:val="none" w:sz="0" w:space="0" w:color="auto"/>
            <w:right w:val="none" w:sz="0" w:space="0" w:color="auto"/>
          </w:divBdr>
        </w:div>
        <w:div w:id="803277230">
          <w:marLeft w:val="640"/>
          <w:marRight w:val="0"/>
          <w:marTop w:val="0"/>
          <w:marBottom w:val="0"/>
          <w:divBdr>
            <w:top w:val="none" w:sz="0" w:space="0" w:color="auto"/>
            <w:left w:val="none" w:sz="0" w:space="0" w:color="auto"/>
            <w:bottom w:val="none" w:sz="0" w:space="0" w:color="auto"/>
            <w:right w:val="none" w:sz="0" w:space="0" w:color="auto"/>
          </w:divBdr>
        </w:div>
        <w:div w:id="1533499256">
          <w:marLeft w:val="640"/>
          <w:marRight w:val="0"/>
          <w:marTop w:val="0"/>
          <w:marBottom w:val="0"/>
          <w:divBdr>
            <w:top w:val="none" w:sz="0" w:space="0" w:color="auto"/>
            <w:left w:val="none" w:sz="0" w:space="0" w:color="auto"/>
            <w:bottom w:val="none" w:sz="0" w:space="0" w:color="auto"/>
            <w:right w:val="none" w:sz="0" w:space="0" w:color="auto"/>
          </w:divBdr>
        </w:div>
        <w:div w:id="641622949">
          <w:marLeft w:val="640"/>
          <w:marRight w:val="0"/>
          <w:marTop w:val="0"/>
          <w:marBottom w:val="0"/>
          <w:divBdr>
            <w:top w:val="none" w:sz="0" w:space="0" w:color="auto"/>
            <w:left w:val="none" w:sz="0" w:space="0" w:color="auto"/>
            <w:bottom w:val="none" w:sz="0" w:space="0" w:color="auto"/>
            <w:right w:val="none" w:sz="0" w:space="0" w:color="auto"/>
          </w:divBdr>
        </w:div>
        <w:div w:id="1198002864">
          <w:marLeft w:val="640"/>
          <w:marRight w:val="0"/>
          <w:marTop w:val="0"/>
          <w:marBottom w:val="0"/>
          <w:divBdr>
            <w:top w:val="none" w:sz="0" w:space="0" w:color="auto"/>
            <w:left w:val="none" w:sz="0" w:space="0" w:color="auto"/>
            <w:bottom w:val="none" w:sz="0" w:space="0" w:color="auto"/>
            <w:right w:val="none" w:sz="0" w:space="0" w:color="auto"/>
          </w:divBdr>
        </w:div>
        <w:div w:id="21325410">
          <w:marLeft w:val="640"/>
          <w:marRight w:val="0"/>
          <w:marTop w:val="0"/>
          <w:marBottom w:val="0"/>
          <w:divBdr>
            <w:top w:val="none" w:sz="0" w:space="0" w:color="auto"/>
            <w:left w:val="none" w:sz="0" w:space="0" w:color="auto"/>
            <w:bottom w:val="none" w:sz="0" w:space="0" w:color="auto"/>
            <w:right w:val="none" w:sz="0" w:space="0" w:color="auto"/>
          </w:divBdr>
        </w:div>
        <w:div w:id="1785687004">
          <w:marLeft w:val="640"/>
          <w:marRight w:val="0"/>
          <w:marTop w:val="0"/>
          <w:marBottom w:val="0"/>
          <w:divBdr>
            <w:top w:val="none" w:sz="0" w:space="0" w:color="auto"/>
            <w:left w:val="none" w:sz="0" w:space="0" w:color="auto"/>
            <w:bottom w:val="none" w:sz="0" w:space="0" w:color="auto"/>
            <w:right w:val="none" w:sz="0" w:space="0" w:color="auto"/>
          </w:divBdr>
        </w:div>
        <w:div w:id="38552067">
          <w:marLeft w:val="640"/>
          <w:marRight w:val="0"/>
          <w:marTop w:val="0"/>
          <w:marBottom w:val="0"/>
          <w:divBdr>
            <w:top w:val="none" w:sz="0" w:space="0" w:color="auto"/>
            <w:left w:val="none" w:sz="0" w:space="0" w:color="auto"/>
            <w:bottom w:val="none" w:sz="0" w:space="0" w:color="auto"/>
            <w:right w:val="none" w:sz="0" w:space="0" w:color="auto"/>
          </w:divBdr>
        </w:div>
        <w:div w:id="61486747">
          <w:marLeft w:val="640"/>
          <w:marRight w:val="0"/>
          <w:marTop w:val="0"/>
          <w:marBottom w:val="0"/>
          <w:divBdr>
            <w:top w:val="none" w:sz="0" w:space="0" w:color="auto"/>
            <w:left w:val="none" w:sz="0" w:space="0" w:color="auto"/>
            <w:bottom w:val="none" w:sz="0" w:space="0" w:color="auto"/>
            <w:right w:val="none" w:sz="0" w:space="0" w:color="auto"/>
          </w:divBdr>
        </w:div>
        <w:div w:id="1975304">
          <w:marLeft w:val="640"/>
          <w:marRight w:val="0"/>
          <w:marTop w:val="0"/>
          <w:marBottom w:val="0"/>
          <w:divBdr>
            <w:top w:val="none" w:sz="0" w:space="0" w:color="auto"/>
            <w:left w:val="none" w:sz="0" w:space="0" w:color="auto"/>
            <w:bottom w:val="none" w:sz="0" w:space="0" w:color="auto"/>
            <w:right w:val="none" w:sz="0" w:space="0" w:color="auto"/>
          </w:divBdr>
        </w:div>
        <w:div w:id="1681082136">
          <w:marLeft w:val="640"/>
          <w:marRight w:val="0"/>
          <w:marTop w:val="0"/>
          <w:marBottom w:val="0"/>
          <w:divBdr>
            <w:top w:val="none" w:sz="0" w:space="0" w:color="auto"/>
            <w:left w:val="none" w:sz="0" w:space="0" w:color="auto"/>
            <w:bottom w:val="none" w:sz="0" w:space="0" w:color="auto"/>
            <w:right w:val="none" w:sz="0" w:space="0" w:color="auto"/>
          </w:divBdr>
        </w:div>
        <w:div w:id="223880901">
          <w:marLeft w:val="640"/>
          <w:marRight w:val="0"/>
          <w:marTop w:val="0"/>
          <w:marBottom w:val="0"/>
          <w:divBdr>
            <w:top w:val="none" w:sz="0" w:space="0" w:color="auto"/>
            <w:left w:val="none" w:sz="0" w:space="0" w:color="auto"/>
            <w:bottom w:val="none" w:sz="0" w:space="0" w:color="auto"/>
            <w:right w:val="none" w:sz="0" w:space="0" w:color="auto"/>
          </w:divBdr>
        </w:div>
        <w:div w:id="1766268491">
          <w:marLeft w:val="640"/>
          <w:marRight w:val="0"/>
          <w:marTop w:val="0"/>
          <w:marBottom w:val="0"/>
          <w:divBdr>
            <w:top w:val="none" w:sz="0" w:space="0" w:color="auto"/>
            <w:left w:val="none" w:sz="0" w:space="0" w:color="auto"/>
            <w:bottom w:val="none" w:sz="0" w:space="0" w:color="auto"/>
            <w:right w:val="none" w:sz="0" w:space="0" w:color="auto"/>
          </w:divBdr>
        </w:div>
        <w:div w:id="831991538">
          <w:marLeft w:val="640"/>
          <w:marRight w:val="0"/>
          <w:marTop w:val="0"/>
          <w:marBottom w:val="0"/>
          <w:divBdr>
            <w:top w:val="none" w:sz="0" w:space="0" w:color="auto"/>
            <w:left w:val="none" w:sz="0" w:space="0" w:color="auto"/>
            <w:bottom w:val="none" w:sz="0" w:space="0" w:color="auto"/>
            <w:right w:val="none" w:sz="0" w:space="0" w:color="auto"/>
          </w:divBdr>
        </w:div>
        <w:div w:id="71315404">
          <w:marLeft w:val="640"/>
          <w:marRight w:val="0"/>
          <w:marTop w:val="0"/>
          <w:marBottom w:val="0"/>
          <w:divBdr>
            <w:top w:val="none" w:sz="0" w:space="0" w:color="auto"/>
            <w:left w:val="none" w:sz="0" w:space="0" w:color="auto"/>
            <w:bottom w:val="none" w:sz="0" w:space="0" w:color="auto"/>
            <w:right w:val="none" w:sz="0" w:space="0" w:color="auto"/>
          </w:divBdr>
        </w:div>
        <w:div w:id="735054926">
          <w:marLeft w:val="640"/>
          <w:marRight w:val="0"/>
          <w:marTop w:val="0"/>
          <w:marBottom w:val="0"/>
          <w:divBdr>
            <w:top w:val="none" w:sz="0" w:space="0" w:color="auto"/>
            <w:left w:val="none" w:sz="0" w:space="0" w:color="auto"/>
            <w:bottom w:val="none" w:sz="0" w:space="0" w:color="auto"/>
            <w:right w:val="none" w:sz="0" w:space="0" w:color="auto"/>
          </w:divBdr>
        </w:div>
        <w:div w:id="713384676">
          <w:marLeft w:val="640"/>
          <w:marRight w:val="0"/>
          <w:marTop w:val="0"/>
          <w:marBottom w:val="0"/>
          <w:divBdr>
            <w:top w:val="none" w:sz="0" w:space="0" w:color="auto"/>
            <w:left w:val="none" w:sz="0" w:space="0" w:color="auto"/>
            <w:bottom w:val="none" w:sz="0" w:space="0" w:color="auto"/>
            <w:right w:val="none" w:sz="0" w:space="0" w:color="auto"/>
          </w:divBdr>
        </w:div>
        <w:div w:id="1966502000">
          <w:marLeft w:val="640"/>
          <w:marRight w:val="0"/>
          <w:marTop w:val="0"/>
          <w:marBottom w:val="0"/>
          <w:divBdr>
            <w:top w:val="none" w:sz="0" w:space="0" w:color="auto"/>
            <w:left w:val="none" w:sz="0" w:space="0" w:color="auto"/>
            <w:bottom w:val="none" w:sz="0" w:space="0" w:color="auto"/>
            <w:right w:val="none" w:sz="0" w:space="0" w:color="auto"/>
          </w:divBdr>
        </w:div>
        <w:div w:id="471676104">
          <w:marLeft w:val="640"/>
          <w:marRight w:val="0"/>
          <w:marTop w:val="0"/>
          <w:marBottom w:val="0"/>
          <w:divBdr>
            <w:top w:val="none" w:sz="0" w:space="0" w:color="auto"/>
            <w:left w:val="none" w:sz="0" w:space="0" w:color="auto"/>
            <w:bottom w:val="none" w:sz="0" w:space="0" w:color="auto"/>
            <w:right w:val="none" w:sz="0" w:space="0" w:color="auto"/>
          </w:divBdr>
        </w:div>
        <w:div w:id="1767380660">
          <w:marLeft w:val="640"/>
          <w:marRight w:val="0"/>
          <w:marTop w:val="0"/>
          <w:marBottom w:val="0"/>
          <w:divBdr>
            <w:top w:val="none" w:sz="0" w:space="0" w:color="auto"/>
            <w:left w:val="none" w:sz="0" w:space="0" w:color="auto"/>
            <w:bottom w:val="none" w:sz="0" w:space="0" w:color="auto"/>
            <w:right w:val="none" w:sz="0" w:space="0" w:color="auto"/>
          </w:divBdr>
        </w:div>
        <w:div w:id="297958295">
          <w:marLeft w:val="640"/>
          <w:marRight w:val="0"/>
          <w:marTop w:val="0"/>
          <w:marBottom w:val="0"/>
          <w:divBdr>
            <w:top w:val="none" w:sz="0" w:space="0" w:color="auto"/>
            <w:left w:val="none" w:sz="0" w:space="0" w:color="auto"/>
            <w:bottom w:val="none" w:sz="0" w:space="0" w:color="auto"/>
            <w:right w:val="none" w:sz="0" w:space="0" w:color="auto"/>
          </w:divBdr>
        </w:div>
        <w:div w:id="2147159718">
          <w:marLeft w:val="640"/>
          <w:marRight w:val="0"/>
          <w:marTop w:val="0"/>
          <w:marBottom w:val="0"/>
          <w:divBdr>
            <w:top w:val="none" w:sz="0" w:space="0" w:color="auto"/>
            <w:left w:val="none" w:sz="0" w:space="0" w:color="auto"/>
            <w:bottom w:val="none" w:sz="0" w:space="0" w:color="auto"/>
            <w:right w:val="none" w:sz="0" w:space="0" w:color="auto"/>
          </w:divBdr>
        </w:div>
        <w:div w:id="85616909">
          <w:marLeft w:val="640"/>
          <w:marRight w:val="0"/>
          <w:marTop w:val="0"/>
          <w:marBottom w:val="0"/>
          <w:divBdr>
            <w:top w:val="none" w:sz="0" w:space="0" w:color="auto"/>
            <w:left w:val="none" w:sz="0" w:space="0" w:color="auto"/>
            <w:bottom w:val="none" w:sz="0" w:space="0" w:color="auto"/>
            <w:right w:val="none" w:sz="0" w:space="0" w:color="auto"/>
          </w:divBdr>
        </w:div>
        <w:div w:id="1173838552">
          <w:marLeft w:val="640"/>
          <w:marRight w:val="0"/>
          <w:marTop w:val="0"/>
          <w:marBottom w:val="0"/>
          <w:divBdr>
            <w:top w:val="none" w:sz="0" w:space="0" w:color="auto"/>
            <w:left w:val="none" w:sz="0" w:space="0" w:color="auto"/>
            <w:bottom w:val="none" w:sz="0" w:space="0" w:color="auto"/>
            <w:right w:val="none" w:sz="0" w:space="0" w:color="auto"/>
          </w:divBdr>
        </w:div>
        <w:div w:id="801193381">
          <w:marLeft w:val="640"/>
          <w:marRight w:val="0"/>
          <w:marTop w:val="0"/>
          <w:marBottom w:val="0"/>
          <w:divBdr>
            <w:top w:val="none" w:sz="0" w:space="0" w:color="auto"/>
            <w:left w:val="none" w:sz="0" w:space="0" w:color="auto"/>
            <w:bottom w:val="none" w:sz="0" w:space="0" w:color="auto"/>
            <w:right w:val="none" w:sz="0" w:space="0" w:color="auto"/>
          </w:divBdr>
        </w:div>
        <w:div w:id="2137916699">
          <w:marLeft w:val="640"/>
          <w:marRight w:val="0"/>
          <w:marTop w:val="0"/>
          <w:marBottom w:val="0"/>
          <w:divBdr>
            <w:top w:val="none" w:sz="0" w:space="0" w:color="auto"/>
            <w:left w:val="none" w:sz="0" w:space="0" w:color="auto"/>
            <w:bottom w:val="none" w:sz="0" w:space="0" w:color="auto"/>
            <w:right w:val="none" w:sz="0" w:space="0" w:color="auto"/>
          </w:divBdr>
        </w:div>
        <w:div w:id="1893736511">
          <w:marLeft w:val="640"/>
          <w:marRight w:val="0"/>
          <w:marTop w:val="0"/>
          <w:marBottom w:val="0"/>
          <w:divBdr>
            <w:top w:val="none" w:sz="0" w:space="0" w:color="auto"/>
            <w:left w:val="none" w:sz="0" w:space="0" w:color="auto"/>
            <w:bottom w:val="none" w:sz="0" w:space="0" w:color="auto"/>
            <w:right w:val="none" w:sz="0" w:space="0" w:color="auto"/>
          </w:divBdr>
        </w:div>
        <w:div w:id="827982352">
          <w:marLeft w:val="640"/>
          <w:marRight w:val="0"/>
          <w:marTop w:val="0"/>
          <w:marBottom w:val="0"/>
          <w:divBdr>
            <w:top w:val="none" w:sz="0" w:space="0" w:color="auto"/>
            <w:left w:val="none" w:sz="0" w:space="0" w:color="auto"/>
            <w:bottom w:val="none" w:sz="0" w:space="0" w:color="auto"/>
            <w:right w:val="none" w:sz="0" w:space="0" w:color="auto"/>
          </w:divBdr>
        </w:div>
        <w:div w:id="385489345">
          <w:marLeft w:val="640"/>
          <w:marRight w:val="0"/>
          <w:marTop w:val="0"/>
          <w:marBottom w:val="0"/>
          <w:divBdr>
            <w:top w:val="none" w:sz="0" w:space="0" w:color="auto"/>
            <w:left w:val="none" w:sz="0" w:space="0" w:color="auto"/>
            <w:bottom w:val="none" w:sz="0" w:space="0" w:color="auto"/>
            <w:right w:val="none" w:sz="0" w:space="0" w:color="auto"/>
          </w:divBdr>
        </w:div>
        <w:div w:id="239027669">
          <w:marLeft w:val="640"/>
          <w:marRight w:val="0"/>
          <w:marTop w:val="0"/>
          <w:marBottom w:val="0"/>
          <w:divBdr>
            <w:top w:val="none" w:sz="0" w:space="0" w:color="auto"/>
            <w:left w:val="none" w:sz="0" w:space="0" w:color="auto"/>
            <w:bottom w:val="none" w:sz="0" w:space="0" w:color="auto"/>
            <w:right w:val="none" w:sz="0" w:space="0" w:color="auto"/>
          </w:divBdr>
        </w:div>
        <w:div w:id="292835083">
          <w:marLeft w:val="640"/>
          <w:marRight w:val="0"/>
          <w:marTop w:val="0"/>
          <w:marBottom w:val="0"/>
          <w:divBdr>
            <w:top w:val="none" w:sz="0" w:space="0" w:color="auto"/>
            <w:left w:val="none" w:sz="0" w:space="0" w:color="auto"/>
            <w:bottom w:val="none" w:sz="0" w:space="0" w:color="auto"/>
            <w:right w:val="none" w:sz="0" w:space="0" w:color="auto"/>
          </w:divBdr>
        </w:div>
        <w:div w:id="187333056">
          <w:marLeft w:val="640"/>
          <w:marRight w:val="0"/>
          <w:marTop w:val="0"/>
          <w:marBottom w:val="0"/>
          <w:divBdr>
            <w:top w:val="none" w:sz="0" w:space="0" w:color="auto"/>
            <w:left w:val="none" w:sz="0" w:space="0" w:color="auto"/>
            <w:bottom w:val="none" w:sz="0" w:space="0" w:color="auto"/>
            <w:right w:val="none" w:sz="0" w:space="0" w:color="auto"/>
          </w:divBdr>
        </w:div>
        <w:div w:id="2004357994">
          <w:marLeft w:val="640"/>
          <w:marRight w:val="0"/>
          <w:marTop w:val="0"/>
          <w:marBottom w:val="0"/>
          <w:divBdr>
            <w:top w:val="none" w:sz="0" w:space="0" w:color="auto"/>
            <w:left w:val="none" w:sz="0" w:space="0" w:color="auto"/>
            <w:bottom w:val="none" w:sz="0" w:space="0" w:color="auto"/>
            <w:right w:val="none" w:sz="0" w:space="0" w:color="auto"/>
          </w:divBdr>
        </w:div>
        <w:div w:id="1478065143">
          <w:marLeft w:val="640"/>
          <w:marRight w:val="0"/>
          <w:marTop w:val="0"/>
          <w:marBottom w:val="0"/>
          <w:divBdr>
            <w:top w:val="none" w:sz="0" w:space="0" w:color="auto"/>
            <w:left w:val="none" w:sz="0" w:space="0" w:color="auto"/>
            <w:bottom w:val="none" w:sz="0" w:space="0" w:color="auto"/>
            <w:right w:val="none" w:sz="0" w:space="0" w:color="auto"/>
          </w:divBdr>
        </w:div>
        <w:div w:id="1726951535">
          <w:marLeft w:val="640"/>
          <w:marRight w:val="0"/>
          <w:marTop w:val="0"/>
          <w:marBottom w:val="0"/>
          <w:divBdr>
            <w:top w:val="none" w:sz="0" w:space="0" w:color="auto"/>
            <w:left w:val="none" w:sz="0" w:space="0" w:color="auto"/>
            <w:bottom w:val="none" w:sz="0" w:space="0" w:color="auto"/>
            <w:right w:val="none" w:sz="0" w:space="0" w:color="auto"/>
          </w:divBdr>
        </w:div>
        <w:div w:id="905871219">
          <w:marLeft w:val="640"/>
          <w:marRight w:val="0"/>
          <w:marTop w:val="0"/>
          <w:marBottom w:val="0"/>
          <w:divBdr>
            <w:top w:val="none" w:sz="0" w:space="0" w:color="auto"/>
            <w:left w:val="none" w:sz="0" w:space="0" w:color="auto"/>
            <w:bottom w:val="none" w:sz="0" w:space="0" w:color="auto"/>
            <w:right w:val="none" w:sz="0" w:space="0" w:color="auto"/>
          </w:divBdr>
        </w:div>
        <w:div w:id="2096507579">
          <w:marLeft w:val="640"/>
          <w:marRight w:val="0"/>
          <w:marTop w:val="0"/>
          <w:marBottom w:val="0"/>
          <w:divBdr>
            <w:top w:val="none" w:sz="0" w:space="0" w:color="auto"/>
            <w:left w:val="none" w:sz="0" w:space="0" w:color="auto"/>
            <w:bottom w:val="none" w:sz="0" w:space="0" w:color="auto"/>
            <w:right w:val="none" w:sz="0" w:space="0" w:color="auto"/>
          </w:divBdr>
        </w:div>
        <w:div w:id="1832134862">
          <w:marLeft w:val="640"/>
          <w:marRight w:val="0"/>
          <w:marTop w:val="0"/>
          <w:marBottom w:val="0"/>
          <w:divBdr>
            <w:top w:val="none" w:sz="0" w:space="0" w:color="auto"/>
            <w:left w:val="none" w:sz="0" w:space="0" w:color="auto"/>
            <w:bottom w:val="none" w:sz="0" w:space="0" w:color="auto"/>
            <w:right w:val="none" w:sz="0" w:space="0" w:color="auto"/>
          </w:divBdr>
        </w:div>
        <w:div w:id="1873807881">
          <w:marLeft w:val="640"/>
          <w:marRight w:val="0"/>
          <w:marTop w:val="0"/>
          <w:marBottom w:val="0"/>
          <w:divBdr>
            <w:top w:val="none" w:sz="0" w:space="0" w:color="auto"/>
            <w:left w:val="none" w:sz="0" w:space="0" w:color="auto"/>
            <w:bottom w:val="none" w:sz="0" w:space="0" w:color="auto"/>
            <w:right w:val="none" w:sz="0" w:space="0" w:color="auto"/>
          </w:divBdr>
        </w:div>
        <w:div w:id="260845805">
          <w:marLeft w:val="640"/>
          <w:marRight w:val="0"/>
          <w:marTop w:val="0"/>
          <w:marBottom w:val="0"/>
          <w:divBdr>
            <w:top w:val="none" w:sz="0" w:space="0" w:color="auto"/>
            <w:left w:val="none" w:sz="0" w:space="0" w:color="auto"/>
            <w:bottom w:val="none" w:sz="0" w:space="0" w:color="auto"/>
            <w:right w:val="none" w:sz="0" w:space="0" w:color="auto"/>
          </w:divBdr>
        </w:div>
        <w:div w:id="53627465">
          <w:marLeft w:val="640"/>
          <w:marRight w:val="0"/>
          <w:marTop w:val="0"/>
          <w:marBottom w:val="0"/>
          <w:divBdr>
            <w:top w:val="none" w:sz="0" w:space="0" w:color="auto"/>
            <w:left w:val="none" w:sz="0" w:space="0" w:color="auto"/>
            <w:bottom w:val="none" w:sz="0" w:space="0" w:color="auto"/>
            <w:right w:val="none" w:sz="0" w:space="0" w:color="auto"/>
          </w:divBdr>
        </w:div>
        <w:div w:id="1668092882">
          <w:marLeft w:val="640"/>
          <w:marRight w:val="0"/>
          <w:marTop w:val="0"/>
          <w:marBottom w:val="0"/>
          <w:divBdr>
            <w:top w:val="none" w:sz="0" w:space="0" w:color="auto"/>
            <w:left w:val="none" w:sz="0" w:space="0" w:color="auto"/>
            <w:bottom w:val="none" w:sz="0" w:space="0" w:color="auto"/>
            <w:right w:val="none" w:sz="0" w:space="0" w:color="auto"/>
          </w:divBdr>
        </w:div>
        <w:div w:id="1811287864">
          <w:marLeft w:val="640"/>
          <w:marRight w:val="0"/>
          <w:marTop w:val="0"/>
          <w:marBottom w:val="0"/>
          <w:divBdr>
            <w:top w:val="none" w:sz="0" w:space="0" w:color="auto"/>
            <w:left w:val="none" w:sz="0" w:space="0" w:color="auto"/>
            <w:bottom w:val="none" w:sz="0" w:space="0" w:color="auto"/>
            <w:right w:val="none" w:sz="0" w:space="0" w:color="auto"/>
          </w:divBdr>
        </w:div>
        <w:div w:id="1832987457">
          <w:marLeft w:val="640"/>
          <w:marRight w:val="0"/>
          <w:marTop w:val="0"/>
          <w:marBottom w:val="0"/>
          <w:divBdr>
            <w:top w:val="none" w:sz="0" w:space="0" w:color="auto"/>
            <w:left w:val="none" w:sz="0" w:space="0" w:color="auto"/>
            <w:bottom w:val="none" w:sz="0" w:space="0" w:color="auto"/>
            <w:right w:val="none" w:sz="0" w:space="0" w:color="auto"/>
          </w:divBdr>
        </w:div>
        <w:div w:id="1641879481">
          <w:marLeft w:val="640"/>
          <w:marRight w:val="0"/>
          <w:marTop w:val="0"/>
          <w:marBottom w:val="0"/>
          <w:divBdr>
            <w:top w:val="none" w:sz="0" w:space="0" w:color="auto"/>
            <w:left w:val="none" w:sz="0" w:space="0" w:color="auto"/>
            <w:bottom w:val="none" w:sz="0" w:space="0" w:color="auto"/>
            <w:right w:val="none" w:sz="0" w:space="0" w:color="auto"/>
          </w:divBdr>
        </w:div>
        <w:div w:id="400715595">
          <w:marLeft w:val="640"/>
          <w:marRight w:val="0"/>
          <w:marTop w:val="0"/>
          <w:marBottom w:val="0"/>
          <w:divBdr>
            <w:top w:val="none" w:sz="0" w:space="0" w:color="auto"/>
            <w:left w:val="none" w:sz="0" w:space="0" w:color="auto"/>
            <w:bottom w:val="none" w:sz="0" w:space="0" w:color="auto"/>
            <w:right w:val="none" w:sz="0" w:space="0" w:color="auto"/>
          </w:divBdr>
        </w:div>
        <w:div w:id="724917316">
          <w:marLeft w:val="640"/>
          <w:marRight w:val="0"/>
          <w:marTop w:val="0"/>
          <w:marBottom w:val="0"/>
          <w:divBdr>
            <w:top w:val="none" w:sz="0" w:space="0" w:color="auto"/>
            <w:left w:val="none" w:sz="0" w:space="0" w:color="auto"/>
            <w:bottom w:val="none" w:sz="0" w:space="0" w:color="auto"/>
            <w:right w:val="none" w:sz="0" w:space="0" w:color="auto"/>
          </w:divBdr>
        </w:div>
        <w:div w:id="1005017566">
          <w:marLeft w:val="640"/>
          <w:marRight w:val="0"/>
          <w:marTop w:val="0"/>
          <w:marBottom w:val="0"/>
          <w:divBdr>
            <w:top w:val="none" w:sz="0" w:space="0" w:color="auto"/>
            <w:left w:val="none" w:sz="0" w:space="0" w:color="auto"/>
            <w:bottom w:val="none" w:sz="0" w:space="0" w:color="auto"/>
            <w:right w:val="none" w:sz="0" w:space="0" w:color="auto"/>
          </w:divBdr>
        </w:div>
        <w:div w:id="1196773232">
          <w:marLeft w:val="640"/>
          <w:marRight w:val="0"/>
          <w:marTop w:val="0"/>
          <w:marBottom w:val="0"/>
          <w:divBdr>
            <w:top w:val="none" w:sz="0" w:space="0" w:color="auto"/>
            <w:left w:val="none" w:sz="0" w:space="0" w:color="auto"/>
            <w:bottom w:val="none" w:sz="0" w:space="0" w:color="auto"/>
            <w:right w:val="none" w:sz="0" w:space="0" w:color="auto"/>
          </w:divBdr>
        </w:div>
        <w:div w:id="695350120">
          <w:marLeft w:val="640"/>
          <w:marRight w:val="0"/>
          <w:marTop w:val="0"/>
          <w:marBottom w:val="0"/>
          <w:divBdr>
            <w:top w:val="none" w:sz="0" w:space="0" w:color="auto"/>
            <w:left w:val="none" w:sz="0" w:space="0" w:color="auto"/>
            <w:bottom w:val="none" w:sz="0" w:space="0" w:color="auto"/>
            <w:right w:val="none" w:sz="0" w:space="0" w:color="auto"/>
          </w:divBdr>
        </w:div>
        <w:div w:id="1000474638">
          <w:marLeft w:val="640"/>
          <w:marRight w:val="0"/>
          <w:marTop w:val="0"/>
          <w:marBottom w:val="0"/>
          <w:divBdr>
            <w:top w:val="none" w:sz="0" w:space="0" w:color="auto"/>
            <w:left w:val="none" w:sz="0" w:space="0" w:color="auto"/>
            <w:bottom w:val="none" w:sz="0" w:space="0" w:color="auto"/>
            <w:right w:val="none" w:sz="0" w:space="0" w:color="auto"/>
          </w:divBdr>
        </w:div>
        <w:div w:id="2048751629">
          <w:marLeft w:val="640"/>
          <w:marRight w:val="0"/>
          <w:marTop w:val="0"/>
          <w:marBottom w:val="0"/>
          <w:divBdr>
            <w:top w:val="none" w:sz="0" w:space="0" w:color="auto"/>
            <w:left w:val="none" w:sz="0" w:space="0" w:color="auto"/>
            <w:bottom w:val="none" w:sz="0" w:space="0" w:color="auto"/>
            <w:right w:val="none" w:sz="0" w:space="0" w:color="auto"/>
          </w:divBdr>
        </w:div>
        <w:div w:id="1204250205">
          <w:marLeft w:val="640"/>
          <w:marRight w:val="0"/>
          <w:marTop w:val="0"/>
          <w:marBottom w:val="0"/>
          <w:divBdr>
            <w:top w:val="none" w:sz="0" w:space="0" w:color="auto"/>
            <w:left w:val="none" w:sz="0" w:space="0" w:color="auto"/>
            <w:bottom w:val="none" w:sz="0" w:space="0" w:color="auto"/>
            <w:right w:val="none" w:sz="0" w:space="0" w:color="auto"/>
          </w:divBdr>
        </w:div>
        <w:div w:id="740641411">
          <w:marLeft w:val="640"/>
          <w:marRight w:val="0"/>
          <w:marTop w:val="0"/>
          <w:marBottom w:val="0"/>
          <w:divBdr>
            <w:top w:val="none" w:sz="0" w:space="0" w:color="auto"/>
            <w:left w:val="none" w:sz="0" w:space="0" w:color="auto"/>
            <w:bottom w:val="none" w:sz="0" w:space="0" w:color="auto"/>
            <w:right w:val="none" w:sz="0" w:space="0" w:color="auto"/>
          </w:divBdr>
        </w:div>
        <w:div w:id="573587124">
          <w:marLeft w:val="640"/>
          <w:marRight w:val="0"/>
          <w:marTop w:val="0"/>
          <w:marBottom w:val="0"/>
          <w:divBdr>
            <w:top w:val="none" w:sz="0" w:space="0" w:color="auto"/>
            <w:left w:val="none" w:sz="0" w:space="0" w:color="auto"/>
            <w:bottom w:val="none" w:sz="0" w:space="0" w:color="auto"/>
            <w:right w:val="none" w:sz="0" w:space="0" w:color="auto"/>
          </w:divBdr>
        </w:div>
        <w:div w:id="407969114">
          <w:marLeft w:val="640"/>
          <w:marRight w:val="0"/>
          <w:marTop w:val="0"/>
          <w:marBottom w:val="0"/>
          <w:divBdr>
            <w:top w:val="none" w:sz="0" w:space="0" w:color="auto"/>
            <w:left w:val="none" w:sz="0" w:space="0" w:color="auto"/>
            <w:bottom w:val="none" w:sz="0" w:space="0" w:color="auto"/>
            <w:right w:val="none" w:sz="0" w:space="0" w:color="auto"/>
          </w:divBdr>
        </w:div>
        <w:div w:id="665400361">
          <w:marLeft w:val="640"/>
          <w:marRight w:val="0"/>
          <w:marTop w:val="0"/>
          <w:marBottom w:val="0"/>
          <w:divBdr>
            <w:top w:val="none" w:sz="0" w:space="0" w:color="auto"/>
            <w:left w:val="none" w:sz="0" w:space="0" w:color="auto"/>
            <w:bottom w:val="none" w:sz="0" w:space="0" w:color="auto"/>
            <w:right w:val="none" w:sz="0" w:space="0" w:color="auto"/>
          </w:divBdr>
        </w:div>
        <w:div w:id="296881103">
          <w:marLeft w:val="640"/>
          <w:marRight w:val="0"/>
          <w:marTop w:val="0"/>
          <w:marBottom w:val="0"/>
          <w:divBdr>
            <w:top w:val="none" w:sz="0" w:space="0" w:color="auto"/>
            <w:left w:val="none" w:sz="0" w:space="0" w:color="auto"/>
            <w:bottom w:val="none" w:sz="0" w:space="0" w:color="auto"/>
            <w:right w:val="none" w:sz="0" w:space="0" w:color="auto"/>
          </w:divBdr>
        </w:div>
        <w:div w:id="73168075">
          <w:marLeft w:val="640"/>
          <w:marRight w:val="0"/>
          <w:marTop w:val="0"/>
          <w:marBottom w:val="0"/>
          <w:divBdr>
            <w:top w:val="none" w:sz="0" w:space="0" w:color="auto"/>
            <w:left w:val="none" w:sz="0" w:space="0" w:color="auto"/>
            <w:bottom w:val="none" w:sz="0" w:space="0" w:color="auto"/>
            <w:right w:val="none" w:sz="0" w:space="0" w:color="auto"/>
          </w:divBdr>
        </w:div>
        <w:div w:id="1178420893">
          <w:marLeft w:val="640"/>
          <w:marRight w:val="0"/>
          <w:marTop w:val="0"/>
          <w:marBottom w:val="0"/>
          <w:divBdr>
            <w:top w:val="none" w:sz="0" w:space="0" w:color="auto"/>
            <w:left w:val="none" w:sz="0" w:space="0" w:color="auto"/>
            <w:bottom w:val="none" w:sz="0" w:space="0" w:color="auto"/>
            <w:right w:val="none" w:sz="0" w:space="0" w:color="auto"/>
          </w:divBdr>
        </w:div>
        <w:div w:id="94788874">
          <w:marLeft w:val="640"/>
          <w:marRight w:val="0"/>
          <w:marTop w:val="0"/>
          <w:marBottom w:val="0"/>
          <w:divBdr>
            <w:top w:val="none" w:sz="0" w:space="0" w:color="auto"/>
            <w:left w:val="none" w:sz="0" w:space="0" w:color="auto"/>
            <w:bottom w:val="none" w:sz="0" w:space="0" w:color="auto"/>
            <w:right w:val="none" w:sz="0" w:space="0" w:color="auto"/>
          </w:divBdr>
        </w:div>
        <w:div w:id="1573737032">
          <w:marLeft w:val="640"/>
          <w:marRight w:val="0"/>
          <w:marTop w:val="0"/>
          <w:marBottom w:val="0"/>
          <w:divBdr>
            <w:top w:val="none" w:sz="0" w:space="0" w:color="auto"/>
            <w:left w:val="none" w:sz="0" w:space="0" w:color="auto"/>
            <w:bottom w:val="none" w:sz="0" w:space="0" w:color="auto"/>
            <w:right w:val="none" w:sz="0" w:space="0" w:color="auto"/>
          </w:divBdr>
        </w:div>
        <w:div w:id="1061096311">
          <w:marLeft w:val="640"/>
          <w:marRight w:val="0"/>
          <w:marTop w:val="0"/>
          <w:marBottom w:val="0"/>
          <w:divBdr>
            <w:top w:val="none" w:sz="0" w:space="0" w:color="auto"/>
            <w:left w:val="none" w:sz="0" w:space="0" w:color="auto"/>
            <w:bottom w:val="none" w:sz="0" w:space="0" w:color="auto"/>
            <w:right w:val="none" w:sz="0" w:space="0" w:color="auto"/>
          </w:divBdr>
        </w:div>
        <w:div w:id="1878275063">
          <w:marLeft w:val="640"/>
          <w:marRight w:val="0"/>
          <w:marTop w:val="0"/>
          <w:marBottom w:val="0"/>
          <w:divBdr>
            <w:top w:val="none" w:sz="0" w:space="0" w:color="auto"/>
            <w:left w:val="none" w:sz="0" w:space="0" w:color="auto"/>
            <w:bottom w:val="none" w:sz="0" w:space="0" w:color="auto"/>
            <w:right w:val="none" w:sz="0" w:space="0" w:color="auto"/>
          </w:divBdr>
        </w:div>
        <w:div w:id="453596530">
          <w:marLeft w:val="640"/>
          <w:marRight w:val="0"/>
          <w:marTop w:val="0"/>
          <w:marBottom w:val="0"/>
          <w:divBdr>
            <w:top w:val="none" w:sz="0" w:space="0" w:color="auto"/>
            <w:left w:val="none" w:sz="0" w:space="0" w:color="auto"/>
            <w:bottom w:val="none" w:sz="0" w:space="0" w:color="auto"/>
            <w:right w:val="none" w:sz="0" w:space="0" w:color="auto"/>
          </w:divBdr>
        </w:div>
        <w:div w:id="299770822">
          <w:marLeft w:val="640"/>
          <w:marRight w:val="0"/>
          <w:marTop w:val="0"/>
          <w:marBottom w:val="0"/>
          <w:divBdr>
            <w:top w:val="none" w:sz="0" w:space="0" w:color="auto"/>
            <w:left w:val="none" w:sz="0" w:space="0" w:color="auto"/>
            <w:bottom w:val="none" w:sz="0" w:space="0" w:color="auto"/>
            <w:right w:val="none" w:sz="0" w:space="0" w:color="auto"/>
          </w:divBdr>
        </w:div>
        <w:div w:id="1822190122">
          <w:marLeft w:val="640"/>
          <w:marRight w:val="0"/>
          <w:marTop w:val="0"/>
          <w:marBottom w:val="0"/>
          <w:divBdr>
            <w:top w:val="none" w:sz="0" w:space="0" w:color="auto"/>
            <w:left w:val="none" w:sz="0" w:space="0" w:color="auto"/>
            <w:bottom w:val="none" w:sz="0" w:space="0" w:color="auto"/>
            <w:right w:val="none" w:sz="0" w:space="0" w:color="auto"/>
          </w:divBdr>
        </w:div>
        <w:div w:id="1971741988">
          <w:marLeft w:val="640"/>
          <w:marRight w:val="0"/>
          <w:marTop w:val="0"/>
          <w:marBottom w:val="0"/>
          <w:divBdr>
            <w:top w:val="none" w:sz="0" w:space="0" w:color="auto"/>
            <w:left w:val="none" w:sz="0" w:space="0" w:color="auto"/>
            <w:bottom w:val="none" w:sz="0" w:space="0" w:color="auto"/>
            <w:right w:val="none" w:sz="0" w:space="0" w:color="auto"/>
          </w:divBdr>
        </w:div>
        <w:div w:id="961113678">
          <w:marLeft w:val="640"/>
          <w:marRight w:val="0"/>
          <w:marTop w:val="0"/>
          <w:marBottom w:val="0"/>
          <w:divBdr>
            <w:top w:val="none" w:sz="0" w:space="0" w:color="auto"/>
            <w:left w:val="none" w:sz="0" w:space="0" w:color="auto"/>
            <w:bottom w:val="none" w:sz="0" w:space="0" w:color="auto"/>
            <w:right w:val="none" w:sz="0" w:space="0" w:color="auto"/>
          </w:divBdr>
        </w:div>
        <w:div w:id="1210848201">
          <w:marLeft w:val="640"/>
          <w:marRight w:val="0"/>
          <w:marTop w:val="0"/>
          <w:marBottom w:val="0"/>
          <w:divBdr>
            <w:top w:val="none" w:sz="0" w:space="0" w:color="auto"/>
            <w:left w:val="none" w:sz="0" w:space="0" w:color="auto"/>
            <w:bottom w:val="none" w:sz="0" w:space="0" w:color="auto"/>
            <w:right w:val="none" w:sz="0" w:space="0" w:color="auto"/>
          </w:divBdr>
        </w:div>
        <w:div w:id="76096936">
          <w:marLeft w:val="640"/>
          <w:marRight w:val="0"/>
          <w:marTop w:val="0"/>
          <w:marBottom w:val="0"/>
          <w:divBdr>
            <w:top w:val="none" w:sz="0" w:space="0" w:color="auto"/>
            <w:left w:val="none" w:sz="0" w:space="0" w:color="auto"/>
            <w:bottom w:val="none" w:sz="0" w:space="0" w:color="auto"/>
            <w:right w:val="none" w:sz="0" w:space="0" w:color="auto"/>
          </w:divBdr>
        </w:div>
        <w:div w:id="774986154">
          <w:marLeft w:val="640"/>
          <w:marRight w:val="0"/>
          <w:marTop w:val="0"/>
          <w:marBottom w:val="0"/>
          <w:divBdr>
            <w:top w:val="none" w:sz="0" w:space="0" w:color="auto"/>
            <w:left w:val="none" w:sz="0" w:space="0" w:color="auto"/>
            <w:bottom w:val="none" w:sz="0" w:space="0" w:color="auto"/>
            <w:right w:val="none" w:sz="0" w:space="0" w:color="auto"/>
          </w:divBdr>
        </w:div>
        <w:div w:id="24527902">
          <w:marLeft w:val="640"/>
          <w:marRight w:val="0"/>
          <w:marTop w:val="0"/>
          <w:marBottom w:val="0"/>
          <w:divBdr>
            <w:top w:val="none" w:sz="0" w:space="0" w:color="auto"/>
            <w:left w:val="none" w:sz="0" w:space="0" w:color="auto"/>
            <w:bottom w:val="none" w:sz="0" w:space="0" w:color="auto"/>
            <w:right w:val="none" w:sz="0" w:space="0" w:color="auto"/>
          </w:divBdr>
        </w:div>
        <w:div w:id="1483083529">
          <w:marLeft w:val="640"/>
          <w:marRight w:val="0"/>
          <w:marTop w:val="0"/>
          <w:marBottom w:val="0"/>
          <w:divBdr>
            <w:top w:val="none" w:sz="0" w:space="0" w:color="auto"/>
            <w:left w:val="none" w:sz="0" w:space="0" w:color="auto"/>
            <w:bottom w:val="none" w:sz="0" w:space="0" w:color="auto"/>
            <w:right w:val="none" w:sz="0" w:space="0" w:color="auto"/>
          </w:divBdr>
        </w:div>
      </w:divsChild>
    </w:div>
    <w:div w:id="1706101483">
      <w:bodyDiv w:val="1"/>
      <w:marLeft w:val="0"/>
      <w:marRight w:val="0"/>
      <w:marTop w:val="0"/>
      <w:marBottom w:val="0"/>
      <w:divBdr>
        <w:top w:val="none" w:sz="0" w:space="0" w:color="auto"/>
        <w:left w:val="none" w:sz="0" w:space="0" w:color="auto"/>
        <w:bottom w:val="none" w:sz="0" w:space="0" w:color="auto"/>
        <w:right w:val="none" w:sz="0" w:space="0" w:color="auto"/>
      </w:divBdr>
      <w:divsChild>
        <w:div w:id="1539783148">
          <w:marLeft w:val="640"/>
          <w:marRight w:val="0"/>
          <w:marTop w:val="0"/>
          <w:marBottom w:val="0"/>
          <w:divBdr>
            <w:top w:val="none" w:sz="0" w:space="0" w:color="auto"/>
            <w:left w:val="none" w:sz="0" w:space="0" w:color="auto"/>
            <w:bottom w:val="none" w:sz="0" w:space="0" w:color="auto"/>
            <w:right w:val="none" w:sz="0" w:space="0" w:color="auto"/>
          </w:divBdr>
        </w:div>
        <w:div w:id="464202319">
          <w:marLeft w:val="640"/>
          <w:marRight w:val="0"/>
          <w:marTop w:val="0"/>
          <w:marBottom w:val="0"/>
          <w:divBdr>
            <w:top w:val="none" w:sz="0" w:space="0" w:color="auto"/>
            <w:left w:val="none" w:sz="0" w:space="0" w:color="auto"/>
            <w:bottom w:val="none" w:sz="0" w:space="0" w:color="auto"/>
            <w:right w:val="none" w:sz="0" w:space="0" w:color="auto"/>
          </w:divBdr>
        </w:div>
        <w:div w:id="841355421">
          <w:marLeft w:val="640"/>
          <w:marRight w:val="0"/>
          <w:marTop w:val="0"/>
          <w:marBottom w:val="0"/>
          <w:divBdr>
            <w:top w:val="none" w:sz="0" w:space="0" w:color="auto"/>
            <w:left w:val="none" w:sz="0" w:space="0" w:color="auto"/>
            <w:bottom w:val="none" w:sz="0" w:space="0" w:color="auto"/>
            <w:right w:val="none" w:sz="0" w:space="0" w:color="auto"/>
          </w:divBdr>
        </w:div>
        <w:div w:id="1583946575">
          <w:marLeft w:val="640"/>
          <w:marRight w:val="0"/>
          <w:marTop w:val="0"/>
          <w:marBottom w:val="0"/>
          <w:divBdr>
            <w:top w:val="none" w:sz="0" w:space="0" w:color="auto"/>
            <w:left w:val="none" w:sz="0" w:space="0" w:color="auto"/>
            <w:bottom w:val="none" w:sz="0" w:space="0" w:color="auto"/>
            <w:right w:val="none" w:sz="0" w:space="0" w:color="auto"/>
          </w:divBdr>
        </w:div>
        <w:div w:id="585305350">
          <w:marLeft w:val="640"/>
          <w:marRight w:val="0"/>
          <w:marTop w:val="0"/>
          <w:marBottom w:val="0"/>
          <w:divBdr>
            <w:top w:val="none" w:sz="0" w:space="0" w:color="auto"/>
            <w:left w:val="none" w:sz="0" w:space="0" w:color="auto"/>
            <w:bottom w:val="none" w:sz="0" w:space="0" w:color="auto"/>
            <w:right w:val="none" w:sz="0" w:space="0" w:color="auto"/>
          </w:divBdr>
        </w:div>
        <w:div w:id="876745573">
          <w:marLeft w:val="640"/>
          <w:marRight w:val="0"/>
          <w:marTop w:val="0"/>
          <w:marBottom w:val="0"/>
          <w:divBdr>
            <w:top w:val="none" w:sz="0" w:space="0" w:color="auto"/>
            <w:left w:val="none" w:sz="0" w:space="0" w:color="auto"/>
            <w:bottom w:val="none" w:sz="0" w:space="0" w:color="auto"/>
            <w:right w:val="none" w:sz="0" w:space="0" w:color="auto"/>
          </w:divBdr>
        </w:div>
        <w:div w:id="686295530">
          <w:marLeft w:val="640"/>
          <w:marRight w:val="0"/>
          <w:marTop w:val="0"/>
          <w:marBottom w:val="0"/>
          <w:divBdr>
            <w:top w:val="none" w:sz="0" w:space="0" w:color="auto"/>
            <w:left w:val="none" w:sz="0" w:space="0" w:color="auto"/>
            <w:bottom w:val="none" w:sz="0" w:space="0" w:color="auto"/>
            <w:right w:val="none" w:sz="0" w:space="0" w:color="auto"/>
          </w:divBdr>
        </w:div>
        <w:div w:id="1588467096">
          <w:marLeft w:val="640"/>
          <w:marRight w:val="0"/>
          <w:marTop w:val="0"/>
          <w:marBottom w:val="0"/>
          <w:divBdr>
            <w:top w:val="none" w:sz="0" w:space="0" w:color="auto"/>
            <w:left w:val="none" w:sz="0" w:space="0" w:color="auto"/>
            <w:bottom w:val="none" w:sz="0" w:space="0" w:color="auto"/>
            <w:right w:val="none" w:sz="0" w:space="0" w:color="auto"/>
          </w:divBdr>
        </w:div>
        <w:div w:id="1949042629">
          <w:marLeft w:val="640"/>
          <w:marRight w:val="0"/>
          <w:marTop w:val="0"/>
          <w:marBottom w:val="0"/>
          <w:divBdr>
            <w:top w:val="none" w:sz="0" w:space="0" w:color="auto"/>
            <w:left w:val="none" w:sz="0" w:space="0" w:color="auto"/>
            <w:bottom w:val="none" w:sz="0" w:space="0" w:color="auto"/>
            <w:right w:val="none" w:sz="0" w:space="0" w:color="auto"/>
          </w:divBdr>
        </w:div>
        <w:div w:id="260183833">
          <w:marLeft w:val="640"/>
          <w:marRight w:val="0"/>
          <w:marTop w:val="0"/>
          <w:marBottom w:val="0"/>
          <w:divBdr>
            <w:top w:val="none" w:sz="0" w:space="0" w:color="auto"/>
            <w:left w:val="none" w:sz="0" w:space="0" w:color="auto"/>
            <w:bottom w:val="none" w:sz="0" w:space="0" w:color="auto"/>
            <w:right w:val="none" w:sz="0" w:space="0" w:color="auto"/>
          </w:divBdr>
        </w:div>
        <w:div w:id="732698432">
          <w:marLeft w:val="640"/>
          <w:marRight w:val="0"/>
          <w:marTop w:val="0"/>
          <w:marBottom w:val="0"/>
          <w:divBdr>
            <w:top w:val="none" w:sz="0" w:space="0" w:color="auto"/>
            <w:left w:val="none" w:sz="0" w:space="0" w:color="auto"/>
            <w:bottom w:val="none" w:sz="0" w:space="0" w:color="auto"/>
            <w:right w:val="none" w:sz="0" w:space="0" w:color="auto"/>
          </w:divBdr>
        </w:div>
        <w:div w:id="1856767408">
          <w:marLeft w:val="640"/>
          <w:marRight w:val="0"/>
          <w:marTop w:val="0"/>
          <w:marBottom w:val="0"/>
          <w:divBdr>
            <w:top w:val="none" w:sz="0" w:space="0" w:color="auto"/>
            <w:left w:val="none" w:sz="0" w:space="0" w:color="auto"/>
            <w:bottom w:val="none" w:sz="0" w:space="0" w:color="auto"/>
            <w:right w:val="none" w:sz="0" w:space="0" w:color="auto"/>
          </w:divBdr>
        </w:div>
        <w:div w:id="673579906">
          <w:marLeft w:val="640"/>
          <w:marRight w:val="0"/>
          <w:marTop w:val="0"/>
          <w:marBottom w:val="0"/>
          <w:divBdr>
            <w:top w:val="none" w:sz="0" w:space="0" w:color="auto"/>
            <w:left w:val="none" w:sz="0" w:space="0" w:color="auto"/>
            <w:bottom w:val="none" w:sz="0" w:space="0" w:color="auto"/>
            <w:right w:val="none" w:sz="0" w:space="0" w:color="auto"/>
          </w:divBdr>
        </w:div>
        <w:div w:id="773094409">
          <w:marLeft w:val="640"/>
          <w:marRight w:val="0"/>
          <w:marTop w:val="0"/>
          <w:marBottom w:val="0"/>
          <w:divBdr>
            <w:top w:val="none" w:sz="0" w:space="0" w:color="auto"/>
            <w:left w:val="none" w:sz="0" w:space="0" w:color="auto"/>
            <w:bottom w:val="none" w:sz="0" w:space="0" w:color="auto"/>
            <w:right w:val="none" w:sz="0" w:space="0" w:color="auto"/>
          </w:divBdr>
        </w:div>
        <w:div w:id="48454342">
          <w:marLeft w:val="640"/>
          <w:marRight w:val="0"/>
          <w:marTop w:val="0"/>
          <w:marBottom w:val="0"/>
          <w:divBdr>
            <w:top w:val="none" w:sz="0" w:space="0" w:color="auto"/>
            <w:left w:val="none" w:sz="0" w:space="0" w:color="auto"/>
            <w:bottom w:val="none" w:sz="0" w:space="0" w:color="auto"/>
            <w:right w:val="none" w:sz="0" w:space="0" w:color="auto"/>
          </w:divBdr>
        </w:div>
        <w:div w:id="253975045">
          <w:marLeft w:val="640"/>
          <w:marRight w:val="0"/>
          <w:marTop w:val="0"/>
          <w:marBottom w:val="0"/>
          <w:divBdr>
            <w:top w:val="none" w:sz="0" w:space="0" w:color="auto"/>
            <w:left w:val="none" w:sz="0" w:space="0" w:color="auto"/>
            <w:bottom w:val="none" w:sz="0" w:space="0" w:color="auto"/>
            <w:right w:val="none" w:sz="0" w:space="0" w:color="auto"/>
          </w:divBdr>
        </w:div>
        <w:div w:id="464274552">
          <w:marLeft w:val="640"/>
          <w:marRight w:val="0"/>
          <w:marTop w:val="0"/>
          <w:marBottom w:val="0"/>
          <w:divBdr>
            <w:top w:val="none" w:sz="0" w:space="0" w:color="auto"/>
            <w:left w:val="none" w:sz="0" w:space="0" w:color="auto"/>
            <w:bottom w:val="none" w:sz="0" w:space="0" w:color="auto"/>
            <w:right w:val="none" w:sz="0" w:space="0" w:color="auto"/>
          </w:divBdr>
        </w:div>
        <w:div w:id="1377004043">
          <w:marLeft w:val="640"/>
          <w:marRight w:val="0"/>
          <w:marTop w:val="0"/>
          <w:marBottom w:val="0"/>
          <w:divBdr>
            <w:top w:val="none" w:sz="0" w:space="0" w:color="auto"/>
            <w:left w:val="none" w:sz="0" w:space="0" w:color="auto"/>
            <w:bottom w:val="none" w:sz="0" w:space="0" w:color="auto"/>
            <w:right w:val="none" w:sz="0" w:space="0" w:color="auto"/>
          </w:divBdr>
        </w:div>
        <w:div w:id="1469854625">
          <w:marLeft w:val="640"/>
          <w:marRight w:val="0"/>
          <w:marTop w:val="0"/>
          <w:marBottom w:val="0"/>
          <w:divBdr>
            <w:top w:val="none" w:sz="0" w:space="0" w:color="auto"/>
            <w:left w:val="none" w:sz="0" w:space="0" w:color="auto"/>
            <w:bottom w:val="none" w:sz="0" w:space="0" w:color="auto"/>
            <w:right w:val="none" w:sz="0" w:space="0" w:color="auto"/>
          </w:divBdr>
        </w:div>
        <w:div w:id="1227645244">
          <w:marLeft w:val="640"/>
          <w:marRight w:val="0"/>
          <w:marTop w:val="0"/>
          <w:marBottom w:val="0"/>
          <w:divBdr>
            <w:top w:val="none" w:sz="0" w:space="0" w:color="auto"/>
            <w:left w:val="none" w:sz="0" w:space="0" w:color="auto"/>
            <w:bottom w:val="none" w:sz="0" w:space="0" w:color="auto"/>
            <w:right w:val="none" w:sz="0" w:space="0" w:color="auto"/>
          </w:divBdr>
        </w:div>
        <w:div w:id="1613510529">
          <w:marLeft w:val="640"/>
          <w:marRight w:val="0"/>
          <w:marTop w:val="0"/>
          <w:marBottom w:val="0"/>
          <w:divBdr>
            <w:top w:val="none" w:sz="0" w:space="0" w:color="auto"/>
            <w:left w:val="none" w:sz="0" w:space="0" w:color="auto"/>
            <w:bottom w:val="none" w:sz="0" w:space="0" w:color="auto"/>
            <w:right w:val="none" w:sz="0" w:space="0" w:color="auto"/>
          </w:divBdr>
        </w:div>
        <w:div w:id="1900819522">
          <w:marLeft w:val="640"/>
          <w:marRight w:val="0"/>
          <w:marTop w:val="0"/>
          <w:marBottom w:val="0"/>
          <w:divBdr>
            <w:top w:val="none" w:sz="0" w:space="0" w:color="auto"/>
            <w:left w:val="none" w:sz="0" w:space="0" w:color="auto"/>
            <w:bottom w:val="none" w:sz="0" w:space="0" w:color="auto"/>
            <w:right w:val="none" w:sz="0" w:space="0" w:color="auto"/>
          </w:divBdr>
        </w:div>
        <w:div w:id="1828666983">
          <w:marLeft w:val="640"/>
          <w:marRight w:val="0"/>
          <w:marTop w:val="0"/>
          <w:marBottom w:val="0"/>
          <w:divBdr>
            <w:top w:val="none" w:sz="0" w:space="0" w:color="auto"/>
            <w:left w:val="none" w:sz="0" w:space="0" w:color="auto"/>
            <w:bottom w:val="none" w:sz="0" w:space="0" w:color="auto"/>
            <w:right w:val="none" w:sz="0" w:space="0" w:color="auto"/>
          </w:divBdr>
        </w:div>
        <w:div w:id="392850742">
          <w:marLeft w:val="640"/>
          <w:marRight w:val="0"/>
          <w:marTop w:val="0"/>
          <w:marBottom w:val="0"/>
          <w:divBdr>
            <w:top w:val="none" w:sz="0" w:space="0" w:color="auto"/>
            <w:left w:val="none" w:sz="0" w:space="0" w:color="auto"/>
            <w:bottom w:val="none" w:sz="0" w:space="0" w:color="auto"/>
            <w:right w:val="none" w:sz="0" w:space="0" w:color="auto"/>
          </w:divBdr>
        </w:div>
        <w:div w:id="1181970529">
          <w:marLeft w:val="640"/>
          <w:marRight w:val="0"/>
          <w:marTop w:val="0"/>
          <w:marBottom w:val="0"/>
          <w:divBdr>
            <w:top w:val="none" w:sz="0" w:space="0" w:color="auto"/>
            <w:left w:val="none" w:sz="0" w:space="0" w:color="auto"/>
            <w:bottom w:val="none" w:sz="0" w:space="0" w:color="auto"/>
            <w:right w:val="none" w:sz="0" w:space="0" w:color="auto"/>
          </w:divBdr>
        </w:div>
        <w:div w:id="1628701704">
          <w:marLeft w:val="640"/>
          <w:marRight w:val="0"/>
          <w:marTop w:val="0"/>
          <w:marBottom w:val="0"/>
          <w:divBdr>
            <w:top w:val="none" w:sz="0" w:space="0" w:color="auto"/>
            <w:left w:val="none" w:sz="0" w:space="0" w:color="auto"/>
            <w:bottom w:val="none" w:sz="0" w:space="0" w:color="auto"/>
            <w:right w:val="none" w:sz="0" w:space="0" w:color="auto"/>
          </w:divBdr>
        </w:div>
        <w:div w:id="828209667">
          <w:marLeft w:val="640"/>
          <w:marRight w:val="0"/>
          <w:marTop w:val="0"/>
          <w:marBottom w:val="0"/>
          <w:divBdr>
            <w:top w:val="none" w:sz="0" w:space="0" w:color="auto"/>
            <w:left w:val="none" w:sz="0" w:space="0" w:color="auto"/>
            <w:bottom w:val="none" w:sz="0" w:space="0" w:color="auto"/>
            <w:right w:val="none" w:sz="0" w:space="0" w:color="auto"/>
          </w:divBdr>
        </w:div>
        <w:div w:id="2081633439">
          <w:marLeft w:val="640"/>
          <w:marRight w:val="0"/>
          <w:marTop w:val="0"/>
          <w:marBottom w:val="0"/>
          <w:divBdr>
            <w:top w:val="none" w:sz="0" w:space="0" w:color="auto"/>
            <w:left w:val="none" w:sz="0" w:space="0" w:color="auto"/>
            <w:bottom w:val="none" w:sz="0" w:space="0" w:color="auto"/>
            <w:right w:val="none" w:sz="0" w:space="0" w:color="auto"/>
          </w:divBdr>
        </w:div>
        <w:div w:id="1405881524">
          <w:marLeft w:val="640"/>
          <w:marRight w:val="0"/>
          <w:marTop w:val="0"/>
          <w:marBottom w:val="0"/>
          <w:divBdr>
            <w:top w:val="none" w:sz="0" w:space="0" w:color="auto"/>
            <w:left w:val="none" w:sz="0" w:space="0" w:color="auto"/>
            <w:bottom w:val="none" w:sz="0" w:space="0" w:color="auto"/>
            <w:right w:val="none" w:sz="0" w:space="0" w:color="auto"/>
          </w:divBdr>
        </w:div>
        <w:div w:id="1318919574">
          <w:marLeft w:val="640"/>
          <w:marRight w:val="0"/>
          <w:marTop w:val="0"/>
          <w:marBottom w:val="0"/>
          <w:divBdr>
            <w:top w:val="none" w:sz="0" w:space="0" w:color="auto"/>
            <w:left w:val="none" w:sz="0" w:space="0" w:color="auto"/>
            <w:bottom w:val="none" w:sz="0" w:space="0" w:color="auto"/>
            <w:right w:val="none" w:sz="0" w:space="0" w:color="auto"/>
          </w:divBdr>
        </w:div>
        <w:div w:id="380596426">
          <w:marLeft w:val="640"/>
          <w:marRight w:val="0"/>
          <w:marTop w:val="0"/>
          <w:marBottom w:val="0"/>
          <w:divBdr>
            <w:top w:val="none" w:sz="0" w:space="0" w:color="auto"/>
            <w:left w:val="none" w:sz="0" w:space="0" w:color="auto"/>
            <w:bottom w:val="none" w:sz="0" w:space="0" w:color="auto"/>
            <w:right w:val="none" w:sz="0" w:space="0" w:color="auto"/>
          </w:divBdr>
        </w:div>
        <w:div w:id="570623810">
          <w:marLeft w:val="640"/>
          <w:marRight w:val="0"/>
          <w:marTop w:val="0"/>
          <w:marBottom w:val="0"/>
          <w:divBdr>
            <w:top w:val="none" w:sz="0" w:space="0" w:color="auto"/>
            <w:left w:val="none" w:sz="0" w:space="0" w:color="auto"/>
            <w:bottom w:val="none" w:sz="0" w:space="0" w:color="auto"/>
            <w:right w:val="none" w:sz="0" w:space="0" w:color="auto"/>
          </w:divBdr>
        </w:div>
        <w:div w:id="1983801586">
          <w:marLeft w:val="640"/>
          <w:marRight w:val="0"/>
          <w:marTop w:val="0"/>
          <w:marBottom w:val="0"/>
          <w:divBdr>
            <w:top w:val="none" w:sz="0" w:space="0" w:color="auto"/>
            <w:left w:val="none" w:sz="0" w:space="0" w:color="auto"/>
            <w:bottom w:val="none" w:sz="0" w:space="0" w:color="auto"/>
            <w:right w:val="none" w:sz="0" w:space="0" w:color="auto"/>
          </w:divBdr>
        </w:div>
        <w:div w:id="957950462">
          <w:marLeft w:val="640"/>
          <w:marRight w:val="0"/>
          <w:marTop w:val="0"/>
          <w:marBottom w:val="0"/>
          <w:divBdr>
            <w:top w:val="none" w:sz="0" w:space="0" w:color="auto"/>
            <w:left w:val="none" w:sz="0" w:space="0" w:color="auto"/>
            <w:bottom w:val="none" w:sz="0" w:space="0" w:color="auto"/>
            <w:right w:val="none" w:sz="0" w:space="0" w:color="auto"/>
          </w:divBdr>
        </w:div>
        <w:div w:id="1992829201">
          <w:marLeft w:val="640"/>
          <w:marRight w:val="0"/>
          <w:marTop w:val="0"/>
          <w:marBottom w:val="0"/>
          <w:divBdr>
            <w:top w:val="none" w:sz="0" w:space="0" w:color="auto"/>
            <w:left w:val="none" w:sz="0" w:space="0" w:color="auto"/>
            <w:bottom w:val="none" w:sz="0" w:space="0" w:color="auto"/>
            <w:right w:val="none" w:sz="0" w:space="0" w:color="auto"/>
          </w:divBdr>
        </w:div>
        <w:div w:id="305209320">
          <w:marLeft w:val="640"/>
          <w:marRight w:val="0"/>
          <w:marTop w:val="0"/>
          <w:marBottom w:val="0"/>
          <w:divBdr>
            <w:top w:val="none" w:sz="0" w:space="0" w:color="auto"/>
            <w:left w:val="none" w:sz="0" w:space="0" w:color="auto"/>
            <w:bottom w:val="none" w:sz="0" w:space="0" w:color="auto"/>
            <w:right w:val="none" w:sz="0" w:space="0" w:color="auto"/>
          </w:divBdr>
        </w:div>
        <w:div w:id="537935344">
          <w:marLeft w:val="640"/>
          <w:marRight w:val="0"/>
          <w:marTop w:val="0"/>
          <w:marBottom w:val="0"/>
          <w:divBdr>
            <w:top w:val="none" w:sz="0" w:space="0" w:color="auto"/>
            <w:left w:val="none" w:sz="0" w:space="0" w:color="auto"/>
            <w:bottom w:val="none" w:sz="0" w:space="0" w:color="auto"/>
            <w:right w:val="none" w:sz="0" w:space="0" w:color="auto"/>
          </w:divBdr>
        </w:div>
        <w:div w:id="1224220291">
          <w:marLeft w:val="640"/>
          <w:marRight w:val="0"/>
          <w:marTop w:val="0"/>
          <w:marBottom w:val="0"/>
          <w:divBdr>
            <w:top w:val="none" w:sz="0" w:space="0" w:color="auto"/>
            <w:left w:val="none" w:sz="0" w:space="0" w:color="auto"/>
            <w:bottom w:val="none" w:sz="0" w:space="0" w:color="auto"/>
            <w:right w:val="none" w:sz="0" w:space="0" w:color="auto"/>
          </w:divBdr>
        </w:div>
        <w:div w:id="271135750">
          <w:marLeft w:val="640"/>
          <w:marRight w:val="0"/>
          <w:marTop w:val="0"/>
          <w:marBottom w:val="0"/>
          <w:divBdr>
            <w:top w:val="none" w:sz="0" w:space="0" w:color="auto"/>
            <w:left w:val="none" w:sz="0" w:space="0" w:color="auto"/>
            <w:bottom w:val="none" w:sz="0" w:space="0" w:color="auto"/>
            <w:right w:val="none" w:sz="0" w:space="0" w:color="auto"/>
          </w:divBdr>
        </w:div>
        <w:div w:id="1327392618">
          <w:marLeft w:val="640"/>
          <w:marRight w:val="0"/>
          <w:marTop w:val="0"/>
          <w:marBottom w:val="0"/>
          <w:divBdr>
            <w:top w:val="none" w:sz="0" w:space="0" w:color="auto"/>
            <w:left w:val="none" w:sz="0" w:space="0" w:color="auto"/>
            <w:bottom w:val="none" w:sz="0" w:space="0" w:color="auto"/>
            <w:right w:val="none" w:sz="0" w:space="0" w:color="auto"/>
          </w:divBdr>
        </w:div>
        <w:div w:id="109712576">
          <w:marLeft w:val="640"/>
          <w:marRight w:val="0"/>
          <w:marTop w:val="0"/>
          <w:marBottom w:val="0"/>
          <w:divBdr>
            <w:top w:val="none" w:sz="0" w:space="0" w:color="auto"/>
            <w:left w:val="none" w:sz="0" w:space="0" w:color="auto"/>
            <w:bottom w:val="none" w:sz="0" w:space="0" w:color="auto"/>
            <w:right w:val="none" w:sz="0" w:space="0" w:color="auto"/>
          </w:divBdr>
        </w:div>
        <w:div w:id="307630661">
          <w:marLeft w:val="640"/>
          <w:marRight w:val="0"/>
          <w:marTop w:val="0"/>
          <w:marBottom w:val="0"/>
          <w:divBdr>
            <w:top w:val="none" w:sz="0" w:space="0" w:color="auto"/>
            <w:left w:val="none" w:sz="0" w:space="0" w:color="auto"/>
            <w:bottom w:val="none" w:sz="0" w:space="0" w:color="auto"/>
            <w:right w:val="none" w:sz="0" w:space="0" w:color="auto"/>
          </w:divBdr>
        </w:div>
        <w:div w:id="2046171457">
          <w:marLeft w:val="640"/>
          <w:marRight w:val="0"/>
          <w:marTop w:val="0"/>
          <w:marBottom w:val="0"/>
          <w:divBdr>
            <w:top w:val="none" w:sz="0" w:space="0" w:color="auto"/>
            <w:left w:val="none" w:sz="0" w:space="0" w:color="auto"/>
            <w:bottom w:val="none" w:sz="0" w:space="0" w:color="auto"/>
            <w:right w:val="none" w:sz="0" w:space="0" w:color="auto"/>
          </w:divBdr>
        </w:div>
        <w:div w:id="1929925469">
          <w:marLeft w:val="640"/>
          <w:marRight w:val="0"/>
          <w:marTop w:val="0"/>
          <w:marBottom w:val="0"/>
          <w:divBdr>
            <w:top w:val="none" w:sz="0" w:space="0" w:color="auto"/>
            <w:left w:val="none" w:sz="0" w:space="0" w:color="auto"/>
            <w:bottom w:val="none" w:sz="0" w:space="0" w:color="auto"/>
            <w:right w:val="none" w:sz="0" w:space="0" w:color="auto"/>
          </w:divBdr>
        </w:div>
        <w:div w:id="699430695">
          <w:marLeft w:val="640"/>
          <w:marRight w:val="0"/>
          <w:marTop w:val="0"/>
          <w:marBottom w:val="0"/>
          <w:divBdr>
            <w:top w:val="none" w:sz="0" w:space="0" w:color="auto"/>
            <w:left w:val="none" w:sz="0" w:space="0" w:color="auto"/>
            <w:bottom w:val="none" w:sz="0" w:space="0" w:color="auto"/>
            <w:right w:val="none" w:sz="0" w:space="0" w:color="auto"/>
          </w:divBdr>
        </w:div>
        <w:div w:id="773405180">
          <w:marLeft w:val="640"/>
          <w:marRight w:val="0"/>
          <w:marTop w:val="0"/>
          <w:marBottom w:val="0"/>
          <w:divBdr>
            <w:top w:val="none" w:sz="0" w:space="0" w:color="auto"/>
            <w:left w:val="none" w:sz="0" w:space="0" w:color="auto"/>
            <w:bottom w:val="none" w:sz="0" w:space="0" w:color="auto"/>
            <w:right w:val="none" w:sz="0" w:space="0" w:color="auto"/>
          </w:divBdr>
        </w:div>
        <w:div w:id="319847896">
          <w:marLeft w:val="640"/>
          <w:marRight w:val="0"/>
          <w:marTop w:val="0"/>
          <w:marBottom w:val="0"/>
          <w:divBdr>
            <w:top w:val="none" w:sz="0" w:space="0" w:color="auto"/>
            <w:left w:val="none" w:sz="0" w:space="0" w:color="auto"/>
            <w:bottom w:val="none" w:sz="0" w:space="0" w:color="auto"/>
            <w:right w:val="none" w:sz="0" w:space="0" w:color="auto"/>
          </w:divBdr>
        </w:div>
        <w:div w:id="123355307">
          <w:marLeft w:val="640"/>
          <w:marRight w:val="0"/>
          <w:marTop w:val="0"/>
          <w:marBottom w:val="0"/>
          <w:divBdr>
            <w:top w:val="none" w:sz="0" w:space="0" w:color="auto"/>
            <w:left w:val="none" w:sz="0" w:space="0" w:color="auto"/>
            <w:bottom w:val="none" w:sz="0" w:space="0" w:color="auto"/>
            <w:right w:val="none" w:sz="0" w:space="0" w:color="auto"/>
          </w:divBdr>
        </w:div>
        <w:div w:id="229459684">
          <w:marLeft w:val="640"/>
          <w:marRight w:val="0"/>
          <w:marTop w:val="0"/>
          <w:marBottom w:val="0"/>
          <w:divBdr>
            <w:top w:val="none" w:sz="0" w:space="0" w:color="auto"/>
            <w:left w:val="none" w:sz="0" w:space="0" w:color="auto"/>
            <w:bottom w:val="none" w:sz="0" w:space="0" w:color="auto"/>
            <w:right w:val="none" w:sz="0" w:space="0" w:color="auto"/>
          </w:divBdr>
        </w:div>
        <w:div w:id="1146051903">
          <w:marLeft w:val="640"/>
          <w:marRight w:val="0"/>
          <w:marTop w:val="0"/>
          <w:marBottom w:val="0"/>
          <w:divBdr>
            <w:top w:val="none" w:sz="0" w:space="0" w:color="auto"/>
            <w:left w:val="none" w:sz="0" w:space="0" w:color="auto"/>
            <w:bottom w:val="none" w:sz="0" w:space="0" w:color="auto"/>
            <w:right w:val="none" w:sz="0" w:space="0" w:color="auto"/>
          </w:divBdr>
        </w:div>
        <w:div w:id="1717586379">
          <w:marLeft w:val="640"/>
          <w:marRight w:val="0"/>
          <w:marTop w:val="0"/>
          <w:marBottom w:val="0"/>
          <w:divBdr>
            <w:top w:val="none" w:sz="0" w:space="0" w:color="auto"/>
            <w:left w:val="none" w:sz="0" w:space="0" w:color="auto"/>
            <w:bottom w:val="none" w:sz="0" w:space="0" w:color="auto"/>
            <w:right w:val="none" w:sz="0" w:space="0" w:color="auto"/>
          </w:divBdr>
        </w:div>
        <w:div w:id="2095204129">
          <w:marLeft w:val="640"/>
          <w:marRight w:val="0"/>
          <w:marTop w:val="0"/>
          <w:marBottom w:val="0"/>
          <w:divBdr>
            <w:top w:val="none" w:sz="0" w:space="0" w:color="auto"/>
            <w:left w:val="none" w:sz="0" w:space="0" w:color="auto"/>
            <w:bottom w:val="none" w:sz="0" w:space="0" w:color="auto"/>
            <w:right w:val="none" w:sz="0" w:space="0" w:color="auto"/>
          </w:divBdr>
        </w:div>
        <w:div w:id="1393118289">
          <w:marLeft w:val="640"/>
          <w:marRight w:val="0"/>
          <w:marTop w:val="0"/>
          <w:marBottom w:val="0"/>
          <w:divBdr>
            <w:top w:val="none" w:sz="0" w:space="0" w:color="auto"/>
            <w:left w:val="none" w:sz="0" w:space="0" w:color="auto"/>
            <w:bottom w:val="none" w:sz="0" w:space="0" w:color="auto"/>
            <w:right w:val="none" w:sz="0" w:space="0" w:color="auto"/>
          </w:divBdr>
        </w:div>
        <w:div w:id="1780758228">
          <w:marLeft w:val="640"/>
          <w:marRight w:val="0"/>
          <w:marTop w:val="0"/>
          <w:marBottom w:val="0"/>
          <w:divBdr>
            <w:top w:val="none" w:sz="0" w:space="0" w:color="auto"/>
            <w:left w:val="none" w:sz="0" w:space="0" w:color="auto"/>
            <w:bottom w:val="none" w:sz="0" w:space="0" w:color="auto"/>
            <w:right w:val="none" w:sz="0" w:space="0" w:color="auto"/>
          </w:divBdr>
        </w:div>
        <w:div w:id="1954550913">
          <w:marLeft w:val="640"/>
          <w:marRight w:val="0"/>
          <w:marTop w:val="0"/>
          <w:marBottom w:val="0"/>
          <w:divBdr>
            <w:top w:val="none" w:sz="0" w:space="0" w:color="auto"/>
            <w:left w:val="none" w:sz="0" w:space="0" w:color="auto"/>
            <w:bottom w:val="none" w:sz="0" w:space="0" w:color="auto"/>
            <w:right w:val="none" w:sz="0" w:space="0" w:color="auto"/>
          </w:divBdr>
        </w:div>
        <w:div w:id="435247208">
          <w:marLeft w:val="640"/>
          <w:marRight w:val="0"/>
          <w:marTop w:val="0"/>
          <w:marBottom w:val="0"/>
          <w:divBdr>
            <w:top w:val="none" w:sz="0" w:space="0" w:color="auto"/>
            <w:left w:val="none" w:sz="0" w:space="0" w:color="auto"/>
            <w:bottom w:val="none" w:sz="0" w:space="0" w:color="auto"/>
            <w:right w:val="none" w:sz="0" w:space="0" w:color="auto"/>
          </w:divBdr>
        </w:div>
        <w:div w:id="858543032">
          <w:marLeft w:val="640"/>
          <w:marRight w:val="0"/>
          <w:marTop w:val="0"/>
          <w:marBottom w:val="0"/>
          <w:divBdr>
            <w:top w:val="none" w:sz="0" w:space="0" w:color="auto"/>
            <w:left w:val="none" w:sz="0" w:space="0" w:color="auto"/>
            <w:bottom w:val="none" w:sz="0" w:space="0" w:color="auto"/>
            <w:right w:val="none" w:sz="0" w:space="0" w:color="auto"/>
          </w:divBdr>
        </w:div>
        <w:div w:id="1744528595">
          <w:marLeft w:val="640"/>
          <w:marRight w:val="0"/>
          <w:marTop w:val="0"/>
          <w:marBottom w:val="0"/>
          <w:divBdr>
            <w:top w:val="none" w:sz="0" w:space="0" w:color="auto"/>
            <w:left w:val="none" w:sz="0" w:space="0" w:color="auto"/>
            <w:bottom w:val="none" w:sz="0" w:space="0" w:color="auto"/>
            <w:right w:val="none" w:sz="0" w:space="0" w:color="auto"/>
          </w:divBdr>
        </w:div>
        <w:div w:id="196937016">
          <w:marLeft w:val="640"/>
          <w:marRight w:val="0"/>
          <w:marTop w:val="0"/>
          <w:marBottom w:val="0"/>
          <w:divBdr>
            <w:top w:val="none" w:sz="0" w:space="0" w:color="auto"/>
            <w:left w:val="none" w:sz="0" w:space="0" w:color="auto"/>
            <w:bottom w:val="none" w:sz="0" w:space="0" w:color="auto"/>
            <w:right w:val="none" w:sz="0" w:space="0" w:color="auto"/>
          </w:divBdr>
        </w:div>
        <w:div w:id="1307541472">
          <w:marLeft w:val="640"/>
          <w:marRight w:val="0"/>
          <w:marTop w:val="0"/>
          <w:marBottom w:val="0"/>
          <w:divBdr>
            <w:top w:val="none" w:sz="0" w:space="0" w:color="auto"/>
            <w:left w:val="none" w:sz="0" w:space="0" w:color="auto"/>
            <w:bottom w:val="none" w:sz="0" w:space="0" w:color="auto"/>
            <w:right w:val="none" w:sz="0" w:space="0" w:color="auto"/>
          </w:divBdr>
        </w:div>
        <w:div w:id="1831293455">
          <w:marLeft w:val="640"/>
          <w:marRight w:val="0"/>
          <w:marTop w:val="0"/>
          <w:marBottom w:val="0"/>
          <w:divBdr>
            <w:top w:val="none" w:sz="0" w:space="0" w:color="auto"/>
            <w:left w:val="none" w:sz="0" w:space="0" w:color="auto"/>
            <w:bottom w:val="none" w:sz="0" w:space="0" w:color="auto"/>
            <w:right w:val="none" w:sz="0" w:space="0" w:color="auto"/>
          </w:divBdr>
        </w:div>
        <w:div w:id="867570353">
          <w:marLeft w:val="640"/>
          <w:marRight w:val="0"/>
          <w:marTop w:val="0"/>
          <w:marBottom w:val="0"/>
          <w:divBdr>
            <w:top w:val="none" w:sz="0" w:space="0" w:color="auto"/>
            <w:left w:val="none" w:sz="0" w:space="0" w:color="auto"/>
            <w:bottom w:val="none" w:sz="0" w:space="0" w:color="auto"/>
            <w:right w:val="none" w:sz="0" w:space="0" w:color="auto"/>
          </w:divBdr>
        </w:div>
        <w:div w:id="356587581">
          <w:marLeft w:val="640"/>
          <w:marRight w:val="0"/>
          <w:marTop w:val="0"/>
          <w:marBottom w:val="0"/>
          <w:divBdr>
            <w:top w:val="none" w:sz="0" w:space="0" w:color="auto"/>
            <w:left w:val="none" w:sz="0" w:space="0" w:color="auto"/>
            <w:bottom w:val="none" w:sz="0" w:space="0" w:color="auto"/>
            <w:right w:val="none" w:sz="0" w:space="0" w:color="auto"/>
          </w:divBdr>
        </w:div>
        <w:div w:id="1802334790">
          <w:marLeft w:val="640"/>
          <w:marRight w:val="0"/>
          <w:marTop w:val="0"/>
          <w:marBottom w:val="0"/>
          <w:divBdr>
            <w:top w:val="none" w:sz="0" w:space="0" w:color="auto"/>
            <w:left w:val="none" w:sz="0" w:space="0" w:color="auto"/>
            <w:bottom w:val="none" w:sz="0" w:space="0" w:color="auto"/>
            <w:right w:val="none" w:sz="0" w:space="0" w:color="auto"/>
          </w:divBdr>
        </w:div>
        <w:div w:id="448865835">
          <w:marLeft w:val="640"/>
          <w:marRight w:val="0"/>
          <w:marTop w:val="0"/>
          <w:marBottom w:val="0"/>
          <w:divBdr>
            <w:top w:val="none" w:sz="0" w:space="0" w:color="auto"/>
            <w:left w:val="none" w:sz="0" w:space="0" w:color="auto"/>
            <w:bottom w:val="none" w:sz="0" w:space="0" w:color="auto"/>
            <w:right w:val="none" w:sz="0" w:space="0" w:color="auto"/>
          </w:divBdr>
        </w:div>
        <w:div w:id="1684284489">
          <w:marLeft w:val="640"/>
          <w:marRight w:val="0"/>
          <w:marTop w:val="0"/>
          <w:marBottom w:val="0"/>
          <w:divBdr>
            <w:top w:val="none" w:sz="0" w:space="0" w:color="auto"/>
            <w:left w:val="none" w:sz="0" w:space="0" w:color="auto"/>
            <w:bottom w:val="none" w:sz="0" w:space="0" w:color="auto"/>
            <w:right w:val="none" w:sz="0" w:space="0" w:color="auto"/>
          </w:divBdr>
        </w:div>
        <w:div w:id="466124504">
          <w:marLeft w:val="640"/>
          <w:marRight w:val="0"/>
          <w:marTop w:val="0"/>
          <w:marBottom w:val="0"/>
          <w:divBdr>
            <w:top w:val="none" w:sz="0" w:space="0" w:color="auto"/>
            <w:left w:val="none" w:sz="0" w:space="0" w:color="auto"/>
            <w:bottom w:val="none" w:sz="0" w:space="0" w:color="auto"/>
            <w:right w:val="none" w:sz="0" w:space="0" w:color="auto"/>
          </w:divBdr>
        </w:div>
        <w:div w:id="1347101278">
          <w:marLeft w:val="640"/>
          <w:marRight w:val="0"/>
          <w:marTop w:val="0"/>
          <w:marBottom w:val="0"/>
          <w:divBdr>
            <w:top w:val="none" w:sz="0" w:space="0" w:color="auto"/>
            <w:left w:val="none" w:sz="0" w:space="0" w:color="auto"/>
            <w:bottom w:val="none" w:sz="0" w:space="0" w:color="auto"/>
            <w:right w:val="none" w:sz="0" w:space="0" w:color="auto"/>
          </w:divBdr>
        </w:div>
        <w:div w:id="317812094">
          <w:marLeft w:val="640"/>
          <w:marRight w:val="0"/>
          <w:marTop w:val="0"/>
          <w:marBottom w:val="0"/>
          <w:divBdr>
            <w:top w:val="none" w:sz="0" w:space="0" w:color="auto"/>
            <w:left w:val="none" w:sz="0" w:space="0" w:color="auto"/>
            <w:bottom w:val="none" w:sz="0" w:space="0" w:color="auto"/>
            <w:right w:val="none" w:sz="0" w:space="0" w:color="auto"/>
          </w:divBdr>
        </w:div>
        <w:div w:id="292445249">
          <w:marLeft w:val="640"/>
          <w:marRight w:val="0"/>
          <w:marTop w:val="0"/>
          <w:marBottom w:val="0"/>
          <w:divBdr>
            <w:top w:val="none" w:sz="0" w:space="0" w:color="auto"/>
            <w:left w:val="none" w:sz="0" w:space="0" w:color="auto"/>
            <w:bottom w:val="none" w:sz="0" w:space="0" w:color="auto"/>
            <w:right w:val="none" w:sz="0" w:space="0" w:color="auto"/>
          </w:divBdr>
        </w:div>
        <w:div w:id="1243293984">
          <w:marLeft w:val="640"/>
          <w:marRight w:val="0"/>
          <w:marTop w:val="0"/>
          <w:marBottom w:val="0"/>
          <w:divBdr>
            <w:top w:val="none" w:sz="0" w:space="0" w:color="auto"/>
            <w:left w:val="none" w:sz="0" w:space="0" w:color="auto"/>
            <w:bottom w:val="none" w:sz="0" w:space="0" w:color="auto"/>
            <w:right w:val="none" w:sz="0" w:space="0" w:color="auto"/>
          </w:divBdr>
        </w:div>
        <w:div w:id="931620381">
          <w:marLeft w:val="640"/>
          <w:marRight w:val="0"/>
          <w:marTop w:val="0"/>
          <w:marBottom w:val="0"/>
          <w:divBdr>
            <w:top w:val="none" w:sz="0" w:space="0" w:color="auto"/>
            <w:left w:val="none" w:sz="0" w:space="0" w:color="auto"/>
            <w:bottom w:val="none" w:sz="0" w:space="0" w:color="auto"/>
            <w:right w:val="none" w:sz="0" w:space="0" w:color="auto"/>
          </w:divBdr>
        </w:div>
        <w:div w:id="493834518">
          <w:marLeft w:val="640"/>
          <w:marRight w:val="0"/>
          <w:marTop w:val="0"/>
          <w:marBottom w:val="0"/>
          <w:divBdr>
            <w:top w:val="none" w:sz="0" w:space="0" w:color="auto"/>
            <w:left w:val="none" w:sz="0" w:space="0" w:color="auto"/>
            <w:bottom w:val="none" w:sz="0" w:space="0" w:color="auto"/>
            <w:right w:val="none" w:sz="0" w:space="0" w:color="auto"/>
          </w:divBdr>
        </w:div>
        <w:div w:id="1175339347">
          <w:marLeft w:val="640"/>
          <w:marRight w:val="0"/>
          <w:marTop w:val="0"/>
          <w:marBottom w:val="0"/>
          <w:divBdr>
            <w:top w:val="none" w:sz="0" w:space="0" w:color="auto"/>
            <w:left w:val="none" w:sz="0" w:space="0" w:color="auto"/>
            <w:bottom w:val="none" w:sz="0" w:space="0" w:color="auto"/>
            <w:right w:val="none" w:sz="0" w:space="0" w:color="auto"/>
          </w:divBdr>
        </w:div>
        <w:div w:id="593394370">
          <w:marLeft w:val="640"/>
          <w:marRight w:val="0"/>
          <w:marTop w:val="0"/>
          <w:marBottom w:val="0"/>
          <w:divBdr>
            <w:top w:val="none" w:sz="0" w:space="0" w:color="auto"/>
            <w:left w:val="none" w:sz="0" w:space="0" w:color="auto"/>
            <w:bottom w:val="none" w:sz="0" w:space="0" w:color="auto"/>
            <w:right w:val="none" w:sz="0" w:space="0" w:color="auto"/>
          </w:divBdr>
        </w:div>
        <w:div w:id="111174499">
          <w:marLeft w:val="640"/>
          <w:marRight w:val="0"/>
          <w:marTop w:val="0"/>
          <w:marBottom w:val="0"/>
          <w:divBdr>
            <w:top w:val="none" w:sz="0" w:space="0" w:color="auto"/>
            <w:left w:val="none" w:sz="0" w:space="0" w:color="auto"/>
            <w:bottom w:val="none" w:sz="0" w:space="0" w:color="auto"/>
            <w:right w:val="none" w:sz="0" w:space="0" w:color="auto"/>
          </w:divBdr>
        </w:div>
        <w:div w:id="2005745276">
          <w:marLeft w:val="640"/>
          <w:marRight w:val="0"/>
          <w:marTop w:val="0"/>
          <w:marBottom w:val="0"/>
          <w:divBdr>
            <w:top w:val="none" w:sz="0" w:space="0" w:color="auto"/>
            <w:left w:val="none" w:sz="0" w:space="0" w:color="auto"/>
            <w:bottom w:val="none" w:sz="0" w:space="0" w:color="auto"/>
            <w:right w:val="none" w:sz="0" w:space="0" w:color="auto"/>
          </w:divBdr>
        </w:div>
        <w:div w:id="1068914875">
          <w:marLeft w:val="640"/>
          <w:marRight w:val="0"/>
          <w:marTop w:val="0"/>
          <w:marBottom w:val="0"/>
          <w:divBdr>
            <w:top w:val="none" w:sz="0" w:space="0" w:color="auto"/>
            <w:left w:val="none" w:sz="0" w:space="0" w:color="auto"/>
            <w:bottom w:val="none" w:sz="0" w:space="0" w:color="auto"/>
            <w:right w:val="none" w:sz="0" w:space="0" w:color="auto"/>
          </w:divBdr>
        </w:div>
        <w:div w:id="266815747">
          <w:marLeft w:val="640"/>
          <w:marRight w:val="0"/>
          <w:marTop w:val="0"/>
          <w:marBottom w:val="0"/>
          <w:divBdr>
            <w:top w:val="none" w:sz="0" w:space="0" w:color="auto"/>
            <w:left w:val="none" w:sz="0" w:space="0" w:color="auto"/>
            <w:bottom w:val="none" w:sz="0" w:space="0" w:color="auto"/>
            <w:right w:val="none" w:sz="0" w:space="0" w:color="auto"/>
          </w:divBdr>
        </w:div>
        <w:div w:id="157232126">
          <w:marLeft w:val="640"/>
          <w:marRight w:val="0"/>
          <w:marTop w:val="0"/>
          <w:marBottom w:val="0"/>
          <w:divBdr>
            <w:top w:val="none" w:sz="0" w:space="0" w:color="auto"/>
            <w:left w:val="none" w:sz="0" w:space="0" w:color="auto"/>
            <w:bottom w:val="none" w:sz="0" w:space="0" w:color="auto"/>
            <w:right w:val="none" w:sz="0" w:space="0" w:color="auto"/>
          </w:divBdr>
        </w:div>
        <w:div w:id="1171602973">
          <w:marLeft w:val="640"/>
          <w:marRight w:val="0"/>
          <w:marTop w:val="0"/>
          <w:marBottom w:val="0"/>
          <w:divBdr>
            <w:top w:val="none" w:sz="0" w:space="0" w:color="auto"/>
            <w:left w:val="none" w:sz="0" w:space="0" w:color="auto"/>
            <w:bottom w:val="none" w:sz="0" w:space="0" w:color="auto"/>
            <w:right w:val="none" w:sz="0" w:space="0" w:color="auto"/>
          </w:divBdr>
        </w:div>
        <w:div w:id="1889949150">
          <w:marLeft w:val="640"/>
          <w:marRight w:val="0"/>
          <w:marTop w:val="0"/>
          <w:marBottom w:val="0"/>
          <w:divBdr>
            <w:top w:val="none" w:sz="0" w:space="0" w:color="auto"/>
            <w:left w:val="none" w:sz="0" w:space="0" w:color="auto"/>
            <w:bottom w:val="none" w:sz="0" w:space="0" w:color="auto"/>
            <w:right w:val="none" w:sz="0" w:space="0" w:color="auto"/>
          </w:divBdr>
        </w:div>
        <w:div w:id="1424913044">
          <w:marLeft w:val="640"/>
          <w:marRight w:val="0"/>
          <w:marTop w:val="0"/>
          <w:marBottom w:val="0"/>
          <w:divBdr>
            <w:top w:val="none" w:sz="0" w:space="0" w:color="auto"/>
            <w:left w:val="none" w:sz="0" w:space="0" w:color="auto"/>
            <w:bottom w:val="none" w:sz="0" w:space="0" w:color="auto"/>
            <w:right w:val="none" w:sz="0" w:space="0" w:color="auto"/>
          </w:divBdr>
        </w:div>
        <w:div w:id="1068455211">
          <w:marLeft w:val="640"/>
          <w:marRight w:val="0"/>
          <w:marTop w:val="0"/>
          <w:marBottom w:val="0"/>
          <w:divBdr>
            <w:top w:val="none" w:sz="0" w:space="0" w:color="auto"/>
            <w:left w:val="none" w:sz="0" w:space="0" w:color="auto"/>
            <w:bottom w:val="none" w:sz="0" w:space="0" w:color="auto"/>
            <w:right w:val="none" w:sz="0" w:space="0" w:color="auto"/>
          </w:divBdr>
        </w:div>
        <w:div w:id="1907762914">
          <w:marLeft w:val="640"/>
          <w:marRight w:val="0"/>
          <w:marTop w:val="0"/>
          <w:marBottom w:val="0"/>
          <w:divBdr>
            <w:top w:val="none" w:sz="0" w:space="0" w:color="auto"/>
            <w:left w:val="none" w:sz="0" w:space="0" w:color="auto"/>
            <w:bottom w:val="none" w:sz="0" w:space="0" w:color="auto"/>
            <w:right w:val="none" w:sz="0" w:space="0" w:color="auto"/>
          </w:divBdr>
        </w:div>
        <w:div w:id="1037389405">
          <w:marLeft w:val="640"/>
          <w:marRight w:val="0"/>
          <w:marTop w:val="0"/>
          <w:marBottom w:val="0"/>
          <w:divBdr>
            <w:top w:val="none" w:sz="0" w:space="0" w:color="auto"/>
            <w:left w:val="none" w:sz="0" w:space="0" w:color="auto"/>
            <w:bottom w:val="none" w:sz="0" w:space="0" w:color="auto"/>
            <w:right w:val="none" w:sz="0" w:space="0" w:color="auto"/>
          </w:divBdr>
        </w:div>
        <w:div w:id="1911574924">
          <w:marLeft w:val="640"/>
          <w:marRight w:val="0"/>
          <w:marTop w:val="0"/>
          <w:marBottom w:val="0"/>
          <w:divBdr>
            <w:top w:val="none" w:sz="0" w:space="0" w:color="auto"/>
            <w:left w:val="none" w:sz="0" w:space="0" w:color="auto"/>
            <w:bottom w:val="none" w:sz="0" w:space="0" w:color="auto"/>
            <w:right w:val="none" w:sz="0" w:space="0" w:color="auto"/>
          </w:divBdr>
        </w:div>
        <w:div w:id="1998028570">
          <w:marLeft w:val="640"/>
          <w:marRight w:val="0"/>
          <w:marTop w:val="0"/>
          <w:marBottom w:val="0"/>
          <w:divBdr>
            <w:top w:val="none" w:sz="0" w:space="0" w:color="auto"/>
            <w:left w:val="none" w:sz="0" w:space="0" w:color="auto"/>
            <w:bottom w:val="none" w:sz="0" w:space="0" w:color="auto"/>
            <w:right w:val="none" w:sz="0" w:space="0" w:color="auto"/>
          </w:divBdr>
        </w:div>
        <w:div w:id="926226727">
          <w:marLeft w:val="640"/>
          <w:marRight w:val="0"/>
          <w:marTop w:val="0"/>
          <w:marBottom w:val="0"/>
          <w:divBdr>
            <w:top w:val="none" w:sz="0" w:space="0" w:color="auto"/>
            <w:left w:val="none" w:sz="0" w:space="0" w:color="auto"/>
            <w:bottom w:val="none" w:sz="0" w:space="0" w:color="auto"/>
            <w:right w:val="none" w:sz="0" w:space="0" w:color="auto"/>
          </w:divBdr>
        </w:div>
        <w:div w:id="1923560059">
          <w:marLeft w:val="640"/>
          <w:marRight w:val="0"/>
          <w:marTop w:val="0"/>
          <w:marBottom w:val="0"/>
          <w:divBdr>
            <w:top w:val="none" w:sz="0" w:space="0" w:color="auto"/>
            <w:left w:val="none" w:sz="0" w:space="0" w:color="auto"/>
            <w:bottom w:val="none" w:sz="0" w:space="0" w:color="auto"/>
            <w:right w:val="none" w:sz="0" w:space="0" w:color="auto"/>
          </w:divBdr>
        </w:div>
        <w:div w:id="1005674221">
          <w:marLeft w:val="640"/>
          <w:marRight w:val="0"/>
          <w:marTop w:val="0"/>
          <w:marBottom w:val="0"/>
          <w:divBdr>
            <w:top w:val="none" w:sz="0" w:space="0" w:color="auto"/>
            <w:left w:val="none" w:sz="0" w:space="0" w:color="auto"/>
            <w:bottom w:val="none" w:sz="0" w:space="0" w:color="auto"/>
            <w:right w:val="none" w:sz="0" w:space="0" w:color="auto"/>
          </w:divBdr>
        </w:div>
        <w:div w:id="1518956990">
          <w:marLeft w:val="640"/>
          <w:marRight w:val="0"/>
          <w:marTop w:val="0"/>
          <w:marBottom w:val="0"/>
          <w:divBdr>
            <w:top w:val="none" w:sz="0" w:space="0" w:color="auto"/>
            <w:left w:val="none" w:sz="0" w:space="0" w:color="auto"/>
            <w:bottom w:val="none" w:sz="0" w:space="0" w:color="auto"/>
            <w:right w:val="none" w:sz="0" w:space="0" w:color="auto"/>
          </w:divBdr>
        </w:div>
        <w:div w:id="546719836">
          <w:marLeft w:val="640"/>
          <w:marRight w:val="0"/>
          <w:marTop w:val="0"/>
          <w:marBottom w:val="0"/>
          <w:divBdr>
            <w:top w:val="none" w:sz="0" w:space="0" w:color="auto"/>
            <w:left w:val="none" w:sz="0" w:space="0" w:color="auto"/>
            <w:bottom w:val="none" w:sz="0" w:space="0" w:color="auto"/>
            <w:right w:val="none" w:sz="0" w:space="0" w:color="auto"/>
          </w:divBdr>
        </w:div>
        <w:div w:id="58675972">
          <w:marLeft w:val="640"/>
          <w:marRight w:val="0"/>
          <w:marTop w:val="0"/>
          <w:marBottom w:val="0"/>
          <w:divBdr>
            <w:top w:val="none" w:sz="0" w:space="0" w:color="auto"/>
            <w:left w:val="none" w:sz="0" w:space="0" w:color="auto"/>
            <w:bottom w:val="none" w:sz="0" w:space="0" w:color="auto"/>
            <w:right w:val="none" w:sz="0" w:space="0" w:color="auto"/>
          </w:divBdr>
        </w:div>
        <w:div w:id="1669018538">
          <w:marLeft w:val="640"/>
          <w:marRight w:val="0"/>
          <w:marTop w:val="0"/>
          <w:marBottom w:val="0"/>
          <w:divBdr>
            <w:top w:val="none" w:sz="0" w:space="0" w:color="auto"/>
            <w:left w:val="none" w:sz="0" w:space="0" w:color="auto"/>
            <w:bottom w:val="none" w:sz="0" w:space="0" w:color="auto"/>
            <w:right w:val="none" w:sz="0" w:space="0" w:color="auto"/>
          </w:divBdr>
        </w:div>
        <w:div w:id="443422791">
          <w:marLeft w:val="640"/>
          <w:marRight w:val="0"/>
          <w:marTop w:val="0"/>
          <w:marBottom w:val="0"/>
          <w:divBdr>
            <w:top w:val="none" w:sz="0" w:space="0" w:color="auto"/>
            <w:left w:val="none" w:sz="0" w:space="0" w:color="auto"/>
            <w:bottom w:val="none" w:sz="0" w:space="0" w:color="auto"/>
            <w:right w:val="none" w:sz="0" w:space="0" w:color="auto"/>
          </w:divBdr>
        </w:div>
        <w:div w:id="2043627193">
          <w:marLeft w:val="640"/>
          <w:marRight w:val="0"/>
          <w:marTop w:val="0"/>
          <w:marBottom w:val="0"/>
          <w:divBdr>
            <w:top w:val="none" w:sz="0" w:space="0" w:color="auto"/>
            <w:left w:val="none" w:sz="0" w:space="0" w:color="auto"/>
            <w:bottom w:val="none" w:sz="0" w:space="0" w:color="auto"/>
            <w:right w:val="none" w:sz="0" w:space="0" w:color="auto"/>
          </w:divBdr>
        </w:div>
        <w:div w:id="1099788993">
          <w:marLeft w:val="640"/>
          <w:marRight w:val="0"/>
          <w:marTop w:val="0"/>
          <w:marBottom w:val="0"/>
          <w:divBdr>
            <w:top w:val="none" w:sz="0" w:space="0" w:color="auto"/>
            <w:left w:val="none" w:sz="0" w:space="0" w:color="auto"/>
            <w:bottom w:val="none" w:sz="0" w:space="0" w:color="auto"/>
            <w:right w:val="none" w:sz="0" w:space="0" w:color="auto"/>
          </w:divBdr>
        </w:div>
        <w:div w:id="1976793212">
          <w:marLeft w:val="640"/>
          <w:marRight w:val="0"/>
          <w:marTop w:val="0"/>
          <w:marBottom w:val="0"/>
          <w:divBdr>
            <w:top w:val="none" w:sz="0" w:space="0" w:color="auto"/>
            <w:left w:val="none" w:sz="0" w:space="0" w:color="auto"/>
            <w:bottom w:val="none" w:sz="0" w:space="0" w:color="auto"/>
            <w:right w:val="none" w:sz="0" w:space="0" w:color="auto"/>
          </w:divBdr>
        </w:div>
        <w:div w:id="1673607356">
          <w:marLeft w:val="640"/>
          <w:marRight w:val="0"/>
          <w:marTop w:val="0"/>
          <w:marBottom w:val="0"/>
          <w:divBdr>
            <w:top w:val="none" w:sz="0" w:space="0" w:color="auto"/>
            <w:left w:val="none" w:sz="0" w:space="0" w:color="auto"/>
            <w:bottom w:val="none" w:sz="0" w:space="0" w:color="auto"/>
            <w:right w:val="none" w:sz="0" w:space="0" w:color="auto"/>
          </w:divBdr>
        </w:div>
        <w:div w:id="481624075">
          <w:marLeft w:val="640"/>
          <w:marRight w:val="0"/>
          <w:marTop w:val="0"/>
          <w:marBottom w:val="0"/>
          <w:divBdr>
            <w:top w:val="none" w:sz="0" w:space="0" w:color="auto"/>
            <w:left w:val="none" w:sz="0" w:space="0" w:color="auto"/>
            <w:bottom w:val="none" w:sz="0" w:space="0" w:color="auto"/>
            <w:right w:val="none" w:sz="0" w:space="0" w:color="auto"/>
          </w:divBdr>
        </w:div>
        <w:div w:id="689189024">
          <w:marLeft w:val="640"/>
          <w:marRight w:val="0"/>
          <w:marTop w:val="0"/>
          <w:marBottom w:val="0"/>
          <w:divBdr>
            <w:top w:val="none" w:sz="0" w:space="0" w:color="auto"/>
            <w:left w:val="none" w:sz="0" w:space="0" w:color="auto"/>
            <w:bottom w:val="none" w:sz="0" w:space="0" w:color="auto"/>
            <w:right w:val="none" w:sz="0" w:space="0" w:color="auto"/>
          </w:divBdr>
        </w:div>
        <w:div w:id="71854884">
          <w:marLeft w:val="640"/>
          <w:marRight w:val="0"/>
          <w:marTop w:val="0"/>
          <w:marBottom w:val="0"/>
          <w:divBdr>
            <w:top w:val="none" w:sz="0" w:space="0" w:color="auto"/>
            <w:left w:val="none" w:sz="0" w:space="0" w:color="auto"/>
            <w:bottom w:val="none" w:sz="0" w:space="0" w:color="auto"/>
            <w:right w:val="none" w:sz="0" w:space="0" w:color="auto"/>
          </w:divBdr>
        </w:div>
        <w:div w:id="1553426546">
          <w:marLeft w:val="640"/>
          <w:marRight w:val="0"/>
          <w:marTop w:val="0"/>
          <w:marBottom w:val="0"/>
          <w:divBdr>
            <w:top w:val="none" w:sz="0" w:space="0" w:color="auto"/>
            <w:left w:val="none" w:sz="0" w:space="0" w:color="auto"/>
            <w:bottom w:val="none" w:sz="0" w:space="0" w:color="auto"/>
            <w:right w:val="none" w:sz="0" w:space="0" w:color="auto"/>
          </w:divBdr>
        </w:div>
        <w:div w:id="22680612">
          <w:marLeft w:val="640"/>
          <w:marRight w:val="0"/>
          <w:marTop w:val="0"/>
          <w:marBottom w:val="0"/>
          <w:divBdr>
            <w:top w:val="none" w:sz="0" w:space="0" w:color="auto"/>
            <w:left w:val="none" w:sz="0" w:space="0" w:color="auto"/>
            <w:bottom w:val="none" w:sz="0" w:space="0" w:color="auto"/>
            <w:right w:val="none" w:sz="0" w:space="0" w:color="auto"/>
          </w:divBdr>
        </w:div>
        <w:div w:id="940987726">
          <w:marLeft w:val="640"/>
          <w:marRight w:val="0"/>
          <w:marTop w:val="0"/>
          <w:marBottom w:val="0"/>
          <w:divBdr>
            <w:top w:val="none" w:sz="0" w:space="0" w:color="auto"/>
            <w:left w:val="none" w:sz="0" w:space="0" w:color="auto"/>
            <w:bottom w:val="none" w:sz="0" w:space="0" w:color="auto"/>
            <w:right w:val="none" w:sz="0" w:space="0" w:color="auto"/>
          </w:divBdr>
        </w:div>
        <w:div w:id="599724721">
          <w:marLeft w:val="640"/>
          <w:marRight w:val="0"/>
          <w:marTop w:val="0"/>
          <w:marBottom w:val="0"/>
          <w:divBdr>
            <w:top w:val="none" w:sz="0" w:space="0" w:color="auto"/>
            <w:left w:val="none" w:sz="0" w:space="0" w:color="auto"/>
            <w:bottom w:val="none" w:sz="0" w:space="0" w:color="auto"/>
            <w:right w:val="none" w:sz="0" w:space="0" w:color="auto"/>
          </w:divBdr>
        </w:div>
        <w:div w:id="819543701">
          <w:marLeft w:val="640"/>
          <w:marRight w:val="0"/>
          <w:marTop w:val="0"/>
          <w:marBottom w:val="0"/>
          <w:divBdr>
            <w:top w:val="none" w:sz="0" w:space="0" w:color="auto"/>
            <w:left w:val="none" w:sz="0" w:space="0" w:color="auto"/>
            <w:bottom w:val="none" w:sz="0" w:space="0" w:color="auto"/>
            <w:right w:val="none" w:sz="0" w:space="0" w:color="auto"/>
          </w:divBdr>
        </w:div>
        <w:div w:id="1908880274">
          <w:marLeft w:val="640"/>
          <w:marRight w:val="0"/>
          <w:marTop w:val="0"/>
          <w:marBottom w:val="0"/>
          <w:divBdr>
            <w:top w:val="none" w:sz="0" w:space="0" w:color="auto"/>
            <w:left w:val="none" w:sz="0" w:space="0" w:color="auto"/>
            <w:bottom w:val="none" w:sz="0" w:space="0" w:color="auto"/>
            <w:right w:val="none" w:sz="0" w:space="0" w:color="auto"/>
          </w:divBdr>
        </w:div>
        <w:div w:id="55129762">
          <w:marLeft w:val="640"/>
          <w:marRight w:val="0"/>
          <w:marTop w:val="0"/>
          <w:marBottom w:val="0"/>
          <w:divBdr>
            <w:top w:val="none" w:sz="0" w:space="0" w:color="auto"/>
            <w:left w:val="none" w:sz="0" w:space="0" w:color="auto"/>
            <w:bottom w:val="none" w:sz="0" w:space="0" w:color="auto"/>
            <w:right w:val="none" w:sz="0" w:space="0" w:color="auto"/>
          </w:divBdr>
        </w:div>
        <w:div w:id="1927301803">
          <w:marLeft w:val="640"/>
          <w:marRight w:val="0"/>
          <w:marTop w:val="0"/>
          <w:marBottom w:val="0"/>
          <w:divBdr>
            <w:top w:val="none" w:sz="0" w:space="0" w:color="auto"/>
            <w:left w:val="none" w:sz="0" w:space="0" w:color="auto"/>
            <w:bottom w:val="none" w:sz="0" w:space="0" w:color="auto"/>
            <w:right w:val="none" w:sz="0" w:space="0" w:color="auto"/>
          </w:divBdr>
        </w:div>
        <w:div w:id="841235382">
          <w:marLeft w:val="640"/>
          <w:marRight w:val="0"/>
          <w:marTop w:val="0"/>
          <w:marBottom w:val="0"/>
          <w:divBdr>
            <w:top w:val="none" w:sz="0" w:space="0" w:color="auto"/>
            <w:left w:val="none" w:sz="0" w:space="0" w:color="auto"/>
            <w:bottom w:val="none" w:sz="0" w:space="0" w:color="auto"/>
            <w:right w:val="none" w:sz="0" w:space="0" w:color="auto"/>
          </w:divBdr>
        </w:div>
        <w:div w:id="1620992929">
          <w:marLeft w:val="640"/>
          <w:marRight w:val="0"/>
          <w:marTop w:val="0"/>
          <w:marBottom w:val="0"/>
          <w:divBdr>
            <w:top w:val="none" w:sz="0" w:space="0" w:color="auto"/>
            <w:left w:val="none" w:sz="0" w:space="0" w:color="auto"/>
            <w:bottom w:val="none" w:sz="0" w:space="0" w:color="auto"/>
            <w:right w:val="none" w:sz="0" w:space="0" w:color="auto"/>
          </w:divBdr>
        </w:div>
        <w:div w:id="1030649455">
          <w:marLeft w:val="640"/>
          <w:marRight w:val="0"/>
          <w:marTop w:val="0"/>
          <w:marBottom w:val="0"/>
          <w:divBdr>
            <w:top w:val="none" w:sz="0" w:space="0" w:color="auto"/>
            <w:left w:val="none" w:sz="0" w:space="0" w:color="auto"/>
            <w:bottom w:val="none" w:sz="0" w:space="0" w:color="auto"/>
            <w:right w:val="none" w:sz="0" w:space="0" w:color="auto"/>
          </w:divBdr>
        </w:div>
        <w:div w:id="677728923">
          <w:marLeft w:val="640"/>
          <w:marRight w:val="0"/>
          <w:marTop w:val="0"/>
          <w:marBottom w:val="0"/>
          <w:divBdr>
            <w:top w:val="none" w:sz="0" w:space="0" w:color="auto"/>
            <w:left w:val="none" w:sz="0" w:space="0" w:color="auto"/>
            <w:bottom w:val="none" w:sz="0" w:space="0" w:color="auto"/>
            <w:right w:val="none" w:sz="0" w:space="0" w:color="auto"/>
          </w:divBdr>
        </w:div>
        <w:div w:id="714042820">
          <w:marLeft w:val="640"/>
          <w:marRight w:val="0"/>
          <w:marTop w:val="0"/>
          <w:marBottom w:val="0"/>
          <w:divBdr>
            <w:top w:val="none" w:sz="0" w:space="0" w:color="auto"/>
            <w:left w:val="none" w:sz="0" w:space="0" w:color="auto"/>
            <w:bottom w:val="none" w:sz="0" w:space="0" w:color="auto"/>
            <w:right w:val="none" w:sz="0" w:space="0" w:color="auto"/>
          </w:divBdr>
        </w:div>
        <w:div w:id="802506798">
          <w:marLeft w:val="640"/>
          <w:marRight w:val="0"/>
          <w:marTop w:val="0"/>
          <w:marBottom w:val="0"/>
          <w:divBdr>
            <w:top w:val="none" w:sz="0" w:space="0" w:color="auto"/>
            <w:left w:val="none" w:sz="0" w:space="0" w:color="auto"/>
            <w:bottom w:val="none" w:sz="0" w:space="0" w:color="auto"/>
            <w:right w:val="none" w:sz="0" w:space="0" w:color="auto"/>
          </w:divBdr>
        </w:div>
        <w:div w:id="668871955">
          <w:marLeft w:val="640"/>
          <w:marRight w:val="0"/>
          <w:marTop w:val="0"/>
          <w:marBottom w:val="0"/>
          <w:divBdr>
            <w:top w:val="none" w:sz="0" w:space="0" w:color="auto"/>
            <w:left w:val="none" w:sz="0" w:space="0" w:color="auto"/>
            <w:bottom w:val="none" w:sz="0" w:space="0" w:color="auto"/>
            <w:right w:val="none" w:sz="0" w:space="0" w:color="auto"/>
          </w:divBdr>
        </w:div>
        <w:div w:id="1348561895">
          <w:marLeft w:val="640"/>
          <w:marRight w:val="0"/>
          <w:marTop w:val="0"/>
          <w:marBottom w:val="0"/>
          <w:divBdr>
            <w:top w:val="none" w:sz="0" w:space="0" w:color="auto"/>
            <w:left w:val="none" w:sz="0" w:space="0" w:color="auto"/>
            <w:bottom w:val="none" w:sz="0" w:space="0" w:color="auto"/>
            <w:right w:val="none" w:sz="0" w:space="0" w:color="auto"/>
          </w:divBdr>
        </w:div>
        <w:div w:id="909117329">
          <w:marLeft w:val="640"/>
          <w:marRight w:val="0"/>
          <w:marTop w:val="0"/>
          <w:marBottom w:val="0"/>
          <w:divBdr>
            <w:top w:val="none" w:sz="0" w:space="0" w:color="auto"/>
            <w:left w:val="none" w:sz="0" w:space="0" w:color="auto"/>
            <w:bottom w:val="none" w:sz="0" w:space="0" w:color="auto"/>
            <w:right w:val="none" w:sz="0" w:space="0" w:color="auto"/>
          </w:divBdr>
        </w:div>
        <w:div w:id="1063213419">
          <w:marLeft w:val="640"/>
          <w:marRight w:val="0"/>
          <w:marTop w:val="0"/>
          <w:marBottom w:val="0"/>
          <w:divBdr>
            <w:top w:val="none" w:sz="0" w:space="0" w:color="auto"/>
            <w:left w:val="none" w:sz="0" w:space="0" w:color="auto"/>
            <w:bottom w:val="none" w:sz="0" w:space="0" w:color="auto"/>
            <w:right w:val="none" w:sz="0" w:space="0" w:color="auto"/>
          </w:divBdr>
        </w:div>
        <w:div w:id="2108232056">
          <w:marLeft w:val="640"/>
          <w:marRight w:val="0"/>
          <w:marTop w:val="0"/>
          <w:marBottom w:val="0"/>
          <w:divBdr>
            <w:top w:val="none" w:sz="0" w:space="0" w:color="auto"/>
            <w:left w:val="none" w:sz="0" w:space="0" w:color="auto"/>
            <w:bottom w:val="none" w:sz="0" w:space="0" w:color="auto"/>
            <w:right w:val="none" w:sz="0" w:space="0" w:color="auto"/>
          </w:divBdr>
        </w:div>
        <w:div w:id="970786323">
          <w:marLeft w:val="640"/>
          <w:marRight w:val="0"/>
          <w:marTop w:val="0"/>
          <w:marBottom w:val="0"/>
          <w:divBdr>
            <w:top w:val="none" w:sz="0" w:space="0" w:color="auto"/>
            <w:left w:val="none" w:sz="0" w:space="0" w:color="auto"/>
            <w:bottom w:val="none" w:sz="0" w:space="0" w:color="auto"/>
            <w:right w:val="none" w:sz="0" w:space="0" w:color="auto"/>
          </w:divBdr>
        </w:div>
        <w:div w:id="207451062">
          <w:marLeft w:val="640"/>
          <w:marRight w:val="0"/>
          <w:marTop w:val="0"/>
          <w:marBottom w:val="0"/>
          <w:divBdr>
            <w:top w:val="none" w:sz="0" w:space="0" w:color="auto"/>
            <w:left w:val="none" w:sz="0" w:space="0" w:color="auto"/>
            <w:bottom w:val="none" w:sz="0" w:space="0" w:color="auto"/>
            <w:right w:val="none" w:sz="0" w:space="0" w:color="auto"/>
          </w:divBdr>
        </w:div>
        <w:div w:id="905409138">
          <w:marLeft w:val="640"/>
          <w:marRight w:val="0"/>
          <w:marTop w:val="0"/>
          <w:marBottom w:val="0"/>
          <w:divBdr>
            <w:top w:val="none" w:sz="0" w:space="0" w:color="auto"/>
            <w:left w:val="none" w:sz="0" w:space="0" w:color="auto"/>
            <w:bottom w:val="none" w:sz="0" w:space="0" w:color="auto"/>
            <w:right w:val="none" w:sz="0" w:space="0" w:color="auto"/>
          </w:divBdr>
        </w:div>
        <w:div w:id="481313310">
          <w:marLeft w:val="640"/>
          <w:marRight w:val="0"/>
          <w:marTop w:val="0"/>
          <w:marBottom w:val="0"/>
          <w:divBdr>
            <w:top w:val="none" w:sz="0" w:space="0" w:color="auto"/>
            <w:left w:val="none" w:sz="0" w:space="0" w:color="auto"/>
            <w:bottom w:val="none" w:sz="0" w:space="0" w:color="auto"/>
            <w:right w:val="none" w:sz="0" w:space="0" w:color="auto"/>
          </w:divBdr>
        </w:div>
        <w:div w:id="287467560">
          <w:marLeft w:val="640"/>
          <w:marRight w:val="0"/>
          <w:marTop w:val="0"/>
          <w:marBottom w:val="0"/>
          <w:divBdr>
            <w:top w:val="none" w:sz="0" w:space="0" w:color="auto"/>
            <w:left w:val="none" w:sz="0" w:space="0" w:color="auto"/>
            <w:bottom w:val="none" w:sz="0" w:space="0" w:color="auto"/>
            <w:right w:val="none" w:sz="0" w:space="0" w:color="auto"/>
          </w:divBdr>
        </w:div>
        <w:div w:id="1528788914">
          <w:marLeft w:val="640"/>
          <w:marRight w:val="0"/>
          <w:marTop w:val="0"/>
          <w:marBottom w:val="0"/>
          <w:divBdr>
            <w:top w:val="none" w:sz="0" w:space="0" w:color="auto"/>
            <w:left w:val="none" w:sz="0" w:space="0" w:color="auto"/>
            <w:bottom w:val="none" w:sz="0" w:space="0" w:color="auto"/>
            <w:right w:val="none" w:sz="0" w:space="0" w:color="auto"/>
          </w:divBdr>
        </w:div>
        <w:div w:id="346250797">
          <w:marLeft w:val="640"/>
          <w:marRight w:val="0"/>
          <w:marTop w:val="0"/>
          <w:marBottom w:val="0"/>
          <w:divBdr>
            <w:top w:val="none" w:sz="0" w:space="0" w:color="auto"/>
            <w:left w:val="none" w:sz="0" w:space="0" w:color="auto"/>
            <w:bottom w:val="none" w:sz="0" w:space="0" w:color="auto"/>
            <w:right w:val="none" w:sz="0" w:space="0" w:color="auto"/>
          </w:divBdr>
        </w:div>
        <w:div w:id="354231743">
          <w:marLeft w:val="640"/>
          <w:marRight w:val="0"/>
          <w:marTop w:val="0"/>
          <w:marBottom w:val="0"/>
          <w:divBdr>
            <w:top w:val="none" w:sz="0" w:space="0" w:color="auto"/>
            <w:left w:val="none" w:sz="0" w:space="0" w:color="auto"/>
            <w:bottom w:val="none" w:sz="0" w:space="0" w:color="auto"/>
            <w:right w:val="none" w:sz="0" w:space="0" w:color="auto"/>
          </w:divBdr>
        </w:div>
        <w:div w:id="830297361">
          <w:marLeft w:val="640"/>
          <w:marRight w:val="0"/>
          <w:marTop w:val="0"/>
          <w:marBottom w:val="0"/>
          <w:divBdr>
            <w:top w:val="none" w:sz="0" w:space="0" w:color="auto"/>
            <w:left w:val="none" w:sz="0" w:space="0" w:color="auto"/>
            <w:bottom w:val="none" w:sz="0" w:space="0" w:color="auto"/>
            <w:right w:val="none" w:sz="0" w:space="0" w:color="auto"/>
          </w:divBdr>
        </w:div>
        <w:div w:id="2085493229">
          <w:marLeft w:val="640"/>
          <w:marRight w:val="0"/>
          <w:marTop w:val="0"/>
          <w:marBottom w:val="0"/>
          <w:divBdr>
            <w:top w:val="none" w:sz="0" w:space="0" w:color="auto"/>
            <w:left w:val="none" w:sz="0" w:space="0" w:color="auto"/>
            <w:bottom w:val="none" w:sz="0" w:space="0" w:color="auto"/>
            <w:right w:val="none" w:sz="0" w:space="0" w:color="auto"/>
          </w:divBdr>
        </w:div>
        <w:div w:id="863249025">
          <w:marLeft w:val="640"/>
          <w:marRight w:val="0"/>
          <w:marTop w:val="0"/>
          <w:marBottom w:val="0"/>
          <w:divBdr>
            <w:top w:val="none" w:sz="0" w:space="0" w:color="auto"/>
            <w:left w:val="none" w:sz="0" w:space="0" w:color="auto"/>
            <w:bottom w:val="none" w:sz="0" w:space="0" w:color="auto"/>
            <w:right w:val="none" w:sz="0" w:space="0" w:color="auto"/>
          </w:divBdr>
        </w:div>
        <w:div w:id="1063872930">
          <w:marLeft w:val="640"/>
          <w:marRight w:val="0"/>
          <w:marTop w:val="0"/>
          <w:marBottom w:val="0"/>
          <w:divBdr>
            <w:top w:val="none" w:sz="0" w:space="0" w:color="auto"/>
            <w:left w:val="none" w:sz="0" w:space="0" w:color="auto"/>
            <w:bottom w:val="none" w:sz="0" w:space="0" w:color="auto"/>
            <w:right w:val="none" w:sz="0" w:space="0" w:color="auto"/>
          </w:divBdr>
        </w:div>
        <w:div w:id="553391294">
          <w:marLeft w:val="640"/>
          <w:marRight w:val="0"/>
          <w:marTop w:val="0"/>
          <w:marBottom w:val="0"/>
          <w:divBdr>
            <w:top w:val="none" w:sz="0" w:space="0" w:color="auto"/>
            <w:left w:val="none" w:sz="0" w:space="0" w:color="auto"/>
            <w:bottom w:val="none" w:sz="0" w:space="0" w:color="auto"/>
            <w:right w:val="none" w:sz="0" w:space="0" w:color="auto"/>
          </w:divBdr>
        </w:div>
        <w:div w:id="1410544001">
          <w:marLeft w:val="640"/>
          <w:marRight w:val="0"/>
          <w:marTop w:val="0"/>
          <w:marBottom w:val="0"/>
          <w:divBdr>
            <w:top w:val="none" w:sz="0" w:space="0" w:color="auto"/>
            <w:left w:val="none" w:sz="0" w:space="0" w:color="auto"/>
            <w:bottom w:val="none" w:sz="0" w:space="0" w:color="auto"/>
            <w:right w:val="none" w:sz="0" w:space="0" w:color="auto"/>
          </w:divBdr>
        </w:div>
        <w:div w:id="985160850">
          <w:marLeft w:val="640"/>
          <w:marRight w:val="0"/>
          <w:marTop w:val="0"/>
          <w:marBottom w:val="0"/>
          <w:divBdr>
            <w:top w:val="none" w:sz="0" w:space="0" w:color="auto"/>
            <w:left w:val="none" w:sz="0" w:space="0" w:color="auto"/>
            <w:bottom w:val="none" w:sz="0" w:space="0" w:color="auto"/>
            <w:right w:val="none" w:sz="0" w:space="0" w:color="auto"/>
          </w:divBdr>
        </w:div>
        <w:div w:id="2120837138">
          <w:marLeft w:val="640"/>
          <w:marRight w:val="0"/>
          <w:marTop w:val="0"/>
          <w:marBottom w:val="0"/>
          <w:divBdr>
            <w:top w:val="none" w:sz="0" w:space="0" w:color="auto"/>
            <w:left w:val="none" w:sz="0" w:space="0" w:color="auto"/>
            <w:bottom w:val="none" w:sz="0" w:space="0" w:color="auto"/>
            <w:right w:val="none" w:sz="0" w:space="0" w:color="auto"/>
          </w:divBdr>
        </w:div>
        <w:div w:id="302348504">
          <w:marLeft w:val="640"/>
          <w:marRight w:val="0"/>
          <w:marTop w:val="0"/>
          <w:marBottom w:val="0"/>
          <w:divBdr>
            <w:top w:val="none" w:sz="0" w:space="0" w:color="auto"/>
            <w:left w:val="none" w:sz="0" w:space="0" w:color="auto"/>
            <w:bottom w:val="none" w:sz="0" w:space="0" w:color="auto"/>
            <w:right w:val="none" w:sz="0" w:space="0" w:color="auto"/>
          </w:divBdr>
        </w:div>
        <w:div w:id="791899133">
          <w:marLeft w:val="640"/>
          <w:marRight w:val="0"/>
          <w:marTop w:val="0"/>
          <w:marBottom w:val="0"/>
          <w:divBdr>
            <w:top w:val="none" w:sz="0" w:space="0" w:color="auto"/>
            <w:left w:val="none" w:sz="0" w:space="0" w:color="auto"/>
            <w:bottom w:val="none" w:sz="0" w:space="0" w:color="auto"/>
            <w:right w:val="none" w:sz="0" w:space="0" w:color="auto"/>
          </w:divBdr>
        </w:div>
        <w:div w:id="2067951569">
          <w:marLeft w:val="640"/>
          <w:marRight w:val="0"/>
          <w:marTop w:val="0"/>
          <w:marBottom w:val="0"/>
          <w:divBdr>
            <w:top w:val="none" w:sz="0" w:space="0" w:color="auto"/>
            <w:left w:val="none" w:sz="0" w:space="0" w:color="auto"/>
            <w:bottom w:val="none" w:sz="0" w:space="0" w:color="auto"/>
            <w:right w:val="none" w:sz="0" w:space="0" w:color="auto"/>
          </w:divBdr>
        </w:div>
        <w:div w:id="1196842782">
          <w:marLeft w:val="640"/>
          <w:marRight w:val="0"/>
          <w:marTop w:val="0"/>
          <w:marBottom w:val="0"/>
          <w:divBdr>
            <w:top w:val="none" w:sz="0" w:space="0" w:color="auto"/>
            <w:left w:val="none" w:sz="0" w:space="0" w:color="auto"/>
            <w:bottom w:val="none" w:sz="0" w:space="0" w:color="auto"/>
            <w:right w:val="none" w:sz="0" w:space="0" w:color="auto"/>
          </w:divBdr>
        </w:div>
        <w:div w:id="393116328">
          <w:marLeft w:val="640"/>
          <w:marRight w:val="0"/>
          <w:marTop w:val="0"/>
          <w:marBottom w:val="0"/>
          <w:divBdr>
            <w:top w:val="none" w:sz="0" w:space="0" w:color="auto"/>
            <w:left w:val="none" w:sz="0" w:space="0" w:color="auto"/>
            <w:bottom w:val="none" w:sz="0" w:space="0" w:color="auto"/>
            <w:right w:val="none" w:sz="0" w:space="0" w:color="auto"/>
          </w:divBdr>
        </w:div>
        <w:div w:id="553588003">
          <w:marLeft w:val="640"/>
          <w:marRight w:val="0"/>
          <w:marTop w:val="0"/>
          <w:marBottom w:val="0"/>
          <w:divBdr>
            <w:top w:val="none" w:sz="0" w:space="0" w:color="auto"/>
            <w:left w:val="none" w:sz="0" w:space="0" w:color="auto"/>
            <w:bottom w:val="none" w:sz="0" w:space="0" w:color="auto"/>
            <w:right w:val="none" w:sz="0" w:space="0" w:color="auto"/>
          </w:divBdr>
        </w:div>
        <w:div w:id="1983193192">
          <w:marLeft w:val="640"/>
          <w:marRight w:val="0"/>
          <w:marTop w:val="0"/>
          <w:marBottom w:val="0"/>
          <w:divBdr>
            <w:top w:val="none" w:sz="0" w:space="0" w:color="auto"/>
            <w:left w:val="none" w:sz="0" w:space="0" w:color="auto"/>
            <w:bottom w:val="none" w:sz="0" w:space="0" w:color="auto"/>
            <w:right w:val="none" w:sz="0" w:space="0" w:color="auto"/>
          </w:divBdr>
        </w:div>
        <w:div w:id="1382053939">
          <w:marLeft w:val="640"/>
          <w:marRight w:val="0"/>
          <w:marTop w:val="0"/>
          <w:marBottom w:val="0"/>
          <w:divBdr>
            <w:top w:val="none" w:sz="0" w:space="0" w:color="auto"/>
            <w:left w:val="none" w:sz="0" w:space="0" w:color="auto"/>
            <w:bottom w:val="none" w:sz="0" w:space="0" w:color="auto"/>
            <w:right w:val="none" w:sz="0" w:space="0" w:color="auto"/>
          </w:divBdr>
        </w:div>
        <w:div w:id="2063164826">
          <w:marLeft w:val="640"/>
          <w:marRight w:val="0"/>
          <w:marTop w:val="0"/>
          <w:marBottom w:val="0"/>
          <w:divBdr>
            <w:top w:val="none" w:sz="0" w:space="0" w:color="auto"/>
            <w:left w:val="none" w:sz="0" w:space="0" w:color="auto"/>
            <w:bottom w:val="none" w:sz="0" w:space="0" w:color="auto"/>
            <w:right w:val="none" w:sz="0" w:space="0" w:color="auto"/>
          </w:divBdr>
        </w:div>
        <w:div w:id="1974557875">
          <w:marLeft w:val="640"/>
          <w:marRight w:val="0"/>
          <w:marTop w:val="0"/>
          <w:marBottom w:val="0"/>
          <w:divBdr>
            <w:top w:val="none" w:sz="0" w:space="0" w:color="auto"/>
            <w:left w:val="none" w:sz="0" w:space="0" w:color="auto"/>
            <w:bottom w:val="none" w:sz="0" w:space="0" w:color="auto"/>
            <w:right w:val="none" w:sz="0" w:space="0" w:color="auto"/>
          </w:divBdr>
        </w:div>
        <w:div w:id="1388801044">
          <w:marLeft w:val="640"/>
          <w:marRight w:val="0"/>
          <w:marTop w:val="0"/>
          <w:marBottom w:val="0"/>
          <w:divBdr>
            <w:top w:val="none" w:sz="0" w:space="0" w:color="auto"/>
            <w:left w:val="none" w:sz="0" w:space="0" w:color="auto"/>
            <w:bottom w:val="none" w:sz="0" w:space="0" w:color="auto"/>
            <w:right w:val="none" w:sz="0" w:space="0" w:color="auto"/>
          </w:divBdr>
        </w:div>
        <w:div w:id="1850606447">
          <w:marLeft w:val="640"/>
          <w:marRight w:val="0"/>
          <w:marTop w:val="0"/>
          <w:marBottom w:val="0"/>
          <w:divBdr>
            <w:top w:val="none" w:sz="0" w:space="0" w:color="auto"/>
            <w:left w:val="none" w:sz="0" w:space="0" w:color="auto"/>
            <w:bottom w:val="none" w:sz="0" w:space="0" w:color="auto"/>
            <w:right w:val="none" w:sz="0" w:space="0" w:color="auto"/>
          </w:divBdr>
        </w:div>
        <w:div w:id="1128817330">
          <w:marLeft w:val="640"/>
          <w:marRight w:val="0"/>
          <w:marTop w:val="0"/>
          <w:marBottom w:val="0"/>
          <w:divBdr>
            <w:top w:val="none" w:sz="0" w:space="0" w:color="auto"/>
            <w:left w:val="none" w:sz="0" w:space="0" w:color="auto"/>
            <w:bottom w:val="none" w:sz="0" w:space="0" w:color="auto"/>
            <w:right w:val="none" w:sz="0" w:space="0" w:color="auto"/>
          </w:divBdr>
        </w:div>
        <w:div w:id="1695184415">
          <w:marLeft w:val="640"/>
          <w:marRight w:val="0"/>
          <w:marTop w:val="0"/>
          <w:marBottom w:val="0"/>
          <w:divBdr>
            <w:top w:val="none" w:sz="0" w:space="0" w:color="auto"/>
            <w:left w:val="none" w:sz="0" w:space="0" w:color="auto"/>
            <w:bottom w:val="none" w:sz="0" w:space="0" w:color="auto"/>
            <w:right w:val="none" w:sz="0" w:space="0" w:color="auto"/>
          </w:divBdr>
        </w:div>
        <w:div w:id="1075853821">
          <w:marLeft w:val="640"/>
          <w:marRight w:val="0"/>
          <w:marTop w:val="0"/>
          <w:marBottom w:val="0"/>
          <w:divBdr>
            <w:top w:val="none" w:sz="0" w:space="0" w:color="auto"/>
            <w:left w:val="none" w:sz="0" w:space="0" w:color="auto"/>
            <w:bottom w:val="none" w:sz="0" w:space="0" w:color="auto"/>
            <w:right w:val="none" w:sz="0" w:space="0" w:color="auto"/>
          </w:divBdr>
        </w:div>
        <w:div w:id="1151827562">
          <w:marLeft w:val="640"/>
          <w:marRight w:val="0"/>
          <w:marTop w:val="0"/>
          <w:marBottom w:val="0"/>
          <w:divBdr>
            <w:top w:val="none" w:sz="0" w:space="0" w:color="auto"/>
            <w:left w:val="none" w:sz="0" w:space="0" w:color="auto"/>
            <w:bottom w:val="none" w:sz="0" w:space="0" w:color="auto"/>
            <w:right w:val="none" w:sz="0" w:space="0" w:color="auto"/>
          </w:divBdr>
        </w:div>
        <w:div w:id="1524514206">
          <w:marLeft w:val="640"/>
          <w:marRight w:val="0"/>
          <w:marTop w:val="0"/>
          <w:marBottom w:val="0"/>
          <w:divBdr>
            <w:top w:val="none" w:sz="0" w:space="0" w:color="auto"/>
            <w:left w:val="none" w:sz="0" w:space="0" w:color="auto"/>
            <w:bottom w:val="none" w:sz="0" w:space="0" w:color="auto"/>
            <w:right w:val="none" w:sz="0" w:space="0" w:color="auto"/>
          </w:divBdr>
        </w:div>
        <w:div w:id="2063210102">
          <w:marLeft w:val="640"/>
          <w:marRight w:val="0"/>
          <w:marTop w:val="0"/>
          <w:marBottom w:val="0"/>
          <w:divBdr>
            <w:top w:val="none" w:sz="0" w:space="0" w:color="auto"/>
            <w:left w:val="none" w:sz="0" w:space="0" w:color="auto"/>
            <w:bottom w:val="none" w:sz="0" w:space="0" w:color="auto"/>
            <w:right w:val="none" w:sz="0" w:space="0" w:color="auto"/>
          </w:divBdr>
        </w:div>
        <w:div w:id="1051613005">
          <w:marLeft w:val="640"/>
          <w:marRight w:val="0"/>
          <w:marTop w:val="0"/>
          <w:marBottom w:val="0"/>
          <w:divBdr>
            <w:top w:val="none" w:sz="0" w:space="0" w:color="auto"/>
            <w:left w:val="none" w:sz="0" w:space="0" w:color="auto"/>
            <w:bottom w:val="none" w:sz="0" w:space="0" w:color="auto"/>
            <w:right w:val="none" w:sz="0" w:space="0" w:color="auto"/>
          </w:divBdr>
        </w:div>
        <w:div w:id="923075705">
          <w:marLeft w:val="640"/>
          <w:marRight w:val="0"/>
          <w:marTop w:val="0"/>
          <w:marBottom w:val="0"/>
          <w:divBdr>
            <w:top w:val="none" w:sz="0" w:space="0" w:color="auto"/>
            <w:left w:val="none" w:sz="0" w:space="0" w:color="auto"/>
            <w:bottom w:val="none" w:sz="0" w:space="0" w:color="auto"/>
            <w:right w:val="none" w:sz="0" w:space="0" w:color="auto"/>
          </w:divBdr>
        </w:div>
        <w:div w:id="45876713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31422480">
      <w:bodyDiv w:val="1"/>
      <w:marLeft w:val="0"/>
      <w:marRight w:val="0"/>
      <w:marTop w:val="0"/>
      <w:marBottom w:val="0"/>
      <w:divBdr>
        <w:top w:val="none" w:sz="0" w:space="0" w:color="auto"/>
        <w:left w:val="none" w:sz="0" w:space="0" w:color="auto"/>
        <w:bottom w:val="none" w:sz="0" w:space="0" w:color="auto"/>
        <w:right w:val="none" w:sz="0" w:space="0" w:color="auto"/>
      </w:divBdr>
      <w:divsChild>
        <w:div w:id="1848593537">
          <w:marLeft w:val="640"/>
          <w:marRight w:val="0"/>
          <w:marTop w:val="0"/>
          <w:marBottom w:val="0"/>
          <w:divBdr>
            <w:top w:val="none" w:sz="0" w:space="0" w:color="auto"/>
            <w:left w:val="none" w:sz="0" w:space="0" w:color="auto"/>
            <w:bottom w:val="none" w:sz="0" w:space="0" w:color="auto"/>
            <w:right w:val="none" w:sz="0" w:space="0" w:color="auto"/>
          </w:divBdr>
        </w:div>
        <w:div w:id="275067533">
          <w:marLeft w:val="640"/>
          <w:marRight w:val="0"/>
          <w:marTop w:val="0"/>
          <w:marBottom w:val="0"/>
          <w:divBdr>
            <w:top w:val="none" w:sz="0" w:space="0" w:color="auto"/>
            <w:left w:val="none" w:sz="0" w:space="0" w:color="auto"/>
            <w:bottom w:val="none" w:sz="0" w:space="0" w:color="auto"/>
            <w:right w:val="none" w:sz="0" w:space="0" w:color="auto"/>
          </w:divBdr>
        </w:div>
        <w:div w:id="1548640979">
          <w:marLeft w:val="640"/>
          <w:marRight w:val="0"/>
          <w:marTop w:val="0"/>
          <w:marBottom w:val="0"/>
          <w:divBdr>
            <w:top w:val="none" w:sz="0" w:space="0" w:color="auto"/>
            <w:left w:val="none" w:sz="0" w:space="0" w:color="auto"/>
            <w:bottom w:val="none" w:sz="0" w:space="0" w:color="auto"/>
            <w:right w:val="none" w:sz="0" w:space="0" w:color="auto"/>
          </w:divBdr>
        </w:div>
        <w:div w:id="1821652662">
          <w:marLeft w:val="640"/>
          <w:marRight w:val="0"/>
          <w:marTop w:val="0"/>
          <w:marBottom w:val="0"/>
          <w:divBdr>
            <w:top w:val="none" w:sz="0" w:space="0" w:color="auto"/>
            <w:left w:val="none" w:sz="0" w:space="0" w:color="auto"/>
            <w:bottom w:val="none" w:sz="0" w:space="0" w:color="auto"/>
            <w:right w:val="none" w:sz="0" w:space="0" w:color="auto"/>
          </w:divBdr>
        </w:div>
        <w:div w:id="133956759">
          <w:marLeft w:val="640"/>
          <w:marRight w:val="0"/>
          <w:marTop w:val="0"/>
          <w:marBottom w:val="0"/>
          <w:divBdr>
            <w:top w:val="none" w:sz="0" w:space="0" w:color="auto"/>
            <w:left w:val="none" w:sz="0" w:space="0" w:color="auto"/>
            <w:bottom w:val="none" w:sz="0" w:space="0" w:color="auto"/>
            <w:right w:val="none" w:sz="0" w:space="0" w:color="auto"/>
          </w:divBdr>
        </w:div>
        <w:div w:id="370687024">
          <w:marLeft w:val="640"/>
          <w:marRight w:val="0"/>
          <w:marTop w:val="0"/>
          <w:marBottom w:val="0"/>
          <w:divBdr>
            <w:top w:val="none" w:sz="0" w:space="0" w:color="auto"/>
            <w:left w:val="none" w:sz="0" w:space="0" w:color="auto"/>
            <w:bottom w:val="none" w:sz="0" w:space="0" w:color="auto"/>
            <w:right w:val="none" w:sz="0" w:space="0" w:color="auto"/>
          </w:divBdr>
        </w:div>
        <w:div w:id="263613753">
          <w:marLeft w:val="640"/>
          <w:marRight w:val="0"/>
          <w:marTop w:val="0"/>
          <w:marBottom w:val="0"/>
          <w:divBdr>
            <w:top w:val="none" w:sz="0" w:space="0" w:color="auto"/>
            <w:left w:val="none" w:sz="0" w:space="0" w:color="auto"/>
            <w:bottom w:val="none" w:sz="0" w:space="0" w:color="auto"/>
            <w:right w:val="none" w:sz="0" w:space="0" w:color="auto"/>
          </w:divBdr>
        </w:div>
        <w:div w:id="1565797767">
          <w:marLeft w:val="640"/>
          <w:marRight w:val="0"/>
          <w:marTop w:val="0"/>
          <w:marBottom w:val="0"/>
          <w:divBdr>
            <w:top w:val="none" w:sz="0" w:space="0" w:color="auto"/>
            <w:left w:val="none" w:sz="0" w:space="0" w:color="auto"/>
            <w:bottom w:val="none" w:sz="0" w:space="0" w:color="auto"/>
            <w:right w:val="none" w:sz="0" w:space="0" w:color="auto"/>
          </w:divBdr>
        </w:div>
        <w:div w:id="423959213">
          <w:marLeft w:val="640"/>
          <w:marRight w:val="0"/>
          <w:marTop w:val="0"/>
          <w:marBottom w:val="0"/>
          <w:divBdr>
            <w:top w:val="none" w:sz="0" w:space="0" w:color="auto"/>
            <w:left w:val="none" w:sz="0" w:space="0" w:color="auto"/>
            <w:bottom w:val="none" w:sz="0" w:space="0" w:color="auto"/>
            <w:right w:val="none" w:sz="0" w:space="0" w:color="auto"/>
          </w:divBdr>
        </w:div>
        <w:div w:id="1880194420">
          <w:marLeft w:val="640"/>
          <w:marRight w:val="0"/>
          <w:marTop w:val="0"/>
          <w:marBottom w:val="0"/>
          <w:divBdr>
            <w:top w:val="none" w:sz="0" w:space="0" w:color="auto"/>
            <w:left w:val="none" w:sz="0" w:space="0" w:color="auto"/>
            <w:bottom w:val="none" w:sz="0" w:space="0" w:color="auto"/>
            <w:right w:val="none" w:sz="0" w:space="0" w:color="auto"/>
          </w:divBdr>
        </w:div>
        <w:div w:id="112866428">
          <w:marLeft w:val="640"/>
          <w:marRight w:val="0"/>
          <w:marTop w:val="0"/>
          <w:marBottom w:val="0"/>
          <w:divBdr>
            <w:top w:val="none" w:sz="0" w:space="0" w:color="auto"/>
            <w:left w:val="none" w:sz="0" w:space="0" w:color="auto"/>
            <w:bottom w:val="none" w:sz="0" w:space="0" w:color="auto"/>
            <w:right w:val="none" w:sz="0" w:space="0" w:color="auto"/>
          </w:divBdr>
        </w:div>
        <w:div w:id="24717197">
          <w:marLeft w:val="640"/>
          <w:marRight w:val="0"/>
          <w:marTop w:val="0"/>
          <w:marBottom w:val="0"/>
          <w:divBdr>
            <w:top w:val="none" w:sz="0" w:space="0" w:color="auto"/>
            <w:left w:val="none" w:sz="0" w:space="0" w:color="auto"/>
            <w:bottom w:val="none" w:sz="0" w:space="0" w:color="auto"/>
            <w:right w:val="none" w:sz="0" w:space="0" w:color="auto"/>
          </w:divBdr>
        </w:div>
        <w:div w:id="1683819919">
          <w:marLeft w:val="640"/>
          <w:marRight w:val="0"/>
          <w:marTop w:val="0"/>
          <w:marBottom w:val="0"/>
          <w:divBdr>
            <w:top w:val="none" w:sz="0" w:space="0" w:color="auto"/>
            <w:left w:val="none" w:sz="0" w:space="0" w:color="auto"/>
            <w:bottom w:val="none" w:sz="0" w:space="0" w:color="auto"/>
            <w:right w:val="none" w:sz="0" w:space="0" w:color="auto"/>
          </w:divBdr>
        </w:div>
        <w:div w:id="815881841">
          <w:marLeft w:val="640"/>
          <w:marRight w:val="0"/>
          <w:marTop w:val="0"/>
          <w:marBottom w:val="0"/>
          <w:divBdr>
            <w:top w:val="none" w:sz="0" w:space="0" w:color="auto"/>
            <w:left w:val="none" w:sz="0" w:space="0" w:color="auto"/>
            <w:bottom w:val="none" w:sz="0" w:space="0" w:color="auto"/>
            <w:right w:val="none" w:sz="0" w:space="0" w:color="auto"/>
          </w:divBdr>
        </w:div>
        <w:div w:id="934946928">
          <w:marLeft w:val="640"/>
          <w:marRight w:val="0"/>
          <w:marTop w:val="0"/>
          <w:marBottom w:val="0"/>
          <w:divBdr>
            <w:top w:val="none" w:sz="0" w:space="0" w:color="auto"/>
            <w:left w:val="none" w:sz="0" w:space="0" w:color="auto"/>
            <w:bottom w:val="none" w:sz="0" w:space="0" w:color="auto"/>
            <w:right w:val="none" w:sz="0" w:space="0" w:color="auto"/>
          </w:divBdr>
        </w:div>
        <w:div w:id="2006131890">
          <w:marLeft w:val="640"/>
          <w:marRight w:val="0"/>
          <w:marTop w:val="0"/>
          <w:marBottom w:val="0"/>
          <w:divBdr>
            <w:top w:val="none" w:sz="0" w:space="0" w:color="auto"/>
            <w:left w:val="none" w:sz="0" w:space="0" w:color="auto"/>
            <w:bottom w:val="none" w:sz="0" w:space="0" w:color="auto"/>
            <w:right w:val="none" w:sz="0" w:space="0" w:color="auto"/>
          </w:divBdr>
        </w:div>
        <w:div w:id="1227759954">
          <w:marLeft w:val="640"/>
          <w:marRight w:val="0"/>
          <w:marTop w:val="0"/>
          <w:marBottom w:val="0"/>
          <w:divBdr>
            <w:top w:val="none" w:sz="0" w:space="0" w:color="auto"/>
            <w:left w:val="none" w:sz="0" w:space="0" w:color="auto"/>
            <w:bottom w:val="none" w:sz="0" w:space="0" w:color="auto"/>
            <w:right w:val="none" w:sz="0" w:space="0" w:color="auto"/>
          </w:divBdr>
        </w:div>
        <w:div w:id="1432748135">
          <w:marLeft w:val="640"/>
          <w:marRight w:val="0"/>
          <w:marTop w:val="0"/>
          <w:marBottom w:val="0"/>
          <w:divBdr>
            <w:top w:val="none" w:sz="0" w:space="0" w:color="auto"/>
            <w:left w:val="none" w:sz="0" w:space="0" w:color="auto"/>
            <w:bottom w:val="none" w:sz="0" w:space="0" w:color="auto"/>
            <w:right w:val="none" w:sz="0" w:space="0" w:color="auto"/>
          </w:divBdr>
        </w:div>
        <w:div w:id="1994916047">
          <w:marLeft w:val="640"/>
          <w:marRight w:val="0"/>
          <w:marTop w:val="0"/>
          <w:marBottom w:val="0"/>
          <w:divBdr>
            <w:top w:val="none" w:sz="0" w:space="0" w:color="auto"/>
            <w:left w:val="none" w:sz="0" w:space="0" w:color="auto"/>
            <w:bottom w:val="none" w:sz="0" w:space="0" w:color="auto"/>
            <w:right w:val="none" w:sz="0" w:space="0" w:color="auto"/>
          </w:divBdr>
        </w:div>
        <w:div w:id="130249751">
          <w:marLeft w:val="640"/>
          <w:marRight w:val="0"/>
          <w:marTop w:val="0"/>
          <w:marBottom w:val="0"/>
          <w:divBdr>
            <w:top w:val="none" w:sz="0" w:space="0" w:color="auto"/>
            <w:left w:val="none" w:sz="0" w:space="0" w:color="auto"/>
            <w:bottom w:val="none" w:sz="0" w:space="0" w:color="auto"/>
            <w:right w:val="none" w:sz="0" w:space="0" w:color="auto"/>
          </w:divBdr>
        </w:div>
        <w:div w:id="1262447927">
          <w:marLeft w:val="640"/>
          <w:marRight w:val="0"/>
          <w:marTop w:val="0"/>
          <w:marBottom w:val="0"/>
          <w:divBdr>
            <w:top w:val="none" w:sz="0" w:space="0" w:color="auto"/>
            <w:left w:val="none" w:sz="0" w:space="0" w:color="auto"/>
            <w:bottom w:val="none" w:sz="0" w:space="0" w:color="auto"/>
            <w:right w:val="none" w:sz="0" w:space="0" w:color="auto"/>
          </w:divBdr>
        </w:div>
        <w:div w:id="38868496">
          <w:marLeft w:val="640"/>
          <w:marRight w:val="0"/>
          <w:marTop w:val="0"/>
          <w:marBottom w:val="0"/>
          <w:divBdr>
            <w:top w:val="none" w:sz="0" w:space="0" w:color="auto"/>
            <w:left w:val="none" w:sz="0" w:space="0" w:color="auto"/>
            <w:bottom w:val="none" w:sz="0" w:space="0" w:color="auto"/>
            <w:right w:val="none" w:sz="0" w:space="0" w:color="auto"/>
          </w:divBdr>
        </w:div>
        <w:div w:id="1956477754">
          <w:marLeft w:val="640"/>
          <w:marRight w:val="0"/>
          <w:marTop w:val="0"/>
          <w:marBottom w:val="0"/>
          <w:divBdr>
            <w:top w:val="none" w:sz="0" w:space="0" w:color="auto"/>
            <w:left w:val="none" w:sz="0" w:space="0" w:color="auto"/>
            <w:bottom w:val="none" w:sz="0" w:space="0" w:color="auto"/>
            <w:right w:val="none" w:sz="0" w:space="0" w:color="auto"/>
          </w:divBdr>
        </w:div>
        <w:div w:id="528569816">
          <w:marLeft w:val="640"/>
          <w:marRight w:val="0"/>
          <w:marTop w:val="0"/>
          <w:marBottom w:val="0"/>
          <w:divBdr>
            <w:top w:val="none" w:sz="0" w:space="0" w:color="auto"/>
            <w:left w:val="none" w:sz="0" w:space="0" w:color="auto"/>
            <w:bottom w:val="none" w:sz="0" w:space="0" w:color="auto"/>
            <w:right w:val="none" w:sz="0" w:space="0" w:color="auto"/>
          </w:divBdr>
        </w:div>
        <w:div w:id="1918399968">
          <w:marLeft w:val="640"/>
          <w:marRight w:val="0"/>
          <w:marTop w:val="0"/>
          <w:marBottom w:val="0"/>
          <w:divBdr>
            <w:top w:val="none" w:sz="0" w:space="0" w:color="auto"/>
            <w:left w:val="none" w:sz="0" w:space="0" w:color="auto"/>
            <w:bottom w:val="none" w:sz="0" w:space="0" w:color="auto"/>
            <w:right w:val="none" w:sz="0" w:space="0" w:color="auto"/>
          </w:divBdr>
        </w:div>
        <w:div w:id="1067456654">
          <w:marLeft w:val="640"/>
          <w:marRight w:val="0"/>
          <w:marTop w:val="0"/>
          <w:marBottom w:val="0"/>
          <w:divBdr>
            <w:top w:val="none" w:sz="0" w:space="0" w:color="auto"/>
            <w:left w:val="none" w:sz="0" w:space="0" w:color="auto"/>
            <w:bottom w:val="none" w:sz="0" w:space="0" w:color="auto"/>
            <w:right w:val="none" w:sz="0" w:space="0" w:color="auto"/>
          </w:divBdr>
        </w:div>
        <w:div w:id="443156093">
          <w:marLeft w:val="640"/>
          <w:marRight w:val="0"/>
          <w:marTop w:val="0"/>
          <w:marBottom w:val="0"/>
          <w:divBdr>
            <w:top w:val="none" w:sz="0" w:space="0" w:color="auto"/>
            <w:left w:val="none" w:sz="0" w:space="0" w:color="auto"/>
            <w:bottom w:val="none" w:sz="0" w:space="0" w:color="auto"/>
            <w:right w:val="none" w:sz="0" w:space="0" w:color="auto"/>
          </w:divBdr>
        </w:div>
        <w:div w:id="1796218792">
          <w:marLeft w:val="640"/>
          <w:marRight w:val="0"/>
          <w:marTop w:val="0"/>
          <w:marBottom w:val="0"/>
          <w:divBdr>
            <w:top w:val="none" w:sz="0" w:space="0" w:color="auto"/>
            <w:left w:val="none" w:sz="0" w:space="0" w:color="auto"/>
            <w:bottom w:val="none" w:sz="0" w:space="0" w:color="auto"/>
            <w:right w:val="none" w:sz="0" w:space="0" w:color="auto"/>
          </w:divBdr>
        </w:div>
        <w:div w:id="1875969878">
          <w:marLeft w:val="640"/>
          <w:marRight w:val="0"/>
          <w:marTop w:val="0"/>
          <w:marBottom w:val="0"/>
          <w:divBdr>
            <w:top w:val="none" w:sz="0" w:space="0" w:color="auto"/>
            <w:left w:val="none" w:sz="0" w:space="0" w:color="auto"/>
            <w:bottom w:val="none" w:sz="0" w:space="0" w:color="auto"/>
            <w:right w:val="none" w:sz="0" w:space="0" w:color="auto"/>
          </w:divBdr>
        </w:div>
        <w:div w:id="2045710021">
          <w:marLeft w:val="640"/>
          <w:marRight w:val="0"/>
          <w:marTop w:val="0"/>
          <w:marBottom w:val="0"/>
          <w:divBdr>
            <w:top w:val="none" w:sz="0" w:space="0" w:color="auto"/>
            <w:left w:val="none" w:sz="0" w:space="0" w:color="auto"/>
            <w:bottom w:val="none" w:sz="0" w:space="0" w:color="auto"/>
            <w:right w:val="none" w:sz="0" w:space="0" w:color="auto"/>
          </w:divBdr>
        </w:div>
        <w:div w:id="698549355">
          <w:marLeft w:val="640"/>
          <w:marRight w:val="0"/>
          <w:marTop w:val="0"/>
          <w:marBottom w:val="0"/>
          <w:divBdr>
            <w:top w:val="none" w:sz="0" w:space="0" w:color="auto"/>
            <w:left w:val="none" w:sz="0" w:space="0" w:color="auto"/>
            <w:bottom w:val="none" w:sz="0" w:space="0" w:color="auto"/>
            <w:right w:val="none" w:sz="0" w:space="0" w:color="auto"/>
          </w:divBdr>
        </w:div>
        <w:div w:id="1939757110">
          <w:marLeft w:val="640"/>
          <w:marRight w:val="0"/>
          <w:marTop w:val="0"/>
          <w:marBottom w:val="0"/>
          <w:divBdr>
            <w:top w:val="none" w:sz="0" w:space="0" w:color="auto"/>
            <w:left w:val="none" w:sz="0" w:space="0" w:color="auto"/>
            <w:bottom w:val="none" w:sz="0" w:space="0" w:color="auto"/>
            <w:right w:val="none" w:sz="0" w:space="0" w:color="auto"/>
          </w:divBdr>
        </w:div>
        <w:div w:id="1030956868">
          <w:marLeft w:val="640"/>
          <w:marRight w:val="0"/>
          <w:marTop w:val="0"/>
          <w:marBottom w:val="0"/>
          <w:divBdr>
            <w:top w:val="none" w:sz="0" w:space="0" w:color="auto"/>
            <w:left w:val="none" w:sz="0" w:space="0" w:color="auto"/>
            <w:bottom w:val="none" w:sz="0" w:space="0" w:color="auto"/>
            <w:right w:val="none" w:sz="0" w:space="0" w:color="auto"/>
          </w:divBdr>
        </w:div>
        <w:div w:id="1833374202">
          <w:marLeft w:val="640"/>
          <w:marRight w:val="0"/>
          <w:marTop w:val="0"/>
          <w:marBottom w:val="0"/>
          <w:divBdr>
            <w:top w:val="none" w:sz="0" w:space="0" w:color="auto"/>
            <w:left w:val="none" w:sz="0" w:space="0" w:color="auto"/>
            <w:bottom w:val="none" w:sz="0" w:space="0" w:color="auto"/>
            <w:right w:val="none" w:sz="0" w:space="0" w:color="auto"/>
          </w:divBdr>
        </w:div>
        <w:div w:id="740759597">
          <w:marLeft w:val="640"/>
          <w:marRight w:val="0"/>
          <w:marTop w:val="0"/>
          <w:marBottom w:val="0"/>
          <w:divBdr>
            <w:top w:val="none" w:sz="0" w:space="0" w:color="auto"/>
            <w:left w:val="none" w:sz="0" w:space="0" w:color="auto"/>
            <w:bottom w:val="none" w:sz="0" w:space="0" w:color="auto"/>
            <w:right w:val="none" w:sz="0" w:space="0" w:color="auto"/>
          </w:divBdr>
        </w:div>
        <w:div w:id="124395668">
          <w:marLeft w:val="640"/>
          <w:marRight w:val="0"/>
          <w:marTop w:val="0"/>
          <w:marBottom w:val="0"/>
          <w:divBdr>
            <w:top w:val="none" w:sz="0" w:space="0" w:color="auto"/>
            <w:left w:val="none" w:sz="0" w:space="0" w:color="auto"/>
            <w:bottom w:val="none" w:sz="0" w:space="0" w:color="auto"/>
            <w:right w:val="none" w:sz="0" w:space="0" w:color="auto"/>
          </w:divBdr>
        </w:div>
        <w:div w:id="1711027407">
          <w:marLeft w:val="640"/>
          <w:marRight w:val="0"/>
          <w:marTop w:val="0"/>
          <w:marBottom w:val="0"/>
          <w:divBdr>
            <w:top w:val="none" w:sz="0" w:space="0" w:color="auto"/>
            <w:left w:val="none" w:sz="0" w:space="0" w:color="auto"/>
            <w:bottom w:val="none" w:sz="0" w:space="0" w:color="auto"/>
            <w:right w:val="none" w:sz="0" w:space="0" w:color="auto"/>
          </w:divBdr>
        </w:div>
        <w:div w:id="2080590625">
          <w:marLeft w:val="640"/>
          <w:marRight w:val="0"/>
          <w:marTop w:val="0"/>
          <w:marBottom w:val="0"/>
          <w:divBdr>
            <w:top w:val="none" w:sz="0" w:space="0" w:color="auto"/>
            <w:left w:val="none" w:sz="0" w:space="0" w:color="auto"/>
            <w:bottom w:val="none" w:sz="0" w:space="0" w:color="auto"/>
            <w:right w:val="none" w:sz="0" w:space="0" w:color="auto"/>
          </w:divBdr>
        </w:div>
        <w:div w:id="1136026747">
          <w:marLeft w:val="640"/>
          <w:marRight w:val="0"/>
          <w:marTop w:val="0"/>
          <w:marBottom w:val="0"/>
          <w:divBdr>
            <w:top w:val="none" w:sz="0" w:space="0" w:color="auto"/>
            <w:left w:val="none" w:sz="0" w:space="0" w:color="auto"/>
            <w:bottom w:val="none" w:sz="0" w:space="0" w:color="auto"/>
            <w:right w:val="none" w:sz="0" w:space="0" w:color="auto"/>
          </w:divBdr>
        </w:div>
        <w:div w:id="1856461880">
          <w:marLeft w:val="640"/>
          <w:marRight w:val="0"/>
          <w:marTop w:val="0"/>
          <w:marBottom w:val="0"/>
          <w:divBdr>
            <w:top w:val="none" w:sz="0" w:space="0" w:color="auto"/>
            <w:left w:val="none" w:sz="0" w:space="0" w:color="auto"/>
            <w:bottom w:val="none" w:sz="0" w:space="0" w:color="auto"/>
            <w:right w:val="none" w:sz="0" w:space="0" w:color="auto"/>
          </w:divBdr>
        </w:div>
        <w:div w:id="1798714832">
          <w:marLeft w:val="640"/>
          <w:marRight w:val="0"/>
          <w:marTop w:val="0"/>
          <w:marBottom w:val="0"/>
          <w:divBdr>
            <w:top w:val="none" w:sz="0" w:space="0" w:color="auto"/>
            <w:left w:val="none" w:sz="0" w:space="0" w:color="auto"/>
            <w:bottom w:val="none" w:sz="0" w:space="0" w:color="auto"/>
            <w:right w:val="none" w:sz="0" w:space="0" w:color="auto"/>
          </w:divBdr>
        </w:div>
        <w:div w:id="2023168044">
          <w:marLeft w:val="640"/>
          <w:marRight w:val="0"/>
          <w:marTop w:val="0"/>
          <w:marBottom w:val="0"/>
          <w:divBdr>
            <w:top w:val="none" w:sz="0" w:space="0" w:color="auto"/>
            <w:left w:val="none" w:sz="0" w:space="0" w:color="auto"/>
            <w:bottom w:val="none" w:sz="0" w:space="0" w:color="auto"/>
            <w:right w:val="none" w:sz="0" w:space="0" w:color="auto"/>
          </w:divBdr>
        </w:div>
        <w:div w:id="1615210394">
          <w:marLeft w:val="640"/>
          <w:marRight w:val="0"/>
          <w:marTop w:val="0"/>
          <w:marBottom w:val="0"/>
          <w:divBdr>
            <w:top w:val="none" w:sz="0" w:space="0" w:color="auto"/>
            <w:left w:val="none" w:sz="0" w:space="0" w:color="auto"/>
            <w:bottom w:val="none" w:sz="0" w:space="0" w:color="auto"/>
            <w:right w:val="none" w:sz="0" w:space="0" w:color="auto"/>
          </w:divBdr>
        </w:div>
        <w:div w:id="1580628458">
          <w:marLeft w:val="640"/>
          <w:marRight w:val="0"/>
          <w:marTop w:val="0"/>
          <w:marBottom w:val="0"/>
          <w:divBdr>
            <w:top w:val="none" w:sz="0" w:space="0" w:color="auto"/>
            <w:left w:val="none" w:sz="0" w:space="0" w:color="auto"/>
            <w:bottom w:val="none" w:sz="0" w:space="0" w:color="auto"/>
            <w:right w:val="none" w:sz="0" w:space="0" w:color="auto"/>
          </w:divBdr>
        </w:div>
        <w:div w:id="566302655">
          <w:marLeft w:val="640"/>
          <w:marRight w:val="0"/>
          <w:marTop w:val="0"/>
          <w:marBottom w:val="0"/>
          <w:divBdr>
            <w:top w:val="none" w:sz="0" w:space="0" w:color="auto"/>
            <w:left w:val="none" w:sz="0" w:space="0" w:color="auto"/>
            <w:bottom w:val="none" w:sz="0" w:space="0" w:color="auto"/>
            <w:right w:val="none" w:sz="0" w:space="0" w:color="auto"/>
          </w:divBdr>
        </w:div>
        <w:div w:id="41100807">
          <w:marLeft w:val="640"/>
          <w:marRight w:val="0"/>
          <w:marTop w:val="0"/>
          <w:marBottom w:val="0"/>
          <w:divBdr>
            <w:top w:val="none" w:sz="0" w:space="0" w:color="auto"/>
            <w:left w:val="none" w:sz="0" w:space="0" w:color="auto"/>
            <w:bottom w:val="none" w:sz="0" w:space="0" w:color="auto"/>
            <w:right w:val="none" w:sz="0" w:space="0" w:color="auto"/>
          </w:divBdr>
        </w:div>
        <w:div w:id="1874609781">
          <w:marLeft w:val="640"/>
          <w:marRight w:val="0"/>
          <w:marTop w:val="0"/>
          <w:marBottom w:val="0"/>
          <w:divBdr>
            <w:top w:val="none" w:sz="0" w:space="0" w:color="auto"/>
            <w:left w:val="none" w:sz="0" w:space="0" w:color="auto"/>
            <w:bottom w:val="none" w:sz="0" w:space="0" w:color="auto"/>
            <w:right w:val="none" w:sz="0" w:space="0" w:color="auto"/>
          </w:divBdr>
        </w:div>
        <w:div w:id="28258852">
          <w:marLeft w:val="640"/>
          <w:marRight w:val="0"/>
          <w:marTop w:val="0"/>
          <w:marBottom w:val="0"/>
          <w:divBdr>
            <w:top w:val="none" w:sz="0" w:space="0" w:color="auto"/>
            <w:left w:val="none" w:sz="0" w:space="0" w:color="auto"/>
            <w:bottom w:val="none" w:sz="0" w:space="0" w:color="auto"/>
            <w:right w:val="none" w:sz="0" w:space="0" w:color="auto"/>
          </w:divBdr>
        </w:div>
        <w:div w:id="583615364">
          <w:marLeft w:val="640"/>
          <w:marRight w:val="0"/>
          <w:marTop w:val="0"/>
          <w:marBottom w:val="0"/>
          <w:divBdr>
            <w:top w:val="none" w:sz="0" w:space="0" w:color="auto"/>
            <w:left w:val="none" w:sz="0" w:space="0" w:color="auto"/>
            <w:bottom w:val="none" w:sz="0" w:space="0" w:color="auto"/>
            <w:right w:val="none" w:sz="0" w:space="0" w:color="auto"/>
          </w:divBdr>
        </w:div>
        <w:div w:id="773208135">
          <w:marLeft w:val="640"/>
          <w:marRight w:val="0"/>
          <w:marTop w:val="0"/>
          <w:marBottom w:val="0"/>
          <w:divBdr>
            <w:top w:val="none" w:sz="0" w:space="0" w:color="auto"/>
            <w:left w:val="none" w:sz="0" w:space="0" w:color="auto"/>
            <w:bottom w:val="none" w:sz="0" w:space="0" w:color="auto"/>
            <w:right w:val="none" w:sz="0" w:space="0" w:color="auto"/>
          </w:divBdr>
        </w:div>
        <w:div w:id="77168214">
          <w:marLeft w:val="640"/>
          <w:marRight w:val="0"/>
          <w:marTop w:val="0"/>
          <w:marBottom w:val="0"/>
          <w:divBdr>
            <w:top w:val="none" w:sz="0" w:space="0" w:color="auto"/>
            <w:left w:val="none" w:sz="0" w:space="0" w:color="auto"/>
            <w:bottom w:val="none" w:sz="0" w:space="0" w:color="auto"/>
            <w:right w:val="none" w:sz="0" w:space="0" w:color="auto"/>
          </w:divBdr>
        </w:div>
        <w:div w:id="1490247171">
          <w:marLeft w:val="640"/>
          <w:marRight w:val="0"/>
          <w:marTop w:val="0"/>
          <w:marBottom w:val="0"/>
          <w:divBdr>
            <w:top w:val="none" w:sz="0" w:space="0" w:color="auto"/>
            <w:left w:val="none" w:sz="0" w:space="0" w:color="auto"/>
            <w:bottom w:val="none" w:sz="0" w:space="0" w:color="auto"/>
            <w:right w:val="none" w:sz="0" w:space="0" w:color="auto"/>
          </w:divBdr>
        </w:div>
        <w:div w:id="1140852243">
          <w:marLeft w:val="640"/>
          <w:marRight w:val="0"/>
          <w:marTop w:val="0"/>
          <w:marBottom w:val="0"/>
          <w:divBdr>
            <w:top w:val="none" w:sz="0" w:space="0" w:color="auto"/>
            <w:left w:val="none" w:sz="0" w:space="0" w:color="auto"/>
            <w:bottom w:val="none" w:sz="0" w:space="0" w:color="auto"/>
            <w:right w:val="none" w:sz="0" w:space="0" w:color="auto"/>
          </w:divBdr>
        </w:div>
        <w:div w:id="390276543">
          <w:marLeft w:val="640"/>
          <w:marRight w:val="0"/>
          <w:marTop w:val="0"/>
          <w:marBottom w:val="0"/>
          <w:divBdr>
            <w:top w:val="none" w:sz="0" w:space="0" w:color="auto"/>
            <w:left w:val="none" w:sz="0" w:space="0" w:color="auto"/>
            <w:bottom w:val="none" w:sz="0" w:space="0" w:color="auto"/>
            <w:right w:val="none" w:sz="0" w:space="0" w:color="auto"/>
          </w:divBdr>
        </w:div>
        <w:div w:id="636304624">
          <w:marLeft w:val="640"/>
          <w:marRight w:val="0"/>
          <w:marTop w:val="0"/>
          <w:marBottom w:val="0"/>
          <w:divBdr>
            <w:top w:val="none" w:sz="0" w:space="0" w:color="auto"/>
            <w:left w:val="none" w:sz="0" w:space="0" w:color="auto"/>
            <w:bottom w:val="none" w:sz="0" w:space="0" w:color="auto"/>
            <w:right w:val="none" w:sz="0" w:space="0" w:color="auto"/>
          </w:divBdr>
        </w:div>
        <w:div w:id="1325008402">
          <w:marLeft w:val="640"/>
          <w:marRight w:val="0"/>
          <w:marTop w:val="0"/>
          <w:marBottom w:val="0"/>
          <w:divBdr>
            <w:top w:val="none" w:sz="0" w:space="0" w:color="auto"/>
            <w:left w:val="none" w:sz="0" w:space="0" w:color="auto"/>
            <w:bottom w:val="none" w:sz="0" w:space="0" w:color="auto"/>
            <w:right w:val="none" w:sz="0" w:space="0" w:color="auto"/>
          </w:divBdr>
        </w:div>
        <w:div w:id="1489708412">
          <w:marLeft w:val="640"/>
          <w:marRight w:val="0"/>
          <w:marTop w:val="0"/>
          <w:marBottom w:val="0"/>
          <w:divBdr>
            <w:top w:val="none" w:sz="0" w:space="0" w:color="auto"/>
            <w:left w:val="none" w:sz="0" w:space="0" w:color="auto"/>
            <w:bottom w:val="none" w:sz="0" w:space="0" w:color="auto"/>
            <w:right w:val="none" w:sz="0" w:space="0" w:color="auto"/>
          </w:divBdr>
        </w:div>
        <w:div w:id="660541172">
          <w:marLeft w:val="640"/>
          <w:marRight w:val="0"/>
          <w:marTop w:val="0"/>
          <w:marBottom w:val="0"/>
          <w:divBdr>
            <w:top w:val="none" w:sz="0" w:space="0" w:color="auto"/>
            <w:left w:val="none" w:sz="0" w:space="0" w:color="auto"/>
            <w:bottom w:val="none" w:sz="0" w:space="0" w:color="auto"/>
            <w:right w:val="none" w:sz="0" w:space="0" w:color="auto"/>
          </w:divBdr>
        </w:div>
        <w:div w:id="1090465760">
          <w:marLeft w:val="640"/>
          <w:marRight w:val="0"/>
          <w:marTop w:val="0"/>
          <w:marBottom w:val="0"/>
          <w:divBdr>
            <w:top w:val="none" w:sz="0" w:space="0" w:color="auto"/>
            <w:left w:val="none" w:sz="0" w:space="0" w:color="auto"/>
            <w:bottom w:val="none" w:sz="0" w:space="0" w:color="auto"/>
            <w:right w:val="none" w:sz="0" w:space="0" w:color="auto"/>
          </w:divBdr>
        </w:div>
        <w:div w:id="1132863762">
          <w:marLeft w:val="640"/>
          <w:marRight w:val="0"/>
          <w:marTop w:val="0"/>
          <w:marBottom w:val="0"/>
          <w:divBdr>
            <w:top w:val="none" w:sz="0" w:space="0" w:color="auto"/>
            <w:left w:val="none" w:sz="0" w:space="0" w:color="auto"/>
            <w:bottom w:val="none" w:sz="0" w:space="0" w:color="auto"/>
            <w:right w:val="none" w:sz="0" w:space="0" w:color="auto"/>
          </w:divBdr>
        </w:div>
        <w:div w:id="1401755144">
          <w:marLeft w:val="640"/>
          <w:marRight w:val="0"/>
          <w:marTop w:val="0"/>
          <w:marBottom w:val="0"/>
          <w:divBdr>
            <w:top w:val="none" w:sz="0" w:space="0" w:color="auto"/>
            <w:left w:val="none" w:sz="0" w:space="0" w:color="auto"/>
            <w:bottom w:val="none" w:sz="0" w:space="0" w:color="auto"/>
            <w:right w:val="none" w:sz="0" w:space="0" w:color="auto"/>
          </w:divBdr>
        </w:div>
        <w:div w:id="1287813435">
          <w:marLeft w:val="640"/>
          <w:marRight w:val="0"/>
          <w:marTop w:val="0"/>
          <w:marBottom w:val="0"/>
          <w:divBdr>
            <w:top w:val="none" w:sz="0" w:space="0" w:color="auto"/>
            <w:left w:val="none" w:sz="0" w:space="0" w:color="auto"/>
            <w:bottom w:val="none" w:sz="0" w:space="0" w:color="auto"/>
            <w:right w:val="none" w:sz="0" w:space="0" w:color="auto"/>
          </w:divBdr>
        </w:div>
        <w:div w:id="2065987327">
          <w:marLeft w:val="640"/>
          <w:marRight w:val="0"/>
          <w:marTop w:val="0"/>
          <w:marBottom w:val="0"/>
          <w:divBdr>
            <w:top w:val="none" w:sz="0" w:space="0" w:color="auto"/>
            <w:left w:val="none" w:sz="0" w:space="0" w:color="auto"/>
            <w:bottom w:val="none" w:sz="0" w:space="0" w:color="auto"/>
            <w:right w:val="none" w:sz="0" w:space="0" w:color="auto"/>
          </w:divBdr>
        </w:div>
        <w:div w:id="1312709939">
          <w:marLeft w:val="640"/>
          <w:marRight w:val="0"/>
          <w:marTop w:val="0"/>
          <w:marBottom w:val="0"/>
          <w:divBdr>
            <w:top w:val="none" w:sz="0" w:space="0" w:color="auto"/>
            <w:left w:val="none" w:sz="0" w:space="0" w:color="auto"/>
            <w:bottom w:val="none" w:sz="0" w:space="0" w:color="auto"/>
            <w:right w:val="none" w:sz="0" w:space="0" w:color="auto"/>
          </w:divBdr>
        </w:div>
        <w:div w:id="378751805">
          <w:marLeft w:val="640"/>
          <w:marRight w:val="0"/>
          <w:marTop w:val="0"/>
          <w:marBottom w:val="0"/>
          <w:divBdr>
            <w:top w:val="none" w:sz="0" w:space="0" w:color="auto"/>
            <w:left w:val="none" w:sz="0" w:space="0" w:color="auto"/>
            <w:bottom w:val="none" w:sz="0" w:space="0" w:color="auto"/>
            <w:right w:val="none" w:sz="0" w:space="0" w:color="auto"/>
          </w:divBdr>
        </w:div>
        <w:div w:id="337856008">
          <w:marLeft w:val="640"/>
          <w:marRight w:val="0"/>
          <w:marTop w:val="0"/>
          <w:marBottom w:val="0"/>
          <w:divBdr>
            <w:top w:val="none" w:sz="0" w:space="0" w:color="auto"/>
            <w:left w:val="none" w:sz="0" w:space="0" w:color="auto"/>
            <w:bottom w:val="none" w:sz="0" w:space="0" w:color="auto"/>
            <w:right w:val="none" w:sz="0" w:space="0" w:color="auto"/>
          </w:divBdr>
        </w:div>
        <w:div w:id="790050983">
          <w:marLeft w:val="640"/>
          <w:marRight w:val="0"/>
          <w:marTop w:val="0"/>
          <w:marBottom w:val="0"/>
          <w:divBdr>
            <w:top w:val="none" w:sz="0" w:space="0" w:color="auto"/>
            <w:left w:val="none" w:sz="0" w:space="0" w:color="auto"/>
            <w:bottom w:val="none" w:sz="0" w:space="0" w:color="auto"/>
            <w:right w:val="none" w:sz="0" w:space="0" w:color="auto"/>
          </w:divBdr>
        </w:div>
        <w:div w:id="1768958222">
          <w:marLeft w:val="640"/>
          <w:marRight w:val="0"/>
          <w:marTop w:val="0"/>
          <w:marBottom w:val="0"/>
          <w:divBdr>
            <w:top w:val="none" w:sz="0" w:space="0" w:color="auto"/>
            <w:left w:val="none" w:sz="0" w:space="0" w:color="auto"/>
            <w:bottom w:val="none" w:sz="0" w:space="0" w:color="auto"/>
            <w:right w:val="none" w:sz="0" w:space="0" w:color="auto"/>
          </w:divBdr>
        </w:div>
        <w:div w:id="88626865">
          <w:marLeft w:val="640"/>
          <w:marRight w:val="0"/>
          <w:marTop w:val="0"/>
          <w:marBottom w:val="0"/>
          <w:divBdr>
            <w:top w:val="none" w:sz="0" w:space="0" w:color="auto"/>
            <w:left w:val="none" w:sz="0" w:space="0" w:color="auto"/>
            <w:bottom w:val="none" w:sz="0" w:space="0" w:color="auto"/>
            <w:right w:val="none" w:sz="0" w:space="0" w:color="auto"/>
          </w:divBdr>
        </w:div>
        <w:div w:id="1928228115">
          <w:marLeft w:val="640"/>
          <w:marRight w:val="0"/>
          <w:marTop w:val="0"/>
          <w:marBottom w:val="0"/>
          <w:divBdr>
            <w:top w:val="none" w:sz="0" w:space="0" w:color="auto"/>
            <w:left w:val="none" w:sz="0" w:space="0" w:color="auto"/>
            <w:bottom w:val="none" w:sz="0" w:space="0" w:color="auto"/>
            <w:right w:val="none" w:sz="0" w:space="0" w:color="auto"/>
          </w:divBdr>
        </w:div>
        <w:div w:id="236330661">
          <w:marLeft w:val="640"/>
          <w:marRight w:val="0"/>
          <w:marTop w:val="0"/>
          <w:marBottom w:val="0"/>
          <w:divBdr>
            <w:top w:val="none" w:sz="0" w:space="0" w:color="auto"/>
            <w:left w:val="none" w:sz="0" w:space="0" w:color="auto"/>
            <w:bottom w:val="none" w:sz="0" w:space="0" w:color="auto"/>
            <w:right w:val="none" w:sz="0" w:space="0" w:color="auto"/>
          </w:divBdr>
        </w:div>
        <w:div w:id="1030103043">
          <w:marLeft w:val="640"/>
          <w:marRight w:val="0"/>
          <w:marTop w:val="0"/>
          <w:marBottom w:val="0"/>
          <w:divBdr>
            <w:top w:val="none" w:sz="0" w:space="0" w:color="auto"/>
            <w:left w:val="none" w:sz="0" w:space="0" w:color="auto"/>
            <w:bottom w:val="none" w:sz="0" w:space="0" w:color="auto"/>
            <w:right w:val="none" w:sz="0" w:space="0" w:color="auto"/>
          </w:divBdr>
        </w:div>
        <w:div w:id="886112446">
          <w:marLeft w:val="640"/>
          <w:marRight w:val="0"/>
          <w:marTop w:val="0"/>
          <w:marBottom w:val="0"/>
          <w:divBdr>
            <w:top w:val="none" w:sz="0" w:space="0" w:color="auto"/>
            <w:left w:val="none" w:sz="0" w:space="0" w:color="auto"/>
            <w:bottom w:val="none" w:sz="0" w:space="0" w:color="auto"/>
            <w:right w:val="none" w:sz="0" w:space="0" w:color="auto"/>
          </w:divBdr>
        </w:div>
        <w:div w:id="1913346060">
          <w:marLeft w:val="640"/>
          <w:marRight w:val="0"/>
          <w:marTop w:val="0"/>
          <w:marBottom w:val="0"/>
          <w:divBdr>
            <w:top w:val="none" w:sz="0" w:space="0" w:color="auto"/>
            <w:left w:val="none" w:sz="0" w:space="0" w:color="auto"/>
            <w:bottom w:val="none" w:sz="0" w:space="0" w:color="auto"/>
            <w:right w:val="none" w:sz="0" w:space="0" w:color="auto"/>
          </w:divBdr>
        </w:div>
        <w:div w:id="1976791474">
          <w:marLeft w:val="640"/>
          <w:marRight w:val="0"/>
          <w:marTop w:val="0"/>
          <w:marBottom w:val="0"/>
          <w:divBdr>
            <w:top w:val="none" w:sz="0" w:space="0" w:color="auto"/>
            <w:left w:val="none" w:sz="0" w:space="0" w:color="auto"/>
            <w:bottom w:val="none" w:sz="0" w:space="0" w:color="auto"/>
            <w:right w:val="none" w:sz="0" w:space="0" w:color="auto"/>
          </w:divBdr>
        </w:div>
        <w:div w:id="1985967441">
          <w:marLeft w:val="640"/>
          <w:marRight w:val="0"/>
          <w:marTop w:val="0"/>
          <w:marBottom w:val="0"/>
          <w:divBdr>
            <w:top w:val="none" w:sz="0" w:space="0" w:color="auto"/>
            <w:left w:val="none" w:sz="0" w:space="0" w:color="auto"/>
            <w:bottom w:val="none" w:sz="0" w:space="0" w:color="auto"/>
            <w:right w:val="none" w:sz="0" w:space="0" w:color="auto"/>
          </w:divBdr>
        </w:div>
        <w:div w:id="1431197937">
          <w:marLeft w:val="640"/>
          <w:marRight w:val="0"/>
          <w:marTop w:val="0"/>
          <w:marBottom w:val="0"/>
          <w:divBdr>
            <w:top w:val="none" w:sz="0" w:space="0" w:color="auto"/>
            <w:left w:val="none" w:sz="0" w:space="0" w:color="auto"/>
            <w:bottom w:val="none" w:sz="0" w:space="0" w:color="auto"/>
            <w:right w:val="none" w:sz="0" w:space="0" w:color="auto"/>
          </w:divBdr>
        </w:div>
        <w:div w:id="652414469">
          <w:marLeft w:val="640"/>
          <w:marRight w:val="0"/>
          <w:marTop w:val="0"/>
          <w:marBottom w:val="0"/>
          <w:divBdr>
            <w:top w:val="none" w:sz="0" w:space="0" w:color="auto"/>
            <w:left w:val="none" w:sz="0" w:space="0" w:color="auto"/>
            <w:bottom w:val="none" w:sz="0" w:space="0" w:color="auto"/>
            <w:right w:val="none" w:sz="0" w:space="0" w:color="auto"/>
          </w:divBdr>
        </w:div>
        <w:div w:id="1781486717">
          <w:marLeft w:val="640"/>
          <w:marRight w:val="0"/>
          <w:marTop w:val="0"/>
          <w:marBottom w:val="0"/>
          <w:divBdr>
            <w:top w:val="none" w:sz="0" w:space="0" w:color="auto"/>
            <w:left w:val="none" w:sz="0" w:space="0" w:color="auto"/>
            <w:bottom w:val="none" w:sz="0" w:space="0" w:color="auto"/>
            <w:right w:val="none" w:sz="0" w:space="0" w:color="auto"/>
          </w:divBdr>
        </w:div>
        <w:div w:id="1305235093">
          <w:marLeft w:val="640"/>
          <w:marRight w:val="0"/>
          <w:marTop w:val="0"/>
          <w:marBottom w:val="0"/>
          <w:divBdr>
            <w:top w:val="none" w:sz="0" w:space="0" w:color="auto"/>
            <w:left w:val="none" w:sz="0" w:space="0" w:color="auto"/>
            <w:bottom w:val="none" w:sz="0" w:space="0" w:color="auto"/>
            <w:right w:val="none" w:sz="0" w:space="0" w:color="auto"/>
          </w:divBdr>
        </w:div>
        <w:div w:id="1222473794">
          <w:marLeft w:val="640"/>
          <w:marRight w:val="0"/>
          <w:marTop w:val="0"/>
          <w:marBottom w:val="0"/>
          <w:divBdr>
            <w:top w:val="none" w:sz="0" w:space="0" w:color="auto"/>
            <w:left w:val="none" w:sz="0" w:space="0" w:color="auto"/>
            <w:bottom w:val="none" w:sz="0" w:space="0" w:color="auto"/>
            <w:right w:val="none" w:sz="0" w:space="0" w:color="auto"/>
          </w:divBdr>
        </w:div>
        <w:div w:id="607078584">
          <w:marLeft w:val="640"/>
          <w:marRight w:val="0"/>
          <w:marTop w:val="0"/>
          <w:marBottom w:val="0"/>
          <w:divBdr>
            <w:top w:val="none" w:sz="0" w:space="0" w:color="auto"/>
            <w:left w:val="none" w:sz="0" w:space="0" w:color="auto"/>
            <w:bottom w:val="none" w:sz="0" w:space="0" w:color="auto"/>
            <w:right w:val="none" w:sz="0" w:space="0" w:color="auto"/>
          </w:divBdr>
        </w:div>
        <w:div w:id="1395740714">
          <w:marLeft w:val="640"/>
          <w:marRight w:val="0"/>
          <w:marTop w:val="0"/>
          <w:marBottom w:val="0"/>
          <w:divBdr>
            <w:top w:val="none" w:sz="0" w:space="0" w:color="auto"/>
            <w:left w:val="none" w:sz="0" w:space="0" w:color="auto"/>
            <w:bottom w:val="none" w:sz="0" w:space="0" w:color="auto"/>
            <w:right w:val="none" w:sz="0" w:space="0" w:color="auto"/>
          </w:divBdr>
        </w:div>
        <w:div w:id="2102606225">
          <w:marLeft w:val="640"/>
          <w:marRight w:val="0"/>
          <w:marTop w:val="0"/>
          <w:marBottom w:val="0"/>
          <w:divBdr>
            <w:top w:val="none" w:sz="0" w:space="0" w:color="auto"/>
            <w:left w:val="none" w:sz="0" w:space="0" w:color="auto"/>
            <w:bottom w:val="none" w:sz="0" w:space="0" w:color="auto"/>
            <w:right w:val="none" w:sz="0" w:space="0" w:color="auto"/>
          </w:divBdr>
        </w:div>
        <w:div w:id="166794886">
          <w:marLeft w:val="640"/>
          <w:marRight w:val="0"/>
          <w:marTop w:val="0"/>
          <w:marBottom w:val="0"/>
          <w:divBdr>
            <w:top w:val="none" w:sz="0" w:space="0" w:color="auto"/>
            <w:left w:val="none" w:sz="0" w:space="0" w:color="auto"/>
            <w:bottom w:val="none" w:sz="0" w:space="0" w:color="auto"/>
            <w:right w:val="none" w:sz="0" w:space="0" w:color="auto"/>
          </w:divBdr>
        </w:div>
        <w:div w:id="391850045">
          <w:marLeft w:val="640"/>
          <w:marRight w:val="0"/>
          <w:marTop w:val="0"/>
          <w:marBottom w:val="0"/>
          <w:divBdr>
            <w:top w:val="none" w:sz="0" w:space="0" w:color="auto"/>
            <w:left w:val="none" w:sz="0" w:space="0" w:color="auto"/>
            <w:bottom w:val="none" w:sz="0" w:space="0" w:color="auto"/>
            <w:right w:val="none" w:sz="0" w:space="0" w:color="auto"/>
          </w:divBdr>
        </w:div>
        <w:div w:id="1312710087">
          <w:marLeft w:val="640"/>
          <w:marRight w:val="0"/>
          <w:marTop w:val="0"/>
          <w:marBottom w:val="0"/>
          <w:divBdr>
            <w:top w:val="none" w:sz="0" w:space="0" w:color="auto"/>
            <w:left w:val="none" w:sz="0" w:space="0" w:color="auto"/>
            <w:bottom w:val="none" w:sz="0" w:space="0" w:color="auto"/>
            <w:right w:val="none" w:sz="0" w:space="0" w:color="auto"/>
          </w:divBdr>
        </w:div>
        <w:div w:id="771710078">
          <w:marLeft w:val="640"/>
          <w:marRight w:val="0"/>
          <w:marTop w:val="0"/>
          <w:marBottom w:val="0"/>
          <w:divBdr>
            <w:top w:val="none" w:sz="0" w:space="0" w:color="auto"/>
            <w:left w:val="none" w:sz="0" w:space="0" w:color="auto"/>
            <w:bottom w:val="none" w:sz="0" w:space="0" w:color="auto"/>
            <w:right w:val="none" w:sz="0" w:space="0" w:color="auto"/>
          </w:divBdr>
        </w:div>
        <w:div w:id="1806309144">
          <w:marLeft w:val="640"/>
          <w:marRight w:val="0"/>
          <w:marTop w:val="0"/>
          <w:marBottom w:val="0"/>
          <w:divBdr>
            <w:top w:val="none" w:sz="0" w:space="0" w:color="auto"/>
            <w:left w:val="none" w:sz="0" w:space="0" w:color="auto"/>
            <w:bottom w:val="none" w:sz="0" w:space="0" w:color="auto"/>
            <w:right w:val="none" w:sz="0" w:space="0" w:color="auto"/>
          </w:divBdr>
        </w:div>
        <w:div w:id="1897624430">
          <w:marLeft w:val="640"/>
          <w:marRight w:val="0"/>
          <w:marTop w:val="0"/>
          <w:marBottom w:val="0"/>
          <w:divBdr>
            <w:top w:val="none" w:sz="0" w:space="0" w:color="auto"/>
            <w:left w:val="none" w:sz="0" w:space="0" w:color="auto"/>
            <w:bottom w:val="none" w:sz="0" w:space="0" w:color="auto"/>
            <w:right w:val="none" w:sz="0" w:space="0" w:color="auto"/>
          </w:divBdr>
        </w:div>
        <w:div w:id="1874029331">
          <w:marLeft w:val="640"/>
          <w:marRight w:val="0"/>
          <w:marTop w:val="0"/>
          <w:marBottom w:val="0"/>
          <w:divBdr>
            <w:top w:val="none" w:sz="0" w:space="0" w:color="auto"/>
            <w:left w:val="none" w:sz="0" w:space="0" w:color="auto"/>
            <w:bottom w:val="none" w:sz="0" w:space="0" w:color="auto"/>
            <w:right w:val="none" w:sz="0" w:space="0" w:color="auto"/>
          </w:divBdr>
        </w:div>
        <w:div w:id="1659961685">
          <w:marLeft w:val="640"/>
          <w:marRight w:val="0"/>
          <w:marTop w:val="0"/>
          <w:marBottom w:val="0"/>
          <w:divBdr>
            <w:top w:val="none" w:sz="0" w:space="0" w:color="auto"/>
            <w:left w:val="none" w:sz="0" w:space="0" w:color="auto"/>
            <w:bottom w:val="none" w:sz="0" w:space="0" w:color="auto"/>
            <w:right w:val="none" w:sz="0" w:space="0" w:color="auto"/>
          </w:divBdr>
        </w:div>
        <w:div w:id="252131029">
          <w:marLeft w:val="640"/>
          <w:marRight w:val="0"/>
          <w:marTop w:val="0"/>
          <w:marBottom w:val="0"/>
          <w:divBdr>
            <w:top w:val="none" w:sz="0" w:space="0" w:color="auto"/>
            <w:left w:val="none" w:sz="0" w:space="0" w:color="auto"/>
            <w:bottom w:val="none" w:sz="0" w:space="0" w:color="auto"/>
            <w:right w:val="none" w:sz="0" w:space="0" w:color="auto"/>
          </w:divBdr>
        </w:div>
        <w:div w:id="482433737">
          <w:marLeft w:val="640"/>
          <w:marRight w:val="0"/>
          <w:marTop w:val="0"/>
          <w:marBottom w:val="0"/>
          <w:divBdr>
            <w:top w:val="none" w:sz="0" w:space="0" w:color="auto"/>
            <w:left w:val="none" w:sz="0" w:space="0" w:color="auto"/>
            <w:bottom w:val="none" w:sz="0" w:space="0" w:color="auto"/>
            <w:right w:val="none" w:sz="0" w:space="0" w:color="auto"/>
          </w:divBdr>
        </w:div>
        <w:div w:id="50735336">
          <w:marLeft w:val="640"/>
          <w:marRight w:val="0"/>
          <w:marTop w:val="0"/>
          <w:marBottom w:val="0"/>
          <w:divBdr>
            <w:top w:val="none" w:sz="0" w:space="0" w:color="auto"/>
            <w:left w:val="none" w:sz="0" w:space="0" w:color="auto"/>
            <w:bottom w:val="none" w:sz="0" w:space="0" w:color="auto"/>
            <w:right w:val="none" w:sz="0" w:space="0" w:color="auto"/>
          </w:divBdr>
        </w:div>
        <w:div w:id="1517425686">
          <w:marLeft w:val="640"/>
          <w:marRight w:val="0"/>
          <w:marTop w:val="0"/>
          <w:marBottom w:val="0"/>
          <w:divBdr>
            <w:top w:val="none" w:sz="0" w:space="0" w:color="auto"/>
            <w:left w:val="none" w:sz="0" w:space="0" w:color="auto"/>
            <w:bottom w:val="none" w:sz="0" w:space="0" w:color="auto"/>
            <w:right w:val="none" w:sz="0" w:space="0" w:color="auto"/>
          </w:divBdr>
        </w:div>
        <w:div w:id="740640934">
          <w:marLeft w:val="640"/>
          <w:marRight w:val="0"/>
          <w:marTop w:val="0"/>
          <w:marBottom w:val="0"/>
          <w:divBdr>
            <w:top w:val="none" w:sz="0" w:space="0" w:color="auto"/>
            <w:left w:val="none" w:sz="0" w:space="0" w:color="auto"/>
            <w:bottom w:val="none" w:sz="0" w:space="0" w:color="auto"/>
            <w:right w:val="none" w:sz="0" w:space="0" w:color="auto"/>
          </w:divBdr>
        </w:div>
        <w:div w:id="940988488">
          <w:marLeft w:val="640"/>
          <w:marRight w:val="0"/>
          <w:marTop w:val="0"/>
          <w:marBottom w:val="0"/>
          <w:divBdr>
            <w:top w:val="none" w:sz="0" w:space="0" w:color="auto"/>
            <w:left w:val="none" w:sz="0" w:space="0" w:color="auto"/>
            <w:bottom w:val="none" w:sz="0" w:space="0" w:color="auto"/>
            <w:right w:val="none" w:sz="0" w:space="0" w:color="auto"/>
          </w:divBdr>
        </w:div>
        <w:div w:id="1399749935">
          <w:marLeft w:val="640"/>
          <w:marRight w:val="0"/>
          <w:marTop w:val="0"/>
          <w:marBottom w:val="0"/>
          <w:divBdr>
            <w:top w:val="none" w:sz="0" w:space="0" w:color="auto"/>
            <w:left w:val="none" w:sz="0" w:space="0" w:color="auto"/>
            <w:bottom w:val="none" w:sz="0" w:space="0" w:color="auto"/>
            <w:right w:val="none" w:sz="0" w:space="0" w:color="auto"/>
          </w:divBdr>
        </w:div>
        <w:div w:id="776288269">
          <w:marLeft w:val="640"/>
          <w:marRight w:val="0"/>
          <w:marTop w:val="0"/>
          <w:marBottom w:val="0"/>
          <w:divBdr>
            <w:top w:val="none" w:sz="0" w:space="0" w:color="auto"/>
            <w:left w:val="none" w:sz="0" w:space="0" w:color="auto"/>
            <w:bottom w:val="none" w:sz="0" w:space="0" w:color="auto"/>
            <w:right w:val="none" w:sz="0" w:space="0" w:color="auto"/>
          </w:divBdr>
        </w:div>
        <w:div w:id="1810977064">
          <w:marLeft w:val="640"/>
          <w:marRight w:val="0"/>
          <w:marTop w:val="0"/>
          <w:marBottom w:val="0"/>
          <w:divBdr>
            <w:top w:val="none" w:sz="0" w:space="0" w:color="auto"/>
            <w:left w:val="none" w:sz="0" w:space="0" w:color="auto"/>
            <w:bottom w:val="none" w:sz="0" w:space="0" w:color="auto"/>
            <w:right w:val="none" w:sz="0" w:space="0" w:color="auto"/>
          </w:divBdr>
        </w:div>
        <w:div w:id="2130316596">
          <w:marLeft w:val="640"/>
          <w:marRight w:val="0"/>
          <w:marTop w:val="0"/>
          <w:marBottom w:val="0"/>
          <w:divBdr>
            <w:top w:val="none" w:sz="0" w:space="0" w:color="auto"/>
            <w:left w:val="none" w:sz="0" w:space="0" w:color="auto"/>
            <w:bottom w:val="none" w:sz="0" w:space="0" w:color="auto"/>
            <w:right w:val="none" w:sz="0" w:space="0" w:color="auto"/>
          </w:divBdr>
        </w:div>
        <w:div w:id="182061546">
          <w:marLeft w:val="640"/>
          <w:marRight w:val="0"/>
          <w:marTop w:val="0"/>
          <w:marBottom w:val="0"/>
          <w:divBdr>
            <w:top w:val="none" w:sz="0" w:space="0" w:color="auto"/>
            <w:left w:val="none" w:sz="0" w:space="0" w:color="auto"/>
            <w:bottom w:val="none" w:sz="0" w:space="0" w:color="auto"/>
            <w:right w:val="none" w:sz="0" w:space="0" w:color="auto"/>
          </w:divBdr>
        </w:div>
        <w:div w:id="1505514326">
          <w:marLeft w:val="640"/>
          <w:marRight w:val="0"/>
          <w:marTop w:val="0"/>
          <w:marBottom w:val="0"/>
          <w:divBdr>
            <w:top w:val="none" w:sz="0" w:space="0" w:color="auto"/>
            <w:left w:val="none" w:sz="0" w:space="0" w:color="auto"/>
            <w:bottom w:val="none" w:sz="0" w:space="0" w:color="auto"/>
            <w:right w:val="none" w:sz="0" w:space="0" w:color="auto"/>
          </w:divBdr>
        </w:div>
        <w:div w:id="823163113">
          <w:marLeft w:val="640"/>
          <w:marRight w:val="0"/>
          <w:marTop w:val="0"/>
          <w:marBottom w:val="0"/>
          <w:divBdr>
            <w:top w:val="none" w:sz="0" w:space="0" w:color="auto"/>
            <w:left w:val="none" w:sz="0" w:space="0" w:color="auto"/>
            <w:bottom w:val="none" w:sz="0" w:space="0" w:color="auto"/>
            <w:right w:val="none" w:sz="0" w:space="0" w:color="auto"/>
          </w:divBdr>
        </w:div>
        <w:div w:id="660541282">
          <w:marLeft w:val="640"/>
          <w:marRight w:val="0"/>
          <w:marTop w:val="0"/>
          <w:marBottom w:val="0"/>
          <w:divBdr>
            <w:top w:val="none" w:sz="0" w:space="0" w:color="auto"/>
            <w:left w:val="none" w:sz="0" w:space="0" w:color="auto"/>
            <w:bottom w:val="none" w:sz="0" w:space="0" w:color="auto"/>
            <w:right w:val="none" w:sz="0" w:space="0" w:color="auto"/>
          </w:divBdr>
        </w:div>
        <w:div w:id="709961589">
          <w:marLeft w:val="640"/>
          <w:marRight w:val="0"/>
          <w:marTop w:val="0"/>
          <w:marBottom w:val="0"/>
          <w:divBdr>
            <w:top w:val="none" w:sz="0" w:space="0" w:color="auto"/>
            <w:left w:val="none" w:sz="0" w:space="0" w:color="auto"/>
            <w:bottom w:val="none" w:sz="0" w:space="0" w:color="auto"/>
            <w:right w:val="none" w:sz="0" w:space="0" w:color="auto"/>
          </w:divBdr>
        </w:div>
        <w:div w:id="938831982">
          <w:marLeft w:val="640"/>
          <w:marRight w:val="0"/>
          <w:marTop w:val="0"/>
          <w:marBottom w:val="0"/>
          <w:divBdr>
            <w:top w:val="none" w:sz="0" w:space="0" w:color="auto"/>
            <w:left w:val="none" w:sz="0" w:space="0" w:color="auto"/>
            <w:bottom w:val="none" w:sz="0" w:space="0" w:color="auto"/>
            <w:right w:val="none" w:sz="0" w:space="0" w:color="auto"/>
          </w:divBdr>
        </w:div>
        <w:div w:id="1531912403">
          <w:marLeft w:val="640"/>
          <w:marRight w:val="0"/>
          <w:marTop w:val="0"/>
          <w:marBottom w:val="0"/>
          <w:divBdr>
            <w:top w:val="none" w:sz="0" w:space="0" w:color="auto"/>
            <w:left w:val="none" w:sz="0" w:space="0" w:color="auto"/>
            <w:bottom w:val="none" w:sz="0" w:space="0" w:color="auto"/>
            <w:right w:val="none" w:sz="0" w:space="0" w:color="auto"/>
          </w:divBdr>
        </w:div>
        <w:div w:id="1037200160">
          <w:marLeft w:val="640"/>
          <w:marRight w:val="0"/>
          <w:marTop w:val="0"/>
          <w:marBottom w:val="0"/>
          <w:divBdr>
            <w:top w:val="none" w:sz="0" w:space="0" w:color="auto"/>
            <w:left w:val="none" w:sz="0" w:space="0" w:color="auto"/>
            <w:bottom w:val="none" w:sz="0" w:space="0" w:color="auto"/>
            <w:right w:val="none" w:sz="0" w:space="0" w:color="auto"/>
          </w:divBdr>
        </w:div>
        <w:div w:id="1675721227">
          <w:marLeft w:val="640"/>
          <w:marRight w:val="0"/>
          <w:marTop w:val="0"/>
          <w:marBottom w:val="0"/>
          <w:divBdr>
            <w:top w:val="none" w:sz="0" w:space="0" w:color="auto"/>
            <w:left w:val="none" w:sz="0" w:space="0" w:color="auto"/>
            <w:bottom w:val="none" w:sz="0" w:space="0" w:color="auto"/>
            <w:right w:val="none" w:sz="0" w:space="0" w:color="auto"/>
          </w:divBdr>
        </w:div>
        <w:div w:id="912276157">
          <w:marLeft w:val="640"/>
          <w:marRight w:val="0"/>
          <w:marTop w:val="0"/>
          <w:marBottom w:val="0"/>
          <w:divBdr>
            <w:top w:val="none" w:sz="0" w:space="0" w:color="auto"/>
            <w:left w:val="none" w:sz="0" w:space="0" w:color="auto"/>
            <w:bottom w:val="none" w:sz="0" w:space="0" w:color="auto"/>
            <w:right w:val="none" w:sz="0" w:space="0" w:color="auto"/>
          </w:divBdr>
        </w:div>
        <w:div w:id="2110735515">
          <w:marLeft w:val="640"/>
          <w:marRight w:val="0"/>
          <w:marTop w:val="0"/>
          <w:marBottom w:val="0"/>
          <w:divBdr>
            <w:top w:val="none" w:sz="0" w:space="0" w:color="auto"/>
            <w:left w:val="none" w:sz="0" w:space="0" w:color="auto"/>
            <w:bottom w:val="none" w:sz="0" w:space="0" w:color="auto"/>
            <w:right w:val="none" w:sz="0" w:space="0" w:color="auto"/>
          </w:divBdr>
        </w:div>
        <w:div w:id="2064517581">
          <w:marLeft w:val="640"/>
          <w:marRight w:val="0"/>
          <w:marTop w:val="0"/>
          <w:marBottom w:val="0"/>
          <w:divBdr>
            <w:top w:val="none" w:sz="0" w:space="0" w:color="auto"/>
            <w:left w:val="none" w:sz="0" w:space="0" w:color="auto"/>
            <w:bottom w:val="none" w:sz="0" w:space="0" w:color="auto"/>
            <w:right w:val="none" w:sz="0" w:space="0" w:color="auto"/>
          </w:divBdr>
        </w:div>
        <w:div w:id="2055734662">
          <w:marLeft w:val="640"/>
          <w:marRight w:val="0"/>
          <w:marTop w:val="0"/>
          <w:marBottom w:val="0"/>
          <w:divBdr>
            <w:top w:val="none" w:sz="0" w:space="0" w:color="auto"/>
            <w:left w:val="none" w:sz="0" w:space="0" w:color="auto"/>
            <w:bottom w:val="none" w:sz="0" w:space="0" w:color="auto"/>
            <w:right w:val="none" w:sz="0" w:space="0" w:color="auto"/>
          </w:divBdr>
        </w:div>
        <w:div w:id="2048604498">
          <w:marLeft w:val="640"/>
          <w:marRight w:val="0"/>
          <w:marTop w:val="0"/>
          <w:marBottom w:val="0"/>
          <w:divBdr>
            <w:top w:val="none" w:sz="0" w:space="0" w:color="auto"/>
            <w:left w:val="none" w:sz="0" w:space="0" w:color="auto"/>
            <w:bottom w:val="none" w:sz="0" w:space="0" w:color="auto"/>
            <w:right w:val="none" w:sz="0" w:space="0" w:color="auto"/>
          </w:divBdr>
        </w:div>
        <w:div w:id="433984969">
          <w:marLeft w:val="640"/>
          <w:marRight w:val="0"/>
          <w:marTop w:val="0"/>
          <w:marBottom w:val="0"/>
          <w:divBdr>
            <w:top w:val="none" w:sz="0" w:space="0" w:color="auto"/>
            <w:left w:val="none" w:sz="0" w:space="0" w:color="auto"/>
            <w:bottom w:val="none" w:sz="0" w:space="0" w:color="auto"/>
            <w:right w:val="none" w:sz="0" w:space="0" w:color="auto"/>
          </w:divBdr>
        </w:div>
        <w:div w:id="1233352019">
          <w:marLeft w:val="640"/>
          <w:marRight w:val="0"/>
          <w:marTop w:val="0"/>
          <w:marBottom w:val="0"/>
          <w:divBdr>
            <w:top w:val="none" w:sz="0" w:space="0" w:color="auto"/>
            <w:left w:val="none" w:sz="0" w:space="0" w:color="auto"/>
            <w:bottom w:val="none" w:sz="0" w:space="0" w:color="auto"/>
            <w:right w:val="none" w:sz="0" w:space="0" w:color="auto"/>
          </w:divBdr>
        </w:div>
        <w:div w:id="775179865">
          <w:marLeft w:val="640"/>
          <w:marRight w:val="0"/>
          <w:marTop w:val="0"/>
          <w:marBottom w:val="0"/>
          <w:divBdr>
            <w:top w:val="none" w:sz="0" w:space="0" w:color="auto"/>
            <w:left w:val="none" w:sz="0" w:space="0" w:color="auto"/>
            <w:bottom w:val="none" w:sz="0" w:space="0" w:color="auto"/>
            <w:right w:val="none" w:sz="0" w:space="0" w:color="auto"/>
          </w:divBdr>
        </w:div>
        <w:div w:id="1379090077">
          <w:marLeft w:val="640"/>
          <w:marRight w:val="0"/>
          <w:marTop w:val="0"/>
          <w:marBottom w:val="0"/>
          <w:divBdr>
            <w:top w:val="none" w:sz="0" w:space="0" w:color="auto"/>
            <w:left w:val="none" w:sz="0" w:space="0" w:color="auto"/>
            <w:bottom w:val="none" w:sz="0" w:space="0" w:color="auto"/>
            <w:right w:val="none" w:sz="0" w:space="0" w:color="auto"/>
          </w:divBdr>
        </w:div>
        <w:div w:id="718016967">
          <w:marLeft w:val="640"/>
          <w:marRight w:val="0"/>
          <w:marTop w:val="0"/>
          <w:marBottom w:val="0"/>
          <w:divBdr>
            <w:top w:val="none" w:sz="0" w:space="0" w:color="auto"/>
            <w:left w:val="none" w:sz="0" w:space="0" w:color="auto"/>
            <w:bottom w:val="none" w:sz="0" w:space="0" w:color="auto"/>
            <w:right w:val="none" w:sz="0" w:space="0" w:color="auto"/>
          </w:divBdr>
        </w:div>
        <w:div w:id="499660566">
          <w:marLeft w:val="640"/>
          <w:marRight w:val="0"/>
          <w:marTop w:val="0"/>
          <w:marBottom w:val="0"/>
          <w:divBdr>
            <w:top w:val="none" w:sz="0" w:space="0" w:color="auto"/>
            <w:left w:val="none" w:sz="0" w:space="0" w:color="auto"/>
            <w:bottom w:val="none" w:sz="0" w:space="0" w:color="auto"/>
            <w:right w:val="none" w:sz="0" w:space="0" w:color="auto"/>
          </w:divBdr>
        </w:div>
        <w:div w:id="1757555656">
          <w:marLeft w:val="640"/>
          <w:marRight w:val="0"/>
          <w:marTop w:val="0"/>
          <w:marBottom w:val="0"/>
          <w:divBdr>
            <w:top w:val="none" w:sz="0" w:space="0" w:color="auto"/>
            <w:left w:val="none" w:sz="0" w:space="0" w:color="auto"/>
            <w:bottom w:val="none" w:sz="0" w:space="0" w:color="auto"/>
            <w:right w:val="none" w:sz="0" w:space="0" w:color="auto"/>
          </w:divBdr>
        </w:div>
        <w:div w:id="568225972">
          <w:marLeft w:val="640"/>
          <w:marRight w:val="0"/>
          <w:marTop w:val="0"/>
          <w:marBottom w:val="0"/>
          <w:divBdr>
            <w:top w:val="none" w:sz="0" w:space="0" w:color="auto"/>
            <w:left w:val="none" w:sz="0" w:space="0" w:color="auto"/>
            <w:bottom w:val="none" w:sz="0" w:space="0" w:color="auto"/>
            <w:right w:val="none" w:sz="0" w:space="0" w:color="auto"/>
          </w:divBdr>
        </w:div>
        <w:div w:id="1536694169">
          <w:marLeft w:val="640"/>
          <w:marRight w:val="0"/>
          <w:marTop w:val="0"/>
          <w:marBottom w:val="0"/>
          <w:divBdr>
            <w:top w:val="none" w:sz="0" w:space="0" w:color="auto"/>
            <w:left w:val="none" w:sz="0" w:space="0" w:color="auto"/>
            <w:bottom w:val="none" w:sz="0" w:space="0" w:color="auto"/>
            <w:right w:val="none" w:sz="0" w:space="0" w:color="auto"/>
          </w:divBdr>
        </w:div>
        <w:div w:id="1535850623">
          <w:marLeft w:val="640"/>
          <w:marRight w:val="0"/>
          <w:marTop w:val="0"/>
          <w:marBottom w:val="0"/>
          <w:divBdr>
            <w:top w:val="none" w:sz="0" w:space="0" w:color="auto"/>
            <w:left w:val="none" w:sz="0" w:space="0" w:color="auto"/>
            <w:bottom w:val="none" w:sz="0" w:space="0" w:color="auto"/>
            <w:right w:val="none" w:sz="0" w:space="0" w:color="auto"/>
          </w:divBdr>
        </w:div>
        <w:div w:id="26688702">
          <w:marLeft w:val="640"/>
          <w:marRight w:val="0"/>
          <w:marTop w:val="0"/>
          <w:marBottom w:val="0"/>
          <w:divBdr>
            <w:top w:val="none" w:sz="0" w:space="0" w:color="auto"/>
            <w:left w:val="none" w:sz="0" w:space="0" w:color="auto"/>
            <w:bottom w:val="none" w:sz="0" w:space="0" w:color="auto"/>
            <w:right w:val="none" w:sz="0" w:space="0" w:color="auto"/>
          </w:divBdr>
        </w:div>
        <w:div w:id="1913806540">
          <w:marLeft w:val="640"/>
          <w:marRight w:val="0"/>
          <w:marTop w:val="0"/>
          <w:marBottom w:val="0"/>
          <w:divBdr>
            <w:top w:val="none" w:sz="0" w:space="0" w:color="auto"/>
            <w:left w:val="none" w:sz="0" w:space="0" w:color="auto"/>
            <w:bottom w:val="none" w:sz="0" w:space="0" w:color="auto"/>
            <w:right w:val="none" w:sz="0" w:space="0" w:color="auto"/>
          </w:divBdr>
        </w:div>
        <w:div w:id="1625695405">
          <w:marLeft w:val="640"/>
          <w:marRight w:val="0"/>
          <w:marTop w:val="0"/>
          <w:marBottom w:val="0"/>
          <w:divBdr>
            <w:top w:val="none" w:sz="0" w:space="0" w:color="auto"/>
            <w:left w:val="none" w:sz="0" w:space="0" w:color="auto"/>
            <w:bottom w:val="none" w:sz="0" w:space="0" w:color="auto"/>
            <w:right w:val="none" w:sz="0" w:space="0" w:color="auto"/>
          </w:divBdr>
        </w:div>
        <w:div w:id="490365778">
          <w:marLeft w:val="640"/>
          <w:marRight w:val="0"/>
          <w:marTop w:val="0"/>
          <w:marBottom w:val="0"/>
          <w:divBdr>
            <w:top w:val="none" w:sz="0" w:space="0" w:color="auto"/>
            <w:left w:val="none" w:sz="0" w:space="0" w:color="auto"/>
            <w:bottom w:val="none" w:sz="0" w:space="0" w:color="auto"/>
            <w:right w:val="none" w:sz="0" w:space="0" w:color="auto"/>
          </w:divBdr>
        </w:div>
        <w:div w:id="1467162513">
          <w:marLeft w:val="640"/>
          <w:marRight w:val="0"/>
          <w:marTop w:val="0"/>
          <w:marBottom w:val="0"/>
          <w:divBdr>
            <w:top w:val="none" w:sz="0" w:space="0" w:color="auto"/>
            <w:left w:val="none" w:sz="0" w:space="0" w:color="auto"/>
            <w:bottom w:val="none" w:sz="0" w:space="0" w:color="auto"/>
            <w:right w:val="none" w:sz="0" w:space="0" w:color="auto"/>
          </w:divBdr>
        </w:div>
        <w:div w:id="462312797">
          <w:marLeft w:val="640"/>
          <w:marRight w:val="0"/>
          <w:marTop w:val="0"/>
          <w:marBottom w:val="0"/>
          <w:divBdr>
            <w:top w:val="none" w:sz="0" w:space="0" w:color="auto"/>
            <w:left w:val="none" w:sz="0" w:space="0" w:color="auto"/>
            <w:bottom w:val="none" w:sz="0" w:space="0" w:color="auto"/>
            <w:right w:val="none" w:sz="0" w:space="0" w:color="auto"/>
          </w:divBdr>
        </w:div>
        <w:div w:id="70275413">
          <w:marLeft w:val="640"/>
          <w:marRight w:val="0"/>
          <w:marTop w:val="0"/>
          <w:marBottom w:val="0"/>
          <w:divBdr>
            <w:top w:val="none" w:sz="0" w:space="0" w:color="auto"/>
            <w:left w:val="none" w:sz="0" w:space="0" w:color="auto"/>
            <w:bottom w:val="none" w:sz="0" w:space="0" w:color="auto"/>
            <w:right w:val="none" w:sz="0" w:space="0" w:color="auto"/>
          </w:divBdr>
        </w:div>
        <w:div w:id="1156604631">
          <w:marLeft w:val="640"/>
          <w:marRight w:val="0"/>
          <w:marTop w:val="0"/>
          <w:marBottom w:val="0"/>
          <w:divBdr>
            <w:top w:val="none" w:sz="0" w:space="0" w:color="auto"/>
            <w:left w:val="none" w:sz="0" w:space="0" w:color="auto"/>
            <w:bottom w:val="none" w:sz="0" w:space="0" w:color="auto"/>
            <w:right w:val="none" w:sz="0" w:space="0" w:color="auto"/>
          </w:divBdr>
        </w:div>
        <w:div w:id="85461866">
          <w:marLeft w:val="640"/>
          <w:marRight w:val="0"/>
          <w:marTop w:val="0"/>
          <w:marBottom w:val="0"/>
          <w:divBdr>
            <w:top w:val="none" w:sz="0" w:space="0" w:color="auto"/>
            <w:left w:val="none" w:sz="0" w:space="0" w:color="auto"/>
            <w:bottom w:val="none" w:sz="0" w:space="0" w:color="auto"/>
            <w:right w:val="none" w:sz="0" w:space="0" w:color="auto"/>
          </w:divBdr>
        </w:div>
        <w:div w:id="2034794319">
          <w:marLeft w:val="640"/>
          <w:marRight w:val="0"/>
          <w:marTop w:val="0"/>
          <w:marBottom w:val="0"/>
          <w:divBdr>
            <w:top w:val="none" w:sz="0" w:space="0" w:color="auto"/>
            <w:left w:val="none" w:sz="0" w:space="0" w:color="auto"/>
            <w:bottom w:val="none" w:sz="0" w:space="0" w:color="auto"/>
            <w:right w:val="none" w:sz="0" w:space="0" w:color="auto"/>
          </w:divBdr>
        </w:div>
        <w:div w:id="543561155">
          <w:marLeft w:val="640"/>
          <w:marRight w:val="0"/>
          <w:marTop w:val="0"/>
          <w:marBottom w:val="0"/>
          <w:divBdr>
            <w:top w:val="none" w:sz="0" w:space="0" w:color="auto"/>
            <w:left w:val="none" w:sz="0" w:space="0" w:color="auto"/>
            <w:bottom w:val="none" w:sz="0" w:space="0" w:color="auto"/>
            <w:right w:val="none" w:sz="0" w:space="0" w:color="auto"/>
          </w:divBdr>
        </w:div>
        <w:div w:id="1897163726">
          <w:marLeft w:val="640"/>
          <w:marRight w:val="0"/>
          <w:marTop w:val="0"/>
          <w:marBottom w:val="0"/>
          <w:divBdr>
            <w:top w:val="none" w:sz="0" w:space="0" w:color="auto"/>
            <w:left w:val="none" w:sz="0" w:space="0" w:color="auto"/>
            <w:bottom w:val="none" w:sz="0" w:space="0" w:color="auto"/>
            <w:right w:val="none" w:sz="0" w:space="0" w:color="auto"/>
          </w:divBdr>
        </w:div>
        <w:div w:id="1637879635">
          <w:marLeft w:val="640"/>
          <w:marRight w:val="0"/>
          <w:marTop w:val="0"/>
          <w:marBottom w:val="0"/>
          <w:divBdr>
            <w:top w:val="none" w:sz="0" w:space="0" w:color="auto"/>
            <w:left w:val="none" w:sz="0" w:space="0" w:color="auto"/>
            <w:bottom w:val="none" w:sz="0" w:space="0" w:color="auto"/>
            <w:right w:val="none" w:sz="0" w:space="0" w:color="auto"/>
          </w:divBdr>
        </w:div>
        <w:div w:id="1834485296">
          <w:marLeft w:val="640"/>
          <w:marRight w:val="0"/>
          <w:marTop w:val="0"/>
          <w:marBottom w:val="0"/>
          <w:divBdr>
            <w:top w:val="none" w:sz="0" w:space="0" w:color="auto"/>
            <w:left w:val="none" w:sz="0" w:space="0" w:color="auto"/>
            <w:bottom w:val="none" w:sz="0" w:space="0" w:color="auto"/>
            <w:right w:val="none" w:sz="0" w:space="0" w:color="auto"/>
          </w:divBdr>
        </w:div>
        <w:div w:id="1634366097">
          <w:marLeft w:val="640"/>
          <w:marRight w:val="0"/>
          <w:marTop w:val="0"/>
          <w:marBottom w:val="0"/>
          <w:divBdr>
            <w:top w:val="none" w:sz="0" w:space="0" w:color="auto"/>
            <w:left w:val="none" w:sz="0" w:space="0" w:color="auto"/>
            <w:bottom w:val="none" w:sz="0" w:space="0" w:color="auto"/>
            <w:right w:val="none" w:sz="0" w:space="0" w:color="auto"/>
          </w:divBdr>
        </w:div>
        <w:div w:id="1556235299">
          <w:marLeft w:val="640"/>
          <w:marRight w:val="0"/>
          <w:marTop w:val="0"/>
          <w:marBottom w:val="0"/>
          <w:divBdr>
            <w:top w:val="none" w:sz="0" w:space="0" w:color="auto"/>
            <w:left w:val="none" w:sz="0" w:space="0" w:color="auto"/>
            <w:bottom w:val="none" w:sz="0" w:space="0" w:color="auto"/>
            <w:right w:val="none" w:sz="0" w:space="0" w:color="auto"/>
          </w:divBdr>
        </w:div>
        <w:div w:id="455488261">
          <w:marLeft w:val="640"/>
          <w:marRight w:val="0"/>
          <w:marTop w:val="0"/>
          <w:marBottom w:val="0"/>
          <w:divBdr>
            <w:top w:val="none" w:sz="0" w:space="0" w:color="auto"/>
            <w:left w:val="none" w:sz="0" w:space="0" w:color="auto"/>
            <w:bottom w:val="none" w:sz="0" w:space="0" w:color="auto"/>
            <w:right w:val="none" w:sz="0" w:space="0" w:color="auto"/>
          </w:divBdr>
        </w:div>
        <w:div w:id="1439644392">
          <w:marLeft w:val="640"/>
          <w:marRight w:val="0"/>
          <w:marTop w:val="0"/>
          <w:marBottom w:val="0"/>
          <w:divBdr>
            <w:top w:val="none" w:sz="0" w:space="0" w:color="auto"/>
            <w:left w:val="none" w:sz="0" w:space="0" w:color="auto"/>
            <w:bottom w:val="none" w:sz="0" w:space="0" w:color="auto"/>
            <w:right w:val="none" w:sz="0" w:space="0" w:color="auto"/>
          </w:divBdr>
        </w:div>
        <w:div w:id="2088844274">
          <w:marLeft w:val="640"/>
          <w:marRight w:val="0"/>
          <w:marTop w:val="0"/>
          <w:marBottom w:val="0"/>
          <w:divBdr>
            <w:top w:val="none" w:sz="0" w:space="0" w:color="auto"/>
            <w:left w:val="none" w:sz="0" w:space="0" w:color="auto"/>
            <w:bottom w:val="none" w:sz="0" w:space="0" w:color="auto"/>
            <w:right w:val="none" w:sz="0" w:space="0" w:color="auto"/>
          </w:divBdr>
        </w:div>
        <w:div w:id="1475567505">
          <w:marLeft w:val="640"/>
          <w:marRight w:val="0"/>
          <w:marTop w:val="0"/>
          <w:marBottom w:val="0"/>
          <w:divBdr>
            <w:top w:val="none" w:sz="0" w:space="0" w:color="auto"/>
            <w:left w:val="none" w:sz="0" w:space="0" w:color="auto"/>
            <w:bottom w:val="none" w:sz="0" w:space="0" w:color="auto"/>
            <w:right w:val="none" w:sz="0" w:space="0" w:color="auto"/>
          </w:divBdr>
        </w:div>
        <w:div w:id="1889877871">
          <w:marLeft w:val="640"/>
          <w:marRight w:val="0"/>
          <w:marTop w:val="0"/>
          <w:marBottom w:val="0"/>
          <w:divBdr>
            <w:top w:val="none" w:sz="0" w:space="0" w:color="auto"/>
            <w:left w:val="none" w:sz="0" w:space="0" w:color="auto"/>
            <w:bottom w:val="none" w:sz="0" w:space="0" w:color="auto"/>
            <w:right w:val="none" w:sz="0" w:space="0" w:color="auto"/>
          </w:divBdr>
        </w:div>
        <w:div w:id="520094175">
          <w:marLeft w:val="640"/>
          <w:marRight w:val="0"/>
          <w:marTop w:val="0"/>
          <w:marBottom w:val="0"/>
          <w:divBdr>
            <w:top w:val="none" w:sz="0" w:space="0" w:color="auto"/>
            <w:left w:val="none" w:sz="0" w:space="0" w:color="auto"/>
            <w:bottom w:val="none" w:sz="0" w:space="0" w:color="auto"/>
            <w:right w:val="none" w:sz="0" w:space="0" w:color="auto"/>
          </w:divBdr>
        </w:div>
        <w:div w:id="1373388462">
          <w:marLeft w:val="640"/>
          <w:marRight w:val="0"/>
          <w:marTop w:val="0"/>
          <w:marBottom w:val="0"/>
          <w:divBdr>
            <w:top w:val="none" w:sz="0" w:space="0" w:color="auto"/>
            <w:left w:val="none" w:sz="0" w:space="0" w:color="auto"/>
            <w:bottom w:val="none" w:sz="0" w:space="0" w:color="auto"/>
            <w:right w:val="none" w:sz="0" w:space="0" w:color="auto"/>
          </w:divBdr>
        </w:div>
        <w:div w:id="764154979">
          <w:marLeft w:val="640"/>
          <w:marRight w:val="0"/>
          <w:marTop w:val="0"/>
          <w:marBottom w:val="0"/>
          <w:divBdr>
            <w:top w:val="none" w:sz="0" w:space="0" w:color="auto"/>
            <w:left w:val="none" w:sz="0" w:space="0" w:color="auto"/>
            <w:bottom w:val="none" w:sz="0" w:space="0" w:color="auto"/>
            <w:right w:val="none" w:sz="0" w:space="0" w:color="auto"/>
          </w:divBdr>
        </w:div>
        <w:div w:id="913735394">
          <w:marLeft w:val="640"/>
          <w:marRight w:val="0"/>
          <w:marTop w:val="0"/>
          <w:marBottom w:val="0"/>
          <w:divBdr>
            <w:top w:val="none" w:sz="0" w:space="0" w:color="auto"/>
            <w:left w:val="none" w:sz="0" w:space="0" w:color="auto"/>
            <w:bottom w:val="none" w:sz="0" w:space="0" w:color="auto"/>
            <w:right w:val="none" w:sz="0" w:space="0" w:color="auto"/>
          </w:divBdr>
        </w:div>
        <w:div w:id="1597709696">
          <w:marLeft w:val="640"/>
          <w:marRight w:val="0"/>
          <w:marTop w:val="0"/>
          <w:marBottom w:val="0"/>
          <w:divBdr>
            <w:top w:val="none" w:sz="0" w:space="0" w:color="auto"/>
            <w:left w:val="none" w:sz="0" w:space="0" w:color="auto"/>
            <w:bottom w:val="none" w:sz="0" w:space="0" w:color="auto"/>
            <w:right w:val="none" w:sz="0" w:space="0" w:color="auto"/>
          </w:divBdr>
        </w:div>
        <w:div w:id="1104763483">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077945">
      <w:bodyDiv w:val="1"/>
      <w:marLeft w:val="0"/>
      <w:marRight w:val="0"/>
      <w:marTop w:val="0"/>
      <w:marBottom w:val="0"/>
      <w:divBdr>
        <w:top w:val="none" w:sz="0" w:space="0" w:color="auto"/>
        <w:left w:val="none" w:sz="0" w:space="0" w:color="auto"/>
        <w:bottom w:val="none" w:sz="0" w:space="0" w:color="auto"/>
        <w:right w:val="none" w:sz="0" w:space="0" w:color="auto"/>
      </w:divBdr>
      <w:divsChild>
        <w:div w:id="553590987">
          <w:marLeft w:val="640"/>
          <w:marRight w:val="0"/>
          <w:marTop w:val="0"/>
          <w:marBottom w:val="0"/>
          <w:divBdr>
            <w:top w:val="none" w:sz="0" w:space="0" w:color="auto"/>
            <w:left w:val="none" w:sz="0" w:space="0" w:color="auto"/>
            <w:bottom w:val="none" w:sz="0" w:space="0" w:color="auto"/>
            <w:right w:val="none" w:sz="0" w:space="0" w:color="auto"/>
          </w:divBdr>
        </w:div>
        <w:div w:id="786316030">
          <w:marLeft w:val="640"/>
          <w:marRight w:val="0"/>
          <w:marTop w:val="0"/>
          <w:marBottom w:val="0"/>
          <w:divBdr>
            <w:top w:val="none" w:sz="0" w:space="0" w:color="auto"/>
            <w:left w:val="none" w:sz="0" w:space="0" w:color="auto"/>
            <w:bottom w:val="none" w:sz="0" w:space="0" w:color="auto"/>
            <w:right w:val="none" w:sz="0" w:space="0" w:color="auto"/>
          </w:divBdr>
        </w:div>
        <w:div w:id="1127705179">
          <w:marLeft w:val="640"/>
          <w:marRight w:val="0"/>
          <w:marTop w:val="0"/>
          <w:marBottom w:val="0"/>
          <w:divBdr>
            <w:top w:val="none" w:sz="0" w:space="0" w:color="auto"/>
            <w:left w:val="none" w:sz="0" w:space="0" w:color="auto"/>
            <w:bottom w:val="none" w:sz="0" w:space="0" w:color="auto"/>
            <w:right w:val="none" w:sz="0" w:space="0" w:color="auto"/>
          </w:divBdr>
        </w:div>
        <w:div w:id="1116019969">
          <w:marLeft w:val="640"/>
          <w:marRight w:val="0"/>
          <w:marTop w:val="0"/>
          <w:marBottom w:val="0"/>
          <w:divBdr>
            <w:top w:val="none" w:sz="0" w:space="0" w:color="auto"/>
            <w:left w:val="none" w:sz="0" w:space="0" w:color="auto"/>
            <w:bottom w:val="none" w:sz="0" w:space="0" w:color="auto"/>
            <w:right w:val="none" w:sz="0" w:space="0" w:color="auto"/>
          </w:divBdr>
        </w:div>
        <w:div w:id="1341933437">
          <w:marLeft w:val="640"/>
          <w:marRight w:val="0"/>
          <w:marTop w:val="0"/>
          <w:marBottom w:val="0"/>
          <w:divBdr>
            <w:top w:val="none" w:sz="0" w:space="0" w:color="auto"/>
            <w:left w:val="none" w:sz="0" w:space="0" w:color="auto"/>
            <w:bottom w:val="none" w:sz="0" w:space="0" w:color="auto"/>
            <w:right w:val="none" w:sz="0" w:space="0" w:color="auto"/>
          </w:divBdr>
        </w:div>
        <w:div w:id="750543116">
          <w:marLeft w:val="640"/>
          <w:marRight w:val="0"/>
          <w:marTop w:val="0"/>
          <w:marBottom w:val="0"/>
          <w:divBdr>
            <w:top w:val="none" w:sz="0" w:space="0" w:color="auto"/>
            <w:left w:val="none" w:sz="0" w:space="0" w:color="auto"/>
            <w:bottom w:val="none" w:sz="0" w:space="0" w:color="auto"/>
            <w:right w:val="none" w:sz="0" w:space="0" w:color="auto"/>
          </w:divBdr>
        </w:div>
        <w:div w:id="726147924">
          <w:marLeft w:val="640"/>
          <w:marRight w:val="0"/>
          <w:marTop w:val="0"/>
          <w:marBottom w:val="0"/>
          <w:divBdr>
            <w:top w:val="none" w:sz="0" w:space="0" w:color="auto"/>
            <w:left w:val="none" w:sz="0" w:space="0" w:color="auto"/>
            <w:bottom w:val="none" w:sz="0" w:space="0" w:color="auto"/>
            <w:right w:val="none" w:sz="0" w:space="0" w:color="auto"/>
          </w:divBdr>
        </w:div>
        <w:div w:id="1794133461">
          <w:marLeft w:val="640"/>
          <w:marRight w:val="0"/>
          <w:marTop w:val="0"/>
          <w:marBottom w:val="0"/>
          <w:divBdr>
            <w:top w:val="none" w:sz="0" w:space="0" w:color="auto"/>
            <w:left w:val="none" w:sz="0" w:space="0" w:color="auto"/>
            <w:bottom w:val="none" w:sz="0" w:space="0" w:color="auto"/>
            <w:right w:val="none" w:sz="0" w:space="0" w:color="auto"/>
          </w:divBdr>
        </w:div>
        <w:div w:id="2116974932">
          <w:marLeft w:val="640"/>
          <w:marRight w:val="0"/>
          <w:marTop w:val="0"/>
          <w:marBottom w:val="0"/>
          <w:divBdr>
            <w:top w:val="none" w:sz="0" w:space="0" w:color="auto"/>
            <w:left w:val="none" w:sz="0" w:space="0" w:color="auto"/>
            <w:bottom w:val="none" w:sz="0" w:space="0" w:color="auto"/>
            <w:right w:val="none" w:sz="0" w:space="0" w:color="auto"/>
          </w:divBdr>
        </w:div>
        <w:div w:id="1201284512">
          <w:marLeft w:val="640"/>
          <w:marRight w:val="0"/>
          <w:marTop w:val="0"/>
          <w:marBottom w:val="0"/>
          <w:divBdr>
            <w:top w:val="none" w:sz="0" w:space="0" w:color="auto"/>
            <w:left w:val="none" w:sz="0" w:space="0" w:color="auto"/>
            <w:bottom w:val="none" w:sz="0" w:space="0" w:color="auto"/>
            <w:right w:val="none" w:sz="0" w:space="0" w:color="auto"/>
          </w:divBdr>
        </w:div>
        <w:div w:id="44302542">
          <w:marLeft w:val="640"/>
          <w:marRight w:val="0"/>
          <w:marTop w:val="0"/>
          <w:marBottom w:val="0"/>
          <w:divBdr>
            <w:top w:val="none" w:sz="0" w:space="0" w:color="auto"/>
            <w:left w:val="none" w:sz="0" w:space="0" w:color="auto"/>
            <w:bottom w:val="none" w:sz="0" w:space="0" w:color="auto"/>
            <w:right w:val="none" w:sz="0" w:space="0" w:color="auto"/>
          </w:divBdr>
        </w:div>
        <w:div w:id="1836336550">
          <w:marLeft w:val="640"/>
          <w:marRight w:val="0"/>
          <w:marTop w:val="0"/>
          <w:marBottom w:val="0"/>
          <w:divBdr>
            <w:top w:val="none" w:sz="0" w:space="0" w:color="auto"/>
            <w:left w:val="none" w:sz="0" w:space="0" w:color="auto"/>
            <w:bottom w:val="none" w:sz="0" w:space="0" w:color="auto"/>
            <w:right w:val="none" w:sz="0" w:space="0" w:color="auto"/>
          </w:divBdr>
        </w:div>
        <w:div w:id="391119512">
          <w:marLeft w:val="640"/>
          <w:marRight w:val="0"/>
          <w:marTop w:val="0"/>
          <w:marBottom w:val="0"/>
          <w:divBdr>
            <w:top w:val="none" w:sz="0" w:space="0" w:color="auto"/>
            <w:left w:val="none" w:sz="0" w:space="0" w:color="auto"/>
            <w:bottom w:val="none" w:sz="0" w:space="0" w:color="auto"/>
            <w:right w:val="none" w:sz="0" w:space="0" w:color="auto"/>
          </w:divBdr>
        </w:div>
        <w:div w:id="473986574">
          <w:marLeft w:val="640"/>
          <w:marRight w:val="0"/>
          <w:marTop w:val="0"/>
          <w:marBottom w:val="0"/>
          <w:divBdr>
            <w:top w:val="none" w:sz="0" w:space="0" w:color="auto"/>
            <w:left w:val="none" w:sz="0" w:space="0" w:color="auto"/>
            <w:bottom w:val="none" w:sz="0" w:space="0" w:color="auto"/>
            <w:right w:val="none" w:sz="0" w:space="0" w:color="auto"/>
          </w:divBdr>
        </w:div>
        <w:div w:id="577178996">
          <w:marLeft w:val="640"/>
          <w:marRight w:val="0"/>
          <w:marTop w:val="0"/>
          <w:marBottom w:val="0"/>
          <w:divBdr>
            <w:top w:val="none" w:sz="0" w:space="0" w:color="auto"/>
            <w:left w:val="none" w:sz="0" w:space="0" w:color="auto"/>
            <w:bottom w:val="none" w:sz="0" w:space="0" w:color="auto"/>
            <w:right w:val="none" w:sz="0" w:space="0" w:color="auto"/>
          </w:divBdr>
        </w:div>
        <w:div w:id="490877416">
          <w:marLeft w:val="640"/>
          <w:marRight w:val="0"/>
          <w:marTop w:val="0"/>
          <w:marBottom w:val="0"/>
          <w:divBdr>
            <w:top w:val="none" w:sz="0" w:space="0" w:color="auto"/>
            <w:left w:val="none" w:sz="0" w:space="0" w:color="auto"/>
            <w:bottom w:val="none" w:sz="0" w:space="0" w:color="auto"/>
            <w:right w:val="none" w:sz="0" w:space="0" w:color="auto"/>
          </w:divBdr>
        </w:div>
        <w:div w:id="667709927">
          <w:marLeft w:val="640"/>
          <w:marRight w:val="0"/>
          <w:marTop w:val="0"/>
          <w:marBottom w:val="0"/>
          <w:divBdr>
            <w:top w:val="none" w:sz="0" w:space="0" w:color="auto"/>
            <w:left w:val="none" w:sz="0" w:space="0" w:color="auto"/>
            <w:bottom w:val="none" w:sz="0" w:space="0" w:color="auto"/>
            <w:right w:val="none" w:sz="0" w:space="0" w:color="auto"/>
          </w:divBdr>
        </w:div>
        <w:div w:id="1309165581">
          <w:marLeft w:val="640"/>
          <w:marRight w:val="0"/>
          <w:marTop w:val="0"/>
          <w:marBottom w:val="0"/>
          <w:divBdr>
            <w:top w:val="none" w:sz="0" w:space="0" w:color="auto"/>
            <w:left w:val="none" w:sz="0" w:space="0" w:color="auto"/>
            <w:bottom w:val="none" w:sz="0" w:space="0" w:color="auto"/>
            <w:right w:val="none" w:sz="0" w:space="0" w:color="auto"/>
          </w:divBdr>
        </w:div>
        <w:div w:id="1005279733">
          <w:marLeft w:val="640"/>
          <w:marRight w:val="0"/>
          <w:marTop w:val="0"/>
          <w:marBottom w:val="0"/>
          <w:divBdr>
            <w:top w:val="none" w:sz="0" w:space="0" w:color="auto"/>
            <w:left w:val="none" w:sz="0" w:space="0" w:color="auto"/>
            <w:bottom w:val="none" w:sz="0" w:space="0" w:color="auto"/>
            <w:right w:val="none" w:sz="0" w:space="0" w:color="auto"/>
          </w:divBdr>
        </w:div>
        <w:div w:id="1069228481">
          <w:marLeft w:val="640"/>
          <w:marRight w:val="0"/>
          <w:marTop w:val="0"/>
          <w:marBottom w:val="0"/>
          <w:divBdr>
            <w:top w:val="none" w:sz="0" w:space="0" w:color="auto"/>
            <w:left w:val="none" w:sz="0" w:space="0" w:color="auto"/>
            <w:bottom w:val="none" w:sz="0" w:space="0" w:color="auto"/>
            <w:right w:val="none" w:sz="0" w:space="0" w:color="auto"/>
          </w:divBdr>
        </w:div>
        <w:div w:id="93061967">
          <w:marLeft w:val="640"/>
          <w:marRight w:val="0"/>
          <w:marTop w:val="0"/>
          <w:marBottom w:val="0"/>
          <w:divBdr>
            <w:top w:val="none" w:sz="0" w:space="0" w:color="auto"/>
            <w:left w:val="none" w:sz="0" w:space="0" w:color="auto"/>
            <w:bottom w:val="none" w:sz="0" w:space="0" w:color="auto"/>
            <w:right w:val="none" w:sz="0" w:space="0" w:color="auto"/>
          </w:divBdr>
        </w:div>
        <w:div w:id="119689127">
          <w:marLeft w:val="640"/>
          <w:marRight w:val="0"/>
          <w:marTop w:val="0"/>
          <w:marBottom w:val="0"/>
          <w:divBdr>
            <w:top w:val="none" w:sz="0" w:space="0" w:color="auto"/>
            <w:left w:val="none" w:sz="0" w:space="0" w:color="auto"/>
            <w:bottom w:val="none" w:sz="0" w:space="0" w:color="auto"/>
            <w:right w:val="none" w:sz="0" w:space="0" w:color="auto"/>
          </w:divBdr>
        </w:div>
        <w:div w:id="1275819001">
          <w:marLeft w:val="640"/>
          <w:marRight w:val="0"/>
          <w:marTop w:val="0"/>
          <w:marBottom w:val="0"/>
          <w:divBdr>
            <w:top w:val="none" w:sz="0" w:space="0" w:color="auto"/>
            <w:left w:val="none" w:sz="0" w:space="0" w:color="auto"/>
            <w:bottom w:val="none" w:sz="0" w:space="0" w:color="auto"/>
            <w:right w:val="none" w:sz="0" w:space="0" w:color="auto"/>
          </w:divBdr>
        </w:div>
        <w:div w:id="1109620476">
          <w:marLeft w:val="640"/>
          <w:marRight w:val="0"/>
          <w:marTop w:val="0"/>
          <w:marBottom w:val="0"/>
          <w:divBdr>
            <w:top w:val="none" w:sz="0" w:space="0" w:color="auto"/>
            <w:left w:val="none" w:sz="0" w:space="0" w:color="auto"/>
            <w:bottom w:val="none" w:sz="0" w:space="0" w:color="auto"/>
            <w:right w:val="none" w:sz="0" w:space="0" w:color="auto"/>
          </w:divBdr>
        </w:div>
        <w:div w:id="1223444109">
          <w:marLeft w:val="640"/>
          <w:marRight w:val="0"/>
          <w:marTop w:val="0"/>
          <w:marBottom w:val="0"/>
          <w:divBdr>
            <w:top w:val="none" w:sz="0" w:space="0" w:color="auto"/>
            <w:left w:val="none" w:sz="0" w:space="0" w:color="auto"/>
            <w:bottom w:val="none" w:sz="0" w:space="0" w:color="auto"/>
            <w:right w:val="none" w:sz="0" w:space="0" w:color="auto"/>
          </w:divBdr>
        </w:div>
        <w:div w:id="1046487569">
          <w:marLeft w:val="640"/>
          <w:marRight w:val="0"/>
          <w:marTop w:val="0"/>
          <w:marBottom w:val="0"/>
          <w:divBdr>
            <w:top w:val="none" w:sz="0" w:space="0" w:color="auto"/>
            <w:left w:val="none" w:sz="0" w:space="0" w:color="auto"/>
            <w:bottom w:val="none" w:sz="0" w:space="0" w:color="auto"/>
            <w:right w:val="none" w:sz="0" w:space="0" w:color="auto"/>
          </w:divBdr>
        </w:div>
        <w:div w:id="2110006770">
          <w:marLeft w:val="640"/>
          <w:marRight w:val="0"/>
          <w:marTop w:val="0"/>
          <w:marBottom w:val="0"/>
          <w:divBdr>
            <w:top w:val="none" w:sz="0" w:space="0" w:color="auto"/>
            <w:left w:val="none" w:sz="0" w:space="0" w:color="auto"/>
            <w:bottom w:val="none" w:sz="0" w:space="0" w:color="auto"/>
            <w:right w:val="none" w:sz="0" w:space="0" w:color="auto"/>
          </w:divBdr>
        </w:div>
        <w:div w:id="1482649317">
          <w:marLeft w:val="640"/>
          <w:marRight w:val="0"/>
          <w:marTop w:val="0"/>
          <w:marBottom w:val="0"/>
          <w:divBdr>
            <w:top w:val="none" w:sz="0" w:space="0" w:color="auto"/>
            <w:left w:val="none" w:sz="0" w:space="0" w:color="auto"/>
            <w:bottom w:val="none" w:sz="0" w:space="0" w:color="auto"/>
            <w:right w:val="none" w:sz="0" w:space="0" w:color="auto"/>
          </w:divBdr>
        </w:div>
        <w:div w:id="55012013">
          <w:marLeft w:val="640"/>
          <w:marRight w:val="0"/>
          <w:marTop w:val="0"/>
          <w:marBottom w:val="0"/>
          <w:divBdr>
            <w:top w:val="none" w:sz="0" w:space="0" w:color="auto"/>
            <w:left w:val="none" w:sz="0" w:space="0" w:color="auto"/>
            <w:bottom w:val="none" w:sz="0" w:space="0" w:color="auto"/>
            <w:right w:val="none" w:sz="0" w:space="0" w:color="auto"/>
          </w:divBdr>
        </w:div>
        <w:div w:id="605891595">
          <w:marLeft w:val="640"/>
          <w:marRight w:val="0"/>
          <w:marTop w:val="0"/>
          <w:marBottom w:val="0"/>
          <w:divBdr>
            <w:top w:val="none" w:sz="0" w:space="0" w:color="auto"/>
            <w:left w:val="none" w:sz="0" w:space="0" w:color="auto"/>
            <w:bottom w:val="none" w:sz="0" w:space="0" w:color="auto"/>
            <w:right w:val="none" w:sz="0" w:space="0" w:color="auto"/>
          </w:divBdr>
        </w:div>
        <w:div w:id="884487258">
          <w:marLeft w:val="640"/>
          <w:marRight w:val="0"/>
          <w:marTop w:val="0"/>
          <w:marBottom w:val="0"/>
          <w:divBdr>
            <w:top w:val="none" w:sz="0" w:space="0" w:color="auto"/>
            <w:left w:val="none" w:sz="0" w:space="0" w:color="auto"/>
            <w:bottom w:val="none" w:sz="0" w:space="0" w:color="auto"/>
            <w:right w:val="none" w:sz="0" w:space="0" w:color="auto"/>
          </w:divBdr>
        </w:div>
        <w:div w:id="1840927111">
          <w:marLeft w:val="640"/>
          <w:marRight w:val="0"/>
          <w:marTop w:val="0"/>
          <w:marBottom w:val="0"/>
          <w:divBdr>
            <w:top w:val="none" w:sz="0" w:space="0" w:color="auto"/>
            <w:left w:val="none" w:sz="0" w:space="0" w:color="auto"/>
            <w:bottom w:val="none" w:sz="0" w:space="0" w:color="auto"/>
            <w:right w:val="none" w:sz="0" w:space="0" w:color="auto"/>
          </w:divBdr>
        </w:div>
        <w:div w:id="1077247477">
          <w:marLeft w:val="640"/>
          <w:marRight w:val="0"/>
          <w:marTop w:val="0"/>
          <w:marBottom w:val="0"/>
          <w:divBdr>
            <w:top w:val="none" w:sz="0" w:space="0" w:color="auto"/>
            <w:left w:val="none" w:sz="0" w:space="0" w:color="auto"/>
            <w:bottom w:val="none" w:sz="0" w:space="0" w:color="auto"/>
            <w:right w:val="none" w:sz="0" w:space="0" w:color="auto"/>
          </w:divBdr>
        </w:div>
        <w:div w:id="1563103782">
          <w:marLeft w:val="640"/>
          <w:marRight w:val="0"/>
          <w:marTop w:val="0"/>
          <w:marBottom w:val="0"/>
          <w:divBdr>
            <w:top w:val="none" w:sz="0" w:space="0" w:color="auto"/>
            <w:left w:val="none" w:sz="0" w:space="0" w:color="auto"/>
            <w:bottom w:val="none" w:sz="0" w:space="0" w:color="auto"/>
            <w:right w:val="none" w:sz="0" w:space="0" w:color="auto"/>
          </w:divBdr>
        </w:div>
        <w:div w:id="1151599154">
          <w:marLeft w:val="640"/>
          <w:marRight w:val="0"/>
          <w:marTop w:val="0"/>
          <w:marBottom w:val="0"/>
          <w:divBdr>
            <w:top w:val="none" w:sz="0" w:space="0" w:color="auto"/>
            <w:left w:val="none" w:sz="0" w:space="0" w:color="auto"/>
            <w:bottom w:val="none" w:sz="0" w:space="0" w:color="auto"/>
            <w:right w:val="none" w:sz="0" w:space="0" w:color="auto"/>
          </w:divBdr>
        </w:div>
        <w:div w:id="999578278">
          <w:marLeft w:val="640"/>
          <w:marRight w:val="0"/>
          <w:marTop w:val="0"/>
          <w:marBottom w:val="0"/>
          <w:divBdr>
            <w:top w:val="none" w:sz="0" w:space="0" w:color="auto"/>
            <w:left w:val="none" w:sz="0" w:space="0" w:color="auto"/>
            <w:bottom w:val="none" w:sz="0" w:space="0" w:color="auto"/>
            <w:right w:val="none" w:sz="0" w:space="0" w:color="auto"/>
          </w:divBdr>
        </w:div>
        <w:div w:id="1191063630">
          <w:marLeft w:val="640"/>
          <w:marRight w:val="0"/>
          <w:marTop w:val="0"/>
          <w:marBottom w:val="0"/>
          <w:divBdr>
            <w:top w:val="none" w:sz="0" w:space="0" w:color="auto"/>
            <w:left w:val="none" w:sz="0" w:space="0" w:color="auto"/>
            <w:bottom w:val="none" w:sz="0" w:space="0" w:color="auto"/>
            <w:right w:val="none" w:sz="0" w:space="0" w:color="auto"/>
          </w:divBdr>
        </w:div>
        <w:div w:id="913776316">
          <w:marLeft w:val="640"/>
          <w:marRight w:val="0"/>
          <w:marTop w:val="0"/>
          <w:marBottom w:val="0"/>
          <w:divBdr>
            <w:top w:val="none" w:sz="0" w:space="0" w:color="auto"/>
            <w:left w:val="none" w:sz="0" w:space="0" w:color="auto"/>
            <w:bottom w:val="none" w:sz="0" w:space="0" w:color="auto"/>
            <w:right w:val="none" w:sz="0" w:space="0" w:color="auto"/>
          </w:divBdr>
        </w:div>
        <w:div w:id="359739819">
          <w:marLeft w:val="640"/>
          <w:marRight w:val="0"/>
          <w:marTop w:val="0"/>
          <w:marBottom w:val="0"/>
          <w:divBdr>
            <w:top w:val="none" w:sz="0" w:space="0" w:color="auto"/>
            <w:left w:val="none" w:sz="0" w:space="0" w:color="auto"/>
            <w:bottom w:val="none" w:sz="0" w:space="0" w:color="auto"/>
            <w:right w:val="none" w:sz="0" w:space="0" w:color="auto"/>
          </w:divBdr>
        </w:div>
        <w:div w:id="78407835">
          <w:marLeft w:val="640"/>
          <w:marRight w:val="0"/>
          <w:marTop w:val="0"/>
          <w:marBottom w:val="0"/>
          <w:divBdr>
            <w:top w:val="none" w:sz="0" w:space="0" w:color="auto"/>
            <w:left w:val="none" w:sz="0" w:space="0" w:color="auto"/>
            <w:bottom w:val="none" w:sz="0" w:space="0" w:color="auto"/>
            <w:right w:val="none" w:sz="0" w:space="0" w:color="auto"/>
          </w:divBdr>
        </w:div>
        <w:div w:id="812143496">
          <w:marLeft w:val="640"/>
          <w:marRight w:val="0"/>
          <w:marTop w:val="0"/>
          <w:marBottom w:val="0"/>
          <w:divBdr>
            <w:top w:val="none" w:sz="0" w:space="0" w:color="auto"/>
            <w:left w:val="none" w:sz="0" w:space="0" w:color="auto"/>
            <w:bottom w:val="none" w:sz="0" w:space="0" w:color="auto"/>
            <w:right w:val="none" w:sz="0" w:space="0" w:color="auto"/>
          </w:divBdr>
        </w:div>
        <w:div w:id="838543212">
          <w:marLeft w:val="640"/>
          <w:marRight w:val="0"/>
          <w:marTop w:val="0"/>
          <w:marBottom w:val="0"/>
          <w:divBdr>
            <w:top w:val="none" w:sz="0" w:space="0" w:color="auto"/>
            <w:left w:val="none" w:sz="0" w:space="0" w:color="auto"/>
            <w:bottom w:val="none" w:sz="0" w:space="0" w:color="auto"/>
            <w:right w:val="none" w:sz="0" w:space="0" w:color="auto"/>
          </w:divBdr>
        </w:div>
        <w:div w:id="1693677687">
          <w:marLeft w:val="640"/>
          <w:marRight w:val="0"/>
          <w:marTop w:val="0"/>
          <w:marBottom w:val="0"/>
          <w:divBdr>
            <w:top w:val="none" w:sz="0" w:space="0" w:color="auto"/>
            <w:left w:val="none" w:sz="0" w:space="0" w:color="auto"/>
            <w:bottom w:val="none" w:sz="0" w:space="0" w:color="auto"/>
            <w:right w:val="none" w:sz="0" w:space="0" w:color="auto"/>
          </w:divBdr>
        </w:div>
        <w:div w:id="669479824">
          <w:marLeft w:val="640"/>
          <w:marRight w:val="0"/>
          <w:marTop w:val="0"/>
          <w:marBottom w:val="0"/>
          <w:divBdr>
            <w:top w:val="none" w:sz="0" w:space="0" w:color="auto"/>
            <w:left w:val="none" w:sz="0" w:space="0" w:color="auto"/>
            <w:bottom w:val="none" w:sz="0" w:space="0" w:color="auto"/>
            <w:right w:val="none" w:sz="0" w:space="0" w:color="auto"/>
          </w:divBdr>
        </w:div>
        <w:div w:id="2133403584">
          <w:marLeft w:val="640"/>
          <w:marRight w:val="0"/>
          <w:marTop w:val="0"/>
          <w:marBottom w:val="0"/>
          <w:divBdr>
            <w:top w:val="none" w:sz="0" w:space="0" w:color="auto"/>
            <w:left w:val="none" w:sz="0" w:space="0" w:color="auto"/>
            <w:bottom w:val="none" w:sz="0" w:space="0" w:color="auto"/>
            <w:right w:val="none" w:sz="0" w:space="0" w:color="auto"/>
          </w:divBdr>
        </w:div>
        <w:div w:id="166331616">
          <w:marLeft w:val="640"/>
          <w:marRight w:val="0"/>
          <w:marTop w:val="0"/>
          <w:marBottom w:val="0"/>
          <w:divBdr>
            <w:top w:val="none" w:sz="0" w:space="0" w:color="auto"/>
            <w:left w:val="none" w:sz="0" w:space="0" w:color="auto"/>
            <w:bottom w:val="none" w:sz="0" w:space="0" w:color="auto"/>
            <w:right w:val="none" w:sz="0" w:space="0" w:color="auto"/>
          </w:divBdr>
        </w:div>
        <w:div w:id="143159666">
          <w:marLeft w:val="640"/>
          <w:marRight w:val="0"/>
          <w:marTop w:val="0"/>
          <w:marBottom w:val="0"/>
          <w:divBdr>
            <w:top w:val="none" w:sz="0" w:space="0" w:color="auto"/>
            <w:left w:val="none" w:sz="0" w:space="0" w:color="auto"/>
            <w:bottom w:val="none" w:sz="0" w:space="0" w:color="auto"/>
            <w:right w:val="none" w:sz="0" w:space="0" w:color="auto"/>
          </w:divBdr>
        </w:div>
        <w:div w:id="1476408326">
          <w:marLeft w:val="640"/>
          <w:marRight w:val="0"/>
          <w:marTop w:val="0"/>
          <w:marBottom w:val="0"/>
          <w:divBdr>
            <w:top w:val="none" w:sz="0" w:space="0" w:color="auto"/>
            <w:left w:val="none" w:sz="0" w:space="0" w:color="auto"/>
            <w:bottom w:val="none" w:sz="0" w:space="0" w:color="auto"/>
            <w:right w:val="none" w:sz="0" w:space="0" w:color="auto"/>
          </w:divBdr>
        </w:div>
        <w:div w:id="1661931076">
          <w:marLeft w:val="640"/>
          <w:marRight w:val="0"/>
          <w:marTop w:val="0"/>
          <w:marBottom w:val="0"/>
          <w:divBdr>
            <w:top w:val="none" w:sz="0" w:space="0" w:color="auto"/>
            <w:left w:val="none" w:sz="0" w:space="0" w:color="auto"/>
            <w:bottom w:val="none" w:sz="0" w:space="0" w:color="auto"/>
            <w:right w:val="none" w:sz="0" w:space="0" w:color="auto"/>
          </w:divBdr>
        </w:div>
        <w:div w:id="1097753432">
          <w:marLeft w:val="640"/>
          <w:marRight w:val="0"/>
          <w:marTop w:val="0"/>
          <w:marBottom w:val="0"/>
          <w:divBdr>
            <w:top w:val="none" w:sz="0" w:space="0" w:color="auto"/>
            <w:left w:val="none" w:sz="0" w:space="0" w:color="auto"/>
            <w:bottom w:val="none" w:sz="0" w:space="0" w:color="auto"/>
            <w:right w:val="none" w:sz="0" w:space="0" w:color="auto"/>
          </w:divBdr>
        </w:div>
        <w:div w:id="1409769974">
          <w:marLeft w:val="640"/>
          <w:marRight w:val="0"/>
          <w:marTop w:val="0"/>
          <w:marBottom w:val="0"/>
          <w:divBdr>
            <w:top w:val="none" w:sz="0" w:space="0" w:color="auto"/>
            <w:left w:val="none" w:sz="0" w:space="0" w:color="auto"/>
            <w:bottom w:val="none" w:sz="0" w:space="0" w:color="auto"/>
            <w:right w:val="none" w:sz="0" w:space="0" w:color="auto"/>
          </w:divBdr>
        </w:div>
        <w:div w:id="1187981374">
          <w:marLeft w:val="640"/>
          <w:marRight w:val="0"/>
          <w:marTop w:val="0"/>
          <w:marBottom w:val="0"/>
          <w:divBdr>
            <w:top w:val="none" w:sz="0" w:space="0" w:color="auto"/>
            <w:left w:val="none" w:sz="0" w:space="0" w:color="auto"/>
            <w:bottom w:val="none" w:sz="0" w:space="0" w:color="auto"/>
            <w:right w:val="none" w:sz="0" w:space="0" w:color="auto"/>
          </w:divBdr>
        </w:div>
        <w:div w:id="1958831450">
          <w:marLeft w:val="640"/>
          <w:marRight w:val="0"/>
          <w:marTop w:val="0"/>
          <w:marBottom w:val="0"/>
          <w:divBdr>
            <w:top w:val="none" w:sz="0" w:space="0" w:color="auto"/>
            <w:left w:val="none" w:sz="0" w:space="0" w:color="auto"/>
            <w:bottom w:val="none" w:sz="0" w:space="0" w:color="auto"/>
            <w:right w:val="none" w:sz="0" w:space="0" w:color="auto"/>
          </w:divBdr>
        </w:div>
        <w:div w:id="1375235206">
          <w:marLeft w:val="640"/>
          <w:marRight w:val="0"/>
          <w:marTop w:val="0"/>
          <w:marBottom w:val="0"/>
          <w:divBdr>
            <w:top w:val="none" w:sz="0" w:space="0" w:color="auto"/>
            <w:left w:val="none" w:sz="0" w:space="0" w:color="auto"/>
            <w:bottom w:val="none" w:sz="0" w:space="0" w:color="auto"/>
            <w:right w:val="none" w:sz="0" w:space="0" w:color="auto"/>
          </w:divBdr>
        </w:div>
        <w:div w:id="1911229905">
          <w:marLeft w:val="640"/>
          <w:marRight w:val="0"/>
          <w:marTop w:val="0"/>
          <w:marBottom w:val="0"/>
          <w:divBdr>
            <w:top w:val="none" w:sz="0" w:space="0" w:color="auto"/>
            <w:left w:val="none" w:sz="0" w:space="0" w:color="auto"/>
            <w:bottom w:val="none" w:sz="0" w:space="0" w:color="auto"/>
            <w:right w:val="none" w:sz="0" w:space="0" w:color="auto"/>
          </w:divBdr>
        </w:div>
        <w:div w:id="347097183">
          <w:marLeft w:val="640"/>
          <w:marRight w:val="0"/>
          <w:marTop w:val="0"/>
          <w:marBottom w:val="0"/>
          <w:divBdr>
            <w:top w:val="none" w:sz="0" w:space="0" w:color="auto"/>
            <w:left w:val="none" w:sz="0" w:space="0" w:color="auto"/>
            <w:bottom w:val="none" w:sz="0" w:space="0" w:color="auto"/>
            <w:right w:val="none" w:sz="0" w:space="0" w:color="auto"/>
          </w:divBdr>
        </w:div>
        <w:div w:id="279651134">
          <w:marLeft w:val="640"/>
          <w:marRight w:val="0"/>
          <w:marTop w:val="0"/>
          <w:marBottom w:val="0"/>
          <w:divBdr>
            <w:top w:val="none" w:sz="0" w:space="0" w:color="auto"/>
            <w:left w:val="none" w:sz="0" w:space="0" w:color="auto"/>
            <w:bottom w:val="none" w:sz="0" w:space="0" w:color="auto"/>
            <w:right w:val="none" w:sz="0" w:space="0" w:color="auto"/>
          </w:divBdr>
        </w:div>
        <w:div w:id="573592239">
          <w:marLeft w:val="640"/>
          <w:marRight w:val="0"/>
          <w:marTop w:val="0"/>
          <w:marBottom w:val="0"/>
          <w:divBdr>
            <w:top w:val="none" w:sz="0" w:space="0" w:color="auto"/>
            <w:left w:val="none" w:sz="0" w:space="0" w:color="auto"/>
            <w:bottom w:val="none" w:sz="0" w:space="0" w:color="auto"/>
            <w:right w:val="none" w:sz="0" w:space="0" w:color="auto"/>
          </w:divBdr>
        </w:div>
        <w:div w:id="429593277">
          <w:marLeft w:val="640"/>
          <w:marRight w:val="0"/>
          <w:marTop w:val="0"/>
          <w:marBottom w:val="0"/>
          <w:divBdr>
            <w:top w:val="none" w:sz="0" w:space="0" w:color="auto"/>
            <w:left w:val="none" w:sz="0" w:space="0" w:color="auto"/>
            <w:bottom w:val="none" w:sz="0" w:space="0" w:color="auto"/>
            <w:right w:val="none" w:sz="0" w:space="0" w:color="auto"/>
          </w:divBdr>
        </w:div>
        <w:div w:id="1976324864">
          <w:marLeft w:val="640"/>
          <w:marRight w:val="0"/>
          <w:marTop w:val="0"/>
          <w:marBottom w:val="0"/>
          <w:divBdr>
            <w:top w:val="none" w:sz="0" w:space="0" w:color="auto"/>
            <w:left w:val="none" w:sz="0" w:space="0" w:color="auto"/>
            <w:bottom w:val="none" w:sz="0" w:space="0" w:color="auto"/>
            <w:right w:val="none" w:sz="0" w:space="0" w:color="auto"/>
          </w:divBdr>
        </w:div>
        <w:div w:id="910655387">
          <w:marLeft w:val="640"/>
          <w:marRight w:val="0"/>
          <w:marTop w:val="0"/>
          <w:marBottom w:val="0"/>
          <w:divBdr>
            <w:top w:val="none" w:sz="0" w:space="0" w:color="auto"/>
            <w:left w:val="none" w:sz="0" w:space="0" w:color="auto"/>
            <w:bottom w:val="none" w:sz="0" w:space="0" w:color="auto"/>
            <w:right w:val="none" w:sz="0" w:space="0" w:color="auto"/>
          </w:divBdr>
        </w:div>
        <w:div w:id="321472885">
          <w:marLeft w:val="640"/>
          <w:marRight w:val="0"/>
          <w:marTop w:val="0"/>
          <w:marBottom w:val="0"/>
          <w:divBdr>
            <w:top w:val="none" w:sz="0" w:space="0" w:color="auto"/>
            <w:left w:val="none" w:sz="0" w:space="0" w:color="auto"/>
            <w:bottom w:val="none" w:sz="0" w:space="0" w:color="auto"/>
            <w:right w:val="none" w:sz="0" w:space="0" w:color="auto"/>
          </w:divBdr>
        </w:div>
        <w:div w:id="845481106">
          <w:marLeft w:val="640"/>
          <w:marRight w:val="0"/>
          <w:marTop w:val="0"/>
          <w:marBottom w:val="0"/>
          <w:divBdr>
            <w:top w:val="none" w:sz="0" w:space="0" w:color="auto"/>
            <w:left w:val="none" w:sz="0" w:space="0" w:color="auto"/>
            <w:bottom w:val="none" w:sz="0" w:space="0" w:color="auto"/>
            <w:right w:val="none" w:sz="0" w:space="0" w:color="auto"/>
          </w:divBdr>
        </w:div>
        <w:div w:id="1821729241">
          <w:marLeft w:val="640"/>
          <w:marRight w:val="0"/>
          <w:marTop w:val="0"/>
          <w:marBottom w:val="0"/>
          <w:divBdr>
            <w:top w:val="none" w:sz="0" w:space="0" w:color="auto"/>
            <w:left w:val="none" w:sz="0" w:space="0" w:color="auto"/>
            <w:bottom w:val="none" w:sz="0" w:space="0" w:color="auto"/>
            <w:right w:val="none" w:sz="0" w:space="0" w:color="auto"/>
          </w:divBdr>
        </w:div>
        <w:div w:id="1701200435">
          <w:marLeft w:val="640"/>
          <w:marRight w:val="0"/>
          <w:marTop w:val="0"/>
          <w:marBottom w:val="0"/>
          <w:divBdr>
            <w:top w:val="none" w:sz="0" w:space="0" w:color="auto"/>
            <w:left w:val="none" w:sz="0" w:space="0" w:color="auto"/>
            <w:bottom w:val="none" w:sz="0" w:space="0" w:color="auto"/>
            <w:right w:val="none" w:sz="0" w:space="0" w:color="auto"/>
          </w:divBdr>
        </w:div>
        <w:div w:id="749929488">
          <w:marLeft w:val="640"/>
          <w:marRight w:val="0"/>
          <w:marTop w:val="0"/>
          <w:marBottom w:val="0"/>
          <w:divBdr>
            <w:top w:val="none" w:sz="0" w:space="0" w:color="auto"/>
            <w:left w:val="none" w:sz="0" w:space="0" w:color="auto"/>
            <w:bottom w:val="none" w:sz="0" w:space="0" w:color="auto"/>
            <w:right w:val="none" w:sz="0" w:space="0" w:color="auto"/>
          </w:divBdr>
        </w:div>
        <w:div w:id="1671251674">
          <w:marLeft w:val="640"/>
          <w:marRight w:val="0"/>
          <w:marTop w:val="0"/>
          <w:marBottom w:val="0"/>
          <w:divBdr>
            <w:top w:val="none" w:sz="0" w:space="0" w:color="auto"/>
            <w:left w:val="none" w:sz="0" w:space="0" w:color="auto"/>
            <w:bottom w:val="none" w:sz="0" w:space="0" w:color="auto"/>
            <w:right w:val="none" w:sz="0" w:space="0" w:color="auto"/>
          </w:divBdr>
        </w:div>
        <w:div w:id="747269724">
          <w:marLeft w:val="640"/>
          <w:marRight w:val="0"/>
          <w:marTop w:val="0"/>
          <w:marBottom w:val="0"/>
          <w:divBdr>
            <w:top w:val="none" w:sz="0" w:space="0" w:color="auto"/>
            <w:left w:val="none" w:sz="0" w:space="0" w:color="auto"/>
            <w:bottom w:val="none" w:sz="0" w:space="0" w:color="auto"/>
            <w:right w:val="none" w:sz="0" w:space="0" w:color="auto"/>
          </w:divBdr>
        </w:div>
        <w:div w:id="1613782266">
          <w:marLeft w:val="640"/>
          <w:marRight w:val="0"/>
          <w:marTop w:val="0"/>
          <w:marBottom w:val="0"/>
          <w:divBdr>
            <w:top w:val="none" w:sz="0" w:space="0" w:color="auto"/>
            <w:left w:val="none" w:sz="0" w:space="0" w:color="auto"/>
            <w:bottom w:val="none" w:sz="0" w:space="0" w:color="auto"/>
            <w:right w:val="none" w:sz="0" w:space="0" w:color="auto"/>
          </w:divBdr>
        </w:div>
        <w:div w:id="2144158487">
          <w:marLeft w:val="640"/>
          <w:marRight w:val="0"/>
          <w:marTop w:val="0"/>
          <w:marBottom w:val="0"/>
          <w:divBdr>
            <w:top w:val="none" w:sz="0" w:space="0" w:color="auto"/>
            <w:left w:val="none" w:sz="0" w:space="0" w:color="auto"/>
            <w:bottom w:val="none" w:sz="0" w:space="0" w:color="auto"/>
            <w:right w:val="none" w:sz="0" w:space="0" w:color="auto"/>
          </w:divBdr>
        </w:div>
        <w:div w:id="1942762714">
          <w:marLeft w:val="640"/>
          <w:marRight w:val="0"/>
          <w:marTop w:val="0"/>
          <w:marBottom w:val="0"/>
          <w:divBdr>
            <w:top w:val="none" w:sz="0" w:space="0" w:color="auto"/>
            <w:left w:val="none" w:sz="0" w:space="0" w:color="auto"/>
            <w:bottom w:val="none" w:sz="0" w:space="0" w:color="auto"/>
            <w:right w:val="none" w:sz="0" w:space="0" w:color="auto"/>
          </w:divBdr>
        </w:div>
        <w:div w:id="567692451">
          <w:marLeft w:val="640"/>
          <w:marRight w:val="0"/>
          <w:marTop w:val="0"/>
          <w:marBottom w:val="0"/>
          <w:divBdr>
            <w:top w:val="none" w:sz="0" w:space="0" w:color="auto"/>
            <w:left w:val="none" w:sz="0" w:space="0" w:color="auto"/>
            <w:bottom w:val="none" w:sz="0" w:space="0" w:color="auto"/>
            <w:right w:val="none" w:sz="0" w:space="0" w:color="auto"/>
          </w:divBdr>
        </w:div>
        <w:div w:id="681206698">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263004293">
          <w:marLeft w:val="640"/>
          <w:marRight w:val="0"/>
          <w:marTop w:val="0"/>
          <w:marBottom w:val="0"/>
          <w:divBdr>
            <w:top w:val="none" w:sz="0" w:space="0" w:color="auto"/>
            <w:left w:val="none" w:sz="0" w:space="0" w:color="auto"/>
            <w:bottom w:val="none" w:sz="0" w:space="0" w:color="auto"/>
            <w:right w:val="none" w:sz="0" w:space="0" w:color="auto"/>
          </w:divBdr>
        </w:div>
        <w:div w:id="348484143">
          <w:marLeft w:val="640"/>
          <w:marRight w:val="0"/>
          <w:marTop w:val="0"/>
          <w:marBottom w:val="0"/>
          <w:divBdr>
            <w:top w:val="none" w:sz="0" w:space="0" w:color="auto"/>
            <w:left w:val="none" w:sz="0" w:space="0" w:color="auto"/>
            <w:bottom w:val="none" w:sz="0" w:space="0" w:color="auto"/>
            <w:right w:val="none" w:sz="0" w:space="0" w:color="auto"/>
          </w:divBdr>
        </w:div>
        <w:div w:id="383677159">
          <w:marLeft w:val="640"/>
          <w:marRight w:val="0"/>
          <w:marTop w:val="0"/>
          <w:marBottom w:val="0"/>
          <w:divBdr>
            <w:top w:val="none" w:sz="0" w:space="0" w:color="auto"/>
            <w:left w:val="none" w:sz="0" w:space="0" w:color="auto"/>
            <w:bottom w:val="none" w:sz="0" w:space="0" w:color="auto"/>
            <w:right w:val="none" w:sz="0" w:space="0" w:color="auto"/>
          </w:divBdr>
        </w:div>
        <w:div w:id="806314090">
          <w:marLeft w:val="640"/>
          <w:marRight w:val="0"/>
          <w:marTop w:val="0"/>
          <w:marBottom w:val="0"/>
          <w:divBdr>
            <w:top w:val="none" w:sz="0" w:space="0" w:color="auto"/>
            <w:left w:val="none" w:sz="0" w:space="0" w:color="auto"/>
            <w:bottom w:val="none" w:sz="0" w:space="0" w:color="auto"/>
            <w:right w:val="none" w:sz="0" w:space="0" w:color="auto"/>
          </w:divBdr>
        </w:div>
        <w:div w:id="2014647682">
          <w:marLeft w:val="640"/>
          <w:marRight w:val="0"/>
          <w:marTop w:val="0"/>
          <w:marBottom w:val="0"/>
          <w:divBdr>
            <w:top w:val="none" w:sz="0" w:space="0" w:color="auto"/>
            <w:left w:val="none" w:sz="0" w:space="0" w:color="auto"/>
            <w:bottom w:val="none" w:sz="0" w:space="0" w:color="auto"/>
            <w:right w:val="none" w:sz="0" w:space="0" w:color="auto"/>
          </w:divBdr>
        </w:div>
        <w:div w:id="922839433">
          <w:marLeft w:val="640"/>
          <w:marRight w:val="0"/>
          <w:marTop w:val="0"/>
          <w:marBottom w:val="0"/>
          <w:divBdr>
            <w:top w:val="none" w:sz="0" w:space="0" w:color="auto"/>
            <w:left w:val="none" w:sz="0" w:space="0" w:color="auto"/>
            <w:bottom w:val="none" w:sz="0" w:space="0" w:color="auto"/>
            <w:right w:val="none" w:sz="0" w:space="0" w:color="auto"/>
          </w:divBdr>
        </w:div>
        <w:div w:id="1624772312">
          <w:marLeft w:val="640"/>
          <w:marRight w:val="0"/>
          <w:marTop w:val="0"/>
          <w:marBottom w:val="0"/>
          <w:divBdr>
            <w:top w:val="none" w:sz="0" w:space="0" w:color="auto"/>
            <w:left w:val="none" w:sz="0" w:space="0" w:color="auto"/>
            <w:bottom w:val="none" w:sz="0" w:space="0" w:color="auto"/>
            <w:right w:val="none" w:sz="0" w:space="0" w:color="auto"/>
          </w:divBdr>
        </w:div>
        <w:div w:id="2078165641">
          <w:marLeft w:val="640"/>
          <w:marRight w:val="0"/>
          <w:marTop w:val="0"/>
          <w:marBottom w:val="0"/>
          <w:divBdr>
            <w:top w:val="none" w:sz="0" w:space="0" w:color="auto"/>
            <w:left w:val="none" w:sz="0" w:space="0" w:color="auto"/>
            <w:bottom w:val="none" w:sz="0" w:space="0" w:color="auto"/>
            <w:right w:val="none" w:sz="0" w:space="0" w:color="auto"/>
          </w:divBdr>
        </w:div>
        <w:div w:id="179440969">
          <w:marLeft w:val="640"/>
          <w:marRight w:val="0"/>
          <w:marTop w:val="0"/>
          <w:marBottom w:val="0"/>
          <w:divBdr>
            <w:top w:val="none" w:sz="0" w:space="0" w:color="auto"/>
            <w:left w:val="none" w:sz="0" w:space="0" w:color="auto"/>
            <w:bottom w:val="none" w:sz="0" w:space="0" w:color="auto"/>
            <w:right w:val="none" w:sz="0" w:space="0" w:color="auto"/>
          </w:divBdr>
        </w:div>
        <w:div w:id="903023980">
          <w:marLeft w:val="640"/>
          <w:marRight w:val="0"/>
          <w:marTop w:val="0"/>
          <w:marBottom w:val="0"/>
          <w:divBdr>
            <w:top w:val="none" w:sz="0" w:space="0" w:color="auto"/>
            <w:left w:val="none" w:sz="0" w:space="0" w:color="auto"/>
            <w:bottom w:val="none" w:sz="0" w:space="0" w:color="auto"/>
            <w:right w:val="none" w:sz="0" w:space="0" w:color="auto"/>
          </w:divBdr>
        </w:div>
        <w:div w:id="1979258717">
          <w:marLeft w:val="640"/>
          <w:marRight w:val="0"/>
          <w:marTop w:val="0"/>
          <w:marBottom w:val="0"/>
          <w:divBdr>
            <w:top w:val="none" w:sz="0" w:space="0" w:color="auto"/>
            <w:left w:val="none" w:sz="0" w:space="0" w:color="auto"/>
            <w:bottom w:val="none" w:sz="0" w:space="0" w:color="auto"/>
            <w:right w:val="none" w:sz="0" w:space="0" w:color="auto"/>
          </w:divBdr>
        </w:div>
        <w:div w:id="1629167506">
          <w:marLeft w:val="640"/>
          <w:marRight w:val="0"/>
          <w:marTop w:val="0"/>
          <w:marBottom w:val="0"/>
          <w:divBdr>
            <w:top w:val="none" w:sz="0" w:space="0" w:color="auto"/>
            <w:left w:val="none" w:sz="0" w:space="0" w:color="auto"/>
            <w:bottom w:val="none" w:sz="0" w:space="0" w:color="auto"/>
            <w:right w:val="none" w:sz="0" w:space="0" w:color="auto"/>
          </w:divBdr>
        </w:div>
        <w:div w:id="805392922">
          <w:marLeft w:val="640"/>
          <w:marRight w:val="0"/>
          <w:marTop w:val="0"/>
          <w:marBottom w:val="0"/>
          <w:divBdr>
            <w:top w:val="none" w:sz="0" w:space="0" w:color="auto"/>
            <w:left w:val="none" w:sz="0" w:space="0" w:color="auto"/>
            <w:bottom w:val="none" w:sz="0" w:space="0" w:color="auto"/>
            <w:right w:val="none" w:sz="0" w:space="0" w:color="auto"/>
          </w:divBdr>
        </w:div>
        <w:div w:id="1369601719">
          <w:marLeft w:val="640"/>
          <w:marRight w:val="0"/>
          <w:marTop w:val="0"/>
          <w:marBottom w:val="0"/>
          <w:divBdr>
            <w:top w:val="none" w:sz="0" w:space="0" w:color="auto"/>
            <w:left w:val="none" w:sz="0" w:space="0" w:color="auto"/>
            <w:bottom w:val="none" w:sz="0" w:space="0" w:color="auto"/>
            <w:right w:val="none" w:sz="0" w:space="0" w:color="auto"/>
          </w:divBdr>
        </w:div>
        <w:div w:id="1978947836">
          <w:marLeft w:val="640"/>
          <w:marRight w:val="0"/>
          <w:marTop w:val="0"/>
          <w:marBottom w:val="0"/>
          <w:divBdr>
            <w:top w:val="none" w:sz="0" w:space="0" w:color="auto"/>
            <w:left w:val="none" w:sz="0" w:space="0" w:color="auto"/>
            <w:bottom w:val="none" w:sz="0" w:space="0" w:color="auto"/>
            <w:right w:val="none" w:sz="0" w:space="0" w:color="auto"/>
          </w:divBdr>
        </w:div>
        <w:div w:id="1636910317">
          <w:marLeft w:val="640"/>
          <w:marRight w:val="0"/>
          <w:marTop w:val="0"/>
          <w:marBottom w:val="0"/>
          <w:divBdr>
            <w:top w:val="none" w:sz="0" w:space="0" w:color="auto"/>
            <w:left w:val="none" w:sz="0" w:space="0" w:color="auto"/>
            <w:bottom w:val="none" w:sz="0" w:space="0" w:color="auto"/>
            <w:right w:val="none" w:sz="0" w:space="0" w:color="auto"/>
          </w:divBdr>
        </w:div>
        <w:div w:id="1722825856">
          <w:marLeft w:val="640"/>
          <w:marRight w:val="0"/>
          <w:marTop w:val="0"/>
          <w:marBottom w:val="0"/>
          <w:divBdr>
            <w:top w:val="none" w:sz="0" w:space="0" w:color="auto"/>
            <w:left w:val="none" w:sz="0" w:space="0" w:color="auto"/>
            <w:bottom w:val="none" w:sz="0" w:space="0" w:color="auto"/>
            <w:right w:val="none" w:sz="0" w:space="0" w:color="auto"/>
          </w:divBdr>
        </w:div>
        <w:div w:id="597561082">
          <w:marLeft w:val="640"/>
          <w:marRight w:val="0"/>
          <w:marTop w:val="0"/>
          <w:marBottom w:val="0"/>
          <w:divBdr>
            <w:top w:val="none" w:sz="0" w:space="0" w:color="auto"/>
            <w:left w:val="none" w:sz="0" w:space="0" w:color="auto"/>
            <w:bottom w:val="none" w:sz="0" w:space="0" w:color="auto"/>
            <w:right w:val="none" w:sz="0" w:space="0" w:color="auto"/>
          </w:divBdr>
        </w:div>
        <w:div w:id="575673571">
          <w:marLeft w:val="640"/>
          <w:marRight w:val="0"/>
          <w:marTop w:val="0"/>
          <w:marBottom w:val="0"/>
          <w:divBdr>
            <w:top w:val="none" w:sz="0" w:space="0" w:color="auto"/>
            <w:left w:val="none" w:sz="0" w:space="0" w:color="auto"/>
            <w:bottom w:val="none" w:sz="0" w:space="0" w:color="auto"/>
            <w:right w:val="none" w:sz="0" w:space="0" w:color="auto"/>
          </w:divBdr>
        </w:div>
        <w:div w:id="1759476628">
          <w:marLeft w:val="640"/>
          <w:marRight w:val="0"/>
          <w:marTop w:val="0"/>
          <w:marBottom w:val="0"/>
          <w:divBdr>
            <w:top w:val="none" w:sz="0" w:space="0" w:color="auto"/>
            <w:left w:val="none" w:sz="0" w:space="0" w:color="auto"/>
            <w:bottom w:val="none" w:sz="0" w:space="0" w:color="auto"/>
            <w:right w:val="none" w:sz="0" w:space="0" w:color="auto"/>
          </w:divBdr>
        </w:div>
        <w:div w:id="1994335881">
          <w:marLeft w:val="640"/>
          <w:marRight w:val="0"/>
          <w:marTop w:val="0"/>
          <w:marBottom w:val="0"/>
          <w:divBdr>
            <w:top w:val="none" w:sz="0" w:space="0" w:color="auto"/>
            <w:left w:val="none" w:sz="0" w:space="0" w:color="auto"/>
            <w:bottom w:val="none" w:sz="0" w:space="0" w:color="auto"/>
            <w:right w:val="none" w:sz="0" w:space="0" w:color="auto"/>
          </w:divBdr>
        </w:div>
        <w:div w:id="1772629315">
          <w:marLeft w:val="640"/>
          <w:marRight w:val="0"/>
          <w:marTop w:val="0"/>
          <w:marBottom w:val="0"/>
          <w:divBdr>
            <w:top w:val="none" w:sz="0" w:space="0" w:color="auto"/>
            <w:left w:val="none" w:sz="0" w:space="0" w:color="auto"/>
            <w:bottom w:val="none" w:sz="0" w:space="0" w:color="auto"/>
            <w:right w:val="none" w:sz="0" w:space="0" w:color="auto"/>
          </w:divBdr>
        </w:div>
        <w:div w:id="1927879644">
          <w:marLeft w:val="640"/>
          <w:marRight w:val="0"/>
          <w:marTop w:val="0"/>
          <w:marBottom w:val="0"/>
          <w:divBdr>
            <w:top w:val="none" w:sz="0" w:space="0" w:color="auto"/>
            <w:left w:val="none" w:sz="0" w:space="0" w:color="auto"/>
            <w:bottom w:val="none" w:sz="0" w:space="0" w:color="auto"/>
            <w:right w:val="none" w:sz="0" w:space="0" w:color="auto"/>
          </w:divBdr>
        </w:div>
        <w:div w:id="1370913022">
          <w:marLeft w:val="640"/>
          <w:marRight w:val="0"/>
          <w:marTop w:val="0"/>
          <w:marBottom w:val="0"/>
          <w:divBdr>
            <w:top w:val="none" w:sz="0" w:space="0" w:color="auto"/>
            <w:left w:val="none" w:sz="0" w:space="0" w:color="auto"/>
            <w:bottom w:val="none" w:sz="0" w:space="0" w:color="auto"/>
            <w:right w:val="none" w:sz="0" w:space="0" w:color="auto"/>
          </w:divBdr>
        </w:div>
        <w:div w:id="1132481640">
          <w:marLeft w:val="640"/>
          <w:marRight w:val="0"/>
          <w:marTop w:val="0"/>
          <w:marBottom w:val="0"/>
          <w:divBdr>
            <w:top w:val="none" w:sz="0" w:space="0" w:color="auto"/>
            <w:left w:val="none" w:sz="0" w:space="0" w:color="auto"/>
            <w:bottom w:val="none" w:sz="0" w:space="0" w:color="auto"/>
            <w:right w:val="none" w:sz="0" w:space="0" w:color="auto"/>
          </w:divBdr>
        </w:div>
        <w:div w:id="1109004638">
          <w:marLeft w:val="640"/>
          <w:marRight w:val="0"/>
          <w:marTop w:val="0"/>
          <w:marBottom w:val="0"/>
          <w:divBdr>
            <w:top w:val="none" w:sz="0" w:space="0" w:color="auto"/>
            <w:left w:val="none" w:sz="0" w:space="0" w:color="auto"/>
            <w:bottom w:val="none" w:sz="0" w:space="0" w:color="auto"/>
            <w:right w:val="none" w:sz="0" w:space="0" w:color="auto"/>
          </w:divBdr>
        </w:div>
        <w:div w:id="1431048689">
          <w:marLeft w:val="640"/>
          <w:marRight w:val="0"/>
          <w:marTop w:val="0"/>
          <w:marBottom w:val="0"/>
          <w:divBdr>
            <w:top w:val="none" w:sz="0" w:space="0" w:color="auto"/>
            <w:left w:val="none" w:sz="0" w:space="0" w:color="auto"/>
            <w:bottom w:val="none" w:sz="0" w:space="0" w:color="auto"/>
            <w:right w:val="none" w:sz="0" w:space="0" w:color="auto"/>
          </w:divBdr>
        </w:div>
        <w:div w:id="1395007788">
          <w:marLeft w:val="640"/>
          <w:marRight w:val="0"/>
          <w:marTop w:val="0"/>
          <w:marBottom w:val="0"/>
          <w:divBdr>
            <w:top w:val="none" w:sz="0" w:space="0" w:color="auto"/>
            <w:left w:val="none" w:sz="0" w:space="0" w:color="auto"/>
            <w:bottom w:val="none" w:sz="0" w:space="0" w:color="auto"/>
            <w:right w:val="none" w:sz="0" w:space="0" w:color="auto"/>
          </w:divBdr>
        </w:div>
        <w:div w:id="516890084">
          <w:marLeft w:val="640"/>
          <w:marRight w:val="0"/>
          <w:marTop w:val="0"/>
          <w:marBottom w:val="0"/>
          <w:divBdr>
            <w:top w:val="none" w:sz="0" w:space="0" w:color="auto"/>
            <w:left w:val="none" w:sz="0" w:space="0" w:color="auto"/>
            <w:bottom w:val="none" w:sz="0" w:space="0" w:color="auto"/>
            <w:right w:val="none" w:sz="0" w:space="0" w:color="auto"/>
          </w:divBdr>
        </w:div>
        <w:div w:id="881601713">
          <w:marLeft w:val="640"/>
          <w:marRight w:val="0"/>
          <w:marTop w:val="0"/>
          <w:marBottom w:val="0"/>
          <w:divBdr>
            <w:top w:val="none" w:sz="0" w:space="0" w:color="auto"/>
            <w:left w:val="none" w:sz="0" w:space="0" w:color="auto"/>
            <w:bottom w:val="none" w:sz="0" w:space="0" w:color="auto"/>
            <w:right w:val="none" w:sz="0" w:space="0" w:color="auto"/>
          </w:divBdr>
        </w:div>
        <w:div w:id="580986439">
          <w:marLeft w:val="640"/>
          <w:marRight w:val="0"/>
          <w:marTop w:val="0"/>
          <w:marBottom w:val="0"/>
          <w:divBdr>
            <w:top w:val="none" w:sz="0" w:space="0" w:color="auto"/>
            <w:left w:val="none" w:sz="0" w:space="0" w:color="auto"/>
            <w:bottom w:val="none" w:sz="0" w:space="0" w:color="auto"/>
            <w:right w:val="none" w:sz="0" w:space="0" w:color="auto"/>
          </w:divBdr>
        </w:div>
        <w:div w:id="7424">
          <w:marLeft w:val="640"/>
          <w:marRight w:val="0"/>
          <w:marTop w:val="0"/>
          <w:marBottom w:val="0"/>
          <w:divBdr>
            <w:top w:val="none" w:sz="0" w:space="0" w:color="auto"/>
            <w:left w:val="none" w:sz="0" w:space="0" w:color="auto"/>
            <w:bottom w:val="none" w:sz="0" w:space="0" w:color="auto"/>
            <w:right w:val="none" w:sz="0" w:space="0" w:color="auto"/>
          </w:divBdr>
        </w:div>
        <w:div w:id="587274877">
          <w:marLeft w:val="640"/>
          <w:marRight w:val="0"/>
          <w:marTop w:val="0"/>
          <w:marBottom w:val="0"/>
          <w:divBdr>
            <w:top w:val="none" w:sz="0" w:space="0" w:color="auto"/>
            <w:left w:val="none" w:sz="0" w:space="0" w:color="auto"/>
            <w:bottom w:val="none" w:sz="0" w:space="0" w:color="auto"/>
            <w:right w:val="none" w:sz="0" w:space="0" w:color="auto"/>
          </w:divBdr>
        </w:div>
        <w:div w:id="1103307528">
          <w:marLeft w:val="640"/>
          <w:marRight w:val="0"/>
          <w:marTop w:val="0"/>
          <w:marBottom w:val="0"/>
          <w:divBdr>
            <w:top w:val="none" w:sz="0" w:space="0" w:color="auto"/>
            <w:left w:val="none" w:sz="0" w:space="0" w:color="auto"/>
            <w:bottom w:val="none" w:sz="0" w:space="0" w:color="auto"/>
            <w:right w:val="none" w:sz="0" w:space="0" w:color="auto"/>
          </w:divBdr>
        </w:div>
        <w:div w:id="1789154293">
          <w:marLeft w:val="640"/>
          <w:marRight w:val="0"/>
          <w:marTop w:val="0"/>
          <w:marBottom w:val="0"/>
          <w:divBdr>
            <w:top w:val="none" w:sz="0" w:space="0" w:color="auto"/>
            <w:left w:val="none" w:sz="0" w:space="0" w:color="auto"/>
            <w:bottom w:val="none" w:sz="0" w:space="0" w:color="auto"/>
            <w:right w:val="none" w:sz="0" w:space="0" w:color="auto"/>
          </w:divBdr>
        </w:div>
        <w:div w:id="1824270925">
          <w:marLeft w:val="640"/>
          <w:marRight w:val="0"/>
          <w:marTop w:val="0"/>
          <w:marBottom w:val="0"/>
          <w:divBdr>
            <w:top w:val="none" w:sz="0" w:space="0" w:color="auto"/>
            <w:left w:val="none" w:sz="0" w:space="0" w:color="auto"/>
            <w:bottom w:val="none" w:sz="0" w:space="0" w:color="auto"/>
            <w:right w:val="none" w:sz="0" w:space="0" w:color="auto"/>
          </w:divBdr>
        </w:div>
        <w:div w:id="1744181983">
          <w:marLeft w:val="640"/>
          <w:marRight w:val="0"/>
          <w:marTop w:val="0"/>
          <w:marBottom w:val="0"/>
          <w:divBdr>
            <w:top w:val="none" w:sz="0" w:space="0" w:color="auto"/>
            <w:left w:val="none" w:sz="0" w:space="0" w:color="auto"/>
            <w:bottom w:val="none" w:sz="0" w:space="0" w:color="auto"/>
            <w:right w:val="none" w:sz="0" w:space="0" w:color="auto"/>
          </w:divBdr>
        </w:div>
        <w:div w:id="1936474105">
          <w:marLeft w:val="640"/>
          <w:marRight w:val="0"/>
          <w:marTop w:val="0"/>
          <w:marBottom w:val="0"/>
          <w:divBdr>
            <w:top w:val="none" w:sz="0" w:space="0" w:color="auto"/>
            <w:left w:val="none" w:sz="0" w:space="0" w:color="auto"/>
            <w:bottom w:val="none" w:sz="0" w:space="0" w:color="auto"/>
            <w:right w:val="none" w:sz="0" w:space="0" w:color="auto"/>
          </w:divBdr>
        </w:div>
        <w:div w:id="1152872100">
          <w:marLeft w:val="640"/>
          <w:marRight w:val="0"/>
          <w:marTop w:val="0"/>
          <w:marBottom w:val="0"/>
          <w:divBdr>
            <w:top w:val="none" w:sz="0" w:space="0" w:color="auto"/>
            <w:left w:val="none" w:sz="0" w:space="0" w:color="auto"/>
            <w:bottom w:val="none" w:sz="0" w:space="0" w:color="auto"/>
            <w:right w:val="none" w:sz="0" w:space="0" w:color="auto"/>
          </w:divBdr>
        </w:div>
        <w:div w:id="539635016">
          <w:marLeft w:val="640"/>
          <w:marRight w:val="0"/>
          <w:marTop w:val="0"/>
          <w:marBottom w:val="0"/>
          <w:divBdr>
            <w:top w:val="none" w:sz="0" w:space="0" w:color="auto"/>
            <w:left w:val="none" w:sz="0" w:space="0" w:color="auto"/>
            <w:bottom w:val="none" w:sz="0" w:space="0" w:color="auto"/>
            <w:right w:val="none" w:sz="0" w:space="0" w:color="auto"/>
          </w:divBdr>
        </w:div>
        <w:div w:id="993684159">
          <w:marLeft w:val="640"/>
          <w:marRight w:val="0"/>
          <w:marTop w:val="0"/>
          <w:marBottom w:val="0"/>
          <w:divBdr>
            <w:top w:val="none" w:sz="0" w:space="0" w:color="auto"/>
            <w:left w:val="none" w:sz="0" w:space="0" w:color="auto"/>
            <w:bottom w:val="none" w:sz="0" w:space="0" w:color="auto"/>
            <w:right w:val="none" w:sz="0" w:space="0" w:color="auto"/>
          </w:divBdr>
        </w:div>
        <w:div w:id="1515611968">
          <w:marLeft w:val="640"/>
          <w:marRight w:val="0"/>
          <w:marTop w:val="0"/>
          <w:marBottom w:val="0"/>
          <w:divBdr>
            <w:top w:val="none" w:sz="0" w:space="0" w:color="auto"/>
            <w:left w:val="none" w:sz="0" w:space="0" w:color="auto"/>
            <w:bottom w:val="none" w:sz="0" w:space="0" w:color="auto"/>
            <w:right w:val="none" w:sz="0" w:space="0" w:color="auto"/>
          </w:divBdr>
        </w:div>
        <w:div w:id="811484844">
          <w:marLeft w:val="640"/>
          <w:marRight w:val="0"/>
          <w:marTop w:val="0"/>
          <w:marBottom w:val="0"/>
          <w:divBdr>
            <w:top w:val="none" w:sz="0" w:space="0" w:color="auto"/>
            <w:left w:val="none" w:sz="0" w:space="0" w:color="auto"/>
            <w:bottom w:val="none" w:sz="0" w:space="0" w:color="auto"/>
            <w:right w:val="none" w:sz="0" w:space="0" w:color="auto"/>
          </w:divBdr>
        </w:div>
        <w:div w:id="1475172195">
          <w:marLeft w:val="640"/>
          <w:marRight w:val="0"/>
          <w:marTop w:val="0"/>
          <w:marBottom w:val="0"/>
          <w:divBdr>
            <w:top w:val="none" w:sz="0" w:space="0" w:color="auto"/>
            <w:left w:val="none" w:sz="0" w:space="0" w:color="auto"/>
            <w:bottom w:val="none" w:sz="0" w:space="0" w:color="auto"/>
            <w:right w:val="none" w:sz="0" w:space="0" w:color="auto"/>
          </w:divBdr>
        </w:div>
        <w:div w:id="513376247">
          <w:marLeft w:val="640"/>
          <w:marRight w:val="0"/>
          <w:marTop w:val="0"/>
          <w:marBottom w:val="0"/>
          <w:divBdr>
            <w:top w:val="none" w:sz="0" w:space="0" w:color="auto"/>
            <w:left w:val="none" w:sz="0" w:space="0" w:color="auto"/>
            <w:bottom w:val="none" w:sz="0" w:space="0" w:color="auto"/>
            <w:right w:val="none" w:sz="0" w:space="0" w:color="auto"/>
          </w:divBdr>
        </w:div>
        <w:div w:id="1520847420">
          <w:marLeft w:val="640"/>
          <w:marRight w:val="0"/>
          <w:marTop w:val="0"/>
          <w:marBottom w:val="0"/>
          <w:divBdr>
            <w:top w:val="none" w:sz="0" w:space="0" w:color="auto"/>
            <w:left w:val="none" w:sz="0" w:space="0" w:color="auto"/>
            <w:bottom w:val="none" w:sz="0" w:space="0" w:color="auto"/>
            <w:right w:val="none" w:sz="0" w:space="0" w:color="auto"/>
          </w:divBdr>
        </w:div>
        <w:div w:id="1901986191">
          <w:marLeft w:val="640"/>
          <w:marRight w:val="0"/>
          <w:marTop w:val="0"/>
          <w:marBottom w:val="0"/>
          <w:divBdr>
            <w:top w:val="none" w:sz="0" w:space="0" w:color="auto"/>
            <w:left w:val="none" w:sz="0" w:space="0" w:color="auto"/>
            <w:bottom w:val="none" w:sz="0" w:space="0" w:color="auto"/>
            <w:right w:val="none" w:sz="0" w:space="0" w:color="auto"/>
          </w:divBdr>
        </w:div>
        <w:div w:id="1195146774">
          <w:marLeft w:val="640"/>
          <w:marRight w:val="0"/>
          <w:marTop w:val="0"/>
          <w:marBottom w:val="0"/>
          <w:divBdr>
            <w:top w:val="none" w:sz="0" w:space="0" w:color="auto"/>
            <w:left w:val="none" w:sz="0" w:space="0" w:color="auto"/>
            <w:bottom w:val="none" w:sz="0" w:space="0" w:color="auto"/>
            <w:right w:val="none" w:sz="0" w:space="0" w:color="auto"/>
          </w:divBdr>
        </w:div>
        <w:div w:id="1155607352">
          <w:marLeft w:val="640"/>
          <w:marRight w:val="0"/>
          <w:marTop w:val="0"/>
          <w:marBottom w:val="0"/>
          <w:divBdr>
            <w:top w:val="none" w:sz="0" w:space="0" w:color="auto"/>
            <w:left w:val="none" w:sz="0" w:space="0" w:color="auto"/>
            <w:bottom w:val="none" w:sz="0" w:space="0" w:color="auto"/>
            <w:right w:val="none" w:sz="0" w:space="0" w:color="auto"/>
          </w:divBdr>
        </w:div>
        <w:div w:id="397628387">
          <w:marLeft w:val="640"/>
          <w:marRight w:val="0"/>
          <w:marTop w:val="0"/>
          <w:marBottom w:val="0"/>
          <w:divBdr>
            <w:top w:val="none" w:sz="0" w:space="0" w:color="auto"/>
            <w:left w:val="none" w:sz="0" w:space="0" w:color="auto"/>
            <w:bottom w:val="none" w:sz="0" w:space="0" w:color="auto"/>
            <w:right w:val="none" w:sz="0" w:space="0" w:color="auto"/>
          </w:divBdr>
        </w:div>
        <w:div w:id="1252204029">
          <w:marLeft w:val="640"/>
          <w:marRight w:val="0"/>
          <w:marTop w:val="0"/>
          <w:marBottom w:val="0"/>
          <w:divBdr>
            <w:top w:val="none" w:sz="0" w:space="0" w:color="auto"/>
            <w:left w:val="none" w:sz="0" w:space="0" w:color="auto"/>
            <w:bottom w:val="none" w:sz="0" w:space="0" w:color="auto"/>
            <w:right w:val="none" w:sz="0" w:space="0" w:color="auto"/>
          </w:divBdr>
        </w:div>
        <w:div w:id="64186933">
          <w:marLeft w:val="640"/>
          <w:marRight w:val="0"/>
          <w:marTop w:val="0"/>
          <w:marBottom w:val="0"/>
          <w:divBdr>
            <w:top w:val="none" w:sz="0" w:space="0" w:color="auto"/>
            <w:left w:val="none" w:sz="0" w:space="0" w:color="auto"/>
            <w:bottom w:val="none" w:sz="0" w:space="0" w:color="auto"/>
            <w:right w:val="none" w:sz="0" w:space="0" w:color="auto"/>
          </w:divBdr>
        </w:div>
        <w:div w:id="592785715">
          <w:marLeft w:val="640"/>
          <w:marRight w:val="0"/>
          <w:marTop w:val="0"/>
          <w:marBottom w:val="0"/>
          <w:divBdr>
            <w:top w:val="none" w:sz="0" w:space="0" w:color="auto"/>
            <w:left w:val="none" w:sz="0" w:space="0" w:color="auto"/>
            <w:bottom w:val="none" w:sz="0" w:space="0" w:color="auto"/>
            <w:right w:val="none" w:sz="0" w:space="0" w:color="auto"/>
          </w:divBdr>
        </w:div>
        <w:div w:id="155192969">
          <w:marLeft w:val="640"/>
          <w:marRight w:val="0"/>
          <w:marTop w:val="0"/>
          <w:marBottom w:val="0"/>
          <w:divBdr>
            <w:top w:val="none" w:sz="0" w:space="0" w:color="auto"/>
            <w:left w:val="none" w:sz="0" w:space="0" w:color="auto"/>
            <w:bottom w:val="none" w:sz="0" w:space="0" w:color="auto"/>
            <w:right w:val="none" w:sz="0" w:space="0" w:color="auto"/>
          </w:divBdr>
        </w:div>
        <w:div w:id="786312282">
          <w:marLeft w:val="640"/>
          <w:marRight w:val="0"/>
          <w:marTop w:val="0"/>
          <w:marBottom w:val="0"/>
          <w:divBdr>
            <w:top w:val="none" w:sz="0" w:space="0" w:color="auto"/>
            <w:left w:val="none" w:sz="0" w:space="0" w:color="auto"/>
            <w:bottom w:val="none" w:sz="0" w:space="0" w:color="auto"/>
            <w:right w:val="none" w:sz="0" w:space="0" w:color="auto"/>
          </w:divBdr>
        </w:div>
        <w:div w:id="205679227">
          <w:marLeft w:val="640"/>
          <w:marRight w:val="0"/>
          <w:marTop w:val="0"/>
          <w:marBottom w:val="0"/>
          <w:divBdr>
            <w:top w:val="none" w:sz="0" w:space="0" w:color="auto"/>
            <w:left w:val="none" w:sz="0" w:space="0" w:color="auto"/>
            <w:bottom w:val="none" w:sz="0" w:space="0" w:color="auto"/>
            <w:right w:val="none" w:sz="0" w:space="0" w:color="auto"/>
          </w:divBdr>
        </w:div>
        <w:div w:id="696002503">
          <w:marLeft w:val="640"/>
          <w:marRight w:val="0"/>
          <w:marTop w:val="0"/>
          <w:marBottom w:val="0"/>
          <w:divBdr>
            <w:top w:val="none" w:sz="0" w:space="0" w:color="auto"/>
            <w:left w:val="none" w:sz="0" w:space="0" w:color="auto"/>
            <w:bottom w:val="none" w:sz="0" w:space="0" w:color="auto"/>
            <w:right w:val="none" w:sz="0" w:space="0" w:color="auto"/>
          </w:divBdr>
        </w:div>
        <w:div w:id="65499017">
          <w:marLeft w:val="640"/>
          <w:marRight w:val="0"/>
          <w:marTop w:val="0"/>
          <w:marBottom w:val="0"/>
          <w:divBdr>
            <w:top w:val="none" w:sz="0" w:space="0" w:color="auto"/>
            <w:left w:val="none" w:sz="0" w:space="0" w:color="auto"/>
            <w:bottom w:val="none" w:sz="0" w:space="0" w:color="auto"/>
            <w:right w:val="none" w:sz="0" w:space="0" w:color="auto"/>
          </w:divBdr>
        </w:div>
        <w:div w:id="1945190403">
          <w:marLeft w:val="640"/>
          <w:marRight w:val="0"/>
          <w:marTop w:val="0"/>
          <w:marBottom w:val="0"/>
          <w:divBdr>
            <w:top w:val="none" w:sz="0" w:space="0" w:color="auto"/>
            <w:left w:val="none" w:sz="0" w:space="0" w:color="auto"/>
            <w:bottom w:val="none" w:sz="0" w:space="0" w:color="auto"/>
            <w:right w:val="none" w:sz="0" w:space="0" w:color="auto"/>
          </w:divBdr>
        </w:div>
        <w:div w:id="1499930500">
          <w:marLeft w:val="640"/>
          <w:marRight w:val="0"/>
          <w:marTop w:val="0"/>
          <w:marBottom w:val="0"/>
          <w:divBdr>
            <w:top w:val="none" w:sz="0" w:space="0" w:color="auto"/>
            <w:left w:val="none" w:sz="0" w:space="0" w:color="auto"/>
            <w:bottom w:val="none" w:sz="0" w:space="0" w:color="auto"/>
            <w:right w:val="none" w:sz="0" w:space="0" w:color="auto"/>
          </w:divBdr>
        </w:div>
        <w:div w:id="436096537">
          <w:marLeft w:val="640"/>
          <w:marRight w:val="0"/>
          <w:marTop w:val="0"/>
          <w:marBottom w:val="0"/>
          <w:divBdr>
            <w:top w:val="none" w:sz="0" w:space="0" w:color="auto"/>
            <w:left w:val="none" w:sz="0" w:space="0" w:color="auto"/>
            <w:bottom w:val="none" w:sz="0" w:space="0" w:color="auto"/>
            <w:right w:val="none" w:sz="0" w:space="0" w:color="auto"/>
          </w:divBdr>
        </w:div>
        <w:div w:id="922567274">
          <w:marLeft w:val="640"/>
          <w:marRight w:val="0"/>
          <w:marTop w:val="0"/>
          <w:marBottom w:val="0"/>
          <w:divBdr>
            <w:top w:val="none" w:sz="0" w:space="0" w:color="auto"/>
            <w:left w:val="none" w:sz="0" w:space="0" w:color="auto"/>
            <w:bottom w:val="none" w:sz="0" w:space="0" w:color="auto"/>
            <w:right w:val="none" w:sz="0" w:space="0" w:color="auto"/>
          </w:divBdr>
        </w:div>
        <w:div w:id="1732927557">
          <w:marLeft w:val="640"/>
          <w:marRight w:val="0"/>
          <w:marTop w:val="0"/>
          <w:marBottom w:val="0"/>
          <w:divBdr>
            <w:top w:val="none" w:sz="0" w:space="0" w:color="auto"/>
            <w:left w:val="none" w:sz="0" w:space="0" w:color="auto"/>
            <w:bottom w:val="none" w:sz="0" w:space="0" w:color="auto"/>
            <w:right w:val="none" w:sz="0" w:space="0" w:color="auto"/>
          </w:divBdr>
        </w:div>
        <w:div w:id="1766195245">
          <w:marLeft w:val="640"/>
          <w:marRight w:val="0"/>
          <w:marTop w:val="0"/>
          <w:marBottom w:val="0"/>
          <w:divBdr>
            <w:top w:val="none" w:sz="0" w:space="0" w:color="auto"/>
            <w:left w:val="none" w:sz="0" w:space="0" w:color="auto"/>
            <w:bottom w:val="none" w:sz="0" w:space="0" w:color="auto"/>
            <w:right w:val="none" w:sz="0" w:space="0" w:color="auto"/>
          </w:divBdr>
        </w:div>
        <w:div w:id="1443181946">
          <w:marLeft w:val="640"/>
          <w:marRight w:val="0"/>
          <w:marTop w:val="0"/>
          <w:marBottom w:val="0"/>
          <w:divBdr>
            <w:top w:val="none" w:sz="0" w:space="0" w:color="auto"/>
            <w:left w:val="none" w:sz="0" w:space="0" w:color="auto"/>
            <w:bottom w:val="none" w:sz="0" w:space="0" w:color="auto"/>
            <w:right w:val="none" w:sz="0" w:space="0" w:color="auto"/>
          </w:divBdr>
        </w:div>
        <w:div w:id="649867787">
          <w:marLeft w:val="640"/>
          <w:marRight w:val="0"/>
          <w:marTop w:val="0"/>
          <w:marBottom w:val="0"/>
          <w:divBdr>
            <w:top w:val="none" w:sz="0" w:space="0" w:color="auto"/>
            <w:left w:val="none" w:sz="0" w:space="0" w:color="auto"/>
            <w:bottom w:val="none" w:sz="0" w:space="0" w:color="auto"/>
            <w:right w:val="none" w:sz="0" w:space="0" w:color="auto"/>
          </w:divBdr>
        </w:div>
        <w:div w:id="1535075105">
          <w:marLeft w:val="640"/>
          <w:marRight w:val="0"/>
          <w:marTop w:val="0"/>
          <w:marBottom w:val="0"/>
          <w:divBdr>
            <w:top w:val="none" w:sz="0" w:space="0" w:color="auto"/>
            <w:left w:val="none" w:sz="0" w:space="0" w:color="auto"/>
            <w:bottom w:val="none" w:sz="0" w:space="0" w:color="auto"/>
            <w:right w:val="none" w:sz="0" w:space="0" w:color="auto"/>
          </w:divBdr>
        </w:div>
        <w:div w:id="2117558869">
          <w:marLeft w:val="640"/>
          <w:marRight w:val="0"/>
          <w:marTop w:val="0"/>
          <w:marBottom w:val="0"/>
          <w:divBdr>
            <w:top w:val="none" w:sz="0" w:space="0" w:color="auto"/>
            <w:left w:val="none" w:sz="0" w:space="0" w:color="auto"/>
            <w:bottom w:val="none" w:sz="0" w:space="0" w:color="auto"/>
            <w:right w:val="none" w:sz="0" w:space="0" w:color="auto"/>
          </w:divBdr>
        </w:div>
        <w:div w:id="1939672842">
          <w:marLeft w:val="640"/>
          <w:marRight w:val="0"/>
          <w:marTop w:val="0"/>
          <w:marBottom w:val="0"/>
          <w:divBdr>
            <w:top w:val="none" w:sz="0" w:space="0" w:color="auto"/>
            <w:left w:val="none" w:sz="0" w:space="0" w:color="auto"/>
            <w:bottom w:val="none" w:sz="0" w:space="0" w:color="auto"/>
            <w:right w:val="none" w:sz="0" w:space="0" w:color="auto"/>
          </w:divBdr>
        </w:div>
        <w:div w:id="2056082539">
          <w:marLeft w:val="640"/>
          <w:marRight w:val="0"/>
          <w:marTop w:val="0"/>
          <w:marBottom w:val="0"/>
          <w:divBdr>
            <w:top w:val="none" w:sz="0" w:space="0" w:color="auto"/>
            <w:left w:val="none" w:sz="0" w:space="0" w:color="auto"/>
            <w:bottom w:val="none" w:sz="0" w:space="0" w:color="auto"/>
            <w:right w:val="none" w:sz="0" w:space="0" w:color="auto"/>
          </w:divBdr>
        </w:div>
        <w:div w:id="915628610">
          <w:marLeft w:val="640"/>
          <w:marRight w:val="0"/>
          <w:marTop w:val="0"/>
          <w:marBottom w:val="0"/>
          <w:divBdr>
            <w:top w:val="none" w:sz="0" w:space="0" w:color="auto"/>
            <w:left w:val="none" w:sz="0" w:space="0" w:color="auto"/>
            <w:bottom w:val="none" w:sz="0" w:space="0" w:color="auto"/>
            <w:right w:val="none" w:sz="0" w:space="0" w:color="auto"/>
          </w:divBdr>
        </w:div>
        <w:div w:id="666707123">
          <w:marLeft w:val="640"/>
          <w:marRight w:val="0"/>
          <w:marTop w:val="0"/>
          <w:marBottom w:val="0"/>
          <w:divBdr>
            <w:top w:val="none" w:sz="0" w:space="0" w:color="auto"/>
            <w:left w:val="none" w:sz="0" w:space="0" w:color="auto"/>
            <w:bottom w:val="none" w:sz="0" w:space="0" w:color="auto"/>
            <w:right w:val="none" w:sz="0" w:space="0" w:color="auto"/>
          </w:divBdr>
        </w:div>
        <w:div w:id="179710538">
          <w:marLeft w:val="640"/>
          <w:marRight w:val="0"/>
          <w:marTop w:val="0"/>
          <w:marBottom w:val="0"/>
          <w:divBdr>
            <w:top w:val="none" w:sz="0" w:space="0" w:color="auto"/>
            <w:left w:val="none" w:sz="0" w:space="0" w:color="auto"/>
            <w:bottom w:val="none" w:sz="0" w:space="0" w:color="auto"/>
            <w:right w:val="none" w:sz="0" w:space="0" w:color="auto"/>
          </w:divBdr>
        </w:div>
        <w:div w:id="1560900602">
          <w:marLeft w:val="640"/>
          <w:marRight w:val="0"/>
          <w:marTop w:val="0"/>
          <w:marBottom w:val="0"/>
          <w:divBdr>
            <w:top w:val="none" w:sz="0" w:space="0" w:color="auto"/>
            <w:left w:val="none" w:sz="0" w:space="0" w:color="auto"/>
            <w:bottom w:val="none" w:sz="0" w:space="0" w:color="auto"/>
            <w:right w:val="none" w:sz="0" w:space="0" w:color="auto"/>
          </w:divBdr>
        </w:div>
        <w:div w:id="1933932881">
          <w:marLeft w:val="640"/>
          <w:marRight w:val="0"/>
          <w:marTop w:val="0"/>
          <w:marBottom w:val="0"/>
          <w:divBdr>
            <w:top w:val="none" w:sz="0" w:space="0" w:color="auto"/>
            <w:left w:val="none" w:sz="0" w:space="0" w:color="auto"/>
            <w:bottom w:val="none" w:sz="0" w:space="0" w:color="auto"/>
            <w:right w:val="none" w:sz="0" w:space="0" w:color="auto"/>
          </w:divBdr>
        </w:div>
        <w:div w:id="830412126">
          <w:marLeft w:val="640"/>
          <w:marRight w:val="0"/>
          <w:marTop w:val="0"/>
          <w:marBottom w:val="0"/>
          <w:divBdr>
            <w:top w:val="none" w:sz="0" w:space="0" w:color="auto"/>
            <w:left w:val="none" w:sz="0" w:space="0" w:color="auto"/>
            <w:bottom w:val="none" w:sz="0" w:space="0" w:color="auto"/>
            <w:right w:val="none" w:sz="0" w:space="0" w:color="auto"/>
          </w:divBdr>
        </w:div>
        <w:div w:id="1070158709">
          <w:marLeft w:val="640"/>
          <w:marRight w:val="0"/>
          <w:marTop w:val="0"/>
          <w:marBottom w:val="0"/>
          <w:divBdr>
            <w:top w:val="none" w:sz="0" w:space="0" w:color="auto"/>
            <w:left w:val="none" w:sz="0" w:space="0" w:color="auto"/>
            <w:bottom w:val="none" w:sz="0" w:space="0" w:color="auto"/>
            <w:right w:val="none" w:sz="0" w:space="0" w:color="auto"/>
          </w:divBdr>
        </w:div>
        <w:div w:id="1336301717">
          <w:marLeft w:val="640"/>
          <w:marRight w:val="0"/>
          <w:marTop w:val="0"/>
          <w:marBottom w:val="0"/>
          <w:divBdr>
            <w:top w:val="none" w:sz="0" w:space="0" w:color="auto"/>
            <w:left w:val="none" w:sz="0" w:space="0" w:color="auto"/>
            <w:bottom w:val="none" w:sz="0" w:space="0" w:color="auto"/>
            <w:right w:val="none" w:sz="0" w:space="0" w:color="auto"/>
          </w:divBdr>
        </w:div>
        <w:div w:id="1982076159">
          <w:marLeft w:val="640"/>
          <w:marRight w:val="0"/>
          <w:marTop w:val="0"/>
          <w:marBottom w:val="0"/>
          <w:divBdr>
            <w:top w:val="none" w:sz="0" w:space="0" w:color="auto"/>
            <w:left w:val="none" w:sz="0" w:space="0" w:color="auto"/>
            <w:bottom w:val="none" w:sz="0" w:space="0" w:color="auto"/>
            <w:right w:val="none" w:sz="0" w:space="0" w:color="auto"/>
          </w:divBdr>
        </w:div>
        <w:div w:id="175467872">
          <w:marLeft w:val="640"/>
          <w:marRight w:val="0"/>
          <w:marTop w:val="0"/>
          <w:marBottom w:val="0"/>
          <w:divBdr>
            <w:top w:val="none" w:sz="0" w:space="0" w:color="auto"/>
            <w:left w:val="none" w:sz="0" w:space="0" w:color="auto"/>
            <w:bottom w:val="none" w:sz="0" w:space="0" w:color="auto"/>
            <w:right w:val="none" w:sz="0" w:space="0" w:color="auto"/>
          </w:divBdr>
        </w:div>
        <w:div w:id="904488266">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54928741">
      <w:bodyDiv w:val="1"/>
      <w:marLeft w:val="0"/>
      <w:marRight w:val="0"/>
      <w:marTop w:val="0"/>
      <w:marBottom w:val="0"/>
      <w:divBdr>
        <w:top w:val="none" w:sz="0" w:space="0" w:color="auto"/>
        <w:left w:val="none" w:sz="0" w:space="0" w:color="auto"/>
        <w:bottom w:val="none" w:sz="0" w:space="0" w:color="auto"/>
        <w:right w:val="none" w:sz="0" w:space="0" w:color="auto"/>
      </w:divBdr>
      <w:divsChild>
        <w:div w:id="693307273">
          <w:marLeft w:val="640"/>
          <w:marRight w:val="0"/>
          <w:marTop w:val="0"/>
          <w:marBottom w:val="0"/>
          <w:divBdr>
            <w:top w:val="none" w:sz="0" w:space="0" w:color="auto"/>
            <w:left w:val="none" w:sz="0" w:space="0" w:color="auto"/>
            <w:bottom w:val="none" w:sz="0" w:space="0" w:color="auto"/>
            <w:right w:val="none" w:sz="0" w:space="0" w:color="auto"/>
          </w:divBdr>
        </w:div>
        <w:div w:id="242881132">
          <w:marLeft w:val="640"/>
          <w:marRight w:val="0"/>
          <w:marTop w:val="0"/>
          <w:marBottom w:val="0"/>
          <w:divBdr>
            <w:top w:val="none" w:sz="0" w:space="0" w:color="auto"/>
            <w:left w:val="none" w:sz="0" w:space="0" w:color="auto"/>
            <w:bottom w:val="none" w:sz="0" w:space="0" w:color="auto"/>
            <w:right w:val="none" w:sz="0" w:space="0" w:color="auto"/>
          </w:divBdr>
        </w:div>
        <w:div w:id="1090472002">
          <w:marLeft w:val="640"/>
          <w:marRight w:val="0"/>
          <w:marTop w:val="0"/>
          <w:marBottom w:val="0"/>
          <w:divBdr>
            <w:top w:val="none" w:sz="0" w:space="0" w:color="auto"/>
            <w:left w:val="none" w:sz="0" w:space="0" w:color="auto"/>
            <w:bottom w:val="none" w:sz="0" w:space="0" w:color="auto"/>
            <w:right w:val="none" w:sz="0" w:space="0" w:color="auto"/>
          </w:divBdr>
        </w:div>
        <w:div w:id="974915945">
          <w:marLeft w:val="640"/>
          <w:marRight w:val="0"/>
          <w:marTop w:val="0"/>
          <w:marBottom w:val="0"/>
          <w:divBdr>
            <w:top w:val="none" w:sz="0" w:space="0" w:color="auto"/>
            <w:left w:val="none" w:sz="0" w:space="0" w:color="auto"/>
            <w:bottom w:val="none" w:sz="0" w:space="0" w:color="auto"/>
            <w:right w:val="none" w:sz="0" w:space="0" w:color="auto"/>
          </w:divBdr>
        </w:div>
        <w:div w:id="56512778">
          <w:marLeft w:val="640"/>
          <w:marRight w:val="0"/>
          <w:marTop w:val="0"/>
          <w:marBottom w:val="0"/>
          <w:divBdr>
            <w:top w:val="none" w:sz="0" w:space="0" w:color="auto"/>
            <w:left w:val="none" w:sz="0" w:space="0" w:color="auto"/>
            <w:bottom w:val="none" w:sz="0" w:space="0" w:color="auto"/>
            <w:right w:val="none" w:sz="0" w:space="0" w:color="auto"/>
          </w:divBdr>
        </w:div>
        <w:div w:id="461194223">
          <w:marLeft w:val="640"/>
          <w:marRight w:val="0"/>
          <w:marTop w:val="0"/>
          <w:marBottom w:val="0"/>
          <w:divBdr>
            <w:top w:val="none" w:sz="0" w:space="0" w:color="auto"/>
            <w:left w:val="none" w:sz="0" w:space="0" w:color="auto"/>
            <w:bottom w:val="none" w:sz="0" w:space="0" w:color="auto"/>
            <w:right w:val="none" w:sz="0" w:space="0" w:color="auto"/>
          </w:divBdr>
        </w:div>
        <w:div w:id="1167400195">
          <w:marLeft w:val="640"/>
          <w:marRight w:val="0"/>
          <w:marTop w:val="0"/>
          <w:marBottom w:val="0"/>
          <w:divBdr>
            <w:top w:val="none" w:sz="0" w:space="0" w:color="auto"/>
            <w:left w:val="none" w:sz="0" w:space="0" w:color="auto"/>
            <w:bottom w:val="none" w:sz="0" w:space="0" w:color="auto"/>
            <w:right w:val="none" w:sz="0" w:space="0" w:color="auto"/>
          </w:divBdr>
        </w:div>
        <w:div w:id="115369192">
          <w:marLeft w:val="640"/>
          <w:marRight w:val="0"/>
          <w:marTop w:val="0"/>
          <w:marBottom w:val="0"/>
          <w:divBdr>
            <w:top w:val="none" w:sz="0" w:space="0" w:color="auto"/>
            <w:left w:val="none" w:sz="0" w:space="0" w:color="auto"/>
            <w:bottom w:val="none" w:sz="0" w:space="0" w:color="auto"/>
            <w:right w:val="none" w:sz="0" w:space="0" w:color="auto"/>
          </w:divBdr>
        </w:div>
        <w:div w:id="1061178910">
          <w:marLeft w:val="640"/>
          <w:marRight w:val="0"/>
          <w:marTop w:val="0"/>
          <w:marBottom w:val="0"/>
          <w:divBdr>
            <w:top w:val="none" w:sz="0" w:space="0" w:color="auto"/>
            <w:left w:val="none" w:sz="0" w:space="0" w:color="auto"/>
            <w:bottom w:val="none" w:sz="0" w:space="0" w:color="auto"/>
            <w:right w:val="none" w:sz="0" w:space="0" w:color="auto"/>
          </w:divBdr>
        </w:div>
        <w:div w:id="1826624643">
          <w:marLeft w:val="640"/>
          <w:marRight w:val="0"/>
          <w:marTop w:val="0"/>
          <w:marBottom w:val="0"/>
          <w:divBdr>
            <w:top w:val="none" w:sz="0" w:space="0" w:color="auto"/>
            <w:left w:val="none" w:sz="0" w:space="0" w:color="auto"/>
            <w:bottom w:val="none" w:sz="0" w:space="0" w:color="auto"/>
            <w:right w:val="none" w:sz="0" w:space="0" w:color="auto"/>
          </w:divBdr>
        </w:div>
        <w:div w:id="1908955205">
          <w:marLeft w:val="640"/>
          <w:marRight w:val="0"/>
          <w:marTop w:val="0"/>
          <w:marBottom w:val="0"/>
          <w:divBdr>
            <w:top w:val="none" w:sz="0" w:space="0" w:color="auto"/>
            <w:left w:val="none" w:sz="0" w:space="0" w:color="auto"/>
            <w:bottom w:val="none" w:sz="0" w:space="0" w:color="auto"/>
            <w:right w:val="none" w:sz="0" w:space="0" w:color="auto"/>
          </w:divBdr>
        </w:div>
        <w:div w:id="1812012506">
          <w:marLeft w:val="640"/>
          <w:marRight w:val="0"/>
          <w:marTop w:val="0"/>
          <w:marBottom w:val="0"/>
          <w:divBdr>
            <w:top w:val="none" w:sz="0" w:space="0" w:color="auto"/>
            <w:left w:val="none" w:sz="0" w:space="0" w:color="auto"/>
            <w:bottom w:val="none" w:sz="0" w:space="0" w:color="auto"/>
            <w:right w:val="none" w:sz="0" w:space="0" w:color="auto"/>
          </w:divBdr>
        </w:div>
        <w:div w:id="1006254110">
          <w:marLeft w:val="640"/>
          <w:marRight w:val="0"/>
          <w:marTop w:val="0"/>
          <w:marBottom w:val="0"/>
          <w:divBdr>
            <w:top w:val="none" w:sz="0" w:space="0" w:color="auto"/>
            <w:left w:val="none" w:sz="0" w:space="0" w:color="auto"/>
            <w:bottom w:val="none" w:sz="0" w:space="0" w:color="auto"/>
            <w:right w:val="none" w:sz="0" w:space="0" w:color="auto"/>
          </w:divBdr>
        </w:div>
        <w:div w:id="1887402885">
          <w:marLeft w:val="640"/>
          <w:marRight w:val="0"/>
          <w:marTop w:val="0"/>
          <w:marBottom w:val="0"/>
          <w:divBdr>
            <w:top w:val="none" w:sz="0" w:space="0" w:color="auto"/>
            <w:left w:val="none" w:sz="0" w:space="0" w:color="auto"/>
            <w:bottom w:val="none" w:sz="0" w:space="0" w:color="auto"/>
            <w:right w:val="none" w:sz="0" w:space="0" w:color="auto"/>
          </w:divBdr>
        </w:div>
        <w:div w:id="1021904563">
          <w:marLeft w:val="640"/>
          <w:marRight w:val="0"/>
          <w:marTop w:val="0"/>
          <w:marBottom w:val="0"/>
          <w:divBdr>
            <w:top w:val="none" w:sz="0" w:space="0" w:color="auto"/>
            <w:left w:val="none" w:sz="0" w:space="0" w:color="auto"/>
            <w:bottom w:val="none" w:sz="0" w:space="0" w:color="auto"/>
            <w:right w:val="none" w:sz="0" w:space="0" w:color="auto"/>
          </w:divBdr>
        </w:div>
        <w:div w:id="404105496">
          <w:marLeft w:val="640"/>
          <w:marRight w:val="0"/>
          <w:marTop w:val="0"/>
          <w:marBottom w:val="0"/>
          <w:divBdr>
            <w:top w:val="none" w:sz="0" w:space="0" w:color="auto"/>
            <w:left w:val="none" w:sz="0" w:space="0" w:color="auto"/>
            <w:bottom w:val="none" w:sz="0" w:space="0" w:color="auto"/>
            <w:right w:val="none" w:sz="0" w:space="0" w:color="auto"/>
          </w:divBdr>
        </w:div>
        <w:div w:id="578290060">
          <w:marLeft w:val="640"/>
          <w:marRight w:val="0"/>
          <w:marTop w:val="0"/>
          <w:marBottom w:val="0"/>
          <w:divBdr>
            <w:top w:val="none" w:sz="0" w:space="0" w:color="auto"/>
            <w:left w:val="none" w:sz="0" w:space="0" w:color="auto"/>
            <w:bottom w:val="none" w:sz="0" w:space="0" w:color="auto"/>
            <w:right w:val="none" w:sz="0" w:space="0" w:color="auto"/>
          </w:divBdr>
        </w:div>
        <w:div w:id="1336492233">
          <w:marLeft w:val="640"/>
          <w:marRight w:val="0"/>
          <w:marTop w:val="0"/>
          <w:marBottom w:val="0"/>
          <w:divBdr>
            <w:top w:val="none" w:sz="0" w:space="0" w:color="auto"/>
            <w:left w:val="none" w:sz="0" w:space="0" w:color="auto"/>
            <w:bottom w:val="none" w:sz="0" w:space="0" w:color="auto"/>
            <w:right w:val="none" w:sz="0" w:space="0" w:color="auto"/>
          </w:divBdr>
        </w:div>
        <w:div w:id="35395075">
          <w:marLeft w:val="640"/>
          <w:marRight w:val="0"/>
          <w:marTop w:val="0"/>
          <w:marBottom w:val="0"/>
          <w:divBdr>
            <w:top w:val="none" w:sz="0" w:space="0" w:color="auto"/>
            <w:left w:val="none" w:sz="0" w:space="0" w:color="auto"/>
            <w:bottom w:val="none" w:sz="0" w:space="0" w:color="auto"/>
            <w:right w:val="none" w:sz="0" w:space="0" w:color="auto"/>
          </w:divBdr>
        </w:div>
        <w:div w:id="267470438">
          <w:marLeft w:val="640"/>
          <w:marRight w:val="0"/>
          <w:marTop w:val="0"/>
          <w:marBottom w:val="0"/>
          <w:divBdr>
            <w:top w:val="none" w:sz="0" w:space="0" w:color="auto"/>
            <w:left w:val="none" w:sz="0" w:space="0" w:color="auto"/>
            <w:bottom w:val="none" w:sz="0" w:space="0" w:color="auto"/>
            <w:right w:val="none" w:sz="0" w:space="0" w:color="auto"/>
          </w:divBdr>
        </w:div>
        <w:div w:id="1444154455">
          <w:marLeft w:val="640"/>
          <w:marRight w:val="0"/>
          <w:marTop w:val="0"/>
          <w:marBottom w:val="0"/>
          <w:divBdr>
            <w:top w:val="none" w:sz="0" w:space="0" w:color="auto"/>
            <w:left w:val="none" w:sz="0" w:space="0" w:color="auto"/>
            <w:bottom w:val="none" w:sz="0" w:space="0" w:color="auto"/>
            <w:right w:val="none" w:sz="0" w:space="0" w:color="auto"/>
          </w:divBdr>
        </w:div>
        <w:div w:id="2036224446">
          <w:marLeft w:val="640"/>
          <w:marRight w:val="0"/>
          <w:marTop w:val="0"/>
          <w:marBottom w:val="0"/>
          <w:divBdr>
            <w:top w:val="none" w:sz="0" w:space="0" w:color="auto"/>
            <w:left w:val="none" w:sz="0" w:space="0" w:color="auto"/>
            <w:bottom w:val="none" w:sz="0" w:space="0" w:color="auto"/>
            <w:right w:val="none" w:sz="0" w:space="0" w:color="auto"/>
          </w:divBdr>
        </w:div>
        <w:div w:id="9069748">
          <w:marLeft w:val="640"/>
          <w:marRight w:val="0"/>
          <w:marTop w:val="0"/>
          <w:marBottom w:val="0"/>
          <w:divBdr>
            <w:top w:val="none" w:sz="0" w:space="0" w:color="auto"/>
            <w:left w:val="none" w:sz="0" w:space="0" w:color="auto"/>
            <w:bottom w:val="none" w:sz="0" w:space="0" w:color="auto"/>
            <w:right w:val="none" w:sz="0" w:space="0" w:color="auto"/>
          </w:divBdr>
        </w:div>
        <w:div w:id="1807552004">
          <w:marLeft w:val="640"/>
          <w:marRight w:val="0"/>
          <w:marTop w:val="0"/>
          <w:marBottom w:val="0"/>
          <w:divBdr>
            <w:top w:val="none" w:sz="0" w:space="0" w:color="auto"/>
            <w:left w:val="none" w:sz="0" w:space="0" w:color="auto"/>
            <w:bottom w:val="none" w:sz="0" w:space="0" w:color="auto"/>
            <w:right w:val="none" w:sz="0" w:space="0" w:color="auto"/>
          </w:divBdr>
        </w:div>
        <w:div w:id="1236742481">
          <w:marLeft w:val="640"/>
          <w:marRight w:val="0"/>
          <w:marTop w:val="0"/>
          <w:marBottom w:val="0"/>
          <w:divBdr>
            <w:top w:val="none" w:sz="0" w:space="0" w:color="auto"/>
            <w:left w:val="none" w:sz="0" w:space="0" w:color="auto"/>
            <w:bottom w:val="none" w:sz="0" w:space="0" w:color="auto"/>
            <w:right w:val="none" w:sz="0" w:space="0" w:color="auto"/>
          </w:divBdr>
        </w:div>
        <w:div w:id="2088335260">
          <w:marLeft w:val="640"/>
          <w:marRight w:val="0"/>
          <w:marTop w:val="0"/>
          <w:marBottom w:val="0"/>
          <w:divBdr>
            <w:top w:val="none" w:sz="0" w:space="0" w:color="auto"/>
            <w:left w:val="none" w:sz="0" w:space="0" w:color="auto"/>
            <w:bottom w:val="none" w:sz="0" w:space="0" w:color="auto"/>
            <w:right w:val="none" w:sz="0" w:space="0" w:color="auto"/>
          </w:divBdr>
        </w:div>
        <w:div w:id="1441996361">
          <w:marLeft w:val="640"/>
          <w:marRight w:val="0"/>
          <w:marTop w:val="0"/>
          <w:marBottom w:val="0"/>
          <w:divBdr>
            <w:top w:val="none" w:sz="0" w:space="0" w:color="auto"/>
            <w:left w:val="none" w:sz="0" w:space="0" w:color="auto"/>
            <w:bottom w:val="none" w:sz="0" w:space="0" w:color="auto"/>
            <w:right w:val="none" w:sz="0" w:space="0" w:color="auto"/>
          </w:divBdr>
        </w:div>
        <w:div w:id="1898280597">
          <w:marLeft w:val="640"/>
          <w:marRight w:val="0"/>
          <w:marTop w:val="0"/>
          <w:marBottom w:val="0"/>
          <w:divBdr>
            <w:top w:val="none" w:sz="0" w:space="0" w:color="auto"/>
            <w:left w:val="none" w:sz="0" w:space="0" w:color="auto"/>
            <w:bottom w:val="none" w:sz="0" w:space="0" w:color="auto"/>
            <w:right w:val="none" w:sz="0" w:space="0" w:color="auto"/>
          </w:divBdr>
        </w:div>
        <w:div w:id="1521964961">
          <w:marLeft w:val="640"/>
          <w:marRight w:val="0"/>
          <w:marTop w:val="0"/>
          <w:marBottom w:val="0"/>
          <w:divBdr>
            <w:top w:val="none" w:sz="0" w:space="0" w:color="auto"/>
            <w:left w:val="none" w:sz="0" w:space="0" w:color="auto"/>
            <w:bottom w:val="none" w:sz="0" w:space="0" w:color="auto"/>
            <w:right w:val="none" w:sz="0" w:space="0" w:color="auto"/>
          </w:divBdr>
        </w:div>
        <w:div w:id="1410224703">
          <w:marLeft w:val="640"/>
          <w:marRight w:val="0"/>
          <w:marTop w:val="0"/>
          <w:marBottom w:val="0"/>
          <w:divBdr>
            <w:top w:val="none" w:sz="0" w:space="0" w:color="auto"/>
            <w:left w:val="none" w:sz="0" w:space="0" w:color="auto"/>
            <w:bottom w:val="none" w:sz="0" w:space="0" w:color="auto"/>
            <w:right w:val="none" w:sz="0" w:space="0" w:color="auto"/>
          </w:divBdr>
        </w:div>
        <w:div w:id="1793210677">
          <w:marLeft w:val="640"/>
          <w:marRight w:val="0"/>
          <w:marTop w:val="0"/>
          <w:marBottom w:val="0"/>
          <w:divBdr>
            <w:top w:val="none" w:sz="0" w:space="0" w:color="auto"/>
            <w:left w:val="none" w:sz="0" w:space="0" w:color="auto"/>
            <w:bottom w:val="none" w:sz="0" w:space="0" w:color="auto"/>
            <w:right w:val="none" w:sz="0" w:space="0" w:color="auto"/>
          </w:divBdr>
        </w:div>
        <w:div w:id="1197935671">
          <w:marLeft w:val="640"/>
          <w:marRight w:val="0"/>
          <w:marTop w:val="0"/>
          <w:marBottom w:val="0"/>
          <w:divBdr>
            <w:top w:val="none" w:sz="0" w:space="0" w:color="auto"/>
            <w:left w:val="none" w:sz="0" w:space="0" w:color="auto"/>
            <w:bottom w:val="none" w:sz="0" w:space="0" w:color="auto"/>
            <w:right w:val="none" w:sz="0" w:space="0" w:color="auto"/>
          </w:divBdr>
        </w:div>
        <w:div w:id="645861516">
          <w:marLeft w:val="640"/>
          <w:marRight w:val="0"/>
          <w:marTop w:val="0"/>
          <w:marBottom w:val="0"/>
          <w:divBdr>
            <w:top w:val="none" w:sz="0" w:space="0" w:color="auto"/>
            <w:left w:val="none" w:sz="0" w:space="0" w:color="auto"/>
            <w:bottom w:val="none" w:sz="0" w:space="0" w:color="auto"/>
            <w:right w:val="none" w:sz="0" w:space="0" w:color="auto"/>
          </w:divBdr>
        </w:div>
        <w:div w:id="1150247261">
          <w:marLeft w:val="640"/>
          <w:marRight w:val="0"/>
          <w:marTop w:val="0"/>
          <w:marBottom w:val="0"/>
          <w:divBdr>
            <w:top w:val="none" w:sz="0" w:space="0" w:color="auto"/>
            <w:left w:val="none" w:sz="0" w:space="0" w:color="auto"/>
            <w:bottom w:val="none" w:sz="0" w:space="0" w:color="auto"/>
            <w:right w:val="none" w:sz="0" w:space="0" w:color="auto"/>
          </w:divBdr>
        </w:div>
        <w:div w:id="1060321551">
          <w:marLeft w:val="640"/>
          <w:marRight w:val="0"/>
          <w:marTop w:val="0"/>
          <w:marBottom w:val="0"/>
          <w:divBdr>
            <w:top w:val="none" w:sz="0" w:space="0" w:color="auto"/>
            <w:left w:val="none" w:sz="0" w:space="0" w:color="auto"/>
            <w:bottom w:val="none" w:sz="0" w:space="0" w:color="auto"/>
            <w:right w:val="none" w:sz="0" w:space="0" w:color="auto"/>
          </w:divBdr>
        </w:div>
        <w:div w:id="116606786">
          <w:marLeft w:val="640"/>
          <w:marRight w:val="0"/>
          <w:marTop w:val="0"/>
          <w:marBottom w:val="0"/>
          <w:divBdr>
            <w:top w:val="none" w:sz="0" w:space="0" w:color="auto"/>
            <w:left w:val="none" w:sz="0" w:space="0" w:color="auto"/>
            <w:bottom w:val="none" w:sz="0" w:space="0" w:color="auto"/>
            <w:right w:val="none" w:sz="0" w:space="0" w:color="auto"/>
          </w:divBdr>
        </w:div>
        <w:div w:id="1029598849">
          <w:marLeft w:val="640"/>
          <w:marRight w:val="0"/>
          <w:marTop w:val="0"/>
          <w:marBottom w:val="0"/>
          <w:divBdr>
            <w:top w:val="none" w:sz="0" w:space="0" w:color="auto"/>
            <w:left w:val="none" w:sz="0" w:space="0" w:color="auto"/>
            <w:bottom w:val="none" w:sz="0" w:space="0" w:color="auto"/>
            <w:right w:val="none" w:sz="0" w:space="0" w:color="auto"/>
          </w:divBdr>
        </w:div>
        <w:div w:id="1806392704">
          <w:marLeft w:val="640"/>
          <w:marRight w:val="0"/>
          <w:marTop w:val="0"/>
          <w:marBottom w:val="0"/>
          <w:divBdr>
            <w:top w:val="none" w:sz="0" w:space="0" w:color="auto"/>
            <w:left w:val="none" w:sz="0" w:space="0" w:color="auto"/>
            <w:bottom w:val="none" w:sz="0" w:space="0" w:color="auto"/>
            <w:right w:val="none" w:sz="0" w:space="0" w:color="auto"/>
          </w:divBdr>
        </w:div>
        <w:div w:id="596249949">
          <w:marLeft w:val="640"/>
          <w:marRight w:val="0"/>
          <w:marTop w:val="0"/>
          <w:marBottom w:val="0"/>
          <w:divBdr>
            <w:top w:val="none" w:sz="0" w:space="0" w:color="auto"/>
            <w:left w:val="none" w:sz="0" w:space="0" w:color="auto"/>
            <w:bottom w:val="none" w:sz="0" w:space="0" w:color="auto"/>
            <w:right w:val="none" w:sz="0" w:space="0" w:color="auto"/>
          </w:divBdr>
        </w:div>
        <w:div w:id="1084185072">
          <w:marLeft w:val="640"/>
          <w:marRight w:val="0"/>
          <w:marTop w:val="0"/>
          <w:marBottom w:val="0"/>
          <w:divBdr>
            <w:top w:val="none" w:sz="0" w:space="0" w:color="auto"/>
            <w:left w:val="none" w:sz="0" w:space="0" w:color="auto"/>
            <w:bottom w:val="none" w:sz="0" w:space="0" w:color="auto"/>
            <w:right w:val="none" w:sz="0" w:space="0" w:color="auto"/>
          </w:divBdr>
        </w:div>
        <w:div w:id="1839341517">
          <w:marLeft w:val="640"/>
          <w:marRight w:val="0"/>
          <w:marTop w:val="0"/>
          <w:marBottom w:val="0"/>
          <w:divBdr>
            <w:top w:val="none" w:sz="0" w:space="0" w:color="auto"/>
            <w:left w:val="none" w:sz="0" w:space="0" w:color="auto"/>
            <w:bottom w:val="none" w:sz="0" w:space="0" w:color="auto"/>
            <w:right w:val="none" w:sz="0" w:space="0" w:color="auto"/>
          </w:divBdr>
        </w:div>
        <w:div w:id="2041663786">
          <w:marLeft w:val="640"/>
          <w:marRight w:val="0"/>
          <w:marTop w:val="0"/>
          <w:marBottom w:val="0"/>
          <w:divBdr>
            <w:top w:val="none" w:sz="0" w:space="0" w:color="auto"/>
            <w:left w:val="none" w:sz="0" w:space="0" w:color="auto"/>
            <w:bottom w:val="none" w:sz="0" w:space="0" w:color="auto"/>
            <w:right w:val="none" w:sz="0" w:space="0" w:color="auto"/>
          </w:divBdr>
        </w:div>
        <w:div w:id="1422292141">
          <w:marLeft w:val="640"/>
          <w:marRight w:val="0"/>
          <w:marTop w:val="0"/>
          <w:marBottom w:val="0"/>
          <w:divBdr>
            <w:top w:val="none" w:sz="0" w:space="0" w:color="auto"/>
            <w:left w:val="none" w:sz="0" w:space="0" w:color="auto"/>
            <w:bottom w:val="none" w:sz="0" w:space="0" w:color="auto"/>
            <w:right w:val="none" w:sz="0" w:space="0" w:color="auto"/>
          </w:divBdr>
        </w:div>
        <w:div w:id="1050959773">
          <w:marLeft w:val="640"/>
          <w:marRight w:val="0"/>
          <w:marTop w:val="0"/>
          <w:marBottom w:val="0"/>
          <w:divBdr>
            <w:top w:val="none" w:sz="0" w:space="0" w:color="auto"/>
            <w:left w:val="none" w:sz="0" w:space="0" w:color="auto"/>
            <w:bottom w:val="none" w:sz="0" w:space="0" w:color="auto"/>
            <w:right w:val="none" w:sz="0" w:space="0" w:color="auto"/>
          </w:divBdr>
        </w:div>
        <w:div w:id="688915906">
          <w:marLeft w:val="640"/>
          <w:marRight w:val="0"/>
          <w:marTop w:val="0"/>
          <w:marBottom w:val="0"/>
          <w:divBdr>
            <w:top w:val="none" w:sz="0" w:space="0" w:color="auto"/>
            <w:left w:val="none" w:sz="0" w:space="0" w:color="auto"/>
            <w:bottom w:val="none" w:sz="0" w:space="0" w:color="auto"/>
            <w:right w:val="none" w:sz="0" w:space="0" w:color="auto"/>
          </w:divBdr>
        </w:div>
        <w:div w:id="2116056257">
          <w:marLeft w:val="640"/>
          <w:marRight w:val="0"/>
          <w:marTop w:val="0"/>
          <w:marBottom w:val="0"/>
          <w:divBdr>
            <w:top w:val="none" w:sz="0" w:space="0" w:color="auto"/>
            <w:left w:val="none" w:sz="0" w:space="0" w:color="auto"/>
            <w:bottom w:val="none" w:sz="0" w:space="0" w:color="auto"/>
            <w:right w:val="none" w:sz="0" w:space="0" w:color="auto"/>
          </w:divBdr>
        </w:div>
        <w:div w:id="1221284811">
          <w:marLeft w:val="640"/>
          <w:marRight w:val="0"/>
          <w:marTop w:val="0"/>
          <w:marBottom w:val="0"/>
          <w:divBdr>
            <w:top w:val="none" w:sz="0" w:space="0" w:color="auto"/>
            <w:left w:val="none" w:sz="0" w:space="0" w:color="auto"/>
            <w:bottom w:val="none" w:sz="0" w:space="0" w:color="auto"/>
            <w:right w:val="none" w:sz="0" w:space="0" w:color="auto"/>
          </w:divBdr>
        </w:div>
        <w:div w:id="1105685330">
          <w:marLeft w:val="640"/>
          <w:marRight w:val="0"/>
          <w:marTop w:val="0"/>
          <w:marBottom w:val="0"/>
          <w:divBdr>
            <w:top w:val="none" w:sz="0" w:space="0" w:color="auto"/>
            <w:left w:val="none" w:sz="0" w:space="0" w:color="auto"/>
            <w:bottom w:val="none" w:sz="0" w:space="0" w:color="auto"/>
            <w:right w:val="none" w:sz="0" w:space="0" w:color="auto"/>
          </w:divBdr>
        </w:div>
        <w:div w:id="1350063809">
          <w:marLeft w:val="640"/>
          <w:marRight w:val="0"/>
          <w:marTop w:val="0"/>
          <w:marBottom w:val="0"/>
          <w:divBdr>
            <w:top w:val="none" w:sz="0" w:space="0" w:color="auto"/>
            <w:left w:val="none" w:sz="0" w:space="0" w:color="auto"/>
            <w:bottom w:val="none" w:sz="0" w:space="0" w:color="auto"/>
            <w:right w:val="none" w:sz="0" w:space="0" w:color="auto"/>
          </w:divBdr>
        </w:div>
        <w:div w:id="1437754026">
          <w:marLeft w:val="640"/>
          <w:marRight w:val="0"/>
          <w:marTop w:val="0"/>
          <w:marBottom w:val="0"/>
          <w:divBdr>
            <w:top w:val="none" w:sz="0" w:space="0" w:color="auto"/>
            <w:left w:val="none" w:sz="0" w:space="0" w:color="auto"/>
            <w:bottom w:val="none" w:sz="0" w:space="0" w:color="auto"/>
            <w:right w:val="none" w:sz="0" w:space="0" w:color="auto"/>
          </w:divBdr>
        </w:div>
        <w:div w:id="925919210">
          <w:marLeft w:val="640"/>
          <w:marRight w:val="0"/>
          <w:marTop w:val="0"/>
          <w:marBottom w:val="0"/>
          <w:divBdr>
            <w:top w:val="none" w:sz="0" w:space="0" w:color="auto"/>
            <w:left w:val="none" w:sz="0" w:space="0" w:color="auto"/>
            <w:bottom w:val="none" w:sz="0" w:space="0" w:color="auto"/>
            <w:right w:val="none" w:sz="0" w:space="0" w:color="auto"/>
          </w:divBdr>
        </w:div>
        <w:div w:id="559949692">
          <w:marLeft w:val="640"/>
          <w:marRight w:val="0"/>
          <w:marTop w:val="0"/>
          <w:marBottom w:val="0"/>
          <w:divBdr>
            <w:top w:val="none" w:sz="0" w:space="0" w:color="auto"/>
            <w:left w:val="none" w:sz="0" w:space="0" w:color="auto"/>
            <w:bottom w:val="none" w:sz="0" w:space="0" w:color="auto"/>
            <w:right w:val="none" w:sz="0" w:space="0" w:color="auto"/>
          </w:divBdr>
        </w:div>
        <w:div w:id="1129015561">
          <w:marLeft w:val="640"/>
          <w:marRight w:val="0"/>
          <w:marTop w:val="0"/>
          <w:marBottom w:val="0"/>
          <w:divBdr>
            <w:top w:val="none" w:sz="0" w:space="0" w:color="auto"/>
            <w:left w:val="none" w:sz="0" w:space="0" w:color="auto"/>
            <w:bottom w:val="none" w:sz="0" w:space="0" w:color="auto"/>
            <w:right w:val="none" w:sz="0" w:space="0" w:color="auto"/>
          </w:divBdr>
        </w:div>
        <w:div w:id="492794753">
          <w:marLeft w:val="640"/>
          <w:marRight w:val="0"/>
          <w:marTop w:val="0"/>
          <w:marBottom w:val="0"/>
          <w:divBdr>
            <w:top w:val="none" w:sz="0" w:space="0" w:color="auto"/>
            <w:left w:val="none" w:sz="0" w:space="0" w:color="auto"/>
            <w:bottom w:val="none" w:sz="0" w:space="0" w:color="auto"/>
            <w:right w:val="none" w:sz="0" w:space="0" w:color="auto"/>
          </w:divBdr>
        </w:div>
        <w:div w:id="1261375310">
          <w:marLeft w:val="640"/>
          <w:marRight w:val="0"/>
          <w:marTop w:val="0"/>
          <w:marBottom w:val="0"/>
          <w:divBdr>
            <w:top w:val="none" w:sz="0" w:space="0" w:color="auto"/>
            <w:left w:val="none" w:sz="0" w:space="0" w:color="auto"/>
            <w:bottom w:val="none" w:sz="0" w:space="0" w:color="auto"/>
            <w:right w:val="none" w:sz="0" w:space="0" w:color="auto"/>
          </w:divBdr>
        </w:div>
        <w:div w:id="982584729">
          <w:marLeft w:val="640"/>
          <w:marRight w:val="0"/>
          <w:marTop w:val="0"/>
          <w:marBottom w:val="0"/>
          <w:divBdr>
            <w:top w:val="none" w:sz="0" w:space="0" w:color="auto"/>
            <w:left w:val="none" w:sz="0" w:space="0" w:color="auto"/>
            <w:bottom w:val="none" w:sz="0" w:space="0" w:color="auto"/>
            <w:right w:val="none" w:sz="0" w:space="0" w:color="auto"/>
          </w:divBdr>
        </w:div>
        <w:div w:id="1138035960">
          <w:marLeft w:val="640"/>
          <w:marRight w:val="0"/>
          <w:marTop w:val="0"/>
          <w:marBottom w:val="0"/>
          <w:divBdr>
            <w:top w:val="none" w:sz="0" w:space="0" w:color="auto"/>
            <w:left w:val="none" w:sz="0" w:space="0" w:color="auto"/>
            <w:bottom w:val="none" w:sz="0" w:space="0" w:color="auto"/>
            <w:right w:val="none" w:sz="0" w:space="0" w:color="auto"/>
          </w:divBdr>
        </w:div>
        <w:div w:id="307443805">
          <w:marLeft w:val="640"/>
          <w:marRight w:val="0"/>
          <w:marTop w:val="0"/>
          <w:marBottom w:val="0"/>
          <w:divBdr>
            <w:top w:val="none" w:sz="0" w:space="0" w:color="auto"/>
            <w:left w:val="none" w:sz="0" w:space="0" w:color="auto"/>
            <w:bottom w:val="none" w:sz="0" w:space="0" w:color="auto"/>
            <w:right w:val="none" w:sz="0" w:space="0" w:color="auto"/>
          </w:divBdr>
        </w:div>
        <w:div w:id="1711032977">
          <w:marLeft w:val="640"/>
          <w:marRight w:val="0"/>
          <w:marTop w:val="0"/>
          <w:marBottom w:val="0"/>
          <w:divBdr>
            <w:top w:val="none" w:sz="0" w:space="0" w:color="auto"/>
            <w:left w:val="none" w:sz="0" w:space="0" w:color="auto"/>
            <w:bottom w:val="none" w:sz="0" w:space="0" w:color="auto"/>
            <w:right w:val="none" w:sz="0" w:space="0" w:color="auto"/>
          </w:divBdr>
        </w:div>
        <w:div w:id="1052388762">
          <w:marLeft w:val="640"/>
          <w:marRight w:val="0"/>
          <w:marTop w:val="0"/>
          <w:marBottom w:val="0"/>
          <w:divBdr>
            <w:top w:val="none" w:sz="0" w:space="0" w:color="auto"/>
            <w:left w:val="none" w:sz="0" w:space="0" w:color="auto"/>
            <w:bottom w:val="none" w:sz="0" w:space="0" w:color="auto"/>
            <w:right w:val="none" w:sz="0" w:space="0" w:color="auto"/>
          </w:divBdr>
        </w:div>
        <w:div w:id="2108189263">
          <w:marLeft w:val="640"/>
          <w:marRight w:val="0"/>
          <w:marTop w:val="0"/>
          <w:marBottom w:val="0"/>
          <w:divBdr>
            <w:top w:val="none" w:sz="0" w:space="0" w:color="auto"/>
            <w:left w:val="none" w:sz="0" w:space="0" w:color="auto"/>
            <w:bottom w:val="none" w:sz="0" w:space="0" w:color="auto"/>
            <w:right w:val="none" w:sz="0" w:space="0" w:color="auto"/>
          </w:divBdr>
        </w:div>
        <w:div w:id="195240548">
          <w:marLeft w:val="640"/>
          <w:marRight w:val="0"/>
          <w:marTop w:val="0"/>
          <w:marBottom w:val="0"/>
          <w:divBdr>
            <w:top w:val="none" w:sz="0" w:space="0" w:color="auto"/>
            <w:left w:val="none" w:sz="0" w:space="0" w:color="auto"/>
            <w:bottom w:val="none" w:sz="0" w:space="0" w:color="auto"/>
            <w:right w:val="none" w:sz="0" w:space="0" w:color="auto"/>
          </w:divBdr>
        </w:div>
        <w:div w:id="1536042920">
          <w:marLeft w:val="640"/>
          <w:marRight w:val="0"/>
          <w:marTop w:val="0"/>
          <w:marBottom w:val="0"/>
          <w:divBdr>
            <w:top w:val="none" w:sz="0" w:space="0" w:color="auto"/>
            <w:left w:val="none" w:sz="0" w:space="0" w:color="auto"/>
            <w:bottom w:val="none" w:sz="0" w:space="0" w:color="auto"/>
            <w:right w:val="none" w:sz="0" w:space="0" w:color="auto"/>
          </w:divBdr>
        </w:div>
        <w:div w:id="1652906687">
          <w:marLeft w:val="640"/>
          <w:marRight w:val="0"/>
          <w:marTop w:val="0"/>
          <w:marBottom w:val="0"/>
          <w:divBdr>
            <w:top w:val="none" w:sz="0" w:space="0" w:color="auto"/>
            <w:left w:val="none" w:sz="0" w:space="0" w:color="auto"/>
            <w:bottom w:val="none" w:sz="0" w:space="0" w:color="auto"/>
            <w:right w:val="none" w:sz="0" w:space="0" w:color="auto"/>
          </w:divBdr>
        </w:div>
        <w:div w:id="2038964222">
          <w:marLeft w:val="640"/>
          <w:marRight w:val="0"/>
          <w:marTop w:val="0"/>
          <w:marBottom w:val="0"/>
          <w:divBdr>
            <w:top w:val="none" w:sz="0" w:space="0" w:color="auto"/>
            <w:left w:val="none" w:sz="0" w:space="0" w:color="auto"/>
            <w:bottom w:val="none" w:sz="0" w:space="0" w:color="auto"/>
            <w:right w:val="none" w:sz="0" w:space="0" w:color="auto"/>
          </w:divBdr>
        </w:div>
        <w:div w:id="1678968804">
          <w:marLeft w:val="640"/>
          <w:marRight w:val="0"/>
          <w:marTop w:val="0"/>
          <w:marBottom w:val="0"/>
          <w:divBdr>
            <w:top w:val="none" w:sz="0" w:space="0" w:color="auto"/>
            <w:left w:val="none" w:sz="0" w:space="0" w:color="auto"/>
            <w:bottom w:val="none" w:sz="0" w:space="0" w:color="auto"/>
            <w:right w:val="none" w:sz="0" w:space="0" w:color="auto"/>
          </w:divBdr>
        </w:div>
        <w:div w:id="872961583">
          <w:marLeft w:val="640"/>
          <w:marRight w:val="0"/>
          <w:marTop w:val="0"/>
          <w:marBottom w:val="0"/>
          <w:divBdr>
            <w:top w:val="none" w:sz="0" w:space="0" w:color="auto"/>
            <w:left w:val="none" w:sz="0" w:space="0" w:color="auto"/>
            <w:bottom w:val="none" w:sz="0" w:space="0" w:color="auto"/>
            <w:right w:val="none" w:sz="0" w:space="0" w:color="auto"/>
          </w:divBdr>
        </w:div>
        <w:div w:id="1492137175">
          <w:marLeft w:val="640"/>
          <w:marRight w:val="0"/>
          <w:marTop w:val="0"/>
          <w:marBottom w:val="0"/>
          <w:divBdr>
            <w:top w:val="none" w:sz="0" w:space="0" w:color="auto"/>
            <w:left w:val="none" w:sz="0" w:space="0" w:color="auto"/>
            <w:bottom w:val="none" w:sz="0" w:space="0" w:color="auto"/>
            <w:right w:val="none" w:sz="0" w:space="0" w:color="auto"/>
          </w:divBdr>
        </w:div>
        <w:div w:id="891112590">
          <w:marLeft w:val="640"/>
          <w:marRight w:val="0"/>
          <w:marTop w:val="0"/>
          <w:marBottom w:val="0"/>
          <w:divBdr>
            <w:top w:val="none" w:sz="0" w:space="0" w:color="auto"/>
            <w:left w:val="none" w:sz="0" w:space="0" w:color="auto"/>
            <w:bottom w:val="none" w:sz="0" w:space="0" w:color="auto"/>
            <w:right w:val="none" w:sz="0" w:space="0" w:color="auto"/>
          </w:divBdr>
        </w:div>
        <w:div w:id="2111732517">
          <w:marLeft w:val="640"/>
          <w:marRight w:val="0"/>
          <w:marTop w:val="0"/>
          <w:marBottom w:val="0"/>
          <w:divBdr>
            <w:top w:val="none" w:sz="0" w:space="0" w:color="auto"/>
            <w:left w:val="none" w:sz="0" w:space="0" w:color="auto"/>
            <w:bottom w:val="none" w:sz="0" w:space="0" w:color="auto"/>
            <w:right w:val="none" w:sz="0" w:space="0" w:color="auto"/>
          </w:divBdr>
        </w:div>
        <w:div w:id="1990479746">
          <w:marLeft w:val="640"/>
          <w:marRight w:val="0"/>
          <w:marTop w:val="0"/>
          <w:marBottom w:val="0"/>
          <w:divBdr>
            <w:top w:val="none" w:sz="0" w:space="0" w:color="auto"/>
            <w:left w:val="none" w:sz="0" w:space="0" w:color="auto"/>
            <w:bottom w:val="none" w:sz="0" w:space="0" w:color="auto"/>
            <w:right w:val="none" w:sz="0" w:space="0" w:color="auto"/>
          </w:divBdr>
        </w:div>
        <w:div w:id="1105804476">
          <w:marLeft w:val="640"/>
          <w:marRight w:val="0"/>
          <w:marTop w:val="0"/>
          <w:marBottom w:val="0"/>
          <w:divBdr>
            <w:top w:val="none" w:sz="0" w:space="0" w:color="auto"/>
            <w:left w:val="none" w:sz="0" w:space="0" w:color="auto"/>
            <w:bottom w:val="none" w:sz="0" w:space="0" w:color="auto"/>
            <w:right w:val="none" w:sz="0" w:space="0" w:color="auto"/>
          </w:divBdr>
        </w:div>
        <w:div w:id="111287392">
          <w:marLeft w:val="640"/>
          <w:marRight w:val="0"/>
          <w:marTop w:val="0"/>
          <w:marBottom w:val="0"/>
          <w:divBdr>
            <w:top w:val="none" w:sz="0" w:space="0" w:color="auto"/>
            <w:left w:val="none" w:sz="0" w:space="0" w:color="auto"/>
            <w:bottom w:val="none" w:sz="0" w:space="0" w:color="auto"/>
            <w:right w:val="none" w:sz="0" w:space="0" w:color="auto"/>
          </w:divBdr>
        </w:div>
        <w:div w:id="649601887">
          <w:marLeft w:val="640"/>
          <w:marRight w:val="0"/>
          <w:marTop w:val="0"/>
          <w:marBottom w:val="0"/>
          <w:divBdr>
            <w:top w:val="none" w:sz="0" w:space="0" w:color="auto"/>
            <w:left w:val="none" w:sz="0" w:space="0" w:color="auto"/>
            <w:bottom w:val="none" w:sz="0" w:space="0" w:color="auto"/>
            <w:right w:val="none" w:sz="0" w:space="0" w:color="auto"/>
          </w:divBdr>
        </w:div>
        <w:div w:id="1992060486">
          <w:marLeft w:val="640"/>
          <w:marRight w:val="0"/>
          <w:marTop w:val="0"/>
          <w:marBottom w:val="0"/>
          <w:divBdr>
            <w:top w:val="none" w:sz="0" w:space="0" w:color="auto"/>
            <w:left w:val="none" w:sz="0" w:space="0" w:color="auto"/>
            <w:bottom w:val="none" w:sz="0" w:space="0" w:color="auto"/>
            <w:right w:val="none" w:sz="0" w:space="0" w:color="auto"/>
          </w:divBdr>
        </w:div>
        <w:div w:id="341590050">
          <w:marLeft w:val="640"/>
          <w:marRight w:val="0"/>
          <w:marTop w:val="0"/>
          <w:marBottom w:val="0"/>
          <w:divBdr>
            <w:top w:val="none" w:sz="0" w:space="0" w:color="auto"/>
            <w:left w:val="none" w:sz="0" w:space="0" w:color="auto"/>
            <w:bottom w:val="none" w:sz="0" w:space="0" w:color="auto"/>
            <w:right w:val="none" w:sz="0" w:space="0" w:color="auto"/>
          </w:divBdr>
        </w:div>
        <w:div w:id="1888292434">
          <w:marLeft w:val="640"/>
          <w:marRight w:val="0"/>
          <w:marTop w:val="0"/>
          <w:marBottom w:val="0"/>
          <w:divBdr>
            <w:top w:val="none" w:sz="0" w:space="0" w:color="auto"/>
            <w:left w:val="none" w:sz="0" w:space="0" w:color="auto"/>
            <w:bottom w:val="none" w:sz="0" w:space="0" w:color="auto"/>
            <w:right w:val="none" w:sz="0" w:space="0" w:color="auto"/>
          </w:divBdr>
        </w:div>
        <w:div w:id="1534883989">
          <w:marLeft w:val="640"/>
          <w:marRight w:val="0"/>
          <w:marTop w:val="0"/>
          <w:marBottom w:val="0"/>
          <w:divBdr>
            <w:top w:val="none" w:sz="0" w:space="0" w:color="auto"/>
            <w:left w:val="none" w:sz="0" w:space="0" w:color="auto"/>
            <w:bottom w:val="none" w:sz="0" w:space="0" w:color="auto"/>
            <w:right w:val="none" w:sz="0" w:space="0" w:color="auto"/>
          </w:divBdr>
        </w:div>
        <w:div w:id="339893261">
          <w:marLeft w:val="640"/>
          <w:marRight w:val="0"/>
          <w:marTop w:val="0"/>
          <w:marBottom w:val="0"/>
          <w:divBdr>
            <w:top w:val="none" w:sz="0" w:space="0" w:color="auto"/>
            <w:left w:val="none" w:sz="0" w:space="0" w:color="auto"/>
            <w:bottom w:val="none" w:sz="0" w:space="0" w:color="auto"/>
            <w:right w:val="none" w:sz="0" w:space="0" w:color="auto"/>
          </w:divBdr>
        </w:div>
        <w:div w:id="124005606">
          <w:marLeft w:val="640"/>
          <w:marRight w:val="0"/>
          <w:marTop w:val="0"/>
          <w:marBottom w:val="0"/>
          <w:divBdr>
            <w:top w:val="none" w:sz="0" w:space="0" w:color="auto"/>
            <w:left w:val="none" w:sz="0" w:space="0" w:color="auto"/>
            <w:bottom w:val="none" w:sz="0" w:space="0" w:color="auto"/>
            <w:right w:val="none" w:sz="0" w:space="0" w:color="auto"/>
          </w:divBdr>
        </w:div>
        <w:div w:id="209610329">
          <w:marLeft w:val="640"/>
          <w:marRight w:val="0"/>
          <w:marTop w:val="0"/>
          <w:marBottom w:val="0"/>
          <w:divBdr>
            <w:top w:val="none" w:sz="0" w:space="0" w:color="auto"/>
            <w:left w:val="none" w:sz="0" w:space="0" w:color="auto"/>
            <w:bottom w:val="none" w:sz="0" w:space="0" w:color="auto"/>
            <w:right w:val="none" w:sz="0" w:space="0" w:color="auto"/>
          </w:divBdr>
        </w:div>
        <w:div w:id="81608546">
          <w:marLeft w:val="640"/>
          <w:marRight w:val="0"/>
          <w:marTop w:val="0"/>
          <w:marBottom w:val="0"/>
          <w:divBdr>
            <w:top w:val="none" w:sz="0" w:space="0" w:color="auto"/>
            <w:left w:val="none" w:sz="0" w:space="0" w:color="auto"/>
            <w:bottom w:val="none" w:sz="0" w:space="0" w:color="auto"/>
            <w:right w:val="none" w:sz="0" w:space="0" w:color="auto"/>
          </w:divBdr>
        </w:div>
        <w:div w:id="993994537">
          <w:marLeft w:val="640"/>
          <w:marRight w:val="0"/>
          <w:marTop w:val="0"/>
          <w:marBottom w:val="0"/>
          <w:divBdr>
            <w:top w:val="none" w:sz="0" w:space="0" w:color="auto"/>
            <w:left w:val="none" w:sz="0" w:space="0" w:color="auto"/>
            <w:bottom w:val="none" w:sz="0" w:space="0" w:color="auto"/>
            <w:right w:val="none" w:sz="0" w:space="0" w:color="auto"/>
          </w:divBdr>
        </w:div>
        <w:div w:id="1816413084">
          <w:marLeft w:val="640"/>
          <w:marRight w:val="0"/>
          <w:marTop w:val="0"/>
          <w:marBottom w:val="0"/>
          <w:divBdr>
            <w:top w:val="none" w:sz="0" w:space="0" w:color="auto"/>
            <w:left w:val="none" w:sz="0" w:space="0" w:color="auto"/>
            <w:bottom w:val="none" w:sz="0" w:space="0" w:color="auto"/>
            <w:right w:val="none" w:sz="0" w:space="0" w:color="auto"/>
          </w:divBdr>
        </w:div>
        <w:div w:id="1489790201">
          <w:marLeft w:val="640"/>
          <w:marRight w:val="0"/>
          <w:marTop w:val="0"/>
          <w:marBottom w:val="0"/>
          <w:divBdr>
            <w:top w:val="none" w:sz="0" w:space="0" w:color="auto"/>
            <w:left w:val="none" w:sz="0" w:space="0" w:color="auto"/>
            <w:bottom w:val="none" w:sz="0" w:space="0" w:color="auto"/>
            <w:right w:val="none" w:sz="0" w:space="0" w:color="auto"/>
          </w:divBdr>
        </w:div>
        <w:div w:id="1109937529">
          <w:marLeft w:val="640"/>
          <w:marRight w:val="0"/>
          <w:marTop w:val="0"/>
          <w:marBottom w:val="0"/>
          <w:divBdr>
            <w:top w:val="none" w:sz="0" w:space="0" w:color="auto"/>
            <w:left w:val="none" w:sz="0" w:space="0" w:color="auto"/>
            <w:bottom w:val="none" w:sz="0" w:space="0" w:color="auto"/>
            <w:right w:val="none" w:sz="0" w:space="0" w:color="auto"/>
          </w:divBdr>
        </w:div>
        <w:div w:id="766802761">
          <w:marLeft w:val="640"/>
          <w:marRight w:val="0"/>
          <w:marTop w:val="0"/>
          <w:marBottom w:val="0"/>
          <w:divBdr>
            <w:top w:val="none" w:sz="0" w:space="0" w:color="auto"/>
            <w:left w:val="none" w:sz="0" w:space="0" w:color="auto"/>
            <w:bottom w:val="none" w:sz="0" w:space="0" w:color="auto"/>
            <w:right w:val="none" w:sz="0" w:space="0" w:color="auto"/>
          </w:divBdr>
        </w:div>
        <w:div w:id="1115247116">
          <w:marLeft w:val="640"/>
          <w:marRight w:val="0"/>
          <w:marTop w:val="0"/>
          <w:marBottom w:val="0"/>
          <w:divBdr>
            <w:top w:val="none" w:sz="0" w:space="0" w:color="auto"/>
            <w:left w:val="none" w:sz="0" w:space="0" w:color="auto"/>
            <w:bottom w:val="none" w:sz="0" w:space="0" w:color="auto"/>
            <w:right w:val="none" w:sz="0" w:space="0" w:color="auto"/>
          </w:divBdr>
        </w:div>
        <w:div w:id="962883442">
          <w:marLeft w:val="640"/>
          <w:marRight w:val="0"/>
          <w:marTop w:val="0"/>
          <w:marBottom w:val="0"/>
          <w:divBdr>
            <w:top w:val="none" w:sz="0" w:space="0" w:color="auto"/>
            <w:left w:val="none" w:sz="0" w:space="0" w:color="auto"/>
            <w:bottom w:val="none" w:sz="0" w:space="0" w:color="auto"/>
            <w:right w:val="none" w:sz="0" w:space="0" w:color="auto"/>
          </w:divBdr>
        </w:div>
        <w:div w:id="348870451">
          <w:marLeft w:val="640"/>
          <w:marRight w:val="0"/>
          <w:marTop w:val="0"/>
          <w:marBottom w:val="0"/>
          <w:divBdr>
            <w:top w:val="none" w:sz="0" w:space="0" w:color="auto"/>
            <w:left w:val="none" w:sz="0" w:space="0" w:color="auto"/>
            <w:bottom w:val="none" w:sz="0" w:space="0" w:color="auto"/>
            <w:right w:val="none" w:sz="0" w:space="0" w:color="auto"/>
          </w:divBdr>
        </w:div>
        <w:div w:id="1464692484">
          <w:marLeft w:val="640"/>
          <w:marRight w:val="0"/>
          <w:marTop w:val="0"/>
          <w:marBottom w:val="0"/>
          <w:divBdr>
            <w:top w:val="none" w:sz="0" w:space="0" w:color="auto"/>
            <w:left w:val="none" w:sz="0" w:space="0" w:color="auto"/>
            <w:bottom w:val="none" w:sz="0" w:space="0" w:color="auto"/>
            <w:right w:val="none" w:sz="0" w:space="0" w:color="auto"/>
          </w:divBdr>
        </w:div>
        <w:div w:id="598027644">
          <w:marLeft w:val="640"/>
          <w:marRight w:val="0"/>
          <w:marTop w:val="0"/>
          <w:marBottom w:val="0"/>
          <w:divBdr>
            <w:top w:val="none" w:sz="0" w:space="0" w:color="auto"/>
            <w:left w:val="none" w:sz="0" w:space="0" w:color="auto"/>
            <w:bottom w:val="none" w:sz="0" w:space="0" w:color="auto"/>
            <w:right w:val="none" w:sz="0" w:space="0" w:color="auto"/>
          </w:divBdr>
        </w:div>
        <w:div w:id="95247381">
          <w:marLeft w:val="640"/>
          <w:marRight w:val="0"/>
          <w:marTop w:val="0"/>
          <w:marBottom w:val="0"/>
          <w:divBdr>
            <w:top w:val="none" w:sz="0" w:space="0" w:color="auto"/>
            <w:left w:val="none" w:sz="0" w:space="0" w:color="auto"/>
            <w:bottom w:val="none" w:sz="0" w:space="0" w:color="auto"/>
            <w:right w:val="none" w:sz="0" w:space="0" w:color="auto"/>
          </w:divBdr>
        </w:div>
        <w:div w:id="792402698">
          <w:marLeft w:val="640"/>
          <w:marRight w:val="0"/>
          <w:marTop w:val="0"/>
          <w:marBottom w:val="0"/>
          <w:divBdr>
            <w:top w:val="none" w:sz="0" w:space="0" w:color="auto"/>
            <w:left w:val="none" w:sz="0" w:space="0" w:color="auto"/>
            <w:bottom w:val="none" w:sz="0" w:space="0" w:color="auto"/>
            <w:right w:val="none" w:sz="0" w:space="0" w:color="auto"/>
          </w:divBdr>
        </w:div>
        <w:div w:id="1736466787">
          <w:marLeft w:val="640"/>
          <w:marRight w:val="0"/>
          <w:marTop w:val="0"/>
          <w:marBottom w:val="0"/>
          <w:divBdr>
            <w:top w:val="none" w:sz="0" w:space="0" w:color="auto"/>
            <w:left w:val="none" w:sz="0" w:space="0" w:color="auto"/>
            <w:bottom w:val="none" w:sz="0" w:space="0" w:color="auto"/>
            <w:right w:val="none" w:sz="0" w:space="0" w:color="auto"/>
          </w:divBdr>
        </w:div>
        <w:div w:id="1127237477">
          <w:marLeft w:val="640"/>
          <w:marRight w:val="0"/>
          <w:marTop w:val="0"/>
          <w:marBottom w:val="0"/>
          <w:divBdr>
            <w:top w:val="none" w:sz="0" w:space="0" w:color="auto"/>
            <w:left w:val="none" w:sz="0" w:space="0" w:color="auto"/>
            <w:bottom w:val="none" w:sz="0" w:space="0" w:color="auto"/>
            <w:right w:val="none" w:sz="0" w:space="0" w:color="auto"/>
          </w:divBdr>
        </w:div>
        <w:div w:id="132406393">
          <w:marLeft w:val="640"/>
          <w:marRight w:val="0"/>
          <w:marTop w:val="0"/>
          <w:marBottom w:val="0"/>
          <w:divBdr>
            <w:top w:val="none" w:sz="0" w:space="0" w:color="auto"/>
            <w:left w:val="none" w:sz="0" w:space="0" w:color="auto"/>
            <w:bottom w:val="none" w:sz="0" w:space="0" w:color="auto"/>
            <w:right w:val="none" w:sz="0" w:space="0" w:color="auto"/>
          </w:divBdr>
        </w:div>
        <w:div w:id="677194573">
          <w:marLeft w:val="640"/>
          <w:marRight w:val="0"/>
          <w:marTop w:val="0"/>
          <w:marBottom w:val="0"/>
          <w:divBdr>
            <w:top w:val="none" w:sz="0" w:space="0" w:color="auto"/>
            <w:left w:val="none" w:sz="0" w:space="0" w:color="auto"/>
            <w:bottom w:val="none" w:sz="0" w:space="0" w:color="auto"/>
            <w:right w:val="none" w:sz="0" w:space="0" w:color="auto"/>
          </w:divBdr>
        </w:div>
        <w:div w:id="932975611">
          <w:marLeft w:val="640"/>
          <w:marRight w:val="0"/>
          <w:marTop w:val="0"/>
          <w:marBottom w:val="0"/>
          <w:divBdr>
            <w:top w:val="none" w:sz="0" w:space="0" w:color="auto"/>
            <w:left w:val="none" w:sz="0" w:space="0" w:color="auto"/>
            <w:bottom w:val="none" w:sz="0" w:space="0" w:color="auto"/>
            <w:right w:val="none" w:sz="0" w:space="0" w:color="auto"/>
          </w:divBdr>
        </w:div>
        <w:div w:id="288901796">
          <w:marLeft w:val="640"/>
          <w:marRight w:val="0"/>
          <w:marTop w:val="0"/>
          <w:marBottom w:val="0"/>
          <w:divBdr>
            <w:top w:val="none" w:sz="0" w:space="0" w:color="auto"/>
            <w:left w:val="none" w:sz="0" w:space="0" w:color="auto"/>
            <w:bottom w:val="none" w:sz="0" w:space="0" w:color="auto"/>
            <w:right w:val="none" w:sz="0" w:space="0" w:color="auto"/>
          </w:divBdr>
        </w:div>
        <w:div w:id="277874777">
          <w:marLeft w:val="640"/>
          <w:marRight w:val="0"/>
          <w:marTop w:val="0"/>
          <w:marBottom w:val="0"/>
          <w:divBdr>
            <w:top w:val="none" w:sz="0" w:space="0" w:color="auto"/>
            <w:left w:val="none" w:sz="0" w:space="0" w:color="auto"/>
            <w:bottom w:val="none" w:sz="0" w:space="0" w:color="auto"/>
            <w:right w:val="none" w:sz="0" w:space="0" w:color="auto"/>
          </w:divBdr>
        </w:div>
        <w:div w:id="969017536">
          <w:marLeft w:val="640"/>
          <w:marRight w:val="0"/>
          <w:marTop w:val="0"/>
          <w:marBottom w:val="0"/>
          <w:divBdr>
            <w:top w:val="none" w:sz="0" w:space="0" w:color="auto"/>
            <w:left w:val="none" w:sz="0" w:space="0" w:color="auto"/>
            <w:bottom w:val="none" w:sz="0" w:space="0" w:color="auto"/>
            <w:right w:val="none" w:sz="0" w:space="0" w:color="auto"/>
          </w:divBdr>
        </w:div>
        <w:div w:id="1173883630">
          <w:marLeft w:val="640"/>
          <w:marRight w:val="0"/>
          <w:marTop w:val="0"/>
          <w:marBottom w:val="0"/>
          <w:divBdr>
            <w:top w:val="none" w:sz="0" w:space="0" w:color="auto"/>
            <w:left w:val="none" w:sz="0" w:space="0" w:color="auto"/>
            <w:bottom w:val="none" w:sz="0" w:space="0" w:color="auto"/>
            <w:right w:val="none" w:sz="0" w:space="0" w:color="auto"/>
          </w:divBdr>
        </w:div>
        <w:div w:id="1549756803">
          <w:marLeft w:val="640"/>
          <w:marRight w:val="0"/>
          <w:marTop w:val="0"/>
          <w:marBottom w:val="0"/>
          <w:divBdr>
            <w:top w:val="none" w:sz="0" w:space="0" w:color="auto"/>
            <w:left w:val="none" w:sz="0" w:space="0" w:color="auto"/>
            <w:bottom w:val="none" w:sz="0" w:space="0" w:color="auto"/>
            <w:right w:val="none" w:sz="0" w:space="0" w:color="auto"/>
          </w:divBdr>
        </w:div>
        <w:div w:id="1843466964">
          <w:marLeft w:val="640"/>
          <w:marRight w:val="0"/>
          <w:marTop w:val="0"/>
          <w:marBottom w:val="0"/>
          <w:divBdr>
            <w:top w:val="none" w:sz="0" w:space="0" w:color="auto"/>
            <w:left w:val="none" w:sz="0" w:space="0" w:color="auto"/>
            <w:bottom w:val="none" w:sz="0" w:space="0" w:color="auto"/>
            <w:right w:val="none" w:sz="0" w:space="0" w:color="auto"/>
          </w:divBdr>
        </w:div>
        <w:div w:id="1739664853">
          <w:marLeft w:val="640"/>
          <w:marRight w:val="0"/>
          <w:marTop w:val="0"/>
          <w:marBottom w:val="0"/>
          <w:divBdr>
            <w:top w:val="none" w:sz="0" w:space="0" w:color="auto"/>
            <w:left w:val="none" w:sz="0" w:space="0" w:color="auto"/>
            <w:bottom w:val="none" w:sz="0" w:space="0" w:color="auto"/>
            <w:right w:val="none" w:sz="0" w:space="0" w:color="auto"/>
          </w:divBdr>
        </w:div>
        <w:div w:id="1447657220">
          <w:marLeft w:val="640"/>
          <w:marRight w:val="0"/>
          <w:marTop w:val="0"/>
          <w:marBottom w:val="0"/>
          <w:divBdr>
            <w:top w:val="none" w:sz="0" w:space="0" w:color="auto"/>
            <w:left w:val="none" w:sz="0" w:space="0" w:color="auto"/>
            <w:bottom w:val="none" w:sz="0" w:space="0" w:color="auto"/>
            <w:right w:val="none" w:sz="0" w:space="0" w:color="auto"/>
          </w:divBdr>
        </w:div>
        <w:div w:id="1959221354">
          <w:marLeft w:val="640"/>
          <w:marRight w:val="0"/>
          <w:marTop w:val="0"/>
          <w:marBottom w:val="0"/>
          <w:divBdr>
            <w:top w:val="none" w:sz="0" w:space="0" w:color="auto"/>
            <w:left w:val="none" w:sz="0" w:space="0" w:color="auto"/>
            <w:bottom w:val="none" w:sz="0" w:space="0" w:color="auto"/>
            <w:right w:val="none" w:sz="0" w:space="0" w:color="auto"/>
          </w:divBdr>
        </w:div>
        <w:div w:id="183128977">
          <w:marLeft w:val="640"/>
          <w:marRight w:val="0"/>
          <w:marTop w:val="0"/>
          <w:marBottom w:val="0"/>
          <w:divBdr>
            <w:top w:val="none" w:sz="0" w:space="0" w:color="auto"/>
            <w:left w:val="none" w:sz="0" w:space="0" w:color="auto"/>
            <w:bottom w:val="none" w:sz="0" w:space="0" w:color="auto"/>
            <w:right w:val="none" w:sz="0" w:space="0" w:color="auto"/>
          </w:divBdr>
        </w:div>
        <w:div w:id="8602352">
          <w:marLeft w:val="640"/>
          <w:marRight w:val="0"/>
          <w:marTop w:val="0"/>
          <w:marBottom w:val="0"/>
          <w:divBdr>
            <w:top w:val="none" w:sz="0" w:space="0" w:color="auto"/>
            <w:left w:val="none" w:sz="0" w:space="0" w:color="auto"/>
            <w:bottom w:val="none" w:sz="0" w:space="0" w:color="auto"/>
            <w:right w:val="none" w:sz="0" w:space="0" w:color="auto"/>
          </w:divBdr>
        </w:div>
        <w:div w:id="424155823">
          <w:marLeft w:val="640"/>
          <w:marRight w:val="0"/>
          <w:marTop w:val="0"/>
          <w:marBottom w:val="0"/>
          <w:divBdr>
            <w:top w:val="none" w:sz="0" w:space="0" w:color="auto"/>
            <w:left w:val="none" w:sz="0" w:space="0" w:color="auto"/>
            <w:bottom w:val="none" w:sz="0" w:space="0" w:color="auto"/>
            <w:right w:val="none" w:sz="0" w:space="0" w:color="auto"/>
          </w:divBdr>
        </w:div>
        <w:div w:id="765418854">
          <w:marLeft w:val="640"/>
          <w:marRight w:val="0"/>
          <w:marTop w:val="0"/>
          <w:marBottom w:val="0"/>
          <w:divBdr>
            <w:top w:val="none" w:sz="0" w:space="0" w:color="auto"/>
            <w:left w:val="none" w:sz="0" w:space="0" w:color="auto"/>
            <w:bottom w:val="none" w:sz="0" w:space="0" w:color="auto"/>
            <w:right w:val="none" w:sz="0" w:space="0" w:color="auto"/>
          </w:divBdr>
        </w:div>
        <w:div w:id="829253281">
          <w:marLeft w:val="640"/>
          <w:marRight w:val="0"/>
          <w:marTop w:val="0"/>
          <w:marBottom w:val="0"/>
          <w:divBdr>
            <w:top w:val="none" w:sz="0" w:space="0" w:color="auto"/>
            <w:left w:val="none" w:sz="0" w:space="0" w:color="auto"/>
            <w:bottom w:val="none" w:sz="0" w:space="0" w:color="auto"/>
            <w:right w:val="none" w:sz="0" w:space="0" w:color="auto"/>
          </w:divBdr>
        </w:div>
        <w:div w:id="1197238963">
          <w:marLeft w:val="640"/>
          <w:marRight w:val="0"/>
          <w:marTop w:val="0"/>
          <w:marBottom w:val="0"/>
          <w:divBdr>
            <w:top w:val="none" w:sz="0" w:space="0" w:color="auto"/>
            <w:left w:val="none" w:sz="0" w:space="0" w:color="auto"/>
            <w:bottom w:val="none" w:sz="0" w:space="0" w:color="auto"/>
            <w:right w:val="none" w:sz="0" w:space="0" w:color="auto"/>
          </w:divBdr>
        </w:div>
        <w:div w:id="1834370340">
          <w:marLeft w:val="640"/>
          <w:marRight w:val="0"/>
          <w:marTop w:val="0"/>
          <w:marBottom w:val="0"/>
          <w:divBdr>
            <w:top w:val="none" w:sz="0" w:space="0" w:color="auto"/>
            <w:left w:val="none" w:sz="0" w:space="0" w:color="auto"/>
            <w:bottom w:val="none" w:sz="0" w:space="0" w:color="auto"/>
            <w:right w:val="none" w:sz="0" w:space="0" w:color="auto"/>
          </w:divBdr>
        </w:div>
        <w:div w:id="174002915">
          <w:marLeft w:val="640"/>
          <w:marRight w:val="0"/>
          <w:marTop w:val="0"/>
          <w:marBottom w:val="0"/>
          <w:divBdr>
            <w:top w:val="none" w:sz="0" w:space="0" w:color="auto"/>
            <w:left w:val="none" w:sz="0" w:space="0" w:color="auto"/>
            <w:bottom w:val="none" w:sz="0" w:space="0" w:color="auto"/>
            <w:right w:val="none" w:sz="0" w:space="0" w:color="auto"/>
          </w:divBdr>
        </w:div>
        <w:div w:id="500506172">
          <w:marLeft w:val="640"/>
          <w:marRight w:val="0"/>
          <w:marTop w:val="0"/>
          <w:marBottom w:val="0"/>
          <w:divBdr>
            <w:top w:val="none" w:sz="0" w:space="0" w:color="auto"/>
            <w:left w:val="none" w:sz="0" w:space="0" w:color="auto"/>
            <w:bottom w:val="none" w:sz="0" w:space="0" w:color="auto"/>
            <w:right w:val="none" w:sz="0" w:space="0" w:color="auto"/>
          </w:divBdr>
        </w:div>
        <w:div w:id="1741177334">
          <w:marLeft w:val="640"/>
          <w:marRight w:val="0"/>
          <w:marTop w:val="0"/>
          <w:marBottom w:val="0"/>
          <w:divBdr>
            <w:top w:val="none" w:sz="0" w:space="0" w:color="auto"/>
            <w:left w:val="none" w:sz="0" w:space="0" w:color="auto"/>
            <w:bottom w:val="none" w:sz="0" w:space="0" w:color="auto"/>
            <w:right w:val="none" w:sz="0" w:space="0" w:color="auto"/>
          </w:divBdr>
        </w:div>
        <w:div w:id="577715064">
          <w:marLeft w:val="640"/>
          <w:marRight w:val="0"/>
          <w:marTop w:val="0"/>
          <w:marBottom w:val="0"/>
          <w:divBdr>
            <w:top w:val="none" w:sz="0" w:space="0" w:color="auto"/>
            <w:left w:val="none" w:sz="0" w:space="0" w:color="auto"/>
            <w:bottom w:val="none" w:sz="0" w:space="0" w:color="auto"/>
            <w:right w:val="none" w:sz="0" w:space="0" w:color="auto"/>
          </w:divBdr>
        </w:div>
        <w:div w:id="1902713823">
          <w:marLeft w:val="640"/>
          <w:marRight w:val="0"/>
          <w:marTop w:val="0"/>
          <w:marBottom w:val="0"/>
          <w:divBdr>
            <w:top w:val="none" w:sz="0" w:space="0" w:color="auto"/>
            <w:left w:val="none" w:sz="0" w:space="0" w:color="auto"/>
            <w:bottom w:val="none" w:sz="0" w:space="0" w:color="auto"/>
            <w:right w:val="none" w:sz="0" w:space="0" w:color="auto"/>
          </w:divBdr>
        </w:div>
        <w:div w:id="1435899716">
          <w:marLeft w:val="640"/>
          <w:marRight w:val="0"/>
          <w:marTop w:val="0"/>
          <w:marBottom w:val="0"/>
          <w:divBdr>
            <w:top w:val="none" w:sz="0" w:space="0" w:color="auto"/>
            <w:left w:val="none" w:sz="0" w:space="0" w:color="auto"/>
            <w:bottom w:val="none" w:sz="0" w:space="0" w:color="auto"/>
            <w:right w:val="none" w:sz="0" w:space="0" w:color="auto"/>
          </w:divBdr>
        </w:div>
        <w:div w:id="558324571">
          <w:marLeft w:val="640"/>
          <w:marRight w:val="0"/>
          <w:marTop w:val="0"/>
          <w:marBottom w:val="0"/>
          <w:divBdr>
            <w:top w:val="none" w:sz="0" w:space="0" w:color="auto"/>
            <w:left w:val="none" w:sz="0" w:space="0" w:color="auto"/>
            <w:bottom w:val="none" w:sz="0" w:space="0" w:color="auto"/>
            <w:right w:val="none" w:sz="0" w:space="0" w:color="auto"/>
          </w:divBdr>
        </w:div>
        <w:div w:id="1158881673">
          <w:marLeft w:val="640"/>
          <w:marRight w:val="0"/>
          <w:marTop w:val="0"/>
          <w:marBottom w:val="0"/>
          <w:divBdr>
            <w:top w:val="none" w:sz="0" w:space="0" w:color="auto"/>
            <w:left w:val="none" w:sz="0" w:space="0" w:color="auto"/>
            <w:bottom w:val="none" w:sz="0" w:space="0" w:color="auto"/>
            <w:right w:val="none" w:sz="0" w:space="0" w:color="auto"/>
          </w:divBdr>
        </w:div>
        <w:div w:id="662054467">
          <w:marLeft w:val="640"/>
          <w:marRight w:val="0"/>
          <w:marTop w:val="0"/>
          <w:marBottom w:val="0"/>
          <w:divBdr>
            <w:top w:val="none" w:sz="0" w:space="0" w:color="auto"/>
            <w:left w:val="none" w:sz="0" w:space="0" w:color="auto"/>
            <w:bottom w:val="none" w:sz="0" w:space="0" w:color="auto"/>
            <w:right w:val="none" w:sz="0" w:space="0" w:color="auto"/>
          </w:divBdr>
        </w:div>
        <w:div w:id="1675916046">
          <w:marLeft w:val="640"/>
          <w:marRight w:val="0"/>
          <w:marTop w:val="0"/>
          <w:marBottom w:val="0"/>
          <w:divBdr>
            <w:top w:val="none" w:sz="0" w:space="0" w:color="auto"/>
            <w:left w:val="none" w:sz="0" w:space="0" w:color="auto"/>
            <w:bottom w:val="none" w:sz="0" w:space="0" w:color="auto"/>
            <w:right w:val="none" w:sz="0" w:space="0" w:color="auto"/>
          </w:divBdr>
        </w:div>
        <w:div w:id="2017461587">
          <w:marLeft w:val="640"/>
          <w:marRight w:val="0"/>
          <w:marTop w:val="0"/>
          <w:marBottom w:val="0"/>
          <w:divBdr>
            <w:top w:val="none" w:sz="0" w:space="0" w:color="auto"/>
            <w:left w:val="none" w:sz="0" w:space="0" w:color="auto"/>
            <w:bottom w:val="none" w:sz="0" w:space="0" w:color="auto"/>
            <w:right w:val="none" w:sz="0" w:space="0" w:color="auto"/>
          </w:divBdr>
        </w:div>
        <w:div w:id="1043754819">
          <w:marLeft w:val="640"/>
          <w:marRight w:val="0"/>
          <w:marTop w:val="0"/>
          <w:marBottom w:val="0"/>
          <w:divBdr>
            <w:top w:val="none" w:sz="0" w:space="0" w:color="auto"/>
            <w:left w:val="none" w:sz="0" w:space="0" w:color="auto"/>
            <w:bottom w:val="none" w:sz="0" w:space="0" w:color="auto"/>
            <w:right w:val="none" w:sz="0" w:space="0" w:color="auto"/>
          </w:divBdr>
        </w:div>
        <w:div w:id="2083287341">
          <w:marLeft w:val="640"/>
          <w:marRight w:val="0"/>
          <w:marTop w:val="0"/>
          <w:marBottom w:val="0"/>
          <w:divBdr>
            <w:top w:val="none" w:sz="0" w:space="0" w:color="auto"/>
            <w:left w:val="none" w:sz="0" w:space="0" w:color="auto"/>
            <w:bottom w:val="none" w:sz="0" w:space="0" w:color="auto"/>
            <w:right w:val="none" w:sz="0" w:space="0" w:color="auto"/>
          </w:divBdr>
        </w:div>
        <w:div w:id="1778257091">
          <w:marLeft w:val="640"/>
          <w:marRight w:val="0"/>
          <w:marTop w:val="0"/>
          <w:marBottom w:val="0"/>
          <w:divBdr>
            <w:top w:val="none" w:sz="0" w:space="0" w:color="auto"/>
            <w:left w:val="none" w:sz="0" w:space="0" w:color="auto"/>
            <w:bottom w:val="none" w:sz="0" w:space="0" w:color="auto"/>
            <w:right w:val="none" w:sz="0" w:space="0" w:color="auto"/>
          </w:divBdr>
        </w:div>
        <w:div w:id="467748054">
          <w:marLeft w:val="640"/>
          <w:marRight w:val="0"/>
          <w:marTop w:val="0"/>
          <w:marBottom w:val="0"/>
          <w:divBdr>
            <w:top w:val="none" w:sz="0" w:space="0" w:color="auto"/>
            <w:left w:val="none" w:sz="0" w:space="0" w:color="auto"/>
            <w:bottom w:val="none" w:sz="0" w:space="0" w:color="auto"/>
            <w:right w:val="none" w:sz="0" w:space="0" w:color="auto"/>
          </w:divBdr>
        </w:div>
        <w:div w:id="1582132079">
          <w:marLeft w:val="640"/>
          <w:marRight w:val="0"/>
          <w:marTop w:val="0"/>
          <w:marBottom w:val="0"/>
          <w:divBdr>
            <w:top w:val="none" w:sz="0" w:space="0" w:color="auto"/>
            <w:left w:val="none" w:sz="0" w:space="0" w:color="auto"/>
            <w:bottom w:val="none" w:sz="0" w:space="0" w:color="auto"/>
            <w:right w:val="none" w:sz="0" w:space="0" w:color="auto"/>
          </w:divBdr>
        </w:div>
        <w:div w:id="935945933">
          <w:marLeft w:val="640"/>
          <w:marRight w:val="0"/>
          <w:marTop w:val="0"/>
          <w:marBottom w:val="0"/>
          <w:divBdr>
            <w:top w:val="none" w:sz="0" w:space="0" w:color="auto"/>
            <w:left w:val="none" w:sz="0" w:space="0" w:color="auto"/>
            <w:bottom w:val="none" w:sz="0" w:space="0" w:color="auto"/>
            <w:right w:val="none" w:sz="0" w:space="0" w:color="auto"/>
          </w:divBdr>
        </w:div>
        <w:div w:id="1759598982">
          <w:marLeft w:val="640"/>
          <w:marRight w:val="0"/>
          <w:marTop w:val="0"/>
          <w:marBottom w:val="0"/>
          <w:divBdr>
            <w:top w:val="none" w:sz="0" w:space="0" w:color="auto"/>
            <w:left w:val="none" w:sz="0" w:space="0" w:color="auto"/>
            <w:bottom w:val="none" w:sz="0" w:space="0" w:color="auto"/>
            <w:right w:val="none" w:sz="0" w:space="0" w:color="auto"/>
          </w:divBdr>
        </w:div>
        <w:div w:id="315031753">
          <w:marLeft w:val="640"/>
          <w:marRight w:val="0"/>
          <w:marTop w:val="0"/>
          <w:marBottom w:val="0"/>
          <w:divBdr>
            <w:top w:val="none" w:sz="0" w:space="0" w:color="auto"/>
            <w:left w:val="none" w:sz="0" w:space="0" w:color="auto"/>
            <w:bottom w:val="none" w:sz="0" w:space="0" w:color="auto"/>
            <w:right w:val="none" w:sz="0" w:space="0" w:color="auto"/>
          </w:divBdr>
        </w:div>
        <w:div w:id="899555276">
          <w:marLeft w:val="640"/>
          <w:marRight w:val="0"/>
          <w:marTop w:val="0"/>
          <w:marBottom w:val="0"/>
          <w:divBdr>
            <w:top w:val="none" w:sz="0" w:space="0" w:color="auto"/>
            <w:left w:val="none" w:sz="0" w:space="0" w:color="auto"/>
            <w:bottom w:val="none" w:sz="0" w:space="0" w:color="auto"/>
            <w:right w:val="none" w:sz="0" w:space="0" w:color="auto"/>
          </w:divBdr>
        </w:div>
        <w:div w:id="1474374254">
          <w:marLeft w:val="640"/>
          <w:marRight w:val="0"/>
          <w:marTop w:val="0"/>
          <w:marBottom w:val="0"/>
          <w:divBdr>
            <w:top w:val="none" w:sz="0" w:space="0" w:color="auto"/>
            <w:left w:val="none" w:sz="0" w:space="0" w:color="auto"/>
            <w:bottom w:val="none" w:sz="0" w:space="0" w:color="auto"/>
            <w:right w:val="none" w:sz="0" w:space="0" w:color="auto"/>
          </w:divBdr>
        </w:div>
        <w:div w:id="1121068467">
          <w:marLeft w:val="640"/>
          <w:marRight w:val="0"/>
          <w:marTop w:val="0"/>
          <w:marBottom w:val="0"/>
          <w:divBdr>
            <w:top w:val="none" w:sz="0" w:space="0" w:color="auto"/>
            <w:left w:val="none" w:sz="0" w:space="0" w:color="auto"/>
            <w:bottom w:val="none" w:sz="0" w:space="0" w:color="auto"/>
            <w:right w:val="none" w:sz="0" w:space="0" w:color="auto"/>
          </w:divBdr>
        </w:div>
        <w:div w:id="1206605293">
          <w:marLeft w:val="640"/>
          <w:marRight w:val="0"/>
          <w:marTop w:val="0"/>
          <w:marBottom w:val="0"/>
          <w:divBdr>
            <w:top w:val="none" w:sz="0" w:space="0" w:color="auto"/>
            <w:left w:val="none" w:sz="0" w:space="0" w:color="auto"/>
            <w:bottom w:val="none" w:sz="0" w:space="0" w:color="auto"/>
            <w:right w:val="none" w:sz="0" w:space="0" w:color="auto"/>
          </w:divBdr>
        </w:div>
        <w:div w:id="1987082121">
          <w:marLeft w:val="640"/>
          <w:marRight w:val="0"/>
          <w:marTop w:val="0"/>
          <w:marBottom w:val="0"/>
          <w:divBdr>
            <w:top w:val="none" w:sz="0" w:space="0" w:color="auto"/>
            <w:left w:val="none" w:sz="0" w:space="0" w:color="auto"/>
            <w:bottom w:val="none" w:sz="0" w:space="0" w:color="auto"/>
            <w:right w:val="none" w:sz="0" w:space="0" w:color="auto"/>
          </w:divBdr>
        </w:div>
        <w:div w:id="1584870667">
          <w:marLeft w:val="640"/>
          <w:marRight w:val="0"/>
          <w:marTop w:val="0"/>
          <w:marBottom w:val="0"/>
          <w:divBdr>
            <w:top w:val="none" w:sz="0" w:space="0" w:color="auto"/>
            <w:left w:val="none" w:sz="0" w:space="0" w:color="auto"/>
            <w:bottom w:val="none" w:sz="0" w:space="0" w:color="auto"/>
            <w:right w:val="none" w:sz="0" w:space="0" w:color="auto"/>
          </w:divBdr>
        </w:div>
        <w:div w:id="2143111779">
          <w:marLeft w:val="640"/>
          <w:marRight w:val="0"/>
          <w:marTop w:val="0"/>
          <w:marBottom w:val="0"/>
          <w:divBdr>
            <w:top w:val="none" w:sz="0" w:space="0" w:color="auto"/>
            <w:left w:val="none" w:sz="0" w:space="0" w:color="auto"/>
            <w:bottom w:val="none" w:sz="0" w:space="0" w:color="auto"/>
            <w:right w:val="none" w:sz="0" w:space="0" w:color="auto"/>
          </w:divBdr>
        </w:div>
        <w:div w:id="1203640963">
          <w:marLeft w:val="640"/>
          <w:marRight w:val="0"/>
          <w:marTop w:val="0"/>
          <w:marBottom w:val="0"/>
          <w:divBdr>
            <w:top w:val="none" w:sz="0" w:space="0" w:color="auto"/>
            <w:left w:val="none" w:sz="0" w:space="0" w:color="auto"/>
            <w:bottom w:val="none" w:sz="0" w:space="0" w:color="auto"/>
            <w:right w:val="none" w:sz="0" w:space="0" w:color="auto"/>
          </w:divBdr>
        </w:div>
        <w:div w:id="403573059">
          <w:marLeft w:val="640"/>
          <w:marRight w:val="0"/>
          <w:marTop w:val="0"/>
          <w:marBottom w:val="0"/>
          <w:divBdr>
            <w:top w:val="none" w:sz="0" w:space="0" w:color="auto"/>
            <w:left w:val="none" w:sz="0" w:space="0" w:color="auto"/>
            <w:bottom w:val="none" w:sz="0" w:space="0" w:color="auto"/>
            <w:right w:val="none" w:sz="0" w:space="0" w:color="auto"/>
          </w:divBdr>
        </w:div>
        <w:div w:id="1789661625">
          <w:marLeft w:val="640"/>
          <w:marRight w:val="0"/>
          <w:marTop w:val="0"/>
          <w:marBottom w:val="0"/>
          <w:divBdr>
            <w:top w:val="none" w:sz="0" w:space="0" w:color="auto"/>
            <w:left w:val="none" w:sz="0" w:space="0" w:color="auto"/>
            <w:bottom w:val="none" w:sz="0" w:space="0" w:color="auto"/>
            <w:right w:val="none" w:sz="0" w:space="0" w:color="auto"/>
          </w:divBdr>
        </w:div>
        <w:div w:id="29577074">
          <w:marLeft w:val="640"/>
          <w:marRight w:val="0"/>
          <w:marTop w:val="0"/>
          <w:marBottom w:val="0"/>
          <w:divBdr>
            <w:top w:val="none" w:sz="0" w:space="0" w:color="auto"/>
            <w:left w:val="none" w:sz="0" w:space="0" w:color="auto"/>
            <w:bottom w:val="none" w:sz="0" w:space="0" w:color="auto"/>
            <w:right w:val="none" w:sz="0" w:space="0" w:color="auto"/>
          </w:divBdr>
        </w:div>
        <w:div w:id="1723283041">
          <w:marLeft w:val="640"/>
          <w:marRight w:val="0"/>
          <w:marTop w:val="0"/>
          <w:marBottom w:val="0"/>
          <w:divBdr>
            <w:top w:val="none" w:sz="0" w:space="0" w:color="auto"/>
            <w:left w:val="none" w:sz="0" w:space="0" w:color="auto"/>
            <w:bottom w:val="none" w:sz="0" w:space="0" w:color="auto"/>
            <w:right w:val="none" w:sz="0" w:space="0" w:color="auto"/>
          </w:divBdr>
        </w:div>
        <w:div w:id="756100409">
          <w:marLeft w:val="640"/>
          <w:marRight w:val="0"/>
          <w:marTop w:val="0"/>
          <w:marBottom w:val="0"/>
          <w:divBdr>
            <w:top w:val="none" w:sz="0" w:space="0" w:color="auto"/>
            <w:left w:val="none" w:sz="0" w:space="0" w:color="auto"/>
            <w:bottom w:val="none" w:sz="0" w:space="0" w:color="auto"/>
            <w:right w:val="none" w:sz="0" w:space="0" w:color="auto"/>
          </w:divBdr>
        </w:div>
        <w:div w:id="8794469">
          <w:marLeft w:val="640"/>
          <w:marRight w:val="0"/>
          <w:marTop w:val="0"/>
          <w:marBottom w:val="0"/>
          <w:divBdr>
            <w:top w:val="none" w:sz="0" w:space="0" w:color="auto"/>
            <w:left w:val="none" w:sz="0" w:space="0" w:color="auto"/>
            <w:bottom w:val="none" w:sz="0" w:space="0" w:color="auto"/>
            <w:right w:val="none" w:sz="0" w:space="0" w:color="auto"/>
          </w:divBdr>
        </w:div>
        <w:div w:id="349531231">
          <w:marLeft w:val="640"/>
          <w:marRight w:val="0"/>
          <w:marTop w:val="0"/>
          <w:marBottom w:val="0"/>
          <w:divBdr>
            <w:top w:val="none" w:sz="0" w:space="0" w:color="auto"/>
            <w:left w:val="none" w:sz="0" w:space="0" w:color="auto"/>
            <w:bottom w:val="none" w:sz="0" w:space="0" w:color="auto"/>
            <w:right w:val="none" w:sz="0" w:space="0" w:color="auto"/>
          </w:divBdr>
        </w:div>
        <w:div w:id="656301265">
          <w:marLeft w:val="640"/>
          <w:marRight w:val="0"/>
          <w:marTop w:val="0"/>
          <w:marBottom w:val="0"/>
          <w:divBdr>
            <w:top w:val="none" w:sz="0" w:space="0" w:color="auto"/>
            <w:left w:val="none" w:sz="0" w:space="0" w:color="auto"/>
            <w:bottom w:val="none" w:sz="0" w:space="0" w:color="auto"/>
            <w:right w:val="none" w:sz="0" w:space="0" w:color="auto"/>
          </w:divBdr>
        </w:div>
        <w:div w:id="1907257787">
          <w:marLeft w:val="640"/>
          <w:marRight w:val="0"/>
          <w:marTop w:val="0"/>
          <w:marBottom w:val="0"/>
          <w:divBdr>
            <w:top w:val="none" w:sz="0" w:space="0" w:color="auto"/>
            <w:left w:val="none" w:sz="0" w:space="0" w:color="auto"/>
            <w:bottom w:val="none" w:sz="0" w:space="0" w:color="auto"/>
            <w:right w:val="none" w:sz="0" w:space="0" w:color="auto"/>
          </w:divBdr>
        </w:div>
        <w:div w:id="992104980">
          <w:marLeft w:val="640"/>
          <w:marRight w:val="0"/>
          <w:marTop w:val="0"/>
          <w:marBottom w:val="0"/>
          <w:divBdr>
            <w:top w:val="none" w:sz="0" w:space="0" w:color="auto"/>
            <w:left w:val="none" w:sz="0" w:space="0" w:color="auto"/>
            <w:bottom w:val="none" w:sz="0" w:space="0" w:color="auto"/>
            <w:right w:val="none" w:sz="0" w:space="0" w:color="auto"/>
          </w:divBdr>
        </w:div>
        <w:div w:id="1533683959">
          <w:marLeft w:val="640"/>
          <w:marRight w:val="0"/>
          <w:marTop w:val="0"/>
          <w:marBottom w:val="0"/>
          <w:divBdr>
            <w:top w:val="none" w:sz="0" w:space="0" w:color="auto"/>
            <w:left w:val="none" w:sz="0" w:space="0" w:color="auto"/>
            <w:bottom w:val="none" w:sz="0" w:space="0" w:color="auto"/>
            <w:right w:val="none" w:sz="0" w:space="0" w:color="auto"/>
          </w:divBdr>
        </w:div>
        <w:div w:id="652678928">
          <w:marLeft w:val="640"/>
          <w:marRight w:val="0"/>
          <w:marTop w:val="0"/>
          <w:marBottom w:val="0"/>
          <w:divBdr>
            <w:top w:val="none" w:sz="0" w:space="0" w:color="auto"/>
            <w:left w:val="none" w:sz="0" w:space="0" w:color="auto"/>
            <w:bottom w:val="none" w:sz="0" w:space="0" w:color="auto"/>
            <w:right w:val="none" w:sz="0" w:space="0" w:color="auto"/>
          </w:divBdr>
        </w:div>
        <w:div w:id="1063675268">
          <w:marLeft w:val="640"/>
          <w:marRight w:val="0"/>
          <w:marTop w:val="0"/>
          <w:marBottom w:val="0"/>
          <w:divBdr>
            <w:top w:val="none" w:sz="0" w:space="0" w:color="auto"/>
            <w:left w:val="none" w:sz="0" w:space="0" w:color="auto"/>
            <w:bottom w:val="none" w:sz="0" w:space="0" w:color="auto"/>
            <w:right w:val="none" w:sz="0" w:space="0" w:color="auto"/>
          </w:divBdr>
        </w:div>
        <w:div w:id="462701535">
          <w:marLeft w:val="640"/>
          <w:marRight w:val="0"/>
          <w:marTop w:val="0"/>
          <w:marBottom w:val="0"/>
          <w:divBdr>
            <w:top w:val="none" w:sz="0" w:space="0" w:color="auto"/>
            <w:left w:val="none" w:sz="0" w:space="0" w:color="auto"/>
            <w:bottom w:val="none" w:sz="0" w:space="0" w:color="auto"/>
            <w:right w:val="none" w:sz="0" w:space="0" w:color="auto"/>
          </w:divBdr>
        </w:div>
      </w:divsChild>
    </w:div>
    <w:div w:id="1758481483">
      <w:bodyDiv w:val="1"/>
      <w:marLeft w:val="0"/>
      <w:marRight w:val="0"/>
      <w:marTop w:val="0"/>
      <w:marBottom w:val="0"/>
      <w:divBdr>
        <w:top w:val="none" w:sz="0" w:space="0" w:color="auto"/>
        <w:left w:val="none" w:sz="0" w:space="0" w:color="auto"/>
        <w:bottom w:val="none" w:sz="0" w:space="0" w:color="auto"/>
        <w:right w:val="none" w:sz="0" w:space="0" w:color="auto"/>
      </w:divBdr>
      <w:divsChild>
        <w:div w:id="1631664486">
          <w:marLeft w:val="640"/>
          <w:marRight w:val="0"/>
          <w:marTop w:val="0"/>
          <w:marBottom w:val="0"/>
          <w:divBdr>
            <w:top w:val="none" w:sz="0" w:space="0" w:color="auto"/>
            <w:left w:val="none" w:sz="0" w:space="0" w:color="auto"/>
            <w:bottom w:val="none" w:sz="0" w:space="0" w:color="auto"/>
            <w:right w:val="none" w:sz="0" w:space="0" w:color="auto"/>
          </w:divBdr>
        </w:div>
        <w:div w:id="449712764">
          <w:marLeft w:val="640"/>
          <w:marRight w:val="0"/>
          <w:marTop w:val="0"/>
          <w:marBottom w:val="0"/>
          <w:divBdr>
            <w:top w:val="none" w:sz="0" w:space="0" w:color="auto"/>
            <w:left w:val="none" w:sz="0" w:space="0" w:color="auto"/>
            <w:bottom w:val="none" w:sz="0" w:space="0" w:color="auto"/>
            <w:right w:val="none" w:sz="0" w:space="0" w:color="auto"/>
          </w:divBdr>
        </w:div>
        <w:div w:id="1018695523">
          <w:marLeft w:val="640"/>
          <w:marRight w:val="0"/>
          <w:marTop w:val="0"/>
          <w:marBottom w:val="0"/>
          <w:divBdr>
            <w:top w:val="none" w:sz="0" w:space="0" w:color="auto"/>
            <w:left w:val="none" w:sz="0" w:space="0" w:color="auto"/>
            <w:bottom w:val="none" w:sz="0" w:space="0" w:color="auto"/>
            <w:right w:val="none" w:sz="0" w:space="0" w:color="auto"/>
          </w:divBdr>
        </w:div>
        <w:div w:id="1197307511">
          <w:marLeft w:val="640"/>
          <w:marRight w:val="0"/>
          <w:marTop w:val="0"/>
          <w:marBottom w:val="0"/>
          <w:divBdr>
            <w:top w:val="none" w:sz="0" w:space="0" w:color="auto"/>
            <w:left w:val="none" w:sz="0" w:space="0" w:color="auto"/>
            <w:bottom w:val="none" w:sz="0" w:space="0" w:color="auto"/>
            <w:right w:val="none" w:sz="0" w:space="0" w:color="auto"/>
          </w:divBdr>
        </w:div>
        <w:div w:id="1841308506">
          <w:marLeft w:val="640"/>
          <w:marRight w:val="0"/>
          <w:marTop w:val="0"/>
          <w:marBottom w:val="0"/>
          <w:divBdr>
            <w:top w:val="none" w:sz="0" w:space="0" w:color="auto"/>
            <w:left w:val="none" w:sz="0" w:space="0" w:color="auto"/>
            <w:bottom w:val="none" w:sz="0" w:space="0" w:color="auto"/>
            <w:right w:val="none" w:sz="0" w:space="0" w:color="auto"/>
          </w:divBdr>
        </w:div>
        <w:div w:id="919217638">
          <w:marLeft w:val="640"/>
          <w:marRight w:val="0"/>
          <w:marTop w:val="0"/>
          <w:marBottom w:val="0"/>
          <w:divBdr>
            <w:top w:val="none" w:sz="0" w:space="0" w:color="auto"/>
            <w:left w:val="none" w:sz="0" w:space="0" w:color="auto"/>
            <w:bottom w:val="none" w:sz="0" w:space="0" w:color="auto"/>
            <w:right w:val="none" w:sz="0" w:space="0" w:color="auto"/>
          </w:divBdr>
        </w:div>
        <w:div w:id="1961182892">
          <w:marLeft w:val="640"/>
          <w:marRight w:val="0"/>
          <w:marTop w:val="0"/>
          <w:marBottom w:val="0"/>
          <w:divBdr>
            <w:top w:val="none" w:sz="0" w:space="0" w:color="auto"/>
            <w:left w:val="none" w:sz="0" w:space="0" w:color="auto"/>
            <w:bottom w:val="none" w:sz="0" w:space="0" w:color="auto"/>
            <w:right w:val="none" w:sz="0" w:space="0" w:color="auto"/>
          </w:divBdr>
        </w:div>
        <w:div w:id="1503230733">
          <w:marLeft w:val="640"/>
          <w:marRight w:val="0"/>
          <w:marTop w:val="0"/>
          <w:marBottom w:val="0"/>
          <w:divBdr>
            <w:top w:val="none" w:sz="0" w:space="0" w:color="auto"/>
            <w:left w:val="none" w:sz="0" w:space="0" w:color="auto"/>
            <w:bottom w:val="none" w:sz="0" w:space="0" w:color="auto"/>
            <w:right w:val="none" w:sz="0" w:space="0" w:color="auto"/>
          </w:divBdr>
        </w:div>
        <w:div w:id="1422024473">
          <w:marLeft w:val="640"/>
          <w:marRight w:val="0"/>
          <w:marTop w:val="0"/>
          <w:marBottom w:val="0"/>
          <w:divBdr>
            <w:top w:val="none" w:sz="0" w:space="0" w:color="auto"/>
            <w:left w:val="none" w:sz="0" w:space="0" w:color="auto"/>
            <w:bottom w:val="none" w:sz="0" w:space="0" w:color="auto"/>
            <w:right w:val="none" w:sz="0" w:space="0" w:color="auto"/>
          </w:divBdr>
        </w:div>
        <w:div w:id="1692223726">
          <w:marLeft w:val="640"/>
          <w:marRight w:val="0"/>
          <w:marTop w:val="0"/>
          <w:marBottom w:val="0"/>
          <w:divBdr>
            <w:top w:val="none" w:sz="0" w:space="0" w:color="auto"/>
            <w:left w:val="none" w:sz="0" w:space="0" w:color="auto"/>
            <w:bottom w:val="none" w:sz="0" w:space="0" w:color="auto"/>
            <w:right w:val="none" w:sz="0" w:space="0" w:color="auto"/>
          </w:divBdr>
        </w:div>
        <w:div w:id="51465211">
          <w:marLeft w:val="640"/>
          <w:marRight w:val="0"/>
          <w:marTop w:val="0"/>
          <w:marBottom w:val="0"/>
          <w:divBdr>
            <w:top w:val="none" w:sz="0" w:space="0" w:color="auto"/>
            <w:left w:val="none" w:sz="0" w:space="0" w:color="auto"/>
            <w:bottom w:val="none" w:sz="0" w:space="0" w:color="auto"/>
            <w:right w:val="none" w:sz="0" w:space="0" w:color="auto"/>
          </w:divBdr>
        </w:div>
        <w:div w:id="2049837909">
          <w:marLeft w:val="640"/>
          <w:marRight w:val="0"/>
          <w:marTop w:val="0"/>
          <w:marBottom w:val="0"/>
          <w:divBdr>
            <w:top w:val="none" w:sz="0" w:space="0" w:color="auto"/>
            <w:left w:val="none" w:sz="0" w:space="0" w:color="auto"/>
            <w:bottom w:val="none" w:sz="0" w:space="0" w:color="auto"/>
            <w:right w:val="none" w:sz="0" w:space="0" w:color="auto"/>
          </w:divBdr>
        </w:div>
        <w:div w:id="1192691627">
          <w:marLeft w:val="640"/>
          <w:marRight w:val="0"/>
          <w:marTop w:val="0"/>
          <w:marBottom w:val="0"/>
          <w:divBdr>
            <w:top w:val="none" w:sz="0" w:space="0" w:color="auto"/>
            <w:left w:val="none" w:sz="0" w:space="0" w:color="auto"/>
            <w:bottom w:val="none" w:sz="0" w:space="0" w:color="auto"/>
            <w:right w:val="none" w:sz="0" w:space="0" w:color="auto"/>
          </w:divBdr>
        </w:div>
        <w:div w:id="1111319375">
          <w:marLeft w:val="640"/>
          <w:marRight w:val="0"/>
          <w:marTop w:val="0"/>
          <w:marBottom w:val="0"/>
          <w:divBdr>
            <w:top w:val="none" w:sz="0" w:space="0" w:color="auto"/>
            <w:left w:val="none" w:sz="0" w:space="0" w:color="auto"/>
            <w:bottom w:val="none" w:sz="0" w:space="0" w:color="auto"/>
            <w:right w:val="none" w:sz="0" w:space="0" w:color="auto"/>
          </w:divBdr>
        </w:div>
        <w:div w:id="1787042061">
          <w:marLeft w:val="640"/>
          <w:marRight w:val="0"/>
          <w:marTop w:val="0"/>
          <w:marBottom w:val="0"/>
          <w:divBdr>
            <w:top w:val="none" w:sz="0" w:space="0" w:color="auto"/>
            <w:left w:val="none" w:sz="0" w:space="0" w:color="auto"/>
            <w:bottom w:val="none" w:sz="0" w:space="0" w:color="auto"/>
            <w:right w:val="none" w:sz="0" w:space="0" w:color="auto"/>
          </w:divBdr>
        </w:div>
        <w:div w:id="661470439">
          <w:marLeft w:val="640"/>
          <w:marRight w:val="0"/>
          <w:marTop w:val="0"/>
          <w:marBottom w:val="0"/>
          <w:divBdr>
            <w:top w:val="none" w:sz="0" w:space="0" w:color="auto"/>
            <w:left w:val="none" w:sz="0" w:space="0" w:color="auto"/>
            <w:bottom w:val="none" w:sz="0" w:space="0" w:color="auto"/>
            <w:right w:val="none" w:sz="0" w:space="0" w:color="auto"/>
          </w:divBdr>
        </w:div>
        <w:div w:id="216161822">
          <w:marLeft w:val="640"/>
          <w:marRight w:val="0"/>
          <w:marTop w:val="0"/>
          <w:marBottom w:val="0"/>
          <w:divBdr>
            <w:top w:val="none" w:sz="0" w:space="0" w:color="auto"/>
            <w:left w:val="none" w:sz="0" w:space="0" w:color="auto"/>
            <w:bottom w:val="none" w:sz="0" w:space="0" w:color="auto"/>
            <w:right w:val="none" w:sz="0" w:space="0" w:color="auto"/>
          </w:divBdr>
        </w:div>
        <w:div w:id="971863228">
          <w:marLeft w:val="640"/>
          <w:marRight w:val="0"/>
          <w:marTop w:val="0"/>
          <w:marBottom w:val="0"/>
          <w:divBdr>
            <w:top w:val="none" w:sz="0" w:space="0" w:color="auto"/>
            <w:left w:val="none" w:sz="0" w:space="0" w:color="auto"/>
            <w:bottom w:val="none" w:sz="0" w:space="0" w:color="auto"/>
            <w:right w:val="none" w:sz="0" w:space="0" w:color="auto"/>
          </w:divBdr>
        </w:div>
        <w:div w:id="220795987">
          <w:marLeft w:val="640"/>
          <w:marRight w:val="0"/>
          <w:marTop w:val="0"/>
          <w:marBottom w:val="0"/>
          <w:divBdr>
            <w:top w:val="none" w:sz="0" w:space="0" w:color="auto"/>
            <w:left w:val="none" w:sz="0" w:space="0" w:color="auto"/>
            <w:bottom w:val="none" w:sz="0" w:space="0" w:color="auto"/>
            <w:right w:val="none" w:sz="0" w:space="0" w:color="auto"/>
          </w:divBdr>
        </w:div>
        <w:div w:id="792020896">
          <w:marLeft w:val="640"/>
          <w:marRight w:val="0"/>
          <w:marTop w:val="0"/>
          <w:marBottom w:val="0"/>
          <w:divBdr>
            <w:top w:val="none" w:sz="0" w:space="0" w:color="auto"/>
            <w:left w:val="none" w:sz="0" w:space="0" w:color="auto"/>
            <w:bottom w:val="none" w:sz="0" w:space="0" w:color="auto"/>
            <w:right w:val="none" w:sz="0" w:space="0" w:color="auto"/>
          </w:divBdr>
        </w:div>
        <w:div w:id="1968388547">
          <w:marLeft w:val="640"/>
          <w:marRight w:val="0"/>
          <w:marTop w:val="0"/>
          <w:marBottom w:val="0"/>
          <w:divBdr>
            <w:top w:val="none" w:sz="0" w:space="0" w:color="auto"/>
            <w:left w:val="none" w:sz="0" w:space="0" w:color="auto"/>
            <w:bottom w:val="none" w:sz="0" w:space="0" w:color="auto"/>
            <w:right w:val="none" w:sz="0" w:space="0" w:color="auto"/>
          </w:divBdr>
        </w:div>
        <w:div w:id="84498592">
          <w:marLeft w:val="640"/>
          <w:marRight w:val="0"/>
          <w:marTop w:val="0"/>
          <w:marBottom w:val="0"/>
          <w:divBdr>
            <w:top w:val="none" w:sz="0" w:space="0" w:color="auto"/>
            <w:left w:val="none" w:sz="0" w:space="0" w:color="auto"/>
            <w:bottom w:val="none" w:sz="0" w:space="0" w:color="auto"/>
            <w:right w:val="none" w:sz="0" w:space="0" w:color="auto"/>
          </w:divBdr>
        </w:div>
        <w:div w:id="93476145">
          <w:marLeft w:val="640"/>
          <w:marRight w:val="0"/>
          <w:marTop w:val="0"/>
          <w:marBottom w:val="0"/>
          <w:divBdr>
            <w:top w:val="none" w:sz="0" w:space="0" w:color="auto"/>
            <w:left w:val="none" w:sz="0" w:space="0" w:color="auto"/>
            <w:bottom w:val="none" w:sz="0" w:space="0" w:color="auto"/>
            <w:right w:val="none" w:sz="0" w:space="0" w:color="auto"/>
          </w:divBdr>
        </w:div>
        <w:div w:id="1414006308">
          <w:marLeft w:val="640"/>
          <w:marRight w:val="0"/>
          <w:marTop w:val="0"/>
          <w:marBottom w:val="0"/>
          <w:divBdr>
            <w:top w:val="none" w:sz="0" w:space="0" w:color="auto"/>
            <w:left w:val="none" w:sz="0" w:space="0" w:color="auto"/>
            <w:bottom w:val="none" w:sz="0" w:space="0" w:color="auto"/>
            <w:right w:val="none" w:sz="0" w:space="0" w:color="auto"/>
          </w:divBdr>
        </w:div>
        <w:div w:id="421029129">
          <w:marLeft w:val="640"/>
          <w:marRight w:val="0"/>
          <w:marTop w:val="0"/>
          <w:marBottom w:val="0"/>
          <w:divBdr>
            <w:top w:val="none" w:sz="0" w:space="0" w:color="auto"/>
            <w:left w:val="none" w:sz="0" w:space="0" w:color="auto"/>
            <w:bottom w:val="none" w:sz="0" w:space="0" w:color="auto"/>
            <w:right w:val="none" w:sz="0" w:space="0" w:color="auto"/>
          </w:divBdr>
        </w:div>
        <w:div w:id="996761788">
          <w:marLeft w:val="640"/>
          <w:marRight w:val="0"/>
          <w:marTop w:val="0"/>
          <w:marBottom w:val="0"/>
          <w:divBdr>
            <w:top w:val="none" w:sz="0" w:space="0" w:color="auto"/>
            <w:left w:val="none" w:sz="0" w:space="0" w:color="auto"/>
            <w:bottom w:val="none" w:sz="0" w:space="0" w:color="auto"/>
            <w:right w:val="none" w:sz="0" w:space="0" w:color="auto"/>
          </w:divBdr>
        </w:div>
        <w:div w:id="927420724">
          <w:marLeft w:val="640"/>
          <w:marRight w:val="0"/>
          <w:marTop w:val="0"/>
          <w:marBottom w:val="0"/>
          <w:divBdr>
            <w:top w:val="none" w:sz="0" w:space="0" w:color="auto"/>
            <w:left w:val="none" w:sz="0" w:space="0" w:color="auto"/>
            <w:bottom w:val="none" w:sz="0" w:space="0" w:color="auto"/>
            <w:right w:val="none" w:sz="0" w:space="0" w:color="auto"/>
          </w:divBdr>
        </w:div>
        <w:div w:id="1522091755">
          <w:marLeft w:val="640"/>
          <w:marRight w:val="0"/>
          <w:marTop w:val="0"/>
          <w:marBottom w:val="0"/>
          <w:divBdr>
            <w:top w:val="none" w:sz="0" w:space="0" w:color="auto"/>
            <w:left w:val="none" w:sz="0" w:space="0" w:color="auto"/>
            <w:bottom w:val="none" w:sz="0" w:space="0" w:color="auto"/>
            <w:right w:val="none" w:sz="0" w:space="0" w:color="auto"/>
          </w:divBdr>
        </w:div>
        <w:div w:id="1416124626">
          <w:marLeft w:val="640"/>
          <w:marRight w:val="0"/>
          <w:marTop w:val="0"/>
          <w:marBottom w:val="0"/>
          <w:divBdr>
            <w:top w:val="none" w:sz="0" w:space="0" w:color="auto"/>
            <w:left w:val="none" w:sz="0" w:space="0" w:color="auto"/>
            <w:bottom w:val="none" w:sz="0" w:space="0" w:color="auto"/>
            <w:right w:val="none" w:sz="0" w:space="0" w:color="auto"/>
          </w:divBdr>
        </w:div>
        <w:div w:id="545290871">
          <w:marLeft w:val="640"/>
          <w:marRight w:val="0"/>
          <w:marTop w:val="0"/>
          <w:marBottom w:val="0"/>
          <w:divBdr>
            <w:top w:val="none" w:sz="0" w:space="0" w:color="auto"/>
            <w:left w:val="none" w:sz="0" w:space="0" w:color="auto"/>
            <w:bottom w:val="none" w:sz="0" w:space="0" w:color="auto"/>
            <w:right w:val="none" w:sz="0" w:space="0" w:color="auto"/>
          </w:divBdr>
        </w:div>
        <w:div w:id="1520775295">
          <w:marLeft w:val="640"/>
          <w:marRight w:val="0"/>
          <w:marTop w:val="0"/>
          <w:marBottom w:val="0"/>
          <w:divBdr>
            <w:top w:val="none" w:sz="0" w:space="0" w:color="auto"/>
            <w:left w:val="none" w:sz="0" w:space="0" w:color="auto"/>
            <w:bottom w:val="none" w:sz="0" w:space="0" w:color="auto"/>
            <w:right w:val="none" w:sz="0" w:space="0" w:color="auto"/>
          </w:divBdr>
        </w:div>
        <w:div w:id="298150267">
          <w:marLeft w:val="640"/>
          <w:marRight w:val="0"/>
          <w:marTop w:val="0"/>
          <w:marBottom w:val="0"/>
          <w:divBdr>
            <w:top w:val="none" w:sz="0" w:space="0" w:color="auto"/>
            <w:left w:val="none" w:sz="0" w:space="0" w:color="auto"/>
            <w:bottom w:val="none" w:sz="0" w:space="0" w:color="auto"/>
            <w:right w:val="none" w:sz="0" w:space="0" w:color="auto"/>
          </w:divBdr>
        </w:div>
        <w:div w:id="958147902">
          <w:marLeft w:val="640"/>
          <w:marRight w:val="0"/>
          <w:marTop w:val="0"/>
          <w:marBottom w:val="0"/>
          <w:divBdr>
            <w:top w:val="none" w:sz="0" w:space="0" w:color="auto"/>
            <w:left w:val="none" w:sz="0" w:space="0" w:color="auto"/>
            <w:bottom w:val="none" w:sz="0" w:space="0" w:color="auto"/>
            <w:right w:val="none" w:sz="0" w:space="0" w:color="auto"/>
          </w:divBdr>
        </w:div>
        <w:div w:id="765854680">
          <w:marLeft w:val="640"/>
          <w:marRight w:val="0"/>
          <w:marTop w:val="0"/>
          <w:marBottom w:val="0"/>
          <w:divBdr>
            <w:top w:val="none" w:sz="0" w:space="0" w:color="auto"/>
            <w:left w:val="none" w:sz="0" w:space="0" w:color="auto"/>
            <w:bottom w:val="none" w:sz="0" w:space="0" w:color="auto"/>
            <w:right w:val="none" w:sz="0" w:space="0" w:color="auto"/>
          </w:divBdr>
        </w:div>
        <w:div w:id="1838377928">
          <w:marLeft w:val="640"/>
          <w:marRight w:val="0"/>
          <w:marTop w:val="0"/>
          <w:marBottom w:val="0"/>
          <w:divBdr>
            <w:top w:val="none" w:sz="0" w:space="0" w:color="auto"/>
            <w:left w:val="none" w:sz="0" w:space="0" w:color="auto"/>
            <w:bottom w:val="none" w:sz="0" w:space="0" w:color="auto"/>
            <w:right w:val="none" w:sz="0" w:space="0" w:color="auto"/>
          </w:divBdr>
        </w:div>
        <w:div w:id="303125815">
          <w:marLeft w:val="640"/>
          <w:marRight w:val="0"/>
          <w:marTop w:val="0"/>
          <w:marBottom w:val="0"/>
          <w:divBdr>
            <w:top w:val="none" w:sz="0" w:space="0" w:color="auto"/>
            <w:left w:val="none" w:sz="0" w:space="0" w:color="auto"/>
            <w:bottom w:val="none" w:sz="0" w:space="0" w:color="auto"/>
            <w:right w:val="none" w:sz="0" w:space="0" w:color="auto"/>
          </w:divBdr>
        </w:div>
        <w:div w:id="943729366">
          <w:marLeft w:val="640"/>
          <w:marRight w:val="0"/>
          <w:marTop w:val="0"/>
          <w:marBottom w:val="0"/>
          <w:divBdr>
            <w:top w:val="none" w:sz="0" w:space="0" w:color="auto"/>
            <w:left w:val="none" w:sz="0" w:space="0" w:color="auto"/>
            <w:bottom w:val="none" w:sz="0" w:space="0" w:color="auto"/>
            <w:right w:val="none" w:sz="0" w:space="0" w:color="auto"/>
          </w:divBdr>
        </w:div>
        <w:div w:id="1587182685">
          <w:marLeft w:val="640"/>
          <w:marRight w:val="0"/>
          <w:marTop w:val="0"/>
          <w:marBottom w:val="0"/>
          <w:divBdr>
            <w:top w:val="none" w:sz="0" w:space="0" w:color="auto"/>
            <w:left w:val="none" w:sz="0" w:space="0" w:color="auto"/>
            <w:bottom w:val="none" w:sz="0" w:space="0" w:color="auto"/>
            <w:right w:val="none" w:sz="0" w:space="0" w:color="auto"/>
          </w:divBdr>
        </w:div>
        <w:div w:id="522941048">
          <w:marLeft w:val="640"/>
          <w:marRight w:val="0"/>
          <w:marTop w:val="0"/>
          <w:marBottom w:val="0"/>
          <w:divBdr>
            <w:top w:val="none" w:sz="0" w:space="0" w:color="auto"/>
            <w:left w:val="none" w:sz="0" w:space="0" w:color="auto"/>
            <w:bottom w:val="none" w:sz="0" w:space="0" w:color="auto"/>
            <w:right w:val="none" w:sz="0" w:space="0" w:color="auto"/>
          </w:divBdr>
        </w:div>
        <w:div w:id="251669700">
          <w:marLeft w:val="640"/>
          <w:marRight w:val="0"/>
          <w:marTop w:val="0"/>
          <w:marBottom w:val="0"/>
          <w:divBdr>
            <w:top w:val="none" w:sz="0" w:space="0" w:color="auto"/>
            <w:left w:val="none" w:sz="0" w:space="0" w:color="auto"/>
            <w:bottom w:val="none" w:sz="0" w:space="0" w:color="auto"/>
            <w:right w:val="none" w:sz="0" w:space="0" w:color="auto"/>
          </w:divBdr>
        </w:div>
        <w:div w:id="1870557940">
          <w:marLeft w:val="640"/>
          <w:marRight w:val="0"/>
          <w:marTop w:val="0"/>
          <w:marBottom w:val="0"/>
          <w:divBdr>
            <w:top w:val="none" w:sz="0" w:space="0" w:color="auto"/>
            <w:left w:val="none" w:sz="0" w:space="0" w:color="auto"/>
            <w:bottom w:val="none" w:sz="0" w:space="0" w:color="auto"/>
            <w:right w:val="none" w:sz="0" w:space="0" w:color="auto"/>
          </w:divBdr>
        </w:div>
        <w:div w:id="914314445">
          <w:marLeft w:val="640"/>
          <w:marRight w:val="0"/>
          <w:marTop w:val="0"/>
          <w:marBottom w:val="0"/>
          <w:divBdr>
            <w:top w:val="none" w:sz="0" w:space="0" w:color="auto"/>
            <w:left w:val="none" w:sz="0" w:space="0" w:color="auto"/>
            <w:bottom w:val="none" w:sz="0" w:space="0" w:color="auto"/>
            <w:right w:val="none" w:sz="0" w:space="0" w:color="auto"/>
          </w:divBdr>
        </w:div>
        <w:div w:id="1836458583">
          <w:marLeft w:val="640"/>
          <w:marRight w:val="0"/>
          <w:marTop w:val="0"/>
          <w:marBottom w:val="0"/>
          <w:divBdr>
            <w:top w:val="none" w:sz="0" w:space="0" w:color="auto"/>
            <w:left w:val="none" w:sz="0" w:space="0" w:color="auto"/>
            <w:bottom w:val="none" w:sz="0" w:space="0" w:color="auto"/>
            <w:right w:val="none" w:sz="0" w:space="0" w:color="auto"/>
          </w:divBdr>
        </w:div>
        <w:div w:id="1767576939">
          <w:marLeft w:val="640"/>
          <w:marRight w:val="0"/>
          <w:marTop w:val="0"/>
          <w:marBottom w:val="0"/>
          <w:divBdr>
            <w:top w:val="none" w:sz="0" w:space="0" w:color="auto"/>
            <w:left w:val="none" w:sz="0" w:space="0" w:color="auto"/>
            <w:bottom w:val="none" w:sz="0" w:space="0" w:color="auto"/>
            <w:right w:val="none" w:sz="0" w:space="0" w:color="auto"/>
          </w:divBdr>
        </w:div>
        <w:div w:id="964432268">
          <w:marLeft w:val="640"/>
          <w:marRight w:val="0"/>
          <w:marTop w:val="0"/>
          <w:marBottom w:val="0"/>
          <w:divBdr>
            <w:top w:val="none" w:sz="0" w:space="0" w:color="auto"/>
            <w:left w:val="none" w:sz="0" w:space="0" w:color="auto"/>
            <w:bottom w:val="none" w:sz="0" w:space="0" w:color="auto"/>
            <w:right w:val="none" w:sz="0" w:space="0" w:color="auto"/>
          </w:divBdr>
        </w:div>
        <w:div w:id="850533517">
          <w:marLeft w:val="640"/>
          <w:marRight w:val="0"/>
          <w:marTop w:val="0"/>
          <w:marBottom w:val="0"/>
          <w:divBdr>
            <w:top w:val="none" w:sz="0" w:space="0" w:color="auto"/>
            <w:left w:val="none" w:sz="0" w:space="0" w:color="auto"/>
            <w:bottom w:val="none" w:sz="0" w:space="0" w:color="auto"/>
            <w:right w:val="none" w:sz="0" w:space="0" w:color="auto"/>
          </w:divBdr>
        </w:div>
        <w:div w:id="1293903652">
          <w:marLeft w:val="640"/>
          <w:marRight w:val="0"/>
          <w:marTop w:val="0"/>
          <w:marBottom w:val="0"/>
          <w:divBdr>
            <w:top w:val="none" w:sz="0" w:space="0" w:color="auto"/>
            <w:left w:val="none" w:sz="0" w:space="0" w:color="auto"/>
            <w:bottom w:val="none" w:sz="0" w:space="0" w:color="auto"/>
            <w:right w:val="none" w:sz="0" w:space="0" w:color="auto"/>
          </w:divBdr>
        </w:div>
        <w:div w:id="96754451">
          <w:marLeft w:val="640"/>
          <w:marRight w:val="0"/>
          <w:marTop w:val="0"/>
          <w:marBottom w:val="0"/>
          <w:divBdr>
            <w:top w:val="none" w:sz="0" w:space="0" w:color="auto"/>
            <w:left w:val="none" w:sz="0" w:space="0" w:color="auto"/>
            <w:bottom w:val="none" w:sz="0" w:space="0" w:color="auto"/>
            <w:right w:val="none" w:sz="0" w:space="0" w:color="auto"/>
          </w:divBdr>
        </w:div>
        <w:div w:id="2093356423">
          <w:marLeft w:val="640"/>
          <w:marRight w:val="0"/>
          <w:marTop w:val="0"/>
          <w:marBottom w:val="0"/>
          <w:divBdr>
            <w:top w:val="none" w:sz="0" w:space="0" w:color="auto"/>
            <w:left w:val="none" w:sz="0" w:space="0" w:color="auto"/>
            <w:bottom w:val="none" w:sz="0" w:space="0" w:color="auto"/>
            <w:right w:val="none" w:sz="0" w:space="0" w:color="auto"/>
          </w:divBdr>
        </w:div>
        <w:div w:id="1607693674">
          <w:marLeft w:val="640"/>
          <w:marRight w:val="0"/>
          <w:marTop w:val="0"/>
          <w:marBottom w:val="0"/>
          <w:divBdr>
            <w:top w:val="none" w:sz="0" w:space="0" w:color="auto"/>
            <w:left w:val="none" w:sz="0" w:space="0" w:color="auto"/>
            <w:bottom w:val="none" w:sz="0" w:space="0" w:color="auto"/>
            <w:right w:val="none" w:sz="0" w:space="0" w:color="auto"/>
          </w:divBdr>
        </w:div>
        <w:div w:id="500585896">
          <w:marLeft w:val="640"/>
          <w:marRight w:val="0"/>
          <w:marTop w:val="0"/>
          <w:marBottom w:val="0"/>
          <w:divBdr>
            <w:top w:val="none" w:sz="0" w:space="0" w:color="auto"/>
            <w:left w:val="none" w:sz="0" w:space="0" w:color="auto"/>
            <w:bottom w:val="none" w:sz="0" w:space="0" w:color="auto"/>
            <w:right w:val="none" w:sz="0" w:space="0" w:color="auto"/>
          </w:divBdr>
        </w:div>
        <w:div w:id="615260262">
          <w:marLeft w:val="640"/>
          <w:marRight w:val="0"/>
          <w:marTop w:val="0"/>
          <w:marBottom w:val="0"/>
          <w:divBdr>
            <w:top w:val="none" w:sz="0" w:space="0" w:color="auto"/>
            <w:left w:val="none" w:sz="0" w:space="0" w:color="auto"/>
            <w:bottom w:val="none" w:sz="0" w:space="0" w:color="auto"/>
            <w:right w:val="none" w:sz="0" w:space="0" w:color="auto"/>
          </w:divBdr>
        </w:div>
        <w:div w:id="202794455">
          <w:marLeft w:val="640"/>
          <w:marRight w:val="0"/>
          <w:marTop w:val="0"/>
          <w:marBottom w:val="0"/>
          <w:divBdr>
            <w:top w:val="none" w:sz="0" w:space="0" w:color="auto"/>
            <w:left w:val="none" w:sz="0" w:space="0" w:color="auto"/>
            <w:bottom w:val="none" w:sz="0" w:space="0" w:color="auto"/>
            <w:right w:val="none" w:sz="0" w:space="0" w:color="auto"/>
          </w:divBdr>
        </w:div>
        <w:div w:id="368260485">
          <w:marLeft w:val="640"/>
          <w:marRight w:val="0"/>
          <w:marTop w:val="0"/>
          <w:marBottom w:val="0"/>
          <w:divBdr>
            <w:top w:val="none" w:sz="0" w:space="0" w:color="auto"/>
            <w:left w:val="none" w:sz="0" w:space="0" w:color="auto"/>
            <w:bottom w:val="none" w:sz="0" w:space="0" w:color="auto"/>
            <w:right w:val="none" w:sz="0" w:space="0" w:color="auto"/>
          </w:divBdr>
        </w:div>
        <w:div w:id="1502309432">
          <w:marLeft w:val="640"/>
          <w:marRight w:val="0"/>
          <w:marTop w:val="0"/>
          <w:marBottom w:val="0"/>
          <w:divBdr>
            <w:top w:val="none" w:sz="0" w:space="0" w:color="auto"/>
            <w:left w:val="none" w:sz="0" w:space="0" w:color="auto"/>
            <w:bottom w:val="none" w:sz="0" w:space="0" w:color="auto"/>
            <w:right w:val="none" w:sz="0" w:space="0" w:color="auto"/>
          </w:divBdr>
        </w:div>
        <w:div w:id="1293245085">
          <w:marLeft w:val="640"/>
          <w:marRight w:val="0"/>
          <w:marTop w:val="0"/>
          <w:marBottom w:val="0"/>
          <w:divBdr>
            <w:top w:val="none" w:sz="0" w:space="0" w:color="auto"/>
            <w:left w:val="none" w:sz="0" w:space="0" w:color="auto"/>
            <w:bottom w:val="none" w:sz="0" w:space="0" w:color="auto"/>
            <w:right w:val="none" w:sz="0" w:space="0" w:color="auto"/>
          </w:divBdr>
        </w:div>
        <w:div w:id="1860702308">
          <w:marLeft w:val="640"/>
          <w:marRight w:val="0"/>
          <w:marTop w:val="0"/>
          <w:marBottom w:val="0"/>
          <w:divBdr>
            <w:top w:val="none" w:sz="0" w:space="0" w:color="auto"/>
            <w:left w:val="none" w:sz="0" w:space="0" w:color="auto"/>
            <w:bottom w:val="none" w:sz="0" w:space="0" w:color="auto"/>
            <w:right w:val="none" w:sz="0" w:space="0" w:color="auto"/>
          </w:divBdr>
        </w:div>
        <w:div w:id="1668050945">
          <w:marLeft w:val="640"/>
          <w:marRight w:val="0"/>
          <w:marTop w:val="0"/>
          <w:marBottom w:val="0"/>
          <w:divBdr>
            <w:top w:val="none" w:sz="0" w:space="0" w:color="auto"/>
            <w:left w:val="none" w:sz="0" w:space="0" w:color="auto"/>
            <w:bottom w:val="none" w:sz="0" w:space="0" w:color="auto"/>
            <w:right w:val="none" w:sz="0" w:space="0" w:color="auto"/>
          </w:divBdr>
        </w:div>
        <w:div w:id="2027707105">
          <w:marLeft w:val="640"/>
          <w:marRight w:val="0"/>
          <w:marTop w:val="0"/>
          <w:marBottom w:val="0"/>
          <w:divBdr>
            <w:top w:val="none" w:sz="0" w:space="0" w:color="auto"/>
            <w:left w:val="none" w:sz="0" w:space="0" w:color="auto"/>
            <w:bottom w:val="none" w:sz="0" w:space="0" w:color="auto"/>
            <w:right w:val="none" w:sz="0" w:space="0" w:color="auto"/>
          </w:divBdr>
        </w:div>
        <w:div w:id="2041658607">
          <w:marLeft w:val="640"/>
          <w:marRight w:val="0"/>
          <w:marTop w:val="0"/>
          <w:marBottom w:val="0"/>
          <w:divBdr>
            <w:top w:val="none" w:sz="0" w:space="0" w:color="auto"/>
            <w:left w:val="none" w:sz="0" w:space="0" w:color="auto"/>
            <w:bottom w:val="none" w:sz="0" w:space="0" w:color="auto"/>
            <w:right w:val="none" w:sz="0" w:space="0" w:color="auto"/>
          </w:divBdr>
        </w:div>
        <w:div w:id="1213924961">
          <w:marLeft w:val="640"/>
          <w:marRight w:val="0"/>
          <w:marTop w:val="0"/>
          <w:marBottom w:val="0"/>
          <w:divBdr>
            <w:top w:val="none" w:sz="0" w:space="0" w:color="auto"/>
            <w:left w:val="none" w:sz="0" w:space="0" w:color="auto"/>
            <w:bottom w:val="none" w:sz="0" w:space="0" w:color="auto"/>
            <w:right w:val="none" w:sz="0" w:space="0" w:color="auto"/>
          </w:divBdr>
        </w:div>
        <w:div w:id="1179002461">
          <w:marLeft w:val="640"/>
          <w:marRight w:val="0"/>
          <w:marTop w:val="0"/>
          <w:marBottom w:val="0"/>
          <w:divBdr>
            <w:top w:val="none" w:sz="0" w:space="0" w:color="auto"/>
            <w:left w:val="none" w:sz="0" w:space="0" w:color="auto"/>
            <w:bottom w:val="none" w:sz="0" w:space="0" w:color="auto"/>
            <w:right w:val="none" w:sz="0" w:space="0" w:color="auto"/>
          </w:divBdr>
        </w:div>
        <w:div w:id="1226598929">
          <w:marLeft w:val="640"/>
          <w:marRight w:val="0"/>
          <w:marTop w:val="0"/>
          <w:marBottom w:val="0"/>
          <w:divBdr>
            <w:top w:val="none" w:sz="0" w:space="0" w:color="auto"/>
            <w:left w:val="none" w:sz="0" w:space="0" w:color="auto"/>
            <w:bottom w:val="none" w:sz="0" w:space="0" w:color="auto"/>
            <w:right w:val="none" w:sz="0" w:space="0" w:color="auto"/>
          </w:divBdr>
        </w:div>
        <w:div w:id="947276603">
          <w:marLeft w:val="640"/>
          <w:marRight w:val="0"/>
          <w:marTop w:val="0"/>
          <w:marBottom w:val="0"/>
          <w:divBdr>
            <w:top w:val="none" w:sz="0" w:space="0" w:color="auto"/>
            <w:left w:val="none" w:sz="0" w:space="0" w:color="auto"/>
            <w:bottom w:val="none" w:sz="0" w:space="0" w:color="auto"/>
            <w:right w:val="none" w:sz="0" w:space="0" w:color="auto"/>
          </w:divBdr>
        </w:div>
        <w:div w:id="908998323">
          <w:marLeft w:val="640"/>
          <w:marRight w:val="0"/>
          <w:marTop w:val="0"/>
          <w:marBottom w:val="0"/>
          <w:divBdr>
            <w:top w:val="none" w:sz="0" w:space="0" w:color="auto"/>
            <w:left w:val="none" w:sz="0" w:space="0" w:color="auto"/>
            <w:bottom w:val="none" w:sz="0" w:space="0" w:color="auto"/>
            <w:right w:val="none" w:sz="0" w:space="0" w:color="auto"/>
          </w:divBdr>
        </w:div>
        <w:div w:id="424377402">
          <w:marLeft w:val="640"/>
          <w:marRight w:val="0"/>
          <w:marTop w:val="0"/>
          <w:marBottom w:val="0"/>
          <w:divBdr>
            <w:top w:val="none" w:sz="0" w:space="0" w:color="auto"/>
            <w:left w:val="none" w:sz="0" w:space="0" w:color="auto"/>
            <w:bottom w:val="none" w:sz="0" w:space="0" w:color="auto"/>
            <w:right w:val="none" w:sz="0" w:space="0" w:color="auto"/>
          </w:divBdr>
        </w:div>
        <w:div w:id="1574242324">
          <w:marLeft w:val="640"/>
          <w:marRight w:val="0"/>
          <w:marTop w:val="0"/>
          <w:marBottom w:val="0"/>
          <w:divBdr>
            <w:top w:val="none" w:sz="0" w:space="0" w:color="auto"/>
            <w:left w:val="none" w:sz="0" w:space="0" w:color="auto"/>
            <w:bottom w:val="none" w:sz="0" w:space="0" w:color="auto"/>
            <w:right w:val="none" w:sz="0" w:space="0" w:color="auto"/>
          </w:divBdr>
        </w:div>
        <w:div w:id="1967079283">
          <w:marLeft w:val="640"/>
          <w:marRight w:val="0"/>
          <w:marTop w:val="0"/>
          <w:marBottom w:val="0"/>
          <w:divBdr>
            <w:top w:val="none" w:sz="0" w:space="0" w:color="auto"/>
            <w:left w:val="none" w:sz="0" w:space="0" w:color="auto"/>
            <w:bottom w:val="none" w:sz="0" w:space="0" w:color="auto"/>
            <w:right w:val="none" w:sz="0" w:space="0" w:color="auto"/>
          </w:divBdr>
        </w:div>
        <w:div w:id="742141181">
          <w:marLeft w:val="640"/>
          <w:marRight w:val="0"/>
          <w:marTop w:val="0"/>
          <w:marBottom w:val="0"/>
          <w:divBdr>
            <w:top w:val="none" w:sz="0" w:space="0" w:color="auto"/>
            <w:left w:val="none" w:sz="0" w:space="0" w:color="auto"/>
            <w:bottom w:val="none" w:sz="0" w:space="0" w:color="auto"/>
            <w:right w:val="none" w:sz="0" w:space="0" w:color="auto"/>
          </w:divBdr>
        </w:div>
        <w:div w:id="1996495493">
          <w:marLeft w:val="640"/>
          <w:marRight w:val="0"/>
          <w:marTop w:val="0"/>
          <w:marBottom w:val="0"/>
          <w:divBdr>
            <w:top w:val="none" w:sz="0" w:space="0" w:color="auto"/>
            <w:left w:val="none" w:sz="0" w:space="0" w:color="auto"/>
            <w:bottom w:val="none" w:sz="0" w:space="0" w:color="auto"/>
            <w:right w:val="none" w:sz="0" w:space="0" w:color="auto"/>
          </w:divBdr>
        </w:div>
        <w:div w:id="1632402315">
          <w:marLeft w:val="640"/>
          <w:marRight w:val="0"/>
          <w:marTop w:val="0"/>
          <w:marBottom w:val="0"/>
          <w:divBdr>
            <w:top w:val="none" w:sz="0" w:space="0" w:color="auto"/>
            <w:left w:val="none" w:sz="0" w:space="0" w:color="auto"/>
            <w:bottom w:val="none" w:sz="0" w:space="0" w:color="auto"/>
            <w:right w:val="none" w:sz="0" w:space="0" w:color="auto"/>
          </w:divBdr>
        </w:div>
        <w:div w:id="532763645">
          <w:marLeft w:val="640"/>
          <w:marRight w:val="0"/>
          <w:marTop w:val="0"/>
          <w:marBottom w:val="0"/>
          <w:divBdr>
            <w:top w:val="none" w:sz="0" w:space="0" w:color="auto"/>
            <w:left w:val="none" w:sz="0" w:space="0" w:color="auto"/>
            <w:bottom w:val="none" w:sz="0" w:space="0" w:color="auto"/>
            <w:right w:val="none" w:sz="0" w:space="0" w:color="auto"/>
          </w:divBdr>
        </w:div>
        <w:div w:id="1116291581">
          <w:marLeft w:val="640"/>
          <w:marRight w:val="0"/>
          <w:marTop w:val="0"/>
          <w:marBottom w:val="0"/>
          <w:divBdr>
            <w:top w:val="none" w:sz="0" w:space="0" w:color="auto"/>
            <w:left w:val="none" w:sz="0" w:space="0" w:color="auto"/>
            <w:bottom w:val="none" w:sz="0" w:space="0" w:color="auto"/>
            <w:right w:val="none" w:sz="0" w:space="0" w:color="auto"/>
          </w:divBdr>
        </w:div>
        <w:div w:id="755521445">
          <w:marLeft w:val="640"/>
          <w:marRight w:val="0"/>
          <w:marTop w:val="0"/>
          <w:marBottom w:val="0"/>
          <w:divBdr>
            <w:top w:val="none" w:sz="0" w:space="0" w:color="auto"/>
            <w:left w:val="none" w:sz="0" w:space="0" w:color="auto"/>
            <w:bottom w:val="none" w:sz="0" w:space="0" w:color="auto"/>
            <w:right w:val="none" w:sz="0" w:space="0" w:color="auto"/>
          </w:divBdr>
        </w:div>
        <w:div w:id="102502602">
          <w:marLeft w:val="640"/>
          <w:marRight w:val="0"/>
          <w:marTop w:val="0"/>
          <w:marBottom w:val="0"/>
          <w:divBdr>
            <w:top w:val="none" w:sz="0" w:space="0" w:color="auto"/>
            <w:left w:val="none" w:sz="0" w:space="0" w:color="auto"/>
            <w:bottom w:val="none" w:sz="0" w:space="0" w:color="auto"/>
            <w:right w:val="none" w:sz="0" w:space="0" w:color="auto"/>
          </w:divBdr>
        </w:div>
        <w:div w:id="447090390">
          <w:marLeft w:val="640"/>
          <w:marRight w:val="0"/>
          <w:marTop w:val="0"/>
          <w:marBottom w:val="0"/>
          <w:divBdr>
            <w:top w:val="none" w:sz="0" w:space="0" w:color="auto"/>
            <w:left w:val="none" w:sz="0" w:space="0" w:color="auto"/>
            <w:bottom w:val="none" w:sz="0" w:space="0" w:color="auto"/>
            <w:right w:val="none" w:sz="0" w:space="0" w:color="auto"/>
          </w:divBdr>
        </w:div>
        <w:div w:id="1189683365">
          <w:marLeft w:val="640"/>
          <w:marRight w:val="0"/>
          <w:marTop w:val="0"/>
          <w:marBottom w:val="0"/>
          <w:divBdr>
            <w:top w:val="none" w:sz="0" w:space="0" w:color="auto"/>
            <w:left w:val="none" w:sz="0" w:space="0" w:color="auto"/>
            <w:bottom w:val="none" w:sz="0" w:space="0" w:color="auto"/>
            <w:right w:val="none" w:sz="0" w:space="0" w:color="auto"/>
          </w:divBdr>
        </w:div>
        <w:div w:id="1490748734">
          <w:marLeft w:val="640"/>
          <w:marRight w:val="0"/>
          <w:marTop w:val="0"/>
          <w:marBottom w:val="0"/>
          <w:divBdr>
            <w:top w:val="none" w:sz="0" w:space="0" w:color="auto"/>
            <w:left w:val="none" w:sz="0" w:space="0" w:color="auto"/>
            <w:bottom w:val="none" w:sz="0" w:space="0" w:color="auto"/>
            <w:right w:val="none" w:sz="0" w:space="0" w:color="auto"/>
          </w:divBdr>
        </w:div>
        <w:div w:id="345406747">
          <w:marLeft w:val="640"/>
          <w:marRight w:val="0"/>
          <w:marTop w:val="0"/>
          <w:marBottom w:val="0"/>
          <w:divBdr>
            <w:top w:val="none" w:sz="0" w:space="0" w:color="auto"/>
            <w:left w:val="none" w:sz="0" w:space="0" w:color="auto"/>
            <w:bottom w:val="none" w:sz="0" w:space="0" w:color="auto"/>
            <w:right w:val="none" w:sz="0" w:space="0" w:color="auto"/>
          </w:divBdr>
        </w:div>
        <w:div w:id="441808692">
          <w:marLeft w:val="640"/>
          <w:marRight w:val="0"/>
          <w:marTop w:val="0"/>
          <w:marBottom w:val="0"/>
          <w:divBdr>
            <w:top w:val="none" w:sz="0" w:space="0" w:color="auto"/>
            <w:left w:val="none" w:sz="0" w:space="0" w:color="auto"/>
            <w:bottom w:val="none" w:sz="0" w:space="0" w:color="auto"/>
            <w:right w:val="none" w:sz="0" w:space="0" w:color="auto"/>
          </w:divBdr>
        </w:div>
        <w:div w:id="750929931">
          <w:marLeft w:val="640"/>
          <w:marRight w:val="0"/>
          <w:marTop w:val="0"/>
          <w:marBottom w:val="0"/>
          <w:divBdr>
            <w:top w:val="none" w:sz="0" w:space="0" w:color="auto"/>
            <w:left w:val="none" w:sz="0" w:space="0" w:color="auto"/>
            <w:bottom w:val="none" w:sz="0" w:space="0" w:color="auto"/>
            <w:right w:val="none" w:sz="0" w:space="0" w:color="auto"/>
          </w:divBdr>
        </w:div>
        <w:div w:id="1588418623">
          <w:marLeft w:val="640"/>
          <w:marRight w:val="0"/>
          <w:marTop w:val="0"/>
          <w:marBottom w:val="0"/>
          <w:divBdr>
            <w:top w:val="none" w:sz="0" w:space="0" w:color="auto"/>
            <w:left w:val="none" w:sz="0" w:space="0" w:color="auto"/>
            <w:bottom w:val="none" w:sz="0" w:space="0" w:color="auto"/>
            <w:right w:val="none" w:sz="0" w:space="0" w:color="auto"/>
          </w:divBdr>
        </w:div>
        <w:div w:id="291404471">
          <w:marLeft w:val="640"/>
          <w:marRight w:val="0"/>
          <w:marTop w:val="0"/>
          <w:marBottom w:val="0"/>
          <w:divBdr>
            <w:top w:val="none" w:sz="0" w:space="0" w:color="auto"/>
            <w:left w:val="none" w:sz="0" w:space="0" w:color="auto"/>
            <w:bottom w:val="none" w:sz="0" w:space="0" w:color="auto"/>
            <w:right w:val="none" w:sz="0" w:space="0" w:color="auto"/>
          </w:divBdr>
        </w:div>
        <w:div w:id="1651982774">
          <w:marLeft w:val="640"/>
          <w:marRight w:val="0"/>
          <w:marTop w:val="0"/>
          <w:marBottom w:val="0"/>
          <w:divBdr>
            <w:top w:val="none" w:sz="0" w:space="0" w:color="auto"/>
            <w:left w:val="none" w:sz="0" w:space="0" w:color="auto"/>
            <w:bottom w:val="none" w:sz="0" w:space="0" w:color="auto"/>
            <w:right w:val="none" w:sz="0" w:space="0" w:color="auto"/>
          </w:divBdr>
        </w:div>
        <w:div w:id="222373675">
          <w:marLeft w:val="640"/>
          <w:marRight w:val="0"/>
          <w:marTop w:val="0"/>
          <w:marBottom w:val="0"/>
          <w:divBdr>
            <w:top w:val="none" w:sz="0" w:space="0" w:color="auto"/>
            <w:left w:val="none" w:sz="0" w:space="0" w:color="auto"/>
            <w:bottom w:val="none" w:sz="0" w:space="0" w:color="auto"/>
            <w:right w:val="none" w:sz="0" w:space="0" w:color="auto"/>
          </w:divBdr>
        </w:div>
        <w:div w:id="918833689">
          <w:marLeft w:val="640"/>
          <w:marRight w:val="0"/>
          <w:marTop w:val="0"/>
          <w:marBottom w:val="0"/>
          <w:divBdr>
            <w:top w:val="none" w:sz="0" w:space="0" w:color="auto"/>
            <w:left w:val="none" w:sz="0" w:space="0" w:color="auto"/>
            <w:bottom w:val="none" w:sz="0" w:space="0" w:color="auto"/>
            <w:right w:val="none" w:sz="0" w:space="0" w:color="auto"/>
          </w:divBdr>
        </w:div>
        <w:div w:id="800533661">
          <w:marLeft w:val="640"/>
          <w:marRight w:val="0"/>
          <w:marTop w:val="0"/>
          <w:marBottom w:val="0"/>
          <w:divBdr>
            <w:top w:val="none" w:sz="0" w:space="0" w:color="auto"/>
            <w:left w:val="none" w:sz="0" w:space="0" w:color="auto"/>
            <w:bottom w:val="none" w:sz="0" w:space="0" w:color="auto"/>
            <w:right w:val="none" w:sz="0" w:space="0" w:color="auto"/>
          </w:divBdr>
        </w:div>
        <w:div w:id="95103994">
          <w:marLeft w:val="640"/>
          <w:marRight w:val="0"/>
          <w:marTop w:val="0"/>
          <w:marBottom w:val="0"/>
          <w:divBdr>
            <w:top w:val="none" w:sz="0" w:space="0" w:color="auto"/>
            <w:left w:val="none" w:sz="0" w:space="0" w:color="auto"/>
            <w:bottom w:val="none" w:sz="0" w:space="0" w:color="auto"/>
            <w:right w:val="none" w:sz="0" w:space="0" w:color="auto"/>
          </w:divBdr>
        </w:div>
        <w:div w:id="661391324">
          <w:marLeft w:val="640"/>
          <w:marRight w:val="0"/>
          <w:marTop w:val="0"/>
          <w:marBottom w:val="0"/>
          <w:divBdr>
            <w:top w:val="none" w:sz="0" w:space="0" w:color="auto"/>
            <w:left w:val="none" w:sz="0" w:space="0" w:color="auto"/>
            <w:bottom w:val="none" w:sz="0" w:space="0" w:color="auto"/>
            <w:right w:val="none" w:sz="0" w:space="0" w:color="auto"/>
          </w:divBdr>
        </w:div>
        <w:div w:id="2061395171">
          <w:marLeft w:val="640"/>
          <w:marRight w:val="0"/>
          <w:marTop w:val="0"/>
          <w:marBottom w:val="0"/>
          <w:divBdr>
            <w:top w:val="none" w:sz="0" w:space="0" w:color="auto"/>
            <w:left w:val="none" w:sz="0" w:space="0" w:color="auto"/>
            <w:bottom w:val="none" w:sz="0" w:space="0" w:color="auto"/>
            <w:right w:val="none" w:sz="0" w:space="0" w:color="auto"/>
          </w:divBdr>
        </w:div>
        <w:div w:id="244076676">
          <w:marLeft w:val="640"/>
          <w:marRight w:val="0"/>
          <w:marTop w:val="0"/>
          <w:marBottom w:val="0"/>
          <w:divBdr>
            <w:top w:val="none" w:sz="0" w:space="0" w:color="auto"/>
            <w:left w:val="none" w:sz="0" w:space="0" w:color="auto"/>
            <w:bottom w:val="none" w:sz="0" w:space="0" w:color="auto"/>
            <w:right w:val="none" w:sz="0" w:space="0" w:color="auto"/>
          </w:divBdr>
        </w:div>
        <w:div w:id="154149447">
          <w:marLeft w:val="640"/>
          <w:marRight w:val="0"/>
          <w:marTop w:val="0"/>
          <w:marBottom w:val="0"/>
          <w:divBdr>
            <w:top w:val="none" w:sz="0" w:space="0" w:color="auto"/>
            <w:left w:val="none" w:sz="0" w:space="0" w:color="auto"/>
            <w:bottom w:val="none" w:sz="0" w:space="0" w:color="auto"/>
            <w:right w:val="none" w:sz="0" w:space="0" w:color="auto"/>
          </w:divBdr>
        </w:div>
        <w:div w:id="532694113">
          <w:marLeft w:val="640"/>
          <w:marRight w:val="0"/>
          <w:marTop w:val="0"/>
          <w:marBottom w:val="0"/>
          <w:divBdr>
            <w:top w:val="none" w:sz="0" w:space="0" w:color="auto"/>
            <w:left w:val="none" w:sz="0" w:space="0" w:color="auto"/>
            <w:bottom w:val="none" w:sz="0" w:space="0" w:color="auto"/>
            <w:right w:val="none" w:sz="0" w:space="0" w:color="auto"/>
          </w:divBdr>
        </w:div>
        <w:div w:id="1215700478">
          <w:marLeft w:val="640"/>
          <w:marRight w:val="0"/>
          <w:marTop w:val="0"/>
          <w:marBottom w:val="0"/>
          <w:divBdr>
            <w:top w:val="none" w:sz="0" w:space="0" w:color="auto"/>
            <w:left w:val="none" w:sz="0" w:space="0" w:color="auto"/>
            <w:bottom w:val="none" w:sz="0" w:space="0" w:color="auto"/>
            <w:right w:val="none" w:sz="0" w:space="0" w:color="auto"/>
          </w:divBdr>
        </w:div>
        <w:div w:id="950480629">
          <w:marLeft w:val="640"/>
          <w:marRight w:val="0"/>
          <w:marTop w:val="0"/>
          <w:marBottom w:val="0"/>
          <w:divBdr>
            <w:top w:val="none" w:sz="0" w:space="0" w:color="auto"/>
            <w:left w:val="none" w:sz="0" w:space="0" w:color="auto"/>
            <w:bottom w:val="none" w:sz="0" w:space="0" w:color="auto"/>
            <w:right w:val="none" w:sz="0" w:space="0" w:color="auto"/>
          </w:divBdr>
        </w:div>
        <w:div w:id="337733689">
          <w:marLeft w:val="640"/>
          <w:marRight w:val="0"/>
          <w:marTop w:val="0"/>
          <w:marBottom w:val="0"/>
          <w:divBdr>
            <w:top w:val="none" w:sz="0" w:space="0" w:color="auto"/>
            <w:left w:val="none" w:sz="0" w:space="0" w:color="auto"/>
            <w:bottom w:val="none" w:sz="0" w:space="0" w:color="auto"/>
            <w:right w:val="none" w:sz="0" w:space="0" w:color="auto"/>
          </w:divBdr>
        </w:div>
        <w:div w:id="188373425">
          <w:marLeft w:val="640"/>
          <w:marRight w:val="0"/>
          <w:marTop w:val="0"/>
          <w:marBottom w:val="0"/>
          <w:divBdr>
            <w:top w:val="none" w:sz="0" w:space="0" w:color="auto"/>
            <w:left w:val="none" w:sz="0" w:space="0" w:color="auto"/>
            <w:bottom w:val="none" w:sz="0" w:space="0" w:color="auto"/>
            <w:right w:val="none" w:sz="0" w:space="0" w:color="auto"/>
          </w:divBdr>
        </w:div>
        <w:div w:id="2016878268">
          <w:marLeft w:val="640"/>
          <w:marRight w:val="0"/>
          <w:marTop w:val="0"/>
          <w:marBottom w:val="0"/>
          <w:divBdr>
            <w:top w:val="none" w:sz="0" w:space="0" w:color="auto"/>
            <w:left w:val="none" w:sz="0" w:space="0" w:color="auto"/>
            <w:bottom w:val="none" w:sz="0" w:space="0" w:color="auto"/>
            <w:right w:val="none" w:sz="0" w:space="0" w:color="auto"/>
          </w:divBdr>
        </w:div>
        <w:div w:id="765228184">
          <w:marLeft w:val="640"/>
          <w:marRight w:val="0"/>
          <w:marTop w:val="0"/>
          <w:marBottom w:val="0"/>
          <w:divBdr>
            <w:top w:val="none" w:sz="0" w:space="0" w:color="auto"/>
            <w:left w:val="none" w:sz="0" w:space="0" w:color="auto"/>
            <w:bottom w:val="none" w:sz="0" w:space="0" w:color="auto"/>
            <w:right w:val="none" w:sz="0" w:space="0" w:color="auto"/>
          </w:divBdr>
        </w:div>
        <w:div w:id="129172412">
          <w:marLeft w:val="640"/>
          <w:marRight w:val="0"/>
          <w:marTop w:val="0"/>
          <w:marBottom w:val="0"/>
          <w:divBdr>
            <w:top w:val="none" w:sz="0" w:space="0" w:color="auto"/>
            <w:left w:val="none" w:sz="0" w:space="0" w:color="auto"/>
            <w:bottom w:val="none" w:sz="0" w:space="0" w:color="auto"/>
            <w:right w:val="none" w:sz="0" w:space="0" w:color="auto"/>
          </w:divBdr>
        </w:div>
        <w:div w:id="1370110006">
          <w:marLeft w:val="640"/>
          <w:marRight w:val="0"/>
          <w:marTop w:val="0"/>
          <w:marBottom w:val="0"/>
          <w:divBdr>
            <w:top w:val="none" w:sz="0" w:space="0" w:color="auto"/>
            <w:left w:val="none" w:sz="0" w:space="0" w:color="auto"/>
            <w:bottom w:val="none" w:sz="0" w:space="0" w:color="auto"/>
            <w:right w:val="none" w:sz="0" w:space="0" w:color="auto"/>
          </w:divBdr>
        </w:div>
        <w:div w:id="80566375">
          <w:marLeft w:val="640"/>
          <w:marRight w:val="0"/>
          <w:marTop w:val="0"/>
          <w:marBottom w:val="0"/>
          <w:divBdr>
            <w:top w:val="none" w:sz="0" w:space="0" w:color="auto"/>
            <w:left w:val="none" w:sz="0" w:space="0" w:color="auto"/>
            <w:bottom w:val="none" w:sz="0" w:space="0" w:color="auto"/>
            <w:right w:val="none" w:sz="0" w:space="0" w:color="auto"/>
          </w:divBdr>
        </w:div>
        <w:div w:id="313880383">
          <w:marLeft w:val="640"/>
          <w:marRight w:val="0"/>
          <w:marTop w:val="0"/>
          <w:marBottom w:val="0"/>
          <w:divBdr>
            <w:top w:val="none" w:sz="0" w:space="0" w:color="auto"/>
            <w:left w:val="none" w:sz="0" w:space="0" w:color="auto"/>
            <w:bottom w:val="none" w:sz="0" w:space="0" w:color="auto"/>
            <w:right w:val="none" w:sz="0" w:space="0" w:color="auto"/>
          </w:divBdr>
        </w:div>
        <w:div w:id="1989049968">
          <w:marLeft w:val="640"/>
          <w:marRight w:val="0"/>
          <w:marTop w:val="0"/>
          <w:marBottom w:val="0"/>
          <w:divBdr>
            <w:top w:val="none" w:sz="0" w:space="0" w:color="auto"/>
            <w:left w:val="none" w:sz="0" w:space="0" w:color="auto"/>
            <w:bottom w:val="none" w:sz="0" w:space="0" w:color="auto"/>
            <w:right w:val="none" w:sz="0" w:space="0" w:color="auto"/>
          </w:divBdr>
        </w:div>
        <w:div w:id="758333026">
          <w:marLeft w:val="640"/>
          <w:marRight w:val="0"/>
          <w:marTop w:val="0"/>
          <w:marBottom w:val="0"/>
          <w:divBdr>
            <w:top w:val="none" w:sz="0" w:space="0" w:color="auto"/>
            <w:left w:val="none" w:sz="0" w:space="0" w:color="auto"/>
            <w:bottom w:val="none" w:sz="0" w:space="0" w:color="auto"/>
            <w:right w:val="none" w:sz="0" w:space="0" w:color="auto"/>
          </w:divBdr>
        </w:div>
        <w:div w:id="1147405369">
          <w:marLeft w:val="640"/>
          <w:marRight w:val="0"/>
          <w:marTop w:val="0"/>
          <w:marBottom w:val="0"/>
          <w:divBdr>
            <w:top w:val="none" w:sz="0" w:space="0" w:color="auto"/>
            <w:left w:val="none" w:sz="0" w:space="0" w:color="auto"/>
            <w:bottom w:val="none" w:sz="0" w:space="0" w:color="auto"/>
            <w:right w:val="none" w:sz="0" w:space="0" w:color="auto"/>
          </w:divBdr>
        </w:div>
        <w:div w:id="1987321596">
          <w:marLeft w:val="640"/>
          <w:marRight w:val="0"/>
          <w:marTop w:val="0"/>
          <w:marBottom w:val="0"/>
          <w:divBdr>
            <w:top w:val="none" w:sz="0" w:space="0" w:color="auto"/>
            <w:left w:val="none" w:sz="0" w:space="0" w:color="auto"/>
            <w:bottom w:val="none" w:sz="0" w:space="0" w:color="auto"/>
            <w:right w:val="none" w:sz="0" w:space="0" w:color="auto"/>
          </w:divBdr>
        </w:div>
        <w:div w:id="1140225410">
          <w:marLeft w:val="640"/>
          <w:marRight w:val="0"/>
          <w:marTop w:val="0"/>
          <w:marBottom w:val="0"/>
          <w:divBdr>
            <w:top w:val="none" w:sz="0" w:space="0" w:color="auto"/>
            <w:left w:val="none" w:sz="0" w:space="0" w:color="auto"/>
            <w:bottom w:val="none" w:sz="0" w:space="0" w:color="auto"/>
            <w:right w:val="none" w:sz="0" w:space="0" w:color="auto"/>
          </w:divBdr>
        </w:div>
        <w:div w:id="864371131">
          <w:marLeft w:val="640"/>
          <w:marRight w:val="0"/>
          <w:marTop w:val="0"/>
          <w:marBottom w:val="0"/>
          <w:divBdr>
            <w:top w:val="none" w:sz="0" w:space="0" w:color="auto"/>
            <w:left w:val="none" w:sz="0" w:space="0" w:color="auto"/>
            <w:bottom w:val="none" w:sz="0" w:space="0" w:color="auto"/>
            <w:right w:val="none" w:sz="0" w:space="0" w:color="auto"/>
          </w:divBdr>
        </w:div>
        <w:div w:id="844394022">
          <w:marLeft w:val="640"/>
          <w:marRight w:val="0"/>
          <w:marTop w:val="0"/>
          <w:marBottom w:val="0"/>
          <w:divBdr>
            <w:top w:val="none" w:sz="0" w:space="0" w:color="auto"/>
            <w:left w:val="none" w:sz="0" w:space="0" w:color="auto"/>
            <w:bottom w:val="none" w:sz="0" w:space="0" w:color="auto"/>
            <w:right w:val="none" w:sz="0" w:space="0" w:color="auto"/>
          </w:divBdr>
        </w:div>
        <w:div w:id="1457413400">
          <w:marLeft w:val="640"/>
          <w:marRight w:val="0"/>
          <w:marTop w:val="0"/>
          <w:marBottom w:val="0"/>
          <w:divBdr>
            <w:top w:val="none" w:sz="0" w:space="0" w:color="auto"/>
            <w:left w:val="none" w:sz="0" w:space="0" w:color="auto"/>
            <w:bottom w:val="none" w:sz="0" w:space="0" w:color="auto"/>
            <w:right w:val="none" w:sz="0" w:space="0" w:color="auto"/>
          </w:divBdr>
        </w:div>
        <w:div w:id="339815213">
          <w:marLeft w:val="640"/>
          <w:marRight w:val="0"/>
          <w:marTop w:val="0"/>
          <w:marBottom w:val="0"/>
          <w:divBdr>
            <w:top w:val="none" w:sz="0" w:space="0" w:color="auto"/>
            <w:left w:val="none" w:sz="0" w:space="0" w:color="auto"/>
            <w:bottom w:val="none" w:sz="0" w:space="0" w:color="auto"/>
            <w:right w:val="none" w:sz="0" w:space="0" w:color="auto"/>
          </w:divBdr>
        </w:div>
        <w:div w:id="1956252427">
          <w:marLeft w:val="640"/>
          <w:marRight w:val="0"/>
          <w:marTop w:val="0"/>
          <w:marBottom w:val="0"/>
          <w:divBdr>
            <w:top w:val="none" w:sz="0" w:space="0" w:color="auto"/>
            <w:left w:val="none" w:sz="0" w:space="0" w:color="auto"/>
            <w:bottom w:val="none" w:sz="0" w:space="0" w:color="auto"/>
            <w:right w:val="none" w:sz="0" w:space="0" w:color="auto"/>
          </w:divBdr>
        </w:div>
        <w:div w:id="517044834">
          <w:marLeft w:val="640"/>
          <w:marRight w:val="0"/>
          <w:marTop w:val="0"/>
          <w:marBottom w:val="0"/>
          <w:divBdr>
            <w:top w:val="none" w:sz="0" w:space="0" w:color="auto"/>
            <w:left w:val="none" w:sz="0" w:space="0" w:color="auto"/>
            <w:bottom w:val="none" w:sz="0" w:space="0" w:color="auto"/>
            <w:right w:val="none" w:sz="0" w:space="0" w:color="auto"/>
          </w:divBdr>
        </w:div>
        <w:div w:id="1048336297">
          <w:marLeft w:val="640"/>
          <w:marRight w:val="0"/>
          <w:marTop w:val="0"/>
          <w:marBottom w:val="0"/>
          <w:divBdr>
            <w:top w:val="none" w:sz="0" w:space="0" w:color="auto"/>
            <w:left w:val="none" w:sz="0" w:space="0" w:color="auto"/>
            <w:bottom w:val="none" w:sz="0" w:space="0" w:color="auto"/>
            <w:right w:val="none" w:sz="0" w:space="0" w:color="auto"/>
          </w:divBdr>
        </w:div>
        <w:div w:id="163470547">
          <w:marLeft w:val="640"/>
          <w:marRight w:val="0"/>
          <w:marTop w:val="0"/>
          <w:marBottom w:val="0"/>
          <w:divBdr>
            <w:top w:val="none" w:sz="0" w:space="0" w:color="auto"/>
            <w:left w:val="none" w:sz="0" w:space="0" w:color="auto"/>
            <w:bottom w:val="none" w:sz="0" w:space="0" w:color="auto"/>
            <w:right w:val="none" w:sz="0" w:space="0" w:color="auto"/>
          </w:divBdr>
        </w:div>
        <w:div w:id="724908806">
          <w:marLeft w:val="640"/>
          <w:marRight w:val="0"/>
          <w:marTop w:val="0"/>
          <w:marBottom w:val="0"/>
          <w:divBdr>
            <w:top w:val="none" w:sz="0" w:space="0" w:color="auto"/>
            <w:left w:val="none" w:sz="0" w:space="0" w:color="auto"/>
            <w:bottom w:val="none" w:sz="0" w:space="0" w:color="auto"/>
            <w:right w:val="none" w:sz="0" w:space="0" w:color="auto"/>
          </w:divBdr>
        </w:div>
        <w:div w:id="1627546568">
          <w:marLeft w:val="640"/>
          <w:marRight w:val="0"/>
          <w:marTop w:val="0"/>
          <w:marBottom w:val="0"/>
          <w:divBdr>
            <w:top w:val="none" w:sz="0" w:space="0" w:color="auto"/>
            <w:left w:val="none" w:sz="0" w:space="0" w:color="auto"/>
            <w:bottom w:val="none" w:sz="0" w:space="0" w:color="auto"/>
            <w:right w:val="none" w:sz="0" w:space="0" w:color="auto"/>
          </w:divBdr>
        </w:div>
        <w:div w:id="409354070">
          <w:marLeft w:val="640"/>
          <w:marRight w:val="0"/>
          <w:marTop w:val="0"/>
          <w:marBottom w:val="0"/>
          <w:divBdr>
            <w:top w:val="none" w:sz="0" w:space="0" w:color="auto"/>
            <w:left w:val="none" w:sz="0" w:space="0" w:color="auto"/>
            <w:bottom w:val="none" w:sz="0" w:space="0" w:color="auto"/>
            <w:right w:val="none" w:sz="0" w:space="0" w:color="auto"/>
          </w:divBdr>
        </w:div>
        <w:div w:id="1335762487">
          <w:marLeft w:val="640"/>
          <w:marRight w:val="0"/>
          <w:marTop w:val="0"/>
          <w:marBottom w:val="0"/>
          <w:divBdr>
            <w:top w:val="none" w:sz="0" w:space="0" w:color="auto"/>
            <w:left w:val="none" w:sz="0" w:space="0" w:color="auto"/>
            <w:bottom w:val="none" w:sz="0" w:space="0" w:color="auto"/>
            <w:right w:val="none" w:sz="0" w:space="0" w:color="auto"/>
          </w:divBdr>
        </w:div>
        <w:div w:id="1091242675">
          <w:marLeft w:val="640"/>
          <w:marRight w:val="0"/>
          <w:marTop w:val="0"/>
          <w:marBottom w:val="0"/>
          <w:divBdr>
            <w:top w:val="none" w:sz="0" w:space="0" w:color="auto"/>
            <w:left w:val="none" w:sz="0" w:space="0" w:color="auto"/>
            <w:bottom w:val="none" w:sz="0" w:space="0" w:color="auto"/>
            <w:right w:val="none" w:sz="0" w:space="0" w:color="auto"/>
          </w:divBdr>
        </w:div>
        <w:div w:id="1993293168">
          <w:marLeft w:val="640"/>
          <w:marRight w:val="0"/>
          <w:marTop w:val="0"/>
          <w:marBottom w:val="0"/>
          <w:divBdr>
            <w:top w:val="none" w:sz="0" w:space="0" w:color="auto"/>
            <w:left w:val="none" w:sz="0" w:space="0" w:color="auto"/>
            <w:bottom w:val="none" w:sz="0" w:space="0" w:color="auto"/>
            <w:right w:val="none" w:sz="0" w:space="0" w:color="auto"/>
          </w:divBdr>
        </w:div>
        <w:div w:id="2109345118">
          <w:marLeft w:val="640"/>
          <w:marRight w:val="0"/>
          <w:marTop w:val="0"/>
          <w:marBottom w:val="0"/>
          <w:divBdr>
            <w:top w:val="none" w:sz="0" w:space="0" w:color="auto"/>
            <w:left w:val="none" w:sz="0" w:space="0" w:color="auto"/>
            <w:bottom w:val="none" w:sz="0" w:space="0" w:color="auto"/>
            <w:right w:val="none" w:sz="0" w:space="0" w:color="auto"/>
          </w:divBdr>
        </w:div>
        <w:div w:id="1610965153">
          <w:marLeft w:val="640"/>
          <w:marRight w:val="0"/>
          <w:marTop w:val="0"/>
          <w:marBottom w:val="0"/>
          <w:divBdr>
            <w:top w:val="none" w:sz="0" w:space="0" w:color="auto"/>
            <w:left w:val="none" w:sz="0" w:space="0" w:color="auto"/>
            <w:bottom w:val="none" w:sz="0" w:space="0" w:color="auto"/>
            <w:right w:val="none" w:sz="0" w:space="0" w:color="auto"/>
          </w:divBdr>
        </w:div>
        <w:div w:id="692193144">
          <w:marLeft w:val="640"/>
          <w:marRight w:val="0"/>
          <w:marTop w:val="0"/>
          <w:marBottom w:val="0"/>
          <w:divBdr>
            <w:top w:val="none" w:sz="0" w:space="0" w:color="auto"/>
            <w:left w:val="none" w:sz="0" w:space="0" w:color="auto"/>
            <w:bottom w:val="none" w:sz="0" w:space="0" w:color="auto"/>
            <w:right w:val="none" w:sz="0" w:space="0" w:color="auto"/>
          </w:divBdr>
        </w:div>
        <w:div w:id="289551967">
          <w:marLeft w:val="640"/>
          <w:marRight w:val="0"/>
          <w:marTop w:val="0"/>
          <w:marBottom w:val="0"/>
          <w:divBdr>
            <w:top w:val="none" w:sz="0" w:space="0" w:color="auto"/>
            <w:left w:val="none" w:sz="0" w:space="0" w:color="auto"/>
            <w:bottom w:val="none" w:sz="0" w:space="0" w:color="auto"/>
            <w:right w:val="none" w:sz="0" w:space="0" w:color="auto"/>
          </w:divBdr>
        </w:div>
        <w:div w:id="1777868013">
          <w:marLeft w:val="640"/>
          <w:marRight w:val="0"/>
          <w:marTop w:val="0"/>
          <w:marBottom w:val="0"/>
          <w:divBdr>
            <w:top w:val="none" w:sz="0" w:space="0" w:color="auto"/>
            <w:left w:val="none" w:sz="0" w:space="0" w:color="auto"/>
            <w:bottom w:val="none" w:sz="0" w:space="0" w:color="auto"/>
            <w:right w:val="none" w:sz="0" w:space="0" w:color="auto"/>
          </w:divBdr>
        </w:div>
        <w:div w:id="1152796801">
          <w:marLeft w:val="640"/>
          <w:marRight w:val="0"/>
          <w:marTop w:val="0"/>
          <w:marBottom w:val="0"/>
          <w:divBdr>
            <w:top w:val="none" w:sz="0" w:space="0" w:color="auto"/>
            <w:left w:val="none" w:sz="0" w:space="0" w:color="auto"/>
            <w:bottom w:val="none" w:sz="0" w:space="0" w:color="auto"/>
            <w:right w:val="none" w:sz="0" w:space="0" w:color="auto"/>
          </w:divBdr>
        </w:div>
        <w:div w:id="557932718">
          <w:marLeft w:val="640"/>
          <w:marRight w:val="0"/>
          <w:marTop w:val="0"/>
          <w:marBottom w:val="0"/>
          <w:divBdr>
            <w:top w:val="none" w:sz="0" w:space="0" w:color="auto"/>
            <w:left w:val="none" w:sz="0" w:space="0" w:color="auto"/>
            <w:bottom w:val="none" w:sz="0" w:space="0" w:color="auto"/>
            <w:right w:val="none" w:sz="0" w:space="0" w:color="auto"/>
          </w:divBdr>
        </w:div>
        <w:div w:id="569072334">
          <w:marLeft w:val="640"/>
          <w:marRight w:val="0"/>
          <w:marTop w:val="0"/>
          <w:marBottom w:val="0"/>
          <w:divBdr>
            <w:top w:val="none" w:sz="0" w:space="0" w:color="auto"/>
            <w:left w:val="none" w:sz="0" w:space="0" w:color="auto"/>
            <w:bottom w:val="none" w:sz="0" w:space="0" w:color="auto"/>
            <w:right w:val="none" w:sz="0" w:space="0" w:color="auto"/>
          </w:divBdr>
        </w:div>
        <w:div w:id="666981291">
          <w:marLeft w:val="640"/>
          <w:marRight w:val="0"/>
          <w:marTop w:val="0"/>
          <w:marBottom w:val="0"/>
          <w:divBdr>
            <w:top w:val="none" w:sz="0" w:space="0" w:color="auto"/>
            <w:left w:val="none" w:sz="0" w:space="0" w:color="auto"/>
            <w:bottom w:val="none" w:sz="0" w:space="0" w:color="auto"/>
            <w:right w:val="none" w:sz="0" w:space="0" w:color="auto"/>
          </w:divBdr>
        </w:div>
        <w:div w:id="1620334274">
          <w:marLeft w:val="640"/>
          <w:marRight w:val="0"/>
          <w:marTop w:val="0"/>
          <w:marBottom w:val="0"/>
          <w:divBdr>
            <w:top w:val="none" w:sz="0" w:space="0" w:color="auto"/>
            <w:left w:val="none" w:sz="0" w:space="0" w:color="auto"/>
            <w:bottom w:val="none" w:sz="0" w:space="0" w:color="auto"/>
            <w:right w:val="none" w:sz="0" w:space="0" w:color="auto"/>
          </w:divBdr>
        </w:div>
        <w:div w:id="1966085455">
          <w:marLeft w:val="640"/>
          <w:marRight w:val="0"/>
          <w:marTop w:val="0"/>
          <w:marBottom w:val="0"/>
          <w:divBdr>
            <w:top w:val="none" w:sz="0" w:space="0" w:color="auto"/>
            <w:left w:val="none" w:sz="0" w:space="0" w:color="auto"/>
            <w:bottom w:val="none" w:sz="0" w:space="0" w:color="auto"/>
            <w:right w:val="none" w:sz="0" w:space="0" w:color="auto"/>
          </w:divBdr>
        </w:div>
        <w:div w:id="1976256188">
          <w:marLeft w:val="640"/>
          <w:marRight w:val="0"/>
          <w:marTop w:val="0"/>
          <w:marBottom w:val="0"/>
          <w:divBdr>
            <w:top w:val="none" w:sz="0" w:space="0" w:color="auto"/>
            <w:left w:val="none" w:sz="0" w:space="0" w:color="auto"/>
            <w:bottom w:val="none" w:sz="0" w:space="0" w:color="auto"/>
            <w:right w:val="none" w:sz="0" w:space="0" w:color="auto"/>
          </w:divBdr>
        </w:div>
        <w:div w:id="627663814">
          <w:marLeft w:val="640"/>
          <w:marRight w:val="0"/>
          <w:marTop w:val="0"/>
          <w:marBottom w:val="0"/>
          <w:divBdr>
            <w:top w:val="none" w:sz="0" w:space="0" w:color="auto"/>
            <w:left w:val="none" w:sz="0" w:space="0" w:color="auto"/>
            <w:bottom w:val="none" w:sz="0" w:space="0" w:color="auto"/>
            <w:right w:val="none" w:sz="0" w:space="0" w:color="auto"/>
          </w:divBdr>
        </w:div>
        <w:div w:id="996692665">
          <w:marLeft w:val="640"/>
          <w:marRight w:val="0"/>
          <w:marTop w:val="0"/>
          <w:marBottom w:val="0"/>
          <w:divBdr>
            <w:top w:val="none" w:sz="0" w:space="0" w:color="auto"/>
            <w:left w:val="none" w:sz="0" w:space="0" w:color="auto"/>
            <w:bottom w:val="none" w:sz="0" w:space="0" w:color="auto"/>
            <w:right w:val="none" w:sz="0" w:space="0" w:color="auto"/>
          </w:divBdr>
        </w:div>
        <w:div w:id="510267935">
          <w:marLeft w:val="640"/>
          <w:marRight w:val="0"/>
          <w:marTop w:val="0"/>
          <w:marBottom w:val="0"/>
          <w:divBdr>
            <w:top w:val="none" w:sz="0" w:space="0" w:color="auto"/>
            <w:left w:val="none" w:sz="0" w:space="0" w:color="auto"/>
            <w:bottom w:val="none" w:sz="0" w:space="0" w:color="auto"/>
            <w:right w:val="none" w:sz="0" w:space="0" w:color="auto"/>
          </w:divBdr>
        </w:div>
        <w:div w:id="910894894">
          <w:marLeft w:val="640"/>
          <w:marRight w:val="0"/>
          <w:marTop w:val="0"/>
          <w:marBottom w:val="0"/>
          <w:divBdr>
            <w:top w:val="none" w:sz="0" w:space="0" w:color="auto"/>
            <w:left w:val="none" w:sz="0" w:space="0" w:color="auto"/>
            <w:bottom w:val="none" w:sz="0" w:space="0" w:color="auto"/>
            <w:right w:val="none" w:sz="0" w:space="0" w:color="auto"/>
          </w:divBdr>
        </w:div>
        <w:div w:id="646325989">
          <w:marLeft w:val="640"/>
          <w:marRight w:val="0"/>
          <w:marTop w:val="0"/>
          <w:marBottom w:val="0"/>
          <w:divBdr>
            <w:top w:val="none" w:sz="0" w:space="0" w:color="auto"/>
            <w:left w:val="none" w:sz="0" w:space="0" w:color="auto"/>
            <w:bottom w:val="none" w:sz="0" w:space="0" w:color="auto"/>
            <w:right w:val="none" w:sz="0" w:space="0" w:color="auto"/>
          </w:divBdr>
        </w:div>
        <w:div w:id="955066220">
          <w:marLeft w:val="640"/>
          <w:marRight w:val="0"/>
          <w:marTop w:val="0"/>
          <w:marBottom w:val="0"/>
          <w:divBdr>
            <w:top w:val="none" w:sz="0" w:space="0" w:color="auto"/>
            <w:left w:val="none" w:sz="0" w:space="0" w:color="auto"/>
            <w:bottom w:val="none" w:sz="0" w:space="0" w:color="auto"/>
            <w:right w:val="none" w:sz="0" w:space="0" w:color="auto"/>
          </w:divBdr>
        </w:div>
        <w:div w:id="1550334431">
          <w:marLeft w:val="640"/>
          <w:marRight w:val="0"/>
          <w:marTop w:val="0"/>
          <w:marBottom w:val="0"/>
          <w:divBdr>
            <w:top w:val="none" w:sz="0" w:space="0" w:color="auto"/>
            <w:left w:val="none" w:sz="0" w:space="0" w:color="auto"/>
            <w:bottom w:val="none" w:sz="0" w:space="0" w:color="auto"/>
            <w:right w:val="none" w:sz="0" w:space="0" w:color="auto"/>
          </w:divBdr>
        </w:div>
        <w:div w:id="1100639822">
          <w:marLeft w:val="640"/>
          <w:marRight w:val="0"/>
          <w:marTop w:val="0"/>
          <w:marBottom w:val="0"/>
          <w:divBdr>
            <w:top w:val="none" w:sz="0" w:space="0" w:color="auto"/>
            <w:left w:val="none" w:sz="0" w:space="0" w:color="auto"/>
            <w:bottom w:val="none" w:sz="0" w:space="0" w:color="auto"/>
            <w:right w:val="none" w:sz="0" w:space="0" w:color="auto"/>
          </w:divBdr>
        </w:div>
        <w:div w:id="1420784533">
          <w:marLeft w:val="640"/>
          <w:marRight w:val="0"/>
          <w:marTop w:val="0"/>
          <w:marBottom w:val="0"/>
          <w:divBdr>
            <w:top w:val="none" w:sz="0" w:space="0" w:color="auto"/>
            <w:left w:val="none" w:sz="0" w:space="0" w:color="auto"/>
            <w:bottom w:val="none" w:sz="0" w:space="0" w:color="auto"/>
            <w:right w:val="none" w:sz="0" w:space="0" w:color="auto"/>
          </w:divBdr>
        </w:div>
        <w:div w:id="1220089480">
          <w:marLeft w:val="640"/>
          <w:marRight w:val="0"/>
          <w:marTop w:val="0"/>
          <w:marBottom w:val="0"/>
          <w:divBdr>
            <w:top w:val="none" w:sz="0" w:space="0" w:color="auto"/>
            <w:left w:val="none" w:sz="0" w:space="0" w:color="auto"/>
            <w:bottom w:val="none" w:sz="0" w:space="0" w:color="auto"/>
            <w:right w:val="none" w:sz="0" w:space="0" w:color="auto"/>
          </w:divBdr>
        </w:div>
        <w:div w:id="1897816076">
          <w:marLeft w:val="640"/>
          <w:marRight w:val="0"/>
          <w:marTop w:val="0"/>
          <w:marBottom w:val="0"/>
          <w:divBdr>
            <w:top w:val="none" w:sz="0" w:space="0" w:color="auto"/>
            <w:left w:val="none" w:sz="0" w:space="0" w:color="auto"/>
            <w:bottom w:val="none" w:sz="0" w:space="0" w:color="auto"/>
            <w:right w:val="none" w:sz="0" w:space="0" w:color="auto"/>
          </w:divBdr>
        </w:div>
        <w:div w:id="1213346107">
          <w:marLeft w:val="640"/>
          <w:marRight w:val="0"/>
          <w:marTop w:val="0"/>
          <w:marBottom w:val="0"/>
          <w:divBdr>
            <w:top w:val="none" w:sz="0" w:space="0" w:color="auto"/>
            <w:left w:val="none" w:sz="0" w:space="0" w:color="auto"/>
            <w:bottom w:val="none" w:sz="0" w:space="0" w:color="auto"/>
            <w:right w:val="none" w:sz="0" w:space="0" w:color="auto"/>
          </w:divBdr>
        </w:div>
        <w:div w:id="787512423">
          <w:marLeft w:val="640"/>
          <w:marRight w:val="0"/>
          <w:marTop w:val="0"/>
          <w:marBottom w:val="0"/>
          <w:divBdr>
            <w:top w:val="none" w:sz="0" w:space="0" w:color="auto"/>
            <w:left w:val="none" w:sz="0" w:space="0" w:color="auto"/>
            <w:bottom w:val="none" w:sz="0" w:space="0" w:color="auto"/>
            <w:right w:val="none" w:sz="0" w:space="0" w:color="auto"/>
          </w:divBdr>
        </w:div>
        <w:div w:id="429815440">
          <w:marLeft w:val="640"/>
          <w:marRight w:val="0"/>
          <w:marTop w:val="0"/>
          <w:marBottom w:val="0"/>
          <w:divBdr>
            <w:top w:val="none" w:sz="0" w:space="0" w:color="auto"/>
            <w:left w:val="none" w:sz="0" w:space="0" w:color="auto"/>
            <w:bottom w:val="none" w:sz="0" w:space="0" w:color="auto"/>
            <w:right w:val="none" w:sz="0" w:space="0" w:color="auto"/>
          </w:divBdr>
        </w:div>
        <w:div w:id="598103621">
          <w:marLeft w:val="640"/>
          <w:marRight w:val="0"/>
          <w:marTop w:val="0"/>
          <w:marBottom w:val="0"/>
          <w:divBdr>
            <w:top w:val="none" w:sz="0" w:space="0" w:color="auto"/>
            <w:left w:val="none" w:sz="0" w:space="0" w:color="auto"/>
            <w:bottom w:val="none" w:sz="0" w:space="0" w:color="auto"/>
            <w:right w:val="none" w:sz="0" w:space="0" w:color="auto"/>
          </w:divBdr>
        </w:div>
        <w:div w:id="1173227917">
          <w:marLeft w:val="640"/>
          <w:marRight w:val="0"/>
          <w:marTop w:val="0"/>
          <w:marBottom w:val="0"/>
          <w:divBdr>
            <w:top w:val="none" w:sz="0" w:space="0" w:color="auto"/>
            <w:left w:val="none" w:sz="0" w:space="0" w:color="auto"/>
            <w:bottom w:val="none" w:sz="0" w:space="0" w:color="auto"/>
            <w:right w:val="none" w:sz="0" w:space="0" w:color="auto"/>
          </w:divBdr>
        </w:div>
        <w:div w:id="1836601890">
          <w:marLeft w:val="640"/>
          <w:marRight w:val="0"/>
          <w:marTop w:val="0"/>
          <w:marBottom w:val="0"/>
          <w:divBdr>
            <w:top w:val="none" w:sz="0" w:space="0" w:color="auto"/>
            <w:left w:val="none" w:sz="0" w:space="0" w:color="auto"/>
            <w:bottom w:val="none" w:sz="0" w:space="0" w:color="auto"/>
            <w:right w:val="none" w:sz="0" w:space="0" w:color="auto"/>
          </w:divBdr>
        </w:div>
        <w:div w:id="1931694384">
          <w:marLeft w:val="640"/>
          <w:marRight w:val="0"/>
          <w:marTop w:val="0"/>
          <w:marBottom w:val="0"/>
          <w:divBdr>
            <w:top w:val="none" w:sz="0" w:space="0" w:color="auto"/>
            <w:left w:val="none" w:sz="0" w:space="0" w:color="auto"/>
            <w:bottom w:val="none" w:sz="0" w:space="0" w:color="auto"/>
            <w:right w:val="none" w:sz="0" w:space="0" w:color="auto"/>
          </w:divBdr>
        </w:div>
        <w:div w:id="867984334">
          <w:marLeft w:val="640"/>
          <w:marRight w:val="0"/>
          <w:marTop w:val="0"/>
          <w:marBottom w:val="0"/>
          <w:divBdr>
            <w:top w:val="none" w:sz="0" w:space="0" w:color="auto"/>
            <w:left w:val="none" w:sz="0" w:space="0" w:color="auto"/>
            <w:bottom w:val="none" w:sz="0" w:space="0" w:color="auto"/>
            <w:right w:val="none" w:sz="0" w:space="0" w:color="auto"/>
          </w:divBdr>
        </w:div>
        <w:div w:id="1918707175">
          <w:marLeft w:val="640"/>
          <w:marRight w:val="0"/>
          <w:marTop w:val="0"/>
          <w:marBottom w:val="0"/>
          <w:divBdr>
            <w:top w:val="none" w:sz="0" w:space="0" w:color="auto"/>
            <w:left w:val="none" w:sz="0" w:space="0" w:color="auto"/>
            <w:bottom w:val="none" w:sz="0" w:space="0" w:color="auto"/>
            <w:right w:val="none" w:sz="0" w:space="0" w:color="auto"/>
          </w:divBdr>
        </w:div>
        <w:div w:id="529732754">
          <w:marLeft w:val="640"/>
          <w:marRight w:val="0"/>
          <w:marTop w:val="0"/>
          <w:marBottom w:val="0"/>
          <w:divBdr>
            <w:top w:val="none" w:sz="0" w:space="0" w:color="auto"/>
            <w:left w:val="none" w:sz="0" w:space="0" w:color="auto"/>
            <w:bottom w:val="none" w:sz="0" w:space="0" w:color="auto"/>
            <w:right w:val="none" w:sz="0" w:space="0" w:color="auto"/>
          </w:divBdr>
        </w:div>
        <w:div w:id="989363709">
          <w:marLeft w:val="640"/>
          <w:marRight w:val="0"/>
          <w:marTop w:val="0"/>
          <w:marBottom w:val="0"/>
          <w:divBdr>
            <w:top w:val="none" w:sz="0" w:space="0" w:color="auto"/>
            <w:left w:val="none" w:sz="0" w:space="0" w:color="auto"/>
            <w:bottom w:val="none" w:sz="0" w:space="0" w:color="auto"/>
            <w:right w:val="none" w:sz="0" w:space="0" w:color="auto"/>
          </w:divBdr>
        </w:div>
        <w:div w:id="273367314">
          <w:marLeft w:val="640"/>
          <w:marRight w:val="0"/>
          <w:marTop w:val="0"/>
          <w:marBottom w:val="0"/>
          <w:divBdr>
            <w:top w:val="none" w:sz="0" w:space="0" w:color="auto"/>
            <w:left w:val="none" w:sz="0" w:space="0" w:color="auto"/>
            <w:bottom w:val="none" w:sz="0" w:space="0" w:color="auto"/>
            <w:right w:val="none" w:sz="0" w:space="0" w:color="auto"/>
          </w:divBdr>
        </w:div>
        <w:div w:id="1611741699">
          <w:marLeft w:val="640"/>
          <w:marRight w:val="0"/>
          <w:marTop w:val="0"/>
          <w:marBottom w:val="0"/>
          <w:divBdr>
            <w:top w:val="none" w:sz="0" w:space="0" w:color="auto"/>
            <w:left w:val="none" w:sz="0" w:space="0" w:color="auto"/>
            <w:bottom w:val="none" w:sz="0" w:space="0" w:color="auto"/>
            <w:right w:val="none" w:sz="0" w:space="0" w:color="auto"/>
          </w:divBdr>
        </w:div>
        <w:div w:id="722215305">
          <w:marLeft w:val="640"/>
          <w:marRight w:val="0"/>
          <w:marTop w:val="0"/>
          <w:marBottom w:val="0"/>
          <w:divBdr>
            <w:top w:val="none" w:sz="0" w:space="0" w:color="auto"/>
            <w:left w:val="none" w:sz="0" w:space="0" w:color="auto"/>
            <w:bottom w:val="none" w:sz="0" w:space="0" w:color="auto"/>
            <w:right w:val="none" w:sz="0" w:space="0" w:color="auto"/>
          </w:divBdr>
        </w:div>
        <w:div w:id="76022978">
          <w:marLeft w:val="640"/>
          <w:marRight w:val="0"/>
          <w:marTop w:val="0"/>
          <w:marBottom w:val="0"/>
          <w:divBdr>
            <w:top w:val="none" w:sz="0" w:space="0" w:color="auto"/>
            <w:left w:val="none" w:sz="0" w:space="0" w:color="auto"/>
            <w:bottom w:val="none" w:sz="0" w:space="0" w:color="auto"/>
            <w:right w:val="none" w:sz="0" w:space="0" w:color="auto"/>
          </w:divBdr>
        </w:div>
        <w:div w:id="1208058">
          <w:marLeft w:val="640"/>
          <w:marRight w:val="0"/>
          <w:marTop w:val="0"/>
          <w:marBottom w:val="0"/>
          <w:divBdr>
            <w:top w:val="none" w:sz="0" w:space="0" w:color="auto"/>
            <w:left w:val="none" w:sz="0" w:space="0" w:color="auto"/>
            <w:bottom w:val="none" w:sz="0" w:space="0" w:color="auto"/>
            <w:right w:val="none" w:sz="0" w:space="0" w:color="auto"/>
          </w:divBdr>
        </w:div>
        <w:div w:id="541095457">
          <w:marLeft w:val="640"/>
          <w:marRight w:val="0"/>
          <w:marTop w:val="0"/>
          <w:marBottom w:val="0"/>
          <w:divBdr>
            <w:top w:val="none" w:sz="0" w:space="0" w:color="auto"/>
            <w:left w:val="none" w:sz="0" w:space="0" w:color="auto"/>
            <w:bottom w:val="none" w:sz="0" w:space="0" w:color="auto"/>
            <w:right w:val="none" w:sz="0" w:space="0" w:color="auto"/>
          </w:divBdr>
        </w:div>
        <w:div w:id="1952129035">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71001835">
      <w:bodyDiv w:val="1"/>
      <w:marLeft w:val="0"/>
      <w:marRight w:val="0"/>
      <w:marTop w:val="0"/>
      <w:marBottom w:val="0"/>
      <w:divBdr>
        <w:top w:val="none" w:sz="0" w:space="0" w:color="auto"/>
        <w:left w:val="none" w:sz="0" w:space="0" w:color="auto"/>
        <w:bottom w:val="none" w:sz="0" w:space="0" w:color="auto"/>
        <w:right w:val="none" w:sz="0" w:space="0" w:color="auto"/>
      </w:divBdr>
      <w:divsChild>
        <w:div w:id="836846276">
          <w:marLeft w:val="640"/>
          <w:marRight w:val="0"/>
          <w:marTop w:val="0"/>
          <w:marBottom w:val="0"/>
          <w:divBdr>
            <w:top w:val="none" w:sz="0" w:space="0" w:color="auto"/>
            <w:left w:val="none" w:sz="0" w:space="0" w:color="auto"/>
            <w:bottom w:val="none" w:sz="0" w:space="0" w:color="auto"/>
            <w:right w:val="none" w:sz="0" w:space="0" w:color="auto"/>
          </w:divBdr>
        </w:div>
        <w:div w:id="2065130113">
          <w:marLeft w:val="640"/>
          <w:marRight w:val="0"/>
          <w:marTop w:val="0"/>
          <w:marBottom w:val="0"/>
          <w:divBdr>
            <w:top w:val="none" w:sz="0" w:space="0" w:color="auto"/>
            <w:left w:val="none" w:sz="0" w:space="0" w:color="auto"/>
            <w:bottom w:val="none" w:sz="0" w:space="0" w:color="auto"/>
            <w:right w:val="none" w:sz="0" w:space="0" w:color="auto"/>
          </w:divBdr>
        </w:div>
        <w:div w:id="347830257">
          <w:marLeft w:val="640"/>
          <w:marRight w:val="0"/>
          <w:marTop w:val="0"/>
          <w:marBottom w:val="0"/>
          <w:divBdr>
            <w:top w:val="none" w:sz="0" w:space="0" w:color="auto"/>
            <w:left w:val="none" w:sz="0" w:space="0" w:color="auto"/>
            <w:bottom w:val="none" w:sz="0" w:space="0" w:color="auto"/>
            <w:right w:val="none" w:sz="0" w:space="0" w:color="auto"/>
          </w:divBdr>
        </w:div>
        <w:div w:id="1925842101">
          <w:marLeft w:val="640"/>
          <w:marRight w:val="0"/>
          <w:marTop w:val="0"/>
          <w:marBottom w:val="0"/>
          <w:divBdr>
            <w:top w:val="none" w:sz="0" w:space="0" w:color="auto"/>
            <w:left w:val="none" w:sz="0" w:space="0" w:color="auto"/>
            <w:bottom w:val="none" w:sz="0" w:space="0" w:color="auto"/>
            <w:right w:val="none" w:sz="0" w:space="0" w:color="auto"/>
          </w:divBdr>
        </w:div>
        <w:div w:id="301615340">
          <w:marLeft w:val="640"/>
          <w:marRight w:val="0"/>
          <w:marTop w:val="0"/>
          <w:marBottom w:val="0"/>
          <w:divBdr>
            <w:top w:val="none" w:sz="0" w:space="0" w:color="auto"/>
            <w:left w:val="none" w:sz="0" w:space="0" w:color="auto"/>
            <w:bottom w:val="none" w:sz="0" w:space="0" w:color="auto"/>
            <w:right w:val="none" w:sz="0" w:space="0" w:color="auto"/>
          </w:divBdr>
        </w:div>
        <w:div w:id="714817542">
          <w:marLeft w:val="640"/>
          <w:marRight w:val="0"/>
          <w:marTop w:val="0"/>
          <w:marBottom w:val="0"/>
          <w:divBdr>
            <w:top w:val="none" w:sz="0" w:space="0" w:color="auto"/>
            <w:left w:val="none" w:sz="0" w:space="0" w:color="auto"/>
            <w:bottom w:val="none" w:sz="0" w:space="0" w:color="auto"/>
            <w:right w:val="none" w:sz="0" w:space="0" w:color="auto"/>
          </w:divBdr>
        </w:div>
        <w:div w:id="856969670">
          <w:marLeft w:val="640"/>
          <w:marRight w:val="0"/>
          <w:marTop w:val="0"/>
          <w:marBottom w:val="0"/>
          <w:divBdr>
            <w:top w:val="none" w:sz="0" w:space="0" w:color="auto"/>
            <w:left w:val="none" w:sz="0" w:space="0" w:color="auto"/>
            <w:bottom w:val="none" w:sz="0" w:space="0" w:color="auto"/>
            <w:right w:val="none" w:sz="0" w:space="0" w:color="auto"/>
          </w:divBdr>
        </w:div>
        <w:div w:id="1170487780">
          <w:marLeft w:val="640"/>
          <w:marRight w:val="0"/>
          <w:marTop w:val="0"/>
          <w:marBottom w:val="0"/>
          <w:divBdr>
            <w:top w:val="none" w:sz="0" w:space="0" w:color="auto"/>
            <w:left w:val="none" w:sz="0" w:space="0" w:color="auto"/>
            <w:bottom w:val="none" w:sz="0" w:space="0" w:color="auto"/>
            <w:right w:val="none" w:sz="0" w:space="0" w:color="auto"/>
          </w:divBdr>
        </w:div>
        <w:div w:id="1777090076">
          <w:marLeft w:val="640"/>
          <w:marRight w:val="0"/>
          <w:marTop w:val="0"/>
          <w:marBottom w:val="0"/>
          <w:divBdr>
            <w:top w:val="none" w:sz="0" w:space="0" w:color="auto"/>
            <w:left w:val="none" w:sz="0" w:space="0" w:color="auto"/>
            <w:bottom w:val="none" w:sz="0" w:space="0" w:color="auto"/>
            <w:right w:val="none" w:sz="0" w:space="0" w:color="auto"/>
          </w:divBdr>
        </w:div>
        <w:div w:id="1366753777">
          <w:marLeft w:val="640"/>
          <w:marRight w:val="0"/>
          <w:marTop w:val="0"/>
          <w:marBottom w:val="0"/>
          <w:divBdr>
            <w:top w:val="none" w:sz="0" w:space="0" w:color="auto"/>
            <w:left w:val="none" w:sz="0" w:space="0" w:color="auto"/>
            <w:bottom w:val="none" w:sz="0" w:space="0" w:color="auto"/>
            <w:right w:val="none" w:sz="0" w:space="0" w:color="auto"/>
          </w:divBdr>
        </w:div>
        <w:div w:id="144512960">
          <w:marLeft w:val="640"/>
          <w:marRight w:val="0"/>
          <w:marTop w:val="0"/>
          <w:marBottom w:val="0"/>
          <w:divBdr>
            <w:top w:val="none" w:sz="0" w:space="0" w:color="auto"/>
            <w:left w:val="none" w:sz="0" w:space="0" w:color="auto"/>
            <w:bottom w:val="none" w:sz="0" w:space="0" w:color="auto"/>
            <w:right w:val="none" w:sz="0" w:space="0" w:color="auto"/>
          </w:divBdr>
        </w:div>
        <w:div w:id="798960583">
          <w:marLeft w:val="640"/>
          <w:marRight w:val="0"/>
          <w:marTop w:val="0"/>
          <w:marBottom w:val="0"/>
          <w:divBdr>
            <w:top w:val="none" w:sz="0" w:space="0" w:color="auto"/>
            <w:left w:val="none" w:sz="0" w:space="0" w:color="auto"/>
            <w:bottom w:val="none" w:sz="0" w:space="0" w:color="auto"/>
            <w:right w:val="none" w:sz="0" w:space="0" w:color="auto"/>
          </w:divBdr>
        </w:div>
        <w:div w:id="299724136">
          <w:marLeft w:val="640"/>
          <w:marRight w:val="0"/>
          <w:marTop w:val="0"/>
          <w:marBottom w:val="0"/>
          <w:divBdr>
            <w:top w:val="none" w:sz="0" w:space="0" w:color="auto"/>
            <w:left w:val="none" w:sz="0" w:space="0" w:color="auto"/>
            <w:bottom w:val="none" w:sz="0" w:space="0" w:color="auto"/>
            <w:right w:val="none" w:sz="0" w:space="0" w:color="auto"/>
          </w:divBdr>
        </w:div>
        <w:div w:id="1577085674">
          <w:marLeft w:val="640"/>
          <w:marRight w:val="0"/>
          <w:marTop w:val="0"/>
          <w:marBottom w:val="0"/>
          <w:divBdr>
            <w:top w:val="none" w:sz="0" w:space="0" w:color="auto"/>
            <w:left w:val="none" w:sz="0" w:space="0" w:color="auto"/>
            <w:bottom w:val="none" w:sz="0" w:space="0" w:color="auto"/>
            <w:right w:val="none" w:sz="0" w:space="0" w:color="auto"/>
          </w:divBdr>
        </w:div>
        <w:div w:id="1241521713">
          <w:marLeft w:val="640"/>
          <w:marRight w:val="0"/>
          <w:marTop w:val="0"/>
          <w:marBottom w:val="0"/>
          <w:divBdr>
            <w:top w:val="none" w:sz="0" w:space="0" w:color="auto"/>
            <w:left w:val="none" w:sz="0" w:space="0" w:color="auto"/>
            <w:bottom w:val="none" w:sz="0" w:space="0" w:color="auto"/>
            <w:right w:val="none" w:sz="0" w:space="0" w:color="auto"/>
          </w:divBdr>
        </w:div>
        <w:div w:id="1299457880">
          <w:marLeft w:val="640"/>
          <w:marRight w:val="0"/>
          <w:marTop w:val="0"/>
          <w:marBottom w:val="0"/>
          <w:divBdr>
            <w:top w:val="none" w:sz="0" w:space="0" w:color="auto"/>
            <w:left w:val="none" w:sz="0" w:space="0" w:color="auto"/>
            <w:bottom w:val="none" w:sz="0" w:space="0" w:color="auto"/>
            <w:right w:val="none" w:sz="0" w:space="0" w:color="auto"/>
          </w:divBdr>
        </w:div>
        <w:div w:id="1967587570">
          <w:marLeft w:val="640"/>
          <w:marRight w:val="0"/>
          <w:marTop w:val="0"/>
          <w:marBottom w:val="0"/>
          <w:divBdr>
            <w:top w:val="none" w:sz="0" w:space="0" w:color="auto"/>
            <w:left w:val="none" w:sz="0" w:space="0" w:color="auto"/>
            <w:bottom w:val="none" w:sz="0" w:space="0" w:color="auto"/>
            <w:right w:val="none" w:sz="0" w:space="0" w:color="auto"/>
          </w:divBdr>
        </w:div>
        <w:div w:id="1270161859">
          <w:marLeft w:val="640"/>
          <w:marRight w:val="0"/>
          <w:marTop w:val="0"/>
          <w:marBottom w:val="0"/>
          <w:divBdr>
            <w:top w:val="none" w:sz="0" w:space="0" w:color="auto"/>
            <w:left w:val="none" w:sz="0" w:space="0" w:color="auto"/>
            <w:bottom w:val="none" w:sz="0" w:space="0" w:color="auto"/>
            <w:right w:val="none" w:sz="0" w:space="0" w:color="auto"/>
          </w:divBdr>
        </w:div>
        <w:div w:id="1017384278">
          <w:marLeft w:val="640"/>
          <w:marRight w:val="0"/>
          <w:marTop w:val="0"/>
          <w:marBottom w:val="0"/>
          <w:divBdr>
            <w:top w:val="none" w:sz="0" w:space="0" w:color="auto"/>
            <w:left w:val="none" w:sz="0" w:space="0" w:color="auto"/>
            <w:bottom w:val="none" w:sz="0" w:space="0" w:color="auto"/>
            <w:right w:val="none" w:sz="0" w:space="0" w:color="auto"/>
          </w:divBdr>
        </w:div>
        <w:div w:id="577522442">
          <w:marLeft w:val="640"/>
          <w:marRight w:val="0"/>
          <w:marTop w:val="0"/>
          <w:marBottom w:val="0"/>
          <w:divBdr>
            <w:top w:val="none" w:sz="0" w:space="0" w:color="auto"/>
            <w:left w:val="none" w:sz="0" w:space="0" w:color="auto"/>
            <w:bottom w:val="none" w:sz="0" w:space="0" w:color="auto"/>
            <w:right w:val="none" w:sz="0" w:space="0" w:color="auto"/>
          </w:divBdr>
        </w:div>
        <w:div w:id="1335499332">
          <w:marLeft w:val="640"/>
          <w:marRight w:val="0"/>
          <w:marTop w:val="0"/>
          <w:marBottom w:val="0"/>
          <w:divBdr>
            <w:top w:val="none" w:sz="0" w:space="0" w:color="auto"/>
            <w:left w:val="none" w:sz="0" w:space="0" w:color="auto"/>
            <w:bottom w:val="none" w:sz="0" w:space="0" w:color="auto"/>
            <w:right w:val="none" w:sz="0" w:space="0" w:color="auto"/>
          </w:divBdr>
        </w:div>
        <w:div w:id="714357572">
          <w:marLeft w:val="640"/>
          <w:marRight w:val="0"/>
          <w:marTop w:val="0"/>
          <w:marBottom w:val="0"/>
          <w:divBdr>
            <w:top w:val="none" w:sz="0" w:space="0" w:color="auto"/>
            <w:left w:val="none" w:sz="0" w:space="0" w:color="auto"/>
            <w:bottom w:val="none" w:sz="0" w:space="0" w:color="auto"/>
            <w:right w:val="none" w:sz="0" w:space="0" w:color="auto"/>
          </w:divBdr>
        </w:div>
        <w:div w:id="804933175">
          <w:marLeft w:val="640"/>
          <w:marRight w:val="0"/>
          <w:marTop w:val="0"/>
          <w:marBottom w:val="0"/>
          <w:divBdr>
            <w:top w:val="none" w:sz="0" w:space="0" w:color="auto"/>
            <w:left w:val="none" w:sz="0" w:space="0" w:color="auto"/>
            <w:bottom w:val="none" w:sz="0" w:space="0" w:color="auto"/>
            <w:right w:val="none" w:sz="0" w:space="0" w:color="auto"/>
          </w:divBdr>
        </w:div>
        <w:div w:id="723916332">
          <w:marLeft w:val="640"/>
          <w:marRight w:val="0"/>
          <w:marTop w:val="0"/>
          <w:marBottom w:val="0"/>
          <w:divBdr>
            <w:top w:val="none" w:sz="0" w:space="0" w:color="auto"/>
            <w:left w:val="none" w:sz="0" w:space="0" w:color="auto"/>
            <w:bottom w:val="none" w:sz="0" w:space="0" w:color="auto"/>
            <w:right w:val="none" w:sz="0" w:space="0" w:color="auto"/>
          </w:divBdr>
        </w:div>
        <w:div w:id="322927710">
          <w:marLeft w:val="640"/>
          <w:marRight w:val="0"/>
          <w:marTop w:val="0"/>
          <w:marBottom w:val="0"/>
          <w:divBdr>
            <w:top w:val="none" w:sz="0" w:space="0" w:color="auto"/>
            <w:left w:val="none" w:sz="0" w:space="0" w:color="auto"/>
            <w:bottom w:val="none" w:sz="0" w:space="0" w:color="auto"/>
            <w:right w:val="none" w:sz="0" w:space="0" w:color="auto"/>
          </w:divBdr>
        </w:div>
        <w:div w:id="1190071939">
          <w:marLeft w:val="640"/>
          <w:marRight w:val="0"/>
          <w:marTop w:val="0"/>
          <w:marBottom w:val="0"/>
          <w:divBdr>
            <w:top w:val="none" w:sz="0" w:space="0" w:color="auto"/>
            <w:left w:val="none" w:sz="0" w:space="0" w:color="auto"/>
            <w:bottom w:val="none" w:sz="0" w:space="0" w:color="auto"/>
            <w:right w:val="none" w:sz="0" w:space="0" w:color="auto"/>
          </w:divBdr>
        </w:div>
        <w:div w:id="1025641990">
          <w:marLeft w:val="640"/>
          <w:marRight w:val="0"/>
          <w:marTop w:val="0"/>
          <w:marBottom w:val="0"/>
          <w:divBdr>
            <w:top w:val="none" w:sz="0" w:space="0" w:color="auto"/>
            <w:left w:val="none" w:sz="0" w:space="0" w:color="auto"/>
            <w:bottom w:val="none" w:sz="0" w:space="0" w:color="auto"/>
            <w:right w:val="none" w:sz="0" w:space="0" w:color="auto"/>
          </w:divBdr>
        </w:div>
        <w:div w:id="283928717">
          <w:marLeft w:val="640"/>
          <w:marRight w:val="0"/>
          <w:marTop w:val="0"/>
          <w:marBottom w:val="0"/>
          <w:divBdr>
            <w:top w:val="none" w:sz="0" w:space="0" w:color="auto"/>
            <w:left w:val="none" w:sz="0" w:space="0" w:color="auto"/>
            <w:bottom w:val="none" w:sz="0" w:space="0" w:color="auto"/>
            <w:right w:val="none" w:sz="0" w:space="0" w:color="auto"/>
          </w:divBdr>
        </w:div>
        <w:div w:id="419913356">
          <w:marLeft w:val="640"/>
          <w:marRight w:val="0"/>
          <w:marTop w:val="0"/>
          <w:marBottom w:val="0"/>
          <w:divBdr>
            <w:top w:val="none" w:sz="0" w:space="0" w:color="auto"/>
            <w:left w:val="none" w:sz="0" w:space="0" w:color="auto"/>
            <w:bottom w:val="none" w:sz="0" w:space="0" w:color="auto"/>
            <w:right w:val="none" w:sz="0" w:space="0" w:color="auto"/>
          </w:divBdr>
        </w:div>
        <w:div w:id="1325012001">
          <w:marLeft w:val="640"/>
          <w:marRight w:val="0"/>
          <w:marTop w:val="0"/>
          <w:marBottom w:val="0"/>
          <w:divBdr>
            <w:top w:val="none" w:sz="0" w:space="0" w:color="auto"/>
            <w:left w:val="none" w:sz="0" w:space="0" w:color="auto"/>
            <w:bottom w:val="none" w:sz="0" w:space="0" w:color="auto"/>
            <w:right w:val="none" w:sz="0" w:space="0" w:color="auto"/>
          </w:divBdr>
        </w:div>
        <w:div w:id="982194301">
          <w:marLeft w:val="640"/>
          <w:marRight w:val="0"/>
          <w:marTop w:val="0"/>
          <w:marBottom w:val="0"/>
          <w:divBdr>
            <w:top w:val="none" w:sz="0" w:space="0" w:color="auto"/>
            <w:left w:val="none" w:sz="0" w:space="0" w:color="auto"/>
            <w:bottom w:val="none" w:sz="0" w:space="0" w:color="auto"/>
            <w:right w:val="none" w:sz="0" w:space="0" w:color="auto"/>
          </w:divBdr>
        </w:div>
        <w:div w:id="57751466">
          <w:marLeft w:val="640"/>
          <w:marRight w:val="0"/>
          <w:marTop w:val="0"/>
          <w:marBottom w:val="0"/>
          <w:divBdr>
            <w:top w:val="none" w:sz="0" w:space="0" w:color="auto"/>
            <w:left w:val="none" w:sz="0" w:space="0" w:color="auto"/>
            <w:bottom w:val="none" w:sz="0" w:space="0" w:color="auto"/>
            <w:right w:val="none" w:sz="0" w:space="0" w:color="auto"/>
          </w:divBdr>
        </w:div>
        <w:div w:id="2094467588">
          <w:marLeft w:val="640"/>
          <w:marRight w:val="0"/>
          <w:marTop w:val="0"/>
          <w:marBottom w:val="0"/>
          <w:divBdr>
            <w:top w:val="none" w:sz="0" w:space="0" w:color="auto"/>
            <w:left w:val="none" w:sz="0" w:space="0" w:color="auto"/>
            <w:bottom w:val="none" w:sz="0" w:space="0" w:color="auto"/>
            <w:right w:val="none" w:sz="0" w:space="0" w:color="auto"/>
          </w:divBdr>
        </w:div>
        <w:div w:id="1285771719">
          <w:marLeft w:val="640"/>
          <w:marRight w:val="0"/>
          <w:marTop w:val="0"/>
          <w:marBottom w:val="0"/>
          <w:divBdr>
            <w:top w:val="none" w:sz="0" w:space="0" w:color="auto"/>
            <w:left w:val="none" w:sz="0" w:space="0" w:color="auto"/>
            <w:bottom w:val="none" w:sz="0" w:space="0" w:color="auto"/>
            <w:right w:val="none" w:sz="0" w:space="0" w:color="auto"/>
          </w:divBdr>
        </w:div>
        <w:div w:id="1309364077">
          <w:marLeft w:val="640"/>
          <w:marRight w:val="0"/>
          <w:marTop w:val="0"/>
          <w:marBottom w:val="0"/>
          <w:divBdr>
            <w:top w:val="none" w:sz="0" w:space="0" w:color="auto"/>
            <w:left w:val="none" w:sz="0" w:space="0" w:color="auto"/>
            <w:bottom w:val="none" w:sz="0" w:space="0" w:color="auto"/>
            <w:right w:val="none" w:sz="0" w:space="0" w:color="auto"/>
          </w:divBdr>
        </w:div>
        <w:div w:id="749692256">
          <w:marLeft w:val="640"/>
          <w:marRight w:val="0"/>
          <w:marTop w:val="0"/>
          <w:marBottom w:val="0"/>
          <w:divBdr>
            <w:top w:val="none" w:sz="0" w:space="0" w:color="auto"/>
            <w:left w:val="none" w:sz="0" w:space="0" w:color="auto"/>
            <w:bottom w:val="none" w:sz="0" w:space="0" w:color="auto"/>
            <w:right w:val="none" w:sz="0" w:space="0" w:color="auto"/>
          </w:divBdr>
        </w:div>
        <w:div w:id="917328407">
          <w:marLeft w:val="640"/>
          <w:marRight w:val="0"/>
          <w:marTop w:val="0"/>
          <w:marBottom w:val="0"/>
          <w:divBdr>
            <w:top w:val="none" w:sz="0" w:space="0" w:color="auto"/>
            <w:left w:val="none" w:sz="0" w:space="0" w:color="auto"/>
            <w:bottom w:val="none" w:sz="0" w:space="0" w:color="auto"/>
            <w:right w:val="none" w:sz="0" w:space="0" w:color="auto"/>
          </w:divBdr>
        </w:div>
        <w:div w:id="1305503072">
          <w:marLeft w:val="640"/>
          <w:marRight w:val="0"/>
          <w:marTop w:val="0"/>
          <w:marBottom w:val="0"/>
          <w:divBdr>
            <w:top w:val="none" w:sz="0" w:space="0" w:color="auto"/>
            <w:left w:val="none" w:sz="0" w:space="0" w:color="auto"/>
            <w:bottom w:val="none" w:sz="0" w:space="0" w:color="auto"/>
            <w:right w:val="none" w:sz="0" w:space="0" w:color="auto"/>
          </w:divBdr>
        </w:div>
        <w:div w:id="921375784">
          <w:marLeft w:val="640"/>
          <w:marRight w:val="0"/>
          <w:marTop w:val="0"/>
          <w:marBottom w:val="0"/>
          <w:divBdr>
            <w:top w:val="none" w:sz="0" w:space="0" w:color="auto"/>
            <w:left w:val="none" w:sz="0" w:space="0" w:color="auto"/>
            <w:bottom w:val="none" w:sz="0" w:space="0" w:color="auto"/>
            <w:right w:val="none" w:sz="0" w:space="0" w:color="auto"/>
          </w:divBdr>
        </w:div>
        <w:div w:id="1324628705">
          <w:marLeft w:val="640"/>
          <w:marRight w:val="0"/>
          <w:marTop w:val="0"/>
          <w:marBottom w:val="0"/>
          <w:divBdr>
            <w:top w:val="none" w:sz="0" w:space="0" w:color="auto"/>
            <w:left w:val="none" w:sz="0" w:space="0" w:color="auto"/>
            <w:bottom w:val="none" w:sz="0" w:space="0" w:color="auto"/>
            <w:right w:val="none" w:sz="0" w:space="0" w:color="auto"/>
          </w:divBdr>
        </w:div>
        <w:div w:id="1460801597">
          <w:marLeft w:val="640"/>
          <w:marRight w:val="0"/>
          <w:marTop w:val="0"/>
          <w:marBottom w:val="0"/>
          <w:divBdr>
            <w:top w:val="none" w:sz="0" w:space="0" w:color="auto"/>
            <w:left w:val="none" w:sz="0" w:space="0" w:color="auto"/>
            <w:bottom w:val="none" w:sz="0" w:space="0" w:color="auto"/>
            <w:right w:val="none" w:sz="0" w:space="0" w:color="auto"/>
          </w:divBdr>
        </w:div>
        <w:div w:id="271016846">
          <w:marLeft w:val="640"/>
          <w:marRight w:val="0"/>
          <w:marTop w:val="0"/>
          <w:marBottom w:val="0"/>
          <w:divBdr>
            <w:top w:val="none" w:sz="0" w:space="0" w:color="auto"/>
            <w:left w:val="none" w:sz="0" w:space="0" w:color="auto"/>
            <w:bottom w:val="none" w:sz="0" w:space="0" w:color="auto"/>
            <w:right w:val="none" w:sz="0" w:space="0" w:color="auto"/>
          </w:divBdr>
        </w:div>
        <w:div w:id="1789003707">
          <w:marLeft w:val="640"/>
          <w:marRight w:val="0"/>
          <w:marTop w:val="0"/>
          <w:marBottom w:val="0"/>
          <w:divBdr>
            <w:top w:val="none" w:sz="0" w:space="0" w:color="auto"/>
            <w:left w:val="none" w:sz="0" w:space="0" w:color="auto"/>
            <w:bottom w:val="none" w:sz="0" w:space="0" w:color="auto"/>
            <w:right w:val="none" w:sz="0" w:space="0" w:color="auto"/>
          </w:divBdr>
        </w:div>
        <w:div w:id="220098954">
          <w:marLeft w:val="640"/>
          <w:marRight w:val="0"/>
          <w:marTop w:val="0"/>
          <w:marBottom w:val="0"/>
          <w:divBdr>
            <w:top w:val="none" w:sz="0" w:space="0" w:color="auto"/>
            <w:left w:val="none" w:sz="0" w:space="0" w:color="auto"/>
            <w:bottom w:val="none" w:sz="0" w:space="0" w:color="auto"/>
            <w:right w:val="none" w:sz="0" w:space="0" w:color="auto"/>
          </w:divBdr>
        </w:div>
        <w:div w:id="1961719391">
          <w:marLeft w:val="640"/>
          <w:marRight w:val="0"/>
          <w:marTop w:val="0"/>
          <w:marBottom w:val="0"/>
          <w:divBdr>
            <w:top w:val="none" w:sz="0" w:space="0" w:color="auto"/>
            <w:left w:val="none" w:sz="0" w:space="0" w:color="auto"/>
            <w:bottom w:val="none" w:sz="0" w:space="0" w:color="auto"/>
            <w:right w:val="none" w:sz="0" w:space="0" w:color="auto"/>
          </w:divBdr>
        </w:div>
        <w:div w:id="1043677737">
          <w:marLeft w:val="640"/>
          <w:marRight w:val="0"/>
          <w:marTop w:val="0"/>
          <w:marBottom w:val="0"/>
          <w:divBdr>
            <w:top w:val="none" w:sz="0" w:space="0" w:color="auto"/>
            <w:left w:val="none" w:sz="0" w:space="0" w:color="auto"/>
            <w:bottom w:val="none" w:sz="0" w:space="0" w:color="auto"/>
            <w:right w:val="none" w:sz="0" w:space="0" w:color="auto"/>
          </w:divBdr>
        </w:div>
        <w:div w:id="1186092828">
          <w:marLeft w:val="640"/>
          <w:marRight w:val="0"/>
          <w:marTop w:val="0"/>
          <w:marBottom w:val="0"/>
          <w:divBdr>
            <w:top w:val="none" w:sz="0" w:space="0" w:color="auto"/>
            <w:left w:val="none" w:sz="0" w:space="0" w:color="auto"/>
            <w:bottom w:val="none" w:sz="0" w:space="0" w:color="auto"/>
            <w:right w:val="none" w:sz="0" w:space="0" w:color="auto"/>
          </w:divBdr>
        </w:div>
        <w:div w:id="1804275448">
          <w:marLeft w:val="640"/>
          <w:marRight w:val="0"/>
          <w:marTop w:val="0"/>
          <w:marBottom w:val="0"/>
          <w:divBdr>
            <w:top w:val="none" w:sz="0" w:space="0" w:color="auto"/>
            <w:left w:val="none" w:sz="0" w:space="0" w:color="auto"/>
            <w:bottom w:val="none" w:sz="0" w:space="0" w:color="auto"/>
            <w:right w:val="none" w:sz="0" w:space="0" w:color="auto"/>
          </w:divBdr>
        </w:div>
        <w:div w:id="1524899485">
          <w:marLeft w:val="640"/>
          <w:marRight w:val="0"/>
          <w:marTop w:val="0"/>
          <w:marBottom w:val="0"/>
          <w:divBdr>
            <w:top w:val="none" w:sz="0" w:space="0" w:color="auto"/>
            <w:left w:val="none" w:sz="0" w:space="0" w:color="auto"/>
            <w:bottom w:val="none" w:sz="0" w:space="0" w:color="auto"/>
            <w:right w:val="none" w:sz="0" w:space="0" w:color="auto"/>
          </w:divBdr>
        </w:div>
        <w:div w:id="174224123">
          <w:marLeft w:val="640"/>
          <w:marRight w:val="0"/>
          <w:marTop w:val="0"/>
          <w:marBottom w:val="0"/>
          <w:divBdr>
            <w:top w:val="none" w:sz="0" w:space="0" w:color="auto"/>
            <w:left w:val="none" w:sz="0" w:space="0" w:color="auto"/>
            <w:bottom w:val="none" w:sz="0" w:space="0" w:color="auto"/>
            <w:right w:val="none" w:sz="0" w:space="0" w:color="auto"/>
          </w:divBdr>
        </w:div>
        <w:div w:id="698506167">
          <w:marLeft w:val="640"/>
          <w:marRight w:val="0"/>
          <w:marTop w:val="0"/>
          <w:marBottom w:val="0"/>
          <w:divBdr>
            <w:top w:val="none" w:sz="0" w:space="0" w:color="auto"/>
            <w:left w:val="none" w:sz="0" w:space="0" w:color="auto"/>
            <w:bottom w:val="none" w:sz="0" w:space="0" w:color="auto"/>
            <w:right w:val="none" w:sz="0" w:space="0" w:color="auto"/>
          </w:divBdr>
        </w:div>
        <w:div w:id="469202933">
          <w:marLeft w:val="640"/>
          <w:marRight w:val="0"/>
          <w:marTop w:val="0"/>
          <w:marBottom w:val="0"/>
          <w:divBdr>
            <w:top w:val="none" w:sz="0" w:space="0" w:color="auto"/>
            <w:left w:val="none" w:sz="0" w:space="0" w:color="auto"/>
            <w:bottom w:val="none" w:sz="0" w:space="0" w:color="auto"/>
            <w:right w:val="none" w:sz="0" w:space="0" w:color="auto"/>
          </w:divBdr>
        </w:div>
        <w:div w:id="811405359">
          <w:marLeft w:val="640"/>
          <w:marRight w:val="0"/>
          <w:marTop w:val="0"/>
          <w:marBottom w:val="0"/>
          <w:divBdr>
            <w:top w:val="none" w:sz="0" w:space="0" w:color="auto"/>
            <w:left w:val="none" w:sz="0" w:space="0" w:color="auto"/>
            <w:bottom w:val="none" w:sz="0" w:space="0" w:color="auto"/>
            <w:right w:val="none" w:sz="0" w:space="0" w:color="auto"/>
          </w:divBdr>
        </w:div>
        <w:div w:id="1824614495">
          <w:marLeft w:val="640"/>
          <w:marRight w:val="0"/>
          <w:marTop w:val="0"/>
          <w:marBottom w:val="0"/>
          <w:divBdr>
            <w:top w:val="none" w:sz="0" w:space="0" w:color="auto"/>
            <w:left w:val="none" w:sz="0" w:space="0" w:color="auto"/>
            <w:bottom w:val="none" w:sz="0" w:space="0" w:color="auto"/>
            <w:right w:val="none" w:sz="0" w:space="0" w:color="auto"/>
          </w:divBdr>
        </w:div>
        <w:div w:id="997146548">
          <w:marLeft w:val="640"/>
          <w:marRight w:val="0"/>
          <w:marTop w:val="0"/>
          <w:marBottom w:val="0"/>
          <w:divBdr>
            <w:top w:val="none" w:sz="0" w:space="0" w:color="auto"/>
            <w:left w:val="none" w:sz="0" w:space="0" w:color="auto"/>
            <w:bottom w:val="none" w:sz="0" w:space="0" w:color="auto"/>
            <w:right w:val="none" w:sz="0" w:space="0" w:color="auto"/>
          </w:divBdr>
        </w:div>
        <w:div w:id="1692804064">
          <w:marLeft w:val="640"/>
          <w:marRight w:val="0"/>
          <w:marTop w:val="0"/>
          <w:marBottom w:val="0"/>
          <w:divBdr>
            <w:top w:val="none" w:sz="0" w:space="0" w:color="auto"/>
            <w:left w:val="none" w:sz="0" w:space="0" w:color="auto"/>
            <w:bottom w:val="none" w:sz="0" w:space="0" w:color="auto"/>
            <w:right w:val="none" w:sz="0" w:space="0" w:color="auto"/>
          </w:divBdr>
        </w:div>
        <w:div w:id="1446730364">
          <w:marLeft w:val="640"/>
          <w:marRight w:val="0"/>
          <w:marTop w:val="0"/>
          <w:marBottom w:val="0"/>
          <w:divBdr>
            <w:top w:val="none" w:sz="0" w:space="0" w:color="auto"/>
            <w:left w:val="none" w:sz="0" w:space="0" w:color="auto"/>
            <w:bottom w:val="none" w:sz="0" w:space="0" w:color="auto"/>
            <w:right w:val="none" w:sz="0" w:space="0" w:color="auto"/>
          </w:divBdr>
        </w:div>
        <w:div w:id="1893803552">
          <w:marLeft w:val="640"/>
          <w:marRight w:val="0"/>
          <w:marTop w:val="0"/>
          <w:marBottom w:val="0"/>
          <w:divBdr>
            <w:top w:val="none" w:sz="0" w:space="0" w:color="auto"/>
            <w:left w:val="none" w:sz="0" w:space="0" w:color="auto"/>
            <w:bottom w:val="none" w:sz="0" w:space="0" w:color="auto"/>
            <w:right w:val="none" w:sz="0" w:space="0" w:color="auto"/>
          </w:divBdr>
        </w:div>
        <w:div w:id="791559728">
          <w:marLeft w:val="640"/>
          <w:marRight w:val="0"/>
          <w:marTop w:val="0"/>
          <w:marBottom w:val="0"/>
          <w:divBdr>
            <w:top w:val="none" w:sz="0" w:space="0" w:color="auto"/>
            <w:left w:val="none" w:sz="0" w:space="0" w:color="auto"/>
            <w:bottom w:val="none" w:sz="0" w:space="0" w:color="auto"/>
            <w:right w:val="none" w:sz="0" w:space="0" w:color="auto"/>
          </w:divBdr>
        </w:div>
        <w:div w:id="1148673281">
          <w:marLeft w:val="640"/>
          <w:marRight w:val="0"/>
          <w:marTop w:val="0"/>
          <w:marBottom w:val="0"/>
          <w:divBdr>
            <w:top w:val="none" w:sz="0" w:space="0" w:color="auto"/>
            <w:left w:val="none" w:sz="0" w:space="0" w:color="auto"/>
            <w:bottom w:val="none" w:sz="0" w:space="0" w:color="auto"/>
            <w:right w:val="none" w:sz="0" w:space="0" w:color="auto"/>
          </w:divBdr>
        </w:div>
        <w:div w:id="582691231">
          <w:marLeft w:val="640"/>
          <w:marRight w:val="0"/>
          <w:marTop w:val="0"/>
          <w:marBottom w:val="0"/>
          <w:divBdr>
            <w:top w:val="none" w:sz="0" w:space="0" w:color="auto"/>
            <w:left w:val="none" w:sz="0" w:space="0" w:color="auto"/>
            <w:bottom w:val="none" w:sz="0" w:space="0" w:color="auto"/>
            <w:right w:val="none" w:sz="0" w:space="0" w:color="auto"/>
          </w:divBdr>
        </w:div>
        <w:div w:id="1530799194">
          <w:marLeft w:val="640"/>
          <w:marRight w:val="0"/>
          <w:marTop w:val="0"/>
          <w:marBottom w:val="0"/>
          <w:divBdr>
            <w:top w:val="none" w:sz="0" w:space="0" w:color="auto"/>
            <w:left w:val="none" w:sz="0" w:space="0" w:color="auto"/>
            <w:bottom w:val="none" w:sz="0" w:space="0" w:color="auto"/>
            <w:right w:val="none" w:sz="0" w:space="0" w:color="auto"/>
          </w:divBdr>
        </w:div>
        <w:div w:id="328676159">
          <w:marLeft w:val="640"/>
          <w:marRight w:val="0"/>
          <w:marTop w:val="0"/>
          <w:marBottom w:val="0"/>
          <w:divBdr>
            <w:top w:val="none" w:sz="0" w:space="0" w:color="auto"/>
            <w:left w:val="none" w:sz="0" w:space="0" w:color="auto"/>
            <w:bottom w:val="none" w:sz="0" w:space="0" w:color="auto"/>
            <w:right w:val="none" w:sz="0" w:space="0" w:color="auto"/>
          </w:divBdr>
        </w:div>
        <w:div w:id="274412817">
          <w:marLeft w:val="640"/>
          <w:marRight w:val="0"/>
          <w:marTop w:val="0"/>
          <w:marBottom w:val="0"/>
          <w:divBdr>
            <w:top w:val="none" w:sz="0" w:space="0" w:color="auto"/>
            <w:left w:val="none" w:sz="0" w:space="0" w:color="auto"/>
            <w:bottom w:val="none" w:sz="0" w:space="0" w:color="auto"/>
            <w:right w:val="none" w:sz="0" w:space="0" w:color="auto"/>
          </w:divBdr>
        </w:div>
        <w:div w:id="1744136477">
          <w:marLeft w:val="640"/>
          <w:marRight w:val="0"/>
          <w:marTop w:val="0"/>
          <w:marBottom w:val="0"/>
          <w:divBdr>
            <w:top w:val="none" w:sz="0" w:space="0" w:color="auto"/>
            <w:left w:val="none" w:sz="0" w:space="0" w:color="auto"/>
            <w:bottom w:val="none" w:sz="0" w:space="0" w:color="auto"/>
            <w:right w:val="none" w:sz="0" w:space="0" w:color="auto"/>
          </w:divBdr>
        </w:div>
        <w:div w:id="878585823">
          <w:marLeft w:val="640"/>
          <w:marRight w:val="0"/>
          <w:marTop w:val="0"/>
          <w:marBottom w:val="0"/>
          <w:divBdr>
            <w:top w:val="none" w:sz="0" w:space="0" w:color="auto"/>
            <w:left w:val="none" w:sz="0" w:space="0" w:color="auto"/>
            <w:bottom w:val="none" w:sz="0" w:space="0" w:color="auto"/>
            <w:right w:val="none" w:sz="0" w:space="0" w:color="auto"/>
          </w:divBdr>
        </w:div>
        <w:div w:id="980160129">
          <w:marLeft w:val="640"/>
          <w:marRight w:val="0"/>
          <w:marTop w:val="0"/>
          <w:marBottom w:val="0"/>
          <w:divBdr>
            <w:top w:val="none" w:sz="0" w:space="0" w:color="auto"/>
            <w:left w:val="none" w:sz="0" w:space="0" w:color="auto"/>
            <w:bottom w:val="none" w:sz="0" w:space="0" w:color="auto"/>
            <w:right w:val="none" w:sz="0" w:space="0" w:color="auto"/>
          </w:divBdr>
        </w:div>
        <w:div w:id="1840388002">
          <w:marLeft w:val="640"/>
          <w:marRight w:val="0"/>
          <w:marTop w:val="0"/>
          <w:marBottom w:val="0"/>
          <w:divBdr>
            <w:top w:val="none" w:sz="0" w:space="0" w:color="auto"/>
            <w:left w:val="none" w:sz="0" w:space="0" w:color="auto"/>
            <w:bottom w:val="none" w:sz="0" w:space="0" w:color="auto"/>
            <w:right w:val="none" w:sz="0" w:space="0" w:color="auto"/>
          </w:divBdr>
        </w:div>
        <w:div w:id="740560462">
          <w:marLeft w:val="640"/>
          <w:marRight w:val="0"/>
          <w:marTop w:val="0"/>
          <w:marBottom w:val="0"/>
          <w:divBdr>
            <w:top w:val="none" w:sz="0" w:space="0" w:color="auto"/>
            <w:left w:val="none" w:sz="0" w:space="0" w:color="auto"/>
            <w:bottom w:val="none" w:sz="0" w:space="0" w:color="auto"/>
            <w:right w:val="none" w:sz="0" w:space="0" w:color="auto"/>
          </w:divBdr>
        </w:div>
        <w:div w:id="1660229292">
          <w:marLeft w:val="640"/>
          <w:marRight w:val="0"/>
          <w:marTop w:val="0"/>
          <w:marBottom w:val="0"/>
          <w:divBdr>
            <w:top w:val="none" w:sz="0" w:space="0" w:color="auto"/>
            <w:left w:val="none" w:sz="0" w:space="0" w:color="auto"/>
            <w:bottom w:val="none" w:sz="0" w:space="0" w:color="auto"/>
            <w:right w:val="none" w:sz="0" w:space="0" w:color="auto"/>
          </w:divBdr>
        </w:div>
        <w:div w:id="1342392183">
          <w:marLeft w:val="640"/>
          <w:marRight w:val="0"/>
          <w:marTop w:val="0"/>
          <w:marBottom w:val="0"/>
          <w:divBdr>
            <w:top w:val="none" w:sz="0" w:space="0" w:color="auto"/>
            <w:left w:val="none" w:sz="0" w:space="0" w:color="auto"/>
            <w:bottom w:val="none" w:sz="0" w:space="0" w:color="auto"/>
            <w:right w:val="none" w:sz="0" w:space="0" w:color="auto"/>
          </w:divBdr>
        </w:div>
        <w:div w:id="1225601534">
          <w:marLeft w:val="640"/>
          <w:marRight w:val="0"/>
          <w:marTop w:val="0"/>
          <w:marBottom w:val="0"/>
          <w:divBdr>
            <w:top w:val="none" w:sz="0" w:space="0" w:color="auto"/>
            <w:left w:val="none" w:sz="0" w:space="0" w:color="auto"/>
            <w:bottom w:val="none" w:sz="0" w:space="0" w:color="auto"/>
            <w:right w:val="none" w:sz="0" w:space="0" w:color="auto"/>
          </w:divBdr>
        </w:div>
        <w:div w:id="80225626">
          <w:marLeft w:val="640"/>
          <w:marRight w:val="0"/>
          <w:marTop w:val="0"/>
          <w:marBottom w:val="0"/>
          <w:divBdr>
            <w:top w:val="none" w:sz="0" w:space="0" w:color="auto"/>
            <w:left w:val="none" w:sz="0" w:space="0" w:color="auto"/>
            <w:bottom w:val="none" w:sz="0" w:space="0" w:color="auto"/>
            <w:right w:val="none" w:sz="0" w:space="0" w:color="auto"/>
          </w:divBdr>
        </w:div>
        <w:div w:id="198279160">
          <w:marLeft w:val="640"/>
          <w:marRight w:val="0"/>
          <w:marTop w:val="0"/>
          <w:marBottom w:val="0"/>
          <w:divBdr>
            <w:top w:val="none" w:sz="0" w:space="0" w:color="auto"/>
            <w:left w:val="none" w:sz="0" w:space="0" w:color="auto"/>
            <w:bottom w:val="none" w:sz="0" w:space="0" w:color="auto"/>
            <w:right w:val="none" w:sz="0" w:space="0" w:color="auto"/>
          </w:divBdr>
        </w:div>
        <w:div w:id="134571459">
          <w:marLeft w:val="640"/>
          <w:marRight w:val="0"/>
          <w:marTop w:val="0"/>
          <w:marBottom w:val="0"/>
          <w:divBdr>
            <w:top w:val="none" w:sz="0" w:space="0" w:color="auto"/>
            <w:left w:val="none" w:sz="0" w:space="0" w:color="auto"/>
            <w:bottom w:val="none" w:sz="0" w:space="0" w:color="auto"/>
            <w:right w:val="none" w:sz="0" w:space="0" w:color="auto"/>
          </w:divBdr>
        </w:div>
        <w:div w:id="353266427">
          <w:marLeft w:val="640"/>
          <w:marRight w:val="0"/>
          <w:marTop w:val="0"/>
          <w:marBottom w:val="0"/>
          <w:divBdr>
            <w:top w:val="none" w:sz="0" w:space="0" w:color="auto"/>
            <w:left w:val="none" w:sz="0" w:space="0" w:color="auto"/>
            <w:bottom w:val="none" w:sz="0" w:space="0" w:color="auto"/>
            <w:right w:val="none" w:sz="0" w:space="0" w:color="auto"/>
          </w:divBdr>
        </w:div>
        <w:div w:id="1032615539">
          <w:marLeft w:val="640"/>
          <w:marRight w:val="0"/>
          <w:marTop w:val="0"/>
          <w:marBottom w:val="0"/>
          <w:divBdr>
            <w:top w:val="none" w:sz="0" w:space="0" w:color="auto"/>
            <w:left w:val="none" w:sz="0" w:space="0" w:color="auto"/>
            <w:bottom w:val="none" w:sz="0" w:space="0" w:color="auto"/>
            <w:right w:val="none" w:sz="0" w:space="0" w:color="auto"/>
          </w:divBdr>
        </w:div>
        <w:div w:id="1430083572">
          <w:marLeft w:val="640"/>
          <w:marRight w:val="0"/>
          <w:marTop w:val="0"/>
          <w:marBottom w:val="0"/>
          <w:divBdr>
            <w:top w:val="none" w:sz="0" w:space="0" w:color="auto"/>
            <w:left w:val="none" w:sz="0" w:space="0" w:color="auto"/>
            <w:bottom w:val="none" w:sz="0" w:space="0" w:color="auto"/>
            <w:right w:val="none" w:sz="0" w:space="0" w:color="auto"/>
          </w:divBdr>
        </w:div>
        <w:div w:id="1602570122">
          <w:marLeft w:val="640"/>
          <w:marRight w:val="0"/>
          <w:marTop w:val="0"/>
          <w:marBottom w:val="0"/>
          <w:divBdr>
            <w:top w:val="none" w:sz="0" w:space="0" w:color="auto"/>
            <w:left w:val="none" w:sz="0" w:space="0" w:color="auto"/>
            <w:bottom w:val="none" w:sz="0" w:space="0" w:color="auto"/>
            <w:right w:val="none" w:sz="0" w:space="0" w:color="auto"/>
          </w:divBdr>
        </w:div>
        <w:div w:id="434789627">
          <w:marLeft w:val="640"/>
          <w:marRight w:val="0"/>
          <w:marTop w:val="0"/>
          <w:marBottom w:val="0"/>
          <w:divBdr>
            <w:top w:val="none" w:sz="0" w:space="0" w:color="auto"/>
            <w:left w:val="none" w:sz="0" w:space="0" w:color="auto"/>
            <w:bottom w:val="none" w:sz="0" w:space="0" w:color="auto"/>
            <w:right w:val="none" w:sz="0" w:space="0" w:color="auto"/>
          </w:divBdr>
        </w:div>
        <w:div w:id="1056120415">
          <w:marLeft w:val="640"/>
          <w:marRight w:val="0"/>
          <w:marTop w:val="0"/>
          <w:marBottom w:val="0"/>
          <w:divBdr>
            <w:top w:val="none" w:sz="0" w:space="0" w:color="auto"/>
            <w:left w:val="none" w:sz="0" w:space="0" w:color="auto"/>
            <w:bottom w:val="none" w:sz="0" w:space="0" w:color="auto"/>
            <w:right w:val="none" w:sz="0" w:space="0" w:color="auto"/>
          </w:divBdr>
        </w:div>
        <w:div w:id="903566155">
          <w:marLeft w:val="640"/>
          <w:marRight w:val="0"/>
          <w:marTop w:val="0"/>
          <w:marBottom w:val="0"/>
          <w:divBdr>
            <w:top w:val="none" w:sz="0" w:space="0" w:color="auto"/>
            <w:left w:val="none" w:sz="0" w:space="0" w:color="auto"/>
            <w:bottom w:val="none" w:sz="0" w:space="0" w:color="auto"/>
            <w:right w:val="none" w:sz="0" w:space="0" w:color="auto"/>
          </w:divBdr>
        </w:div>
        <w:div w:id="104813017">
          <w:marLeft w:val="640"/>
          <w:marRight w:val="0"/>
          <w:marTop w:val="0"/>
          <w:marBottom w:val="0"/>
          <w:divBdr>
            <w:top w:val="none" w:sz="0" w:space="0" w:color="auto"/>
            <w:left w:val="none" w:sz="0" w:space="0" w:color="auto"/>
            <w:bottom w:val="none" w:sz="0" w:space="0" w:color="auto"/>
            <w:right w:val="none" w:sz="0" w:space="0" w:color="auto"/>
          </w:divBdr>
        </w:div>
        <w:div w:id="612859026">
          <w:marLeft w:val="640"/>
          <w:marRight w:val="0"/>
          <w:marTop w:val="0"/>
          <w:marBottom w:val="0"/>
          <w:divBdr>
            <w:top w:val="none" w:sz="0" w:space="0" w:color="auto"/>
            <w:left w:val="none" w:sz="0" w:space="0" w:color="auto"/>
            <w:bottom w:val="none" w:sz="0" w:space="0" w:color="auto"/>
            <w:right w:val="none" w:sz="0" w:space="0" w:color="auto"/>
          </w:divBdr>
        </w:div>
        <w:div w:id="590627024">
          <w:marLeft w:val="640"/>
          <w:marRight w:val="0"/>
          <w:marTop w:val="0"/>
          <w:marBottom w:val="0"/>
          <w:divBdr>
            <w:top w:val="none" w:sz="0" w:space="0" w:color="auto"/>
            <w:left w:val="none" w:sz="0" w:space="0" w:color="auto"/>
            <w:bottom w:val="none" w:sz="0" w:space="0" w:color="auto"/>
            <w:right w:val="none" w:sz="0" w:space="0" w:color="auto"/>
          </w:divBdr>
        </w:div>
        <w:div w:id="105201489">
          <w:marLeft w:val="640"/>
          <w:marRight w:val="0"/>
          <w:marTop w:val="0"/>
          <w:marBottom w:val="0"/>
          <w:divBdr>
            <w:top w:val="none" w:sz="0" w:space="0" w:color="auto"/>
            <w:left w:val="none" w:sz="0" w:space="0" w:color="auto"/>
            <w:bottom w:val="none" w:sz="0" w:space="0" w:color="auto"/>
            <w:right w:val="none" w:sz="0" w:space="0" w:color="auto"/>
          </w:divBdr>
        </w:div>
        <w:div w:id="382600218">
          <w:marLeft w:val="640"/>
          <w:marRight w:val="0"/>
          <w:marTop w:val="0"/>
          <w:marBottom w:val="0"/>
          <w:divBdr>
            <w:top w:val="none" w:sz="0" w:space="0" w:color="auto"/>
            <w:left w:val="none" w:sz="0" w:space="0" w:color="auto"/>
            <w:bottom w:val="none" w:sz="0" w:space="0" w:color="auto"/>
            <w:right w:val="none" w:sz="0" w:space="0" w:color="auto"/>
          </w:divBdr>
        </w:div>
        <w:div w:id="1862739848">
          <w:marLeft w:val="640"/>
          <w:marRight w:val="0"/>
          <w:marTop w:val="0"/>
          <w:marBottom w:val="0"/>
          <w:divBdr>
            <w:top w:val="none" w:sz="0" w:space="0" w:color="auto"/>
            <w:left w:val="none" w:sz="0" w:space="0" w:color="auto"/>
            <w:bottom w:val="none" w:sz="0" w:space="0" w:color="auto"/>
            <w:right w:val="none" w:sz="0" w:space="0" w:color="auto"/>
          </w:divBdr>
        </w:div>
        <w:div w:id="732432050">
          <w:marLeft w:val="640"/>
          <w:marRight w:val="0"/>
          <w:marTop w:val="0"/>
          <w:marBottom w:val="0"/>
          <w:divBdr>
            <w:top w:val="none" w:sz="0" w:space="0" w:color="auto"/>
            <w:left w:val="none" w:sz="0" w:space="0" w:color="auto"/>
            <w:bottom w:val="none" w:sz="0" w:space="0" w:color="auto"/>
            <w:right w:val="none" w:sz="0" w:space="0" w:color="auto"/>
          </w:divBdr>
        </w:div>
        <w:div w:id="1650284981">
          <w:marLeft w:val="640"/>
          <w:marRight w:val="0"/>
          <w:marTop w:val="0"/>
          <w:marBottom w:val="0"/>
          <w:divBdr>
            <w:top w:val="none" w:sz="0" w:space="0" w:color="auto"/>
            <w:left w:val="none" w:sz="0" w:space="0" w:color="auto"/>
            <w:bottom w:val="none" w:sz="0" w:space="0" w:color="auto"/>
            <w:right w:val="none" w:sz="0" w:space="0" w:color="auto"/>
          </w:divBdr>
        </w:div>
        <w:div w:id="467822764">
          <w:marLeft w:val="640"/>
          <w:marRight w:val="0"/>
          <w:marTop w:val="0"/>
          <w:marBottom w:val="0"/>
          <w:divBdr>
            <w:top w:val="none" w:sz="0" w:space="0" w:color="auto"/>
            <w:left w:val="none" w:sz="0" w:space="0" w:color="auto"/>
            <w:bottom w:val="none" w:sz="0" w:space="0" w:color="auto"/>
            <w:right w:val="none" w:sz="0" w:space="0" w:color="auto"/>
          </w:divBdr>
        </w:div>
        <w:div w:id="1097218756">
          <w:marLeft w:val="640"/>
          <w:marRight w:val="0"/>
          <w:marTop w:val="0"/>
          <w:marBottom w:val="0"/>
          <w:divBdr>
            <w:top w:val="none" w:sz="0" w:space="0" w:color="auto"/>
            <w:left w:val="none" w:sz="0" w:space="0" w:color="auto"/>
            <w:bottom w:val="none" w:sz="0" w:space="0" w:color="auto"/>
            <w:right w:val="none" w:sz="0" w:space="0" w:color="auto"/>
          </w:divBdr>
        </w:div>
        <w:div w:id="149761122">
          <w:marLeft w:val="640"/>
          <w:marRight w:val="0"/>
          <w:marTop w:val="0"/>
          <w:marBottom w:val="0"/>
          <w:divBdr>
            <w:top w:val="none" w:sz="0" w:space="0" w:color="auto"/>
            <w:left w:val="none" w:sz="0" w:space="0" w:color="auto"/>
            <w:bottom w:val="none" w:sz="0" w:space="0" w:color="auto"/>
            <w:right w:val="none" w:sz="0" w:space="0" w:color="auto"/>
          </w:divBdr>
        </w:div>
        <w:div w:id="1336959861">
          <w:marLeft w:val="640"/>
          <w:marRight w:val="0"/>
          <w:marTop w:val="0"/>
          <w:marBottom w:val="0"/>
          <w:divBdr>
            <w:top w:val="none" w:sz="0" w:space="0" w:color="auto"/>
            <w:left w:val="none" w:sz="0" w:space="0" w:color="auto"/>
            <w:bottom w:val="none" w:sz="0" w:space="0" w:color="auto"/>
            <w:right w:val="none" w:sz="0" w:space="0" w:color="auto"/>
          </w:divBdr>
        </w:div>
        <w:div w:id="754471877">
          <w:marLeft w:val="640"/>
          <w:marRight w:val="0"/>
          <w:marTop w:val="0"/>
          <w:marBottom w:val="0"/>
          <w:divBdr>
            <w:top w:val="none" w:sz="0" w:space="0" w:color="auto"/>
            <w:left w:val="none" w:sz="0" w:space="0" w:color="auto"/>
            <w:bottom w:val="none" w:sz="0" w:space="0" w:color="auto"/>
            <w:right w:val="none" w:sz="0" w:space="0" w:color="auto"/>
          </w:divBdr>
        </w:div>
        <w:div w:id="997533011">
          <w:marLeft w:val="640"/>
          <w:marRight w:val="0"/>
          <w:marTop w:val="0"/>
          <w:marBottom w:val="0"/>
          <w:divBdr>
            <w:top w:val="none" w:sz="0" w:space="0" w:color="auto"/>
            <w:left w:val="none" w:sz="0" w:space="0" w:color="auto"/>
            <w:bottom w:val="none" w:sz="0" w:space="0" w:color="auto"/>
            <w:right w:val="none" w:sz="0" w:space="0" w:color="auto"/>
          </w:divBdr>
        </w:div>
        <w:div w:id="1949772459">
          <w:marLeft w:val="640"/>
          <w:marRight w:val="0"/>
          <w:marTop w:val="0"/>
          <w:marBottom w:val="0"/>
          <w:divBdr>
            <w:top w:val="none" w:sz="0" w:space="0" w:color="auto"/>
            <w:left w:val="none" w:sz="0" w:space="0" w:color="auto"/>
            <w:bottom w:val="none" w:sz="0" w:space="0" w:color="auto"/>
            <w:right w:val="none" w:sz="0" w:space="0" w:color="auto"/>
          </w:divBdr>
        </w:div>
        <w:div w:id="2080708171">
          <w:marLeft w:val="640"/>
          <w:marRight w:val="0"/>
          <w:marTop w:val="0"/>
          <w:marBottom w:val="0"/>
          <w:divBdr>
            <w:top w:val="none" w:sz="0" w:space="0" w:color="auto"/>
            <w:left w:val="none" w:sz="0" w:space="0" w:color="auto"/>
            <w:bottom w:val="none" w:sz="0" w:space="0" w:color="auto"/>
            <w:right w:val="none" w:sz="0" w:space="0" w:color="auto"/>
          </w:divBdr>
        </w:div>
        <w:div w:id="1542861944">
          <w:marLeft w:val="640"/>
          <w:marRight w:val="0"/>
          <w:marTop w:val="0"/>
          <w:marBottom w:val="0"/>
          <w:divBdr>
            <w:top w:val="none" w:sz="0" w:space="0" w:color="auto"/>
            <w:left w:val="none" w:sz="0" w:space="0" w:color="auto"/>
            <w:bottom w:val="none" w:sz="0" w:space="0" w:color="auto"/>
            <w:right w:val="none" w:sz="0" w:space="0" w:color="auto"/>
          </w:divBdr>
        </w:div>
        <w:div w:id="1988587101">
          <w:marLeft w:val="640"/>
          <w:marRight w:val="0"/>
          <w:marTop w:val="0"/>
          <w:marBottom w:val="0"/>
          <w:divBdr>
            <w:top w:val="none" w:sz="0" w:space="0" w:color="auto"/>
            <w:left w:val="none" w:sz="0" w:space="0" w:color="auto"/>
            <w:bottom w:val="none" w:sz="0" w:space="0" w:color="auto"/>
            <w:right w:val="none" w:sz="0" w:space="0" w:color="auto"/>
          </w:divBdr>
        </w:div>
        <w:div w:id="2123066360">
          <w:marLeft w:val="640"/>
          <w:marRight w:val="0"/>
          <w:marTop w:val="0"/>
          <w:marBottom w:val="0"/>
          <w:divBdr>
            <w:top w:val="none" w:sz="0" w:space="0" w:color="auto"/>
            <w:left w:val="none" w:sz="0" w:space="0" w:color="auto"/>
            <w:bottom w:val="none" w:sz="0" w:space="0" w:color="auto"/>
            <w:right w:val="none" w:sz="0" w:space="0" w:color="auto"/>
          </w:divBdr>
        </w:div>
        <w:div w:id="1136601446">
          <w:marLeft w:val="640"/>
          <w:marRight w:val="0"/>
          <w:marTop w:val="0"/>
          <w:marBottom w:val="0"/>
          <w:divBdr>
            <w:top w:val="none" w:sz="0" w:space="0" w:color="auto"/>
            <w:left w:val="none" w:sz="0" w:space="0" w:color="auto"/>
            <w:bottom w:val="none" w:sz="0" w:space="0" w:color="auto"/>
            <w:right w:val="none" w:sz="0" w:space="0" w:color="auto"/>
          </w:divBdr>
        </w:div>
        <w:div w:id="1054695098">
          <w:marLeft w:val="640"/>
          <w:marRight w:val="0"/>
          <w:marTop w:val="0"/>
          <w:marBottom w:val="0"/>
          <w:divBdr>
            <w:top w:val="none" w:sz="0" w:space="0" w:color="auto"/>
            <w:left w:val="none" w:sz="0" w:space="0" w:color="auto"/>
            <w:bottom w:val="none" w:sz="0" w:space="0" w:color="auto"/>
            <w:right w:val="none" w:sz="0" w:space="0" w:color="auto"/>
          </w:divBdr>
        </w:div>
        <w:div w:id="795217436">
          <w:marLeft w:val="640"/>
          <w:marRight w:val="0"/>
          <w:marTop w:val="0"/>
          <w:marBottom w:val="0"/>
          <w:divBdr>
            <w:top w:val="none" w:sz="0" w:space="0" w:color="auto"/>
            <w:left w:val="none" w:sz="0" w:space="0" w:color="auto"/>
            <w:bottom w:val="none" w:sz="0" w:space="0" w:color="auto"/>
            <w:right w:val="none" w:sz="0" w:space="0" w:color="auto"/>
          </w:divBdr>
        </w:div>
        <w:div w:id="1350990813">
          <w:marLeft w:val="640"/>
          <w:marRight w:val="0"/>
          <w:marTop w:val="0"/>
          <w:marBottom w:val="0"/>
          <w:divBdr>
            <w:top w:val="none" w:sz="0" w:space="0" w:color="auto"/>
            <w:left w:val="none" w:sz="0" w:space="0" w:color="auto"/>
            <w:bottom w:val="none" w:sz="0" w:space="0" w:color="auto"/>
            <w:right w:val="none" w:sz="0" w:space="0" w:color="auto"/>
          </w:divBdr>
        </w:div>
        <w:div w:id="1989819625">
          <w:marLeft w:val="640"/>
          <w:marRight w:val="0"/>
          <w:marTop w:val="0"/>
          <w:marBottom w:val="0"/>
          <w:divBdr>
            <w:top w:val="none" w:sz="0" w:space="0" w:color="auto"/>
            <w:left w:val="none" w:sz="0" w:space="0" w:color="auto"/>
            <w:bottom w:val="none" w:sz="0" w:space="0" w:color="auto"/>
            <w:right w:val="none" w:sz="0" w:space="0" w:color="auto"/>
          </w:divBdr>
        </w:div>
        <w:div w:id="1368800861">
          <w:marLeft w:val="640"/>
          <w:marRight w:val="0"/>
          <w:marTop w:val="0"/>
          <w:marBottom w:val="0"/>
          <w:divBdr>
            <w:top w:val="none" w:sz="0" w:space="0" w:color="auto"/>
            <w:left w:val="none" w:sz="0" w:space="0" w:color="auto"/>
            <w:bottom w:val="none" w:sz="0" w:space="0" w:color="auto"/>
            <w:right w:val="none" w:sz="0" w:space="0" w:color="auto"/>
          </w:divBdr>
        </w:div>
        <w:div w:id="121191277">
          <w:marLeft w:val="640"/>
          <w:marRight w:val="0"/>
          <w:marTop w:val="0"/>
          <w:marBottom w:val="0"/>
          <w:divBdr>
            <w:top w:val="none" w:sz="0" w:space="0" w:color="auto"/>
            <w:left w:val="none" w:sz="0" w:space="0" w:color="auto"/>
            <w:bottom w:val="none" w:sz="0" w:space="0" w:color="auto"/>
            <w:right w:val="none" w:sz="0" w:space="0" w:color="auto"/>
          </w:divBdr>
        </w:div>
        <w:div w:id="1641576337">
          <w:marLeft w:val="640"/>
          <w:marRight w:val="0"/>
          <w:marTop w:val="0"/>
          <w:marBottom w:val="0"/>
          <w:divBdr>
            <w:top w:val="none" w:sz="0" w:space="0" w:color="auto"/>
            <w:left w:val="none" w:sz="0" w:space="0" w:color="auto"/>
            <w:bottom w:val="none" w:sz="0" w:space="0" w:color="auto"/>
            <w:right w:val="none" w:sz="0" w:space="0" w:color="auto"/>
          </w:divBdr>
        </w:div>
        <w:div w:id="716243424">
          <w:marLeft w:val="640"/>
          <w:marRight w:val="0"/>
          <w:marTop w:val="0"/>
          <w:marBottom w:val="0"/>
          <w:divBdr>
            <w:top w:val="none" w:sz="0" w:space="0" w:color="auto"/>
            <w:left w:val="none" w:sz="0" w:space="0" w:color="auto"/>
            <w:bottom w:val="none" w:sz="0" w:space="0" w:color="auto"/>
            <w:right w:val="none" w:sz="0" w:space="0" w:color="auto"/>
          </w:divBdr>
        </w:div>
        <w:div w:id="1854489792">
          <w:marLeft w:val="640"/>
          <w:marRight w:val="0"/>
          <w:marTop w:val="0"/>
          <w:marBottom w:val="0"/>
          <w:divBdr>
            <w:top w:val="none" w:sz="0" w:space="0" w:color="auto"/>
            <w:left w:val="none" w:sz="0" w:space="0" w:color="auto"/>
            <w:bottom w:val="none" w:sz="0" w:space="0" w:color="auto"/>
            <w:right w:val="none" w:sz="0" w:space="0" w:color="auto"/>
          </w:divBdr>
        </w:div>
        <w:div w:id="518352203">
          <w:marLeft w:val="640"/>
          <w:marRight w:val="0"/>
          <w:marTop w:val="0"/>
          <w:marBottom w:val="0"/>
          <w:divBdr>
            <w:top w:val="none" w:sz="0" w:space="0" w:color="auto"/>
            <w:left w:val="none" w:sz="0" w:space="0" w:color="auto"/>
            <w:bottom w:val="none" w:sz="0" w:space="0" w:color="auto"/>
            <w:right w:val="none" w:sz="0" w:space="0" w:color="auto"/>
          </w:divBdr>
        </w:div>
        <w:div w:id="186991734">
          <w:marLeft w:val="640"/>
          <w:marRight w:val="0"/>
          <w:marTop w:val="0"/>
          <w:marBottom w:val="0"/>
          <w:divBdr>
            <w:top w:val="none" w:sz="0" w:space="0" w:color="auto"/>
            <w:left w:val="none" w:sz="0" w:space="0" w:color="auto"/>
            <w:bottom w:val="none" w:sz="0" w:space="0" w:color="auto"/>
            <w:right w:val="none" w:sz="0" w:space="0" w:color="auto"/>
          </w:divBdr>
        </w:div>
        <w:div w:id="163789567">
          <w:marLeft w:val="640"/>
          <w:marRight w:val="0"/>
          <w:marTop w:val="0"/>
          <w:marBottom w:val="0"/>
          <w:divBdr>
            <w:top w:val="none" w:sz="0" w:space="0" w:color="auto"/>
            <w:left w:val="none" w:sz="0" w:space="0" w:color="auto"/>
            <w:bottom w:val="none" w:sz="0" w:space="0" w:color="auto"/>
            <w:right w:val="none" w:sz="0" w:space="0" w:color="auto"/>
          </w:divBdr>
        </w:div>
        <w:div w:id="1663195469">
          <w:marLeft w:val="640"/>
          <w:marRight w:val="0"/>
          <w:marTop w:val="0"/>
          <w:marBottom w:val="0"/>
          <w:divBdr>
            <w:top w:val="none" w:sz="0" w:space="0" w:color="auto"/>
            <w:left w:val="none" w:sz="0" w:space="0" w:color="auto"/>
            <w:bottom w:val="none" w:sz="0" w:space="0" w:color="auto"/>
            <w:right w:val="none" w:sz="0" w:space="0" w:color="auto"/>
          </w:divBdr>
        </w:div>
        <w:div w:id="201673262">
          <w:marLeft w:val="640"/>
          <w:marRight w:val="0"/>
          <w:marTop w:val="0"/>
          <w:marBottom w:val="0"/>
          <w:divBdr>
            <w:top w:val="none" w:sz="0" w:space="0" w:color="auto"/>
            <w:left w:val="none" w:sz="0" w:space="0" w:color="auto"/>
            <w:bottom w:val="none" w:sz="0" w:space="0" w:color="auto"/>
            <w:right w:val="none" w:sz="0" w:space="0" w:color="auto"/>
          </w:divBdr>
        </w:div>
        <w:div w:id="1452556822">
          <w:marLeft w:val="640"/>
          <w:marRight w:val="0"/>
          <w:marTop w:val="0"/>
          <w:marBottom w:val="0"/>
          <w:divBdr>
            <w:top w:val="none" w:sz="0" w:space="0" w:color="auto"/>
            <w:left w:val="none" w:sz="0" w:space="0" w:color="auto"/>
            <w:bottom w:val="none" w:sz="0" w:space="0" w:color="auto"/>
            <w:right w:val="none" w:sz="0" w:space="0" w:color="auto"/>
          </w:divBdr>
        </w:div>
        <w:div w:id="1528904888">
          <w:marLeft w:val="640"/>
          <w:marRight w:val="0"/>
          <w:marTop w:val="0"/>
          <w:marBottom w:val="0"/>
          <w:divBdr>
            <w:top w:val="none" w:sz="0" w:space="0" w:color="auto"/>
            <w:left w:val="none" w:sz="0" w:space="0" w:color="auto"/>
            <w:bottom w:val="none" w:sz="0" w:space="0" w:color="auto"/>
            <w:right w:val="none" w:sz="0" w:space="0" w:color="auto"/>
          </w:divBdr>
        </w:div>
        <w:div w:id="170724556">
          <w:marLeft w:val="640"/>
          <w:marRight w:val="0"/>
          <w:marTop w:val="0"/>
          <w:marBottom w:val="0"/>
          <w:divBdr>
            <w:top w:val="none" w:sz="0" w:space="0" w:color="auto"/>
            <w:left w:val="none" w:sz="0" w:space="0" w:color="auto"/>
            <w:bottom w:val="none" w:sz="0" w:space="0" w:color="auto"/>
            <w:right w:val="none" w:sz="0" w:space="0" w:color="auto"/>
          </w:divBdr>
        </w:div>
        <w:div w:id="2144497140">
          <w:marLeft w:val="640"/>
          <w:marRight w:val="0"/>
          <w:marTop w:val="0"/>
          <w:marBottom w:val="0"/>
          <w:divBdr>
            <w:top w:val="none" w:sz="0" w:space="0" w:color="auto"/>
            <w:left w:val="none" w:sz="0" w:space="0" w:color="auto"/>
            <w:bottom w:val="none" w:sz="0" w:space="0" w:color="auto"/>
            <w:right w:val="none" w:sz="0" w:space="0" w:color="auto"/>
          </w:divBdr>
        </w:div>
        <w:div w:id="1532454757">
          <w:marLeft w:val="640"/>
          <w:marRight w:val="0"/>
          <w:marTop w:val="0"/>
          <w:marBottom w:val="0"/>
          <w:divBdr>
            <w:top w:val="none" w:sz="0" w:space="0" w:color="auto"/>
            <w:left w:val="none" w:sz="0" w:space="0" w:color="auto"/>
            <w:bottom w:val="none" w:sz="0" w:space="0" w:color="auto"/>
            <w:right w:val="none" w:sz="0" w:space="0" w:color="auto"/>
          </w:divBdr>
        </w:div>
        <w:div w:id="821584535">
          <w:marLeft w:val="640"/>
          <w:marRight w:val="0"/>
          <w:marTop w:val="0"/>
          <w:marBottom w:val="0"/>
          <w:divBdr>
            <w:top w:val="none" w:sz="0" w:space="0" w:color="auto"/>
            <w:left w:val="none" w:sz="0" w:space="0" w:color="auto"/>
            <w:bottom w:val="none" w:sz="0" w:space="0" w:color="auto"/>
            <w:right w:val="none" w:sz="0" w:space="0" w:color="auto"/>
          </w:divBdr>
        </w:div>
        <w:div w:id="1439369697">
          <w:marLeft w:val="640"/>
          <w:marRight w:val="0"/>
          <w:marTop w:val="0"/>
          <w:marBottom w:val="0"/>
          <w:divBdr>
            <w:top w:val="none" w:sz="0" w:space="0" w:color="auto"/>
            <w:left w:val="none" w:sz="0" w:space="0" w:color="auto"/>
            <w:bottom w:val="none" w:sz="0" w:space="0" w:color="auto"/>
            <w:right w:val="none" w:sz="0" w:space="0" w:color="auto"/>
          </w:divBdr>
        </w:div>
        <w:div w:id="2069263266">
          <w:marLeft w:val="640"/>
          <w:marRight w:val="0"/>
          <w:marTop w:val="0"/>
          <w:marBottom w:val="0"/>
          <w:divBdr>
            <w:top w:val="none" w:sz="0" w:space="0" w:color="auto"/>
            <w:left w:val="none" w:sz="0" w:space="0" w:color="auto"/>
            <w:bottom w:val="none" w:sz="0" w:space="0" w:color="auto"/>
            <w:right w:val="none" w:sz="0" w:space="0" w:color="auto"/>
          </w:divBdr>
        </w:div>
        <w:div w:id="990672144">
          <w:marLeft w:val="640"/>
          <w:marRight w:val="0"/>
          <w:marTop w:val="0"/>
          <w:marBottom w:val="0"/>
          <w:divBdr>
            <w:top w:val="none" w:sz="0" w:space="0" w:color="auto"/>
            <w:left w:val="none" w:sz="0" w:space="0" w:color="auto"/>
            <w:bottom w:val="none" w:sz="0" w:space="0" w:color="auto"/>
            <w:right w:val="none" w:sz="0" w:space="0" w:color="auto"/>
          </w:divBdr>
        </w:div>
        <w:div w:id="343869773">
          <w:marLeft w:val="640"/>
          <w:marRight w:val="0"/>
          <w:marTop w:val="0"/>
          <w:marBottom w:val="0"/>
          <w:divBdr>
            <w:top w:val="none" w:sz="0" w:space="0" w:color="auto"/>
            <w:left w:val="none" w:sz="0" w:space="0" w:color="auto"/>
            <w:bottom w:val="none" w:sz="0" w:space="0" w:color="auto"/>
            <w:right w:val="none" w:sz="0" w:space="0" w:color="auto"/>
          </w:divBdr>
        </w:div>
        <w:div w:id="1589539772">
          <w:marLeft w:val="640"/>
          <w:marRight w:val="0"/>
          <w:marTop w:val="0"/>
          <w:marBottom w:val="0"/>
          <w:divBdr>
            <w:top w:val="none" w:sz="0" w:space="0" w:color="auto"/>
            <w:left w:val="none" w:sz="0" w:space="0" w:color="auto"/>
            <w:bottom w:val="none" w:sz="0" w:space="0" w:color="auto"/>
            <w:right w:val="none" w:sz="0" w:space="0" w:color="auto"/>
          </w:divBdr>
        </w:div>
        <w:div w:id="767195978">
          <w:marLeft w:val="640"/>
          <w:marRight w:val="0"/>
          <w:marTop w:val="0"/>
          <w:marBottom w:val="0"/>
          <w:divBdr>
            <w:top w:val="none" w:sz="0" w:space="0" w:color="auto"/>
            <w:left w:val="none" w:sz="0" w:space="0" w:color="auto"/>
            <w:bottom w:val="none" w:sz="0" w:space="0" w:color="auto"/>
            <w:right w:val="none" w:sz="0" w:space="0" w:color="auto"/>
          </w:divBdr>
        </w:div>
        <w:div w:id="2129933814">
          <w:marLeft w:val="640"/>
          <w:marRight w:val="0"/>
          <w:marTop w:val="0"/>
          <w:marBottom w:val="0"/>
          <w:divBdr>
            <w:top w:val="none" w:sz="0" w:space="0" w:color="auto"/>
            <w:left w:val="none" w:sz="0" w:space="0" w:color="auto"/>
            <w:bottom w:val="none" w:sz="0" w:space="0" w:color="auto"/>
            <w:right w:val="none" w:sz="0" w:space="0" w:color="auto"/>
          </w:divBdr>
        </w:div>
        <w:div w:id="894393368">
          <w:marLeft w:val="640"/>
          <w:marRight w:val="0"/>
          <w:marTop w:val="0"/>
          <w:marBottom w:val="0"/>
          <w:divBdr>
            <w:top w:val="none" w:sz="0" w:space="0" w:color="auto"/>
            <w:left w:val="none" w:sz="0" w:space="0" w:color="auto"/>
            <w:bottom w:val="none" w:sz="0" w:space="0" w:color="auto"/>
            <w:right w:val="none" w:sz="0" w:space="0" w:color="auto"/>
          </w:divBdr>
        </w:div>
        <w:div w:id="854684547">
          <w:marLeft w:val="640"/>
          <w:marRight w:val="0"/>
          <w:marTop w:val="0"/>
          <w:marBottom w:val="0"/>
          <w:divBdr>
            <w:top w:val="none" w:sz="0" w:space="0" w:color="auto"/>
            <w:left w:val="none" w:sz="0" w:space="0" w:color="auto"/>
            <w:bottom w:val="none" w:sz="0" w:space="0" w:color="auto"/>
            <w:right w:val="none" w:sz="0" w:space="0" w:color="auto"/>
          </w:divBdr>
        </w:div>
        <w:div w:id="329482222">
          <w:marLeft w:val="640"/>
          <w:marRight w:val="0"/>
          <w:marTop w:val="0"/>
          <w:marBottom w:val="0"/>
          <w:divBdr>
            <w:top w:val="none" w:sz="0" w:space="0" w:color="auto"/>
            <w:left w:val="none" w:sz="0" w:space="0" w:color="auto"/>
            <w:bottom w:val="none" w:sz="0" w:space="0" w:color="auto"/>
            <w:right w:val="none" w:sz="0" w:space="0" w:color="auto"/>
          </w:divBdr>
        </w:div>
        <w:div w:id="2018850091">
          <w:marLeft w:val="640"/>
          <w:marRight w:val="0"/>
          <w:marTop w:val="0"/>
          <w:marBottom w:val="0"/>
          <w:divBdr>
            <w:top w:val="none" w:sz="0" w:space="0" w:color="auto"/>
            <w:left w:val="none" w:sz="0" w:space="0" w:color="auto"/>
            <w:bottom w:val="none" w:sz="0" w:space="0" w:color="auto"/>
            <w:right w:val="none" w:sz="0" w:space="0" w:color="auto"/>
          </w:divBdr>
        </w:div>
        <w:div w:id="1201628342">
          <w:marLeft w:val="640"/>
          <w:marRight w:val="0"/>
          <w:marTop w:val="0"/>
          <w:marBottom w:val="0"/>
          <w:divBdr>
            <w:top w:val="none" w:sz="0" w:space="0" w:color="auto"/>
            <w:left w:val="none" w:sz="0" w:space="0" w:color="auto"/>
            <w:bottom w:val="none" w:sz="0" w:space="0" w:color="auto"/>
            <w:right w:val="none" w:sz="0" w:space="0" w:color="auto"/>
          </w:divBdr>
        </w:div>
        <w:div w:id="1052579650">
          <w:marLeft w:val="640"/>
          <w:marRight w:val="0"/>
          <w:marTop w:val="0"/>
          <w:marBottom w:val="0"/>
          <w:divBdr>
            <w:top w:val="none" w:sz="0" w:space="0" w:color="auto"/>
            <w:left w:val="none" w:sz="0" w:space="0" w:color="auto"/>
            <w:bottom w:val="none" w:sz="0" w:space="0" w:color="auto"/>
            <w:right w:val="none" w:sz="0" w:space="0" w:color="auto"/>
          </w:divBdr>
        </w:div>
        <w:div w:id="1558664928">
          <w:marLeft w:val="640"/>
          <w:marRight w:val="0"/>
          <w:marTop w:val="0"/>
          <w:marBottom w:val="0"/>
          <w:divBdr>
            <w:top w:val="none" w:sz="0" w:space="0" w:color="auto"/>
            <w:left w:val="none" w:sz="0" w:space="0" w:color="auto"/>
            <w:bottom w:val="none" w:sz="0" w:space="0" w:color="auto"/>
            <w:right w:val="none" w:sz="0" w:space="0" w:color="auto"/>
          </w:divBdr>
        </w:div>
        <w:div w:id="2129737750">
          <w:marLeft w:val="640"/>
          <w:marRight w:val="0"/>
          <w:marTop w:val="0"/>
          <w:marBottom w:val="0"/>
          <w:divBdr>
            <w:top w:val="none" w:sz="0" w:space="0" w:color="auto"/>
            <w:left w:val="none" w:sz="0" w:space="0" w:color="auto"/>
            <w:bottom w:val="none" w:sz="0" w:space="0" w:color="auto"/>
            <w:right w:val="none" w:sz="0" w:space="0" w:color="auto"/>
          </w:divBdr>
        </w:div>
        <w:div w:id="1282344202">
          <w:marLeft w:val="640"/>
          <w:marRight w:val="0"/>
          <w:marTop w:val="0"/>
          <w:marBottom w:val="0"/>
          <w:divBdr>
            <w:top w:val="none" w:sz="0" w:space="0" w:color="auto"/>
            <w:left w:val="none" w:sz="0" w:space="0" w:color="auto"/>
            <w:bottom w:val="none" w:sz="0" w:space="0" w:color="auto"/>
            <w:right w:val="none" w:sz="0" w:space="0" w:color="auto"/>
          </w:divBdr>
        </w:div>
        <w:div w:id="1765685128">
          <w:marLeft w:val="640"/>
          <w:marRight w:val="0"/>
          <w:marTop w:val="0"/>
          <w:marBottom w:val="0"/>
          <w:divBdr>
            <w:top w:val="none" w:sz="0" w:space="0" w:color="auto"/>
            <w:left w:val="none" w:sz="0" w:space="0" w:color="auto"/>
            <w:bottom w:val="none" w:sz="0" w:space="0" w:color="auto"/>
            <w:right w:val="none" w:sz="0" w:space="0" w:color="auto"/>
          </w:divBdr>
        </w:div>
        <w:div w:id="2060278166">
          <w:marLeft w:val="640"/>
          <w:marRight w:val="0"/>
          <w:marTop w:val="0"/>
          <w:marBottom w:val="0"/>
          <w:divBdr>
            <w:top w:val="none" w:sz="0" w:space="0" w:color="auto"/>
            <w:left w:val="none" w:sz="0" w:space="0" w:color="auto"/>
            <w:bottom w:val="none" w:sz="0" w:space="0" w:color="auto"/>
            <w:right w:val="none" w:sz="0" w:space="0" w:color="auto"/>
          </w:divBdr>
        </w:div>
        <w:div w:id="1992439454">
          <w:marLeft w:val="640"/>
          <w:marRight w:val="0"/>
          <w:marTop w:val="0"/>
          <w:marBottom w:val="0"/>
          <w:divBdr>
            <w:top w:val="none" w:sz="0" w:space="0" w:color="auto"/>
            <w:left w:val="none" w:sz="0" w:space="0" w:color="auto"/>
            <w:bottom w:val="none" w:sz="0" w:space="0" w:color="auto"/>
            <w:right w:val="none" w:sz="0" w:space="0" w:color="auto"/>
          </w:divBdr>
        </w:div>
        <w:div w:id="1388600817">
          <w:marLeft w:val="640"/>
          <w:marRight w:val="0"/>
          <w:marTop w:val="0"/>
          <w:marBottom w:val="0"/>
          <w:divBdr>
            <w:top w:val="none" w:sz="0" w:space="0" w:color="auto"/>
            <w:left w:val="none" w:sz="0" w:space="0" w:color="auto"/>
            <w:bottom w:val="none" w:sz="0" w:space="0" w:color="auto"/>
            <w:right w:val="none" w:sz="0" w:space="0" w:color="auto"/>
          </w:divBdr>
        </w:div>
        <w:div w:id="186212218">
          <w:marLeft w:val="640"/>
          <w:marRight w:val="0"/>
          <w:marTop w:val="0"/>
          <w:marBottom w:val="0"/>
          <w:divBdr>
            <w:top w:val="none" w:sz="0" w:space="0" w:color="auto"/>
            <w:left w:val="none" w:sz="0" w:space="0" w:color="auto"/>
            <w:bottom w:val="none" w:sz="0" w:space="0" w:color="auto"/>
            <w:right w:val="none" w:sz="0" w:space="0" w:color="auto"/>
          </w:divBdr>
        </w:div>
        <w:div w:id="9452187">
          <w:marLeft w:val="640"/>
          <w:marRight w:val="0"/>
          <w:marTop w:val="0"/>
          <w:marBottom w:val="0"/>
          <w:divBdr>
            <w:top w:val="none" w:sz="0" w:space="0" w:color="auto"/>
            <w:left w:val="none" w:sz="0" w:space="0" w:color="auto"/>
            <w:bottom w:val="none" w:sz="0" w:space="0" w:color="auto"/>
            <w:right w:val="none" w:sz="0" w:space="0" w:color="auto"/>
          </w:divBdr>
        </w:div>
        <w:div w:id="1932543236">
          <w:marLeft w:val="640"/>
          <w:marRight w:val="0"/>
          <w:marTop w:val="0"/>
          <w:marBottom w:val="0"/>
          <w:divBdr>
            <w:top w:val="none" w:sz="0" w:space="0" w:color="auto"/>
            <w:left w:val="none" w:sz="0" w:space="0" w:color="auto"/>
            <w:bottom w:val="none" w:sz="0" w:space="0" w:color="auto"/>
            <w:right w:val="none" w:sz="0" w:space="0" w:color="auto"/>
          </w:divBdr>
        </w:div>
        <w:div w:id="1079523603">
          <w:marLeft w:val="640"/>
          <w:marRight w:val="0"/>
          <w:marTop w:val="0"/>
          <w:marBottom w:val="0"/>
          <w:divBdr>
            <w:top w:val="none" w:sz="0" w:space="0" w:color="auto"/>
            <w:left w:val="none" w:sz="0" w:space="0" w:color="auto"/>
            <w:bottom w:val="none" w:sz="0" w:space="0" w:color="auto"/>
            <w:right w:val="none" w:sz="0" w:space="0" w:color="auto"/>
          </w:divBdr>
        </w:div>
        <w:div w:id="899827373">
          <w:marLeft w:val="640"/>
          <w:marRight w:val="0"/>
          <w:marTop w:val="0"/>
          <w:marBottom w:val="0"/>
          <w:divBdr>
            <w:top w:val="none" w:sz="0" w:space="0" w:color="auto"/>
            <w:left w:val="none" w:sz="0" w:space="0" w:color="auto"/>
            <w:bottom w:val="none" w:sz="0" w:space="0" w:color="auto"/>
            <w:right w:val="none" w:sz="0" w:space="0" w:color="auto"/>
          </w:divBdr>
        </w:div>
        <w:div w:id="1928148845">
          <w:marLeft w:val="640"/>
          <w:marRight w:val="0"/>
          <w:marTop w:val="0"/>
          <w:marBottom w:val="0"/>
          <w:divBdr>
            <w:top w:val="none" w:sz="0" w:space="0" w:color="auto"/>
            <w:left w:val="none" w:sz="0" w:space="0" w:color="auto"/>
            <w:bottom w:val="none" w:sz="0" w:space="0" w:color="auto"/>
            <w:right w:val="none" w:sz="0" w:space="0" w:color="auto"/>
          </w:divBdr>
        </w:div>
        <w:div w:id="1975402969">
          <w:marLeft w:val="640"/>
          <w:marRight w:val="0"/>
          <w:marTop w:val="0"/>
          <w:marBottom w:val="0"/>
          <w:divBdr>
            <w:top w:val="none" w:sz="0" w:space="0" w:color="auto"/>
            <w:left w:val="none" w:sz="0" w:space="0" w:color="auto"/>
            <w:bottom w:val="none" w:sz="0" w:space="0" w:color="auto"/>
            <w:right w:val="none" w:sz="0" w:space="0" w:color="auto"/>
          </w:divBdr>
        </w:div>
        <w:div w:id="781144863">
          <w:marLeft w:val="640"/>
          <w:marRight w:val="0"/>
          <w:marTop w:val="0"/>
          <w:marBottom w:val="0"/>
          <w:divBdr>
            <w:top w:val="none" w:sz="0" w:space="0" w:color="auto"/>
            <w:left w:val="none" w:sz="0" w:space="0" w:color="auto"/>
            <w:bottom w:val="none" w:sz="0" w:space="0" w:color="auto"/>
            <w:right w:val="none" w:sz="0" w:space="0" w:color="auto"/>
          </w:divBdr>
        </w:div>
        <w:div w:id="2011520142">
          <w:marLeft w:val="640"/>
          <w:marRight w:val="0"/>
          <w:marTop w:val="0"/>
          <w:marBottom w:val="0"/>
          <w:divBdr>
            <w:top w:val="none" w:sz="0" w:space="0" w:color="auto"/>
            <w:left w:val="none" w:sz="0" w:space="0" w:color="auto"/>
            <w:bottom w:val="none" w:sz="0" w:space="0" w:color="auto"/>
            <w:right w:val="none" w:sz="0" w:space="0" w:color="auto"/>
          </w:divBdr>
        </w:div>
        <w:div w:id="1714497766">
          <w:marLeft w:val="640"/>
          <w:marRight w:val="0"/>
          <w:marTop w:val="0"/>
          <w:marBottom w:val="0"/>
          <w:divBdr>
            <w:top w:val="none" w:sz="0" w:space="0" w:color="auto"/>
            <w:left w:val="none" w:sz="0" w:space="0" w:color="auto"/>
            <w:bottom w:val="none" w:sz="0" w:space="0" w:color="auto"/>
            <w:right w:val="none" w:sz="0" w:space="0" w:color="auto"/>
          </w:divBdr>
        </w:div>
        <w:div w:id="484584968">
          <w:marLeft w:val="640"/>
          <w:marRight w:val="0"/>
          <w:marTop w:val="0"/>
          <w:marBottom w:val="0"/>
          <w:divBdr>
            <w:top w:val="none" w:sz="0" w:space="0" w:color="auto"/>
            <w:left w:val="none" w:sz="0" w:space="0" w:color="auto"/>
            <w:bottom w:val="none" w:sz="0" w:space="0" w:color="auto"/>
            <w:right w:val="none" w:sz="0" w:space="0" w:color="auto"/>
          </w:divBdr>
        </w:div>
        <w:div w:id="2026010511">
          <w:marLeft w:val="640"/>
          <w:marRight w:val="0"/>
          <w:marTop w:val="0"/>
          <w:marBottom w:val="0"/>
          <w:divBdr>
            <w:top w:val="none" w:sz="0" w:space="0" w:color="auto"/>
            <w:left w:val="none" w:sz="0" w:space="0" w:color="auto"/>
            <w:bottom w:val="none" w:sz="0" w:space="0" w:color="auto"/>
            <w:right w:val="none" w:sz="0" w:space="0" w:color="auto"/>
          </w:divBdr>
        </w:div>
        <w:div w:id="1327779217">
          <w:marLeft w:val="640"/>
          <w:marRight w:val="0"/>
          <w:marTop w:val="0"/>
          <w:marBottom w:val="0"/>
          <w:divBdr>
            <w:top w:val="none" w:sz="0" w:space="0" w:color="auto"/>
            <w:left w:val="none" w:sz="0" w:space="0" w:color="auto"/>
            <w:bottom w:val="none" w:sz="0" w:space="0" w:color="auto"/>
            <w:right w:val="none" w:sz="0" w:space="0" w:color="auto"/>
          </w:divBdr>
        </w:div>
        <w:div w:id="1246838324">
          <w:marLeft w:val="640"/>
          <w:marRight w:val="0"/>
          <w:marTop w:val="0"/>
          <w:marBottom w:val="0"/>
          <w:divBdr>
            <w:top w:val="none" w:sz="0" w:space="0" w:color="auto"/>
            <w:left w:val="none" w:sz="0" w:space="0" w:color="auto"/>
            <w:bottom w:val="none" w:sz="0" w:space="0" w:color="auto"/>
            <w:right w:val="none" w:sz="0" w:space="0" w:color="auto"/>
          </w:divBdr>
        </w:div>
        <w:div w:id="1842575177">
          <w:marLeft w:val="640"/>
          <w:marRight w:val="0"/>
          <w:marTop w:val="0"/>
          <w:marBottom w:val="0"/>
          <w:divBdr>
            <w:top w:val="none" w:sz="0" w:space="0" w:color="auto"/>
            <w:left w:val="none" w:sz="0" w:space="0" w:color="auto"/>
            <w:bottom w:val="none" w:sz="0" w:space="0" w:color="auto"/>
            <w:right w:val="none" w:sz="0" w:space="0" w:color="auto"/>
          </w:divBdr>
        </w:div>
      </w:divsChild>
    </w:div>
    <w:div w:id="1784879420">
      <w:bodyDiv w:val="1"/>
      <w:marLeft w:val="0"/>
      <w:marRight w:val="0"/>
      <w:marTop w:val="0"/>
      <w:marBottom w:val="0"/>
      <w:divBdr>
        <w:top w:val="none" w:sz="0" w:space="0" w:color="auto"/>
        <w:left w:val="none" w:sz="0" w:space="0" w:color="auto"/>
        <w:bottom w:val="none" w:sz="0" w:space="0" w:color="auto"/>
        <w:right w:val="none" w:sz="0" w:space="0" w:color="auto"/>
      </w:divBdr>
      <w:divsChild>
        <w:div w:id="1604802717">
          <w:marLeft w:val="640"/>
          <w:marRight w:val="0"/>
          <w:marTop w:val="0"/>
          <w:marBottom w:val="0"/>
          <w:divBdr>
            <w:top w:val="none" w:sz="0" w:space="0" w:color="auto"/>
            <w:left w:val="none" w:sz="0" w:space="0" w:color="auto"/>
            <w:bottom w:val="none" w:sz="0" w:space="0" w:color="auto"/>
            <w:right w:val="none" w:sz="0" w:space="0" w:color="auto"/>
          </w:divBdr>
        </w:div>
        <w:div w:id="426922173">
          <w:marLeft w:val="640"/>
          <w:marRight w:val="0"/>
          <w:marTop w:val="0"/>
          <w:marBottom w:val="0"/>
          <w:divBdr>
            <w:top w:val="none" w:sz="0" w:space="0" w:color="auto"/>
            <w:left w:val="none" w:sz="0" w:space="0" w:color="auto"/>
            <w:bottom w:val="none" w:sz="0" w:space="0" w:color="auto"/>
            <w:right w:val="none" w:sz="0" w:space="0" w:color="auto"/>
          </w:divBdr>
        </w:div>
        <w:div w:id="150752181">
          <w:marLeft w:val="640"/>
          <w:marRight w:val="0"/>
          <w:marTop w:val="0"/>
          <w:marBottom w:val="0"/>
          <w:divBdr>
            <w:top w:val="none" w:sz="0" w:space="0" w:color="auto"/>
            <w:left w:val="none" w:sz="0" w:space="0" w:color="auto"/>
            <w:bottom w:val="none" w:sz="0" w:space="0" w:color="auto"/>
            <w:right w:val="none" w:sz="0" w:space="0" w:color="auto"/>
          </w:divBdr>
        </w:div>
        <w:div w:id="2066299326">
          <w:marLeft w:val="640"/>
          <w:marRight w:val="0"/>
          <w:marTop w:val="0"/>
          <w:marBottom w:val="0"/>
          <w:divBdr>
            <w:top w:val="none" w:sz="0" w:space="0" w:color="auto"/>
            <w:left w:val="none" w:sz="0" w:space="0" w:color="auto"/>
            <w:bottom w:val="none" w:sz="0" w:space="0" w:color="auto"/>
            <w:right w:val="none" w:sz="0" w:space="0" w:color="auto"/>
          </w:divBdr>
        </w:div>
        <w:div w:id="1195268679">
          <w:marLeft w:val="640"/>
          <w:marRight w:val="0"/>
          <w:marTop w:val="0"/>
          <w:marBottom w:val="0"/>
          <w:divBdr>
            <w:top w:val="none" w:sz="0" w:space="0" w:color="auto"/>
            <w:left w:val="none" w:sz="0" w:space="0" w:color="auto"/>
            <w:bottom w:val="none" w:sz="0" w:space="0" w:color="auto"/>
            <w:right w:val="none" w:sz="0" w:space="0" w:color="auto"/>
          </w:divBdr>
        </w:div>
        <w:div w:id="53554629">
          <w:marLeft w:val="640"/>
          <w:marRight w:val="0"/>
          <w:marTop w:val="0"/>
          <w:marBottom w:val="0"/>
          <w:divBdr>
            <w:top w:val="none" w:sz="0" w:space="0" w:color="auto"/>
            <w:left w:val="none" w:sz="0" w:space="0" w:color="auto"/>
            <w:bottom w:val="none" w:sz="0" w:space="0" w:color="auto"/>
            <w:right w:val="none" w:sz="0" w:space="0" w:color="auto"/>
          </w:divBdr>
        </w:div>
        <w:div w:id="2038313899">
          <w:marLeft w:val="640"/>
          <w:marRight w:val="0"/>
          <w:marTop w:val="0"/>
          <w:marBottom w:val="0"/>
          <w:divBdr>
            <w:top w:val="none" w:sz="0" w:space="0" w:color="auto"/>
            <w:left w:val="none" w:sz="0" w:space="0" w:color="auto"/>
            <w:bottom w:val="none" w:sz="0" w:space="0" w:color="auto"/>
            <w:right w:val="none" w:sz="0" w:space="0" w:color="auto"/>
          </w:divBdr>
        </w:div>
        <w:div w:id="931428723">
          <w:marLeft w:val="640"/>
          <w:marRight w:val="0"/>
          <w:marTop w:val="0"/>
          <w:marBottom w:val="0"/>
          <w:divBdr>
            <w:top w:val="none" w:sz="0" w:space="0" w:color="auto"/>
            <w:left w:val="none" w:sz="0" w:space="0" w:color="auto"/>
            <w:bottom w:val="none" w:sz="0" w:space="0" w:color="auto"/>
            <w:right w:val="none" w:sz="0" w:space="0" w:color="auto"/>
          </w:divBdr>
        </w:div>
        <w:div w:id="1525245528">
          <w:marLeft w:val="640"/>
          <w:marRight w:val="0"/>
          <w:marTop w:val="0"/>
          <w:marBottom w:val="0"/>
          <w:divBdr>
            <w:top w:val="none" w:sz="0" w:space="0" w:color="auto"/>
            <w:left w:val="none" w:sz="0" w:space="0" w:color="auto"/>
            <w:bottom w:val="none" w:sz="0" w:space="0" w:color="auto"/>
            <w:right w:val="none" w:sz="0" w:space="0" w:color="auto"/>
          </w:divBdr>
        </w:div>
        <w:div w:id="1941641936">
          <w:marLeft w:val="640"/>
          <w:marRight w:val="0"/>
          <w:marTop w:val="0"/>
          <w:marBottom w:val="0"/>
          <w:divBdr>
            <w:top w:val="none" w:sz="0" w:space="0" w:color="auto"/>
            <w:left w:val="none" w:sz="0" w:space="0" w:color="auto"/>
            <w:bottom w:val="none" w:sz="0" w:space="0" w:color="auto"/>
            <w:right w:val="none" w:sz="0" w:space="0" w:color="auto"/>
          </w:divBdr>
        </w:div>
        <w:div w:id="528373387">
          <w:marLeft w:val="640"/>
          <w:marRight w:val="0"/>
          <w:marTop w:val="0"/>
          <w:marBottom w:val="0"/>
          <w:divBdr>
            <w:top w:val="none" w:sz="0" w:space="0" w:color="auto"/>
            <w:left w:val="none" w:sz="0" w:space="0" w:color="auto"/>
            <w:bottom w:val="none" w:sz="0" w:space="0" w:color="auto"/>
            <w:right w:val="none" w:sz="0" w:space="0" w:color="auto"/>
          </w:divBdr>
        </w:div>
        <w:div w:id="1064375590">
          <w:marLeft w:val="640"/>
          <w:marRight w:val="0"/>
          <w:marTop w:val="0"/>
          <w:marBottom w:val="0"/>
          <w:divBdr>
            <w:top w:val="none" w:sz="0" w:space="0" w:color="auto"/>
            <w:left w:val="none" w:sz="0" w:space="0" w:color="auto"/>
            <w:bottom w:val="none" w:sz="0" w:space="0" w:color="auto"/>
            <w:right w:val="none" w:sz="0" w:space="0" w:color="auto"/>
          </w:divBdr>
        </w:div>
        <w:div w:id="1699237524">
          <w:marLeft w:val="640"/>
          <w:marRight w:val="0"/>
          <w:marTop w:val="0"/>
          <w:marBottom w:val="0"/>
          <w:divBdr>
            <w:top w:val="none" w:sz="0" w:space="0" w:color="auto"/>
            <w:left w:val="none" w:sz="0" w:space="0" w:color="auto"/>
            <w:bottom w:val="none" w:sz="0" w:space="0" w:color="auto"/>
            <w:right w:val="none" w:sz="0" w:space="0" w:color="auto"/>
          </w:divBdr>
        </w:div>
        <w:div w:id="604771555">
          <w:marLeft w:val="640"/>
          <w:marRight w:val="0"/>
          <w:marTop w:val="0"/>
          <w:marBottom w:val="0"/>
          <w:divBdr>
            <w:top w:val="none" w:sz="0" w:space="0" w:color="auto"/>
            <w:left w:val="none" w:sz="0" w:space="0" w:color="auto"/>
            <w:bottom w:val="none" w:sz="0" w:space="0" w:color="auto"/>
            <w:right w:val="none" w:sz="0" w:space="0" w:color="auto"/>
          </w:divBdr>
        </w:div>
        <w:div w:id="1417899902">
          <w:marLeft w:val="640"/>
          <w:marRight w:val="0"/>
          <w:marTop w:val="0"/>
          <w:marBottom w:val="0"/>
          <w:divBdr>
            <w:top w:val="none" w:sz="0" w:space="0" w:color="auto"/>
            <w:left w:val="none" w:sz="0" w:space="0" w:color="auto"/>
            <w:bottom w:val="none" w:sz="0" w:space="0" w:color="auto"/>
            <w:right w:val="none" w:sz="0" w:space="0" w:color="auto"/>
          </w:divBdr>
        </w:div>
        <w:div w:id="1373269770">
          <w:marLeft w:val="640"/>
          <w:marRight w:val="0"/>
          <w:marTop w:val="0"/>
          <w:marBottom w:val="0"/>
          <w:divBdr>
            <w:top w:val="none" w:sz="0" w:space="0" w:color="auto"/>
            <w:left w:val="none" w:sz="0" w:space="0" w:color="auto"/>
            <w:bottom w:val="none" w:sz="0" w:space="0" w:color="auto"/>
            <w:right w:val="none" w:sz="0" w:space="0" w:color="auto"/>
          </w:divBdr>
        </w:div>
        <w:div w:id="1763838114">
          <w:marLeft w:val="640"/>
          <w:marRight w:val="0"/>
          <w:marTop w:val="0"/>
          <w:marBottom w:val="0"/>
          <w:divBdr>
            <w:top w:val="none" w:sz="0" w:space="0" w:color="auto"/>
            <w:left w:val="none" w:sz="0" w:space="0" w:color="auto"/>
            <w:bottom w:val="none" w:sz="0" w:space="0" w:color="auto"/>
            <w:right w:val="none" w:sz="0" w:space="0" w:color="auto"/>
          </w:divBdr>
        </w:div>
        <w:div w:id="662247881">
          <w:marLeft w:val="640"/>
          <w:marRight w:val="0"/>
          <w:marTop w:val="0"/>
          <w:marBottom w:val="0"/>
          <w:divBdr>
            <w:top w:val="none" w:sz="0" w:space="0" w:color="auto"/>
            <w:left w:val="none" w:sz="0" w:space="0" w:color="auto"/>
            <w:bottom w:val="none" w:sz="0" w:space="0" w:color="auto"/>
            <w:right w:val="none" w:sz="0" w:space="0" w:color="auto"/>
          </w:divBdr>
        </w:div>
        <w:div w:id="1275748978">
          <w:marLeft w:val="640"/>
          <w:marRight w:val="0"/>
          <w:marTop w:val="0"/>
          <w:marBottom w:val="0"/>
          <w:divBdr>
            <w:top w:val="none" w:sz="0" w:space="0" w:color="auto"/>
            <w:left w:val="none" w:sz="0" w:space="0" w:color="auto"/>
            <w:bottom w:val="none" w:sz="0" w:space="0" w:color="auto"/>
            <w:right w:val="none" w:sz="0" w:space="0" w:color="auto"/>
          </w:divBdr>
        </w:div>
        <w:div w:id="1501117611">
          <w:marLeft w:val="640"/>
          <w:marRight w:val="0"/>
          <w:marTop w:val="0"/>
          <w:marBottom w:val="0"/>
          <w:divBdr>
            <w:top w:val="none" w:sz="0" w:space="0" w:color="auto"/>
            <w:left w:val="none" w:sz="0" w:space="0" w:color="auto"/>
            <w:bottom w:val="none" w:sz="0" w:space="0" w:color="auto"/>
            <w:right w:val="none" w:sz="0" w:space="0" w:color="auto"/>
          </w:divBdr>
        </w:div>
        <w:div w:id="1974671235">
          <w:marLeft w:val="640"/>
          <w:marRight w:val="0"/>
          <w:marTop w:val="0"/>
          <w:marBottom w:val="0"/>
          <w:divBdr>
            <w:top w:val="none" w:sz="0" w:space="0" w:color="auto"/>
            <w:left w:val="none" w:sz="0" w:space="0" w:color="auto"/>
            <w:bottom w:val="none" w:sz="0" w:space="0" w:color="auto"/>
            <w:right w:val="none" w:sz="0" w:space="0" w:color="auto"/>
          </w:divBdr>
        </w:div>
        <w:div w:id="426078148">
          <w:marLeft w:val="640"/>
          <w:marRight w:val="0"/>
          <w:marTop w:val="0"/>
          <w:marBottom w:val="0"/>
          <w:divBdr>
            <w:top w:val="none" w:sz="0" w:space="0" w:color="auto"/>
            <w:left w:val="none" w:sz="0" w:space="0" w:color="auto"/>
            <w:bottom w:val="none" w:sz="0" w:space="0" w:color="auto"/>
            <w:right w:val="none" w:sz="0" w:space="0" w:color="auto"/>
          </w:divBdr>
        </w:div>
        <w:div w:id="1833521342">
          <w:marLeft w:val="640"/>
          <w:marRight w:val="0"/>
          <w:marTop w:val="0"/>
          <w:marBottom w:val="0"/>
          <w:divBdr>
            <w:top w:val="none" w:sz="0" w:space="0" w:color="auto"/>
            <w:left w:val="none" w:sz="0" w:space="0" w:color="auto"/>
            <w:bottom w:val="none" w:sz="0" w:space="0" w:color="auto"/>
            <w:right w:val="none" w:sz="0" w:space="0" w:color="auto"/>
          </w:divBdr>
        </w:div>
        <w:div w:id="421336101">
          <w:marLeft w:val="640"/>
          <w:marRight w:val="0"/>
          <w:marTop w:val="0"/>
          <w:marBottom w:val="0"/>
          <w:divBdr>
            <w:top w:val="none" w:sz="0" w:space="0" w:color="auto"/>
            <w:left w:val="none" w:sz="0" w:space="0" w:color="auto"/>
            <w:bottom w:val="none" w:sz="0" w:space="0" w:color="auto"/>
            <w:right w:val="none" w:sz="0" w:space="0" w:color="auto"/>
          </w:divBdr>
        </w:div>
        <w:div w:id="1455636022">
          <w:marLeft w:val="640"/>
          <w:marRight w:val="0"/>
          <w:marTop w:val="0"/>
          <w:marBottom w:val="0"/>
          <w:divBdr>
            <w:top w:val="none" w:sz="0" w:space="0" w:color="auto"/>
            <w:left w:val="none" w:sz="0" w:space="0" w:color="auto"/>
            <w:bottom w:val="none" w:sz="0" w:space="0" w:color="auto"/>
            <w:right w:val="none" w:sz="0" w:space="0" w:color="auto"/>
          </w:divBdr>
        </w:div>
        <w:div w:id="706951293">
          <w:marLeft w:val="640"/>
          <w:marRight w:val="0"/>
          <w:marTop w:val="0"/>
          <w:marBottom w:val="0"/>
          <w:divBdr>
            <w:top w:val="none" w:sz="0" w:space="0" w:color="auto"/>
            <w:left w:val="none" w:sz="0" w:space="0" w:color="auto"/>
            <w:bottom w:val="none" w:sz="0" w:space="0" w:color="auto"/>
            <w:right w:val="none" w:sz="0" w:space="0" w:color="auto"/>
          </w:divBdr>
        </w:div>
        <w:div w:id="633489945">
          <w:marLeft w:val="640"/>
          <w:marRight w:val="0"/>
          <w:marTop w:val="0"/>
          <w:marBottom w:val="0"/>
          <w:divBdr>
            <w:top w:val="none" w:sz="0" w:space="0" w:color="auto"/>
            <w:left w:val="none" w:sz="0" w:space="0" w:color="auto"/>
            <w:bottom w:val="none" w:sz="0" w:space="0" w:color="auto"/>
            <w:right w:val="none" w:sz="0" w:space="0" w:color="auto"/>
          </w:divBdr>
        </w:div>
        <w:div w:id="796602890">
          <w:marLeft w:val="640"/>
          <w:marRight w:val="0"/>
          <w:marTop w:val="0"/>
          <w:marBottom w:val="0"/>
          <w:divBdr>
            <w:top w:val="none" w:sz="0" w:space="0" w:color="auto"/>
            <w:left w:val="none" w:sz="0" w:space="0" w:color="auto"/>
            <w:bottom w:val="none" w:sz="0" w:space="0" w:color="auto"/>
            <w:right w:val="none" w:sz="0" w:space="0" w:color="auto"/>
          </w:divBdr>
        </w:div>
        <w:div w:id="768236920">
          <w:marLeft w:val="640"/>
          <w:marRight w:val="0"/>
          <w:marTop w:val="0"/>
          <w:marBottom w:val="0"/>
          <w:divBdr>
            <w:top w:val="none" w:sz="0" w:space="0" w:color="auto"/>
            <w:left w:val="none" w:sz="0" w:space="0" w:color="auto"/>
            <w:bottom w:val="none" w:sz="0" w:space="0" w:color="auto"/>
            <w:right w:val="none" w:sz="0" w:space="0" w:color="auto"/>
          </w:divBdr>
        </w:div>
        <w:div w:id="1636905760">
          <w:marLeft w:val="640"/>
          <w:marRight w:val="0"/>
          <w:marTop w:val="0"/>
          <w:marBottom w:val="0"/>
          <w:divBdr>
            <w:top w:val="none" w:sz="0" w:space="0" w:color="auto"/>
            <w:left w:val="none" w:sz="0" w:space="0" w:color="auto"/>
            <w:bottom w:val="none" w:sz="0" w:space="0" w:color="auto"/>
            <w:right w:val="none" w:sz="0" w:space="0" w:color="auto"/>
          </w:divBdr>
        </w:div>
        <w:div w:id="1656952596">
          <w:marLeft w:val="640"/>
          <w:marRight w:val="0"/>
          <w:marTop w:val="0"/>
          <w:marBottom w:val="0"/>
          <w:divBdr>
            <w:top w:val="none" w:sz="0" w:space="0" w:color="auto"/>
            <w:left w:val="none" w:sz="0" w:space="0" w:color="auto"/>
            <w:bottom w:val="none" w:sz="0" w:space="0" w:color="auto"/>
            <w:right w:val="none" w:sz="0" w:space="0" w:color="auto"/>
          </w:divBdr>
        </w:div>
        <w:div w:id="1769156775">
          <w:marLeft w:val="640"/>
          <w:marRight w:val="0"/>
          <w:marTop w:val="0"/>
          <w:marBottom w:val="0"/>
          <w:divBdr>
            <w:top w:val="none" w:sz="0" w:space="0" w:color="auto"/>
            <w:left w:val="none" w:sz="0" w:space="0" w:color="auto"/>
            <w:bottom w:val="none" w:sz="0" w:space="0" w:color="auto"/>
            <w:right w:val="none" w:sz="0" w:space="0" w:color="auto"/>
          </w:divBdr>
        </w:div>
        <w:div w:id="335887264">
          <w:marLeft w:val="640"/>
          <w:marRight w:val="0"/>
          <w:marTop w:val="0"/>
          <w:marBottom w:val="0"/>
          <w:divBdr>
            <w:top w:val="none" w:sz="0" w:space="0" w:color="auto"/>
            <w:left w:val="none" w:sz="0" w:space="0" w:color="auto"/>
            <w:bottom w:val="none" w:sz="0" w:space="0" w:color="auto"/>
            <w:right w:val="none" w:sz="0" w:space="0" w:color="auto"/>
          </w:divBdr>
        </w:div>
        <w:div w:id="2029476809">
          <w:marLeft w:val="640"/>
          <w:marRight w:val="0"/>
          <w:marTop w:val="0"/>
          <w:marBottom w:val="0"/>
          <w:divBdr>
            <w:top w:val="none" w:sz="0" w:space="0" w:color="auto"/>
            <w:left w:val="none" w:sz="0" w:space="0" w:color="auto"/>
            <w:bottom w:val="none" w:sz="0" w:space="0" w:color="auto"/>
            <w:right w:val="none" w:sz="0" w:space="0" w:color="auto"/>
          </w:divBdr>
        </w:div>
        <w:div w:id="1421872981">
          <w:marLeft w:val="640"/>
          <w:marRight w:val="0"/>
          <w:marTop w:val="0"/>
          <w:marBottom w:val="0"/>
          <w:divBdr>
            <w:top w:val="none" w:sz="0" w:space="0" w:color="auto"/>
            <w:left w:val="none" w:sz="0" w:space="0" w:color="auto"/>
            <w:bottom w:val="none" w:sz="0" w:space="0" w:color="auto"/>
            <w:right w:val="none" w:sz="0" w:space="0" w:color="auto"/>
          </w:divBdr>
        </w:div>
        <w:div w:id="918175579">
          <w:marLeft w:val="640"/>
          <w:marRight w:val="0"/>
          <w:marTop w:val="0"/>
          <w:marBottom w:val="0"/>
          <w:divBdr>
            <w:top w:val="none" w:sz="0" w:space="0" w:color="auto"/>
            <w:left w:val="none" w:sz="0" w:space="0" w:color="auto"/>
            <w:bottom w:val="none" w:sz="0" w:space="0" w:color="auto"/>
            <w:right w:val="none" w:sz="0" w:space="0" w:color="auto"/>
          </w:divBdr>
        </w:div>
        <w:div w:id="534850507">
          <w:marLeft w:val="640"/>
          <w:marRight w:val="0"/>
          <w:marTop w:val="0"/>
          <w:marBottom w:val="0"/>
          <w:divBdr>
            <w:top w:val="none" w:sz="0" w:space="0" w:color="auto"/>
            <w:left w:val="none" w:sz="0" w:space="0" w:color="auto"/>
            <w:bottom w:val="none" w:sz="0" w:space="0" w:color="auto"/>
            <w:right w:val="none" w:sz="0" w:space="0" w:color="auto"/>
          </w:divBdr>
        </w:div>
        <w:div w:id="834496397">
          <w:marLeft w:val="640"/>
          <w:marRight w:val="0"/>
          <w:marTop w:val="0"/>
          <w:marBottom w:val="0"/>
          <w:divBdr>
            <w:top w:val="none" w:sz="0" w:space="0" w:color="auto"/>
            <w:left w:val="none" w:sz="0" w:space="0" w:color="auto"/>
            <w:bottom w:val="none" w:sz="0" w:space="0" w:color="auto"/>
            <w:right w:val="none" w:sz="0" w:space="0" w:color="auto"/>
          </w:divBdr>
        </w:div>
        <w:div w:id="644621514">
          <w:marLeft w:val="640"/>
          <w:marRight w:val="0"/>
          <w:marTop w:val="0"/>
          <w:marBottom w:val="0"/>
          <w:divBdr>
            <w:top w:val="none" w:sz="0" w:space="0" w:color="auto"/>
            <w:left w:val="none" w:sz="0" w:space="0" w:color="auto"/>
            <w:bottom w:val="none" w:sz="0" w:space="0" w:color="auto"/>
            <w:right w:val="none" w:sz="0" w:space="0" w:color="auto"/>
          </w:divBdr>
        </w:div>
        <w:div w:id="1835798298">
          <w:marLeft w:val="640"/>
          <w:marRight w:val="0"/>
          <w:marTop w:val="0"/>
          <w:marBottom w:val="0"/>
          <w:divBdr>
            <w:top w:val="none" w:sz="0" w:space="0" w:color="auto"/>
            <w:left w:val="none" w:sz="0" w:space="0" w:color="auto"/>
            <w:bottom w:val="none" w:sz="0" w:space="0" w:color="auto"/>
            <w:right w:val="none" w:sz="0" w:space="0" w:color="auto"/>
          </w:divBdr>
        </w:div>
        <w:div w:id="1971789886">
          <w:marLeft w:val="640"/>
          <w:marRight w:val="0"/>
          <w:marTop w:val="0"/>
          <w:marBottom w:val="0"/>
          <w:divBdr>
            <w:top w:val="none" w:sz="0" w:space="0" w:color="auto"/>
            <w:left w:val="none" w:sz="0" w:space="0" w:color="auto"/>
            <w:bottom w:val="none" w:sz="0" w:space="0" w:color="auto"/>
            <w:right w:val="none" w:sz="0" w:space="0" w:color="auto"/>
          </w:divBdr>
        </w:div>
        <w:div w:id="2114978760">
          <w:marLeft w:val="640"/>
          <w:marRight w:val="0"/>
          <w:marTop w:val="0"/>
          <w:marBottom w:val="0"/>
          <w:divBdr>
            <w:top w:val="none" w:sz="0" w:space="0" w:color="auto"/>
            <w:left w:val="none" w:sz="0" w:space="0" w:color="auto"/>
            <w:bottom w:val="none" w:sz="0" w:space="0" w:color="auto"/>
            <w:right w:val="none" w:sz="0" w:space="0" w:color="auto"/>
          </w:divBdr>
        </w:div>
        <w:div w:id="369692651">
          <w:marLeft w:val="640"/>
          <w:marRight w:val="0"/>
          <w:marTop w:val="0"/>
          <w:marBottom w:val="0"/>
          <w:divBdr>
            <w:top w:val="none" w:sz="0" w:space="0" w:color="auto"/>
            <w:left w:val="none" w:sz="0" w:space="0" w:color="auto"/>
            <w:bottom w:val="none" w:sz="0" w:space="0" w:color="auto"/>
            <w:right w:val="none" w:sz="0" w:space="0" w:color="auto"/>
          </w:divBdr>
        </w:div>
        <w:div w:id="681051113">
          <w:marLeft w:val="640"/>
          <w:marRight w:val="0"/>
          <w:marTop w:val="0"/>
          <w:marBottom w:val="0"/>
          <w:divBdr>
            <w:top w:val="none" w:sz="0" w:space="0" w:color="auto"/>
            <w:left w:val="none" w:sz="0" w:space="0" w:color="auto"/>
            <w:bottom w:val="none" w:sz="0" w:space="0" w:color="auto"/>
            <w:right w:val="none" w:sz="0" w:space="0" w:color="auto"/>
          </w:divBdr>
        </w:div>
        <w:div w:id="2020541151">
          <w:marLeft w:val="640"/>
          <w:marRight w:val="0"/>
          <w:marTop w:val="0"/>
          <w:marBottom w:val="0"/>
          <w:divBdr>
            <w:top w:val="none" w:sz="0" w:space="0" w:color="auto"/>
            <w:left w:val="none" w:sz="0" w:space="0" w:color="auto"/>
            <w:bottom w:val="none" w:sz="0" w:space="0" w:color="auto"/>
            <w:right w:val="none" w:sz="0" w:space="0" w:color="auto"/>
          </w:divBdr>
        </w:div>
        <w:div w:id="740447365">
          <w:marLeft w:val="640"/>
          <w:marRight w:val="0"/>
          <w:marTop w:val="0"/>
          <w:marBottom w:val="0"/>
          <w:divBdr>
            <w:top w:val="none" w:sz="0" w:space="0" w:color="auto"/>
            <w:left w:val="none" w:sz="0" w:space="0" w:color="auto"/>
            <w:bottom w:val="none" w:sz="0" w:space="0" w:color="auto"/>
            <w:right w:val="none" w:sz="0" w:space="0" w:color="auto"/>
          </w:divBdr>
        </w:div>
        <w:div w:id="205609442">
          <w:marLeft w:val="640"/>
          <w:marRight w:val="0"/>
          <w:marTop w:val="0"/>
          <w:marBottom w:val="0"/>
          <w:divBdr>
            <w:top w:val="none" w:sz="0" w:space="0" w:color="auto"/>
            <w:left w:val="none" w:sz="0" w:space="0" w:color="auto"/>
            <w:bottom w:val="none" w:sz="0" w:space="0" w:color="auto"/>
            <w:right w:val="none" w:sz="0" w:space="0" w:color="auto"/>
          </w:divBdr>
        </w:div>
        <w:div w:id="1453984332">
          <w:marLeft w:val="640"/>
          <w:marRight w:val="0"/>
          <w:marTop w:val="0"/>
          <w:marBottom w:val="0"/>
          <w:divBdr>
            <w:top w:val="none" w:sz="0" w:space="0" w:color="auto"/>
            <w:left w:val="none" w:sz="0" w:space="0" w:color="auto"/>
            <w:bottom w:val="none" w:sz="0" w:space="0" w:color="auto"/>
            <w:right w:val="none" w:sz="0" w:space="0" w:color="auto"/>
          </w:divBdr>
        </w:div>
        <w:div w:id="95947481">
          <w:marLeft w:val="640"/>
          <w:marRight w:val="0"/>
          <w:marTop w:val="0"/>
          <w:marBottom w:val="0"/>
          <w:divBdr>
            <w:top w:val="none" w:sz="0" w:space="0" w:color="auto"/>
            <w:left w:val="none" w:sz="0" w:space="0" w:color="auto"/>
            <w:bottom w:val="none" w:sz="0" w:space="0" w:color="auto"/>
            <w:right w:val="none" w:sz="0" w:space="0" w:color="auto"/>
          </w:divBdr>
        </w:div>
        <w:div w:id="551769262">
          <w:marLeft w:val="640"/>
          <w:marRight w:val="0"/>
          <w:marTop w:val="0"/>
          <w:marBottom w:val="0"/>
          <w:divBdr>
            <w:top w:val="none" w:sz="0" w:space="0" w:color="auto"/>
            <w:left w:val="none" w:sz="0" w:space="0" w:color="auto"/>
            <w:bottom w:val="none" w:sz="0" w:space="0" w:color="auto"/>
            <w:right w:val="none" w:sz="0" w:space="0" w:color="auto"/>
          </w:divBdr>
        </w:div>
        <w:div w:id="693969534">
          <w:marLeft w:val="640"/>
          <w:marRight w:val="0"/>
          <w:marTop w:val="0"/>
          <w:marBottom w:val="0"/>
          <w:divBdr>
            <w:top w:val="none" w:sz="0" w:space="0" w:color="auto"/>
            <w:left w:val="none" w:sz="0" w:space="0" w:color="auto"/>
            <w:bottom w:val="none" w:sz="0" w:space="0" w:color="auto"/>
            <w:right w:val="none" w:sz="0" w:space="0" w:color="auto"/>
          </w:divBdr>
        </w:div>
        <w:div w:id="1151678444">
          <w:marLeft w:val="640"/>
          <w:marRight w:val="0"/>
          <w:marTop w:val="0"/>
          <w:marBottom w:val="0"/>
          <w:divBdr>
            <w:top w:val="none" w:sz="0" w:space="0" w:color="auto"/>
            <w:left w:val="none" w:sz="0" w:space="0" w:color="auto"/>
            <w:bottom w:val="none" w:sz="0" w:space="0" w:color="auto"/>
            <w:right w:val="none" w:sz="0" w:space="0" w:color="auto"/>
          </w:divBdr>
        </w:div>
        <w:div w:id="58090197">
          <w:marLeft w:val="640"/>
          <w:marRight w:val="0"/>
          <w:marTop w:val="0"/>
          <w:marBottom w:val="0"/>
          <w:divBdr>
            <w:top w:val="none" w:sz="0" w:space="0" w:color="auto"/>
            <w:left w:val="none" w:sz="0" w:space="0" w:color="auto"/>
            <w:bottom w:val="none" w:sz="0" w:space="0" w:color="auto"/>
            <w:right w:val="none" w:sz="0" w:space="0" w:color="auto"/>
          </w:divBdr>
        </w:div>
        <w:div w:id="532812610">
          <w:marLeft w:val="640"/>
          <w:marRight w:val="0"/>
          <w:marTop w:val="0"/>
          <w:marBottom w:val="0"/>
          <w:divBdr>
            <w:top w:val="none" w:sz="0" w:space="0" w:color="auto"/>
            <w:left w:val="none" w:sz="0" w:space="0" w:color="auto"/>
            <w:bottom w:val="none" w:sz="0" w:space="0" w:color="auto"/>
            <w:right w:val="none" w:sz="0" w:space="0" w:color="auto"/>
          </w:divBdr>
        </w:div>
        <w:div w:id="1419866680">
          <w:marLeft w:val="640"/>
          <w:marRight w:val="0"/>
          <w:marTop w:val="0"/>
          <w:marBottom w:val="0"/>
          <w:divBdr>
            <w:top w:val="none" w:sz="0" w:space="0" w:color="auto"/>
            <w:left w:val="none" w:sz="0" w:space="0" w:color="auto"/>
            <w:bottom w:val="none" w:sz="0" w:space="0" w:color="auto"/>
            <w:right w:val="none" w:sz="0" w:space="0" w:color="auto"/>
          </w:divBdr>
        </w:div>
        <w:div w:id="1955362120">
          <w:marLeft w:val="640"/>
          <w:marRight w:val="0"/>
          <w:marTop w:val="0"/>
          <w:marBottom w:val="0"/>
          <w:divBdr>
            <w:top w:val="none" w:sz="0" w:space="0" w:color="auto"/>
            <w:left w:val="none" w:sz="0" w:space="0" w:color="auto"/>
            <w:bottom w:val="none" w:sz="0" w:space="0" w:color="auto"/>
            <w:right w:val="none" w:sz="0" w:space="0" w:color="auto"/>
          </w:divBdr>
        </w:div>
        <w:div w:id="1940334157">
          <w:marLeft w:val="640"/>
          <w:marRight w:val="0"/>
          <w:marTop w:val="0"/>
          <w:marBottom w:val="0"/>
          <w:divBdr>
            <w:top w:val="none" w:sz="0" w:space="0" w:color="auto"/>
            <w:left w:val="none" w:sz="0" w:space="0" w:color="auto"/>
            <w:bottom w:val="none" w:sz="0" w:space="0" w:color="auto"/>
            <w:right w:val="none" w:sz="0" w:space="0" w:color="auto"/>
          </w:divBdr>
        </w:div>
        <w:div w:id="1586496529">
          <w:marLeft w:val="640"/>
          <w:marRight w:val="0"/>
          <w:marTop w:val="0"/>
          <w:marBottom w:val="0"/>
          <w:divBdr>
            <w:top w:val="none" w:sz="0" w:space="0" w:color="auto"/>
            <w:left w:val="none" w:sz="0" w:space="0" w:color="auto"/>
            <w:bottom w:val="none" w:sz="0" w:space="0" w:color="auto"/>
            <w:right w:val="none" w:sz="0" w:space="0" w:color="auto"/>
          </w:divBdr>
        </w:div>
        <w:div w:id="312032724">
          <w:marLeft w:val="640"/>
          <w:marRight w:val="0"/>
          <w:marTop w:val="0"/>
          <w:marBottom w:val="0"/>
          <w:divBdr>
            <w:top w:val="none" w:sz="0" w:space="0" w:color="auto"/>
            <w:left w:val="none" w:sz="0" w:space="0" w:color="auto"/>
            <w:bottom w:val="none" w:sz="0" w:space="0" w:color="auto"/>
            <w:right w:val="none" w:sz="0" w:space="0" w:color="auto"/>
          </w:divBdr>
        </w:div>
        <w:div w:id="2069910812">
          <w:marLeft w:val="640"/>
          <w:marRight w:val="0"/>
          <w:marTop w:val="0"/>
          <w:marBottom w:val="0"/>
          <w:divBdr>
            <w:top w:val="none" w:sz="0" w:space="0" w:color="auto"/>
            <w:left w:val="none" w:sz="0" w:space="0" w:color="auto"/>
            <w:bottom w:val="none" w:sz="0" w:space="0" w:color="auto"/>
            <w:right w:val="none" w:sz="0" w:space="0" w:color="auto"/>
          </w:divBdr>
        </w:div>
        <w:div w:id="1044794523">
          <w:marLeft w:val="640"/>
          <w:marRight w:val="0"/>
          <w:marTop w:val="0"/>
          <w:marBottom w:val="0"/>
          <w:divBdr>
            <w:top w:val="none" w:sz="0" w:space="0" w:color="auto"/>
            <w:left w:val="none" w:sz="0" w:space="0" w:color="auto"/>
            <w:bottom w:val="none" w:sz="0" w:space="0" w:color="auto"/>
            <w:right w:val="none" w:sz="0" w:space="0" w:color="auto"/>
          </w:divBdr>
        </w:div>
        <w:div w:id="1852181677">
          <w:marLeft w:val="640"/>
          <w:marRight w:val="0"/>
          <w:marTop w:val="0"/>
          <w:marBottom w:val="0"/>
          <w:divBdr>
            <w:top w:val="none" w:sz="0" w:space="0" w:color="auto"/>
            <w:left w:val="none" w:sz="0" w:space="0" w:color="auto"/>
            <w:bottom w:val="none" w:sz="0" w:space="0" w:color="auto"/>
            <w:right w:val="none" w:sz="0" w:space="0" w:color="auto"/>
          </w:divBdr>
        </w:div>
        <w:div w:id="1606571145">
          <w:marLeft w:val="640"/>
          <w:marRight w:val="0"/>
          <w:marTop w:val="0"/>
          <w:marBottom w:val="0"/>
          <w:divBdr>
            <w:top w:val="none" w:sz="0" w:space="0" w:color="auto"/>
            <w:left w:val="none" w:sz="0" w:space="0" w:color="auto"/>
            <w:bottom w:val="none" w:sz="0" w:space="0" w:color="auto"/>
            <w:right w:val="none" w:sz="0" w:space="0" w:color="auto"/>
          </w:divBdr>
        </w:div>
        <w:div w:id="1003822691">
          <w:marLeft w:val="640"/>
          <w:marRight w:val="0"/>
          <w:marTop w:val="0"/>
          <w:marBottom w:val="0"/>
          <w:divBdr>
            <w:top w:val="none" w:sz="0" w:space="0" w:color="auto"/>
            <w:left w:val="none" w:sz="0" w:space="0" w:color="auto"/>
            <w:bottom w:val="none" w:sz="0" w:space="0" w:color="auto"/>
            <w:right w:val="none" w:sz="0" w:space="0" w:color="auto"/>
          </w:divBdr>
        </w:div>
        <w:div w:id="1068188586">
          <w:marLeft w:val="640"/>
          <w:marRight w:val="0"/>
          <w:marTop w:val="0"/>
          <w:marBottom w:val="0"/>
          <w:divBdr>
            <w:top w:val="none" w:sz="0" w:space="0" w:color="auto"/>
            <w:left w:val="none" w:sz="0" w:space="0" w:color="auto"/>
            <w:bottom w:val="none" w:sz="0" w:space="0" w:color="auto"/>
            <w:right w:val="none" w:sz="0" w:space="0" w:color="auto"/>
          </w:divBdr>
        </w:div>
        <w:div w:id="1615671612">
          <w:marLeft w:val="640"/>
          <w:marRight w:val="0"/>
          <w:marTop w:val="0"/>
          <w:marBottom w:val="0"/>
          <w:divBdr>
            <w:top w:val="none" w:sz="0" w:space="0" w:color="auto"/>
            <w:left w:val="none" w:sz="0" w:space="0" w:color="auto"/>
            <w:bottom w:val="none" w:sz="0" w:space="0" w:color="auto"/>
            <w:right w:val="none" w:sz="0" w:space="0" w:color="auto"/>
          </w:divBdr>
        </w:div>
        <w:div w:id="1487283186">
          <w:marLeft w:val="640"/>
          <w:marRight w:val="0"/>
          <w:marTop w:val="0"/>
          <w:marBottom w:val="0"/>
          <w:divBdr>
            <w:top w:val="none" w:sz="0" w:space="0" w:color="auto"/>
            <w:left w:val="none" w:sz="0" w:space="0" w:color="auto"/>
            <w:bottom w:val="none" w:sz="0" w:space="0" w:color="auto"/>
            <w:right w:val="none" w:sz="0" w:space="0" w:color="auto"/>
          </w:divBdr>
        </w:div>
        <w:div w:id="88546462">
          <w:marLeft w:val="640"/>
          <w:marRight w:val="0"/>
          <w:marTop w:val="0"/>
          <w:marBottom w:val="0"/>
          <w:divBdr>
            <w:top w:val="none" w:sz="0" w:space="0" w:color="auto"/>
            <w:left w:val="none" w:sz="0" w:space="0" w:color="auto"/>
            <w:bottom w:val="none" w:sz="0" w:space="0" w:color="auto"/>
            <w:right w:val="none" w:sz="0" w:space="0" w:color="auto"/>
          </w:divBdr>
        </w:div>
        <w:div w:id="1464693166">
          <w:marLeft w:val="640"/>
          <w:marRight w:val="0"/>
          <w:marTop w:val="0"/>
          <w:marBottom w:val="0"/>
          <w:divBdr>
            <w:top w:val="none" w:sz="0" w:space="0" w:color="auto"/>
            <w:left w:val="none" w:sz="0" w:space="0" w:color="auto"/>
            <w:bottom w:val="none" w:sz="0" w:space="0" w:color="auto"/>
            <w:right w:val="none" w:sz="0" w:space="0" w:color="auto"/>
          </w:divBdr>
        </w:div>
        <w:div w:id="1158813180">
          <w:marLeft w:val="640"/>
          <w:marRight w:val="0"/>
          <w:marTop w:val="0"/>
          <w:marBottom w:val="0"/>
          <w:divBdr>
            <w:top w:val="none" w:sz="0" w:space="0" w:color="auto"/>
            <w:left w:val="none" w:sz="0" w:space="0" w:color="auto"/>
            <w:bottom w:val="none" w:sz="0" w:space="0" w:color="auto"/>
            <w:right w:val="none" w:sz="0" w:space="0" w:color="auto"/>
          </w:divBdr>
        </w:div>
        <w:div w:id="1752460806">
          <w:marLeft w:val="640"/>
          <w:marRight w:val="0"/>
          <w:marTop w:val="0"/>
          <w:marBottom w:val="0"/>
          <w:divBdr>
            <w:top w:val="none" w:sz="0" w:space="0" w:color="auto"/>
            <w:left w:val="none" w:sz="0" w:space="0" w:color="auto"/>
            <w:bottom w:val="none" w:sz="0" w:space="0" w:color="auto"/>
            <w:right w:val="none" w:sz="0" w:space="0" w:color="auto"/>
          </w:divBdr>
        </w:div>
        <w:div w:id="285939995">
          <w:marLeft w:val="640"/>
          <w:marRight w:val="0"/>
          <w:marTop w:val="0"/>
          <w:marBottom w:val="0"/>
          <w:divBdr>
            <w:top w:val="none" w:sz="0" w:space="0" w:color="auto"/>
            <w:left w:val="none" w:sz="0" w:space="0" w:color="auto"/>
            <w:bottom w:val="none" w:sz="0" w:space="0" w:color="auto"/>
            <w:right w:val="none" w:sz="0" w:space="0" w:color="auto"/>
          </w:divBdr>
        </w:div>
        <w:div w:id="633681524">
          <w:marLeft w:val="640"/>
          <w:marRight w:val="0"/>
          <w:marTop w:val="0"/>
          <w:marBottom w:val="0"/>
          <w:divBdr>
            <w:top w:val="none" w:sz="0" w:space="0" w:color="auto"/>
            <w:left w:val="none" w:sz="0" w:space="0" w:color="auto"/>
            <w:bottom w:val="none" w:sz="0" w:space="0" w:color="auto"/>
            <w:right w:val="none" w:sz="0" w:space="0" w:color="auto"/>
          </w:divBdr>
        </w:div>
        <w:div w:id="510266641">
          <w:marLeft w:val="640"/>
          <w:marRight w:val="0"/>
          <w:marTop w:val="0"/>
          <w:marBottom w:val="0"/>
          <w:divBdr>
            <w:top w:val="none" w:sz="0" w:space="0" w:color="auto"/>
            <w:left w:val="none" w:sz="0" w:space="0" w:color="auto"/>
            <w:bottom w:val="none" w:sz="0" w:space="0" w:color="auto"/>
            <w:right w:val="none" w:sz="0" w:space="0" w:color="auto"/>
          </w:divBdr>
        </w:div>
        <w:div w:id="1082992363">
          <w:marLeft w:val="640"/>
          <w:marRight w:val="0"/>
          <w:marTop w:val="0"/>
          <w:marBottom w:val="0"/>
          <w:divBdr>
            <w:top w:val="none" w:sz="0" w:space="0" w:color="auto"/>
            <w:left w:val="none" w:sz="0" w:space="0" w:color="auto"/>
            <w:bottom w:val="none" w:sz="0" w:space="0" w:color="auto"/>
            <w:right w:val="none" w:sz="0" w:space="0" w:color="auto"/>
          </w:divBdr>
        </w:div>
        <w:div w:id="489441342">
          <w:marLeft w:val="640"/>
          <w:marRight w:val="0"/>
          <w:marTop w:val="0"/>
          <w:marBottom w:val="0"/>
          <w:divBdr>
            <w:top w:val="none" w:sz="0" w:space="0" w:color="auto"/>
            <w:left w:val="none" w:sz="0" w:space="0" w:color="auto"/>
            <w:bottom w:val="none" w:sz="0" w:space="0" w:color="auto"/>
            <w:right w:val="none" w:sz="0" w:space="0" w:color="auto"/>
          </w:divBdr>
        </w:div>
        <w:div w:id="206339718">
          <w:marLeft w:val="640"/>
          <w:marRight w:val="0"/>
          <w:marTop w:val="0"/>
          <w:marBottom w:val="0"/>
          <w:divBdr>
            <w:top w:val="none" w:sz="0" w:space="0" w:color="auto"/>
            <w:left w:val="none" w:sz="0" w:space="0" w:color="auto"/>
            <w:bottom w:val="none" w:sz="0" w:space="0" w:color="auto"/>
            <w:right w:val="none" w:sz="0" w:space="0" w:color="auto"/>
          </w:divBdr>
        </w:div>
        <w:div w:id="1991127290">
          <w:marLeft w:val="640"/>
          <w:marRight w:val="0"/>
          <w:marTop w:val="0"/>
          <w:marBottom w:val="0"/>
          <w:divBdr>
            <w:top w:val="none" w:sz="0" w:space="0" w:color="auto"/>
            <w:left w:val="none" w:sz="0" w:space="0" w:color="auto"/>
            <w:bottom w:val="none" w:sz="0" w:space="0" w:color="auto"/>
            <w:right w:val="none" w:sz="0" w:space="0" w:color="auto"/>
          </w:divBdr>
        </w:div>
        <w:div w:id="2126806656">
          <w:marLeft w:val="640"/>
          <w:marRight w:val="0"/>
          <w:marTop w:val="0"/>
          <w:marBottom w:val="0"/>
          <w:divBdr>
            <w:top w:val="none" w:sz="0" w:space="0" w:color="auto"/>
            <w:left w:val="none" w:sz="0" w:space="0" w:color="auto"/>
            <w:bottom w:val="none" w:sz="0" w:space="0" w:color="auto"/>
            <w:right w:val="none" w:sz="0" w:space="0" w:color="auto"/>
          </w:divBdr>
        </w:div>
        <w:div w:id="890652488">
          <w:marLeft w:val="640"/>
          <w:marRight w:val="0"/>
          <w:marTop w:val="0"/>
          <w:marBottom w:val="0"/>
          <w:divBdr>
            <w:top w:val="none" w:sz="0" w:space="0" w:color="auto"/>
            <w:left w:val="none" w:sz="0" w:space="0" w:color="auto"/>
            <w:bottom w:val="none" w:sz="0" w:space="0" w:color="auto"/>
            <w:right w:val="none" w:sz="0" w:space="0" w:color="auto"/>
          </w:divBdr>
        </w:div>
        <w:div w:id="563445461">
          <w:marLeft w:val="640"/>
          <w:marRight w:val="0"/>
          <w:marTop w:val="0"/>
          <w:marBottom w:val="0"/>
          <w:divBdr>
            <w:top w:val="none" w:sz="0" w:space="0" w:color="auto"/>
            <w:left w:val="none" w:sz="0" w:space="0" w:color="auto"/>
            <w:bottom w:val="none" w:sz="0" w:space="0" w:color="auto"/>
            <w:right w:val="none" w:sz="0" w:space="0" w:color="auto"/>
          </w:divBdr>
        </w:div>
        <w:div w:id="1620212708">
          <w:marLeft w:val="640"/>
          <w:marRight w:val="0"/>
          <w:marTop w:val="0"/>
          <w:marBottom w:val="0"/>
          <w:divBdr>
            <w:top w:val="none" w:sz="0" w:space="0" w:color="auto"/>
            <w:left w:val="none" w:sz="0" w:space="0" w:color="auto"/>
            <w:bottom w:val="none" w:sz="0" w:space="0" w:color="auto"/>
            <w:right w:val="none" w:sz="0" w:space="0" w:color="auto"/>
          </w:divBdr>
        </w:div>
        <w:div w:id="22750129">
          <w:marLeft w:val="640"/>
          <w:marRight w:val="0"/>
          <w:marTop w:val="0"/>
          <w:marBottom w:val="0"/>
          <w:divBdr>
            <w:top w:val="none" w:sz="0" w:space="0" w:color="auto"/>
            <w:left w:val="none" w:sz="0" w:space="0" w:color="auto"/>
            <w:bottom w:val="none" w:sz="0" w:space="0" w:color="auto"/>
            <w:right w:val="none" w:sz="0" w:space="0" w:color="auto"/>
          </w:divBdr>
        </w:div>
        <w:div w:id="1175463292">
          <w:marLeft w:val="640"/>
          <w:marRight w:val="0"/>
          <w:marTop w:val="0"/>
          <w:marBottom w:val="0"/>
          <w:divBdr>
            <w:top w:val="none" w:sz="0" w:space="0" w:color="auto"/>
            <w:left w:val="none" w:sz="0" w:space="0" w:color="auto"/>
            <w:bottom w:val="none" w:sz="0" w:space="0" w:color="auto"/>
            <w:right w:val="none" w:sz="0" w:space="0" w:color="auto"/>
          </w:divBdr>
        </w:div>
        <w:div w:id="513694789">
          <w:marLeft w:val="640"/>
          <w:marRight w:val="0"/>
          <w:marTop w:val="0"/>
          <w:marBottom w:val="0"/>
          <w:divBdr>
            <w:top w:val="none" w:sz="0" w:space="0" w:color="auto"/>
            <w:left w:val="none" w:sz="0" w:space="0" w:color="auto"/>
            <w:bottom w:val="none" w:sz="0" w:space="0" w:color="auto"/>
            <w:right w:val="none" w:sz="0" w:space="0" w:color="auto"/>
          </w:divBdr>
        </w:div>
        <w:div w:id="1857882053">
          <w:marLeft w:val="640"/>
          <w:marRight w:val="0"/>
          <w:marTop w:val="0"/>
          <w:marBottom w:val="0"/>
          <w:divBdr>
            <w:top w:val="none" w:sz="0" w:space="0" w:color="auto"/>
            <w:left w:val="none" w:sz="0" w:space="0" w:color="auto"/>
            <w:bottom w:val="none" w:sz="0" w:space="0" w:color="auto"/>
            <w:right w:val="none" w:sz="0" w:space="0" w:color="auto"/>
          </w:divBdr>
        </w:div>
        <w:div w:id="413550745">
          <w:marLeft w:val="640"/>
          <w:marRight w:val="0"/>
          <w:marTop w:val="0"/>
          <w:marBottom w:val="0"/>
          <w:divBdr>
            <w:top w:val="none" w:sz="0" w:space="0" w:color="auto"/>
            <w:left w:val="none" w:sz="0" w:space="0" w:color="auto"/>
            <w:bottom w:val="none" w:sz="0" w:space="0" w:color="auto"/>
            <w:right w:val="none" w:sz="0" w:space="0" w:color="auto"/>
          </w:divBdr>
        </w:div>
        <w:div w:id="1034962936">
          <w:marLeft w:val="640"/>
          <w:marRight w:val="0"/>
          <w:marTop w:val="0"/>
          <w:marBottom w:val="0"/>
          <w:divBdr>
            <w:top w:val="none" w:sz="0" w:space="0" w:color="auto"/>
            <w:left w:val="none" w:sz="0" w:space="0" w:color="auto"/>
            <w:bottom w:val="none" w:sz="0" w:space="0" w:color="auto"/>
            <w:right w:val="none" w:sz="0" w:space="0" w:color="auto"/>
          </w:divBdr>
        </w:div>
        <w:div w:id="89204175">
          <w:marLeft w:val="640"/>
          <w:marRight w:val="0"/>
          <w:marTop w:val="0"/>
          <w:marBottom w:val="0"/>
          <w:divBdr>
            <w:top w:val="none" w:sz="0" w:space="0" w:color="auto"/>
            <w:left w:val="none" w:sz="0" w:space="0" w:color="auto"/>
            <w:bottom w:val="none" w:sz="0" w:space="0" w:color="auto"/>
            <w:right w:val="none" w:sz="0" w:space="0" w:color="auto"/>
          </w:divBdr>
        </w:div>
        <w:div w:id="171727125">
          <w:marLeft w:val="640"/>
          <w:marRight w:val="0"/>
          <w:marTop w:val="0"/>
          <w:marBottom w:val="0"/>
          <w:divBdr>
            <w:top w:val="none" w:sz="0" w:space="0" w:color="auto"/>
            <w:left w:val="none" w:sz="0" w:space="0" w:color="auto"/>
            <w:bottom w:val="none" w:sz="0" w:space="0" w:color="auto"/>
            <w:right w:val="none" w:sz="0" w:space="0" w:color="auto"/>
          </w:divBdr>
        </w:div>
        <w:div w:id="775708497">
          <w:marLeft w:val="640"/>
          <w:marRight w:val="0"/>
          <w:marTop w:val="0"/>
          <w:marBottom w:val="0"/>
          <w:divBdr>
            <w:top w:val="none" w:sz="0" w:space="0" w:color="auto"/>
            <w:left w:val="none" w:sz="0" w:space="0" w:color="auto"/>
            <w:bottom w:val="none" w:sz="0" w:space="0" w:color="auto"/>
            <w:right w:val="none" w:sz="0" w:space="0" w:color="auto"/>
          </w:divBdr>
        </w:div>
        <w:div w:id="1430152537">
          <w:marLeft w:val="640"/>
          <w:marRight w:val="0"/>
          <w:marTop w:val="0"/>
          <w:marBottom w:val="0"/>
          <w:divBdr>
            <w:top w:val="none" w:sz="0" w:space="0" w:color="auto"/>
            <w:left w:val="none" w:sz="0" w:space="0" w:color="auto"/>
            <w:bottom w:val="none" w:sz="0" w:space="0" w:color="auto"/>
            <w:right w:val="none" w:sz="0" w:space="0" w:color="auto"/>
          </w:divBdr>
        </w:div>
        <w:div w:id="1022166063">
          <w:marLeft w:val="640"/>
          <w:marRight w:val="0"/>
          <w:marTop w:val="0"/>
          <w:marBottom w:val="0"/>
          <w:divBdr>
            <w:top w:val="none" w:sz="0" w:space="0" w:color="auto"/>
            <w:left w:val="none" w:sz="0" w:space="0" w:color="auto"/>
            <w:bottom w:val="none" w:sz="0" w:space="0" w:color="auto"/>
            <w:right w:val="none" w:sz="0" w:space="0" w:color="auto"/>
          </w:divBdr>
        </w:div>
        <w:div w:id="2005474491">
          <w:marLeft w:val="640"/>
          <w:marRight w:val="0"/>
          <w:marTop w:val="0"/>
          <w:marBottom w:val="0"/>
          <w:divBdr>
            <w:top w:val="none" w:sz="0" w:space="0" w:color="auto"/>
            <w:left w:val="none" w:sz="0" w:space="0" w:color="auto"/>
            <w:bottom w:val="none" w:sz="0" w:space="0" w:color="auto"/>
            <w:right w:val="none" w:sz="0" w:space="0" w:color="auto"/>
          </w:divBdr>
        </w:div>
        <w:div w:id="1272929633">
          <w:marLeft w:val="640"/>
          <w:marRight w:val="0"/>
          <w:marTop w:val="0"/>
          <w:marBottom w:val="0"/>
          <w:divBdr>
            <w:top w:val="none" w:sz="0" w:space="0" w:color="auto"/>
            <w:left w:val="none" w:sz="0" w:space="0" w:color="auto"/>
            <w:bottom w:val="none" w:sz="0" w:space="0" w:color="auto"/>
            <w:right w:val="none" w:sz="0" w:space="0" w:color="auto"/>
          </w:divBdr>
        </w:div>
        <w:div w:id="2108648157">
          <w:marLeft w:val="640"/>
          <w:marRight w:val="0"/>
          <w:marTop w:val="0"/>
          <w:marBottom w:val="0"/>
          <w:divBdr>
            <w:top w:val="none" w:sz="0" w:space="0" w:color="auto"/>
            <w:left w:val="none" w:sz="0" w:space="0" w:color="auto"/>
            <w:bottom w:val="none" w:sz="0" w:space="0" w:color="auto"/>
            <w:right w:val="none" w:sz="0" w:space="0" w:color="auto"/>
          </w:divBdr>
        </w:div>
        <w:div w:id="1204749604">
          <w:marLeft w:val="640"/>
          <w:marRight w:val="0"/>
          <w:marTop w:val="0"/>
          <w:marBottom w:val="0"/>
          <w:divBdr>
            <w:top w:val="none" w:sz="0" w:space="0" w:color="auto"/>
            <w:left w:val="none" w:sz="0" w:space="0" w:color="auto"/>
            <w:bottom w:val="none" w:sz="0" w:space="0" w:color="auto"/>
            <w:right w:val="none" w:sz="0" w:space="0" w:color="auto"/>
          </w:divBdr>
        </w:div>
        <w:div w:id="1261524879">
          <w:marLeft w:val="640"/>
          <w:marRight w:val="0"/>
          <w:marTop w:val="0"/>
          <w:marBottom w:val="0"/>
          <w:divBdr>
            <w:top w:val="none" w:sz="0" w:space="0" w:color="auto"/>
            <w:left w:val="none" w:sz="0" w:space="0" w:color="auto"/>
            <w:bottom w:val="none" w:sz="0" w:space="0" w:color="auto"/>
            <w:right w:val="none" w:sz="0" w:space="0" w:color="auto"/>
          </w:divBdr>
        </w:div>
        <w:div w:id="638851008">
          <w:marLeft w:val="640"/>
          <w:marRight w:val="0"/>
          <w:marTop w:val="0"/>
          <w:marBottom w:val="0"/>
          <w:divBdr>
            <w:top w:val="none" w:sz="0" w:space="0" w:color="auto"/>
            <w:left w:val="none" w:sz="0" w:space="0" w:color="auto"/>
            <w:bottom w:val="none" w:sz="0" w:space="0" w:color="auto"/>
            <w:right w:val="none" w:sz="0" w:space="0" w:color="auto"/>
          </w:divBdr>
        </w:div>
        <w:div w:id="761491554">
          <w:marLeft w:val="640"/>
          <w:marRight w:val="0"/>
          <w:marTop w:val="0"/>
          <w:marBottom w:val="0"/>
          <w:divBdr>
            <w:top w:val="none" w:sz="0" w:space="0" w:color="auto"/>
            <w:left w:val="none" w:sz="0" w:space="0" w:color="auto"/>
            <w:bottom w:val="none" w:sz="0" w:space="0" w:color="auto"/>
            <w:right w:val="none" w:sz="0" w:space="0" w:color="auto"/>
          </w:divBdr>
        </w:div>
        <w:div w:id="2015525723">
          <w:marLeft w:val="640"/>
          <w:marRight w:val="0"/>
          <w:marTop w:val="0"/>
          <w:marBottom w:val="0"/>
          <w:divBdr>
            <w:top w:val="none" w:sz="0" w:space="0" w:color="auto"/>
            <w:left w:val="none" w:sz="0" w:space="0" w:color="auto"/>
            <w:bottom w:val="none" w:sz="0" w:space="0" w:color="auto"/>
            <w:right w:val="none" w:sz="0" w:space="0" w:color="auto"/>
          </w:divBdr>
        </w:div>
        <w:div w:id="67534680">
          <w:marLeft w:val="640"/>
          <w:marRight w:val="0"/>
          <w:marTop w:val="0"/>
          <w:marBottom w:val="0"/>
          <w:divBdr>
            <w:top w:val="none" w:sz="0" w:space="0" w:color="auto"/>
            <w:left w:val="none" w:sz="0" w:space="0" w:color="auto"/>
            <w:bottom w:val="none" w:sz="0" w:space="0" w:color="auto"/>
            <w:right w:val="none" w:sz="0" w:space="0" w:color="auto"/>
          </w:divBdr>
        </w:div>
        <w:div w:id="322315936">
          <w:marLeft w:val="640"/>
          <w:marRight w:val="0"/>
          <w:marTop w:val="0"/>
          <w:marBottom w:val="0"/>
          <w:divBdr>
            <w:top w:val="none" w:sz="0" w:space="0" w:color="auto"/>
            <w:left w:val="none" w:sz="0" w:space="0" w:color="auto"/>
            <w:bottom w:val="none" w:sz="0" w:space="0" w:color="auto"/>
            <w:right w:val="none" w:sz="0" w:space="0" w:color="auto"/>
          </w:divBdr>
        </w:div>
        <w:div w:id="1312559736">
          <w:marLeft w:val="640"/>
          <w:marRight w:val="0"/>
          <w:marTop w:val="0"/>
          <w:marBottom w:val="0"/>
          <w:divBdr>
            <w:top w:val="none" w:sz="0" w:space="0" w:color="auto"/>
            <w:left w:val="none" w:sz="0" w:space="0" w:color="auto"/>
            <w:bottom w:val="none" w:sz="0" w:space="0" w:color="auto"/>
            <w:right w:val="none" w:sz="0" w:space="0" w:color="auto"/>
          </w:divBdr>
        </w:div>
        <w:div w:id="30351291">
          <w:marLeft w:val="640"/>
          <w:marRight w:val="0"/>
          <w:marTop w:val="0"/>
          <w:marBottom w:val="0"/>
          <w:divBdr>
            <w:top w:val="none" w:sz="0" w:space="0" w:color="auto"/>
            <w:left w:val="none" w:sz="0" w:space="0" w:color="auto"/>
            <w:bottom w:val="none" w:sz="0" w:space="0" w:color="auto"/>
            <w:right w:val="none" w:sz="0" w:space="0" w:color="auto"/>
          </w:divBdr>
        </w:div>
        <w:div w:id="1641110976">
          <w:marLeft w:val="640"/>
          <w:marRight w:val="0"/>
          <w:marTop w:val="0"/>
          <w:marBottom w:val="0"/>
          <w:divBdr>
            <w:top w:val="none" w:sz="0" w:space="0" w:color="auto"/>
            <w:left w:val="none" w:sz="0" w:space="0" w:color="auto"/>
            <w:bottom w:val="none" w:sz="0" w:space="0" w:color="auto"/>
            <w:right w:val="none" w:sz="0" w:space="0" w:color="auto"/>
          </w:divBdr>
        </w:div>
        <w:div w:id="653530978">
          <w:marLeft w:val="640"/>
          <w:marRight w:val="0"/>
          <w:marTop w:val="0"/>
          <w:marBottom w:val="0"/>
          <w:divBdr>
            <w:top w:val="none" w:sz="0" w:space="0" w:color="auto"/>
            <w:left w:val="none" w:sz="0" w:space="0" w:color="auto"/>
            <w:bottom w:val="none" w:sz="0" w:space="0" w:color="auto"/>
            <w:right w:val="none" w:sz="0" w:space="0" w:color="auto"/>
          </w:divBdr>
        </w:div>
        <w:div w:id="649477761">
          <w:marLeft w:val="640"/>
          <w:marRight w:val="0"/>
          <w:marTop w:val="0"/>
          <w:marBottom w:val="0"/>
          <w:divBdr>
            <w:top w:val="none" w:sz="0" w:space="0" w:color="auto"/>
            <w:left w:val="none" w:sz="0" w:space="0" w:color="auto"/>
            <w:bottom w:val="none" w:sz="0" w:space="0" w:color="auto"/>
            <w:right w:val="none" w:sz="0" w:space="0" w:color="auto"/>
          </w:divBdr>
        </w:div>
        <w:div w:id="106315557">
          <w:marLeft w:val="640"/>
          <w:marRight w:val="0"/>
          <w:marTop w:val="0"/>
          <w:marBottom w:val="0"/>
          <w:divBdr>
            <w:top w:val="none" w:sz="0" w:space="0" w:color="auto"/>
            <w:left w:val="none" w:sz="0" w:space="0" w:color="auto"/>
            <w:bottom w:val="none" w:sz="0" w:space="0" w:color="auto"/>
            <w:right w:val="none" w:sz="0" w:space="0" w:color="auto"/>
          </w:divBdr>
        </w:div>
        <w:div w:id="2101020433">
          <w:marLeft w:val="640"/>
          <w:marRight w:val="0"/>
          <w:marTop w:val="0"/>
          <w:marBottom w:val="0"/>
          <w:divBdr>
            <w:top w:val="none" w:sz="0" w:space="0" w:color="auto"/>
            <w:left w:val="none" w:sz="0" w:space="0" w:color="auto"/>
            <w:bottom w:val="none" w:sz="0" w:space="0" w:color="auto"/>
            <w:right w:val="none" w:sz="0" w:space="0" w:color="auto"/>
          </w:divBdr>
        </w:div>
        <w:div w:id="393116705">
          <w:marLeft w:val="640"/>
          <w:marRight w:val="0"/>
          <w:marTop w:val="0"/>
          <w:marBottom w:val="0"/>
          <w:divBdr>
            <w:top w:val="none" w:sz="0" w:space="0" w:color="auto"/>
            <w:left w:val="none" w:sz="0" w:space="0" w:color="auto"/>
            <w:bottom w:val="none" w:sz="0" w:space="0" w:color="auto"/>
            <w:right w:val="none" w:sz="0" w:space="0" w:color="auto"/>
          </w:divBdr>
        </w:div>
        <w:div w:id="410810568">
          <w:marLeft w:val="640"/>
          <w:marRight w:val="0"/>
          <w:marTop w:val="0"/>
          <w:marBottom w:val="0"/>
          <w:divBdr>
            <w:top w:val="none" w:sz="0" w:space="0" w:color="auto"/>
            <w:left w:val="none" w:sz="0" w:space="0" w:color="auto"/>
            <w:bottom w:val="none" w:sz="0" w:space="0" w:color="auto"/>
            <w:right w:val="none" w:sz="0" w:space="0" w:color="auto"/>
          </w:divBdr>
        </w:div>
        <w:div w:id="864446471">
          <w:marLeft w:val="640"/>
          <w:marRight w:val="0"/>
          <w:marTop w:val="0"/>
          <w:marBottom w:val="0"/>
          <w:divBdr>
            <w:top w:val="none" w:sz="0" w:space="0" w:color="auto"/>
            <w:left w:val="none" w:sz="0" w:space="0" w:color="auto"/>
            <w:bottom w:val="none" w:sz="0" w:space="0" w:color="auto"/>
            <w:right w:val="none" w:sz="0" w:space="0" w:color="auto"/>
          </w:divBdr>
        </w:div>
        <w:div w:id="1906522647">
          <w:marLeft w:val="640"/>
          <w:marRight w:val="0"/>
          <w:marTop w:val="0"/>
          <w:marBottom w:val="0"/>
          <w:divBdr>
            <w:top w:val="none" w:sz="0" w:space="0" w:color="auto"/>
            <w:left w:val="none" w:sz="0" w:space="0" w:color="auto"/>
            <w:bottom w:val="none" w:sz="0" w:space="0" w:color="auto"/>
            <w:right w:val="none" w:sz="0" w:space="0" w:color="auto"/>
          </w:divBdr>
        </w:div>
        <w:div w:id="774985835">
          <w:marLeft w:val="640"/>
          <w:marRight w:val="0"/>
          <w:marTop w:val="0"/>
          <w:marBottom w:val="0"/>
          <w:divBdr>
            <w:top w:val="none" w:sz="0" w:space="0" w:color="auto"/>
            <w:left w:val="none" w:sz="0" w:space="0" w:color="auto"/>
            <w:bottom w:val="none" w:sz="0" w:space="0" w:color="auto"/>
            <w:right w:val="none" w:sz="0" w:space="0" w:color="auto"/>
          </w:divBdr>
        </w:div>
        <w:div w:id="681129457">
          <w:marLeft w:val="640"/>
          <w:marRight w:val="0"/>
          <w:marTop w:val="0"/>
          <w:marBottom w:val="0"/>
          <w:divBdr>
            <w:top w:val="none" w:sz="0" w:space="0" w:color="auto"/>
            <w:left w:val="none" w:sz="0" w:space="0" w:color="auto"/>
            <w:bottom w:val="none" w:sz="0" w:space="0" w:color="auto"/>
            <w:right w:val="none" w:sz="0" w:space="0" w:color="auto"/>
          </w:divBdr>
        </w:div>
        <w:div w:id="1769501825">
          <w:marLeft w:val="640"/>
          <w:marRight w:val="0"/>
          <w:marTop w:val="0"/>
          <w:marBottom w:val="0"/>
          <w:divBdr>
            <w:top w:val="none" w:sz="0" w:space="0" w:color="auto"/>
            <w:left w:val="none" w:sz="0" w:space="0" w:color="auto"/>
            <w:bottom w:val="none" w:sz="0" w:space="0" w:color="auto"/>
            <w:right w:val="none" w:sz="0" w:space="0" w:color="auto"/>
          </w:divBdr>
        </w:div>
        <w:div w:id="762262327">
          <w:marLeft w:val="640"/>
          <w:marRight w:val="0"/>
          <w:marTop w:val="0"/>
          <w:marBottom w:val="0"/>
          <w:divBdr>
            <w:top w:val="none" w:sz="0" w:space="0" w:color="auto"/>
            <w:left w:val="none" w:sz="0" w:space="0" w:color="auto"/>
            <w:bottom w:val="none" w:sz="0" w:space="0" w:color="auto"/>
            <w:right w:val="none" w:sz="0" w:space="0" w:color="auto"/>
          </w:divBdr>
        </w:div>
        <w:div w:id="1860927200">
          <w:marLeft w:val="640"/>
          <w:marRight w:val="0"/>
          <w:marTop w:val="0"/>
          <w:marBottom w:val="0"/>
          <w:divBdr>
            <w:top w:val="none" w:sz="0" w:space="0" w:color="auto"/>
            <w:left w:val="none" w:sz="0" w:space="0" w:color="auto"/>
            <w:bottom w:val="none" w:sz="0" w:space="0" w:color="auto"/>
            <w:right w:val="none" w:sz="0" w:space="0" w:color="auto"/>
          </w:divBdr>
        </w:div>
        <w:div w:id="106778502">
          <w:marLeft w:val="640"/>
          <w:marRight w:val="0"/>
          <w:marTop w:val="0"/>
          <w:marBottom w:val="0"/>
          <w:divBdr>
            <w:top w:val="none" w:sz="0" w:space="0" w:color="auto"/>
            <w:left w:val="none" w:sz="0" w:space="0" w:color="auto"/>
            <w:bottom w:val="none" w:sz="0" w:space="0" w:color="auto"/>
            <w:right w:val="none" w:sz="0" w:space="0" w:color="auto"/>
          </w:divBdr>
        </w:div>
        <w:div w:id="1567765443">
          <w:marLeft w:val="640"/>
          <w:marRight w:val="0"/>
          <w:marTop w:val="0"/>
          <w:marBottom w:val="0"/>
          <w:divBdr>
            <w:top w:val="none" w:sz="0" w:space="0" w:color="auto"/>
            <w:left w:val="none" w:sz="0" w:space="0" w:color="auto"/>
            <w:bottom w:val="none" w:sz="0" w:space="0" w:color="auto"/>
            <w:right w:val="none" w:sz="0" w:space="0" w:color="auto"/>
          </w:divBdr>
        </w:div>
        <w:div w:id="1612786508">
          <w:marLeft w:val="640"/>
          <w:marRight w:val="0"/>
          <w:marTop w:val="0"/>
          <w:marBottom w:val="0"/>
          <w:divBdr>
            <w:top w:val="none" w:sz="0" w:space="0" w:color="auto"/>
            <w:left w:val="none" w:sz="0" w:space="0" w:color="auto"/>
            <w:bottom w:val="none" w:sz="0" w:space="0" w:color="auto"/>
            <w:right w:val="none" w:sz="0" w:space="0" w:color="auto"/>
          </w:divBdr>
        </w:div>
        <w:div w:id="418525272">
          <w:marLeft w:val="640"/>
          <w:marRight w:val="0"/>
          <w:marTop w:val="0"/>
          <w:marBottom w:val="0"/>
          <w:divBdr>
            <w:top w:val="none" w:sz="0" w:space="0" w:color="auto"/>
            <w:left w:val="none" w:sz="0" w:space="0" w:color="auto"/>
            <w:bottom w:val="none" w:sz="0" w:space="0" w:color="auto"/>
            <w:right w:val="none" w:sz="0" w:space="0" w:color="auto"/>
          </w:divBdr>
        </w:div>
        <w:div w:id="1068920513">
          <w:marLeft w:val="640"/>
          <w:marRight w:val="0"/>
          <w:marTop w:val="0"/>
          <w:marBottom w:val="0"/>
          <w:divBdr>
            <w:top w:val="none" w:sz="0" w:space="0" w:color="auto"/>
            <w:left w:val="none" w:sz="0" w:space="0" w:color="auto"/>
            <w:bottom w:val="none" w:sz="0" w:space="0" w:color="auto"/>
            <w:right w:val="none" w:sz="0" w:space="0" w:color="auto"/>
          </w:divBdr>
        </w:div>
        <w:div w:id="2036494057">
          <w:marLeft w:val="640"/>
          <w:marRight w:val="0"/>
          <w:marTop w:val="0"/>
          <w:marBottom w:val="0"/>
          <w:divBdr>
            <w:top w:val="none" w:sz="0" w:space="0" w:color="auto"/>
            <w:left w:val="none" w:sz="0" w:space="0" w:color="auto"/>
            <w:bottom w:val="none" w:sz="0" w:space="0" w:color="auto"/>
            <w:right w:val="none" w:sz="0" w:space="0" w:color="auto"/>
          </w:divBdr>
        </w:div>
        <w:div w:id="8335083">
          <w:marLeft w:val="640"/>
          <w:marRight w:val="0"/>
          <w:marTop w:val="0"/>
          <w:marBottom w:val="0"/>
          <w:divBdr>
            <w:top w:val="none" w:sz="0" w:space="0" w:color="auto"/>
            <w:left w:val="none" w:sz="0" w:space="0" w:color="auto"/>
            <w:bottom w:val="none" w:sz="0" w:space="0" w:color="auto"/>
            <w:right w:val="none" w:sz="0" w:space="0" w:color="auto"/>
          </w:divBdr>
        </w:div>
        <w:div w:id="358242819">
          <w:marLeft w:val="640"/>
          <w:marRight w:val="0"/>
          <w:marTop w:val="0"/>
          <w:marBottom w:val="0"/>
          <w:divBdr>
            <w:top w:val="none" w:sz="0" w:space="0" w:color="auto"/>
            <w:left w:val="none" w:sz="0" w:space="0" w:color="auto"/>
            <w:bottom w:val="none" w:sz="0" w:space="0" w:color="auto"/>
            <w:right w:val="none" w:sz="0" w:space="0" w:color="auto"/>
          </w:divBdr>
        </w:div>
        <w:div w:id="909845861">
          <w:marLeft w:val="640"/>
          <w:marRight w:val="0"/>
          <w:marTop w:val="0"/>
          <w:marBottom w:val="0"/>
          <w:divBdr>
            <w:top w:val="none" w:sz="0" w:space="0" w:color="auto"/>
            <w:left w:val="none" w:sz="0" w:space="0" w:color="auto"/>
            <w:bottom w:val="none" w:sz="0" w:space="0" w:color="auto"/>
            <w:right w:val="none" w:sz="0" w:space="0" w:color="auto"/>
          </w:divBdr>
        </w:div>
        <w:div w:id="758142858">
          <w:marLeft w:val="640"/>
          <w:marRight w:val="0"/>
          <w:marTop w:val="0"/>
          <w:marBottom w:val="0"/>
          <w:divBdr>
            <w:top w:val="none" w:sz="0" w:space="0" w:color="auto"/>
            <w:left w:val="none" w:sz="0" w:space="0" w:color="auto"/>
            <w:bottom w:val="none" w:sz="0" w:space="0" w:color="auto"/>
            <w:right w:val="none" w:sz="0" w:space="0" w:color="auto"/>
          </w:divBdr>
        </w:div>
        <w:div w:id="1878394395">
          <w:marLeft w:val="640"/>
          <w:marRight w:val="0"/>
          <w:marTop w:val="0"/>
          <w:marBottom w:val="0"/>
          <w:divBdr>
            <w:top w:val="none" w:sz="0" w:space="0" w:color="auto"/>
            <w:left w:val="none" w:sz="0" w:space="0" w:color="auto"/>
            <w:bottom w:val="none" w:sz="0" w:space="0" w:color="auto"/>
            <w:right w:val="none" w:sz="0" w:space="0" w:color="auto"/>
          </w:divBdr>
        </w:div>
        <w:div w:id="1324966910">
          <w:marLeft w:val="640"/>
          <w:marRight w:val="0"/>
          <w:marTop w:val="0"/>
          <w:marBottom w:val="0"/>
          <w:divBdr>
            <w:top w:val="none" w:sz="0" w:space="0" w:color="auto"/>
            <w:left w:val="none" w:sz="0" w:space="0" w:color="auto"/>
            <w:bottom w:val="none" w:sz="0" w:space="0" w:color="auto"/>
            <w:right w:val="none" w:sz="0" w:space="0" w:color="auto"/>
          </w:divBdr>
        </w:div>
        <w:div w:id="985352244">
          <w:marLeft w:val="640"/>
          <w:marRight w:val="0"/>
          <w:marTop w:val="0"/>
          <w:marBottom w:val="0"/>
          <w:divBdr>
            <w:top w:val="none" w:sz="0" w:space="0" w:color="auto"/>
            <w:left w:val="none" w:sz="0" w:space="0" w:color="auto"/>
            <w:bottom w:val="none" w:sz="0" w:space="0" w:color="auto"/>
            <w:right w:val="none" w:sz="0" w:space="0" w:color="auto"/>
          </w:divBdr>
        </w:div>
        <w:div w:id="162749492">
          <w:marLeft w:val="640"/>
          <w:marRight w:val="0"/>
          <w:marTop w:val="0"/>
          <w:marBottom w:val="0"/>
          <w:divBdr>
            <w:top w:val="none" w:sz="0" w:space="0" w:color="auto"/>
            <w:left w:val="none" w:sz="0" w:space="0" w:color="auto"/>
            <w:bottom w:val="none" w:sz="0" w:space="0" w:color="auto"/>
            <w:right w:val="none" w:sz="0" w:space="0" w:color="auto"/>
          </w:divBdr>
        </w:div>
        <w:div w:id="1499232209">
          <w:marLeft w:val="640"/>
          <w:marRight w:val="0"/>
          <w:marTop w:val="0"/>
          <w:marBottom w:val="0"/>
          <w:divBdr>
            <w:top w:val="none" w:sz="0" w:space="0" w:color="auto"/>
            <w:left w:val="none" w:sz="0" w:space="0" w:color="auto"/>
            <w:bottom w:val="none" w:sz="0" w:space="0" w:color="auto"/>
            <w:right w:val="none" w:sz="0" w:space="0" w:color="auto"/>
          </w:divBdr>
        </w:div>
        <w:div w:id="1245191504">
          <w:marLeft w:val="640"/>
          <w:marRight w:val="0"/>
          <w:marTop w:val="0"/>
          <w:marBottom w:val="0"/>
          <w:divBdr>
            <w:top w:val="none" w:sz="0" w:space="0" w:color="auto"/>
            <w:left w:val="none" w:sz="0" w:space="0" w:color="auto"/>
            <w:bottom w:val="none" w:sz="0" w:space="0" w:color="auto"/>
            <w:right w:val="none" w:sz="0" w:space="0" w:color="auto"/>
          </w:divBdr>
        </w:div>
        <w:div w:id="132410352">
          <w:marLeft w:val="640"/>
          <w:marRight w:val="0"/>
          <w:marTop w:val="0"/>
          <w:marBottom w:val="0"/>
          <w:divBdr>
            <w:top w:val="none" w:sz="0" w:space="0" w:color="auto"/>
            <w:left w:val="none" w:sz="0" w:space="0" w:color="auto"/>
            <w:bottom w:val="none" w:sz="0" w:space="0" w:color="auto"/>
            <w:right w:val="none" w:sz="0" w:space="0" w:color="auto"/>
          </w:divBdr>
        </w:div>
        <w:div w:id="249244493">
          <w:marLeft w:val="640"/>
          <w:marRight w:val="0"/>
          <w:marTop w:val="0"/>
          <w:marBottom w:val="0"/>
          <w:divBdr>
            <w:top w:val="none" w:sz="0" w:space="0" w:color="auto"/>
            <w:left w:val="none" w:sz="0" w:space="0" w:color="auto"/>
            <w:bottom w:val="none" w:sz="0" w:space="0" w:color="auto"/>
            <w:right w:val="none" w:sz="0" w:space="0" w:color="auto"/>
          </w:divBdr>
        </w:div>
        <w:div w:id="922837754">
          <w:marLeft w:val="640"/>
          <w:marRight w:val="0"/>
          <w:marTop w:val="0"/>
          <w:marBottom w:val="0"/>
          <w:divBdr>
            <w:top w:val="none" w:sz="0" w:space="0" w:color="auto"/>
            <w:left w:val="none" w:sz="0" w:space="0" w:color="auto"/>
            <w:bottom w:val="none" w:sz="0" w:space="0" w:color="auto"/>
            <w:right w:val="none" w:sz="0" w:space="0" w:color="auto"/>
          </w:divBdr>
        </w:div>
        <w:div w:id="1215586480">
          <w:marLeft w:val="640"/>
          <w:marRight w:val="0"/>
          <w:marTop w:val="0"/>
          <w:marBottom w:val="0"/>
          <w:divBdr>
            <w:top w:val="none" w:sz="0" w:space="0" w:color="auto"/>
            <w:left w:val="none" w:sz="0" w:space="0" w:color="auto"/>
            <w:bottom w:val="none" w:sz="0" w:space="0" w:color="auto"/>
            <w:right w:val="none" w:sz="0" w:space="0" w:color="auto"/>
          </w:divBdr>
        </w:div>
        <w:div w:id="1979071771">
          <w:marLeft w:val="640"/>
          <w:marRight w:val="0"/>
          <w:marTop w:val="0"/>
          <w:marBottom w:val="0"/>
          <w:divBdr>
            <w:top w:val="none" w:sz="0" w:space="0" w:color="auto"/>
            <w:left w:val="none" w:sz="0" w:space="0" w:color="auto"/>
            <w:bottom w:val="none" w:sz="0" w:space="0" w:color="auto"/>
            <w:right w:val="none" w:sz="0" w:space="0" w:color="auto"/>
          </w:divBdr>
        </w:div>
        <w:div w:id="1465194631">
          <w:marLeft w:val="640"/>
          <w:marRight w:val="0"/>
          <w:marTop w:val="0"/>
          <w:marBottom w:val="0"/>
          <w:divBdr>
            <w:top w:val="none" w:sz="0" w:space="0" w:color="auto"/>
            <w:left w:val="none" w:sz="0" w:space="0" w:color="auto"/>
            <w:bottom w:val="none" w:sz="0" w:space="0" w:color="auto"/>
            <w:right w:val="none" w:sz="0" w:space="0" w:color="auto"/>
          </w:divBdr>
        </w:div>
        <w:div w:id="1960640654">
          <w:marLeft w:val="640"/>
          <w:marRight w:val="0"/>
          <w:marTop w:val="0"/>
          <w:marBottom w:val="0"/>
          <w:divBdr>
            <w:top w:val="none" w:sz="0" w:space="0" w:color="auto"/>
            <w:left w:val="none" w:sz="0" w:space="0" w:color="auto"/>
            <w:bottom w:val="none" w:sz="0" w:space="0" w:color="auto"/>
            <w:right w:val="none" w:sz="0" w:space="0" w:color="auto"/>
          </w:divBdr>
        </w:div>
        <w:div w:id="1160656572">
          <w:marLeft w:val="640"/>
          <w:marRight w:val="0"/>
          <w:marTop w:val="0"/>
          <w:marBottom w:val="0"/>
          <w:divBdr>
            <w:top w:val="none" w:sz="0" w:space="0" w:color="auto"/>
            <w:left w:val="none" w:sz="0" w:space="0" w:color="auto"/>
            <w:bottom w:val="none" w:sz="0" w:space="0" w:color="auto"/>
            <w:right w:val="none" w:sz="0" w:space="0" w:color="auto"/>
          </w:divBdr>
        </w:div>
        <w:div w:id="1787233325">
          <w:marLeft w:val="640"/>
          <w:marRight w:val="0"/>
          <w:marTop w:val="0"/>
          <w:marBottom w:val="0"/>
          <w:divBdr>
            <w:top w:val="none" w:sz="0" w:space="0" w:color="auto"/>
            <w:left w:val="none" w:sz="0" w:space="0" w:color="auto"/>
            <w:bottom w:val="none" w:sz="0" w:space="0" w:color="auto"/>
            <w:right w:val="none" w:sz="0" w:space="0" w:color="auto"/>
          </w:divBdr>
        </w:div>
        <w:div w:id="709570750">
          <w:marLeft w:val="640"/>
          <w:marRight w:val="0"/>
          <w:marTop w:val="0"/>
          <w:marBottom w:val="0"/>
          <w:divBdr>
            <w:top w:val="none" w:sz="0" w:space="0" w:color="auto"/>
            <w:left w:val="none" w:sz="0" w:space="0" w:color="auto"/>
            <w:bottom w:val="none" w:sz="0" w:space="0" w:color="auto"/>
            <w:right w:val="none" w:sz="0" w:space="0" w:color="auto"/>
          </w:divBdr>
        </w:div>
        <w:div w:id="67070592">
          <w:marLeft w:val="640"/>
          <w:marRight w:val="0"/>
          <w:marTop w:val="0"/>
          <w:marBottom w:val="0"/>
          <w:divBdr>
            <w:top w:val="none" w:sz="0" w:space="0" w:color="auto"/>
            <w:left w:val="none" w:sz="0" w:space="0" w:color="auto"/>
            <w:bottom w:val="none" w:sz="0" w:space="0" w:color="auto"/>
            <w:right w:val="none" w:sz="0" w:space="0" w:color="auto"/>
          </w:divBdr>
        </w:div>
        <w:div w:id="1702630471">
          <w:marLeft w:val="640"/>
          <w:marRight w:val="0"/>
          <w:marTop w:val="0"/>
          <w:marBottom w:val="0"/>
          <w:divBdr>
            <w:top w:val="none" w:sz="0" w:space="0" w:color="auto"/>
            <w:left w:val="none" w:sz="0" w:space="0" w:color="auto"/>
            <w:bottom w:val="none" w:sz="0" w:space="0" w:color="auto"/>
            <w:right w:val="none" w:sz="0" w:space="0" w:color="auto"/>
          </w:divBdr>
        </w:div>
        <w:div w:id="2067949098">
          <w:marLeft w:val="640"/>
          <w:marRight w:val="0"/>
          <w:marTop w:val="0"/>
          <w:marBottom w:val="0"/>
          <w:divBdr>
            <w:top w:val="none" w:sz="0" w:space="0" w:color="auto"/>
            <w:left w:val="none" w:sz="0" w:space="0" w:color="auto"/>
            <w:bottom w:val="none" w:sz="0" w:space="0" w:color="auto"/>
            <w:right w:val="none" w:sz="0" w:space="0" w:color="auto"/>
          </w:divBdr>
        </w:div>
        <w:div w:id="2012486958">
          <w:marLeft w:val="640"/>
          <w:marRight w:val="0"/>
          <w:marTop w:val="0"/>
          <w:marBottom w:val="0"/>
          <w:divBdr>
            <w:top w:val="none" w:sz="0" w:space="0" w:color="auto"/>
            <w:left w:val="none" w:sz="0" w:space="0" w:color="auto"/>
            <w:bottom w:val="none" w:sz="0" w:space="0" w:color="auto"/>
            <w:right w:val="none" w:sz="0" w:space="0" w:color="auto"/>
          </w:divBdr>
        </w:div>
        <w:div w:id="2009794682">
          <w:marLeft w:val="640"/>
          <w:marRight w:val="0"/>
          <w:marTop w:val="0"/>
          <w:marBottom w:val="0"/>
          <w:divBdr>
            <w:top w:val="none" w:sz="0" w:space="0" w:color="auto"/>
            <w:left w:val="none" w:sz="0" w:space="0" w:color="auto"/>
            <w:bottom w:val="none" w:sz="0" w:space="0" w:color="auto"/>
            <w:right w:val="none" w:sz="0" w:space="0" w:color="auto"/>
          </w:divBdr>
        </w:div>
        <w:div w:id="1043483691">
          <w:marLeft w:val="640"/>
          <w:marRight w:val="0"/>
          <w:marTop w:val="0"/>
          <w:marBottom w:val="0"/>
          <w:divBdr>
            <w:top w:val="none" w:sz="0" w:space="0" w:color="auto"/>
            <w:left w:val="none" w:sz="0" w:space="0" w:color="auto"/>
            <w:bottom w:val="none" w:sz="0" w:space="0" w:color="auto"/>
            <w:right w:val="none" w:sz="0" w:space="0" w:color="auto"/>
          </w:divBdr>
        </w:div>
        <w:div w:id="922105516">
          <w:marLeft w:val="640"/>
          <w:marRight w:val="0"/>
          <w:marTop w:val="0"/>
          <w:marBottom w:val="0"/>
          <w:divBdr>
            <w:top w:val="none" w:sz="0" w:space="0" w:color="auto"/>
            <w:left w:val="none" w:sz="0" w:space="0" w:color="auto"/>
            <w:bottom w:val="none" w:sz="0" w:space="0" w:color="auto"/>
            <w:right w:val="none" w:sz="0" w:space="0" w:color="auto"/>
          </w:divBdr>
        </w:div>
        <w:div w:id="134369845">
          <w:marLeft w:val="640"/>
          <w:marRight w:val="0"/>
          <w:marTop w:val="0"/>
          <w:marBottom w:val="0"/>
          <w:divBdr>
            <w:top w:val="none" w:sz="0" w:space="0" w:color="auto"/>
            <w:left w:val="none" w:sz="0" w:space="0" w:color="auto"/>
            <w:bottom w:val="none" w:sz="0" w:space="0" w:color="auto"/>
            <w:right w:val="none" w:sz="0" w:space="0" w:color="auto"/>
          </w:divBdr>
        </w:div>
        <w:div w:id="1653606246">
          <w:marLeft w:val="640"/>
          <w:marRight w:val="0"/>
          <w:marTop w:val="0"/>
          <w:marBottom w:val="0"/>
          <w:divBdr>
            <w:top w:val="none" w:sz="0" w:space="0" w:color="auto"/>
            <w:left w:val="none" w:sz="0" w:space="0" w:color="auto"/>
            <w:bottom w:val="none" w:sz="0" w:space="0" w:color="auto"/>
            <w:right w:val="none" w:sz="0" w:space="0" w:color="auto"/>
          </w:divBdr>
        </w:div>
        <w:div w:id="1798716690">
          <w:marLeft w:val="640"/>
          <w:marRight w:val="0"/>
          <w:marTop w:val="0"/>
          <w:marBottom w:val="0"/>
          <w:divBdr>
            <w:top w:val="none" w:sz="0" w:space="0" w:color="auto"/>
            <w:left w:val="none" w:sz="0" w:space="0" w:color="auto"/>
            <w:bottom w:val="none" w:sz="0" w:space="0" w:color="auto"/>
            <w:right w:val="none" w:sz="0" w:space="0" w:color="auto"/>
          </w:divBdr>
        </w:div>
        <w:div w:id="1653294890">
          <w:marLeft w:val="640"/>
          <w:marRight w:val="0"/>
          <w:marTop w:val="0"/>
          <w:marBottom w:val="0"/>
          <w:divBdr>
            <w:top w:val="none" w:sz="0" w:space="0" w:color="auto"/>
            <w:left w:val="none" w:sz="0" w:space="0" w:color="auto"/>
            <w:bottom w:val="none" w:sz="0" w:space="0" w:color="auto"/>
            <w:right w:val="none" w:sz="0" w:space="0" w:color="auto"/>
          </w:divBdr>
        </w:div>
        <w:div w:id="922909438">
          <w:marLeft w:val="640"/>
          <w:marRight w:val="0"/>
          <w:marTop w:val="0"/>
          <w:marBottom w:val="0"/>
          <w:divBdr>
            <w:top w:val="none" w:sz="0" w:space="0" w:color="auto"/>
            <w:left w:val="none" w:sz="0" w:space="0" w:color="auto"/>
            <w:bottom w:val="none" w:sz="0" w:space="0" w:color="auto"/>
            <w:right w:val="none" w:sz="0" w:space="0" w:color="auto"/>
          </w:divBdr>
        </w:div>
        <w:div w:id="306597040">
          <w:marLeft w:val="640"/>
          <w:marRight w:val="0"/>
          <w:marTop w:val="0"/>
          <w:marBottom w:val="0"/>
          <w:divBdr>
            <w:top w:val="none" w:sz="0" w:space="0" w:color="auto"/>
            <w:left w:val="none" w:sz="0" w:space="0" w:color="auto"/>
            <w:bottom w:val="none" w:sz="0" w:space="0" w:color="auto"/>
            <w:right w:val="none" w:sz="0" w:space="0" w:color="auto"/>
          </w:divBdr>
        </w:div>
        <w:div w:id="515266042">
          <w:marLeft w:val="640"/>
          <w:marRight w:val="0"/>
          <w:marTop w:val="0"/>
          <w:marBottom w:val="0"/>
          <w:divBdr>
            <w:top w:val="none" w:sz="0" w:space="0" w:color="auto"/>
            <w:left w:val="none" w:sz="0" w:space="0" w:color="auto"/>
            <w:bottom w:val="none" w:sz="0" w:space="0" w:color="auto"/>
            <w:right w:val="none" w:sz="0" w:space="0" w:color="auto"/>
          </w:divBdr>
        </w:div>
      </w:divsChild>
    </w:div>
    <w:div w:id="1792239397">
      <w:bodyDiv w:val="1"/>
      <w:marLeft w:val="0"/>
      <w:marRight w:val="0"/>
      <w:marTop w:val="0"/>
      <w:marBottom w:val="0"/>
      <w:divBdr>
        <w:top w:val="none" w:sz="0" w:space="0" w:color="auto"/>
        <w:left w:val="none" w:sz="0" w:space="0" w:color="auto"/>
        <w:bottom w:val="none" w:sz="0" w:space="0" w:color="auto"/>
        <w:right w:val="none" w:sz="0" w:space="0" w:color="auto"/>
      </w:divBdr>
      <w:divsChild>
        <w:div w:id="1712414603">
          <w:marLeft w:val="640"/>
          <w:marRight w:val="0"/>
          <w:marTop w:val="0"/>
          <w:marBottom w:val="0"/>
          <w:divBdr>
            <w:top w:val="none" w:sz="0" w:space="0" w:color="auto"/>
            <w:left w:val="none" w:sz="0" w:space="0" w:color="auto"/>
            <w:bottom w:val="none" w:sz="0" w:space="0" w:color="auto"/>
            <w:right w:val="none" w:sz="0" w:space="0" w:color="auto"/>
          </w:divBdr>
        </w:div>
        <w:div w:id="2045447523">
          <w:marLeft w:val="640"/>
          <w:marRight w:val="0"/>
          <w:marTop w:val="0"/>
          <w:marBottom w:val="0"/>
          <w:divBdr>
            <w:top w:val="none" w:sz="0" w:space="0" w:color="auto"/>
            <w:left w:val="none" w:sz="0" w:space="0" w:color="auto"/>
            <w:bottom w:val="none" w:sz="0" w:space="0" w:color="auto"/>
            <w:right w:val="none" w:sz="0" w:space="0" w:color="auto"/>
          </w:divBdr>
        </w:div>
        <w:div w:id="310403509">
          <w:marLeft w:val="640"/>
          <w:marRight w:val="0"/>
          <w:marTop w:val="0"/>
          <w:marBottom w:val="0"/>
          <w:divBdr>
            <w:top w:val="none" w:sz="0" w:space="0" w:color="auto"/>
            <w:left w:val="none" w:sz="0" w:space="0" w:color="auto"/>
            <w:bottom w:val="none" w:sz="0" w:space="0" w:color="auto"/>
            <w:right w:val="none" w:sz="0" w:space="0" w:color="auto"/>
          </w:divBdr>
        </w:div>
        <w:div w:id="1989169638">
          <w:marLeft w:val="640"/>
          <w:marRight w:val="0"/>
          <w:marTop w:val="0"/>
          <w:marBottom w:val="0"/>
          <w:divBdr>
            <w:top w:val="none" w:sz="0" w:space="0" w:color="auto"/>
            <w:left w:val="none" w:sz="0" w:space="0" w:color="auto"/>
            <w:bottom w:val="none" w:sz="0" w:space="0" w:color="auto"/>
            <w:right w:val="none" w:sz="0" w:space="0" w:color="auto"/>
          </w:divBdr>
        </w:div>
        <w:div w:id="1912962774">
          <w:marLeft w:val="640"/>
          <w:marRight w:val="0"/>
          <w:marTop w:val="0"/>
          <w:marBottom w:val="0"/>
          <w:divBdr>
            <w:top w:val="none" w:sz="0" w:space="0" w:color="auto"/>
            <w:left w:val="none" w:sz="0" w:space="0" w:color="auto"/>
            <w:bottom w:val="none" w:sz="0" w:space="0" w:color="auto"/>
            <w:right w:val="none" w:sz="0" w:space="0" w:color="auto"/>
          </w:divBdr>
        </w:div>
        <w:div w:id="1936476290">
          <w:marLeft w:val="640"/>
          <w:marRight w:val="0"/>
          <w:marTop w:val="0"/>
          <w:marBottom w:val="0"/>
          <w:divBdr>
            <w:top w:val="none" w:sz="0" w:space="0" w:color="auto"/>
            <w:left w:val="none" w:sz="0" w:space="0" w:color="auto"/>
            <w:bottom w:val="none" w:sz="0" w:space="0" w:color="auto"/>
            <w:right w:val="none" w:sz="0" w:space="0" w:color="auto"/>
          </w:divBdr>
        </w:div>
        <w:div w:id="879704756">
          <w:marLeft w:val="640"/>
          <w:marRight w:val="0"/>
          <w:marTop w:val="0"/>
          <w:marBottom w:val="0"/>
          <w:divBdr>
            <w:top w:val="none" w:sz="0" w:space="0" w:color="auto"/>
            <w:left w:val="none" w:sz="0" w:space="0" w:color="auto"/>
            <w:bottom w:val="none" w:sz="0" w:space="0" w:color="auto"/>
            <w:right w:val="none" w:sz="0" w:space="0" w:color="auto"/>
          </w:divBdr>
        </w:div>
        <w:div w:id="311326550">
          <w:marLeft w:val="640"/>
          <w:marRight w:val="0"/>
          <w:marTop w:val="0"/>
          <w:marBottom w:val="0"/>
          <w:divBdr>
            <w:top w:val="none" w:sz="0" w:space="0" w:color="auto"/>
            <w:left w:val="none" w:sz="0" w:space="0" w:color="auto"/>
            <w:bottom w:val="none" w:sz="0" w:space="0" w:color="auto"/>
            <w:right w:val="none" w:sz="0" w:space="0" w:color="auto"/>
          </w:divBdr>
        </w:div>
        <w:div w:id="1233813082">
          <w:marLeft w:val="640"/>
          <w:marRight w:val="0"/>
          <w:marTop w:val="0"/>
          <w:marBottom w:val="0"/>
          <w:divBdr>
            <w:top w:val="none" w:sz="0" w:space="0" w:color="auto"/>
            <w:left w:val="none" w:sz="0" w:space="0" w:color="auto"/>
            <w:bottom w:val="none" w:sz="0" w:space="0" w:color="auto"/>
            <w:right w:val="none" w:sz="0" w:space="0" w:color="auto"/>
          </w:divBdr>
        </w:div>
        <w:div w:id="1593077958">
          <w:marLeft w:val="640"/>
          <w:marRight w:val="0"/>
          <w:marTop w:val="0"/>
          <w:marBottom w:val="0"/>
          <w:divBdr>
            <w:top w:val="none" w:sz="0" w:space="0" w:color="auto"/>
            <w:left w:val="none" w:sz="0" w:space="0" w:color="auto"/>
            <w:bottom w:val="none" w:sz="0" w:space="0" w:color="auto"/>
            <w:right w:val="none" w:sz="0" w:space="0" w:color="auto"/>
          </w:divBdr>
        </w:div>
        <w:div w:id="2000889744">
          <w:marLeft w:val="640"/>
          <w:marRight w:val="0"/>
          <w:marTop w:val="0"/>
          <w:marBottom w:val="0"/>
          <w:divBdr>
            <w:top w:val="none" w:sz="0" w:space="0" w:color="auto"/>
            <w:left w:val="none" w:sz="0" w:space="0" w:color="auto"/>
            <w:bottom w:val="none" w:sz="0" w:space="0" w:color="auto"/>
            <w:right w:val="none" w:sz="0" w:space="0" w:color="auto"/>
          </w:divBdr>
        </w:div>
        <w:div w:id="1364593978">
          <w:marLeft w:val="640"/>
          <w:marRight w:val="0"/>
          <w:marTop w:val="0"/>
          <w:marBottom w:val="0"/>
          <w:divBdr>
            <w:top w:val="none" w:sz="0" w:space="0" w:color="auto"/>
            <w:left w:val="none" w:sz="0" w:space="0" w:color="auto"/>
            <w:bottom w:val="none" w:sz="0" w:space="0" w:color="auto"/>
            <w:right w:val="none" w:sz="0" w:space="0" w:color="auto"/>
          </w:divBdr>
        </w:div>
        <w:div w:id="2144080773">
          <w:marLeft w:val="640"/>
          <w:marRight w:val="0"/>
          <w:marTop w:val="0"/>
          <w:marBottom w:val="0"/>
          <w:divBdr>
            <w:top w:val="none" w:sz="0" w:space="0" w:color="auto"/>
            <w:left w:val="none" w:sz="0" w:space="0" w:color="auto"/>
            <w:bottom w:val="none" w:sz="0" w:space="0" w:color="auto"/>
            <w:right w:val="none" w:sz="0" w:space="0" w:color="auto"/>
          </w:divBdr>
        </w:div>
        <w:div w:id="1797599737">
          <w:marLeft w:val="640"/>
          <w:marRight w:val="0"/>
          <w:marTop w:val="0"/>
          <w:marBottom w:val="0"/>
          <w:divBdr>
            <w:top w:val="none" w:sz="0" w:space="0" w:color="auto"/>
            <w:left w:val="none" w:sz="0" w:space="0" w:color="auto"/>
            <w:bottom w:val="none" w:sz="0" w:space="0" w:color="auto"/>
            <w:right w:val="none" w:sz="0" w:space="0" w:color="auto"/>
          </w:divBdr>
        </w:div>
        <w:div w:id="798306666">
          <w:marLeft w:val="640"/>
          <w:marRight w:val="0"/>
          <w:marTop w:val="0"/>
          <w:marBottom w:val="0"/>
          <w:divBdr>
            <w:top w:val="none" w:sz="0" w:space="0" w:color="auto"/>
            <w:left w:val="none" w:sz="0" w:space="0" w:color="auto"/>
            <w:bottom w:val="none" w:sz="0" w:space="0" w:color="auto"/>
            <w:right w:val="none" w:sz="0" w:space="0" w:color="auto"/>
          </w:divBdr>
        </w:div>
        <w:div w:id="856425448">
          <w:marLeft w:val="640"/>
          <w:marRight w:val="0"/>
          <w:marTop w:val="0"/>
          <w:marBottom w:val="0"/>
          <w:divBdr>
            <w:top w:val="none" w:sz="0" w:space="0" w:color="auto"/>
            <w:left w:val="none" w:sz="0" w:space="0" w:color="auto"/>
            <w:bottom w:val="none" w:sz="0" w:space="0" w:color="auto"/>
            <w:right w:val="none" w:sz="0" w:space="0" w:color="auto"/>
          </w:divBdr>
        </w:div>
        <w:div w:id="1445690335">
          <w:marLeft w:val="640"/>
          <w:marRight w:val="0"/>
          <w:marTop w:val="0"/>
          <w:marBottom w:val="0"/>
          <w:divBdr>
            <w:top w:val="none" w:sz="0" w:space="0" w:color="auto"/>
            <w:left w:val="none" w:sz="0" w:space="0" w:color="auto"/>
            <w:bottom w:val="none" w:sz="0" w:space="0" w:color="auto"/>
            <w:right w:val="none" w:sz="0" w:space="0" w:color="auto"/>
          </w:divBdr>
        </w:div>
        <w:div w:id="1369455953">
          <w:marLeft w:val="640"/>
          <w:marRight w:val="0"/>
          <w:marTop w:val="0"/>
          <w:marBottom w:val="0"/>
          <w:divBdr>
            <w:top w:val="none" w:sz="0" w:space="0" w:color="auto"/>
            <w:left w:val="none" w:sz="0" w:space="0" w:color="auto"/>
            <w:bottom w:val="none" w:sz="0" w:space="0" w:color="auto"/>
            <w:right w:val="none" w:sz="0" w:space="0" w:color="auto"/>
          </w:divBdr>
        </w:div>
        <w:div w:id="1558782561">
          <w:marLeft w:val="640"/>
          <w:marRight w:val="0"/>
          <w:marTop w:val="0"/>
          <w:marBottom w:val="0"/>
          <w:divBdr>
            <w:top w:val="none" w:sz="0" w:space="0" w:color="auto"/>
            <w:left w:val="none" w:sz="0" w:space="0" w:color="auto"/>
            <w:bottom w:val="none" w:sz="0" w:space="0" w:color="auto"/>
            <w:right w:val="none" w:sz="0" w:space="0" w:color="auto"/>
          </w:divBdr>
        </w:div>
        <w:div w:id="1870876870">
          <w:marLeft w:val="640"/>
          <w:marRight w:val="0"/>
          <w:marTop w:val="0"/>
          <w:marBottom w:val="0"/>
          <w:divBdr>
            <w:top w:val="none" w:sz="0" w:space="0" w:color="auto"/>
            <w:left w:val="none" w:sz="0" w:space="0" w:color="auto"/>
            <w:bottom w:val="none" w:sz="0" w:space="0" w:color="auto"/>
            <w:right w:val="none" w:sz="0" w:space="0" w:color="auto"/>
          </w:divBdr>
        </w:div>
        <w:div w:id="1618679648">
          <w:marLeft w:val="640"/>
          <w:marRight w:val="0"/>
          <w:marTop w:val="0"/>
          <w:marBottom w:val="0"/>
          <w:divBdr>
            <w:top w:val="none" w:sz="0" w:space="0" w:color="auto"/>
            <w:left w:val="none" w:sz="0" w:space="0" w:color="auto"/>
            <w:bottom w:val="none" w:sz="0" w:space="0" w:color="auto"/>
            <w:right w:val="none" w:sz="0" w:space="0" w:color="auto"/>
          </w:divBdr>
        </w:div>
        <w:div w:id="1291667239">
          <w:marLeft w:val="640"/>
          <w:marRight w:val="0"/>
          <w:marTop w:val="0"/>
          <w:marBottom w:val="0"/>
          <w:divBdr>
            <w:top w:val="none" w:sz="0" w:space="0" w:color="auto"/>
            <w:left w:val="none" w:sz="0" w:space="0" w:color="auto"/>
            <w:bottom w:val="none" w:sz="0" w:space="0" w:color="auto"/>
            <w:right w:val="none" w:sz="0" w:space="0" w:color="auto"/>
          </w:divBdr>
        </w:div>
        <w:div w:id="1067218552">
          <w:marLeft w:val="640"/>
          <w:marRight w:val="0"/>
          <w:marTop w:val="0"/>
          <w:marBottom w:val="0"/>
          <w:divBdr>
            <w:top w:val="none" w:sz="0" w:space="0" w:color="auto"/>
            <w:left w:val="none" w:sz="0" w:space="0" w:color="auto"/>
            <w:bottom w:val="none" w:sz="0" w:space="0" w:color="auto"/>
            <w:right w:val="none" w:sz="0" w:space="0" w:color="auto"/>
          </w:divBdr>
        </w:div>
        <w:div w:id="28382316">
          <w:marLeft w:val="640"/>
          <w:marRight w:val="0"/>
          <w:marTop w:val="0"/>
          <w:marBottom w:val="0"/>
          <w:divBdr>
            <w:top w:val="none" w:sz="0" w:space="0" w:color="auto"/>
            <w:left w:val="none" w:sz="0" w:space="0" w:color="auto"/>
            <w:bottom w:val="none" w:sz="0" w:space="0" w:color="auto"/>
            <w:right w:val="none" w:sz="0" w:space="0" w:color="auto"/>
          </w:divBdr>
        </w:div>
        <w:div w:id="108282339">
          <w:marLeft w:val="640"/>
          <w:marRight w:val="0"/>
          <w:marTop w:val="0"/>
          <w:marBottom w:val="0"/>
          <w:divBdr>
            <w:top w:val="none" w:sz="0" w:space="0" w:color="auto"/>
            <w:left w:val="none" w:sz="0" w:space="0" w:color="auto"/>
            <w:bottom w:val="none" w:sz="0" w:space="0" w:color="auto"/>
            <w:right w:val="none" w:sz="0" w:space="0" w:color="auto"/>
          </w:divBdr>
        </w:div>
        <w:div w:id="1290236032">
          <w:marLeft w:val="640"/>
          <w:marRight w:val="0"/>
          <w:marTop w:val="0"/>
          <w:marBottom w:val="0"/>
          <w:divBdr>
            <w:top w:val="none" w:sz="0" w:space="0" w:color="auto"/>
            <w:left w:val="none" w:sz="0" w:space="0" w:color="auto"/>
            <w:bottom w:val="none" w:sz="0" w:space="0" w:color="auto"/>
            <w:right w:val="none" w:sz="0" w:space="0" w:color="auto"/>
          </w:divBdr>
        </w:div>
        <w:div w:id="421922883">
          <w:marLeft w:val="640"/>
          <w:marRight w:val="0"/>
          <w:marTop w:val="0"/>
          <w:marBottom w:val="0"/>
          <w:divBdr>
            <w:top w:val="none" w:sz="0" w:space="0" w:color="auto"/>
            <w:left w:val="none" w:sz="0" w:space="0" w:color="auto"/>
            <w:bottom w:val="none" w:sz="0" w:space="0" w:color="auto"/>
            <w:right w:val="none" w:sz="0" w:space="0" w:color="auto"/>
          </w:divBdr>
        </w:div>
        <w:div w:id="262691023">
          <w:marLeft w:val="640"/>
          <w:marRight w:val="0"/>
          <w:marTop w:val="0"/>
          <w:marBottom w:val="0"/>
          <w:divBdr>
            <w:top w:val="none" w:sz="0" w:space="0" w:color="auto"/>
            <w:left w:val="none" w:sz="0" w:space="0" w:color="auto"/>
            <w:bottom w:val="none" w:sz="0" w:space="0" w:color="auto"/>
            <w:right w:val="none" w:sz="0" w:space="0" w:color="auto"/>
          </w:divBdr>
        </w:div>
        <w:div w:id="453909643">
          <w:marLeft w:val="640"/>
          <w:marRight w:val="0"/>
          <w:marTop w:val="0"/>
          <w:marBottom w:val="0"/>
          <w:divBdr>
            <w:top w:val="none" w:sz="0" w:space="0" w:color="auto"/>
            <w:left w:val="none" w:sz="0" w:space="0" w:color="auto"/>
            <w:bottom w:val="none" w:sz="0" w:space="0" w:color="auto"/>
            <w:right w:val="none" w:sz="0" w:space="0" w:color="auto"/>
          </w:divBdr>
        </w:div>
        <w:div w:id="352849145">
          <w:marLeft w:val="640"/>
          <w:marRight w:val="0"/>
          <w:marTop w:val="0"/>
          <w:marBottom w:val="0"/>
          <w:divBdr>
            <w:top w:val="none" w:sz="0" w:space="0" w:color="auto"/>
            <w:left w:val="none" w:sz="0" w:space="0" w:color="auto"/>
            <w:bottom w:val="none" w:sz="0" w:space="0" w:color="auto"/>
            <w:right w:val="none" w:sz="0" w:space="0" w:color="auto"/>
          </w:divBdr>
        </w:div>
        <w:div w:id="940725734">
          <w:marLeft w:val="640"/>
          <w:marRight w:val="0"/>
          <w:marTop w:val="0"/>
          <w:marBottom w:val="0"/>
          <w:divBdr>
            <w:top w:val="none" w:sz="0" w:space="0" w:color="auto"/>
            <w:left w:val="none" w:sz="0" w:space="0" w:color="auto"/>
            <w:bottom w:val="none" w:sz="0" w:space="0" w:color="auto"/>
            <w:right w:val="none" w:sz="0" w:space="0" w:color="auto"/>
          </w:divBdr>
        </w:div>
        <w:div w:id="1745101535">
          <w:marLeft w:val="640"/>
          <w:marRight w:val="0"/>
          <w:marTop w:val="0"/>
          <w:marBottom w:val="0"/>
          <w:divBdr>
            <w:top w:val="none" w:sz="0" w:space="0" w:color="auto"/>
            <w:left w:val="none" w:sz="0" w:space="0" w:color="auto"/>
            <w:bottom w:val="none" w:sz="0" w:space="0" w:color="auto"/>
            <w:right w:val="none" w:sz="0" w:space="0" w:color="auto"/>
          </w:divBdr>
        </w:div>
        <w:div w:id="1476336801">
          <w:marLeft w:val="640"/>
          <w:marRight w:val="0"/>
          <w:marTop w:val="0"/>
          <w:marBottom w:val="0"/>
          <w:divBdr>
            <w:top w:val="none" w:sz="0" w:space="0" w:color="auto"/>
            <w:left w:val="none" w:sz="0" w:space="0" w:color="auto"/>
            <w:bottom w:val="none" w:sz="0" w:space="0" w:color="auto"/>
            <w:right w:val="none" w:sz="0" w:space="0" w:color="auto"/>
          </w:divBdr>
        </w:div>
        <w:div w:id="1261647876">
          <w:marLeft w:val="640"/>
          <w:marRight w:val="0"/>
          <w:marTop w:val="0"/>
          <w:marBottom w:val="0"/>
          <w:divBdr>
            <w:top w:val="none" w:sz="0" w:space="0" w:color="auto"/>
            <w:left w:val="none" w:sz="0" w:space="0" w:color="auto"/>
            <w:bottom w:val="none" w:sz="0" w:space="0" w:color="auto"/>
            <w:right w:val="none" w:sz="0" w:space="0" w:color="auto"/>
          </w:divBdr>
        </w:div>
        <w:div w:id="2035233079">
          <w:marLeft w:val="640"/>
          <w:marRight w:val="0"/>
          <w:marTop w:val="0"/>
          <w:marBottom w:val="0"/>
          <w:divBdr>
            <w:top w:val="none" w:sz="0" w:space="0" w:color="auto"/>
            <w:left w:val="none" w:sz="0" w:space="0" w:color="auto"/>
            <w:bottom w:val="none" w:sz="0" w:space="0" w:color="auto"/>
            <w:right w:val="none" w:sz="0" w:space="0" w:color="auto"/>
          </w:divBdr>
        </w:div>
        <w:div w:id="592124992">
          <w:marLeft w:val="640"/>
          <w:marRight w:val="0"/>
          <w:marTop w:val="0"/>
          <w:marBottom w:val="0"/>
          <w:divBdr>
            <w:top w:val="none" w:sz="0" w:space="0" w:color="auto"/>
            <w:left w:val="none" w:sz="0" w:space="0" w:color="auto"/>
            <w:bottom w:val="none" w:sz="0" w:space="0" w:color="auto"/>
            <w:right w:val="none" w:sz="0" w:space="0" w:color="auto"/>
          </w:divBdr>
        </w:div>
        <w:div w:id="1390806737">
          <w:marLeft w:val="640"/>
          <w:marRight w:val="0"/>
          <w:marTop w:val="0"/>
          <w:marBottom w:val="0"/>
          <w:divBdr>
            <w:top w:val="none" w:sz="0" w:space="0" w:color="auto"/>
            <w:left w:val="none" w:sz="0" w:space="0" w:color="auto"/>
            <w:bottom w:val="none" w:sz="0" w:space="0" w:color="auto"/>
            <w:right w:val="none" w:sz="0" w:space="0" w:color="auto"/>
          </w:divBdr>
        </w:div>
        <w:div w:id="62683228">
          <w:marLeft w:val="640"/>
          <w:marRight w:val="0"/>
          <w:marTop w:val="0"/>
          <w:marBottom w:val="0"/>
          <w:divBdr>
            <w:top w:val="none" w:sz="0" w:space="0" w:color="auto"/>
            <w:left w:val="none" w:sz="0" w:space="0" w:color="auto"/>
            <w:bottom w:val="none" w:sz="0" w:space="0" w:color="auto"/>
            <w:right w:val="none" w:sz="0" w:space="0" w:color="auto"/>
          </w:divBdr>
        </w:div>
        <w:div w:id="175537510">
          <w:marLeft w:val="640"/>
          <w:marRight w:val="0"/>
          <w:marTop w:val="0"/>
          <w:marBottom w:val="0"/>
          <w:divBdr>
            <w:top w:val="none" w:sz="0" w:space="0" w:color="auto"/>
            <w:left w:val="none" w:sz="0" w:space="0" w:color="auto"/>
            <w:bottom w:val="none" w:sz="0" w:space="0" w:color="auto"/>
            <w:right w:val="none" w:sz="0" w:space="0" w:color="auto"/>
          </w:divBdr>
        </w:div>
        <w:div w:id="1317686772">
          <w:marLeft w:val="640"/>
          <w:marRight w:val="0"/>
          <w:marTop w:val="0"/>
          <w:marBottom w:val="0"/>
          <w:divBdr>
            <w:top w:val="none" w:sz="0" w:space="0" w:color="auto"/>
            <w:left w:val="none" w:sz="0" w:space="0" w:color="auto"/>
            <w:bottom w:val="none" w:sz="0" w:space="0" w:color="auto"/>
            <w:right w:val="none" w:sz="0" w:space="0" w:color="auto"/>
          </w:divBdr>
        </w:div>
        <w:div w:id="740371700">
          <w:marLeft w:val="640"/>
          <w:marRight w:val="0"/>
          <w:marTop w:val="0"/>
          <w:marBottom w:val="0"/>
          <w:divBdr>
            <w:top w:val="none" w:sz="0" w:space="0" w:color="auto"/>
            <w:left w:val="none" w:sz="0" w:space="0" w:color="auto"/>
            <w:bottom w:val="none" w:sz="0" w:space="0" w:color="auto"/>
            <w:right w:val="none" w:sz="0" w:space="0" w:color="auto"/>
          </w:divBdr>
        </w:div>
        <w:div w:id="876313793">
          <w:marLeft w:val="640"/>
          <w:marRight w:val="0"/>
          <w:marTop w:val="0"/>
          <w:marBottom w:val="0"/>
          <w:divBdr>
            <w:top w:val="none" w:sz="0" w:space="0" w:color="auto"/>
            <w:left w:val="none" w:sz="0" w:space="0" w:color="auto"/>
            <w:bottom w:val="none" w:sz="0" w:space="0" w:color="auto"/>
            <w:right w:val="none" w:sz="0" w:space="0" w:color="auto"/>
          </w:divBdr>
        </w:div>
        <w:div w:id="849878282">
          <w:marLeft w:val="640"/>
          <w:marRight w:val="0"/>
          <w:marTop w:val="0"/>
          <w:marBottom w:val="0"/>
          <w:divBdr>
            <w:top w:val="none" w:sz="0" w:space="0" w:color="auto"/>
            <w:left w:val="none" w:sz="0" w:space="0" w:color="auto"/>
            <w:bottom w:val="none" w:sz="0" w:space="0" w:color="auto"/>
            <w:right w:val="none" w:sz="0" w:space="0" w:color="auto"/>
          </w:divBdr>
        </w:div>
        <w:div w:id="490222557">
          <w:marLeft w:val="640"/>
          <w:marRight w:val="0"/>
          <w:marTop w:val="0"/>
          <w:marBottom w:val="0"/>
          <w:divBdr>
            <w:top w:val="none" w:sz="0" w:space="0" w:color="auto"/>
            <w:left w:val="none" w:sz="0" w:space="0" w:color="auto"/>
            <w:bottom w:val="none" w:sz="0" w:space="0" w:color="auto"/>
            <w:right w:val="none" w:sz="0" w:space="0" w:color="auto"/>
          </w:divBdr>
        </w:div>
        <w:div w:id="953515535">
          <w:marLeft w:val="640"/>
          <w:marRight w:val="0"/>
          <w:marTop w:val="0"/>
          <w:marBottom w:val="0"/>
          <w:divBdr>
            <w:top w:val="none" w:sz="0" w:space="0" w:color="auto"/>
            <w:left w:val="none" w:sz="0" w:space="0" w:color="auto"/>
            <w:bottom w:val="none" w:sz="0" w:space="0" w:color="auto"/>
            <w:right w:val="none" w:sz="0" w:space="0" w:color="auto"/>
          </w:divBdr>
        </w:div>
        <w:div w:id="675183659">
          <w:marLeft w:val="640"/>
          <w:marRight w:val="0"/>
          <w:marTop w:val="0"/>
          <w:marBottom w:val="0"/>
          <w:divBdr>
            <w:top w:val="none" w:sz="0" w:space="0" w:color="auto"/>
            <w:left w:val="none" w:sz="0" w:space="0" w:color="auto"/>
            <w:bottom w:val="none" w:sz="0" w:space="0" w:color="auto"/>
            <w:right w:val="none" w:sz="0" w:space="0" w:color="auto"/>
          </w:divBdr>
        </w:div>
        <w:div w:id="516314137">
          <w:marLeft w:val="640"/>
          <w:marRight w:val="0"/>
          <w:marTop w:val="0"/>
          <w:marBottom w:val="0"/>
          <w:divBdr>
            <w:top w:val="none" w:sz="0" w:space="0" w:color="auto"/>
            <w:left w:val="none" w:sz="0" w:space="0" w:color="auto"/>
            <w:bottom w:val="none" w:sz="0" w:space="0" w:color="auto"/>
            <w:right w:val="none" w:sz="0" w:space="0" w:color="auto"/>
          </w:divBdr>
        </w:div>
        <w:div w:id="1884170389">
          <w:marLeft w:val="640"/>
          <w:marRight w:val="0"/>
          <w:marTop w:val="0"/>
          <w:marBottom w:val="0"/>
          <w:divBdr>
            <w:top w:val="none" w:sz="0" w:space="0" w:color="auto"/>
            <w:left w:val="none" w:sz="0" w:space="0" w:color="auto"/>
            <w:bottom w:val="none" w:sz="0" w:space="0" w:color="auto"/>
            <w:right w:val="none" w:sz="0" w:space="0" w:color="auto"/>
          </w:divBdr>
        </w:div>
        <w:div w:id="1596787087">
          <w:marLeft w:val="640"/>
          <w:marRight w:val="0"/>
          <w:marTop w:val="0"/>
          <w:marBottom w:val="0"/>
          <w:divBdr>
            <w:top w:val="none" w:sz="0" w:space="0" w:color="auto"/>
            <w:left w:val="none" w:sz="0" w:space="0" w:color="auto"/>
            <w:bottom w:val="none" w:sz="0" w:space="0" w:color="auto"/>
            <w:right w:val="none" w:sz="0" w:space="0" w:color="auto"/>
          </w:divBdr>
        </w:div>
        <w:div w:id="1033379386">
          <w:marLeft w:val="640"/>
          <w:marRight w:val="0"/>
          <w:marTop w:val="0"/>
          <w:marBottom w:val="0"/>
          <w:divBdr>
            <w:top w:val="none" w:sz="0" w:space="0" w:color="auto"/>
            <w:left w:val="none" w:sz="0" w:space="0" w:color="auto"/>
            <w:bottom w:val="none" w:sz="0" w:space="0" w:color="auto"/>
            <w:right w:val="none" w:sz="0" w:space="0" w:color="auto"/>
          </w:divBdr>
        </w:div>
        <w:div w:id="480730860">
          <w:marLeft w:val="640"/>
          <w:marRight w:val="0"/>
          <w:marTop w:val="0"/>
          <w:marBottom w:val="0"/>
          <w:divBdr>
            <w:top w:val="none" w:sz="0" w:space="0" w:color="auto"/>
            <w:left w:val="none" w:sz="0" w:space="0" w:color="auto"/>
            <w:bottom w:val="none" w:sz="0" w:space="0" w:color="auto"/>
            <w:right w:val="none" w:sz="0" w:space="0" w:color="auto"/>
          </w:divBdr>
        </w:div>
        <w:div w:id="618878768">
          <w:marLeft w:val="640"/>
          <w:marRight w:val="0"/>
          <w:marTop w:val="0"/>
          <w:marBottom w:val="0"/>
          <w:divBdr>
            <w:top w:val="none" w:sz="0" w:space="0" w:color="auto"/>
            <w:left w:val="none" w:sz="0" w:space="0" w:color="auto"/>
            <w:bottom w:val="none" w:sz="0" w:space="0" w:color="auto"/>
            <w:right w:val="none" w:sz="0" w:space="0" w:color="auto"/>
          </w:divBdr>
        </w:div>
        <w:div w:id="1738284565">
          <w:marLeft w:val="640"/>
          <w:marRight w:val="0"/>
          <w:marTop w:val="0"/>
          <w:marBottom w:val="0"/>
          <w:divBdr>
            <w:top w:val="none" w:sz="0" w:space="0" w:color="auto"/>
            <w:left w:val="none" w:sz="0" w:space="0" w:color="auto"/>
            <w:bottom w:val="none" w:sz="0" w:space="0" w:color="auto"/>
            <w:right w:val="none" w:sz="0" w:space="0" w:color="auto"/>
          </w:divBdr>
        </w:div>
        <w:div w:id="241180289">
          <w:marLeft w:val="640"/>
          <w:marRight w:val="0"/>
          <w:marTop w:val="0"/>
          <w:marBottom w:val="0"/>
          <w:divBdr>
            <w:top w:val="none" w:sz="0" w:space="0" w:color="auto"/>
            <w:left w:val="none" w:sz="0" w:space="0" w:color="auto"/>
            <w:bottom w:val="none" w:sz="0" w:space="0" w:color="auto"/>
            <w:right w:val="none" w:sz="0" w:space="0" w:color="auto"/>
          </w:divBdr>
        </w:div>
        <w:div w:id="1299649625">
          <w:marLeft w:val="640"/>
          <w:marRight w:val="0"/>
          <w:marTop w:val="0"/>
          <w:marBottom w:val="0"/>
          <w:divBdr>
            <w:top w:val="none" w:sz="0" w:space="0" w:color="auto"/>
            <w:left w:val="none" w:sz="0" w:space="0" w:color="auto"/>
            <w:bottom w:val="none" w:sz="0" w:space="0" w:color="auto"/>
            <w:right w:val="none" w:sz="0" w:space="0" w:color="auto"/>
          </w:divBdr>
        </w:div>
        <w:div w:id="414980447">
          <w:marLeft w:val="640"/>
          <w:marRight w:val="0"/>
          <w:marTop w:val="0"/>
          <w:marBottom w:val="0"/>
          <w:divBdr>
            <w:top w:val="none" w:sz="0" w:space="0" w:color="auto"/>
            <w:left w:val="none" w:sz="0" w:space="0" w:color="auto"/>
            <w:bottom w:val="none" w:sz="0" w:space="0" w:color="auto"/>
            <w:right w:val="none" w:sz="0" w:space="0" w:color="auto"/>
          </w:divBdr>
        </w:div>
        <w:div w:id="1751652662">
          <w:marLeft w:val="640"/>
          <w:marRight w:val="0"/>
          <w:marTop w:val="0"/>
          <w:marBottom w:val="0"/>
          <w:divBdr>
            <w:top w:val="none" w:sz="0" w:space="0" w:color="auto"/>
            <w:left w:val="none" w:sz="0" w:space="0" w:color="auto"/>
            <w:bottom w:val="none" w:sz="0" w:space="0" w:color="auto"/>
            <w:right w:val="none" w:sz="0" w:space="0" w:color="auto"/>
          </w:divBdr>
        </w:div>
        <w:div w:id="793795917">
          <w:marLeft w:val="640"/>
          <w:marRight w:val="0"/>
          <w:marTop w:val="0"/>
          <w:marBottom w:val="0"/>
          <w:divBdr>
            <w:top w:val="none" w:sz="0" w:space="0" w:color="auto"/>
            <w:left w:val="none" w:sz="0" w:space="0" w:color="auto"/>
            <w:bottom w:val="none" w:sz="0" w:space="0" w:color="auto"/>
            <w:right w:val="none" w:sz="0" w:space="0" w:color="auto"/>
          </w:divBdr>
        </w:div>
        <w:div w:id="2126191776">
          <w:marLeft w:val="640"/>
          <w:marRight w:val="0"/>
          <w:marTop w:val="0"/>
          <w:marBottom w:val="0"/>
          <w:divBdr>
            <w:top w:val="none" w:sz="0" w:space="0" w:color="auto"/>
            <w:left w:val="none" w:sz="0" w:space="0" w:color="auto"/>
            <w:bottom w:val="none" w:sz="0" w:space="0" w:color="auto"/>
            <w:right w:val="none" w:sz="0" w:space="0" w:color="auto"/>
          </w:divBdr>
        </w:div>
        <w:div w:id="686449289">
          <w:marLeft w:val="640"/>
          <w:marRight w:val="0"/>
          <w:marTop w:val="0"/>
          <w:marBottom w:val="0"/>
          <w:divBdr>
            <w:top w:val="none" w:sz="0" w:space="0" w:color="auto"/>
            <w:left w:val="none" w:sz="0" w:space="0" w:color="auto"/>
            <w:bottom w:val="none" w:sz="0" w:space="0" w:color="auto"/>
            <w:right w:val="none" w:sz="0" w:space="0" w:color="auto"/>
          </w:divBdr>
        </w:div>
        <w:div w:id="1457140043">
          <w:marLeft w:val="640"/>
          <w:marRight w:val="0"/>
          <w:marTop w:val="0"/>
          <w:marBottom w:val="0"/>
          <w:divBdr>
            <w:top w:val="none" w:sz="0" w:space="0" w:color="auto"/>
            <w:left w:val="none" w:sz="0" w:space="0" w:color="auto"/>
            <w:bottom w:val="none" w:sz="0" w:space="0" w:color="auto"/>
            <w:right w:val="none" w:sz="0" w:space="0" w:color="auto"/>
          </w:divBdr>
        </w:div>
        <w:div w:id="820930268">
          <w:marLeft w:val="640"/>
          <w:marRight w:val="0"/>
          <w:marTop w:val="0"/>
          <w:marBottom w:val="0"/>
          <w:divBdr>
            <w:top w:val="none" w:sz="0" w:space="0" w:color="auto"/>
            <w:left w:val="none" w:sz="0" w:space="0" w:color="auto"/>
            <w:bottom w:val="none" w:sz="0" w:space="0" w:color="auto"/>
            <w:right w:val="none" w:sz="0" w:space="0" w:color="auto"/>
          </w:divBdr>
        </w:div>
        <w:div w:id="475102126">
          <w:marLeft w:val="640"/>
          <w:marRight w:val="0"/>
          <w:marTop w:val="0"/>
          <w:marBottom w:val="0"/>
          <w:divBdr>
            <w:top w:val="none" w:sz="0" w:space="0" w:color="auto"/>
            <w:left w:val="none" w:sz="0" w:space="0" w:color="auto"/>
            <w:bottom w:val="none" w:sz="0" w:space="0" w:color="auto"/>
            <w:right w:val="none" w:sz="0" w:space="0" w:color="auto"/>
          </w:divBdr>
        </w:div>
        <w:div w:id="1870487184">
          <w:marLeft w:val="640"/>
          <w:marRight w:val="0"/>
          <w:marTop w:val="0"/>
          <w:marBottom w:val="0"/>
          <w:divBdr>
            <w:top w:val="none" w:sz="0" w:space="0" w:color="auto"/>
            <w:left w:val="none" w:sz="0" w:space="0" w:color="auto"/>
            <w:bottom w:val="none" w:sz="0" w:space="0" w:color="auto"/>
            <w:right w:val="none" w:sz="0" w:space="0" w:color="auto"/>
          </w:divBdr>
        </w:div>
        <w:div w:id="1901792077">
          <w:marLeft w:val="640"/>
          <w:marRight w:val="0"/>
          <w:marTop w:val="0"/>
          <w:marBottom w:val="0"/>
          <w:divBdr>
            <w:top w:val="none" w:sz="0" w:space="0" w:color="auto"/>
            <w:left w:val="none" w:sz="0" w:space="0" w:color="auto"/>
            <w:bottom w:val="none" w:sz="0" w:space="0" w:color="auto"/>
            <w:right w:val="none" w:sz="0" w:space="0" w:color="auto"/>
          </w:divBdr>
        </w:div>
        <w:div w:id="116872944">
          <w:marLeft w:val="640"/>
          <w:marRight w:val="0"/>
          <w:marTop w:val="0"/>
          <w:marBottom w:val="0"/>
          <w:divBdr>
            <w:top w:val="none" w:sz="0" w:space="0" w:color="auto"/>
            <w:left w:val="none" w:sz="0" w:space="0" w:color="auto"/>
            <w:bottom w:val="none" w:sz="0" w:space="0" w:color="auto"/>
            <w:right w:val="none" w:sz="0" w:space="0" w:color="auto"/>
          </w:divBdr>
        </w:div>
        <w:div w:id="1561750615">
          <w:marLeft w:val="640"/>
          <w:marRight w:val="0"/>
          <w:marTop w:val="0"/>
          <w:marBottom w:val="0"/>
          <w:divBdr>
            <w:top w:val="none" w:sz="0" w:space="0" w:color="auto"/>
            <w:left w:val="none" w:sz="0" w:space="0" w:color="auto"/>
            <w:bottom w:val="none" w:sz="0" w:space="0" w:color="auto"/>
            <w:right w:val="none" w:sz="0" w:space="0" w:color="auto"/>
          </w:divBdr>
        </w:div>
        <w:div w:id="1847746505">
          <w:marLeft w:val="640"/>
          <w:marRight w:val="0"/>
          <w:marTop w:val="0"/>
          <w:marBottom w:val="0"/>
          <w:divBdr>
            <w:top w:val="none" w:sz="0" w:space="0" w:color="auto"/>
            <w:left w:val="none" w:sz="0" w:space="0" w:color="auto"/>
            <w:bottom w:val="none" w:sz="0" w:space="0" w:color="auto"/>
            <w:right w:val="none" w:sz="0" w:space="0" w:color="auto"/>
          </w:divBdr>
        </w:div>
        <w:div w:id="1335107882">
          <w:marLeft w:val="640"/>
          <w:marRight w:val="0"/>
          <w:marTop w:val="0"/>
          <w:marBottom w:val="0"/>
          <w:divBdr>
            <w:top w:val="none" w:sz="0" w:space="0" w:color="auto"/>
            <w:left w:val="none" w:sz="0" w:space="0" w:color="auto"/>
            <w:bottom w:val="none" w:sz="0" w:space="0" w:color="auto"/>
            <w:right w:val="none" w:sz="0" w:space="0" w:color="auto"/>
          </w:divBdr>
        </w:div>
        <w:div w:id="1773360291">
          <w:marLeft w:val="640"/>
          <w:marRight w:val="0"/>
          <w:marTop w:val="0"/>
          <w:marBottom w:val="0"/>
          <w:divBdr>
            <w:top w:val="none" w:sz="0" w:space="0" w:color="auto"/>
            <w:left w:val="none" w:sz="0" w:space="0" w:color="auto"/>
            <w:bottom w:val="none" w:sz="0" w:space="0" w:color="auto"/>
            <w:right w:val="none" w:sz="0" w:space="0" w:color="auto"/>
          </w:divBdr>
        </w:div>
        <w:div w:id="3091446">
          <w:marLeft w:val="640"/>
          <w:marRight w:val="0"/>
          <w:marTop w:val="0"/>
          <w:marBottom w:val="0"/>
          <w:divBdr>
            <w:top w:val="none" w:sz="0" w:space="0" w:color="auto"/>
            <w:left w:val="none" w:sz="0" w:space="0" w:color="auto"/>
            <w:bottom w:val="none" w:sz="0" w:space="0" w:color="auto"/>
            <w:right w:val="none" w:sz="0" w:space="0" w:color="auto"/>
          </w:divBdr>
        </w:div>
        <w:div w:id="2124492848">
          <w:marLeft w:val="640"/>
          <w:marRight w:val="0"/>
          <w:marTop w:val="0"/>
          <w:marBottom w:val="0"/>
          <w:divBdr>
            <w:top w:val="none" w:sz="0" w:space="0" w:color="auto"/>
            <w:left w:val="none" w:sz="0" w:space="0" w:color="auto"/>
            <w:bottom w:val="none" w:sz="0" w:space="0" w:color="auto"/>
            <w:right w:val="none" w:sz="0" w:space="0" w:color="auto"/>
          </w:divBdr>
        </w:div>
        <w:div w:id="1006204006">
          <w:marLeft w:val="640"/>
          <w:marRight w:val="0"/>
          <w:marTop w:val="0"/>
          <w:marBottom w:val="0"/>
          <w:divBdr>
            <w:top w:val="none" w:sz="0" w:space="0" w:color="auto"/>
            <w:left w:val="none" w:sz="0" w:space="0" w:color="auto"/>
            <w:bottom w:val="none" w:sz="0" w:space="0" w:color="auto"/>
            <w:right w:val="none" w:sz="0" w:space="0" w:color="auto"/>
          </w:divBdr>
        </w:div>
        <w:div w:id="315768392">
          <w:marLeft w:val="640"/>
          <w:marRight w:val="0"/>
          <w:marTop w:val="0"/>
          <w:marBottom w:val="0"/>
          <w:divBdr>
            <w:top w:val="none" w:sz="0" w:space="0" w:color="auto"/>
            <w:left w:val="none" w:sz="0" w:space="0" w:color="auto"/>
            <w:bottom w:val="none" w:sz="0" w:space="0" w:color="auto"/>
            <w:right w:val="none" w:sz="0" w:space="0" w:color="auto"/>
          </w:divBdr>
        </w:div>
        <w:div w:id="2104839848">
          <w:marLeft w:val="640"/>
          <w:marRight w:val="0"/>
          <w:marTop w:val="0"/>
          <w:marBottom w:val="0"/>
          <w:divBdr>
            <w:top w:val="none" w:sz="0" w:space="0" w:color="auto"/>
            <w:left w:val="none" w:sz="0" w:space="0" w:color="auto"/>
            <w:bottom w:val="none" w:sz="0" w:space="0" w:color="auto"/>
            <w:right w:val="none" w:sz="0" w:space="0" w:color="auto"/>
          </w:divBdr>
        </w:div>
        <w:div w:id="288322988">
          <w:marLeft w:val="640"/>
          <w:marRight w:val="0"/>
          <w:marTop w:val="0"/>
          <w:marBottom w:val="0"/>
          <w:divBdr>
            <w:top w:val="none" w:sz="0" w:space="0" w:color="auto"/>
            <w:left w:val="none" w:sz="0" w:space="0" w:color="auto"/>
            <w:bottom w:val="none" w:sz="0" w:space="0" w:color="auto"/>
            <w:right w:val="none" w:sz="0" w:space="0" w:color="auto"/>
          </w:divBdr>
        </w:div>
        <w:div w:id="17319014">
          <w:marLeft w:val="640"/>
          <w:marRight w:val="0"/>
          <w:marTop w:val="0"/>
          <w:marBottom w:val="0"/>
          <w:divBdr>
            <w:top w:val="none" w:sz="0" w:space="0" w:color="auto"/>
            <w:left w:val="none" w:sz="0" w:space="0" w:color="auto"/>
            <w:bottom w:val="none" w:sz="0" w:space="0" w:color="auto"/>
            <w:right w:val="none" w:sz="0" w:space="0" w:color="auto"/>
          </w:divBdr>
        </w:div>
        <w:div w:id="322776294">
          <w:marLeft w:val="640"/>
          <w:marRight w:val="0"/>
          <w:marTop w:val="0"/>
          <w:marBottom w:val="0"/>
          <w:divBdr>
            <w:top w:val="none" w:sz="0" w:space="0" w:color="auto"/>
            <w:left w:val="none" w:sz="0" w:space="0" w:color="auto"/>
            <w:bottom w:val="none" w:sz="0" w:space="0" w:color="auto"/>
            <w:right w:val="none" w:sz="0" w:space="0" w:color="auto"/>
          </w:divBdr>
        </w:div>
        <w:div w:id="452211189">
          <w:marLeft w:val="640"/>
          <w:marRight w:val="0"/>
          <w:marTop w:val="0"/>
          <w:marBottom w:val="0"/>
          <w:divBdr>
            <w:top w:val="none" w:sz="0" w:space="0" w:color="auto"/>
            <w:left w:val="none" w:sz="0" w:space="0" w:color="auto"/>
            <w:bottom w:val="none" w:sz="0" w:space="0" w:color="auto"/>
            <w:right w:val="none" w:sz="0" w:space="0" w:color="auto"/>
          </w:divBdr>
        </w:div>
        <w:div w:id="733312216">
          <w:marLeft w:val="640"/>
          <w:marRight w:val="0"/>
          <w:marTop w:val="0"/>
          <w:marBottom w:val="0"/>
          <w:divBdr>
            <w:top w:val="none" w:sz="0" w:space="0" w:color="auto"/>
            <w:left w:val="none" w:sz="0" w:space="0" w:color="auto"/>
            <w:bottom w:val="none" w:sz="0" w:space="0" w:color="auto"/>
            <w:right w:val="none" w:sz="0" w:space="0" w:color="auto"/>
          </w:divBdr>
        </w:div>
        <w:div w:id="590164655">
          <w:marLeft w:val="640"/>
          <w:marRight w:val="0"/>
          <w:marTop w:val="0"/>
          <w:marBottom w:val="0"/>
          <w:divBdr>
            <w:top w:val="none" w:sz="0" w:space="0" w:color="auto"/>
            <w:left w:val="none" w:sz="0" w:space="0" w:color="auto"/>
            <w:bottom w:val="none" w:sz="0" w:space="0" w:color="auto"/>
            <w:right w:val="none" w:sz="0" w:space="0" w:color="auto"/>
          </w:divBdr>
        </w:div>
        <w:div w:id="2014602743">
          <w:marLeft w:val="640"/>
          <w:marRight w:val="0"/>
          <w:marTop w:val="0"/>
          <w:marBottom w:val="0"/>
          <w:divBdr>
            <w:top w:val="none" w:sz="0" w:space="0" w:color="auto"/>
            <w:left w:val="none" w:sz="0" w:space="0" w:color="auto"/>
            <w:bottom w:val="none" w:sz="0" w:space="0" w:color="auto"/>
            <w:right w:val="none" w:sz="0" w:space="0" w:color="auto"/>
          </w:divBdr>
        </w:div>
        <w:div w:id="1455756749">
          <w:marLeft w:val="640"/>
          <w:marRight w:val="0"/>
          <w:marTop w:val="0"/>
          <w:marBottom w:val="0"/>
          <w:divBdr>
            <w:top w:val="none" w:sz="0" w:space="0" w:color="auto"/>
            <w:left w:val="none" w:sz="0" w:space="0" w:color="auto"/>
            <w:bottom w:val="none" w:sz="0" w:space="0" w:color="auto"/>
            <w:right w:val="none" w:sz="0" w:space="0" w:color="auto"/>
          </w:divBdr>
        </w:div>
        <w:div w:id="2002811659">
          <w:marLeft w:val="640"/>
          <w:marRight w:val="0"/>
          <w:marTop w:val="0"/>
          <w:marBottom w:val="0"/>
          <w:divBdr>
            <w:top w:val="none" w:sz="0" w:space="0" w:color="auto"/>
            <w:left w:val="none" w:sz="0" w:space="0" w:color="auto"/>
            <w:bottom w:val="none" w:sz="0" w:space="0" w:color="auto"/>
            <w:right w:val="none" w:sz="0" w:space="0" w:color="auto"/>
          </w:divBdr>
        </w:div>
        <w:div w:id="1983804421">
          <w:marLeft w:val="640"/>
          <w:marRight w:val="0"/>
          <w:marTop w:val="0"/>
          <w:marBottom w:val="0"/>
          <w:divBdr>
            <w:top w:val="none" w:sz="0" w:space="0" w:color="auto"/>
            <w:left w:val="none" w:sz="0" w:space="0" w:color="auto"/>
            <w:bottom w:val="none" w:sz="0" w:space="0" w:color="auto"/>
            <w:right w:val="none" w:sz="0" w:space="0" w:color="auto"/>
          </w:divBdr>
        </w:div>
        <w:div w:id="2131626347">
          <w:marLeft w:val="640"/>
          <w:marRight w:val="0"/>
          <w:marTop w:val="0"/>
          <w:marBottom w:val="0"/>
          <w:divBdr>
            <w:top w:val="none" w:sz="0" w:space="0" w:color="auto"/>
            <w:left w:val="none" w:sz="0" w:space="0" w:color="auto"/>
            <w:bottom w:val="none" w:sz="0" w:space="0" w:color="auto"/>
            <w:right w:val="none" w:sz="0" w:space="0" w:color="auto"/>
          </w:divBdr>
        </w:div>
        <w:div w:id="1440562974">
          <w:marLeft w:val="640"/>
          <w:marRight w:val="0"/>
          <w:marTop w:val="0"/>
          <w:marBottom w:val="0"/>
          <w:divBdr>
            <w:top w:val="none" w:sz="0" w:space="0" w:color="auto"/>
            <w:left w:val="none" w:sz="0" w:space="0" w:color="auto"/>
            <w:bottom w:val="none" w:sz="0" w:space="0" w:color="auto"/>
            <w:right w:val="none" w:sz="0" w:space="0" w:color="auto"/>
          </w:divBdr>
        </w:div>
        <w:div w:id="6249436">
          <w:marLeft w:val="640"/>
          <w:marRight w:val="0"/>
          <w:marTop w:val="0"/>
          <w:marBottom w:val="0"/>
          <w:divBdr>
            <w:top w:val="none" w:sz="0" w:space="0" w:color="auto"/>
            <w:left w:val="none" w:sz="0" w:space="0" w:color="auto"/>
            <w:bottom w:val="none" w:sz="0" w:space="0" w:color="auto"/>
            <w:right w:val="none" w:sz="0" w:space="0" w:color="auto"/>
          </w:divBdr>
        </w:div>
        <w:div w:id="697125281">
          <w:marLeft w:val="640"/>
          <w:marRight w:val="0"/>
          <w:marTop w:val="0"/>
          <w:marBottom w:val="0"/>
          <w:divBdr>
            <w:top w:val="none" w:sz="0" w:space="0" w:color="auto"/>
            <w:left w:val="none" w:sz="0" w:space="0" w:color="auto"/>
            <w:bottom w:val="none" w:sz="0" w:space="0" w:color="auto"/>
            <w:right w:val="none" w:sz="0" w:space="0" w:color="auto"/>
          </w:divBdr>
        </w:div>
        <w:div w:id="1032918600">
          <w:marLeft w:val="640"/>
          <w:marRight w:val="0"/>
          <w:marTop w:val="0"/>
          <w:marBottom w:val="0"/>
          <w:divBdr>
            <w:top w:val="none" w:sz="0" w:space="0" w:color="auto"/>
            <w:left w:val="none" w:sz="0" w:space="0" w:color="auto"/>
            <w:bottom w:val="none" w:sz="0" w:space="0" w:color="auto"/>
            <w:right w:val="none" w:sz="0" w:space="0" w:color="auto"/>
          </w:divBdr>
        </w:div>
        <w:div w:id="1204634546">
          <w:marLeft w:val="640"/>
          <w:marRight w:val="0"/>
          <w:marTop w:val="0"/>
          <w:marBottom w:val="0"/>
          <w:divBdr>
            <w:top w:val="none" w:sz="0" w:space="0" w:color="auto"/>
            <w:left w:val="none" w:sz="0" w:space="0" w:color="auto"/>
            <w:bottom w:val="none" w:sz="0" w:space="0" w:color="auto"/>
            <w:right w:val="none" w:sz="0" w:space="0" w:color="auto"/>
          </w:divBdr>
        </w:div>
        <w:div w:id="852259948">
          <w:marLeft w:val="640"/>
          <w:marRight w:val="0"/>
          <w:marTop w:val="0"/>
          <w:marBottom w:val="0"/>
          <w:divBdr>
            <w:top w:val="none" w:sz="0" w:space="0" w:color="auto"/>
            <w:left w:val="none" w:sz="0" w:space="0" w:color="auto"/>
            <w:bottom w:val="none" w:sz="0" w:space="0" w:color="auto"/>
            <w:right w:val="none" w:sz="0" w:space="0" w:color="auto"/>
          </w:divBdr>
        </w:div>
        <w:div w:id="156114299">
          <w:marLeft w:val="640"/>
          <w:marRight w:val="0"/>
          <w:marTop w:val="0"/>
          <w:marBottom w:val="0"/>
          <w:divBdr>
            <w:top w:val="none" w:sz="0" w:space="0" w:color="auto"/>
            <w:left w:val="none" w:sz="0" w:space="0" w:color="auto"/>
            <w:bottom w:val="none" w:sz="0" w:space="0" w:color="auto"/>
            <w:right w:val="none" w:sz="0" w:space="0" w:color="auto"/>
          </w:divBdr>
        </w:div>
        <w:div w:id="194926251">
          <w:marLeft w:val="640"/>
          <w:marRight w:val="0"/>
          <w:marTop w:val="0"/>
          <w:marBottom w:val="0"/>
          <w:divBdr>
            <w:top w:val="none" w:sz="0" w:space="0" w:color="auto"/>
            <w:left w:val="none" w:sz="0" w:space="0" w:color="auto"/>
            <w:bottom w:val="none" w:sz="0" w:space="0" w:color="auto"/>
            <w:right w:val="none" w:sz="0" w:space="0" w:color="auto"/>
          </w:divBdr>
        </w:div>
        <w:div w:id="89201785">
          <w:marLeft w:val="640"/>
          <w:marRight w:val="0"/>
          <w:marTop w:val="0"/>
          <w:marBottom w:val="0"/>
          <w:divBdr>
            <w:top w:val="none" w:sz="0" w:space="0" w:color="auto"/>
            <w:left w:val="none" w:sz="0" w:space="0" w:color="auto"/>
            <w:bottom w:val="none" w:sz="0" w:space="0" w:color="auto"/>
            <w:right w:val="none" w:sz="0" w:space="0" w:color="auto"/>
          </w:divBdr>
        </w:div>
        <w:div w:id="1300765282">
          <w:marLeft w:val="640"/>
          <w:marRight w:val="0"/>
          <w:marTop w:val="0"/>
          <w:marBottom w:val="0"/>
          <w:divBdr>
            <w:top w:val="none" w:sz="0" w:space="0" w:color="auto"/>
            <w:left w:val="none" w:sz="0" w:space="0" w:color="auto"/>
            <w:bottom w:val="none" w:sz="0" w:space="0" w:color="auto"/>
            <w:right w:val="none" w:sz="0" w:space="0" w:color="auto"/>
          </w:divBdr>
        </w:div>
        <w:div w:id="842277656">
          <w:marLeft w:val="640"/>
          <w:marRight w:val="0"/>
          <w:marTop w:val="0"/>
          <w:marBottom w:val="0"/>
          <w:divBdr>
            <w:top w:val="none" w:sz="0" w:space="0" w:color="auto"/>
            <w:left w:val="none" w:sz="0" w:space="0" w:color="auto"/>
            <w:bottom w:val="none" w:sz="0" w:space="0" w:color="auto"/>
            <w:right w:val="none" w:sz="0" w:space="0" w:color="auto"/>
          </w:divBdr>
        </w:div>
        <w:div w:id="1574781231">
          <w:marLeft w:val="640"/>
          <w:marRight w:val="0"/>
          <w:marTop w:val="0"/>
          <w:marBottom w:val="0"/>
          <w:divBdr>
            <w:top w:val="none" w:sz="0" w:space="0" w:color="auto"/>
            <w:left w:val="none" w:sz="0" w:space="0" w:color="auto"/>
            <w:bottom w:val="none" w:sz="0" w:space="0" w:color="auto"/>
            <w:right w:val="none" w:sz="0" w:space="0" w:color="auto"/>
          </w:divBdr>
        </w:div>
        <w:div w:id="1189753635">
          <w:marLeft w:val="640"/>
          <w:marRight w:val="0"/>
          <w:marTop w:val="0"/>
          <w:marBottom w:val="0"/>
          <w:divBdr>
            <w:top w:val="none" w:sz="0" w:space="0" w:color="auto"/>
            <w:left w:val="none" w:sz="0" w:space="0" w:color="auto"/>
            <w:bottom w:val="none" w:sz="0" w:space="0" w:color="auto"/>
            <w:right w:val="none" w:sz="0" w:space="0" w:color="auto"/>
          </w:divBdr>
        </w:div>
        <w:div w:id="1394424499">
          <w:marLeft w:val="640"/>
          <w:marRight w:val="0"/>
          <w:marTop w:val="0"/>
          <w:marBottom w:val="0"/>
          <w:divBdr>
            <w:top w:val="none" w:sz="0" w:space="0" w:color="auto"/>
            <w:left w:val="none" w:sz="0" w:space="0" w:color="auto"/>
            <w:bottom w:val="none" w:sz="0" w:space="0" w:color="auto"/>
            <w:right w:val="none" w:sz="0" w:space="0" w:color="auto"/>
          </w:divBdr>
        </w:div>
        <w:div w:id="1921401495">
          <w:marLeft w:val="640"/>
          <w:marRight w:val="0"/>
          <w:marTop w:val="0"/>
          <w:marBottom w:val="0"/>
          <w:divBdr>
            <w:top w:val="none" w:sz="0" w:space="0" w:color="auto"/>
            <w:left w:val="none" w:sz="0" w:space="0" w:color="auto"/>
            <w:bottom w:val="none" w:sz="0" w:space="0" w:color="auto"/>
            <w:right w:val="none" w:sz="0" w:space="0" w:color="auto"/>
          </w:divBdr>
        </w:div>
        <w:div w:id="809980797">
          <w:marLeft w:val="640"/>
          <w:marRight w:val="0"/>
          <w:marTop w:val="0"/>
          <w:marBottom w:val="0"/>
          <w:divBdr>
            <w:top w:val="none" w:sz="0" w:space="0" w:color="auto"/>
            <w:left w:val="none" w:sz="0" w:space="0" w:color="auto"/>
            <w:bottom w:val="none" w:sz="0" w:space="0" w:color="auto"/>
            <w:right w:val="none" w:sz="0" w:space="0" w:color="auto"/>
          </w:divBdr>
        </w:div>
        <w:div w:id="358556354">
          <w:marLeft w:val="640"/>
          <w:marRight w:val="0"/>
          <w:marTop w:val="0"/>
          <w:marBottom w:val="0"/>
          <w:divBdr>
            <w:top w:val="none" w:sz="0" w:space="0" w:color="auto"/>
            <w:left w:val="none" w:sz="0" w:space="0" w:color="auto"/>
            <w:bottom w:val="none" w:sz="0" w:space="0" w:color="auto"/>
            <w:right w:val="none" w:sz="0" w:space="0" w:color="auto"/>
          </w:divBdr>
        </w:div>
        <w:div w:id="220949832">
          <w:marLeft w:val="640"/>
          <w:marRight w:val="0"/>
          <w:marTop w:val="0"/>
          <w:marBottom w:val="0"/>
          <w:divBdr>
            <w:top w:val="none" w:sz="0" w:space="0" w:color="auto"/>
            <w:left w:val="none" w:sz="0" w:space="0" w:color="auto"/>
            <w:bottom w:val="none" w:sz="0" w:space="0" w:color="auto"/>
            <w:right w:val="none" w:sz="0" w:space="0" w:color="auto"/>
          </w:divBdr>
        </w:div>
        <w:div w:id="287515958">
          <w:marLeft w:val="640"/>
          <w:marRight w:val="0"/>
          <w:marTop w:val="0"/>
          <w:marBottom w:val="0"/>
          <w:divBdr>
            <w:top w:val="none" w:sz="0" w:space="0" w:color="auto"/>
            <w:left w:val="none" w:sz="0" w:space="0" w:color="auto"/>
            <w:bottom w:val="none" w:sz="0" w:space="0" w:color="auto"/>
            <w:right w:val="none" w:sz="0" w:space="0" w:color="auto"/>
          </w:divBdr>
        </w:div>
        <w:div w:id="482624418">
          <w:marLeft w:val="640"/>
          <w:marRight w:val="0"/>
          <w:marTop w:val="0"/>
          <w:marBottom w:val="0"/>
          <w:divBdr>
            <w:top w:val="none" w:sz="0" w:space="0" w:color="auto"/>
            <w:left w:val="none" w:sz="0" w:space="0" w:color="auto"/>
            <w:bottom w:val="none" w:sz="0" w:space="0" w:color="auto"/>
            <w:right w:val="none" w:sz="0" w:space="0" w:color="auto"/>
          </w:divBdr>
        </w:div>
        <w:div w:id="954487726">
          <w:marLeft w:val="640"/>
          <w:marRight w:val="0"/>
          <w:marTop w:val="0"/>
          <w:marBottom w:val="0"/>
          <w:divBdr>
            <w:top w:val="none" w:sz="0" w:space="0" w:color="auto"/>
            <w:left w:val="none" w:sz="0" w:space="0" w:color="auto"/>
            <w:bottom w:val="none" w:sz="0" w:space="0" w:color="auto"/>
            <w:right w:val="none" w:sz="0" w:space="0" w:color="auto"/>
          </w:divBdr>
        </w:div>
        <w:div w:id="1427385034">
          <w:marLeft w:val="640"/>
          <w:marRight w:val="0"/>
          <w:marTop w:val="0"/>
          <w:marBottom w:val="0"/>
          <w:divBdr>
            <w:top w:val="none" w:sz="0" w:space="0" w:color="auto"/>
            <w:left w:val="none" w:sz="0" w:space="0" w:color="auto"/>
            <w:bottom w:val="none" w:sz="0" w:space="0" w:color="auto"/>
            <w:right w:val="none" w:sz="0" w:space="0" w:color="auto"/>
          </w:divBdr>
        </w:div>
        <w:div w:id="560798020">
          <w:marLeft w:val="640"/>
          <w:marRight w:val="0"/>
          <w:marTop w:val="0"/>
          <w:marBottom w:val="0"/>
          <w:divBdr>
            <w:top w:val="none" w:sz="0" w:space="0" w:color="auto"/>
            <w:left w:val="none" w:sz="0" w:space="0" w:color="auto"/>
            <w:bottom w:val="none" w:sz="0" w:space="0" w:color="auto"/>
            <w:right w:val="none" w:sz="0" w:space="0" w:color="auto"/>
          </w:divBdr>
        </w:div>
        <w:div w:id="1676150416">
          <w:marLeft w:val="640"/>
          <w:marRight w:val="0"/>
          <w:marTop w:val="0"/>
          <w:marBottom w:val="0"/>
          <w:divBdr>
            <w:top w:val="none" w:sz="0" w:space="0" w:color="auto"/>
            <w:left w:val="none" w:sz="0" w:space="0" w:color="auto"/>
            <w:bottom w:val="none" w:sz="0" w:space="0" w:color="auto"/>
            <w:right w:val="none" w:sz="0" w:space="0" w:color="auto"/>
          </w:divBdr>
        </w:div>
        <w:div w:id="1205824643">
          <w:marLeft w:val="640"/>
          <w:marRight w:val="0"/>
          <w:marTop w:val="0"/>
          <w:marBottom w:val="0"/>
          <w:divBdr>
            <w:top w:val="none" w:sz="0" w:space="0" w:color="auto"/>
            <w:left w:val="none" w:sz="0" w:space="0" w:color="auto"/>
            <w:bottom w:val="none" w:sz="0" w:space="0" w:color="auto"/>
            <w:right w:val="none" w:sz="0" w:space="0" w:color="auto"/>
          </w:divBdr>
        </w:div>
        <w:div w:id="152651657">
          <w:marLeft w:val="640"/>
          <w:marRight w:val="0"/>
          <w:marTop w:val="0"/>
          <w:marBottom w:val="0"/>
          <w:divBdr>
            <w:top w:val="none" w:sz="0" w:space="0" w:color="auto"/>
            <w:left w:val="none" w:sz="0" w:space="0" w:color="auto"/>
            <w:bottom w:val="none" w:sz="0" w:space="0" w:color="auto"/>
            <w:right w:val="none" w:sz="0" w:space="0" w:color="auto"/>
          </w:divBdr>
        </w:div>
        <w:div w:id="50153033">
          <w:marLeft w:val="640"/>
          <w:marRight w:val="0"/>
          <w:marTop w:val="0"/>
          <w:marBottom w:val="0"/>
          <w:divBdr>
            <w:top w:val="none" w:sz="0" w:space="0" w:color="auto"/>
            <w:left w:val="none" w:sz="0" w:space="0" w:color="auto"/>
            <w:bottom w:val="none" w:sz="0" w:space="0" w:color="auto"/>
            <w:right w:val="none" w:sz="0" w:space="0" w:color="auto"/>
          </w:divBdr>
        </w:div>
        <w:div w:id="46414907">
          <w:marLeft w:val="640"/>
          <w:marRight w:val="0"/>
          <w:marTop w:val="0"/>
          <w:marBottom w:val="0"/>
          <w:divBdr>
            <w:top w:val="none" w:sz="0" w:space="0" w:color="auto"/>
            <w:left w:val="none" w:sz="0" w:space="0" w:color="auto"/>
            <w:bottom w:val="none" w:sz="0" w:space="0" w:color="auto"/>
            <w:right w:val="none" w:sz="0" w:space="0" w:color="auto"/>
          </w:divBdr>
        </w:div>
        <w:div w:id="1193616866">
          <w:marLeft w:val="640"/>
          <w:marRight w:val="0"/>
          <w:marTop w:val="0"/>
          <w:marBottom w:val="0"/>
          <w:divBdr>
            <w:top w:val="none" w:sz="0" w:space="0" w:color="auto"/>
            <w:left w:val="none" w:sz="0" w:space="0" w:color="auto"/>
            <w:bottom w:val="none" w:sz="0" w:space="0" w:color="auto"/>
            <w:right w:val="none" w:sz="0" w:space="0" w:color="auto"/>
          </w:divBdr>
        </w:div>
        <w:div w:id="1500346402">
          <w:marLeft w:val="640"/>
          <w:marRight w:val="0"/>
          <w:marTop w:val="0"/>
          <w:marBottom w:val="0"/>
          <w:divBdr>
            <w:top w:val="none" w:sz="0" w:space="0" w:color="auto"/>
            <w:left w:val="none" w:sz="0" w:space="0" w:color="auto"/>
            <w:bottom w:val="none" w:sz="0" w:space="0" w:color="auto"/>
            <w:right w:val="none" w:sz="0" w:space="0" w:color="auto"/>
          </w:divBdr>
        </w:div>
        <w:div w:id="1701589527">
          <w:marLeft w:val="640"/>
          <w:marRight w:val="0"/>
          <w:marTop w:val="0"/>
          <w:marBottom w:val="0"/>
          <w:divBdr>
            <w:top w:val="none" w:sz="0" w:space="0" w:color="auto"/>
            <w:left w:val="none" w:sz="0" w:space="0" w:color="auto"/>
            <w:bottom w:val="none" w:sz="0" w:space="0" w:color="auto"/>
            <w:right w:val="none" w:sz="0" w:space="0" w:color="auto"/>
          </w:divBdr>
        </w:div>
        <w:div w:id="715471950">
          <w:marLeft w:val="640"/>
          <w:marRight w:val="0"/>
          <w:marTop w:val="0"/>
          <w:marBottom w:val="0"/>
          <w:divBdr>
            <w:top w:val="none" w:sz="0" w:space="0" w:color="auto"/>
            <w:left w:val="none" w:sz="0" w:space="0" w:color="auto"/>
            <w:bottom w:val="none" w:sz="0" w:space="0" w:color="auto"/>
            <w:right w:val="none" w:sz="0" w:space="0" w:color="auto"/>
          </w:divBdr>
        </w:div>
        <w:div w:id="318921805">
          <w:marLeft w:val="640"/>
          <w:marRight w:val="0"/>
          <w:marTop w:val="0"/>
          <w:marBottom w:val="0"/>
          <w:divBdr>
            <w:top w:val="none" w:sz="0" w:space="0" w:color="auto"/>
            <w:left w:val="none" w:sz="0" w:space="0" w:color="auto"/>
            <w:bottom w:val="none" w:sz="0" w:space="0" w:color="auto"/>
            <w:right w:val="none" w:sz="0" w:space="0" w:color="auto"/>
          </w:divBdr>
        </w:div>
        <w:div w:id="749041246">
          <w:marLeft w:val="640"/>
          <w:marRight w:val="0"/>
          <w:marTop w:val="0"/>
          <w:marBottom w:val="0"/>
          <w:divBdr>
            <w:top w:val="none" w:sz="0" w:space="0" w:color="auto"/>
            <w:left w:val="none" w:sz="0" w:space="0" w:color="auto"/>
            <w:bottom w:val="none" w:sz="0" w:space="0" w:color="auto"/>
            <w:right w:val="none" w:sz="0" w:space="0" w:color="auto"/>
          </w:divBdr>
        </w:div>
        <w:div w:id="282930776">
          <w:marLeft w:val="640"/>
          <w:marRight w:val="0"/>
          <w:marTop w:val="0"/>
          <w:marBottom w:val="0"/>
          <w:divBdr>
            <w:top w:val="none" w:sz="0" w:space="0" w:color="auto"/>
            <w:left w:val="none" w:sz="0" w:space="0" w:color="auto"/>
            <w:bottom w:val="none" w:sz="0" w:space="0" w:color="auto"/>
            <w:right w:val="none" w:sz="0" w:space="0" w:color="auto"/>
          </w:divBdr>
        </w:div>
        <w:div w:id="48505929">
          <w:marLeft w:val="640"/>
          <w:marRight w:val="0"/>
          <w:marTop w:val="0"/>
          <w:marBottom w:val="0"/>
          <w:divBdr>
            <w:top w:val="none" w:sz="0" w:space="0" w:color="auto"/>
            <w:left w:val="none" w:sz="0" w:space="0" w:color="auto"/>
            <w:bottom w:val="none" w:sz="0" w:space="0" w:color="auto"/>
            <w:right w:val="none" w:sz="0" w:space="0" w:color="auto"/>
          </w:divBdr>
        </w:div>
        <w:div w:id="110173957">
          <w:marLeft w:val="640"/>
          <w:marRight w:val="0"/>
          <w:marTop w:val="0"/>
          <w:marBottom w:val="0"/>
          <w:divBdr>
            <w:top w:val="none" w:sz="0" w:space="0" w:color="auto"/>
            <w:left w:val="none" w:sz="0" w:space="0" w:color="auto"/>
            <w:bottom w:val="none" w:sz="0" w:space="0" w:color="auto"/>
            <w:right w:val="none" w:sz="0" w:space="0" w:color="auto"/>
          </w:divBdr>
        </w:div>
        <w:div w:id="144473403">
          <w:marLeft w:val="640"/>
          <w:marRight w:val="0"/>
          <w:marTop w:val="0"/>
          <w:marBottom w:val="0"/>
          <w:divBdr>
            <w:top w:val="none" w:sz="0" w:space="0" w:color="auto"/>
            <w:left w:val="none" w:sz="0" w:space="0" w:color="auto"/>
            <w:bottom w:val="none" w:sz="0" w:space="0" w:color="auto"/>
            <w:right w:val="none" w:sz="0" w:space="0" w:color="auto"/>
          </w:divBdr>
        </w:div>
        <w:div w:id="1587419276">
          <w:marLeft w:val="640"/>
          <w:marRight w:val="0"/>
          <w:marTop w:val="0"/>
          <w:marBottom w:val="0"/>
          <w:divBdr>
            <w:top w:val="none" w:sz="0" w:space="0" w:color="auto"/>
            <w:left w:val="none" w:sz="0" w:space="0" w:color="auto"/>
            <w:bottom w:val="none" w:sz="0" w:space="0" w:color="auto"/>
            <w:right w:val="none" w:sz="0" w:space="0" w:color="auto"/>
          </w:divBdr>
        </w:div>
        <w:div w:id="1288387138">
          <w:marLeft w:val="640"/>
          <w:marRight w:val="0"/>
          <w:marTop w:val="0"/>
          <w:marBottom w:val="0"/>
          <w:divBdr>
            <w:top w:val="none" w:sz="0" w:space="0" w:color="auto"/>
            <w:left w:val="none" w:sz="0" w:space="0" w:color="auto"/>
            <w:bottom w:val="none" w:sz="0" w:space="0" w:color="auto"/>
            <w:right w:val="none" w:sz="0" w:space="0" w:color="auto"/>
          </w:divBdr>
        </w:div>
        <w:div w:id="167909180">
          <w:marLeft w:val="640"/>
          <w:marRight w:val="0"/>
          <w:marTop w:val="0"/>
          <w:marBottom w:val="0"/>
          <w:divBdr>
            <w:top w:val="none" w:sz="0" w:space="0" w:color="auto"/>
            <w:left w:val="none" w:sz="0" w:space="0" w:color="auto"/>
            <w:bottom w:val="none" w:sz="0" w:space="0" w:color="auto"/>
            <w:right w:val="none" w:sz="0" w:space="0" w:color="auto"/>
          </w:divBdr>
        </w:div>
        <w:div w:id="1940984126">
          <w:marLeft w:val="640"/>
          <w:marRight w:val="0"/>
          <w:marTop w:val="0"/>
          <w:marBottom w:val="0"/>
          <w:divBdr>
            <w:top w:val="none" w:sz="0" w:space="0" w:color="auto"/>
            <w:left w:val="none" w:sz="0" w:space="0" w:color="auto"/>
            <w:bottom w:val="none" w:sz="0" w:space="0" w:color="auto"/>
            <w:right w:val="none" w:sz="0" w:space="0" w:color="auto"/>
          </w:divBdr>
        </w:div>
        <w:div w:id="271741658">
          <w:marLeft w:val="640"/>
          <w:marRight w:val="0"/>
          <w:marTop w:val="0"/>
          <w:marBottom w:val="0"/>
          <w:divBdr>
            <w:top w:val="none" w:sz="0" w:space="0" w:color="auto"/>
            <w:left w:val="none" w:sz="0" w:space="0" w:color="auto"/>
            <w:bottom w:val="none" w:sz="0" w:space="0" w:color="auto"/>
            <w:right w:val="none" w:sz="0" w:space="0" w:color="auto"/>
          </w:divBdr>
        </w:div>
        <w:div w:id="848329239">
          <w:marLeft w:val="640"/>
          <w:marRight w:val="0"/>
          <w:marTop w:val="0"/>
          <w:marBottom w:val="0"/>
          <w:divBdr>
            <w:top w:val="none" w:sz="0" w:space="0" w:color="auto"/>
            <w:left w:val="none" w:sz="0" w:space="0" w:color="auto"/>
            <w:bottom w:val="none" w:sz="0" w:space="0" w:color="auto"/>
            <w:right w:val="none" w:sz="0" w:space="0" w:color="auto"/>
          </w:divBdr>
        </w:div>
        <w:div w:id="1681422859">
          <w:marLeft w:val="640"/>
          <w:marRight w:val="0"/>
          <w:marTop w:val="0"/>
          <w:marBottom w:val="0"/>
          <w:divBdr>
            <w:top w:val="none" w:sz="0" w:space="0" w:color="auto"/>
            <w:left w:val="none" w:sz="0" w:space="0" w:color="auto"/>
            <w:bottom w:val="none" w:sz="0" w:space="0" w:color="auto"/>
            <w:right w:val="none" w:sz="0" w:space="0" w:color="auto"/>
          </w:divBdr>
        </w:div>
        <w:div w:id="366762469">
          <w:marLeft w:val="640"/>
          <w:marRight w:val="0"/>
          <w:marTop w:val="0"/>
          <w:marBottom w:val="0"/>
          <w:divBdr>
            <w:top w:val="none" w:sz="0" w:space="0" w:color="auto"/>
            <w:left w:val="none" w:sz="0" w:space="0" w:color="auto"/>
            <w:bottom w:val="none" w:sz="0" w:space="0" w:color="auto"/>
            <w:right w:val="none" w:sz="0" w:space="0" w:color="auto"/>
          </w:divBdr>
        </w:div>
        <w:div w:id="1297683660">
          <w:marLeft w:val="640"/>
          <w:marRight w:val="0"/>
          <w:marTop w:val="0"/>
          <w:marBottom w:val="0"/>
          <w:divBdr>
            <w:top w:val="none" w:sz="0" w:space="0" w:color="auto"/>
            <w:left w:val="none" w:sz="0" w:space="0" w:color="auto"/>
            <w:bottom w:val="none" w:sz="0" w:space="0" w:color="auto"/>
            <w:right w:val="none" w:sz="0" w:space="0" w:color="auto"/>
          </w:divBdr>
        </w:div>
        <w:div w:id="1557473513">
          <w:marLeft w:val="640"/>
          <w:marRight w:val="0"/>
          <w:marTop w:val="0"/>
          <w:marBottom w:val="0"/>
          <w:divBdr>
            <w:top w:val="none" w:sz="0" w:space="0" w:color="auto"/>
            <w:left w:val="none" w:sz="0" w:space="0" w:color="auto"/>
            <w:bottom w:val="none" w:sz="0" w:space="0" w:color="auto"/>
            <w:right w:val="none" w:sz="0" w:space="0" w:color="auto"/>
          </w:divBdr>
        </w:div>
        <w:div w:id="2130315889">
          <w:marLeft w:val="640"/>
          <w:marRight w:val="0"/>
          <w:marTop w:val="0"/>
          <w:marBottom w:val="0"/>
          <w:divBdr>
            <w:top w:val="none" w:sz="0" w:space="0" w:color="auto"/>
            <w:left w:val="none" w:sz="0" w:space="0" w:color="auto"/>
            <w:bottom w:val="none" w:sz="0" w:space="0" w:color="auto"/>
            <w:right w:val="none" w:sz="0" w:space="0" w:color="auto"/>
          </w:divBdr>
        </w:div>
        <w:div w:id="748236553">
          <w:marLeft w:val="640"/>
          <w:marRight w:val="0"/>
          <w:marTop w:val="0"/>
          <w:marBottom w:val="0"/>
          <w:divBdr>
            <w:top w:val="none" w:sz="0" w:space="0" w:color="auto"/>
            <w:left w:val="none" w:sz="0" w:space="0" w:color="auto"/>
            <w:bottom w:val="none" w:sz="0" w:space="0" w:color="auto"/>
            <w:right w:val="none" w:sz="0" w:space="0" w:color="auto"/>
          </w:divBdr>
        </w:div>
        <w:div w:id="286088238">
          <w:marLeft w:val="640"/>
          <w:marRight w:val="0"/>
          <w:marTop w:val="0"/>
          <w:marBottom w:val="0"/>
          <w:divBdr>
            <w:top w:val="none" w:sz="0" w:space="0" w:color="auto"/>
            <w:left w:val="none" w:sz="0" w:space="0" w:color="auto"/>
            <w:bottom w:val="none" w:sz="0" w:space="0" w:color="auto"/>
            <w:right w:val="none" w:sz="0" w:space="0" w:color="auto"/>
          </w:divBdr>
        </w:div>
        <w:div w:id="1907958958">
          <w:marLeft w:val="640"/>
          <w:marRight w:val="0"/>
          <w:marTop w:val="0"/>
          <w:marBottom w:val="0"/>
          <w:divBdr>
            <w:top w:val="none" w:sz="0" w:space="0" w:color="auto"/>
            <w:left w:val="none" w:sz="0" w:space="0" w:color="auto"/>
            <w:bottom w:val="none" w:sz="0" w:space="0" w:color="auto"/>
            <w:right w:val="none" w:sz="0" w:space="0" w:color="auto"/>
          </w:divBdr>
        </w:div>
        <w:div w:id="1086341742">
          <w:marLeft w:val="640"/>
          <w:marRight w:val="0"/>
          <w:marTop w:val="0"/>
          <w:marBottom w:val="0"/>
          <w:divBdr>
            <w:top w:val="none" w:sz="0" w:space="0" w:color="auto"/>
            <w:left w:val="none" w:sz="0" w:space="0" w:color="auto"/>
            <w:bottom w:val="none" w:sz="0" w:space="0" w:color="auto"/>
            <w:right w:val="none" w:sz="0" w:space="0" w:color="auto"/>
          </w:divBdr>
        </w:div>
        <w:div w:id="324019976">
          <w:marLeft w:val="640"/>
          <w:marRight w:val="0"/>
          <w:marTop w:val="0"/>
          <w:marBottom w:val="0"/>
          <w:divBdr>
            <w:top w:val="none" w:sz="0" w:space="0" w:color="auto"/>
            <w:left w:val="none" w:sz="0" w:space="0" w:color="auto"/>
            <w:bottom w:val="none" w:sz="0" w:space="0" w:color="auto"/>
            <w:right w:val="none" w:sz="0" w:space="0" w:color="auto"/>
          </w:divBdr>
        </w:div>
        <w:div w:id="2000764560">
          <w:marLeft w:val="640"/>
          <w:marRight w:val="0"/>
          <w:marTop w:val="0"/>
          <w:marBottom w:val="0"/>
          <w:divBdr>
            <w:top w:val="none" w:sz="0" w:space="0" w:color="auto"/>
            <w:left w:val="none" w:sz="0" w:space="0" w:color="auto"/>
            <w:bottom w:val="none" w:sz="0" w:space="0" w:color="auto"/>
            <w:right w:val="none" w:sz="0" w:space="0" w:color="auto"/>
          </w:divBdr>
        </w:div>
        <w:div w:id="713038041">
          <w:marLeft w:val="640"/>
          <w:marRight w:val="0"/>
          <w:marTop w:val="0"/>
          <w:marBottom w:val="0"/>
          <w:divBdr>
            <w:top w:val="none" w:sz="0" w:space="0" w:color="auto"/>
            <w:left w:val="none" w:sz="0" w:space="0" w:color="auto"/>
            <w:bottom w:val="none" w:sz="0" w:space="0" w:color="auto"/>
            <w:right w:val="none" w:sz="0" w:space="0" w:color="auto"/>
          </w:divBdr>
        </w:div>
        <w:div w:id="1479298808">
          <w:marLeft w:val="640"/>
          <w:marRight w:val="0"/>
          <w:marTop w:val="0"/>
          <w:marBottom w:val="0"/>
          <w:divBdr>
            <w:top w:val="none" w:sz="0" w:space="0" w:color="auto"/>
            <w:left w:val="none" w:sz="0" w:space="0" w:color="auto"/>
            <w:bottom w:val="none" w:sz="0" w:space="0" w:color="auto"/>
            <w:right w:val="none" w:sz="0" w:space="0" w:color="auto"/>
          </w:divBdr>
        </w:div>
        <w:div w:id="469903271">
          <w:marLeft w:val="640"/>
          <w:marRight w:val="0"/>
          <w:marTop w:val="0"/>
          <w:marBottom w:val="0"/>
          <w:divBdr>
            <w:top w:val="none" w:sz="0" w:space="0" w:color="auto"/>
            <w:left w:val="none" w:sz="0" w:space="0" w:color="auto"/>
            <w:bottom w:val="none" w:sz="0" w:space="0" w:color="auto"/>
            <w:right w:val="none" w:sz="0" w:space="0" w:color="auto"/>
          </w:divBdr>
        </w:div>
        <w:div w:id="1141463249">
          <w:marLeft w:val="640"/>
          <w:marRight w:val="0"/>
          <w:marTop w:val="0"/>
          <w:marBottom w:val="0"/>
          <w:divBdr>
            <w:top w:val="none" w:sz="0" w:space="0" w:color="auto"/>
            <w:left w:val="none" w:sz="0" w:space="0" w:color="auto"/>
            <w:bottom w:val="none" w:sz="0" w:space="0" w:color="auto"/>
            <w:right w:val="none" w:sz="0" w:space="0" w:color="auto"/>
          </w:divBdr>
        </w:div>
        <w:div w:id="2059933341">
          <w:marLeft w:val="640"/>
          <w:marRight w:val="0"/>
          <w:marTop w:val="0"/>
          <w:marBottom w:val="0"/>
          <w:divBdr>
            <w:top w:val="none" w:sz="0" w:space="0" w:color="auto"/>
            <w:left w:val="none" w:sz="0" w:space="0" w:color="auto"/>
            <w:bottom w:val="none" w:sz="0" w:space="0" w:color="auto"/>
            <w:right w:val="none" w:sz="0" w:space="0" w:color="auto"/>
          </w:divBdr>
        </w:div>
        <w:div w:id="478232551">
          <w:marLeft w:val="640"/>
          <w:marRight w:val="0"/>
          <w:marTop w:val="0"/>
          <w:marBottom w:val="0"/>
          <w:divBdr>
            <w:top w:val="none" w:sz="0" w:space="0" w:color="auto"/>
            <w:left w:val="none" w:sz="0" w:space="0" w:color="auto"/>
            <w:bottom w:val="none" w:sz="0" w:space="0" w:color="auto"/>
            <w:right w:val="none" w:sz="0" w:space="0" w:color="auto"/>
          </w:divBdr>
        </w:div>
        <w:div w:id="618146316">
          <w:marLeft w:val="640"/>
          <w:marRight w:val="0"/>
          <w:marTop w:val="0"/>
          <w:marBottom w:val="0"/>
          <w:divBdr>
            <w:top w:val="none" w:sz="0" w:space="0" w:color="auto"/>
            <w:left w:val="none" w:sz="0" w:space="0" w:color="auto"/>
            <w:bottom w:val="none" w:sz="0" w:space="0" w:color="auto"/>
            <w:right w:val="none" w:sz="0" w:space="0" w:color="auto"/>
          </w:divBdr>
        </w:div>
        <w:div w:id="770668619">
          <w:marLeft w:val="640"/>
          <w:marRight w:val="0"/>
          <w:marTop w:val="0"/>
          <w:marBottom w:val="0"/>
          <w:divBdr>
            <w:top w:val="none" w:sz="0" w:space="0" w:color="auto"/>
            <w:left w:val="none" w:sz="0" w:space="0" w:color="auto"/>
            <w:bottom w:val="none" w:sz="0" w:space="0" w:color="auto"/>
            <w:right w:val="none" w:sz="0" w:space="0" w:color="auto"/>
          </w:divBdr>
        </w:div>
        <w:div w:id="120660373">
          <w:marLeft w:val="640"/>
          <w:marRight w:val="0"/>
          <w:marTop w:val="0"/>
          <w:marBottom w:val="0"/>
          <w:divBdr>
            <w:top w:val="none" w:sz="0" w:space="0" w:color="auto"/>
            <w:left w:val="none" w:sz="0" w:space="0" w:color="auto"/>
            <w:bottom w:val="none" w:sz="0" w:space="0" w:color="auto"/>
            <w:right w:val="none" w:sz="0" w:space="0" w:color="auto"/>
          </w:divBdr>
        </w:div>
        <w:div w:id="1619919899">
          <w:marLeft w:val="640"/>
          <w:marRight w:val="0"/>
          <w:marTop w:val="0"/>
          <w:marBottom w:val="0"/>
          <w:divBdr>
            <w:top w:val="none" w:sz="0" w:space="0" w:color="auto"/>
            <w:left w:val="none" w:sz="0" w:space="0" w:color="auto"/>
            <w:bottom w:val="none" w:sz="0" w:space="0" w:color="auto"/>
            <w:right w:val="none" w:sz="0" w:space="0" w:color="auto"/>
          </w:divBdr>
        </w:div>
        <w:div w:id="2021736594">
          <w:marLeft w:val="640"/>
          <w:marRight w:val="0"/>
          <w:marTop w:val="0"/>
          <w:marBottom w:val="0"/>
          <w:divBdr>
            <w:top w:val="none" w:sz="0" w:space="0" w:color="auto"/>
            <w:left w:val="none" w:sz="0" w:space="0" w:color="auto"/>
            <w:bottom w:val="none" w:sz="0" w:space="0" w:color="auto"/>
            <w:right w:val="none" w:sz="0" w:space="0" w:color="auto"/>
          </w:divBdr>
        </w:div>
        <w:div w:id="890770704">
          <w:marLeft w:val="640"/>
          <w:marRight w:val="0"/>
          <w:marTop w:val="0"/>
          <w:marBottom w:val="0"/>
          <w:divBdr>
            <w:top w:val="none" w:sz="0" w:space="0" w:color="auto"/>
            <w:left w:val="none" w:sz="0" w:space="0" w:color="auto"/>
            <w:bottom w:val="none" w:sz="0" w:space="0" w:color="auto"/>
            <w:right w:val="none" w:sz="0" w:space="0" w:color="auto"/>
          </w:divBdr>
        </w:div>
        <w:div w:id="354229886">
          <w:marLeft w:val="640"/>
          <w:marRight w:val="0"/>
          <w:marTop w:val="0"/>
          <w:marBottom w:val="0"/>
          <w:divBdr>
            <w:top w:val="none" w:sz="0" w:space="0" w:color="auto"/>
            <w:left w:val="none" w:sz="0" w:space="0" w:color="auto"/>
            <w:bottom w:val="none" w:sz="0" w:space="0" w:color="auto"/>
            <w:right w:val="none" w:sz="0" w:space="0" w:color="auto"/>
          </w:divBdr>
        </w:div>
        <w:div w:id="1539470193">
          <w:marLeft w:val="640"/>
          <w:marRight w:val="0"/>
          <w:marTop w:val="0"/>
          <w:marBottom w:val="0"/>
          <w:divBdr>
            <w:top w:val="none" w:sz="0" w:space="0" w:color="auto"/>
            <w:left w:val="none" w:sz="0" w:space="0" w:color="auto"/>
            <w:bottom w:val="none" w:sz="0" w:space="0" w:color="auto"/>
            <w:right w:val="none" w:sz="0" w:space="0" w:color="auto"/>
          </w:divBdr>
        </w:div>
        <w:div w:id="1500735502">
          <w:marLeft w:val="640"/>
          <w:marRight w:val="0"/>
          <w:marTop w:val="0"/>
          <w:marBottom w:val="0"/>
          <w:divBdr>
            <w:top w:val="none" w:sz="0" w:space="0" w:color="auto"/>
            <w:left w:val="none" w:sz="0" w:space="0" w:color="auto"/>
            <w:bottom w:val="none" w:sz="0" w:space="0" w:color="auto"/>
            <w:right w:val="none" w:sz="0" w:space="0" w:color="auto"/>
          </w:divBdr>
        </w:div>
        <w:div w:id="2051415138">
          <w:marLeft w:val="640"/>
          <w:marRight w:val="0"/>
          <w:marTop w:val="0"/>
          <w:marBottom w:val="0"/>
          <w:divBdr>
            <w:top w:val="none" w:sz="0" w:space="0" w:color="auto"/>
            <w:left w:val="none" w:sz="0" w:space="0" w:color="auto"/>
            <w:bottom w:val="none" w:sz="0" w:space="0" w:color="auto"/>
            <w:right w:val="none" w:sz="0" w:space="0" w:color="auto"/>
          </w:divBdr>
        </w:div>
        <w:div w:id="1535340997">
          <w:marLeft w:val="640"/>
          <w:marRight w:val="0"/>
          <w:marTop w:val="0"/>
          <w:marBottom w:val="0"/>
          <w:divBdr>
            <w:top w:val="none" w:sz="0" w:space="0" w:color="auto"/>
            <w:left w:val="none" w:sz="0" w:space="0" w:color="auto"/>
            <w:bottom w:val="none" w:sz="0" w:space="0" w:color="auto"/>
            <w:right w:val="none" w:sz="0" w:space="0" w:color="auto"/>
          </w:divBdr>
        </w:div>
        <w:div w:id="998777340">
          <w:marLeft w:val="640"/>
          <w:marRight w:val="0"/>
          <w:marTop w:val="0"/>
          <w:marBottom w:val="0"/>
          <w:divBdr>
            <w:top w:val="none" w:sz="0" w:space="0" w:color="auto"/>
            <w:left w:val="none" w:sz="0" w:space="0" w:color="auto"/>
            <w:bottom w:val="none" w:sz="0" w:space="0" w:color="auto"/>
            <w:right w:val="none" w:sz="0" w:space="0" w:color="auto"/>
          </w:divBdr>
        </w:div>
        <w:div w:id="1642617861">
          <w:marLeft w:val="640"/>
          <w:marRight w:val="0"/>
          <w:marTop w:val="0"/>
          <w:marBottom w:val="0"/>
          <w:divBdr>
            <w:top w:val="none" w:sz="0" w:space="0" w:color="auto"/>
            <w:left w:val="none" w:sz="0" w:space="0" w:color="auto"/>
            <w:bottom w:val="none" w:sz="0" w:space="0" w:color="auto"/>
            <w:right w:val="none" w:sz="0" w:space="0" w:color="auto"/>
          </w:divBdr>
        </w:div>
        <w:div w:id="1439913633">
          <w:marLeft w:val="640"/>
          <w:marRight w:val="0"/>
          <w:marTop w:val="0"/>
          <w:marBottom w:val="0"/>
          <w:divBdr>
            <w:top w:val="none" w:sz="0" w:space="0" w:color="auto"/>
            <w:left w:val="none" w:sz="0" w:space="0" w:color="auto"/>
            <w:bottom w:val="none" w:sz="0" w:space="0" w:color="auto"/>
            <w:right w:val="none" w:sz="0" w:space="0" w:color="auto"/>
          </w:divBdr>
        </w:div>
        <w:div w:id="2010518949">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3326424">
      <w:bodyDiv w:val="1"/>
      <w:marLeft w:val="0"/>
      <w:marRight w:val="0"/>
      <w:marTop w:val="0"/>
      <w:marBottom w:val="0"/>
      <w:divBdr>
        <w:top w:val="none" w:sz="0" w:space="0" w:color="auto"/>
        <w:left w:val="none" w:sz="0" w:space="0" w:color="auto"/>
        <w:bottom w:val="none" w:sz="0" w:space="0" w:color="auto"/>
        <w:right w:val="none" w:sz="0" w:space="0" w:color="auto"/>
      </w:divBdr>
      <w:divsChild>
        <w:div w:id="1695572558">
          <w:marLeft w:val="640"/>
          <w:marRight w:val="0"/>
          <w:marTop w:val="0"/>
          <w:marBottom w:val="0"/>
          <w:divBdr>
            <w:top w:val="none" w:sz="0" w:space="0" w:color="auto"/>
            <w:left w:val="none" w:sz="0" w:space="0" w:color="auto"/>
            <w:bottom w:val="none" w:sz="0" w:space="0" w:color="auto"/>
            <w:right w:val="none" w:sz="0" w:space="0" w:color="auto"/>
          </w:divBdr>
        </w:div>
        <w:div w:id="1823695439">
          <w:marLeft w:val="640"/>
          <w:marRight w:val="0"/>
          <w:marTop w:val="0"/>
          <w:marBottom w:val="0"/>
          <w:divBdr>
            <w:top w:val="none" w:sz="0" w:space="0" w:color="auto"/>
            <w:left w:val="none" w:sz="0" w:space="0" w:color="auto"/>
            <w:bottom w:val="none" w:sz="0" w:space="0" w:color="auto"/>
            <w:right w:val="none" w:sz="0" w:space="0" w:color="auto"/>
          </w:divBdr>
        </w:div>
        <w:div w:id="129439249">
          <w:marLeft w:val="640"/>
          <w:marRight w:val="0"/>
          <w:marTop w:val="0"/>
          <w:marBottom w:val="0"/>
          <w:divBdr>
            <w:top w:val="none" w:sz="0" w:space="0" w:color="auto"/>
            <w:left w:val="none" w:sz="0" w:space="0" w:color="auto"/>
            <w:bottom w:val="none" w:sz="0" w:space="0" w:color="auto"/>
            <w:right w:val="none" w:sz="0" w:space="0" w:color="auto"/>
          </w:divBdr>
        </w:div>
        <w:div w:id="564684431">
          <w:marLeft w:val="640"/>
          <w:marRight w:val="0"/>
          <w:marTop w:val="0"/>
          <w:marBottom w:val="0"/>
          <w:divBdr>
            <w:top w:val="none" w:sz="0" w:space="0" w:color="auto"/>
            <w:left w:val="none" w:sz="0" w:space="0" w:color="auto"/>
            <w:bottom w:val="none" w:sz="0" w:space="0" w:color="auto"/>
            <w:right w:val="none" w:sz="0" w:space="0" w:color="auto"/>
          </w:divBdr>
        </w:div>
        <w:div w:id="332074622">
          <w:marLeft w:val="640"/>
          <w:marRight w:val="0"/>
          <w:marTop w:val="0"/>
          <w:marBottom w:val="0"/>
          <w:divBdr>
            <w:top w:val="none" w:sz="0" w:space="0" w:color="auto"/>
            <w:left w:val="none" w:sz="0" w:space="0" w:color="auto"/>
            <w:bottom w:val="none" w:sz="0" w:space="0" w:color="auto"/>
            <w:right w:val="none" w:sz="0" w:space="0" w:color="auto"/>
          </w:divBdr>
        </w:div>
        <w:div w:id="1938169752">
          <w:marLeft w:val="640"/>
          <w:marRight w:val="0"/>
          <w:marTop w:val="0"/>
          <w:marBottom w:val="0"/>
          <w:divBdr>
            <w:top w:val="none" w:sz="0" w:space="0" w:color="auto"/>
            <w:left w:val="none" w:sz="0" w:space="0" w:color="auto"/>
            <w:bottom w:val="none" w:sz="0" w:space="0" w:color="auto"/>
            <w:right w:val="none" w:sz="0" w:space="0" w:color="auto"/>
          </w:divBdr>
        </w:div>
        <w:div w:id="576937331">
          <w:marLeft w:val="640"/>
          <w:marRight w:val="0"/>
          <w:marTop w:val="0"/>
          <w:marBottom w:val="0"/>
          <w:divBdr>
            <w:top w:val="none" w:sz="0" w:space="0" w:color="auto"/>
            <w:left w:val="none" w:sz="0" w:space="0" w:color="auto"/>
            <w:bottom w:val="none" w:sz="0" w:space="0" w:color="auto"/>
            <w:right w:val="none" w:sz="0" w:space="0" w:color="auto"/>
          </w:divBdr>
        </w:div>
        <w:div w:id="577787550">
          <w:marLeft w:val="640"/>
          <w:marRight w:val="0"/>
          <w:marTop w:val="0"/>
          <w:marBottom w:val="0"/>
          <w:divBdr>
            <w:top w:val="none" w:sz="0" w:space="0" w:color="auto"/>
            <w:left w:val="none" w:sz="0" w:space="0" w:color="auto"/>
            <w:bottom w:val="none" w:sz="0" w:space="0" w:color="auto"/>
            <w:right w:val="none" w:sz="0" w:space="0" w:color="auto"/>
          </w:divBdr>
        </w:div>
        <w:div w:id="2113233314">
          <w:marLeft w:val="640"/>
          <w:marRight w:val="0"/>
          <w:marTop w:val="0"/>
          <w:marBottom w:val="0"/>
          <w:divBdr>
            <w:top w:val="none" w:sz="0" w:space="0" w:color="auto"/>
            <w:left w:val="none" w:sz="0" w:space="0" w:color="auto"/>
            <w:bottom w:val="none" w:sz="0" w:space="0" w:color="auto"/>
            <w:right w:val="none" w:sz="0" w:space="0" w:color="auto"/>
          </w:divBdr>
        </w:div>
        <w:div w:id="641351598">
          <w:marLeft w:val="640"/>
          <w:marRight w:val="0"/>
          <w:marTop w:val="0"/>
          <w:marBottom w:val="0"/>
          <w:divBdr>
            <w:top w:val="none" w:sz="0" w:space="0" w:color="auto"/>
            <w:left w:val="none" w:sz="0" w:space="0" w:color="auto"/>
            <w:bottom w:val="none" w:sz="0" w:space="0" w:color="auto"/>
            <w:right w:val="none" w:sz="0" w:space="0" w:color="auto"/>
          </w:divBdr>
        </w:div>
        <w:div w:id="406615656">
          <w:marLeft w:val="640"/>
          <w:marRight w:val="0"/>
          <w:marTop w:val="0"/>
          <w:marBottom w:val="0"/>
          <w:divBdr>
            <w:top w:val="none" w:sz="0" w:space="0" w:color="auto"/>
            <w:left w:val="none" w:sz="0" w:space="0" w:color="auto"/>
            <w:bottom w:val="none" w:sz="0" w:space="0" w:color="auto"/>
            <w:right w:val="none" w:sz="0" w:space="0" w:color="auto"/>
          </w:divBdr>
        </w:div>
        <w:div w:id="423497885">
          <w:marLeft w:val="640"/>
          <w:marRight w:val="0"/>
          <w:marTop w:val="0"/>
          <w:marBottom w:val="0"/>
          <w:divBdr>
            <w:top w:val="none" w:sz="0" w:space="0" w:color="auto"/>
            <w:left w:val="none" w:sz="0" w:space="0" w:color="auto"/>
            <w:bottom w:val="none" w:sz="0" w:space="0" w:color="auto"/>
            <w:right w:val="none" w:sz="0" w:space="0" w:color="auto"/>
          </w:divBdr>
        </w:div>
        <w:div w:id="1813671678">
          <w:marLeft w:val="640"/>
          <w:marRight w:val="0"/>
          <w:marTop w:val="0"/>
          <w:marBottom w:val="0"/>
          <w:divBdr>
            <w:top w:val="none" w:sz="0" w:space="0" w:color="auto"/>
            <w:left w:val="none" w:sz="0" w:space="0" w:color="auto"/>
            <w:bottom w:val="none" w:sz="0" w:space="0" w:color="auto"/>
            <w:right w:val="none" w:sz="0" w:space="0" w:color="auto"/>
          </w:divBdr>
        </w:div>
        <w:div w:id="1003626068">
          <w:marLeft w:val="640"/>
          <w:marRight w:val="0"/>
          <w:marTop w:val="0"/>
          <w:marBottom w:val="0"/>
          <w:divBdr>
            <w:top w:val="none" w:sz="0" w:space="0" w:color="auto"/>
            <w:left w:val="none" w:sz="0" w:space="0" w:color="auto"/>
            <w:bottom w:val="none" w:sz="0" w:space="0" w:color="auto"/>
            <w:right w:val="none" w:sz="0" w:space="0" w:color="auto"/>
          </w:divBdr>
        </w:div>
        <w:div w:id="187989596">
          <w:marLeft w:val="640"/>
          <w:marRight w:val="0"/>
          <w:marTop w:val="0"/>
          <w:marBottom w:val="0"/>
          <w:divBdr>
            <w:top w:val="none" w:sz="0" w:space="0" w:color="auto"/>
            <w:left w:val="none" w:sz="0" w:space="0" w:color="auto"/>
            <w:bottom w:val="none" w:sz="0" w:space="0" w:color="auto"/>
            <w:right w:val="none" w:sz="0" w:space="0" w:color="auto"/>
          </w:divBdr>
        </w:div>
        <w:div w:id="789402819">
          <w:marLeft w:val="640"/>
          <w:marRight w:val="0"/>
          <w:marTop w:val="0"/>
          <w:marBottom w:val="0"/>
          <w:divBdr>
            <w:top w:val="none" w:sz="0" w:space="0" w:color="auto"/>
            <w:left w:val="none" w:sz="0" w:space="0" w:color="auto"/>
            <w:bottom w:val="none" w:sz="0" w:space="0" w:color="auto"/>
            <w:right w:val="none" w:sz="0" w:space="0" w:color="auto"/>
          </w:divBdr>
        </w:div>
        <w:div w:id="1495754319">
          <w:marLeft w:val="640"/>
          <w:marRight w:val="0"/>
          <w:marTop w:val="0"/>
          <w:marBottom w:val="0"/>
          <w:divBdr>
            <w:top w:val="none" w:sz="0" w:space="0" w:color="auto"/>
            <w:left w:val="none" w:sz="0" w:space="0" w:color="auto"/>
            <w:bottom w:val="none" w:sz="0" w:space="0" w:color="auto"/>
            <w:right w:val="none" w:sz="0" w:space="0" w:color="auto"/>
          </w:divBdr>
        </w:div>
        <w:div w:id="2070883882">
          <w:marLeft w:val="640"/>
          <w:marRight w:val="0"/>
          <w:marTop w:val="0"/>
          <w:marBottom w:val="0"/>
          <w:divBdr>
            <w:top w:val="none" w:sz="0" w:space="0" w:color="auto"/>
            <w:left w:val="none" w:sz="0" w:space="0" w:color="auto"/>
            <w:bottom w:val="none" w:sz="0" w:space="0" w:color="auto"/>
            <w:right w:val="none" w:sz="0" w:space="0" w:color="auto"/>
          </w:divBdr>
        </w:div>
        <w:div w:id="315843434">
          <w:marLeft w:val="640"/>
          <w:marRight w:val="0"/>
          <w:marTop w:val="0"/>
          <w:marBottom w:val="0"/>
          <w:divBdr>
            <w:top w:val="none" w:sz="0" w:space="0" w:color="auto"/>
            <w:left w:val="none" w:sz="0" w:space="0" w:color="auto"/>
            <w:bottom w:val="none" w:sz="0" w:space="0" w:color="auto"/>
            <w:right w:val="none" w:sz="0" w:space="0" w:color="auto"/>
          </w:divBdr>
        </w:div>
        <w:div w:id="67267484">
          <w:marLeft w:val="640"/>
          <w:marRight w:val="0"/>
          <w:marTop w:val="0"/>
          <w:marBottom w:val="0"/>
          <w:divBdr>
            <w:top w:val="none" w:sz="0" w:space="0" w:color="auto"/>
            <w:left w:val="none" w:sz="0" w:space="0" w:color="auto"/>
            <w:bottom w:val="none" w:sz="0" w:space="0" w:color="auto"/>
            <w:right w:val="none" w:sz="0" w:space="0" w:color="auto"/>
          </w:divBdr>
        </w:div>
        <w:div w:id="2061977501">
          <w:marLeft w:val="640"/>
          <w:marRight w:val="0"/>
          <w:marTop w:val="0"/>
          <w:marBottom w:val="0"/>
          <w:divBdr>
            <w:top w:val="none" w:sz="0" w:space="0" w:color="auto"/>
            <w:left w:val="none" w:sz="0" w:space="0" w:color="auto"/>
            <w:bottom w:val="none" w:sz="0" w:space="0" w:color="auto"/>
            <w:right w:val="none" w:sz="0" w:space="0" w:color="auto"/>
          </w:divBdr>
        </w:div>
        <w:div w:id="1917133123">
          <w:marLeft w:val="640"/>
          <w:marRight w:val="0"/>
          <w:marTop w:val="0"/>
          <w:marBottom w:val="0"/>
          <w:divBdr>
            <w:top w:val="none" w:sz="0" w:space="0" w:color="auto"/>
            <w:left w:val="none" w:sz="0" w:space="0" w:color="auto"/>
            <w:bottom w:val="none" w:sz="0" w:space="0" w:color="auto"/>
            <w:right w:val="none" w:sz="0" w:space="0" w:color="auto"/>
          </w:divBdr>
        </w:div>
        <w:div w:id="645285482">
          <w:marLeft w:val="640"/>
          <w:marRight w:val="0"/>
          <w:marTop w:val="0"/>
          <w:marBottom w:val="0"/>
          <w:divBdr>
            <w:top w:val="none" w:sz="0" w:space="0" w:color="auto"/>
            <w:left w:val="none" w:sz="0" w:space="0" w:color="auto"/>
            <w:bottom w:val="none" w:sz="0" w:space="0" w:color="auto"/>
            <w:right w:val="none" w:sz="0" w:space="0" w:color="auto"/>
          </w:divBdr>
        </w:div>
        <w:div w:id="622492">
          <w:marLeft w:val="640"/>
          <w:marRight w:val="0"/>
          <w:marTop w:val="0"/>
          <w:marBottom w:val="0"/>
          <w:divBdr>
            <w:top w:val="none" w:sz="0" w:space="0" w:color="auto"/>
            <w:left w:val="none" w:sz="0" w:space="0" w:color="auto"/>
            <w:bottom w:val="none" w:sz="0" w:space="0" w:color="auto"/>
            <w:right w:val="none" w:sz="0" w:space="0" w:color="auto"/>
          </w:divBdr>
        </w:div>
        <w:div w:id="957837179">
          <w:marLeft w:val="640"/>
          <w:marRight w:val="0"/>
          <w:marTop w:val="0"/>
          <w:marBottom w:val="0"/>
          <w:divBdr>
            <w:top w:val="none" w:sz="0" w:space="0" w:color="auto"/>
            <w:left w:val="none" w:sz="0" w:space="0" w:color="auto"/>
            <w:bottom w:val="none" w:sz="0" w:space="0" w:color="auto"/>
            <w:right w:val="none" w:sz="0" w:space="0" w:color="auto"/>
          </w:divBdr>
        </w:div>
        <w:div w:id="1665275156">
          <w:marLeft w:val="640"/>
          <w:marRight w:val="0"/>
          <w:marTop w:val="0"/>
          <w:marBottom w:val="0"/>
          <w:divBdr>
            <w:top w:val="none" w:sz="0" w:space="0" w:color="auto"/>
            <w:left w:val="none" w:sz="0" w:space="0" w:color="auto"/>
            <w:bottom w:val="none" w:sz="0" w:space="0" w:color="auto"/>
            <w:right w:val="none" w:sz="0" w:space="0" w:color="auto"/>
          </w:divBdr>
        </w:div>
        <w:div w:id="466627681">
          <w:marLeft w:val="640"/>
          <w:marRight w:val="0"/>
          <w:marTop w:val="0"/>
          <w:marBottom w:val="0"/>
          <w:divBdr>
            <w:top w:val="none" w:sz="0" w:space="0" w:color="auto"/>
            <w:left w:val="none" w:sz="0" w:space="0" w:color="auto"/>
            <w:bottom w:val="none" w:sz="0" w:space="0" w:color="auto"/>
            <w:right w:val="none" w:sz="0" w:space="0" w:color="auto"/>
          </w:divBdr>
        </w:div>
        <w:div w:id="455374143">
          <w:marLeft w:val="640"/>
          <w:marRight w:val="0"/>
          <w:marTop w:val="0"/>
          <w:marBottom w:val="0"/>
          <w:divBdr>
            <w:top w:val="none" w:sz="0" w:space="0" w:color="auto"/>
            <w:left w:val="none" w:sz="0" w:space="0" w:color="auto"/>
            <w:bottom w:val="none" w:sz="0" w:space="0" w:color="auto"/>
            <w:right w:val="none" w:sz="0" w:space="0" w:color="auto"/>
          </w:divBdr>
        </w:div>
        <w:div w:id="625477212">
          <w:marLeft w:val="640"/>
          <w:marRight w:val="0"/>
          <w:marTop w:val="0"/>
          <w:marBottom w:val="0"/>
          <w:divBdr>
            <w:top w:val="none" w:sz="0" w:space="0" w:color="auto"/>
            <w:left w:val="none" w:sz="0" w:space="0" w:color="auto"/>
            <w:bottom w:val="none" w:sz="0" w:space="0" w:color="auto"/>
            <w:right w:val="none" w:sz="0" w:space="0" w:color="auto"/>
          </w:divBdr>
        </w:div>
        <w:div w:id="97064983">
          <w:marLeft w:val="640"/>
          <w:marRight w:val="0"/>
          <w:marTop w:val="0"/>
          <w:marBottom w:val="0"/>
          <w:divBdr>
            <w:top w:val="none" w:sz="0" w:space="0" w:color="auto"/>
            <w:left w:val="none" w:sz="0" w:space="0" w:color="auto"/>
            <w:bottom w:val="none" w:sz="0" w:space="0" w:color="auto"/>
            <w:right w:val="none" w:sz="0" w:space="0" w:color="auto"/>
          </w:divBdr>
        </w:div>
        <w:div w:id="1283415534">
          <w:marLeft w:val="640"/>
          <w:marRight w:val="0"/>
          <w:marTop w:val="0"/>
          <w:marBottom w:val="0"/>
          <w:divBdr>
            <w:top w:val="none" w:sz="0" w:space="0" w:color="auto"/>
            <w:left w:val="none" w:sz="0" w:space="0" w:color="auto"/>
            <w:bottom w:val="none" w:sz="0" w:space="0" w:color="auto"/>
            <w:right w:val="none" w:sz="0" w:space="0" w:color="auto"/>
          </w:divBdr>
        </w:div>
        <w:div w:id="515845100">
          <w:marLeft w:val="640"/>
          <w:marRight w:val="0"/>
          <w:marTop w:val="0"/>
          <w:marBottom w:val="0"/>
          <w:divBdr>
            <w:top w:val="none" w:sz="0" w:space="0" w:color="auto"/>
            <w:left w:val="none" w:sz="0" w:space="0" w:color="auto"/>
            <w:bottom w:val="none" w:sz="0" w:space="0" w:color="auto"/>
            <w:right w:val="none" w:sz="0" w:space="0" w:color="auto"/>
          </w:divBdr>
        </w:div>
        <w:div w:id="67389489">
          <w:marLeft w:val="640"/>
          <w:marRight w:val="0"/>
          <w:marTop w:val="0"/>
          <w:marBottom w:val="0"/>
          <w:divBdr>
            <w:top w:val="none" w:sz="0" w:space="0" w:color="auto"/>
            <w:left w:val="none" w:sz="0" w:space="0" w:color="auto"/>
            <w:bottom w:val="none" w:sz="0" w:space="0" w:color="auto"/>
            <w:right w:val="none" w:sz="0" w:space="0" w:color="auto"/>
          </w:divBdr>
        </w:div>
        <w:div w:id="337512896">
          <w:marLeft w:val="640"/>
          <w:marRight w:val="0"/>
          <w:marTop w:val="0"/>
          <w:marBottom w:val="0"/>
          <w:divBdr>
            <w:top w:val="none" w:sz="0" w:space="0" w:color="auto"/>
            <w:left w:val="none" w:sz="0" w:space="0" w:color="auto"/>
            <w:bottom w:val="none" w:sz="0" w:space="0" w:color="auto"/>
            <w:right w:val="none" w:sz="0" w:space="0" w:color="auto"/>
          </w:divBdr>
        </w:div>
        <w:div w:id="237249342">
          <w:marLeft w:val="640"/>
          <w:marRight w:val="0"/>
          <w:marTop w:val="0"/>
          <w:marBottom w:val="0"/>
          <w:divBdr>
            <w:top w:val="none" w:sz="0" w:space="0" w:color="auto"/>
            <w:left w:val="none" w:sz="0" w:space="0" w:color="auto"/>
            <w:bottom w:val="none" w:sz="0" w:space="0" w:color="auto"/>
            <w:right w:val="none" w:sz="0" w:space="0" w:color="auto"/>
          </w:divBdr>
        </w:div>
        <w:div w:id="641233981">
          <w:marLeft w:val="640"/>
          <w:marRight w:val="0"/>
          <w:marTop w:val="0"/>
          <w:marBottom w:val="0"/>
          <w:divBdr>
            <w:top w:val="none" w:sz="0" w:space="0" w:color="auto"/>
            <w:left w:val="none" w:sz="0" w:space="0" w:color="auto"/>
            <w:bottom w:val="none" w:sz="0" w:space="0" w:color="auto"/>
            <w:right w:val="none" w:sz="0" w:space="0" w:color="auto"/>
          </w:divBdr>
        </w:div>
        <w:div w:id="1669477794">
          <w:marLeft w:val="640"/>
          <w:marRight w:val="0"/>
          <w:marTop w:val="0"/>
          <w:marBottom w:val="0"/>
          <w:divBdr>
            <w:top w:val="none" w:sz="0" w:space="0" w:color="auto"/>
            <w:left w:val="none" w:sz="0" w:space="0" w:color="auto"/>
            <w:bottom w:val="none" w:sz="0" w:space="0" w:color="auto"/>
            <w:right w:val="none" w:sz="0" w:space="0" w:color="auto"/>
          </w:divBdr>
        </w:div>
        <w:div w:id="583343015">
          <w:marLeft w:val="640"/>
          <w:marRight w:val="0"/>
          <w:marTop w:val="0"/>
          <w:marBottom w:val="0"/>
          <w:divBdr>
            <w:top w:val="none" w:sz="0" w:space="0" w:color="auto"/>
            <w:left w:val="none" w:sz="0" w:space="0" w:color="auto"/>
            <w:bottom w:val="none" w:sz="0" w:space="0" w:color="auto"/>
            <w:right w:val="none" w:sz="0" w:space="0" w:color="auto"/>
          </w:divBdr>
        </w:div>
        <w:div w:id="1849517176">
          <w:marLeft w:val="640"/>
          <w:marRight w:val="0"/>
          <w:marTop w:val="0"/>
          <w:marBottom w:val="0"/>
          <w:divBdr>
            <w:top w:val="none" w:sz="0" w:space="0" w:color="auto"/>
            <w:left w:val="none" w:sz="0" w:space="0" w:color="auto"/>
            <w:bottom w:val="none" w:sz="0" w:space="0" w:color="auto"/>
            <w:right w:val="none" w:sz="0" w:space="0" w:color="auto"/>
          </w:divBdr>
        </w:div>
        <w:div w:id="2026402826">
          <w:marLeft w:val="640"/>
          <w:marRight w:val="0"/>
          <w:marTop w:val="0"/>
          <w:marBottom w:val="0"/>
          <w:divBdr>
            <w:top w:val="none" w:sz="0" w:space="0" w:color="auto"/>
            <w:left w:val="none" w:sz="0" w:space="0" w:color="auto"/>
            <w:bottom w:val="none" w:sz="0" w:space="0" w:color="auto"/>
            <w:right w:val="none" w:sz="0" w:space="0" w:color="auto"/>
          </w:divBdr>
        </w:div>
        <w:div w:id="1361541437">
          <w:marLeft w:val="640"/>
          <w:marRight w:val="0"/>
          <w:marTop w:val="0"/>
          <w:marBottom w:val="0"/>
          <w:divBdr>
            <w:top w:val="none" w:sz="0" w:space="0" w:color="auto"/>
            <w:left w:val="none" w:sz="0" w:space="0" w:color="auto"/>
            <w:bottom w:val="none" w:sz="0" w:space="0" w:color="auto"/>
            <w:right w:val="none" w:sz="0" w:space="0" w:color="auto"/>
          </w:divBdr>
        </w:div>
        <w:div w:id="864101074">
          <w:marLeft w:val="640"/>
          <w:marRight w:val="0"/>
          <w:marTop w:val="0"/>
          <w:marBottom w:val="0"/>
          <w:divBdr>
            <w:top w:val="none" w:sz="0" w:space="0" w:color="auto"/>
            <w:left w:val="none" w:sz="0" w:space="0" w:color="auto"/>
            <w:bottom w:val="none" w:sz="0" w:space="0" w:color="auto"/>
            <w:right w:val="none" w:sz="0" w:space="0" w:color="auto"/>
          </w:divBdr>
        </w:div>
        <w:div w:id="1942639356">
          <w:marLeft w:val="640"/>
          <w:marRight w:val="0"/>
          <w:marTop w:val="0"/>
          <w:marBottom w:val="0"/>
          <w:divBdr>
            <w:top w:val="none" w:sz="0" w:space="0" w:color="auto"/>
            <w:left w:val="none" w:sz="0" w:space="0" w:color="auto"/>
            <w:bottom w:val="none" w:sz="0" w:space="0" w:color="auto"/>
            <w:right w:val="none" w:sz="0" w:space="0" w:color="auto"/>
          </w:divBdr>
        </w:div>
        <w:div w:id="462429726">
          <w:marLeft w:val="640"/>
          <w:marRight w:val="0"/>
          <w:marTop w:val="0"/>
          <w:marBottom w:val="0"/>
          <w:divBdr>
            <w:top w:val="none" w:sz="0" w:space="0" w:color="auto"/>
            <w:left w:val="none" w:sz="0" w:space="0" w:color="auto"/>
            <w:bottom w:val="none" w:sz="0" w:space="0" w:color="auto"/>
            <w:right w:val="none" w:sz="0" w:space="0" w:color="auto"/>
          </w:divBdr>
        </w:div>
        <w:div w:id="51006924">
          <w:marLeft w:val="640"/>
          <w:marRight w:val="0"/>
          <w:marTop w:val="0"/>
          <w:marBottom w:val="0"/>
          <w:divBdr>
            <w:top w:val="none" w:sz="0" w:space="0" w:color="auto"/>
            <w:left w:val="none" w:sz="0" w:space="0" w:color="auto"/>
            <w:bottom w:val="none" w:sz="0" w:space="0" w:color="auto"/>
            <w:right w:val="none" w:sz="0" w:space="0" w:color="auto"/>
          </w:divBdr>
        </w:div>
        <w:div w:id="695353274">
          <w:marLeft w:val="640"/>
          <w:marRight w:val="0"/>
          <w:marTop w:val="0"/>
          <w:marBottom w:val="0"/>
          <w:divBdr>
            <w:top w:val="none" w:sz="0" w:space="0" w:color="auto"/>
            <w:left w:val="none" w:sz="0" w:space="0" w:color="auto"/>
            <w:bottom w:val="none" w:sz="0" w:space="0" w:color="auto"/>
            <w:right w:val="none" w:sz="0" w:space="0" w:color="auto"/>
          </w:divBdr>
        </w:div>
        <w:div w:id="1563787019">
          <w:marLeft w:val="640"/>
          <w:marRight w:val="0"/>
          <w:marTop w:val="0"/>
          <w:marBottom w:val="0"/>
          <w:divBdr>
            <w:top w:val="none" w:sz="0" w:space="0" w:color="auto"/>
            <w:left w:val="none" w:sz="0" w:space="0" w:color="auto"/>
            <w:bottom w:val="none" w:sz="0" w:space="0" w:color="auto"/>
            <w:right w:val="none" w:sz="0" w:space="0" w:color="auto"/>
          </w:divBdr>
        </w:div>
        <w:div w:id="1881477703">
          <w:marLeft w:val="640"/>
          <w:marRight w:val="0"/>
          <w:marTop w:val="0"/>
          <w:marBottom w:val="0"/>
          <w:divBdr>
            <w:top w:val="none" w:sz="0" w:space="0" w:color="auto"/>
            <w:left w:val="none" w:sz="0" w:space="0" w:color="auto"/>
            <w:bottom w:val="none" w:sz="0" w:space="0" w:color="auto"/>
            <w:right w:val="none" w:sz="0" w:space="0" w:color="auto"/>
          </w:divBdr>
        </w:div>
        <w:div w:id="1151675698">
          <w:marLeft w:val="640"/>
          <w:marRight w:val="0"/>
          <w:marTop w:val="0"/>
          <w:marBottom w:val="0"/>
          <w:divBdr>
            <w:top w:val="none" w:sz="0" w:space="0" w:color="auto"/>
            <w:left w:val="none" w:sz="0" w:space="0" w:color="auto"/>
            <w:bottom w:val="none" w:sz="0" w:space="0" w:color="auto"/>
            <w:right w:val="none" w:sz="0" w:space="0" w:color="auto"/>
          </w:divBdr>
        </w:div>
        <w:div w:id="1548689130">
          <w:marLeft w:val="640"/>
          <w:marRight w:val="0"/>
          <w:marTop w:val="0"/>
          <w:marBottom w:val="0"/>
          <w:divBdr>
            <w:top w:val="none" w:sz="0" w:space="0" w:color="auto"/>
            <w:left w:val="none" w:sz="0" w:space="0" w:color="auto"/>
            <w:bottom w:val="none" w:sz="0" w:space="0" w:color="auto"/>
            <w:right w:val="none" w:sz="0" w:space="0" w:color="auto"/>
          </w:divBdr>
        </w:div>
        <w:div w:id="182550182">
          <w:marLeft w:val="640"/>
          <w:marRight w:val="0"/>
          <w:marTop w:val="0"/>
          <w:marBottom w:val="0"/>
          <w:divBdr>
            <w:top w:val="none" w:sz="0" w:space="0" w:color="auto"/>
            <w:left w:val="none" w:sz="0" w:space="0" w:color="auto"/>
            <w:bottom w:val="none" w:sz="0" w:space="0" w:color="auto"/>
            <w:right w:val="none" w:sz="0" w:space="0" w:color="auto"/>
          </w:divBdr>
        </w:div>
        <w:div w:id="1127745032">
          <w:marLeft w:val="640"/>
          <w:marRight w:val="0"/>
          <w:marTop w:val="0"/>
          <w:marBottom w:val="0"/>
          <w:divBdr>
            <w:top w:val="none" w:sz="0" w:space="0" w:color="auto"/>
            <w:left w:val="none" w:sz="0" w:space="0" w:color="auto"/>
            <w:bottom w:val="none" w:sz="0" w:space="0" w:color="auto"/>
            <w:right w:val="none" w:sz="0" w:space="0" w:color="auto"/>
          </w:divBdr>
        </w:div>
        <w:div w:id="1706514729">
          <w:marLeft w:val="640"/>
          <w:marRight w:val="0"/>
          <w:marTop w:val="0"/>
          <w:marBottom w:val="0"/>
          <w:divBdr>
            <w:top w:val="none" w:sz="0" w:space="0" w:color="auto"/>
            <w:left w:val="none" w:sz="0" w:space="0" w:color="auto"/>
            <w:bottom w:val="none" w:sz="0" w:space="0" w:color="auto"/>
            <w:right w:val="none" w:sz="0" w:space="0" w:color="auto"/>
          </w:divBdr>
        </w:div>
        <w:div w:id="568417022">
          <w:marLeft w:val="640"/>
          <w:marRight w:val="0"/>
          <w:marTop w:val="0"/>
          <w:marBottom w:val="0"/>
          <w:divBdr>
            <w:top w:val="none" w:sz="0" w:space="0" w:color="auto"/>
            <w:left w:val="none" w:sz="0" w:space="0" w:color="auto"/>
            <w:bottom w:val="none" w:sz="0" w:space="0" w:color="auto"/>
            <w:right w:val="none" w:sz="0" w:space="0" w:color="auto"/>
          </w:divBdr>
        </w:div>
        <w:div w:id="1863854498">
          <w:marLeft w:val="640"/>
          <w:marRight w:val="0"/>
          <w:marTop w:val="0"/>
          <w:marBottom w:val="0"/>
          <w:divBdr>
            <w:top w:val="none" w:sz="0" w:space="0" w:color="auto"/>
            <w:left w:val="none" w:sz="0" w:space="0" w:color="auto"/>
            <w:bottom w:val="none" w:sz="0" w:space="0" w:color="auto"/>
            <w:right w:val="none" w:sz="0" w:space="0" w:color="auto"/>
          </w:divBdr>
        </w:div>
        <w:div w:id="781924689">
          <w:marLeft w:val="640"/>
          <w:marRight w:val="0"/>
          <w:marTop w:val="0"/>
          <w:marBottom w:val="0"/>
          <w:divBdr>
            <w:top w:val="none" w:sz="0" w:space="0" w:color="auto"/>
            <w:left w:val="none" w:sz="0" w:space="0" w:color="auto"/>
            <w:bottom w:val="none" w:sz="0" w:space="0" w:color="auto"/>
            <w:right w:val="none" w:sz="0" w:space="0" w:color="auto"/>
          </w:divBdr>
        </w:div>
        <w:div w:id="1767529901">
          <w:marLeft w:val="640"/>
          <w:marRight w:val="0"/>
          <w:marTop w:val="0"/>
          <w:marBottom w:val="0"/>
          <w:divBdr>
            <w:top w:val="none" w:sz="0" w:space="0" w:color="auto"/>
            <w:left w:val="none" w:sz="0" w:space="0" w:color="auto"/>
            <w:bottom w:val="none" w:sz="0" w:space="0" w:color="auto"/>
            <w:right w:val="none" w:sz="0" w:space="0" w:color="auto"/>
          </w:divBdr>
        </w:div>
        <w:div w:id="1460952661">
          <w:marLeft w:val="640"/>
          <w:marRight w:val="0"/>
          <w:marTop w:val="0"/>
          <w:marBottom w:val="0"/>
          <w:divBdr>
            <w:top w:val="none" w:sz="0" w:space="0" w:color="auto"/>
            <w:left w:val="none" w:sz="0" w:space="0" w:color="auto"/>
            <w:bottom w:val="none" w:sz="0" w:space="0" w:color="auto"/>
            <w:right w:val="none" w:sz="0" w:space="0" w:color="auto"/>
          </w:divBdr>
        </w:div>
        <w:div w:id="121583674">
          <w:marLeft w:val="640"/>
          <w:marRight w:val="0"/>
          <w:marTop w:val="0"/>
          <w:marBottom w:val="0"/>
          <w:divBdr>
            <w:top w:val="none" w:sz="0" w:space="0" w:color="auto"/>
            <w:left w:val="none" w:sz="0" w:space="0" w:color="auto"/>
            <w:bottom w:val="none" w:sz="0" w:space="0" w:color="auto"/>
            <w:right w:val="none" w:sz="0" w:space="0" w:color="auto"/>
          </w:divBdr>
        </w:div>
        <w:div w:id="841772361">
          <w:marLeft w:val="640"/>
          <w:marRight w:val="0"/>
          <w:marTop w:val="0"/>
          <w:marBottom w:val="0"/>
          <w:divBdr>
            <w:top w:val="none" w:sz="0" w:space="0" w:color="auto"/>
            <w:left w:val="none" w:sz="0" w:space="0" w:color="auto"/>
            <w:bottom w:val="none" w:sz="0" w:space="0" w:color="auto"/>
            <w:right w:val="none" w:sz="0" w:space="0" w:color="auto"/>
          </w:divBdr>
        </w:div>
        <w:div w:id="598487296">
          <w:marLeft w:val="640"/>
          <w:marRight w:val="0"/>
          <w:marTop w:val="0"/>
          <w:marBottom w:val="0"/>
          <w:divBdr>
            <w:top w:val="none" w:sz="0" w:space="0" w:color="auto"/>
            <w:left w:val="none" w:sz="0" w:space="0" w:color="auto"/>
            <w:bottom w:val="none" w:sz="0" w:space="0" w:color="auto"/>
            <w:right w:val="none" w:sz="0" w:space="0" w:color="auto"/>
          </w:divBdr>
        </w:div>
        <w:div w:id="1579242901">
          <w:marLeft w:val="640"/>
          <w:marRight w:val="0"/>
          <w:marTop w:val="0"/>
          <w:marBottom w:val="0"/>
          <w:divBdr>
            <w:top w:val="none" w:sz="0" w:space="0" w:color="auto"/>
            <w:left w:val="none" w:sz="0" w:space="0" w:color="auto"/>
            <w:bottom w:val="none" w:sz="0" w:space="0" w:color="auto"/>
            <w:right w:val="none" w:sz="0" w:space="0" w:color="auto"/>
          </w:divBdr>
        </w:div>
        <w:div w:id="1642346050">
          <w:marLeft w:val="640"/>
          <w:marRight w:val="0"/>
          <w:marTop w:val="0"/>
          <w:marBottom w:val="0"/>
          <w:divBdr>
            <w:top w:val="none" w:sz="0" w:space="0" w:color="auto"/>
            <w:left w:val="none" w:sz="0" w:space="0" w:color="auto"/>
            <w:bottom w:val="none" w:sz="0" w:space="0" w:color="auto"/>
            <w:right w:val="none" w:sz="0" w:space="0" w:color="auto"/>
          </w:divBdr>
        </w:div>
        <w:div w:id="334840530">
          <w:marLeft w:val="640"/>
          <w:marRight w:val="0"/>
          <w:marTop w:val="0"/>
          <w:marBottom w:val="0"/>
          <w:divBdr>
            <w:top w:val="none" w:sz="0" w:space="0" w:color="auto"/>
            <w:left w:val="none" w:sz="0" w:space="0" w:color="auto"/>
            <w:bottom w:val="none" w:sz="0" w:space="0" w:color="auto"/>
            <w:right w:val="none" w:sz="0" w:space="0" w:color="auto"/>
          </w:divBdr>
        </w:div>
        <w:div w:id="101271266">
          <w:marLeft w:val="640"/>
          <w:marRight w:val="0"/>
          <w:marTop w:val="0"/>
          <w:marBottom w:val="0"/>
          <w:divBdr>
            <w:top w:val="none" w:sz="0" w:space="0" w:color="auto"/>
            <w:left w:val="none" w:sz="0" w:space="0" w:color="auto"/>
            <w:bottom w:val="none" w:sz="0" w:space="0" w:color="auto"/>
            <w:right w:val="none" w:sz="0" w:space="0" w:color="auto"/>
          </w:divBdr>
        </w:div>
        <w:div w:id="1861896416">
          <w:marLeft w:val="640"/>
          <w:marRight w:val="0"/>
          <w:marTop w:val="0"/>
          <w:marBottom w:val="0"/>
          <w:divBdr>
            <w:top w:val="none" w:sz="0" w:space="0" w:color="auto"/>
            <w:left w:val="none" w:sz="0" w:space="0" w:color="auto"/>
            <w:bottom w:val="none" w:sz="0" w:space="0" w:color="auto"/>
            <w:right w:val="none" w:sz="0" w:space="0" w:color="auto"/>
          </w:divBdr>
        </w:div>
        <w:div w:id="1348600136">
          <w:marLeft w:val="640"/>
          <w:marRight w:val="0"/>
          <w:marTop w:val="0"/>
          <w:marBottom w:val="0"/>
          <w:divBdr>
            <w:top w:val="none" w:sz="0" w:space="0" w:color="auto"/>
            <w:left w:val="none" w:sz="0" w:space="0" w:color="auto"/>
            <w:bottom w:val="none" w:sz="0" w:space="0" w:color="auto"/>
            <w:right w:val="none" w:sz="0" w:space="0" w:color="auto"/>
          </w:divBdr>
        </w:div>
        <w:div w:id="647443606">
          <w:marLeft w:val="640"/>
          <w:marRight w:val="0"/>
          <w:marTop w:val="0"/>
          <w:marBottom w:val="0"/>
          <w:divBdr>
            <w:top w:val="none" w:sz="0" w:space="0" w:color="auto"/>
            <w:left w:val="none" w:sz="0" w:space="0" w:color="auto"/>
            <w:bottom w:val="none" w:sz="0" w:space="0" w:color="auto"/>
            <w:right w:val="none" w:sz="0" w:space="0" w:color="auto"/>
          </w:divBdr>
        </w:div>
        <w:div w:id="39402286">
          <w:marLeft w:val="640"/>
          <w:marRight w:val="0"/>
          <w:marTop w:val="0"/>
          <w:marBottom w:val="0"/>
          <w:divBdr>
            <w:top w:val="none" w:sz="0" w:space="0" w:color="auto"/>
            <w:left w:val="none" w:sz="0" w:space="0" w:color="auto"/>
            <w:bottom w:val="none" w:sz="0" w:space="0" w:color="auto"/>
            <w:right w:val="none" w:sz="0" w:space="0" w:color="auto"/>
          </w:divBdr>
        </w:div>
        <w:div w:id="2064940030">
          <w:marLeft w:val="640"/>
          <w:marRight w:val="0"/>
          <w:marTop w:val="0"/>
          <w:marBottom w:val="0"/>
          <w:divBdr>
            <w:top w:val="none" w:sz="0" w:space="0" w:color="auto"/>
            <w:left w:val="none" w:sz="0" w:space="0" w:color="auto"/>
            <w:bottom w:val="none" w:sz="0" w:space="0" w:color="auto"/>
            <w:right w:val="none" w:sz="0" w:space="0" w:color="auto"/>
          </w:divBdr>
        </w:div>
        <w:div w:id="1786846955">
          <w:marLeft w:val="640"/>
          <w:marRight w:val="0"/>
          <w:marTop w:val="0"/>
          <w:marBottom w:val="0"/>
          <w:divBdr>
            <w:top w:val="none" w:sz="0" w:space="0" w:color="auto"/>
            <w:left w:val="none" w:sz="0" w:space="0" w:color="auto"/>
            <w:bottom w:val="none" w:sz="0" w:space="0" w:color="auto"/>
            <w:right w:val="none" w:sz="0" w:space="0" w:color="auto"/>
          </w:divBdr>
        </w:div>
        <w:div w:id="956722097">
          <w:marLeft w:val="640"/>
          <w:marRight w:val="0"/>
          <w:marTop w:val="0"/>
          <w:marBottom w:val="0"/>
          <w:divBdr>
            <w:top w:val="none" w:sz="0" w:space="0" w:color="auto"/>
            <w:left w:val="none" w:sz="0" w:space="0" w:color="auto"/>
            <w:bottom w:val="none" w:sz="0" w:space="0" w:color="auto"/>
            <w:right w:val="none" w:sz="0" w:space="0" w:color="auto"/>
          </w:divBdr>
        </w:div>
        <w:div w:id="24792429">
          <w:marLeft w:val="640"/>
          <w:marRight w:val="0"/>
          <w:marTop w:val="0"/>
          <w:marBottom w:val="0"/>
          <w:divBdr>
            <w:top w:val="none" w:sz="0" w:space="0" w:color="auto"/>
            <w:left w:val="none" w:sz="0" w:space="0" w:color="auto"/>
            <w:bottom w:val="none" w:sz="0" w:space="0" w:color="auto"/>
            <w:right w:val="none" w:sz="0" w:space="0" w:color="auto"/>
          </w:divBdr>
        </w:div>
        <w:div w:id="1974404941">
          <w:marLeft w:val="640"/>
          <w:marRight w:val="0"/>
          <w:marTop w:val="0"/>
          <w:marBottom w:val="0"/>
          <w:divBdr>
            <w:top w:val="none" w:sz="0" w:space="0" w:color="auto"/>
            <w:left w:val="none" w:sz="0" w:space="0" w:color="auto"/>
            <w:bottom w:val="none" w:sz="0" w:space="0" w:color="auto"/>
            <w:right w:val="none" w:sz="0" w:space="0" w:color="auto"/>
          </w:divBdr>
        </w:div>
        <w:div w:id="648749859">
          <w:marLeft w:val="640"/>
          <w:marRight w:val="0"/>
          <w:marTop w:val="0"/>
          <w:marBottom w:val="0"/>
          <w:divBdr>
            <w:top w:val="none" w:sz="0" w:space="0" w:color="auto"/>
            <w:left w:val="none" w:sz="0" w:space="0" w:color="auto"/>
            <w:bottom w:val="none" w:sz="0" w:space="0" w:color="auto"/>
            <w:right w:val="none" w:sz="0" w:space="0" w:color="auto"/>
          </w:divBdr>
        </w:div>
        <w:div w:id="412236699">
          <w:marLeft w:val="640"/>
          <w:marRight w:val="0"/>
          <w:marTop w:val="0"/>
          <w:marBottom w:val="0"/>
          <w:divBdr>
            <w:top w:val="none" w:sz="0" w:space="0" w:color="auto"/>
            <w:left w:val="none" w:sz="0" w:space="0" w:color="auto"/>
            <w:bottom w:val="none" w:sz="0" w:space="0" w:color="auto"/>
            <w:right w:val="none" w:sz="0" w:space="0" w:color="auto"/>
          </w:divBdr>
        </w:div>
        <w:div w:id="816147877">
          <w:marLeft w:val="640"/>
          <w:marRight w:val="0"/>
          <w:marTop w:val="0"/>
          <w:marBottom w:val="0"/>
          <w:divBdr>
            <w:top w:val="none" w:sz="0" w:space="0" w:color="auto"/>
            <w:left w:val="none" w:sz="0" w:space="0" w:color="auto"/>
            <w:bottom w:val="none" w:sz="0" w:space="0" w:color="auto"/>
            <w:right w:val="none" w:sz="0" w:space="0" w:color="auto"/>
          </w:divBdr>
        </w:div>
        <w:div w:id="2091271798">
          <w:marLeft w:val="640"/>
          <w:marRight w:val="0"/>
          <w:marTop w:val="0"/>
          <w:marBottom w:val="0"/>
          <w:divBdr>
            <w:top w:val="none" w:sz="0" w:space="0" w:color="auto"/>
            <w:left w:val="none" w:sz="0" w:space="0" w:color="auto"/>
            <w:bottom w:val="none" w:sz="0" w:space="0" w:color="auto"/>
            <w:right w:val="none" w:sz="0" w:space="0" w:color="auto"/>
          </w:divBdr>
        </w:div>
        <w:div w:id="995763119">
          <w:marLeft w:val="640"/>
          <w:marRight w:val="0"/>
          <w:marTop w:val="0"/>
          <w:marBottom w:val="0"/>
          <w:divBdr>
            <w:top w:val="none" w:sz="0" w:space="0" w:color="auto"/>
            <w:left w:val="none" w:sz="0" w:space="0" w:color="auto"/>
            <w:bottom w:val="none" w:sz="0" w:space="0" w:color="auto"/>
            <w:right w:val="none" w:sz="0" w:space="0" w:color="auto"/>
          </w:divBdr>
        </w:div>
        <w:div w:id="1963459076">
          <w:marLeft w:val="640"/>
          <w:marRight w:val="0"/>
          <w:marTop w:val="0"/>
          <w:marBottom w:val="0"/>
          <w:divBdr>
            <w:top w:val="none" w:sz="0" w:space="0" w:color="auto"/>
            <w:left w:val="none" w:sz="0" w:space="0" w:color="auto"/>
            <w:bottom w:val="none" w:sz="0" w:space="0" w:color="auto"/>
            <w:right w:val="none" w:sz="0" w:space="0" w:color="auto"/>
          </w:divBdr>
        </w:div>
        <w:div w:id="1514497010">
          <w:marLeft w:val="640"/>
          <w:marRight w:val="0"/>
          <w:marTop w:val="0"/>
          <w:marBottom w:val="0"/>
          <w:divBdr>
            <w:top w:val="none" w:sz="0" w:space="0" w:color="auto"/>
            <w:left w:val="none" w:sz="0" w:space="0" w:color="auto"/>
            <w:bottom w:val="none" w:sz="0" w:space="0" w:color="auto"/>
            <w:right w:val="none" w:sz="0" w:space="0" w:color="auto"/>
          </w:divBdr>
        </w:div>
        <w:div w:id="1375887726">
          <w:marLeft w:val="640"/>
          <w:marRight w:val="0"/>
          <w:marTop w:val="0"/>
          <w:marBottom w:val="0"/>
          <w:divBdr>
            <w:top w:val="none" w:sz="0" w:space="0" w:color="auto"/>
            <w:left w:val="none" w:sz="0" w:space="0" w:color="auto"/>
            <w:bottom w:val="none" w:sz="0" w:space="0" w:color="auto"/>
            <w:right w:val="none" w:sz="0" w:space="0" w:color="auto"/>
          </w:divBdr>
        </w:div>
        <w:div w:id="1266042253">
          <w:marLeft w:val="640"/>
          <w:marRight w:val="0"/>
          <w:marTop w:val="0"/>
          <w:marBottom w:val="0"/>
          <w:divBdr>
            <w:top w:val="none" w:sz="0" w:space="0" w:color="auto"/>
            <w:left w:val="none" w:sz="0" w:space="0" w:color="auto"/>
            <w:bottom w:val="none" w:sz="0" w:space="0" w:color="auto"/>
            <w:right w:val="none" w:sz="0" w:space="0" w:color="auto"/>
          </w:divBdr>
        </w:div>
        <w:div w:id="1112166572">
          <w:marLeft w:val="640"/>
          <w:marRight w:val="0"/>
          <w:marTop w:val="0"/>
          <w:marBottom w:val="0"/>
          <w:divBdr>
            <w:top w:val="none" w:sz="0" w:space="0" w:color="auto"/>
            <w:left w:val="none" w:sz="0" w:space="0" w:color="auto"/>
            <w:bottom w:val="none" w:sz="0" w:space="0" w:color="auto"/>
            <w:right w:val="none" w:sz="0" w:space="0" w:color="auto"/>
          </w:divBdr>
        </w:div>
        <w:div w:id="1797795537">
          <w:marLeft w:val="640"/>
          <w:marRight w:val="0"/>
          <w:marTop w:val="0"/>
          <w:marBottom w:val="0"/>
          <w:divBdr>
            <w:top w:val="none" w:sz="0" w:space="0" w:color="auto"/>
            <w:left w:val="none" w:sz="0" w:space="0" w:color="auto"/>
            <w:bottom w:val="none" w:sz="0" w:space="0" w:color="auto"/>
            <w:right w:val="none" w:sz="0" w:space="0" w:color="auto"/>
          </w:divBdr>
        </w:div>
        <w:div w:id="489098190">
          <w:marLeft w:val="640"/>
          <w:marRight w:val="0"/>
          <w:marTop w:val="0"/>
          <w:marBottom w:val="0"/>
          <w:divBdr>
            <w:top w:val="none" w:sz="0" w:space="0" w:color="auto"/>
            <w:left w:val="none" w:sz="0" w:space="0" w:color="auto"/>
            <w:bottom w:val="none" w:sz="0" w:space="0" w:color="auto"/>
            <w:right w:val="none" w:sz="0" w:space="0" w:color="auto"/>
          </w:divBdr>
        </w:div>
        <w:div w:id="1462260393">
          <w:marLeft w:val="640"/>
          <w:marRight w:val="0"/>
          <w:marTop w:val="0"/>
          <w:marBottom w:val="0"/>
          <w:divBdr>
            <w:top w:val="none" w:sz="0" w:space="0" w:color="auto"/>
            <w:left w:val="none" w:sz="0" w:space="0" w:color="auto"/>
            <w:bottom w:val="none" w:sz="0" w:space="0" w:color="auto"/>
            <w:right w:val="none" w:sz="0" w:space="0" w:color="auto"/>
          </w:divBdr>
        </w:div>
        <w:div w:id="772674070">
          <w:marLeft w:val="640"/>
          <w:marRight w:val="0"/>
          <w:marTop w:val="0"/>
          <w:marBottom w:val="0"/>
          <w:divBdr>
            <w:top w:val="none" w:sz="0" w:space="0" w:color="auto"/>
            <w:left w:val="none" w:sz="0" w:space="0" w:color="auto"/>
            <w:bottom w:val="none" w:sz="0" w:space="0" w:color="auto"/>
            <w:right w:val="none" w:sz="0" w:space="0" w:color="auto"/>
          </w:divBdr>
        </w:div>
        <w:div w:id="1390108798">
          <w:marLeft w:val="640"/>
          <w:marRight w:val="0"/>
          <w:marTop w:val="0"/>
          <w:marBottom w:val="0"/>
          <w:divBdr>
            <w:top w:val="none" w:sz="0" w:space="0" w:color="auto"/>
            <w:left w:val="none" w:sz="0" w:space="0" w:color="auto"/>
            <w:bottom w:val="none" w:sz="0" w:space="0" w:color="auto"/>
            <w:right w:val="none" w:sz="0" w:space="0" w:color="auto"/>
          </w:divBdr>
        </w:div>
        <w:div w:id="1699046837">
          <w:marLeft w:val="640"/>
          <w:marRight w:val="0"/>
          <w:marTop w:val="0"/>
          <w:marBottom w:val="0"/>
          <w:divBdr>
            <w:top w:val="none" w:sz="0" w:space="0" w:color="auto"/>
            <w:left w:val="none" w:sz="0" w:space="0" w:color="auto"/>
            <w:bottom w:val="none" w:sz="0" w:space="0" w:color="auto"/>
            <w:right w:val="none" w:sz="0" w:space="0" w:color="auto"/>
          </w:divBdr>
        </w:div>
        <w:div w:id="153496026">
          <w:marLeft w:val="640"/>
          <w:marRight w:val="0"/>
          <w:marTop w:val="0"/>
          <w:marBottom w:val="0"/>
          <w:divBdr>
            <w:top w:val="none" w:sz="0" w:space="0" w:color="auto"/>
            <w:left w:val="none" w:sz="0" w:space="0" w:color="auto"/>
            <w:bottom w:val="none" w:sz="0" w:space="0" w:color="auto"/>
            <w:right w:val="none" w:sz="0" w:space="0" w:color="auto"/>
          </w:divBdr>
        </w:div>
        <w:div w:id="311376802">
          <w:marLeft w:val="640"/>
          <w:marRight w:val="0"/>
          <w:marTop w:val="0"/>
          <w:marBottom w:val="0"/>
          <w:divBdr>
            <w:top w:val="none" w:sz="0" w:space="0" w:color="auto"/>
            <w:left w:val="none" w:sz="0" w:space="0" w:color="auto"/>
            <w:bottom w:val="none" w:sz="0" w:space="0" w:color="auto"/>
            <w:right w:val="none" w:sz="0" w:space="0" w:color="auto"/>
          </w:divBdr>
        </w:div>
        <w:div w:id="1566526377">
          <w:marLeft w:val="640"/>
          <w:marRight w:val="0"/>
          <w:marTop w:val="0"/>
          <w:marBottom w:val="0"/>
          <w:divBdr>
            <w:top w:val="none" w:sz="0" w:space="0" w:color="auto"/>
            <w:left w:val="none" w:sz="0" w:space="0" w:color="auto"/>
            <w:bottom w:val="none" w:sz="0" w:space="0" w:color="auto"/>
            <w:right w:val="none" w:sz="0" w:space="0" w:color="auto"/>
          </w:divBdr>
        </w:div>
        <w:div w:id="953440127">
          <w:marLeft w:val="640"/>
          <w:marRight w:val="0"/>
          <w:marTop w:val="0"/>
          <w:marBottom w:val="0"/>
          <w:divBdr>
            <w:top w:val="none" w:sz="0" w:space="0" w:color="auto"/>
            <w:left w:val="none" w:sz="0" w:space="0" w:color="auto"/>
            <w:bottom w:val="none" w:sz="0" w:space="0" w:color="auto"/>
            <w:right w:val="none" w:sz="0" w:space="0" w:color="auto"/>
          </w:divBdr>
        </w:div>
        <w:div w:id="1299723207">
          <w:marLeft w:val="640"/>
          <w:marRight w:val="0"/>
          <w:marTop w:val="0"/>
          <w:marBottom w:val="0"/>
          <w:divBdr>
            <w:top w:val="none" w:sz="0" w:space="0" w:color="auto"/>
            <w:left w:val="none" w:sz="0" w:space="0" w:color="auto"/>
            <w:bottom w:val="none" w:sz="0" w:space="0" w:color="auto"/>
            <w:right w:val="none" w:sz="0" w:space="0" w:color="auto"/>
          </w:divBdr>
        </w:div>
        <w:div w:id="57676246">
          <w:marLeft w:val="640"/>
          <w:marRight w:val="0"/>
          <w:marTop w:val="0"/>
          <w:marBottom w:val="0"/>
          <w:divBdr>
            <w:top w:val="none" w:sz="0" w:space="0" w:color="auto"/>
            <w:left w:val="none" w:sz="0" w:space="0" w:color="auto"/>
            <w:bottom w:val="none" w:sz="0" w:space="0" w:color="auto"/>
            <w:right w:val="none" w:sz="0" w:space="0" w:color="auto"/>
          </w:divBdr>
        </w:div>
        <w:div w:id="1234705719">
          <w:marLeft w:val="640"/>
          <w:marRight w:val="0"/>
          <w:marTop w:val="0"/>
          <w:marBottom w:val="0"/>
          <w:divBdr>
            <w:top w:val="none" w:sz="0" w:space="0" w:color="auto"/>
            <w:left w:val="none" w:sz="0" w:space="0" w:color="auto"/>
            <w:bottom w:val="none" w:sz="0" w:space="0" w:color="auto"/>
            <w:right w:val="none" w:sz="0" w:space="0" w:color="auto"/>
          </w:divBdr>
        </w:div>
        <w:div w:id="1572813438">
          <w:marLeft w:val="640"/>
          <w:marRight w:val="0"/>
          <w:marTop w:val="0"/>
          <w:marBottom w:val="0"/>
          <w:divBdr>
            <w:top w:val="none" w:sz="0" w:space="0" w:color="auto"/>
            <w:left w:val="none" w:sz="0" w:space="0" w:color="auto"/>
            <w:bottom w:val="none" w:sz="0" w:space="0" w:color="auto"/>
            <w:right w:val="none" w:sz="0" w:space="0" w:color="auto"/>
          </w:divBdr>
        </w:div>
        <w:div w:id="443572419">
          <w:marLeft w:val="640"/>
          <w:marRight w:val="0"/>
          <w:marTop w:val="0"/>
          <w:marBottom w:val="0"/>
          <w:divBdr>
            <w:top w:val="none" w:sz="0" w:space="0" w:color="auto"/>
            <w:left w:val="none" w:sz="0" w:space="0" w:color="auto"/>
            <w:bottom w:val="none" w:sz="0" w:space="0" w:color="auto"/>
            <w:right w:val="none" w:sz="0" w:space="0" w:color="auto"/>
          </w:divBdr>
        </w:div>
        <w:div w:id="1020425596">
          <w:marLeft w:val="640"/>
          <w:marRight w:val="0"/>
          <w:marTop w:val="0"/>
          <w:marBottom w:val="0"/>
          <w:divBdr>
            <w:top w:val="none" w:sz="0" w:space="0" w:color="auto"/>
            <w:left w:val="none" w:sz="0" w:space="0" w:color="auto"/>
            <w:bottom w:val="none" w:sz="0" w:space="0" w:color="auto"/>
            <w:right w:val="none" w:sz="0" w:space="0" w:color="auto"/>
          </w:divBdr>
        </w:div>
        <w:div w:id="978925887">
          <w:marLeft w:val="640"/>
          <w:marRight w:val="0"/>
          <w:marTop w:val="0"/>
          <w:marBottom w:val="0"/>
          <w:divBdr>
            <w:top w:val="none" w:sz="0" w:space="0" w:color="auto"/>
            <w:left w:val="none" w:sz="0" w:space="0" w:color="auto"/>
            <w:bottom w:val="none" w:sz="0" w:space="0" w:color="auto"/>
            <w:right w:val="none" w:sz="0" w:space="0" w:color="auto"/>
          </w:divBdr>
        </w:div>
        <w:div w:id="1110590808">
          <w:marLeft w:val="640"/>
          <w:marRight w:val="0"/>
          <w:marTop w:val="0"/>
          <w:marBottom w:val="0"/>
          <w:divBdr>
            <w:top w:val="none" w:sz="0" w:space="0" w:color="auto"/>
            <w:left w:val="none" w:sz="0" w:space="0" w:color="auto"/>
            <w:bottom w:val="none" w:sz="0" w:space="0" w:color="auto"/>
            <w:right w:val="none" w:sz="0" w:space="0" w:color="auto"/>
          </w:divBdr>
        </w:div>
        <w:div w:id="1358501095">
          <w:marLeft w:val="640"/>
          <w:marRight w:val="0"/>
          <w:marTop w:val="0"/>
          <w:marBottom w:val="0"/>
          <w:divBdr>
            <w:top w:val="none" w:sz="0" w:space="0" w:color="auto"/>
            <w:left w:val="none" w:sz="0" w:space="0" w:color="auto"/>
            <w:bottom w:val="none" w:sz="0" w:space="0" w:color="auto"/>
            <w:right w:val="none" w:sz="0" w:space="0" w:color="auto"/>
          </w:divBdr>
        </w:div>
        <w:div w:id="1749182361">
          <w:marLeft w:val="640"/>
          <w:marRight w:val="0"/>
          <w:marTop w:val="0"/>
          <w:marBottom w:val="0"/>
          <w:divBdr>
            <w:top w:val="none" w:sz="0" w:space="0" w:color="auto"/>
            <w:left w:val="none" w:sz="0" w:space="0" w:color="auto"/>
            <w:bottom w:val="none" w:sz="0" w:space="0" w:color="auto"/>
            <w:right w:val="none" w:sz="0" w:space="0" w:color="auto"/>
          </w:divBdr>
        </w:div>
        <w:div w:id="1939748446">
          <w:marLeft w:val="640"/>
          <w:marRight w:val="0"/>
          <w:marTop w:val="0"/>
          <w:marBottom w:val="0"/>
          <w:divBdr>
            <w:top w:val="none" w:sz="0" w:space="0" w:color="auto"/>
            <w:left w:val="none" w:sz="0" w:space="0" w:color="auto"/>
            <w:bottom w:val="none" w:sz="0" w:space="0" w:color="auto"/>
            <w:right w:val="none" w:sz="0" w:space="0" w:color="auto"/>
          </w:divBdr>
        </w:div>
        <w:div w:id="1419399390">
          <w:marLeft w:val="640"/>
          <w:marRight w:val="0"/>
          <w:marTop w:val="0"/>
          <w:marBottom w:val="0"/>
          <w:divBdr>
            <w:top w:val="none" w:sz="0" w:space="0" w:color="auto"/>
            <w:left w:val="none" w:sz="0" w:space="0" w:color="auto"/>
            <w:bottom w:val="none" w:sz="0" w:space="0" w:color="auto"/>
            <w:right w:val="none" w:sz="0" w:space="0" w:color="auto"/>
          </w:divBdr>
        </w:div>
        <w:div w:id="2013870452">
          <w:marLeft w:val="640"/>
          <w:marRight w:val="0"/>
          <w:marTop w:val="0"/>
          <w:marBottom w:val="0"/>
          <w:divBdr>
            <w:top w:val="none" w:sz="0" w:space="0" w:color="auto"/>
            <w:left w:val="none" w:sz="0" w:space="0" w:color="auto"/>
            <w:bottom w:val="none" w:sz="0" w:space="0" w:color="auto"/>
            <w:right w:val="none" w:sz="0" w:space="0" w:color="auto"/>
          </w:divBdr>
        </w:div>
        <w:div w:id="879587567">
          <w:marLeft w:val="640"/>
          <w:marRight w:val="0"/>
          <w:marTop w:val="0"/>
          <w:marBottom w:val="0"/>
          <w:divBdr>
            <w:top w:val="none" w:sz="0" w:space="0" w:color="auto"/>
            <w:left w:val="none" w:sz="0" w:space="0" w:color="auto"/>
            <w:bottom w:val="none" w:sz="0" w:space="0" w:color="auto"/>
            <w:right w:val="none" w:sz="0" w:space="0" w:color="auto"/>
          </w:divBdr>
        </w:div>
        <w:div w:id="835072885">
          <w:marLeft w:val="640"/>
          <w:marRight w:val="0"/>
          <w:marTop w:val="0"/>
          <w:marBottom w:val="0"/>
          <w:divBdr>
            <w:top w:val="none" w:sz="0" w:space="0" w:color="auto"/>
            <w:left w:val="none" w:sz="0" w:space="0" w:color="auto"/>
            <w:bottom w:val="none" w:sz="0" w:space="0" w:color="auto"/>
            <w:right w:val="none" w:sz="0" w:space="0" w:color="auto"/>
          </w:divBdr>
        </w:div>
        <w:div w:id="403265409">
          <w:marLeft w:val="640"/>
          <w:marRight w:val="0"/>
          <w:marTop w:val="0"/>
          <w:marBottom w:val="0"/>
          <w:divBdr>
            <w:top w:val="none" w:sz="0" w:space="0" w:color="auto"/>
            <w:left w:val="none" w:sz="0" w:space="0" w:color="auto"/>
            <w:bottom w:val="none" w:sz="0" w:space="0" w:color="auto"/>
            <w:right w:val="none" w:sz="0" w:space="0" w:color="auto"/>
          </w:divBdr>
        </w:div>
        <w:div w:id="175922135">
          <w:marLeft w:val="640"/>
          <w:marRight w:val="0"/>
          <w:marTop w:val="0"/>
          <w:marBottom w:val="0"/>
          <w:divBdr>
            <w:top w:val="none" w:sz="0" w:space="0" w:color="auto"/>
            <w:left w:val="none" w:sz="0" w:space="0" w:color="auto"/>
            <w:bottom w:val="none" w:sz="0" w:space="0" w:color="auto"/>
            <w:right w:val="none" w:sz="0" w:space="0" w:color="auto"/>
          </w:divBdr>
        </w:div>
        <w:div w:id="1749108056">
          <w:marLeft w:val="640"/>
          <w:marRight w:val="0"/>
          <w:marTop w:val="0"/>
          <w:marBottom w:val="0"/>
          <w:divBdr>
            <w:top w:val="none" w:sz="0" w:space="0" w:color="auto"/>
            <w:left w:val="none" w:sz="0" w:space="0" w:color="auto"/>
            <w:bottom w:val="none" w:sz="0" w:space="0" w:color="auto"/>
            <w:right w:val="none" w:sz="0" w:space="0" w:color="auto"/>
          </w:divBdr>
        </w:div>
        <w:div w:id="1259948585">
          <w:marLeft w:val="640"/>
          <w:marRight w:val="0"/>
          <w:marTop w:val="0"/>
          <w:marBottom w:val="0"/>
          <w:divBdr>
            <w:top w:val="none" w:sz="0" w:space="0" w:color="auto"/>
            <w:left w:val="none" w:sz="0" w:space="0" w:color="auto"/>
            <w:bottom w:val="none" w:sz="0" w:space="0" w:color="auto"/>
            <w:right w:val="none" w:sz="0" w:space="0" w:color="auto"/>
          </w:divBdr>
        </w:div>
        <w:div w:id="597710964">
          <w:marLeft w:val="640"/>
          <w:marRight w:val="0"/>
          <w:marTop w:val="0"/>
          <w:marBottom w:val="0"/>
          <w:divBdr>
            <w:top w:val="none" w:sz="0" w:space="0" w:color="auto"/>
            <w:left w:val="none" w:sz="0" w:space="0" w:color="auto"/>
            <w:bottom w:val="none" w:sz="0" w:space="0" w:color="auto"/>
            <w:right w:val="none" w:sz="0" w:space="0" w:color="auto"/>
          </w:divBdr>
        </w:div>
        <w:div w:id="2131782507">
          <w:marLeft w:val="640"/>
          <w:marRight w:val="0"/>
          <w:marTop w:val="0"/>
          <w:marBottom w:val="0"/>
          <w:divBdr>
            <w:top w:val="none" w:sz="0" w:space="0" w:color="auto"/>
            <w:left w:val="none" w:sz="0" w:space="0" w:color="auto"/>
            <w:bottom w:val="none" w:sz="0" w:space="0" w:color="auto"/>
            <w:right w:val="none" w:sz="0" w:space="0" w:color="auto"/>
          </w:divBdr>
        </w:div>
        <w:div w:id="2974014">
          <w:marLeft w:val="640"/>
          <w:marRight w:val="0"/>
          <w:marTop w:val="0"/>
          <w:marBottom w:val="0"/>
          <w:divBdr>
            <w:top w:val="none" w:sz="0" w:space="0" w:color="auto"/>
            <w:left w:val="none" w:sz="0" w:space="0" w:color="auto"/>
            <w:bottom w:val="none" w:sz="0" w:space="0" w:color="auto"/>
            <w:right w:val="none" w:sz="0" w:space="0" w:color="auto"/>
          </w:divBdr>
        </w:div>
        <w:div w:id="827785472">
          <w:marLeft w:val="640"/>
          <w:marRight w:val="0"/>
          <w:marTop w:val="0"/>
          <w:marBottom w:val="0"/>
          <w:divBdr>
            <w:top w:val="none" w:sz="0" w:space="0" w:color="auto"/>
            <w:left w:val="none" w:sz="0" w:space="0" w:color="auto"/>
            <w:bottom w:val="none" w:sz="0" w:space="0" w:color="auto"/>
            <w:right w:val="none" w:sz="0" w:space="0" w:color="auto"/>
          </w:divBdr>
        </w:div>
        <w:div w:id="1751122848">
          <w:marLeft w:val="640"/>
          <w:marRight w:val="0"/>
          <w:marTop w:val="0"/>
          <w:marBottom w:val="0"/>
          <w:divBdr>
            <w:top w:val="none" w:sz="0" w:space="0" w:color="auto"/>
            <w:left w:val="none" w:sz="0" w:space="0" w:color="auto"/>
            <w:bottom w:val="none" w:sz="0" w:space="0" w:color="auto"/>
            <w:right w:val="none" w:sz="0" w:space="0" w:color="auto"/>
          </w:divBdr>
        </w:div>
        <w:div w:id="664667974">
          <w:marLeft w:val="640"/>
          <w:marRight w:val="0"/>
          <w:marTop w:val="0"/>
          <w:marBottom w:val="0"/>
          <w:divBdr>
            <w:top w:val="none" w:sz="0" w:space="0" w:color="auto"/>
            <w:left w:val="none" w:sz="0" w:space="0" w:color="auto"/>
            <w:bottom w:val="none" w:sz="0" w:space="0" w:color="auto"/>
            <w:right w:val="none" w:sz="0" w:space="0" w:color="auto"/>
          </w:divBdr>
        </w:div>
        <w:div w:id="85271078">
          <w:marLeft w:val="640"/>
          <w:marRight w:val="0"/>
          <w:marTop w:val="0"/>
          <w:marBottom w:val="0"/>
          <w:divBdr>
            <w:top w:val="none" w:sz="0" w:space="0" w:color="auto"/>
            <w:left w:val="none" w:sz="0" w:space="0" w:color="auto"/>
            <w:bottom w:val="none" w:sz="0" w:space="0" w:color="auto"/>
            <w:right w:val="none" w:sz="0" w:space="0" w:color="auto"/>
          </w:divBdr>
        </w:div>
        <w:div w:id="373575927">
          <w:marLeft w:val="640"/>
          <w:marRight w:val="0"/>
          <w:marTop w:val="0"/>
          <w:marBottom w:val="0"/>
          <w:divBdr>
            <w:top w:val="none" w:sz="0" w:space="0" w:color="auto"/>
            <w:left w:val="none" w:sz="0" w:space="0" w:color="auto"/>
            <w:bottom w:val="none" w:sz="0" w:space="0" w:color="auto"/>
            <w:right w:val="none" w:sz="0" w:space="0" w:color="auto"/>
          </w:divBdr>
        </w:div>
        <w:div w:id="1003974831">
          <w:marLeft w:val="640"/>
          <w:marRight w:val="0"/>
          <w:marTop w:val="0"/>
          <w:marBottom w:val="0"/>
          <w:divBdr>
            <w:top w:val="none" w:sz="0" w:space="0" w:color="auto"/>
            <w:left w:val="none" w:sz="0" w:space="0" w:color="auto"/>
            <w:bottom w:val="none" w:sz="0" w:space="0" w:color="auto"/>
            <w:right w:val="none" w:sz="0" w:space="0" w:color="auto"/>
          </w:divBdr>
        </w:div>
        <w:div w:id="88697617">
          <w:marLeft w:val="640"/>
          <w:marRight w:val="0"/>
          <w:marTop w:val="0"/>
          <w:marBottom w:val="0"/>
          <w:divBdr>
            <w:top w:val="none" w:sz="0" w:space="0" w:color="auto"/>
            <w:left w:val="none" w:sz="0" w:space="0" w:color="auto"/>
            <w:bottom w:val="none" w:sz="0" w:space="0" w:color="auto"/>
            <w:right w:val="none" w:sz="0" w:space="0" w:color="auto"/>
          </w:divBdr>
        </w:div>
        <w:div w:id="437675156">
          <w:marLeft w:val="640"/>
          <w:marRight w:val="0"/>
          <w:marTop w:val="0"/>
          <w:marBottom w:val="0"/>
          <w:divBdr>
            <w:top w:val="none" w:sz="0" w:space="0" w:color="auto"/>
            <w:left w:val="none" w:sz="0" w:space="0" w:color="auto"/>
            <w:bottom w:val="none" w:sz="0" w:space="0" w:color="auto"/>
            <w:right w:val="none" w:sz="0" w:space="0" w:color="auto"/>
          </w:divBdr>
        </w:div>
        <w:div w:id="810758091">
          <w:marLeft w:val="640"/>
          <w:marRight w:val="0"/>
          <w:marTop w:val="0"/>
          <w:marBottom w:val="0"/>
          <w:divBdr>
            <w:top w:val="none" w:sz="0" w:space="0" w:color="auto"/>
            <w:left w:val="none" w:sz="0" w:space="0" w:color="auto"/>
            <w:bottom w:val="none" w:sz="0" w:space="0" w:color="auto"/>
            <w:right w:val="none" w:sz="0" w:space="0" w:color="auto"/>
          </w:divBdr>
        </w:div>
        <w:div w:id="272707840">
          <w:marLeft w:val="640"/>
          <w:marRight w:val="0"/>
          <w:marTop w:val="0"/>
          <w:marBottom w:val="0"/>
          <w:divBdr>
            <w:top w:val="none" w:sz="0" w:space="0" w:color="auto"/>
            <w:left w:val="none" w:sz="0" w:space="0" w:color="auto"/>
            <w:bottom w:val="none" w:sz="0" w:space="0" w:color="auto"/>
            <w:right w:val="none" w:sz="0" w:space="0" w:color="auto"/>
          </w:divBdr>
        </w:div>
        <w:div w:id="1565094949">
          <w:marLeft w:val="640"/>
          <w:marRight w:val="0"/>
          <w:marTop w:val="0"/>
          <w:marBottom w:val="0"/>
          <w:divBdr>
            <w:top w:val="none" w:sz="0" w:space="0" w:color="auto"/>
            <w:left w:val="none" w:sz="0" w:space="0" w:color="auto"/>
            <w:bottom w:val="none" w:sz="0" w:space="0" w:color="auto"/>
            <w:right w:val="none" w:sz="0" w:space="0" w:color="auto"/>
          </w:divBdr>
        </w:div>
        <w:div w:id="1674719442">
          <w:marLeft w:val="640"/>
          <w:marRight w:val="0"/>
          <w:marTop w:val="0"/>
          <w:marBottom w:val="0"/>
          <w:divBdr>
            <w:top w:val="none" w:sz="0" w:space="0" w:color="auto"/>
            <w:left w:val="none" w:sz="0" w:space="0" w:color="auto"/>
            <w:bottom w:val="none" w:sz="0" w:space="0" w:color="auto"/>
            <w:right w:val="none" w:sz="0" w:space="0" w:color="auto"/>
          </w:divBdr>
        </w:div>
        <w:div w:id="2141028005">
          <w:marLeft w:val="640"/>
          <w:marRight w:val="0"/>
          <w:marTop w:val="0"/>
          <w:marBottom w:val="0"/>
          <w:divBdr>
            <w:top w:val="none" w:sz="0" w:space="0" w:color="auto"/>
            <w:left w:val="none" w:sz="0" w:space="0" w:color="auto"/>
            <w:bottom w:val="none" w:sz="0" w:space="0" w:color="auto"/>
            <w:right w:val="none" w:sz="0" w:space="0" w:color="auto"/>
          </w:divBdr>
        </w:div>
        <w:div w:id="934020126">
          <w:marLeft w:val="640"/>
          <w:marRight w:val="0"/>
          <w:marTop w:val="0"/>
          <w:marBottom w:val="0"/>
          <w:divBdr>
            <w:top w:val="none" w:sz="0" w:space="0" w:color="auto"/>
            <w:left w:val="none" w:sz="0" w:space="0" w:color="auto"/>
            <w:bottom w:val="none" w:sz="0" w:space="0" w:color="auto"/>
            <w:right w:val="none" w:sz="0" w:space="0" w:color="auto"/>
          </w:divBdr>
        </w:div>
        <w:div w:id="1946885957">
          <w:marLeft w:val="640"/>
          <w:marRight w:val="0"/>
          <w:marTop w:val="0"/>
          <w:marBottom w:val="0"/>
          <w:divBdr>
            <w:top w:val="none" w:sz="0" w:space="0" w:color="auto"/>
            <w:left w:val="none" w:sz="0" w:space="0" w:color="auto"/>
            <w:bottom w:val="none" w:sz="0" w:space="0" w:color="auto"/>
            <w:right w:val="none" w:sz="0" w:space="0" w:color="auto"/>
          </w:divBdr>
        </w:div>
        <w:div w:id="678317556">
          <w:marLeft w:val="640"/>
          <w:marRight w:val="0"/>
          <w:marTop w:val="0"/>
          <w:marBottom w:val="0"/>
          <w:divBdr>
            <w:top w:val="none" w:sz="0" w:space="0" w:color="auto"/>
            <w:left w:val="none" w:sz="0" w:space="0" w:color="auto"/>
            <w:bottom w:val="none" w:sz="0" w:space="0" w:color="auto"/>
            <w:right w:val="none" w:sz="0" w:space="0" w:color="auto"/>
          </w:divBdr>
        </w:div>
        <w:div w:id="637296310">
          <w:marLeft w:val="640"/>
          <w:marRight w:val="0"/>
          <w:marTop w:val="0"/>
          <w:marBottom w:val="0"/>
          <w:divBdr>
            <w:top w:val="none" w:sz="0" w:space="0" w:color="auto"/>
            <w:left w:val="none" w:sz="0" w:space="0" w:color="auto"/>
            <w:bottom w:val="none" w:sz="0" w:space="0" w:color="auto"/>
            <w:right w:val="none" w:sz="0" w:space="0" w:color="auto"/>
          </w:divBdr>
        </w:div>
        <w:div w:id="42027376">
          <w:marLeft w:val="640"/>
          <w:marRight w:val="0"/>
          <w:marTop w:val="0"/>
          <w:marBottom w:val="0"/>
          <w:divBdr>
            <w:top w:val="none" w:sz="0" w:space="0" w:color="auto"/>
            <w:left w:val="none" w:sz="0" w:space="0" w:color="auto"/>
            <w:bottom w:val="none" w:sz="0" w:space="0" w:color="auto"/>
            <w:right w:val="none" w:sz="0" w:space="0" w:color="auto"/>
          </w:divBdr>
        </w:div>
        <w:div w:id="1778406069">
          <w:marLeft w:val="640"/>
          <w:marRight w:val="0"/>
          <w:marTop w:val="0"/>
          <w:marBottom w:val="0"/>
          <w:divBdr>
            <w:top w:val="none" w:sz="0" w:space="0" w:color="auto"/>
            <w:left w:val="none" w:sz="0" w:space="0" w:color="auto"/>
            <w:bottom w:val="none" w:sz="0" w:space="0" w:color="auto"/>
            <w:right w:val="none" w:sz="0" w:space="0" w:color="auto"/>
          </w:divBdr>
        </w:div>
        <w:div w:id="429544333">
          <w:marLeft w:val="640"/>
          <w:marRight w:val="0"/>
          <w:marTop w:val="0"/>
          <w:marBottom w:val="0"/>
          <w:divBdr>
            <w:top w:val="none" w:sz="0" w:space="0" w:color="auto"/>
            <w:left w:val="none" w:sz="0" w:space="0" w:color="auto"/>
            <w:bottom w:val="none" w:sz="0" w:space="0" w:color="auto"/>
            <w:right w:val="none" w:sz="0" w:space="0" w:color="auto"/>
          </w:divBdr>
        </w:div>
        <w:div w:id="1883597221">
          <w:marLeft w:val="640"/>
          <w:marRight w:val="0"/>
          <w:marTop w:val="0"/>
          <w:marBottom w:val="0"/>
          <w:divBdr>
            <w:top w:val="none" w:sz="0" w:space="0" w:color="auto"/>
            <w:left w:val="none" w:sz="0" w:space="0" w:color="auto"/>
            <w:bottom w:val="none" w:sz="0" w:space="0" w:color="auto"/>
            <w:right w:val="none" w:sz="0" w:space="0" w:color="auto"/>
          </w:divBdr>
        </w:div>
        <w:div w:id="145902730">
          <w:marLeft w:val="640"/>
          <w:marRight w:val="0"/>
          <w:marTop w:val="0"/>
          <w:marBottom w:val="0"/>
          <w:divBdr>
            <w:top w:val="none" w:sz="0" w:space="0" w:color="auto"/>
            <w:left w:val="none" w:sz="0" w:space="0" w:color="auto"/>
            <w:bottom w:val="none" w:sz="0" w:space="0" w:color="auto"/>
            <w:right w:val="none" w:sz="0" w:space="0" w:color="auto"/>
          </w:divBdr>
        </w:div>
        <w:div w:id="1484934925">
          <w:marLeft w:val="640"/>
          <w:marRight w:val="0"/>
          <w:marTop w:val="0"/>
          <w:marBottom w:val="0"/>
          <w:divBdr>
            <w:top w:val="none" w:sz="0" w:space="0" w:color="auto"/>
            <w:left w:val="none" w:sz="0" w:space="0" w:color="auto"/>
            <w:bottom w:val="none" w:sz="0" w:space="0" w:color="auto"/>
            <w:right w:val="none" w:sz="0" w:space="0" w:color="auto"/>
          </w:divBdr>
        </w:div>
        <w:div w:id="1281956336">
          <w:marLeft w:val="640"/>
          <w:marRight w:val="0"/>
          <w:marTop w:val="0"/>
          <w:marBottom w:val="0"/>
          <w:divBdr>
            <w:top w:val="none" w:sz="0" w:space="0" w:color="auto"/>
            <w:left w:val="none" w:sz="0" w:space="0" w:color="auto"/>
            <w:bottom w:val="none" w:sz="0" w:space="0" w:color="auto"/>
            <w:right w:val="none" w:sz="0" w:space="0" w:color="auto"/>
          </w:divBdr>
        </w:div>
        <w:div w:id="420031991">
          <w:marLeft w:val="640"/>
          <w:marRight w:val="0"/>
          <w:marTop w:val="0"/>
          <w:marBottom w:val="0"/>
          <w:divBdr>
            <w:top w:val="none" w:sz="0" w:space="0" w:color="auto"/>
            <w:left w:val="none" w:sz="0" w:space="0" w:color="auto"/>
            <w:bottom w:val="none" w:sz="0" w:space="0" w:color="auto"/>
            <w:right w:val="none" w:sz="0" w:space="0" w:color="auto"/>
          </w:divBdr>
        </w:div>
        <w:div w:id="1966539257">
          <w:marLeft w:val="640"/>
          <w:marRight w:val="0"/>
          <w:marTop w:val="0"/>
          <w:marBottom w:val="0"/>
          <w:divBdr>
            <w:top w:val="none" w:sz="0" w:space="0" w:color="auto"/>
            <w:left w:val="none" w:sz="0" w:space="0" w:color="auto"/>
            <w:bottom w:val="none" w:sz="0" w:space="0" w:color="auto"/>
            <w:right w:val="none" w:sz="0" w:space="0" w:color="auto"/>
          </w:divBdr>
        </w:div>
        <w:div w:id="1084380008">
          <w:marLeft w:val="640"/>
          <w:marRight w:val="0"/>
          <w:marTop w:val="0"/>
          <w:marBottom w:val="0"/>
          <w:divBdr>
            <w:top w:val="none" w:sz="0" w:space="0" w:color="auto"/>
            <w:left w:val="none" w:sz="0" w:space="0" w:color="auto"/>
            <w:bottom w:val="none" w:sz="0" w:space="0" w:color="auto"/>
            <w:right w:val="none" w:sz="0" w:space="0" w:color="auto"/>
          </w:divBdr>
        </w:div>
        <w:div w:id="1790276617">
          <w:marLeft w:val="640"/>
          <w:marRight w:val="0"/>
          <w:marTop w:val="0"/>
          <w:marBottom w:val="0"/>
          <w:divBdr>
            <w:top w:val="none" w:sz="0" w:space="0" w:color="auto"/>
            <w:left w:val="none" w:sz="0" w:space="0" w:color="auto"/>
            <w:bottom w:val="none" w:sz="0" w:space="0" w:color="auto"/>
            <w:right w:val="none" w:sz="0" w:space="0" w:color="auto"/>
          </w:divBdr>
        </w:div>
        <w:div w:id="403917242">
          <w:marLeft w:val="640"/>
          <w:marRight w:val="0"/>
          <w:marTop w:val="0"/>
          <w:marBottom w:val="0"/>
          <w:divBdr>
            <w:top w:val="none" w:sz="0" w:space="0" w:color="auto"/>
            <w:left w:val="none" w:sz="0" w:space="0" w:color="auto"/>
            <w:bottom w:val="none" w:sz="0" w:space="0" w:color="auto"/>
            <w:right w:val="none" w:sz="0" w:space="0" w:color="auto"/>
          </w:divBdr>
        </w:div>
        <w:div w:id="1907255663">
          <w:marLeft w:val="640"/>
          <w:marRight w:val="0"/>
          <w:marTop w:val="0"/>
          <w:marBottom w:val="0"/>
          <w:divBdr>
            <w:top w:val="none" w:sz="0" w:space="0" w:color="auto"/>
            <w:left w:val="none" w:sz="0" w:space="0" w:color="auto"/>
            <w:bottom w:val="none" w:sz="0" w:space="0" w:color="auto"/>
            <w:right w:val="none" w:sz="0" w:space="0" w:color="auto"/>
          </w:divBdr>
        </w:div>
        <w:div w:id="2125224544">
          <w:marLeft w:val="640"/>
          <w:marRight w:val="0"/>
          <w:marTop w:val="0"/>
          <w:marBottom w:val="0"/>
          <w:divBdr>
            <w:top w:val="none" w:sz="0" w:space="0" w:color="auto"/>
            <w:left w:val="none" w:sz="0" w:space="0" w:color="auto"/>
            <w:bottom w:val="none" w:sz="0" w:space="0" w:color="auto"/>
            <w:right w:val="none" w:sz="0" w:space="0" w:color="auto"/>
          </w:divBdr>
        </w:div>
        <w:div w:id="781806943">
          <w:marLeft w:val="640"/>
          <w:marRight w:val="0"/>
          <w:marTop w:val="0"/>
          <w:marBottom w:val="0"/>
          <w:divBdr>
            <w:top w:val="none" w:sz="0" w:space="0" w:color="auto"/>
            <w:left w:val="none" w:sz="0" w:space="0" w:color="auto"/>
            <w:bottom w:val="none" w:sz="0" w:space="0" w:color="auto"/>
            <w:right w:val="none" w:sz="0" w:space="0" w:color="auto"/>
          </w:divBdr>
        </w:div>
        <w:div w:id="287010876">
          <w:marLeft w:val="640"/>
          <w:marRight w:val="0"/>
          <w:marTop w:val="0"/>
          <w:marBottom w:val="0"/>
          <w:divBdr>
            <w:top w:val="none" w:sz="0" w:space="0" w:color="auto"/>
            <w:left w:val="none" w:sz="0" w:space="0" w:color="auto"/>
            <w:bottom w:val="none" w:sz="0" w:space="0" w:color="auto"/>
            <w:right w:val="none" w:sz="0" w:space="0" w:color="auto"/>
          </w:divBdr>
        </w:div>
        <w:div w:id="1427771090">
          <w:marLeft w:val="640"/>
          <w:marRight w:val="0"/>
          <w:marTop w:val="0"/>
          <w:marBottom w:val="0"/>
          <w:divBdr>
            <w:top w:val="none" w:sz="0" w:space="0" w:color="auto"/>
            <w:left w:val="none" w:sz="0" w:space="0" w:color="auto"/>
            <w:bottom w:val="none" w:sz="0" w:space="0" w:color="auto"/>
            <w:right w:val="none" w:sz="0" w:space="0" w:color="auto"/>
          </w:divBdr>
        </w:div>
        <w:div w:id="372727964">
          <w:marLeft w:val="640"/>
          <w:marRight w:val="0"/>
          <w:marTop w:val="0"/>
          <w:marBottom w:val="0"/>
          <w:divBdr>
            <w:top w:val="none" w:sz="0" w:space="0" w:color="auto"/>
            <w:left w:val="none" w:sz="0" w:space="0" w:color="auto"/>
            <w:bottom w:val="none" w:sz="0" w:space="0" w:color="auto"/>
            <w:right w:val="none" w:sz="0" w:space="0" w:color="auto"/>
          </w:divBdr>
        </w:div>
        <w:div w:id="1397241468">
          <w:marLeft w:val="640"/>
          <w:marRight w:val="0"/>
          <w:marTop w:val="0"/>
          <w:marBottom w:val="0"/>
          <w:divBdr>
            <w:top w:val="none" w:sz="0" w:space="0" w:color="auto"/>
            <w:left w:val="none" w:sz="0" w:space="0" w:color="auto"/>
            <w:bottom w:val="none" w:sz="0" w:space="0" w:color="auto"/>
            <w:right w:val="none" w:sz="0" w:space="0" w:color="auto"/>
          </w:divBdr>
        </w:div>
        <w:div w:id="963776373">
          <w:marLeft w:val="640"/>
          <w:marRight w:val="0"/>
          <w:marTop w:val="0"/>
          <w:marBottom w:val="0"/>
          <w:divBdr>
            <w:top w:val="none" w:sz="0" w:space="0" w:color="auto"/>
            <w:left w:val="none" w:sz="0" w:space="0" w:color="auto"/>
            <w:bottom w:val="none" w:sz="0" w:space="0" w:color="auto"/>
            <w:right w:val="none" w:sz="0" w:space="0" w:color="auto"/>
          </w:divBdr>
        </w:div>
        <w:div w:id="176235362">
          <w:marLeft w:val="640"/>
          <w:marRight w:val="0"/>
          <w:marTop w:val="0"/>
          <w:marBottom w:val="0"/>
          <w:divBdr>
            <w:top w:val="none" w:sz="0" w:space="0" w:color="auto"/>
            <w:left w:val="none" w:sz="0" w:space="0" w:color="auto"/>
            <w:bottom w:val="none" w:sz="0" w:space="0" w:color="auto"/>
            <w:right w:val="none" w:sz="0" w:space="0" w:color="auto"/>
          </w:divBdr>
        </w:div>
        <w:div w:id="2109157222">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2769510">
      <w:bodyDiv w:val="1"/>
      <w:marLeft w:val="0"/>
      <w:marRight w:val="0"/>
      <w:marTop w:val="0"/>
      <w:marBottom w:val="0"/>
      <w:divBdr>
        <w:top w:val="none" w:sz="0" w:space="0" w:color="auto"/>
        <w:left w:val="none" w:sz="0" w:space="0" w:color="auto"/>
        <w:bottom w:val="none" w:sz="0" w:space="0" w:color="auto"/>
        <w:right w:val="none" w:sz="0" w:space="0" w:color="auto"/>
      </w:divBdr>
      <w:divsChild>
        <w:div w:id="1739668524">
          <w:marLeft w:val="640"/>
          <w:marRight w:val="0"/>
          <w:marTop w:val="0"/>
          <w:marBottom w:val="0"/>
          <w:divBdr>
            <w:top w:val="none" w:sz="0" w:space="0" w:color="auto"/>
            <w:left w:val="none" w:sz="0" w:space="0" w:color="auto"/>
            <w:bottom w:val="none" w:sz="0" w:space="0" w:color="auto"/>
            <w:right w:val="none" w:sz="0" w:space="0" w:color="auto"/>
          </w:divBdr>
        </w:div>
        <w:div w:id="15277669">
          <w:marLeft w:val="640"/>
          <w:marRight w:val="0"/>
          <w:marTop w:val="0"/>
          <w:marBottom w:val="0"/>
          <w:divBdr>
            <w:top w:val="none" w:sz="0" w:space="0" w:color="auto"/>
            <w:left w:val="none" w:sz="0" w:space="0" w:color="auto"/>
            <w:bottom w:val="none" w:sz="0" w:space="0" w:color="auto"/>
            <w:right w:val="none" w:sz="0" w:space="0" w:color="auto"/>
          </w:divBdr>
        </w:div>
        <w:div w:id="212814536">
          <w:marLeft w:val="640"/>
          <w:marRight w:val="0"/>
          <w:marTop w:val="0"/>
          <w:marBottom w:val="0"/>
          <w:divBdr>
            <w:top w:val="none" w:sz="0" w:space="0" w:color="auto"/>
            <w:left w:val="none" w:sz="0" w:space="0" w:color="auto"/>
            <w:bottom w:val="none" w:sz="0" w:space="0" w:color="auto"/>
            <w:right w:val="none" w:sz="0" w:space="0" w:color="auto"/>
          </w:divBdr>
        </w:div>
        <w:div w:id="2075352071">
          <w:marLeft w:val="640"/>
          <w:marRight w:val="0"/>
          <w:marTop w:val="0"/>
          <w:marBottom w:val="0"/>
          <w:divBdr>
            <w:top w:val="none" w:sz="0" w:space="0" w:color="auto"/>
            <w:left w:val="none" w:sz="0" w:space="0" w:color="auto"/>
            <w:bottom w:val="none" w:sz="0" w:space="0" w:color="auto"/>
            <w:right w:val="none" w:sz="0" w:space="0" w:color="auto"/>
          </w:divBdr>
        </w:div>
        <w:div w:id="355274154">
          <w:marLeft w:val="640"/>
          <w:marRight w:val="0"/>
          <w:marTop w:val="0"/>
          <w:marBottom w:val="0"/>
          <w:divBdr>
            <w:top w:val="none" w:sz="0" w:space="0" w:color="auto"/>
            <w:left w:val="none" w:sz="0" w:space="0" w:color="auto"/>
            <w:bottom w:val="none" w:sz="0" w:space="0" w:color="auto"/>
            <w:right w:val="none" w:sz="0" w:space="0" w:color="auto"/>
          </w:divBdr>
        </w:div>
        <w:div w:id="802188280">
          <w:marLeft w:val="640"/>
          <w:marRight w:val="0"/>
          <w:marTop w:val="0"/>
          <w:marBottom w:val="0"/>
          <w:divBdr>
            <w:top w:val="none" w:sz="0" w:space="0" w:color="auto"/>
            <w:left w:val="none" w:sz="0" w:space="0" w:color="auto"/>
            <w:bottom w:val="none" w:sz="0" w:space="0" w:color="auto"/>
            <w:right w:val="none" w:sz="0" w:space="0" w:color="auto"/>
          </w:divBdr>
        </w:div>
        <w:div w:id="577448099">
          <w:marLeft w:val="640"/>
          <w:marRight w:val="0"/>
          <w:marTop w:val="0"/>
          <w:marBottom w:val="0"/>
          <w:divBdr>
            <w:top w:val="none" w:sz="0" w:space="0" w:color="auto"/>
            <w:left w:val="none" w:sz="0" w:space="0" w:color="auto"/>
            <w:bottom w:val="none" w:sz="0" w:space="0" w:color="auto"/>
            <w:right w:val="none" w:sz="0" w:space="0" w:color="auto"/>
          </w:divBdr>
        </w:div>
        <w:div w:id="3477311">
          <w:marLeft w:val="640"/>
          <w:marRight w:val="0"/>
          <w:marTop w:val="0"/>
          <w:marBottom w:val="0"/>
          <w:divBdr>
            <w:top w:val="none" w:sz="0" w:space="0" w:color="auto"/>
            <w:left w:val="none" w:sz="0" w:space="0" w:color="auto"/>
            <w:bottom w:val="none" w:sz="0" w:space="0" w:color="auto"/>
            <w:right w:val="none" w:sz="0" w:space="0" w:color="auto"/>
          </w:divBdr>
        </w:div>
        <w:div w:id="1596942118">
          <w:marLeft w:val="640"/>
          <w:marRight w:val="0"/>
          <w:marTop w:val="0"/>
          <w:marBottom w:val="0"/>
          <w:divBdr>
            <w:top w:val="none" w:sz="0" w:space="0" w:color="auto"/>
            <w:left w:val="none" w:sz="0" w:space="0" w:color="auto"/>
            <w:bottom w:val="none" w:sz="0" w:space="0" w:color="auto"/>
            <w:right w:val="none" w:sz="0" w:space="0" w:color="auto"/>
          </w:divBdr>
        </w:div>
        <w:div w:id="1174802912">
          <w:marLeft w:val="640"/>
          <w:marRight w:val="0"/>
          <w:marTop w:val="0"/>
          <w:marBottom w:val="0"/>
          <w:divBdr>
            <w:top w:val="none" w:sz="0" w:space="0" w:color="auto"/>
            <w:left w:val="none" w:sz="0" w:space="0" w:color="auto"/>
            <w:bottom w:val="none" w:sz="0" w:space="0" w:color="auto"/>
            <w:right w:val="none" w:sz="0" w:space="0" w:color="auto"/>
          </w:divBdr>
        </w:div>
        <w:div w:id="1094323837">
          <w:marLeft w:val="640"/>
          <w:marRight w:val="0"/>
          <w:marTop w:val="0"/>
          <w:marBottom w:val="0"/>
          <w:divBdr>
            <w:top w:val="none" w:sz="0" w:space="0" w:color="auto"/>
            <w:left w:val="none" w:sz="0" w:space="0" w:color="auto"/>
            <w:bottom w:val="none" w:sz="0" w:space="0" w:color="auto"/>
            <w:right w:val="none" w:sz="0" w:space="0" w:color="auto"/>
          </w:divBdr>
        </w:div>
        <w:div w:id="1641183835">
          <w:marLeft w:val="640"/>
          <w:marRight w:val="0"/>
          <w:marTop w:val="0"/>
          <w:marBottom w:val="0"/>
          <w:divBdr>
            <w:top w:val="none" w:sz="0" w:space="0" w:color="auto"/>
            <w:left w:val="none" w:sz="0" w:space="0" w:color="auto"/>
            <w:bottom w:val="none" w:sz="0" w:space="0" w:color="auto"/>
            <w:right w:val="none" w:sz="0" w:space="0" w:color="auto"/>
          </w:divBdr>
        </w:div>
        <w:div w:id="485053067">
          <w:marLeft w:val="640"/>
          <w:marRight w:val="0"/>
          <w:marTop w:val="0"/>
          <w:marBottom w:val="0"/>
          <w:divBdr>
            <w:top w:val="none" w:sz="0" w:space="0" w:color="auto"/>
            <w:left w:val="none" w:sz="0" w:space="0" w:color="auto"/>
            <w:bottom w:val="none" w:sz="0" w:space="0" w:color="auto"/>
            <w:right w:val="none" w:sz="0" w:space="0" w:color="auto"/>
          </w:divBdr>
        </w:div>
        <w:div w:id="835850961">
          <w:marLeft w:val="640"/>
          <w:marRight w:val="0"/>
          <w:marTop w:val="0"/>
          <w:marBottom w:val="0"/>
          <w:divBdr>
            <w:top w:val="none" w:sz="0" w:space="0" w:color="auto"/>
            <w:left w:val="none" w:sz="0" w:space="0" w:color="auto"/>
            <w:bottom w:val="none" w:sz="0" w:space="0" w:color="auto"/>
            <w:right w:val="none" w:sz="0" w:space="0" w:color="auto"/>
          </w:divBdr>
        </w:div>
        <w:div w:id="1504130275">
          <w:marLeft w:val="640"/>
          <w:marRight w:val="0"/>
          <w:marTop w:val="0"/>
          <w:marBottom w:val="0"/>
          <w:divBdr>
            <w:top w:val="none" w:sz="0" w:space="0" w:color="auto"/>
            <w:left w:val="none" w:sz="0" w:space="0" w:color="auto"/>
            <w:bottom w:val="none" w:sz="0" w:space="0" w:color="auto"/>
            <w:right w:val="none" w:sz="0" w:space="0" w:color="auto"/>
          </w:divBdr>
        </w:div>
        <w:div w:id="1876767720">
          <w:marLeft w:val="640"/>
          <w:marRight w:val="0"/>
          <w:marTop w:val="0"/>
          <w:marBottom w:val="0"/>
          <w:divBdr>
            <w:top w:val="none" w:sz="0" w:space="0" w:color="auto"/>
            <w:left w:val="none" w:sz="0" w:space="0" w:color="auto"/>
            <w:bottom w:val="none" w:sz="0" w:space="0" w:color="auto"/>
            <w:right w:val="none" w:sz="0" w:space="0" w:color="auto"/>
          </w:divBdr>
        </w:div>
        <w:div w:id="1517307957">
          <w:marLeft w:val="640"/>
          <w:marRight w:val="0"/>
          <w:marTop w:val="0"/>
          <w:marBottom w:val="0"/>
          <w:divBdr>
            <w:top w:val="none" w:sz="0" w:space="0" w:color="auto"/>
            <w:left w:val="none" w:sz="0" w:space="0" w:color="auto"/>
            <w:bottom w:val="none" w:sz="0" w:space="0" w:color="auto"/>
            <w:right w:val="none" w:sz="0" w:space="0" w:color="auto"/>
          </w:divBdr>
        </w:div>
        <w:div w:id="876166853">
          <w:marLeft w:val="640"/>
          <w:marRight w:val="0"/>
          <w:marTop w:val="0"/>
          <w:marBottom w:val="0"/>
          <w:divBdr>
            <w:top w:val="none" w:sz="0" w:space="0" w:color="auto"/>
            <w:left w:val="none" w:sz="0" w:space="0" w:color="auto"/>
            <w:bottom w:val="none" w:sz="0" w:space="0" w:color="auto"/>
            <w:right w:val="none" w:sz="0" w:space="0" w:color="auto"/>
          </w:divBdr>
        </w:div>
        <w:div w:id="791828264">
          <w:marLeft w:val="640"/>
          <w:marRight w:val="0"/>
          <w:marTop w:val="0"/>
          <w:marBottom w:val="0"/>
          <w:divBdr>
            <w:top w:val="none" w:sz="0" w:space="0" w:color="auto"/>
            <w:left w:val="none" w:sz="0" w:space="0" w:color="auto"/>
            <w:bottom w:val="none" w:sz="0" w:space="0" w:color="auto"/>
            <w:right w:val="none" w:sz="0" w:space="0" w:color="auto"/>
          </w:divBdr>
        </w:div>
        <w:div w:id="814686558">
          <w:marLeft w:val="640"/>
          <w:marRight w:val="0"/>
          <w:marTop w:val="0"/>
          <w:marBottom w:val="0"/>
          <w:divBdr>
            <w:top w:val="none" w:sz="0" w:space="0" w:color="auto"/>
            <w:left w:val="none" w:sz="0" w:space="0" w:color="auto"/>
            <w:bottom w:val="none" w:sz="0" w:space="0" w:color="auto"/>
            <w:right w:val="none" w:sz="0" w:space="0" w:color="auto"/>
          </w:divBdr>
        </w:div>
        <w:div w:id="660498942">
          <w:marLeft w:val="640"/>
          <w:marRight w:val="0"/>
          <w:marTop w:val="0"/>
          <w:marBottom w:val="0"/>
          <w:divBdr>
            <w:top w:val="none" w:sz="0" w:space="0" w:color="auto"/>
            <w:left w:val="none" w:sz="0" w:space="0" w:color="auto"/>
            <w:bottom w:val="none" w:sz="0" w:space="0" w:color="auto"/>
            <w:right w:val="none" w:sz="0" w:space="0" w:color="auto"/>
          </w:divBdr>
        </w:div>
        <w:div w:id="1835414618">
          <w:marLeft w:val="640"/>
          <w:marRight w:val="0"/>
          <w:marTop w:val="0"/>
          <w:marBottom w:val="0"/>
          <w:divBdr>
            <w:top w:val="none" w:sz="0" w:space="0" w:color="auto"/>
            <w:left w:val="none" w:sz="0" w:space="0" w:color="auto"/>
            <w:bottom w:val="none" w:sz="0" w:space="0" w:color="auto"/>
            <w:right w:val="none" w:sz="0" w:space="0" w:color="auto"/>
          </w:divBdr>
        </w:div>
        <w:div w:id="117919370">
          <w:marLeft w:val="640"/>
          <w:marRight w:val="0"/>
          <w:marTop w:val="0"/>
          <w:marBottom w:val="0"/>
          <w:divBdr>
            <w:top w:val="none" w:sz="0" w:space="0" w:color="auto"/>
            <w:left w:val="none" w:sz="0" w:space="0" w:color="auto"/>
            <w:bottom w:val="none" w:sz="0" w:space="0" w:color="auto"/>
            <w:right w:val="none" w:sz="0" w:space="0" w:color="auto"/>
          </w:divBdr>
        </w:div>
        <w:div w:id="639726633">
          <w:marLeft w:val="640"/>
          <w:marRight w:val="0"/>
          <w:marTop w:val="0"/>
          <w:marBottom w:val="0"/>
          <w:divBdr>
            <w:top w:val="none" w:sz="0" w:space="0" w:color="auto"/>
            <w:left w:val="none" w:sz="0" w:space="0" w:color="auto"/>
            <w:bottom w:val="none" w:sz="0" w:space="0" w:color="auto"/>
            <w:right w:val="none" w:sz="0" w:space="0" w:color="auto"/>
          </w:divBdr>
        </w:div>
        <w:div w:id="1620791961">
          <w:marLeft w:val="640"/>
          <w:marRight w:val="0"/>
          <w:marTop w:val="0"/>
          <w:marBottom w:val="0"/>
          <w:divBdr>
            <w:top w:val="none" w:sz="0" w:space="0" w:color="auto"/>
            <w:left w:val="none" w:sz="0" w:space="0" w:color="auto"/>
            <w:bottom w:val="none" w:sz="0" w:space="0" w:color="auto"/>
            <w:right w:val="none" w:sz="0" w:space="0" w:color="auto"/>
          </w:divBdr>
        </w:div>
        <w:div w:id="1401558639">
          <w:marLeft w:val="640"/>
          <w:marRight w:val="0"/>
          <w:marTop w:val="0"/>
          <w:marBottom w:val="0"/>
          <w:divBdr>
            <w:top w:val="none" w:sz="0" w:space="0" w:color="auto"/>
            <w:left w:val="none" w:sz="0" w:space="0" w:color="auto"/>
            <w:bottom w:val="none" w:sz="0" w:space="0" w:color="auto"/>
            <w:right w:val="none" w:sz="0" w:space="0" w:color="auto"/>
          </w:divBdr>
        </w:div>
        <w:div w:id="729766501">
          <w:marLeft w:val="640"/>
          <w:marRight w:val="0"/>
          <w:marTop w:val="0"/>
          <w:marBottom w:val="0"/>
          <w:divBdr>
            <w:top w:val="none" w:sz="0" w:space="0" w:color="auto"/>
            <w:left w:val="none" w:sz="0" w:space="0" w:color="auto"/>
            <w:bottom w:val="none" w:sz="0" w:space="0" w:color="auto"/>
            <w:right w:val="none" w:sz="0" w:space="0" w:color="auto"/>
          </w:divBdr>
        </w:div>
        <w:div w:id="93866930">
          <w:marLeft w:val="640"/>
          <w:marRight w:val="0"/>
          <w:marTop w:val="0"/>
          <w:marBottom w:val="0"/>
          <w:divBdr>
            <w:top w:val="none" w:sz="0" w:space="0" w:color="auto"/>
            <w:left w:val="none" w:sz="0" w:space="0" w:color="auto"/>
            <w:bottom w:val="none" w:sz="0" w:space="0" w:color="auto"/>
            <w:right w:val="none" w:sz="0" w:space="0" w:color="auto"/>
          </w:divBdr>
        </w:div>
        <w:div w:id="61878939">
          <w:marLeft w:val="640"/>
          <w:marRight w:val="0"/>
          <w:marTop w:val="0"/>
          <w:marBottom w:val="0"/>
          <w:divBdr>
            <w:top w:val="none" w:sz="0" w:space="0" w:color="auto"/>
            <w:left w:val="none" w:sz="0" w:space="0" w:color="auto"/>
            <w:bottom w:val="none" w:sz="0" w:space="0" w:color="auto"/>
            <w:right w:val="none" w:sz="0" w:space="0" w:color="auto"/>
          </w:divBdr>
        </w:div>
        <w:div w:id="96564603">
          <w:marLeft w:val="640"/>
          <w:marRight w:val="0"/>
          <w:marTop w:val="0"/>
          <w:marBottom w:val="0"/>
          <w:divBdr>
            <w:top w:val="none" w:sz="0" w:space="0" w:color="auto"/>
            <w:left w:val="none" w:sz="0" w:space="0" w:color="auto"/>
            <w:bottom w:val="none" w:sz="0" w:space="0" w:color="auto"/>
            <w:right w:val="none" w:sz="0" w:space="0" w:color="auto"/>
          </w:divBdr>
        </w:div>
        <w:div w:id="157306765">
          <w:marLeft w:val="640"/>
          <w:marRight w:val="0"/>
          <w:marTop w:val="0"/>
          <w:marBottom w:val="0"/>
          <w:divBdr>
            <w:top w:val="none" w:sz="0" w:space="0" w:color="auto"/>
            <w:left w:val="none" w:sz="0" w:space="0" w:color="auto"/>
            <w:bottom w:val="none" w:sz="0" w:space="0" w:color="auto"/>
            <w:right w:val="none" w:sz="0" w:space="0" w:color="auto"/>
          </w:divBdr>
        </w:div>
        <w:div w:id="83765177">
          <w:marLeft w:val="640"/>
          <w:marRight w:val="0"/>
          <w:marTop w:val="0"/>
          <w:marBottom w:val="0"/>
          <w:divBdr>
            <w:top w:val="none" w:sz="0" w:space="0" w:color="auto"/>
            <w:left w:val="none" w:sz="0" w:space="0" w:color="auto"/>
            <w:bottom w:val="none" w:sz="0" w:space="0" w:color="auto"/>
            <w:right w:val="none" w:sz="0" w:space="0" w:color="auto"/>
          </w:divBdr>
        </w:div>
        <w:div w:id="1701280314">
          <w:marLeft w:val="640"/>
          <w:marRight w:val="0"/>
          <w:marTop w:val="0"/>
          <w:marBottom w:val="0"/>
          <w:divBdr>
            <w:top w:val="none" w:sz="0" w:space="0" w:color="auto"/>
            <w:left w:val="none" w:sz="0" w:space="0" w:color="auto"/>
            <w:bottom w:val="none" w:sz="0" w:space="0" w:color="auto"/>
            <w:right w:val="none" w:sz="0" w:space="0" w:color="auto"/>
          </w:divBdr>
        </w:div>
        <w:div w:id="844638534">
          <w:marLeft w:val="640"/>
          <w:marRight w:val="0"/>
          <w:marTop w:val="0"/>
          <w:marBottom w:val="0"/>
          <w:divBdr>
            <w:top w:val="none" w:sz="0" w:space="0" w:color="auto"/>
            <w:left w:val="none" w:sz="0" w:space="0" w:color="auto"/>
            <w:bottom w:val="none" w:sz="0" w:space="0" w:color="auto"/>
            <w:right w:val="none" w:sz="0" w:space="0" w:color="auto"/>
          </w:divBdr>
        </w:div>
        <w:div w:id="2047095251">
          <w:marLeft w:val="640"/>
          <w:marRight w:val="0"/>
          <w:marTop w:val="0"/>
          <w:marBottom w:val="0"/>
          <w:divBdr>
            <w:top w:val="none" w:sz="0" w:space="0" w:color="auto"/>
            <w:left w:val="none" w:sz="0" w:space="0" w:color="auto"/>
            <w:bottom w:val="none" w:sz="0" w:space="0" w:color="auto"/>
            <w:right w:val="none" w:sz="0" w:space="0" w:color="auto"/>
          </w:divBdr>
        </w:div>
        <w:div w:id="271208248">
          <w:marLeft w:val="640"/>
          <w:marRight w:val="0"/>
          <w:marTop w:val="0"/>
          <w:marBottom w:val="0"/>
          <w:divBdr>
            <w:top w:val="none" w:sz="0" w:space="0" w:color="auto"/>
            <w:left w:val="none" w:sz="0" w:space="0" w:color="auto"/>
            <w:bottom w:val="none" w:sz="0" w:space="0" w:color="auto"/>
            <w:right w:val="none" w:sz="0" w:space="0" w:color="auto"/>
          </w:divBdr>
        </w:div>
        <w:div w:id="1090931362">
          <w:marLeft w:val="640"/>
          <w:marRight w:val="0"/>
          <w:marTop w:val="0"/>
          <w:marBottom w:val="0"/>
          <w:divBdr>
            <w:top w:val="none" w:sz="0" w:space="0" w:color="auto"/>
            <w:left w:val="none" w:sz="0" w:space="0" w:color="auto"/>
            <w:bottom w:val="none" w:sz="0" w:space="0" w:color="auto"/>
            <w:right w:val="none" w:sz="0" w:space="0" w:color="auto"/>
          </w:divBdr>
        </w:div>
        <w:div w:id="986476401">
          <w:marLeft w:val="640"/>
          <w:marRight w:val="0"/>
          <w:marTop w:val="0"/>
          <w:marBottom w:val="0"/>
          <w:divBdr>
            <w:top w:val="none" w:sz="0" w:space="0" w:color="auto"/>
            <w:left w:val="none" w:sz="0" w:space="0" w:color="auto"/>
            <w:bottom w:val="none" w:sz="0" w:space="0" w:color="auto"/>
            <w:right w:val="none" w:sz="0" w:space="0" w:color="auto"/>
          </w:divBdr>
        </w:div>
        <w:div w:id="1874465920">
          <w:marLeft w:val="640"/>
          <w:marRight w:val="0"/>
          <w:marTop w:val="0"/>
          <w:marBottom w:val="0"/>
          <w:divBdr>
            <w:top w:val="none" w:sz="0" w:space="0" w:color="auto"/>
            <w:left w:val="none" w:sz="0" w:space="0" w:color="auto"/>
            <w:bottom w:val="none" w:sz="0" w:space="0" w:color="auto"/>
            <w:right w:val="none" w:sz="0" w:space="0" w:color="auto"/>
          </w:divBdr>
        </w:div>
        <w:div w:id="1974868924">
          <w:marLeft w:val="640"/>
          <w:marRight w:val="0"/>
          <w:marTop w:val="0"/>
          <w:marBottom w:val="0"/>
          <w:divBdr>
            <w:top w:val="none" w:sz="0" w:space="0" w:color="auto"/>
            <w:left w:val="none" w:sz="0" w:space="0" w:color="auto"/>
            <w:bottom w:val="none" w:sz="0" w:space="0" w:color="auto"/>
            <w:right w:val="none" w:sz="0" w:space="0" w:color="auto"/>
          </w:divBdr>
        </w:div>
        <w:div w:id="2054108617">
          <w:marLeft w:val="640"/>
          <w:marRight w:val="0"/>
          <w:marTop w:val="0"/>
          <w:marBottom w:val="0"/>
          <w:divBdr>
            <w:top w:val="none" w:sz="0" w:space="0" w:color="auto"/>
            <w:left w:val="none" w:sz="0" w:space="0" w:color="auto"/>
            <w:bottom w:val="none" w:sz="0" w:space="0" w:color="auto"/>
            <w:right w:val="none" w:sz="0" w:space="0" w:color="auto"/>
          </w:divBdr>
        </w:div>
        <w:div w:id="1966428666">
          <w:marLeft w:val="640"/>
          <w:marRight w:val="0"/>
          <w:marTop w:val="0"/>
          <w:marBottom w:val="0"/>
          <w:divBdr>
            <w:top w:val="none" w:sz="0" w:space="0" w:color="auto"/>
            <w:left w:val="none" w:sz="0" w:space="0" w:color="auto"/>
            <w:bottom w:val="none" w:sz="0" w:space="0" w:color="auto"/>
            <w:right w:val="none" w:sz="0" w:space="0" w:color="auto"/>
          </w:divBdr>
        </w:div>
        <w:div w:id="1962609080">
          <w:marLeft w:val="640"/>
          <w:marRight w:val="0"/>
          <w:marTop w:val="0"/>
          <w:marBottom w:val="0"/>
          <w:divBdr>
            <w:top w:val="none" w:sz="0" w:space="0" w:color="auto"/>
            <w:left w:val="none" w:sz="0" w:space="0" w:color="auto"/>
            <w:bottom w:val="none" w:sz="0" w:space="0" w:color="auto"/>
            <w:right w:val="none" w:sz="0" w:space="0" w:color="auto"/>
          </w:divBdr>
        </w:div>
        <w:div w:id="1790273450">
          <w:marLeft w:val="640"/>
          <w:marRight w:val="0"/>
          <w:marTop w:val="0"/>
          <w:marBottom w:val="0"/>
          <w:divBdr>
            <w:top w:val="none" w:sz="0" w:space="0" w:color="auto"/>
            <w:left w:val="none" w:sz="0" w:space="0" w:color="auto"/>
            <w:bottom w:val="none" w:sz="0" w:space="0" w:color="auto"/>
            <w:right w:val="none" w:sz="0" w:space="0" w:color="auto"/>
          </w:divBdr>
        </w:div>
        <w:div w:id="2061051213">
          <w:marLeft w:val="640"/>
          <w:marRight w:val="0"/>
          <w:marTop w:val="0"/>
          <w:marBottom w:val="0"/>
          <w:divBdr>
            <w:top w:val="none" w:sz="0" w:space="0" w:color="auto"/>
            <w:left w:val="none" w:sz="0" w:space="0" w:color="auto"/>
            <w:bottom w:val="none" w:sz="0" w:space="0" w:color="auto"/>
            <w:right w:val="none" w:sz="0" w:space="0" w:color="auto"/>
          </w:divBdr>
        </w:div>
        <w:div w:id="88628022">
          <w:marLeft w:val="640"/>
          <w:marRight w:val="0"/>
          <w:marTop w:val="0"/>
          <w:marBottom w:val="0"/>
          <w:divBdr>
            <w:top w:val="none" w:sz="0" w:space="0" w:color="auto"/>
            <w:left w:val="none" w:sz="0" w:space="0" w:color="auto"/>
            <w:bottom w:val="none" w:sz="0" w:space="0" w:color="auto"/>
            <w:right w:val="none" w:sz="0" w:space="0" w:color="auto"/>
          </w:divBdr>
        </w:div>
        <w:div w:id="1464614044">
          <w:marLeft w:val="640"/>
          <w:marRight w:val="0"/>
          <w:marTop w:val="0"/>
          <w:marBottom w:val="0"/>
          <w:divBdr>
            <w:top w:val="none" w:sz="0" w:space="0" w:color="auto"/>
            <w:left w:val="none" w:sz="0" w:space="0" w:color="auto"/>
            <w:bottom w:val="none" w:sz="0" w:space="0" w:color="auto"/>
            <w:right w:val="none" w:sz="0" w:space="0" w:color="auto"/>
          </w:divBdr>
        </w:div>
        <w:div w:id="1173951234">
          <w:marLeft w:val="640"/>
          <w:marRight w:val="0"/>
          <w:marTop w:val="0"/>
          <w:marBottom w:val="0"/>
          <w:divBdr>
            <w:top w:val="none" w:sz="0" w:space="0" w:color="auto"/>
            <w:left w:val="none" w:sz="0" w:space="0" w:color="auto"/>
            <w:bottom w:val="none" w:sz="0" w:space="0" w:color="auto"/>
            <w:right w:val="none" w:sz="0" w:space="0" w:color="auto"/>
          </w:divBdr>
        </w:div>
        <w:div w:id="901064514">
          <w:marLeft w:val="640"/>
          <w:marRight w:val="0"/>
          <w:marTop w:val="0"/>
          <w:marBottom w:val="0"/>
          <w:divBdr>
            <w:top w:val="none" w:sz="0" w:space="0" w:color="auto"/>
            <w:left w:val="none" w:sz="0" w:space="0" w:color="auto"/>
            <w:bottom w:val="none" w:sz="0" w:space="0" w:color="auto"/>
            <w:right w:val="none" w:sz="0" w:space="0" w:color="auto"/>
          </w:divBdr>
        </w:div>
        <w:div w:id="284120221">
          <w:marLeft w:val="640"/>
          <w:marRight w:val="0"/>
          <w:marTop w:val="0"/>
          <w:marBottom w:val="0"/>
          <w:divBdr>
            <w:top w:val="none" w:sz="0" w:space="0" w:color="auto"/>
            <w:left w:val="none" w:sz="0" w:space="0" w:color="auto"/>
            <w:bottom w:val="none" w:sz="0" w:space="0" w:color="auto"/>
            <w:right w:val="none" w:sz="0" w:space="0" w:color="auto"/>
          </w:divBdr>
        </w:div>
        <w:div w:id="827984693">
          <w:marLeft w:val="640"/>
          <w:marRight w:val="0"/>
          <w:marTop w:val="0"/>
          <w:marBottom w:val="0"/>
          <w:divBdr>
            <w:top w:val="none" w:sz="0" w:space="0" w:color="auto"/>
            <w:left w:val="none" w:sz="0" w:space="0" w:color="auto"/>
            <w:bottom w:val="none" w:sz="0" w:space="0" w:color="auto"/>
            <w:right w:val="none" w:sz="0" w:space="0" w:color="auto"/>
          </w:divBdr>
        </w:div>
        <w:div w:id="100876048">
          <w:marLeft w:val="640"/>
          <w:marRight w:val="0"/>
          <w:marTop w:val="0"/>
          <w:marBottom w:val="0"/>
          <w:divBdr>
            <w:top w:val="none" w:sz="0" w:space="0" w:color="auto"/>
            <w:left w:val="none" w:sz="0" w:space="0" w:color="auto"/>
            <w:bottom w:val="none" w:sz="0" w:space="0" w:color="auto"/>
            <w:right w:val="none" w:sz="0" w:space="0" w:color="auto"/>
          </w:divBdr>
        </w:div>
        <w:div w:id="1485585417">
          <w:marLeft w:val="640"/>
          <w:marRight w:val="0"/>
          <w:marTop w:val="0"/>
          <w:marBottom w:val="0"/>
          <w:divBdr>
            <w:top w:val="none" w:sz="0" w:space="0" w:color="auto"/>
            <w:left w:val="none" w:sz="0" w:space="0" w:color="auto"/>
            <w:bottom w:val="none" w:sz="0" w:space="0" w:color="auto"/>
            <w:right w:val="none" w:sz="0" w:space="0" w:color="auto"/>
          </w:divBdr>
        </w:div>
        <w:div w:id="1076588750">
          <w:marLeft w:val="640"/>
          <w:marRight w:val="0"/>
          <w:marTop w:val="0"/>
          <w:marBottom w:val="0"/>
          <w:divBdr>
            <w:top w:val="none" w:sz="0" w:space="0" w:color="auto"/>
            <w:left w:val="none" w:sz="0" w:space="0" w:color="auto"/>
            <w:bottom w:val="none" w:sz="0" w:space="0" w:color="auto"/>
            <w:right w:val="none" w:sz="0" w:space="0" w:color="auto"/>
          </w:divBdr>
        </w:div>
        <w:div w:id="896403562">
          <w:marLeft w:val="640"/>
          <w:marRight w:val="0"/>
          <w:marTop w:val="0"/>
          <w:marBottom w:val="0"/>
          <w:divBdr>
            <w:top w:val="none" w:sz="0" w:space="0" w:color="auto"/>
            <w:left w:val="none" w:sz="0" w:space="0" w:color="auto"/>
            <w:bottom w:val="none" w:sz="0" w:space="0" w:color="auto"/>
            <w:right w:val="none" w:sz="0" w:space="0" w:color="auto"/>
          </w:divBdr>
        </w:div>
        <w:div w:id="1619722411">
          <w:marLeft w:val="640"/>
          <w:marRight w:val="0"/>
          <w:marTop w:val="0"/>
          <w:marBottom w:val="0"/>
          <w:divBdr>
            <w:top w:val="none" w:sz="0" w:space="0" w:color="auto"/>
            <w:left w:val="none" w:sz="0" w:space="0" w:color="auto"/>
            <w:bottom w:val="none" w:sz="0" w:space="0" w:color="auto"/>
            <w:right w:val="none" w:sz="0" w:space="0" w:color="auto"/>
          </w:divBdr>
        </w:div>
        <w:div w:id="642545969">
          <w:marLeft w:val="640"/>
          <w:marRight w:val="0"/>
          <w:marTop w:val="0"/>
          <w:marBottom w:val="0"/>
          <w:divBdr>
            <w:top w:val="none" w:sz="0" w:space="0" w:color="auto"/>
            <w:left w:val="none" w:sz="0" w:space="0" w:color="auto"/>
            <w:bottom w:val="none" w:sz="0" w:space="0" w:color="auto"/>
            <w:right w:val="none" w:sz="0" w:space="0" w:color="auto"/>
          </w:divBdr>
        </w:div>
        <w:div w:id="1712264269">
          <w:marLeft w:val="640"/>
          <w:marRight w:val="0"/>
          <w:marTop w:val="0"/>
          <w:marBottom w:val="0"/>
          <w:divBdr>
            <w:top w:val="none" w:sz="0" w:space="0" w:color="auto"/>
            <w:left w:val="none" w:sz="0" w:space="0" w:color="auto"/>
            <w:bottom w:val="none" w:sz="0" w:space="0" w:color="auto"/>
            <w:right w:val="none" w:sz="0" w:space="0" w:color="auto"/>
          </w:divBdr>
        </w:div>
        <w:div w:id="1479952572">
          <w:marLeft w:val="640"/>
          <w:marRight w:val="0"/>
          <w:marTop w:val="0"/>
          <w:marBottom w:val="0"/>
          <w:divBdr>
            <w:top w:val="none" w:sz="0" w:space="0" w:color="auto"/>
            <w:left w:val="none" w:sz="0" w:space="0" w:color="auto"/>
            <w:bottom w:val="none" w:sz="0" w:space="0" w:color="auto"/>
            <w:right w:val="none" w:sz="0" w:space="0" w:color="auto"/>
          </w:divBdr>
        </w:div>
        <w:div w:id="1590695836">
          <w:marLeft w:val="640"/>
          <w:marRight w:val="0"/>
          <w:marTop w:val="0"/>
          <w:marBottom w:val="0"/>
          <w:divBdr>
            <w:top w:val="none" w:sz="0" w:space="0" w:color="auto"/>
            <w:left w:val="none" w:sz="0" w:space="0" w:color="auto"/>
            <w:bottom w:val="none" w:sz="0" w:space="0" w:color="auto"/>
            <w:right w:val="none" w:sz="0" w:space="0" w:color="auto"/>
          </w:divBdr>
        </w:div>
        <w:div w:id="934745305">
          <w:marLeft w:val="640"/>
          <w:marRight w:val="0"/>
          <w:marTop w:val="0"/>
          <w:marBottom w:val="0"/>
          <w:divBdr>
            <w:top w:val="none" w:sz="0" w:space="0" w:color="auto"/>
            <w:left w:val="none" w:sz="0" w:space="0" w:color="auto"/>
            <w:bottom w:val="none" w:sz="0" w:space="0" w:color="auto"/>
            <w:right w:val="none" w:sz="0" w:space="0" w:color="auto"/>
          </w:divBdr>
        </w:div>
        <w:div w:id="1588609967">
          <w:marLeft w:val="640"/>
          <w:marRight w:val="0"/>
          <w:marTop w:val="0"/>
          <w:marBottom w:val="0"/>
          <w:divBdr>
            <w:top w:val="none" w:sz="0" w:space="0" w:color="auto"/>
            <w:left w:val="none" w:sz="0" w:space="0" w:color="auto"/>
            <w:bottom w:val="none" w:sz="0" w:space="0" w:color="auto"/>
            <w:right w:val="none" w:sz="0" w:space="0" w:color="auto"/>
          </w:divBdr>
        </w:div>
        <w:div w:id="1054046119">
          <w:marLeft w:val="640"/>
          <w:marRight w:val="0"/>
          <w:marTop w:val="0"/>
          <w:marBottom w:val="0"/>
          <w:divBdr>
            <w:top w:val="none" w:sz="0" w:space="0" w:color="auto"/>
            <w:left w:val="none" w:sz="0" w:space="0" w:color="auto"/>
            <w:bottom w:val="none" w:sz="0" w:space="0" w:color="auto"/>
            <w:right w:val="none" w:sz="0" w:space="0" w:color="auto"/>
          </w:divBdr>
        </w:div>
        <w:div w:id="1847475207">
          <w:marLeft w:val="640"/>
          <w:marRight w:val="0"/>
          <w:marTop w:val="0"/>
          <w:marBottom w:val="0"/>
          <w:divBdr>
            <w:top w:val="none" w:sz="0" w:space="0" w:color="auto"/>
            <w:left w:val="none" w:sz="0" w:space="0" w:color="auto"/>
            <w:bottom w:val="none" w:sz="0" w:space="0" w:color="auto"/>
            <w:right w:val="none" w:sz="0" w:space="0" w:color="auto"/>
          </w:divBdr>
        </w:div>
        <w:div w:id="63183620">
          <w:marLeft w:val="640"/>
          <w:marRight w:val="0"/>
          <w:marTop w:val="0"/>
          <w:marBottom w:val="0"/>
          <w:divBdr>
            <w:top w:val="none" w:sz="0" w:space="0" w:color="auto"/>
            <w:left w:val="none" w:sz="0" w:space="0" w:color="auto"/>
            <w:bottom w:val="none" w:sz="0" w:space="0" w:color="auto"/>
            <w:right w:val="none" w:sz="0" w:space="0" w:color="auto"/>
          </w:divBdr>
        </w:div>
        <w:div w:id="1918593823">
          <w:marLeft w:val="640"/>
          <w:marRight w:val="0"/>
          <w:marTop w:val="0"/>
          <w:marBottom w:val="0"/>
          <w:divBdr>
            <w:top w:val="none" w:sz="0" w:space="0" w:color="auto"/>
            <w:left w:val="none" w:sz="0" w:space="0" w:color="auto"/>
            <w:bottom w:val="none" w:sz="0" w:space="0" w:color="auto"/>
            <w:right w:val="none" w:sz="0" w:space="0" w:color="auto"/>
          </w:divBdr>
        </w:div>
        <w:div w:id="826091591">
          <w:marLeft w:val="640"/>
          <w:marRight w:val="0"/>
          <w:marTop w:val="0"/>
          <w:marBottom w:val="0"/>
          <w:divBdr>
            <w:top w:val="none" w:sz="0" w:space="0" w:color="auto"/>
            <w:left w:val="none" w:sz="0" w:space="0" w:color="auto"/>
            <w:bottom w:val="none" w:sz="0" w:space="0" w:color="auto"/>
            <w:right w:val="none" w:sz="0" w:space="0" w:color="auto"/>
          </w:divBdr>
        </w:div>
        <w:div w:id="1354529163">
          <w:marLeft w:val="640"/>
          <w:marRight w:val="0"/>
          <w:marTop w:val="0"/>
          <w:marBottom w:val="0"/>
          <w:divBdr>
            <w:top w:val="none" w:sz="0" w:space="0" w:color="auto"/>
            <w:left w:val="none" w:sz="0" w:space="0" w:color="auto"/>
            <w:bottom w:val="none" w:sz="0" w:space="0" w:color="auto"/>
            <w:right w:val="none" w:sz="0" w:space="0" w:color="auto"/>
          </w:divBdr>
        </w:div>
        <w:div w:id="1995254308">
          <w:marLeft w:val="640"/>
          <w:marRight w:val="0"/>
          <w:marTop w:val="0"/>
          <w:marBottom w:val="0"/>
          <w:divBdr>
            <w:top w:val="none" w:sz="0" w:space="0" w:color="auto"/>
            <w:left w:val="none" w:sz="0" w:space="0" w:color="auto"/>
            <w:bottom w:val="none" w:sz="0" w:space="0" w:color="auto"/>
            <w:right w:val="none" w:sz="0" w:space="0" w:color="auto"/>
          </w:divBdr>
        </w:div>
        <w:div w:id="1209606654">
          <w:marLeft w:val="640"/>
          <w:marRight w:val="0"/>
          <w:marTop w:val="0"/>
          <w:marBottom w:val="0"/>
          <w:divBdr>
            <w:top w:val="none" w:sz="0" w:space="0" w:color="auto"/>
            <w:left w:val="none" w:sz="0" w:space="0" w:color="auto"/>
            <w:bottom w:val="none" w:sz="0" w:space="0" w:color="auto"/>
            <w:right w:val="none" w:sz="0" w:space="0" w:color="auto"/>
          </w:divBdr>
        </w:div>
        <w:div w:id="585506073">
          <w:marLeft w:val="640"/>
          <w:marRight w:val="0"/>
          <w:marTop w:val="0"/>
          <w:marBottom w:val="0"/>
          <w:divBdr>
            <w:top w:val="none" w:sz="0" w:space="0" w:color="auto"/>
            <w:left w:val="none" w:sz="0" w:space="0" w:color="auto"/>
            <w:bottom w:val="none" w:sz="0" w:space="0" w:color="auto"/>
            <w:right w:val="none" w:sz="0" w:space="0" w:color="auto"/>
          </w:divBdr>
        </w:div>
        <w:div w:id="1398434936">
          <w:marLeft w:val="640"/>
          <w:marRight w:val="0"/>
          <w:marTop w:val="0"/>
          <w:marBottom w:val="0"/>
          <w:divBdr>
            <w:top w:val="none" w:sz="0" w:space="0" w:color="auto"/>
            <w:left w:val="none" w:sz="0" w:space="0" w:color="auto"/>
            <w:bottom w:val="none" w:sz="0" w:space="0" w:color="auto"/>
            <w:right w:val="none" w:sz="0" w:space="0" w:color="auto"/>
          </w:divBdr>
        </w:div>
        <w:div w:id="1435974848">
          <w:marLeft w:val="640"/>
          <w:marRight w:val="0"/>
          <w:marTop w:val="0"/>
          <w:marBottom w:val="0"/>
          <w:divBdr>
            <w:top w:val="none" w:sz="0" w:space="0" w:color="auto"/>
            <w:left w:val="none" w:sz="0" w:space="0" w:color="auto"/>
            <w:bottom w:val="none" w:sz="0" w:space="0" w:color="auto"/>
            <w:right w:val="none" w:sz="0" w:space="0" w:color="auto"/>
          </w:divBdr>
        </w:div>
        <w:div w:id="770901142">
          <w:marLeft w:val="640"/>
          <w:marRight w:val="0"/>
          <w:marTop w:val="0"/>
          <w:marBottom w:val="0"/>
          <w:divBdr>
            <w:top w:val="none" w:sz="0" w:space="0" w:color="auto"/>
            <w:left w:val="none" w:sz="0" w:space="0" w:color="auto"/>
            <w:bottom w:val="none" w:sz="0" w:space="0" w:color="auto"/>
            <w:right w:val="none" w:sz="0" w:space="0" w:color="auto"/>
          </w:divBdr>
        </w:div>
        <w:div w:id="46809473">
          <w:marLeft w:val="640"/>
          <w:marRight w:val="0"/>
          <w:marTop w:val="0"/>
          <w:marBottom w:val="0"/>
          <w:divBdr>
            <w:top w:val="none" w:sz="0" w:space="0" w:color="auto"/>
            <w:left w:val="none" w:sz="0" w:space="0" w:color="auto"/>
            <w:bottom w:val="none" w:sz="0" w:space="0" w:color="auto"/>
            <w:right w:val="none" w:sz="0" w:space="0" w:color="auto"/>
          </w:divBdr>
        </w:div>
        <w:div w:id="362025672">
          <w:marLeft w:val="640"/>
          <w:marRight w:val="0"/>
          <w:marTop w:val="0"/>
          <w:marBottom w:val="0"/>
          <w:divBdr>
            <w:top w:val="none" w:sz="0" w:space="0" w:color="auto"/>
            <w:left w:val="none" w:sz="0" w:space="0" w:color="auto"/>
            <w:bottom w:val="none" w:sz="0" w:space="0" w:color="auto"/>
            <w:right w:val="none" w:sz="0" w:space="0" w:color="auto"/>
          </w:divBdr>
        </w:div>
        <w:div w:id="161896556">
          <w:marLeft w:val="640"/>
          <w:marRight w:val="0"/>
          <w:marTop w:val="0"/>
          <w:marBottom w:val="0"/>
          <w:divBdr>
            <w:top w:val="none" w:sz="0" w:space="0" w:color="auto"/>
            <w:left w:val="none" w:sz="0" w:space="0" w:color="auto"/>
            <w:bottom w:val="none" w:sz="0" w:space="0" w:color="auto"/>
            <w:right w:val="none" w:sz="0" w:space="0" w:color="auto"/>
          </w:divBdr>
        </w:div>
        <w:div w:id="1283263546">
          <w:marLeft w:val="640"/>
          <w:marRight w:val="0"/>
          <w:marTop w:val="0"/>
          <w:marBottom w:val="0"/>
          <w:divBdr>
            <w:top w:val="none" w:sz="0" w:space="0" w:color="auto"/>
            <w:left w:val="none" w:sz="0" w:space="0" w:color="auto"/>
            <w:bottom w:val="none" w:sz="0" w:space="0" w:color="auto"/>
            <w:right w:val="none" w:sz="0" w:space="0" w:color="auto"/>
          </w:divBdr>
        </w:div>
        <w:div w:id="450364730">
          <w:marLeft w:val="640"/>
          <w:marRight w:val="0"/>
          <w:marTop w:val="0"/>
          <w:marBottom w:val="0"/>
          <w:divBdr>
            <w:top w:val="none" w:sz="0" w:space="0" w:color="auto"/>
            <w:left w:val="none" w:sz="0" w:space="0" w:color="auto"/>
            <w:bottom w:val="none" w:sz="0" w:space="0" w:color="auto"/>
            <w:right w:val="none" w:sz="0" w:space="0" w:color="auto"/>
          </w:divBdr>
        </w:div>
        <w:div w:id="79495365">
          <w:marLeft w:val="640"/>
          <w:marRight w:val="0"/>
          <w:marTop w:val="0"/>
          <w:marBottom w:val="0"/>
          <w:divBdr>
            <w:top w:val="none" w:sz="0" w:space="0" w:color="auto"/>
            <w:left w:val="none" w:sz="0" w:space="0" w:color="auto"/>
            <w:bottom w:val="none" w:sz="0" w:space="0" w:color="auto"/>
            <w:right w:val="none" w:sz="0" w:space="0" w:color="auto"/>
          </w:divBdr>
        </w:div>
        <w:div w:id="468866713">
          <w:marLeft w:val="640"/>
          <w:marRight w:val="0"/>
          <w:marTop w:val="0"/>
          <w:marBottom w:val="0"/>
          <w:divBdr>
            <w:top w:val="none" w:sz="0" w:space="0" w:color="auto"/>
            <w:left w:val="none" w:sz="0" w:space="0" w:color="auto"/>
            <w:bottom w:val="none" w:sz="0" w:space="0" w:color="auto"/>
            <w:right w:val="none" w:sz="0" w:space="0" w:color="auto"/>
          </w:divBdr>
        </w:div>
        <w:div w:id="1072502407">
          <w:marLeft w:val="640"/>
          <w:marRight w:val="0"/>
          <w:marTop w:val="0"/>
          <w:marBottom w:val="0"/>
          <w:divBdr>
            <w:top w:val="none" w:sz="0" w:space="0" w:color="auto"/>
            <w:left w:val="none" w:sz="0" w:space="0" w:color="auto"/>
            <w:bottom w:val="none" w:sz="0" w:space="0" w:color="auto"/>
            <w:right w:val="none" w:sz="0" w:space="0" w:color="auto"/>
          </w:divBdr>
        </w:div>
        <w:div w:id="1438217326">
          <w:marLeft w:val="640"/>
          <w:marRight w:val="0"/>
          <w:marTop w:val="0"/>
          <w:marBottom w:val="0"/>
          <w:divBdr>
            <w:top w:val="none" w:sz="0" w:space="0" w:color="auto"/>
            <w:left w:val="none" w:sz="0" w:space="0" w:color="auto"/>
            <w:bottom w:val="none" w:sz="0" w:space="0" w:color="auto"/>
            <w:right w:val="none" w:sz="0" w:space="0" w:color="auto"/>
          </w:divBdr>
        </w:div>
        <w:div w:id="1492403222">
          <w:marLeft w:val="640"/>
          <w:marRight w:val="0"/>
          <w:marTop w:val="0"/>
          <w:marBottom w:val="0"/>
          <w:divBdr>
            <w:top w:val="none" w:sz="0" w:space="0" w:color="auto"/>
            <w:left w:val="none" w:sz="0" w:space="0" w:color="auto"/>
            <w:bottom w:val="none" w:sz="0" w:space="0" w:color="auto"/>
            <w:right w:val="none" w:sz="0" w:space="0" w:color="auto"/>
          </w:divBdr>
        </w:div>
        <w:div w:id="390353174">
          <w:marLeft w:val="640"/>
          <w:marRight w:val="0"/>
          <w:marTop w:val="0"/>
          <w:marBottom w:val="0"/>
          <w:divBdr>
            <w:top w:val="none" w:sz="0" w:space="0" w:color="auto"/>
            <w:left w:val="none" w:sz="0" w:space="0" w:color="auto"/>
            <w:bottom w:val="none" w:sz="0" w:space="0" w:color="auto"/>
            <w:right w:val="none" w:sz="0" w:space="0" w:color="auto"/>
          </w:divBdr>
        </w:div>
        <w:div w:id="1648585226">
          <w:marLeft w:val="640"/>
          <w:marRight w:val="0"/>
          <w:marTop w:val="0"/>
          <w:marBottom w:val="0"/>
          <w:divBdr>
            <w:top w:val="none" w:sz="0" w:space="0" w:color="auto"/>
            <w:left w:val="none" w:sz="0" w:space="0" w:color="auto"/>
            <w:bottom w:val="none" w:sz="0" w:space="0" w:color="auto"/>
            <w:right w:val="none" w:sz="0" w:space="0" w:color="auto"/>
          </w:divBdr>
        </w:div>
        <w:div w:id="768279380">
          <w:marLeft w:val="640"/>
          <w:marRight w:val="0"/>
          <w:marTop w:val="0"/>
          <w:marBottom w:val="0"/>
          <w:divBdr>
            <w:top w:val="none" w:sz="0" w:space="0" w:color="auto"/>
            <w:left w:val="none" w:sz="0" w:space="0" w:color="auto"/>
            <w:bottom w:val="none" w:sz="0" w:space="0" w:color="auto"/>
            <w:right w:val="none" w:sz="0" w:space="0" w:color="auto"/>
          </w:divBdr>
        </w:div>
        <w:div w:id="754009588">
          <w:marLeft w:val="640"/>
          <w:marRight w:val="0"/>
          <w:marTop w:val="0"/>
          <w:marBottom w:val="0"/>
          <w:divBdr>
            <w:top w:val="none" w:sz="0" w:space="0" w:color="auto"/>
            <w:left w:val="none" w:sz="0" w:space="0" w:color="auto"/>
            <w:bottom w:val="none" w:sz="0" w:space="0" w:color="auto"/>
            <w:right w:val="none" w:sz="0" w:space="0" w:color="auto"/>
          </w:divBdr>
        </w:div>
        <w:div w:id="983508040">
          <w:marLeft w:val="640"/>
          <w:marRight w:val="0"/>
          <w:marTop w:val="0"/>
          <w:marBottom w:val="0"/>
          <w:divBdr>
            <w:top w:val="none" w:sz="0" w:space="0" w:color="auto"/>
            <w:left w:val="none" w:sz="0" w:space="0" w:color="auto"/>
            <w:bottom w:val="none" w:sz="0" w:space="0" w:color="auto"/>
            <w:right w:val="none" w:sz="0" w:space="0" w:color="auto"/>
          </w:divBdr>
        </w:div>
        <w:div w:id="2062168767">
          <w:marLeft w:val="640"/>
          <w:marRight w:val="0"/>
          <w:marTop w:val="0"/>
          <w:marBottom w:val="0"/>
          <w:divBdr>
            <w:top w:val="none" w:sz="0" w:space="0" w:color="auto"/>
            <w:left w:val="none" w:sz="0" w:space="0" w:color="auto"/>
            <w:bottom w:val="none" w:sz="0" w:space="0" w:color="auto"/>
            <w:right w:val="none" w:sz="0" w:space="0" w:color="auto"/>
          </w:divBdr>
        </w:div>
        <w:div w:id="1673753328">
          <w:marLeft w:val="640"/>
          <w:marRight w:val="0"/>
          <w:marTop w:val="0"/>
          <w:marBottom w:val="0"/>
          <w:divBdr>
            <w:top w:val="none" w:sz="0" w:space="0" w:color="auto"/>
            <w:left w:val="none" w:sz="0" w:space="0" w:color="auto"/>
            <w:bottom w:val="none" w:sz="0" w:space="0" w:color="auto"/>
            <w:right w:val="none" w:sz="0" w:space="0" w:color="auto"/>
          </w:divBdr>
        </w:div>
        <w:div w:id="2025352180">
          <w:marLeft w:val="640"/>
          <w:marRight w:val="0"/>
          <w:marTop w:val="0"/>
          <w:marBottom w:val="0"/>
          <w:divBdr>
            <w:top w:val="none" w:sz="0" w:space="0" w:color="auto"/>
            <w:left w:val="none" w:sz="0" w:space="0" w:color="auto"/>
            <w:bottom w:val="none" w:sz="0" w:space="0" w:color="auto"/>
            <w:right w:val="none" w:sz="0" w:space="0" w:color="auto"/>
          </w:divBdr>
        </w:div>
        <w:div w:id="354812369">
          <w:marLeft w:val="640"/>
          <w:marRight w:val="0"/>
          <w:marTop w:val="0"/>
          <w:marBottom w:val="0"/>
          <w:divBdr>
            <w:top w:val="none" w:sz="0" w:space="0" w:color="auto"/>
            <w:left w:val="none" w:sz="0" w:space="0" w:color="auto"/>
            <w:bottom w:val="none" w:sz="0" w:space="0" w:color="auto"/>
            <w:right w:val="none" w:sz="0" w:space="0" w:color="auto"/>
          </w:divBdr>
        </w:div>
        <w:div w:id="903678694">
          <w:marLeft w:val="640"/>
          <w:marRight w:val="0"/>
          <w:marTop w:val="0"/>
          <w:marBottom w:val="0"/>
          <w:divBdr>
            <w:top w:val="none" w:sz="0" w:space="0" w:color="auto"/>
            <w:left w:val="none" w:sz="0" w:space="0" w:color="auto"/>
            <w:bottom w:val="none" w:sz="0" w:space="0" w:color="auto"/>
            <w:right w:val="none" w:sz="0" w:space="0" w:color="auto"/>
          </w:divBdr>
        </w:div>
        <w:div w:id="491682798">
          <w:marLeft w:val="640"/>
          <w:marRight w:val="0"/>
          <w:marTop w:val="0"/>
          <w:marBottom w:val="0"/>
          <w:divBdr>
            <w:top w:val="none" w:sz="0" w:space="0" w:color="auto"/>
            <w:left w:val="none" w:sz="0" w:space="0" w:color="auto"/>
            <w:bottom w:val="none" w:sz="0" w:space="0" w:color="auto"/>
            <w:right w:val="none" w:sz="0" w:space="0" w:color="auto"/>
          </w:divBdr>
        </w:div>
        <w:div w:id="2048527229">
          <w:marLeft w:val="640"/>
          <w:marRight w:val="0"/>
          <w:marTop w:val="0"/>
          <w:marBottom w:val="0"/>
          <w:divBdr>
            <w:top w:val="none" w:sz="0" w:space="0" w:color="auto"/>
            <w:left w:val="none" w:sz="0" w:space="0" w:color="auto"/>
            <w:bottom w:val="none" w:sz="0" w:space="0" w:color="auto"/>
            <w:right w:val="none" w:sz="0" w:space="0" w:color="auto"/>
          </w:divBdr>
        </w:div>
        <w:div w:id="1208372613">
          <w:marLeft w:val="640"/>
          <w:marRight w:val="0"/>
          <w:marTop w:val="0"/>
          <w:marBottom w:val="0"/>
          <w:divBdr>
            <w:top w:val="none" w:sz="0" w:space="0" w:color="auto"/>
            <w:left w:val="none" w:sz="0" w:space="0" w:color="auto"/>
            <w:bottom w:val="none" w:sz="0" w:space="0" w:color="auto"/>
            <w:right w:val="none" w:sz="0" w:space="0" w:color="auto"/>
          </w:divBdr>
        </w:div>
        <w:div w:id="2125418649">
          <w:marLeft w:val="640"/>
          <w:marRight w:val="0"/>
          <w:marTop w:val="0"/>
          <w:marBottom w:val="0"/>
          <w:divBdr>
            <w:top w:val="none" w:sz="0" w:space="0" w:color="auto"/>
            <w:left w:val="none" w:sz="0" w:space="0" w:color="auto"/>
            <w:bottom w:val="none" w:sz="0" w:space="0" w:color="auto"/>
            <w:right w:val="none" w:sz="0" w:space="0" w:color="auto"/>
          </w:divBdr>
        </w:div>
        <w:div w:id="444270668">
          <w:marLeft w:val="640"/>
          <w:marRight w:val="0"/>
          <w:marTop w:val="0"/>
          <w:marBottom w:val="0"/>
          <w:divBdr>
            <w:top w:val="none" w:sz="0" w:space="0" w:color="auto"/>
            <w:left w:val="none" w:sz="0" w:space="0" w:color="auto"/>
            <w:bottom w:val="none" w:sz="0" w:space="0" w:color="auto"/>
            <w:right w:val="none" w:sz="0" w:space="0" w:color="auto"/>
          </w:divBdr>
        </w:div>
        <w:div w:id="1498302514">
          <w:marLeft w:val="640"/>
          <w:marRight w:val="0"/>
          <w:marTop w:val="0"/>
          <w:marBottom w:val="0"/>
          <w:divBdr>
            <w:top w:val="none" w:sz="0" w:space="0" w:color="auto"/>
            <w:left w:val="none" w:sz="0" w:space="0" w:color="auto"/>
            <w:bottom w:val="none" w:sz="0" w:space="0" w:color="auto"/>
            <w:right w:val="none" w:sz="0" w:space="0" w:color="auto"/>
          </w:divBdr>
        </w:div>
        <w:div w:id="933126704">
          <w:marLeft w:val="640"/>
          <w:marRight w:val="0"/>
          <w:marTop w:val="0"/>
          <w:marBottom w:val="0"/>
          <w:divBdr>
            <w:top w:val="none" w:sz="0" w:space="0" w:color="auto"/>
            <w:left w:val="none" w:sz="0" w:space="0" w:color="auto"/>
            <w:bottom w:val="none" w:sz="0" w:space="0" w:color="auto"/>
            <w:right w:val="none" w:sz="0" w:space="0" w:color="auto"/>
          </w:divBdr>
        </w:div>
        <w:div w:id="2041465416">
          <w:marLeft w:val="640"/>
          <w:marRight w:val="0"/>
          <w:marTop w:val="0"/>
          <w:marBottom w:val="0"/>
          <w:divBdr>
            <w:top w:val="none" w:sz="0" w:space="0" w:color="auto"/>
            <w:left w:val="none" w:sz="0" w:space="0" w:color="auto"/>
            <w:bottom w:val="none" w:sz="0" w:space="0" w:color="auto"/>
            <w:right w:val="none" w:sz="0" w:space="0" w:color="auto"/>
          </w:divBdr>
        </w:div>
        <w:div w:id="1382749416">
          <w:marLeft w:val="640"/>
          <w:marRight w:val="0"/>
          <w:marTop w:val="0"/>
          <w:marBottom w:val="0"/>
          <w:divBdr>
            <w:top w:val="none" w:sz="0" w:space="0" w:color="auto"/>
            <w:left w:val="none" w:sz="0" w:space="0" w:color="auto"/>
            <w:bottom w:val="none" w:sz="0" w:space="0" w:color="auto"/>
            <w:right w:val="none" w:sz="0" w:space="0" w:color="auto"/>
          </w:divBdr>
        </w:div>
        <w:div w:id="111704503">
          <w:marLeft w:val="640"/>
          <w:marRight w:val="0"/>
          <w:marTop w:val="0"/>
          <w:marBottom w:val="0"/>
          <w:divBdr>
            <w:top w:val="none" w:sz="0" w:space="0" w:color="auto"/>
            <w:left w:val="none" w:sz="0" w:space="0" w:color="auto"/>
            <w:bottom w:val="none" w:sz="0" w:space="0" w:color="auto"/>
            <w:right w:val="none" w:sz="0" w:space="0" w:color="auto"/>
          </w:divBdr>
        </w:div>
        <w:div w:id="412240183">
          <w:marLeft w:val="640"/>
          <w:marRight w:val="0"/>
          <w:marTop w:val="0"/>
          <w:marBottom w:val="0"/>
          <w:divBdr>
            <w:top w:val="none" w:sz="0" w:space="0" w:color="auto"/>
            <w:left w:val="none" w:sz="0" w:space="0" w:color="auto"/>
            <w:bottom w:val="none" w:sz="0" w:space="0" w:color="auto"/>
            <w:right w:val="none" w:sz="0" w:space="0" w:color="auto"/>
          </w:divBdr>
        </w:div>
        <w:div w:id="1557162899">
          <w:marLeft w:val="640"/>
          <w:marRight w:val="0"/>
          <w:marTop w:val="0"/>
          <w:marBottom w:val="0"/>
          <w:divBdr>
            <w:top w:val="none" w:sz="0" w:space="0" w:color="auto"/>
            <w:left w:val="none" w:sz="0" w:space="0" w:color="auto"/>
            <w:bottom w:val="none" w:sz="0" w:space="0" w:color="auto"/>
            <w:right w:val="none" w:sz="0" w:space="0" w:color="auto"/>
          </w:divBdr>
        </w:div>
        <w:div w:id="143859880">
          <w:marLeft w:val="640"/>
          <w:marRight w:val="0"/>
          <w:marTop w:val="0"/>
          <w:marBottom w:val="0"/>
          <w:divBdr>
            <w:top w:val="none" w:sz="0" w:space="0" w:color="auto"/>
            <w:left w:val="none" w:sz="0" w:space="0" w:color="auto"/>
            <w:bottom w:val="none" w:sz="0" w:space="0" w:color="auto"/>
            <w:right w:val="none" w:sz="0" w:space="0" w:color="auto"/>
          </w:divBdr>
        </w:div>
        <w:div w:id="1424035133">
          <w:marLeft w:val="640"/>
          <w:marRight w:val="0"/>
          <w:marTop w:val="0"/>
          <w:marBottom w:val="0"/>
          <w:divBdr>
            <w:top w:val="none" w:sz="0" w:space="0" w:color="auto"/>
            <w:left w:val="none" w:sz="0" w:space="0" w:color="auto"/>
            <w:bottom w:val="none" w:sz="0" w:space="0" w:color="auto"/>
            <w:right w:val="none" w:sz="0" w:space="0" w:color="auto"/>
          </w:divBdr>
        </w:div>
        <w:div w:id="1554122166">
          <w:marLeft w:val="640"/>
          <w:marRight w:val="0"/>
          <w:marTop w:val="0"/>
          <w:marBottom w:val="0"/>
          <w:divBdr>
            <w:top w:val="none" w:sz="0" w:space="0" w:color="auto"/>
            <w:left w:val="none" w:sz="0" w:space="0" w:color="auto"/>
            <w:bottom w:val="none" w:sz="0" w:space="0" w:color="auto"/>
            <w:right w:val="none" w:sz="0" w:space="0" w:color="auto"/>
          </w:divBdr>
        </w:div>
        <w:div w:id="522406348">
          <w:marLeft w:val="640"/>
          <w:marRight w:val="0"/>
          <w:marTop w:val="0"/>
          <w:marBottom w:val="0"/>
          <w:divBdr>
            <w:top w:val="none" w:sz="0" w:space="0" w:color="auto"/>
            <w:left w:val="none" w:sz="0" w:space="0" w:color="auto"/>
            <w:bottom w:val="none" w:sz="0" w:space="0" w:color="auto"/>
            <w:right w:val="none" w:sz="0" w:space="0" w:color="auto"/>
          </w:divBdr>
        </w:div>
        <w:div w:id="1009522566">
          <w:marLeft w:val="640"/>
          <w:marRight w:val="0"/>
          <w:marTop w:val="0"/>
          <w:marBottom w:val="0"/>
          <w:divBdr>
            <w:top w:val="none" w:sz="0" w:space="0" w:color="auto"/>
            <w:left w:val="none" w:sz="0" w:space="0" w:color="auto"/>
            <w:bottom w:val="none" w:sz="0" w:space="0" w:color="auto"/>
            <w:right w:val="none" w:sz="0" w:space="0" w:color="auto"/>
          </w:divBdr>
        </w:div>
        <w:div w:id="283077632">
          <w:marLeft w:val="640"/>
          <w:marRight w:val="0"/>
          <w:marTop w:val="0"/>
          <w:marBottom w:val="0"/>
          <w:divBdr>
            <w:top w:val="none" w:sz="0" w:space="0" w:color="auto"/>
            <w:left w:val="none" w:sz="0" w:space="0" w:color="auto"/>
            <w:bottom w:val="none" w:sz="0" w:space="0" w:color="auto"/>
            <w:right w:val="none" w:sz="0" w:space="0" w:color="auto"/>
          </w:divBdr>
        </w:div>
        <w:div w:id="1773351699">
          <w:marLeft w:val="640"/>
          <w:marRight w:val="0"/>
          <w:marTop w:val="0"/>
          <w:marBottom w:val="0"/>
          <w:divBdr>
            <w:top w:val="none" w:sz="0" w:space="0" w:color="auto"/>
            <w:left w:val="none" w:sz="0" w:space="0" w:color="auto"/>
            <w:bottom w:val="none" w:sz="0" w:space="0" w:color="auto"/>
            <w:right w:val="none" w:sz="0" w:space="0" w:color="auto"/>
          </w:divBdr>
        </w:div>
        <w:div w:id="9725158">
          <w:marLeft w:val="640"/>
          <w:marRight w:val="0"/>
          <w:marTop w:val="0"/>
          <w:marBottom w:val="0"/>
          <w:divBdr>
            <w:top w:val="none" w:sz="0" w:space="0" w:color="auto"/>
            <w:left w:val="none" w:sz="0" w:space="0" w:color="auto"/>
            <w:bottom w:val="none" w:sz="0" w:space="0" w:color="auto"/>
            <w:right w:val="none" w:sz="0" w:space="0" w:color="auto"/>
          </w:divBdr>
        </w:div>
        <w:div w:id="2069644128">
          <w:marLeft w:val="640"/>
          <w:marRight w:val="0"/>
          <w:marTop w:val="0"/>
          <w:marBottom w:val="0"/>
          <w:divBdr>
            <w:top w:val="none" w:sz="0" w:space="0" w:color="auto"/>
            <w:left w:val="none" w:sz="0" w:space="0" w:color="auto"/>
            <w:bottom w:val="none" w:sz="0" w:space="0" w:color="auto"/>
            <w:right w:val="none" w:sz="0" w:space="0" w:color="auto"/>
          </w:divBdr>
        </w:div>
        <w:div w:id="1208832028">
          <w:marLeft w:val="640"/>
          <w:marRight w:val="0"/>
          <w:marTop w:val="0"/>
          <w:marBottom w:val="0"/>
          <w:divBdr>
            <w:top w:val="none" w:sz="0" w:space="0" w:color="auto"/>
            <w:left w:val="none" w:sz="0" w:space="0" w:color="auto"/>
            <w:bottom w:val="none" w:sz="0" w:space="0" w:color="auto"/>
            <w:right w:val="none" w:sz="0" w:space="0" w:color="auto"/>
          </w:divBdr>
        </w:div>
        <w:div w:id="1440760687">
          <w:marLeft w:val="640"/>
          <w:marRight w:val="0"/>
          <w:marTop w:val="0"/>
          <w:marBottom w:val="0"/>
          <w:divBdr>
            <w:top w:val="none" w:sz="0" w:space="0" w:color="auto"/>
            <w:left w:val="none" w:sz="0" w:space="0" w:color="auto"/>
            <w:bottom w:val="none" w:sz="0" w:space="0" w:color="auto"/>
            <w:right w:val="none" w:sz="0" w:space="0" w:color="auto"/>
          </w:divBdr>
        </w:div>
        <w:div w:id="361250070">
          <w:marLeft w:val="640"/>
          <w:marRight w:val="0"/>
          <w:marTop w:val="0"/>
          <w:marBottom w:val="0"/>
          <w:divBdr>
            <w:top w:val="none" w:sz="0" w:space="0" w:color="auto"/>
            <w:left w:val="none" w:sz="0" w:space="0" w:color="auto"/>
            <w:bottom w:val="none" w:sz="0" w:space="0" w:color="auto"/>
            <w:right w:val="none" w:sz="0" w:space="0" w:color="auto"/>
          </w:divBdr>
        </w:div>
        <w:div w:id="459148649">
          <w:marLeft w:val="640"/>
          <w:marRight w:val="0"/>
          <w:marTop w:val="0"/>
          <w:marBottom w:val="0"/>
          <w:divBdr>
            <w:top w:val="none" w:sz="0" w:space="0" w:color="auto"/>
            <w:left w:val="none" w:sz="0" w:space="0" w:color="auto"/>
            <w:bottom w:val="none" w:sz="0" w:space="0" w:color="auto"/>
            <w:right w:val="none" w:sz="0" w:space="0" w:color="auto"/>
          </w:divBdr>
        </w:div>
        <w:div w:id="1845198768">
          <w:marLeft w:val="640"/>
          <w:marRight w:val="0"/>
          <w:marTop w:val="0"/>
          <w:marBottom w:val="0"/>
          <w:divBdr>
            <w:top w:val="none" w:sz="0" w:space="0" w:color="auto"/>
            <w:left w:val="none" w:sz="0" w:space="0" w:color="auto"/>
            <w:bottom w:val="none" w:sz="0" w:space="0" w:color="auto"/>
            <w:right w:val="none" w:sz="0" w:space="0" w:color="auto"/>
          </w:divBdr>
        </w:div>
        <w:div w:id="513307990">
          <w:marLeft w:val="640"/>
          <w:marRight w:val="0"/>
          <w:marTop w:val="0"/>
          <w:marBottom w:val="0"/>
          <w:divBdr>
            <w:top w:val="none" w:sz="0" w:space="0" w:color="auto"/>
            <w:left w:val="none" w:sz="0" w:space="0" w:color="auto"/>
            <w:bottom w:val="none" w:sz="0" w:space="0" w:color="auto"/>
            <w:right w:val="none" w:sz="0" w:space="0" w:color="auto"/>
          </w:divBdr>
        </w:div>
        <w:div w:id="24404521">
          <w:marLeft w:val="640"/>
          <w:marRight w:val="0"/>
          <w:marTop w:val="0"/>
          <w:marBottom w:val="0"/>
          <w:divBdr>
            <w:top w:val="none" w:sz="0" w:space="0" w:color="auto"/>
            <w:left w:val="none" w:sz="0" w:space="0" w:color="auto"/>
            <w:bottom w:val="none" w:sz="0" w:space="0" w:color="auto"/>
            <w:right w:val="none" w:sz="0" w:space="0" w:color="auto"/>
          </w:divBdr>
        </w:div>
        <w:div w:id="1447575519">
          <w:marLeft w:val="640"/>
          <w:marRight w:val="0"/>
          <w:marTop w:val="0"/>
          <w:marBottom w:val="0"/>
          <w:divBdr>
            <w:top w:val="none" w:sz="0" w:space="0" w:color="auto"/>
            <w:left w:val="none" w:sz="0" w:space="0" w:color="auto"/>
            <w:bottom w:val="none" w:sz="0" w:space="0" w:color="auto"/>
            <w:right w:val="none" w:sz="0" w:space="0" w:color="auto"/>
          </w:divBdr>
        </w:div>
        <w:div w:id="1747603911">
          <w:marLeft w:val="640"/>
          <w:marRight w:val="0"/>
          <w:marTop w:val="0"/>
          <w:marBottom w:val="0"/>
          <w:divBdr>
            <w:top w:val="none" w:sz="0" w:space="0" w:color="auto"/>
            <w:left w:val="none" w:sz="0" w:space="0" w:color="auto"/>
            <w:bottom w:val="none" w:sz="0" w:space="0" w:color="auto"/>
            <w:right w:val="none" w:sz="0" w:space="0" w:color="auto"/>
          </w:divBdr>
        </w:div>
        <w:div w:id="1352224232">
          <w:marLeft w:val="640"/>
          <w:marRight w:val="0"/>
          <w:marTop w:val="0"/>
          <w:marBottom w:val="0"/>
          <w:divBdr>
            <w:top w:val="none" w:sz="0" w:space="0" w:color="auto"/>
            <w:left w:val="none" w:sz="0" w:space="0" w:color="auto"/>
            <w:bottom w:val="none" w:sz="0" w:space="0" w:color="auto"/>
            <w:right w:val="none" w:sz="0" w:space="0" w:color="auto"/>
          </w:divBdr>
        </w:div>
        <w:div w:id="1529759679">
          <w:marLeft w:val="640"/>
          <w:marRight w:val="0"/>
          <w:marTop w:val="0"/>
          <w:marBottom w:val="0"/>
          <w:divBdr>
            <w:top w:val="none" w:sz="0" w:space="0" w:color="auto"/>
            <w:left w:val="none" w:sz="0" w:space="0" w:color="auto"/>
            <w:bottom w:val="none" w:sz="0" w:space="0" w:color="auto"/>
            <w:right w:val="none" w:sz="0" w:space="0" w:color="auto"/>
          </w:divBdr>
        </w:div>
        <w:div w:id="122429461">
          <w:marLeft w:val="640"/>
          <w:marRight w:val="0"/>
          <w:marTop w:val="0"/>
          <w:marBottom w:val="0"/>
          <w:divBdr>
            <w:top w:val="none" w:sz="0" w:space="0" w:color="auto"/>
            <w:left w:val="none" w:sz="0" w:space="0" w:color="auto"/>
            <w:bottom w:val="none" w:sz="0" w:space="0" w:color="auto"/>
            <w:right w:val="none" w:sz="0" w:space="0" w:color="auto"/>
          </w:divBdr>
        </w:div>
        <w:div w:id="1641493878">
          <w:marLeft w:val="640"/>
          <w:marRight w:val="0"/>
          <w:marTop w:val="0"/>
          <w:marBottom w:val="0"/>
          <w:divBdr>
            <w:top w:val="none" w:sz="0" w:space="0" w:color="auto"/>
            <w:left w:val="none" w:sz="0" w:space="0" w:color="auto"/>
            <w:bottom w:val="none" w:sz="0" w:space="0" w:color="auto"/>
            <w:right w:val="none" w:sz="0" w:space="0" w:color="auto"/>
          </w:divBdr>
        </w:div>
        <w:div w:id="224264723">
          <w:marLeft w:val="640"/>
          <w:marRight w:val="0"/>
          <w:marTop w:val="0"/>
          <w:marBottom w:val="0"/>
          <w:divBdr>
            <w:top w:val="none" w:sz="0" w:space="0" w:color="auto"/>
            <w:left w:val="none" w:sz="0" w:space="0" w:color="auto"/>
            <w:bottom w:val="none" w:sz="0" w:space="0" w:color="auto"/>
            <w:right w:val="none" w:sz="0" w:space="0" w:color="auto"/>
          </w:divBdr>
        </w:div>
        <w:div w:id="667753107">
          <w:marLeft w:val="640"/>
          <w:marRight w:val="0"/>
          <w:marTop w:val="0"/>
          <w:marBottom w:val="0"/>
          <w:divBdr>
            <w:top w:val="none" w:sz="0" w:space="0" w:color="auto"/>
            <w:left w:val="none" w:sz="0" w:space="0" w:color="auto"/>
            <w:bottom w:val="none" w:sz="0" w:space="0" w:color="auto"/>
            <w:right w:val="none" w:sz="0" w:space="0" w:color="auto"/>
          </w:divBdr>
        </w:div>
        <w:div w:id="371082064">
          <w:marLeft w:val="640"/>
          <w:marRight w:val="0"/>
          <w:marTop w:val="0"/>
          <w:marBottom w:val="0"/>
          <w:divBdr>
            <w:top w:val="none" w:sz="0" w:space="0" w:color="auto"/>
            <w:left w:val="none" w:sz="0" w:space="0" w:color="auto"/>
            <w:bottom w:val="none" w:sz="0" w:space="0" w:color="auto"/>
            <w:right w:val="none" w:sz="0" w:space="0" w:color="auto"/>
          </w:divBdr>
        </w:div>
        <w:div w:id="1872449863">
          <w:marLeft w:val="640"/>
          <w:marRight w:val="0"/>
          <w:marTop w:val="0"/>
          <w:marBottom w:val="0"/>
          <w:divBdr>
            <w:top w:val="none" w:sz="0" w:space="0" w:color="auto"/>
            <w:left w:val="none" w:sz="0" w:space="0" w:color="auto"/>
            <w:bottom w:val="none" w:sz="0" w:space="0" w:color="auto"/>
            <w:right w:val="none" w:sz="0" w:space="0" w:color="auto"/>
          </w:divBdr>
        </w:div>
        <w:div w:id="524175948">
          <w:marLeft w:val="640"/>
          <w:marRight w:val="0"/>
          <w:marTop w:val="0"/>
          <w:marBottom w:val="0"/>
          <w:divBdr>
            <w:top w:val="none" w:sz="0" w:space="0" w:color="auto"/>
            <w:left w:val="none" w:sz="0" w:space="0" w:color="auto"/>
            <w:bottom w:val="none" w:sz="0" w:space="0" w:color="auto"/>
            <w:right w:val="none" w:sz="0" w:space="0" w:color="auto"/>
          </w:divBdr>
        </w:div>
        <w:div w:id="1722364948">
          <w:marLeft w:val="640"/>
          <w:marRight w:val="0"/>
          <w:marTop w:val="0"/>
          <w:marBottom w:val="0"/>
          <w:divBdr>
            <w:top w:val="none" w:sz="0" w:space="0" w:color="auto"/>
            <w:left w:val="none" w:sz="0" w:space="0" w:color="auto"/>
            <w:bottom w:val="none" w:sz="0" w:space="0" w:color="auto"/>
            <w:right w:val="none" w:sz="0" w:space="0" w:color="auto"/>
          </w:divBdr>
        </w:div>
        <w:div w:id="1946115779">
          <w:marLeft w:val="640"/>
          <w:marRight w:val="0"/>
          <w:marTop w:val="0"/>
          <w:marBottom w:val="0"/>
          <w:divBdr>
            <w:top w:val="none" w:sz="0" w:space="0" w:color="auto"/>
            <w:left w:val="none" w:sz="0" w:space="0" w:color="auto"/>
            <w:bottom w:val="none" w:sz="0" w:space="0" w:color="auto"/>
            <w:right w:val="none" w:sz="0" w:space="0" w:color="auto"/>
          </w:divBdr>
        </w:div>
        <w:div w:id="2070566003">
          <w:marLeft w:val="640"/>
          <w:marRight w:val="0"/>
          <w:marTop w:val="0"/>
          <w:marBottom w:val="0"/>
          <w:divBdr>
            <w:top w:val="none" w:sz="0" w:space="0" w:color="auto"/>
            <w:left w:val="none" w:sz="0" w:space="0" w:color="auto"/>
            <w:bottom w:val="none" w:sz="0" w:space="0" w:color="auto"/>
            <w:right w:val="none" w:sz="0" w:space="0" w:color="auto"/>
          </w:divBdr>
        </w:div>
        <w:div w:id="1317877201">
          <w:marLeft w:val="640"/>
          <w:marRight w:val="0"/>
          <w:marTop w:val="0"/>
          <w:marBottom w:val="0"/>
          <w:divBdr>
            <w:top w:val="none" w:sz="0" w:space="0" w:color="auto"/>
            <w:left w:val="none" w:sz="0" w:space="0" w:color="auto"/>
            <w:bottom w:val="none" w:sz="0" w:space="0" w:color="auto"/>
            <w:right w:val="none" w:sz="0" w:space="0" w:color="auto"/>
          </w:divBdr>
        </w:div>
        <w:div w:id="975337869">
          <w:marLeft w:val="640"/>
          <w:marRight w:val="0"/>
          <w:marTop w:val="0"/>
          <w:marBottom w:val="0"/>
          <w:divBdr>
            <w:top w:val="none" w:sz="0" w:space="0" w:color="auto"/>
            <w:left w:val="none" w:sz="0" w:space="0" w:color="auto"/>
            <w:bottom w:val="none" w:sz="0" w:space="0" w:color="auto"/>
            <w:right w:val="none" w:sz="0" w:space="0" w:color="auto"/>
          </w:divBdr>
        </w:div>
        <w:div w:id="967707748">
          <w:marLeft w:val="640"/>
          <w:marRight w:val="0"/>
          <w:marTop w:val="0"/>
          <w:marBottom w:val="0"/>
          <w:divBdr>
            <w:top w:val="none" w:sz="0" w:space="0" w:color="auto"/>
            <w:left w:val="none" w:sz="0" w:space="0" w:color="auto"/>
            <w:bottom w:val="none" w:sz="0" w:space="0" w:color="auto"/>
            <w:right w:val="none" w:sz="0" w:space="0" w:color="auto"/>
          </w:divBdr>
        </w:div>
        <w:div w:id="1562981232">
          <w:marLeft w:val="640"/>
          <w:marRight w:val="0"/>
          <w:marTop w:val="0"/>
          <w:marBottom w:val="0"/>
          <w:divBdr>
            <w:top w:val="none" w:sz="0" w:space="0" w:color="auto"/>
            <w:left w:val="none" w:sz="0" w:space="0" w:color="auto"/>
            <w:bottom w:val="none" w:sz="0" w:space="0" w:color="auto"/>
            <w:right w:val="none" w:sz="0" w:space="0" w:color="auto"/>
          </w:divBdr>
        </w:div>
        <w:div w:id="1975745244">
          <w:marLeft w:val="640"/>
          <w:marRight w:val="0"/>
          <w:marTop w:val="0"/>
          <w:marBottom w:val="0"/>
          <w:divBdr>
            <w:top w:val="none" w:sz="0" w:space="0" w:color="auto"/>
            <w:left w:val="none" w:sz="0" w:space="0" w:color="auto"/>
            <w:bottom w:val="none" w:sz="0" w:space="0" w:color="auto"/>
            <w:right w:val="none" w:sz="0" w:space="0" w:color="auto"/>
          </w:divBdr>
        </w:div>
        <w:div w:id="1707439167">
          <w:marLeft w:val="640"/>
          <w:marRight w:val="0"/>
          <w:marTop w:val="0"/>
          <w:marBottom w:val="0"/>
          <w:divBdr>
            <w:top w:val="none" w:sz="0" w:space="0" w:color="auto"/>
            <w:left w:val="none" w:sz="0" w:space="0" w:color="auto"/>
            <w:bottom w:val="none" w:sz="0" w:space="0" w:color="auto"/>
            <w:right w:val="none" w:sz="0" w:space="0" w:color="auto"/>
          </w:divBdr>
        </w:div>
        <w:div w:id="1095204291">
          <w:marLeft w:val="640"/>
          <w:marRight w:val="0"/>
          <w:marTop w:val="0"/>
          <w:marBottom w:val="0"/>
          <w:divBdr>
            <w:top w:val="none" w:sz="0" w:space="0" w:color="auto"/>
            <w:left w:val="none" w:sz="0" w:space="0" w:color="auto"/>
            <w:bottom w:val="none" w:sz="0" w:space="0" w:color="auto"/>
            <w:right w:val="none" w:sz="0" w:space="0" w:color="auto"/>
          </w:divBdr>
        </w:div>
        <w:div w:id="1033924250">
          <w:marLeft w:val="640"/>
          <w:marRight w:val="0"/>
          <w:marTop w:val="0"/>
          <w:marBottom w:val="0"/>
          <w:divBdr>
            <w:top w:val="none" w:sz="0" w:space="0" w:color="auto"/>
            <w:left w:val="none" w:sz="0" w:space="0" w:color="auto"/>
            <w:bottom w:val="none" w:sz="0" w:space="0" w:color="auto"/>
            <w:right w:val="none" w:sz="0" w:space="0" w:color="auto"/>
          </w:divBdr>
        </w:div>
        <w:div w:id="667437855">
          <w:marLeft w:val="640"/>
          <w:marRight w:val="0"/>
          <w:marTop w:val="0"/>
          <w:marBottom w:val="0"/>
          <w:divBdr>
            <w:top w:val="none" w:sz="0" w:space="0" w:color="auto"/>
            <w:left w:val="none" w:sz="0" w:space="0" w:color="auto"/>
            <w:bottom w:val="none" w:sz="0" w:space="0" w:color="auto"/>
            <w:right w:val="none" w:sz="0" w:space="0" w:color="auto"/>
          </w:divBdr>
        </w:div>
        <w:div w:id="17589230">
          <w:marLeft w:val="640"/>
          <w:marRight w:val="0"/>
          <w:marTop w:val="0"/>
          <w:marBottom w:val="0"/>
          <w:divBdr>
            <w:top w:val="none" w:sz="0" w:space="0" w:color="auto"/>
            <w:left w:val="none" w:sz="0" w:space="0" w:color="auto"/>
            <w:bottom w:val="none" w:sz="0" w:space="0" w:color="auto"/>
            <w:right w:val="none" w:sz="0" w:space="0" w:color="auto"/>
          </w:divBdr>
        </w:div>
        <w:div w:id="1000963547">
          <w:marLeft w:val="640"/>
          <w:marRight w:val="0"/>
          <w:marTop w:val="0"/>
          <w:marBottom w:val="0"/>
          <w:divBdr>
            <w:top w:val="none" w:sz="0" w:space="0" w:color="auto"/>
            <w:left w:val="none" w:sz="0" w:space="0" w:color="auto"/>
            <w:bottom w:val="none" w:sz="0" w:space="0" w:color="auto"/>
            <w:right w:val="none" w:sz="0" w:space="0" w:color="auto"/>
          </w:divBdr>
        </w:div>
        <w:div w:id="1655988456">
          <w:marLeft w:val="640"/>
          <w:marRight w:val="0"/>
          <w:marTop w:val="0"/>
          <w:marBottom w:val="0"/>
          <w:divBdr>
            <w:top w:val="none" w:sz="0" w:space="0" w:color="auto"/>
            <w:left w:val="none" w:sz="0" w:space="0" w:color="auto"/>
            <w:bottom w:val="none" w:sz="0" w:space="0" w:color="auto"/>
            <w:right w:val="none" w:sz="0" w:space="0" w:color="auto"/>
          </w:divBdr>
        </w:div>
        <w:div w:id="937911899">
          <w:marLeft w:val="640"/>
          <w:marRight w:val="0"/>
          <w:marTop w:val="0"/>
          <w:marBottom w:val="0"/>
          <w:divBdr>
            <w:top w:val="none" w:sz="0" w:space="0" w:color="auto"/>
            <w:left w:val="none" w:sz="0" w:space="0" w:color="auto"/>
            <w:bottom w:val="none" w:sz="0" w:space="0" w:color="auto"/>
            <w:right w:val="none" w:sz="0" w:space="0" w:color="auto"/>
          </w:divBdr>
        </w:div>
        <w:div w:id="1478952539">
          <w:marLeft w:val="640"/>
          <w:marRight w:val="0"/>
          <w:marTop w:val="0"/>
          <w:marBottom w:val="0"/>
          <w:divBdr>
            <w:top w:val="none" w:sz="0" w:space="0" w:color="auto"/>
            <w:left w:val="none" w:sz="0" w:space="0" w:color="auto"/>
            <w:bottom w:val="none" w:sz="0" w:space="0" w:color="auto"/>
            <w:right w:val="none" w:sz="0" w:space="0" w:color="auto"/>
          </w:divBdr>
        </w:div>
        <w:div w:id="1828783095">
          <w:marLeft w:val="640"/>
          <w:marRight w:val="0"/>
          <w:marTop w:val="0"/>
          <w:marBottom w:val="0"/>
          <w:divBdr>
            <w:top w:val="none" w:sz="0" w:space="0" w:color="auto"/>
            <w:left w:val="none" w:sz="0" w:space="0" w:color="auto"/>
            <w:bottom w:val="none" w:sz="0" w:space="0" w:color="auto"/>
            <w:right w:val="none" w:sz="0" w:space="0" w:color="auto"/>
          </w:divBdr>
        </w:div>
        <w:div w:id="333145579">
          <w:marLeft w:val="640"/>
          <w:marRight w:val="0"/>
          <w:marTop w:val="0"/>
          <w:marBottom w:val="0"/>
          <w:divBdr>
            <w:top w:val="none" w:sz="0" w:space="0" w:color="auto"/>
            <w:left w:val="none" w:sz="0" w:space="0" w:color="auto"/>
            <w:bottom w:val="none" w:sz="0" w:space="0" w:color="auto"/>
            <w:right w:val="none" w:sz="0" w:space="0" w:color="auto"/>
          </w:divBdr>
        </w:div>
        <w:div w:id="255939566">
          <w:marLeft w:val="640"/>
          <w:marRight w:val="0"/>
          <w:marTop w:val="0"/>
          <w:marBottom w:val="0"/>
          <w:divBdr>
            <w:top w:val="none" w:sz="0" w:space="0" w:color="auto"/>
            <w:left w:val="none" w:sz="0" w:space="0" w:color="auto"/>
            <w:bottom w:val="none" w:sz="0" w:space="0" w:color="auto"/>
            <w:right w:val="none" w:sz="0" w:space="0" w:color="auto"/>
          </w:divBdr>
        </w:div>
        <w:div w:id="1949895267">
          <w:marLeft w:val="640"/>
          <w:marRight w:val="0"/>
          <w:marTop w:val="0"/>
          <w:marBottom w:val="0"/>
          <w:divBdr>
            <w:top w:val="none" w:sz="0" w:space="0" w:color="auto"/>
            <w:left w:val="none" w:sz="0" w:space="0" w:color="auto"/>
            <w:bottom w:val="none" w:sz="0" w:space="0" w:color="auto"/>
            <w:right w:val="none" w:sz="0" w:space="0" w:color="auto"/>
          </w:divBdr>
        </w:div>
        <w:div w:id="2041975041">
          <w:marLeft w:val="640"/>
          <w:marRight w:val="0"/>
          <w:marTop w:val="0"/>
          <w:marBottom w:val="0"/>
          <w:divBdr>
            <w:top w:val="none" w:sz="0" w:space="0" w:color="auto"/>
            <w:left w:val="none" w:sz="0" w:space="0" w:color="auto"/>
            <w:bottom w:val="none" w:sz="0" w:space="0" w:color="auto"/>
            <w:right w:val="none" w:sz="0" w:space="0" w:color="auto"/>
          </w:divBdr>
        </w:div>
        <w:div w:id="1507161897">
          <w:marLeft w:val="640"/>
          <w:marRight w:val="0"/>
          <w:marTop w:val="0"/>
          <w:marBottom w:val="0"/>
          <w:divBdr>
            <w:top w:val="none" w:sz="0" w:space="0" w:color="auto"/>
            <w:left w:val="none" w:sz="0" w:space="0" w:color="auto"/>
            <w:bottom w:val="none" w:sz="0" w:space="0" w:color="auto"/>
            <w:right w:val="none" w:sz="0" w:space="0" w:color="auto"/>
          </w:divBdr>
        </w:div>
        <w:div w:id="323583528">
          <w:marLeft w:val="640"/>
          <w:marRight w:val="0"/>
          <w:marTop w:val="0"/>
          <w:marBottom w:val="0"/>
          <w:divBdr>
            <w:top w:val="none" w:sz="0" w:space="0" w:color="auto"/>
            <w:left w:val="none" w:sz="0" w:space="0" w:color="auto"/>
            <w:bottom w:val="none" w:sz="0" w:space="0" w:color="auto"/>
            <w:right w:val="none" w:sz="0" w:space="0" w:color="auto"/>
          </w:divBdr>
        </w:div>
        <w:div w:id="1709795236">
          <w:marLeft w:val="640"/>
          <w:marRight w:val="0"/>
          <w:marTop w:val="0"/>
          <w:marBottom w:val="0"/>
          <w:divBdr>
            <w:top w:val="none" w:sz="0" w:space="0" w:color="auto"/>
            <w:left w:val="none" w:sz="0" w:space="0" w:color="auto"/>
            <w:bottom w:val="none" w:sz="0" w:space="0" w:color="auto"/>
            <w:right w:val="none" w:sz="0" w:space="0" w:color="auto"/>
          </w:divBdr>
        </w:div>
        <w:div w:id="541554065">
          <w:marLeft w:val="640"/>
          <w:marRight w:val="0"/>
          <w:marTop w:val="0"/>
          <w:marBottom w:val="0"/>
          <w:divBdr>
            <w:top w:val="none" w:sz="0" w:space="0" w:color="auto"/>
            <w:left w:val="none" w:sz="0" w:space="0" w:color="auto"/>
            <w:bottom w:val="none" w:sz="0" w:space="0" w:color="auto"/>
            <w:right w:val="none" w:sz="0" w:space="0" w:color="auto"/>
          </w:divBdr>
        </w:div>
      </w:divsChild>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0533592">
      <w:bodyDiv w:val="1"/>
      <w:marLeft w:val="0"/>
      <w:marRight w:val="0"/>
      <w:marTop w:val="0"/>
      <w:marBottom w:val="0"/>
      <w:divBdr>
        <w:top w:val="none" w:sz="0" w:space="0" w:color="auto"/>
        <w:left w:val="none" w:sz="0" w:space="0" w:color="auto"/>
        <w:bottom w:val="none" w:sz="0" w:space="0" w:color="auto"/>
        <w:right w:val="none" w:sz="0" w:space="0" w:color="auto"/>
      </w:divBdr>
      <w:divsChild>
        <w:div w:id="1299267745">
          <w:marLeft w:val="640"/>
          <w:marRight w:val="0"/>
          <w:marTop w:val="0"/>
          <w:marBottom w:val="0"/>
          <w:divBdr>
            <w:top w:val="none" w:sz="0" w:space="0" w:color="auto"/>
            <w:left w:val="none" w:sz="0" w:space="0" w:color="auto"/>
            <w:bottom w:val="none" w:sz="0" w:space="0" w:color="auto"/>
            <w:right w:val="none" w:sz="0" w:space="0" w:color="auto"/>
          </w:divBdr>
        </w:div>
        <w:div w:id="2132555076">
          <w:marLeft w:val="640"/>
          <w:marRight w:val="0"/>
          <w:marTop w:val="0"/>
          <w:marBottom w:val="0"/>
          <w:divBdr>
            <w:top w:val="none" w:sz="0" w:space="0" w:color="auto"/>
            <w:left w:val="none" w:sz="0" w:space="0" w:color="auto"/>
            <w:bottom w:val="none" w:sz="0" w:space="0" w:color="auto"/>
            <w:right w:val="none" w:sz="0" w:space="0" w:color="auto"/>
          </w:divBdr>
        </w:div>
        <w:div w:id="260187876">
          <w:marLeft w:val="640"/>
          <w:marRight w:val="0"/>
          <w:marTop w:val="0"/>
          <w:marBottom w:val="0"/>
          <w:divBdr>
            <w:top w:val="none" w:sz="0" w:space="0" w:color="auto"/>
            <w:left w:val="none" w:sz="0" w:space="0" w:color="auto"/>
            <w:bottom w:val="none" w:sz="0" w:space="0" w:color="auto"/>
            <w:right w:val="none" w:sz="0" w:space="0" w:color="auto"/>
          </w:divBdr>
        </w:div>
        <w:div w:id="464664556">
          <w:marLeft w:val="640"/>
          <w:marRight w:val="0"/>
          <w:marTop w:val="0"/>
          <w:marBottom w:val="0"/>
          <w:divBdr>
            <w:top w:val="none" w:sz="0" w:space="0" w:color="auto"/>
            <w:left w:val="none" w:sz="0" w:space="0" w:color="auto"/>
            <w:bottom w:val="none" w:sz="0" w:space="0" w:color="auto"/>
            <w:right w:val="none" w:sz="0" w:space="0" w:color="auto"/>
          </w:divBdr>
        </w:div>
        <w:div w:id="1879583943">
          <w:marLeft w:val="640"/>
          <w:marRight w:val="0"/>
          <w:marTop w:val="0"/>
          <w:marBottom w:val="0"/>
          <w:divBdr>
            <w:top w:val="none" w:sz="0" w:space="0" w:color="auto"/>
            <w:left w:val="none" w:sz="0" w:space="0" w:color="auto"/>
            <w:bottom w:val="none" w:sz="0" w:space="0" w:color="auto"/>
            <w:right w:val="none" w:sz="0" w:space="0" w:color="auto"/>
          </w:divBdr>
        </w:div>
        <w:div w:id="1405637816">
          <w:marLeft w:val="640"/>
          <w:marRight w:val="0"/>
          <w:marTop w:val="0"/>
          <w:marBottom w:val="0"/>
          <w:divBdr>
            <w:top w:val="none" w:sz="0" w:space="0" w:color="auto"/>
            <w:left w:val="none" w:sz="0" w:space="0" w:color="auto"/>
            <w:bottom w:val="none" w:sz="0" w:space="0" w:color="auto"/>
            <w:right w:val="none" w:sz="0" w:space="0" w:color="auto"/>
          </w:divBdr>
        </w:div>
        <w:div w:id="796338049">
          <w:marLeft w:val="640"/>
          <w:marRight w:val="0"/>
          <w:marTop w:val="0"/>
          <w:marBottom w:val="0"/>
          <w:divBdr>
            <w:top w:val="none" w:sz="0" w:space="0" w:color="auto"/>
            <w:left w:val="none" w:sz="0" w:space="0" w:color="auto"/>
            <w:bottom w:val="none" w:sz="0" w:space="0" w:color="auto"/>
            <w:right w:val="none" w:sz="0" w:space="0" w:color="auto"/>
          </w:divBdr>
        </w:div>
        <w:div w:id="646082619">
          <w:marLeft w:val="640"/>
          <w:marRight w:val="0"/>
          <w:marTop w:val="0"/>
          <w:marBottom w:val="0"/>
          <w:divBdr>
            <w:top w:val="none" w:sz="0" w:space="0" w:color="auto"/>
            <w:left w:val="none" w:sz="0" w:space="0" w:color="auto"/>
            <w:bottom w:val="none" w:sz="0" w:space="0" w:color="auto"/>
            <w:right w:val="none" w:sz="0" w:space="0" w:color="auto"/>
          </w:divBdr>
        </w:div>
        <w:div w:id="1106847297">
          <w:marLeft w:val="640"/>
          <w:marRight w:val="0"/>
          <w:marTop w:val="0"/>
          <w:marBottom w:val="0"/>
          <w:divBdr>
            <w:top w:val="none" w:sz="0" w:space="0" w:color="auto"/>
            <w:left w:val="none" w:sz="0" w:space="0" w:color="auto"/>
            <w:bottom w:val="none" w:sz="0" w:space="0" w:color="auto"/>
            <w:right w:val="none" w:sz="0" w:space="0" w:color="auto"/>
          </w:divBdr>
        </w:div>
        <w:div w:id="826701317">
          <w:marLeft w:val="640"/>
          <w:marRight w:val="0"/>
          <w:marTop w:val="0"/>
          <w:marBottom w:val="0"/>
          <w:divBdr>
            <w:top w:val="none" w:sz="0" w:space="0" w:color="auto"/>
            <w:left w:val="none" w:sz="0" w:space="0" w:color="auto"/>
            <w:bottom w:val="none" w:sz="0" w:space="0" w:color="auto"/>
            <w:right w:val="none" w:sz="0" w:space="0" w:color="auto"/>
          </w:divBdr>
        </w:div>
        <w:div w:id="1237478306">
          <w:marLeft w:val="640"/>
          <w:marRight w:val="0"/>
          <w:marTop w:val="0"/>
          <w:marBottom w:val="0"/>
          <w:divBdr>
            <w:top w:val="none" w:sz="0" w:space="0" w:color="auto"/>
            <w:left w:val="none" w:sz="0" w:space="0" w:color="auto"/>
            <w:bottom w:val="none" w:sz="0" w:space="0" w:color="auto"/>
            <w:right w:val="none" w:sz="0" w:space="0" w:color="auto"/>
          </w:divBdr>
        </w:div>
        <w:div w:id="1066613024">
          <w:marLeft w:val="640"/>
          <w:marRight w:val="0"/>
          <w:marTop w:val="0"/>
          <w:marBottom w:val="0"/>
          <w:divBdr>
            <w:top w:val="none" w:sz="0" w:space="0" w:color="auto"/>
            <w:left w:val="none" w:sz="0" w:space="0" w:color="auto"/>
            <w:bottom w:val="none" w:sz="0" w:space="0" w:color="auto"/>
            <w:right w:val="none" w:sz="0" w:space="0" w:color="auto"/>
          </w:divBdr>
        </w:div>
        <w:div w:id="304748937">
          <w:marLeft w:val="640"/>
          <w:marRight w:val="0"/>
          <w:marTop w:val="0"/>
          <w:marBottom w:val="0"/>
          <w:divBdr>
            <w:top w:val="none" w:sz="0" w:space="0" w:color="auto"/>
            <w:left w:val="none" w:sz="0" w:space="0" w:color="auto"/>
            <w:bottom w:val="none" w:sz="0" w:space="0" w:color="auto"/>
            <w:right w:val="none" w:sz="0" w:space="0" w:color="auto"/>
          </w:divBdr>
        </w:div>
        <w:div w:id="731587740">
          <w:marLeft w:val="640"/>
          <w:marRight w:val="0"/>
          <w:marTop w:val="0"/>
          <w:marBottom w:val="0"/>
          <w:divBdr>
            <w:top w:val="none" w:sz="0" w:space="0" w:color="auto"/>
            <w:left w:val="none" w:sz="0" w:space="0" w:color="auto"/>
            <w:bottom w:val="none" w:sz="0" w:space="0" w:color="auto"/>
            <w:right w:val="none" w:sz="0" w:space="0" w:color="auto"/>
          </w:divBdr>
        </w:div>
        <w:div w:id="2092241544">
          <w:marLeft w:val="640"/>
          <w:marRight w:val="0"/>
          <w:marTop w:val="0"/>
          <w:marBottom w:val="0"/>
          <w:divBdr>
            <w:top w:val="none" w:sz="0" w:space="0" w:color="auto"/>
            <w:left w:val="none" w:sz="0" w:space="0" w:color="auto"/>
            <w:bottom w:val="none" w:sz="0" w:space="0" w:color="auto"/>
            <w:right w:val="none" w:sz="0" w:space="0" w:color="auto"/>
          </w:divBdr>
        </w:div>
        <w:div w:id="92939297">
          <w:marLeft w:val="640"/>
          <w:marRight w:val="0"/>
          <w:marTop w:val="0"/>
          <w:marBottom w:val="0"/>
          <w:divBdr>
            <w:top w:val="none" w:sz="0" w:space="0" w:color="auto"/>
            <w:left w:val="none" w:sz="0" w:space="0" w:color="auto"/>
            <w:bottom w:val="none" w:sz="0" w:space="0" w:color="auto"/>
            <w:right w:val="none" w:sz="0" w:space="0" w:color="auto"/>
          </w:divBdr>
        </w:div>
        <w:div w:id="569928417">
          <w:marLeft w:val="640"/>
          <w:marRight w:val="0"/>
          <w:marTop w:val="0"/>
          <w:marBottom w:val="0"/>
          <w:divBdr>
            <w:top w:val="none" w:sz="0" w:space="0" w:color="auto"/>
            <w:left w:val="none" w:sz="0" w:space="0" w:color="auto"/>
            <w:bottom w:val="none" w:sz="0" w:space="0" w:color="auto"/>
            <w:right w:val="none" w:sz="0" w:space="0" w:color="auto"/>
          </w:divBdr>
        </w:div>
        <w:div w:id="1418139222">
          <w:marLeft w:val="640"/>
          <w:marRight w:val="0"/>
          <w:marTop w:val="0"/>
          <w:marBottom w:val="0"/>
          <w:divBdr>
            <w:top w:val="none" w:sz="0" w:space="0" w:color="auto"/>
            <w:left w:val="none" w:sz="0" w:space="0" w:color="auto"/>
            <w:bottom w:val="none" w:sz="0" w:space="0" w:color="auto"/>
            <w:right w:val="none" w:sz="0" w:space="0" w:color="auto"/>
          </w:divBdr>
        </w:div>
        <w:div w:id="1631276398">
          <w:marLeft w:val="640"/>
          <w:marRight w:val="0"/>
          <w:marTop w:val="0"/>
          <w:marBottom w:val="0"/>
          <w:divBdr>
            <w:top w:val="none" w:sz="0" w:space="0" w:color="auto"/>
            <w:left w:val="none" w:sz="0" w:space="0" w:color="auto"/>
            <w:bottom w:val="none" w:sz="0" w:space="0" w:color="auto"/>
            <w:right w:val="none" w:sz="0" w:space="0" w:color="auto"/>
          </w:divBdr>
        </w:div>
        <w:div w:id="163205008">
          <w:marLeft w:val="640"/>
          <w:marRight w:val="0"/>
          <w:marTop w:val="0"/>
          <w:marBottom w:val="0"/>
          <w:divBdr>
            <w:top w:val="none" w:sz="0" w:space="0" w:color="auto"/>
            <w:left w:val="none" w:sz="0" w:space="0" w:color="auto"/>
            <w:bottom w:val="none" w:sz="0" w:space="0" w:color="auto"/>
            <w:right w:val="none" w:sz="0" w:space="0" w:color="auto"/>
          </w:divBdr>
        </w:div>
        <w:div w:id="1423141673">
          <w:marLeft w:val="640"/>
          <w:marRight w:val="0"/>
          <w:marTop w:val="0"/>
          <w:marBottom w:val="0"/>
          <w:divBdr>
            <w:top w:val="none" w:sz="0" w:space="0" w:color="auto"/>
            <w:left w:val="none" w:sz="0" w:space="0" w:color="auto"/>
            <w:bottom w:val="none" w:sz="0" w:space="0" w:color="auto"/>
            <w:right w:val="none" w:sz="0" w:space="0" w:color="auto"/>
          </w:divBdr>
        </w:div>
        <w:div w:id="675159794">
          <w:marLeft w:val="640"/>
          <w:marRight w:val="0"/>
          <w:marTop w:val="0"/>
          <w:marBottom w:val="0"/>
          <w:divBdr>
            <w:top w:val="none" w:sz="0" w:space="0" w:color="auto"/>
            <w:left w:val="none" w:sz="0" w:space="0" w:color="auto"/>
            <w:bottom w:val="none" w:sz="0" w:space="0" w:color="auto"/>
            <w:right w:val="none" w:sz="0" w:space="0" w:color="auto"/>
          </w:divBdr>
        </w:div>
        <w:div w:id="930704478">
          <w:marLeft w:val="640"/>
          <w:marRight w:val="0"/>
          <w:marTop w:val="0"/>
          <w:marBottom w:val="0"/>
          <w:divBdr>
            <w:top w:val="none" w:sz="0" w:space="0" w:color="auto"/>
            <w:left w:val="none" w:sz="0" w:space="0" w:color="auto"/>
            <w:bottom w:val="none" w:sz="0" w:space="0" w:color="auto"/>
            <w:right w:val="none" w:sz="0" w:space="0" w:color="auto"/>
          </w:divBdr>
        </w:div>
        <w:div w:id="2134473481">
          <w:marLeft w:val="640"/>
          <w:marRight w:val="0"/>
          <w:marTop w:val="0"/>
          <w:marBottom w:val="0"/>
          <w:divBdr>
            <w:top w:val="none" w:sz="0" w:space="0" w:color="auto"/>
            <w:left w:val="none" w:sz="0" w:space="0" w:color="auto"/>
            <w:bottom w:val="none" w:sz="0" w:space="0" w:color="auto"/>
            <w:right w:val="none" w:sz="0" w:space="0" w:color="auto"/>
          </w:divBdr>
        </w:div>
        <w:div w:id="581914486">
          <w:marLeft w:val="640"/>
          <w:marRight w:val="0"/>
          <w:marTop w:val="0"/>
          <w:marBottom w:val="0"/>
          <w:divBdr>
            <w:top w:val="none" w:sz="0" w:space="0" w:color="auto"/>
            <w:left w:val="none" w:sz="0" w:space="0" w:color="auto"/>
            <w:bottom w:val="none" w:sz="0" w:space="0" w:color="auto"/>
            <w:right w:val="none" w:sz="0" w:space="0" w:color="auto"/>
          </w:divBdr>
        </w:div>
        <w:div w:id="252709404">
          <w:marLeft w:val="640"/>
          <w:marRight w:val="0"/>
          <w:marTop w:val="0"/>
          <w:marBottom w:val="0"/>
          <w:divBdr>
            <w:top w:val="none" w:sz="0" w:space="0" w:color="auto"/>
            <w:left w:val="none" w:sz="0" w:space="0" w:color="auto"/>
            <w:bottom w:val="none" w:sz="0" w:space="0" w:color="auto"/>
            <w:right w:val="none" w:sz="0" w:space="0" w:color="auto"/>
          </w:divBdr>
        </w:div>
        <w:div w:id="1536964820">
          <w:marLeft w:val="640"/>
          <w:marRight w:val="0"/>
          <w:marTop w:val="0"/>
          <w:marBottom w:val="0"/>
          <w:divBdr>
            <w:top w:val="none" w:sz="0" w:space="0" w:color="auto"/>
            <w:left w:val="none" w:sz="0" w:space="0" w:color="auto"/>
            <w:bottom w:val="none" w:sz="0" w:space="0" w:color="auto"/>
            <w:right w:val="none" w:sz="0" w:space="0" w:color="auto"/>
          </w:divBdr>
        </w:div>
        <w:div w:id="706376977">
          <w:marLeft w:val="640"/>
          <w:marRight w:val="0"/>
          <w:marTop w:val="0"/>
          <w:marBottom w:val="0"/>
          <w:divBdr>
            <w:top w:val="none" w:sz="0" w:space="0" w:color="auto"/>
            <w:left w:val="none" w:sz="0" w:space="0" w:color="auto"/>
            <w:bottom w:val="none" w:sz="0" w:space="0" w:color="auto"/>
            <w:right w:val="none" w:sz="0" w:space="0" w:color="auto"/>
          </w:divBdr>
        </w:div>
        <w:div w:id="929658475">
          <w:marLeft w:val="640"/>
          <w:marRight w:val="0"/>
          <w:marTop w:val="0"/>
          <w:marBottom w:val="0"/>
          <w:divBdr>
            <w:top w:val="none" w:sz="0" w:space="0" w:color="auto"/>
            <w:left w:val="none" w:sz="0" w:space="0" w:color="auto"/>
            <w:bottom w:val="none" w:sz="0" w:space="0" w:color="auto"/>
            <w:right w:val="none" w:sz="0" w:space="0" w:color="auto"/>
          </w:divBdr>
        </w:div>
        <w:div w:id="298918734">
          <w:marLeft w:val="640"/>
          <w:marRight w:val="0"/>
          <w:marTop w:val="0"/>
          <w:marBottom w:val="0"/>
          <w:divBdr>
            <w:top w:val="none" w:sz="0" w:space="0" w:color="auto"/>
            <w:left w:val="none" w:sz="0" w:space="0" w:color="auto"/>
            <w:bottom w:val="none" w:sz="0" w:space="0" w:color="auto"/>
            <w:right w:val="none" w:sz="0" w:space="0" w:color="auto"/>
          </w:divBdr>
        </w:div>
        <w:div w:id="196935803">
          <w:marLeft w:val="640"/>
          <w:marRight w:val="0"/>
          <w:marTop w:val="0"/>
          <w:marBottom w:val="0"/>
          <w:divBdr>
            <w:top w:val="none" w:sz="0" w:space="0" w:color="auto"/>
            <w:left w:val="none" w:sz="0" w:space="0" w:color="auto"/>
            <w:bottom w:val="none" w:sz="0" w:space="0" w:color="auto"/>
            <w:right w:val="none" w:sz="0" w:space="0" w:color="auto"/>
          </w:divBdr>
        </w:div>
        <w:div w:id="1870335463">
          <w:marLeft w:val="640"/>
          <w:marRight w:val="0"/>
          <w:marTop w:val="0"/>
          <w:marBottom w:val="0"/>
          <w:divBdr>
            <w:top w:val="none" w:sz="0" w:space="0" w:color="auto"/>
            <w:left w:val="none" w:sz="0" w:space="0" w:color="auto"/>
            <w:bottom w:val="none" w:sz="0" w:space="0" w:color="auto"/>
            <w:right w:val="none" w:sz="0" w:space="0" w:color="auto"/>
          </w:divBdr>
        </w:div>
        <w:div w:id="1390960910">
          <w:marLeft w:val="640"/>
          <w:marRight w:val="0"/>
          <w:marTop w:val="0"/>
          <w:marBottom w:val="0"/>
          <w:divBdr>
            <w:top w:val="none" w:sz="0" w:space="0" w:color="auto"/>
            <w:left w:val="none" w:sz="0" w:space="0" w:color="auto"/>
            <w:bottom w:val="none" w:sz="0" w:space="0" w:color="auto"/>
            <w:right w:val="none" w:sz="0" w:space="0" w:color="auto"/>
          </w:divBdr>
        </w:div>
        <w:div w:id="1879126841">
          <w:marLeft w:val="640"/>
          <w:marRight w:val="0"/>
          <w:marTop w:val="0"/>
          <w:marBottom w:val="0"/>
          <w:divBdr>
            <w:top w:val="none" w:sz="0" w:space="0" w:color="auto"/>
            <w:left w:val="none" w:sz="0" w:space="0" w:color="auto"/>
            <w:bottom w:val="none" w:sz="0" w:space="0" w:color="auto"/>
            <w:right w:val="none" w:sz="0" w:space="0" w:color="auto"/>
          </w:divBdr>
        </w:div>
        <w:div w:id="551886004">
          <w:marLeft w:val="640"/>
          <w:marRight w:val="0"/>
          <w:marTop w:val="0"/>
          <w:marBottom w:val="0"/>
          <w:divBdr>
            <w:top w:val="none" w:sz="0" w:space="0" w:color="auto"/>
            <w:left w:val="none" w:sz="0" w:space="0" w:color="auto"/>
            <w:bottom w:val="none" w:sz="0" w:space="0" w:color="auto"/>
            <w:right w:val="none" w:sz="0" w:space="0" w:color="auto"/>
          </w:divBdr>
        </w:div>
        <w:div w:id="900948964">
          <w:marLeft w:val="640"/>
          <w:marRight w:val="0"/>
          <w:marTop w:val="0"/>
          <w:marBottom w:val="0"/>
          <w:divBdr>
            <w:top w:val="none" w:sz="0" w:space="0" w:color="auto"/>
            <w:left w:val="none" w:sz="0" w:space="0" w:color="auto"/>
            <w:bottom w:val="none" w:sz="0" w:space="0" w:color="auto"/>
            <w:right w:val="none" w:sz="0" w:space="0" w:color="auto"/>
          </w:divBdr>
        </w:div>
        <w:div w:id="1326318209">
          <w:marLeft w:val="640"/>
          <w:marRight w:val="0"/>
          <w:marTop w:val="0"/>
          <w:marBottom w:val="0"/>
          <w:divBdr>
            <w:top w:val="none" w:sz="0" w:space="0" w:color="auto"/>
            <w:left w:val="none" w:sz="0" w:space="0" w:color="auto"/>
            <w:bottom w:val="none" w:sz="0" w:space="0" w:color="auto"/>
            <w:right w:val="none" w:sz="0" w:space="0" w:color="auto"/>
          </w:divBdr>
        </w:div>
        <w:div w:id="590818176">
          <w:marLeft w:val="640"/>
          <w:marRight w:val="0"/>
          <w:marTop w:val="0"/>
          <w:marBottom w:val="0"/>
          <w:divBdr>
            <w:top w:val="none" w:sz="0" w:space="0" w:color="auto"/>
            <w:left w:val="none" w:sz="0" w:space="0" w:color="auto"/>
            <w:bottom w:val="none" w:sz="0" w:space="0" w:color="auto"/>
            <w:right w:val="none" w:sz="0" w:space="0" w:color="auto"/>
          </w:divBdr>
        </w:div>
        <w:div w:id="1566792654">
          <w:marLeft w:val="640"/>
          <w:marRight w:val="0"/>
          <w:marTop w:val="0"/>
          <w:marBottom w:val="0"/>
          <w:divBdr>
            <w:top w:val="none" w:sz="0" w:space="0" w:color="auto"/>
            <w:left w:val="none" w:sz="0" w:space="0" w:color="auto"/>
            <w:bottom w:val="none" w:sz="0" w:space="0" w:color="auto"/>
            <w:right w:val="none" w:sz="0" w:space="0" w:color="auto"/>
          </w:divBdr>
        </w:div>
        <w:div w:id="543099060">
          <w:marLeft w:val="640"/>
          <w:marRight w:val="0"/>
          <w:marTop w:val="0"/>
          <w:marBottom w:val="0"/>
          <w:divBdr>
            <w:top w:val="none" w:sz="0" w:space="0" w:color="auto"/>
            <w:left w:val="none" w:sz="0" w:space="0" w:color="auto"/>
            <w:bottom w:val="none" w:sz="0" w:space="0" w:color="auto"/>
            <w:right w:val="none" w:sz="0" w:space="0" w:color="auto"/>
          </w:divBdr>
        </w:div>
        <w:div w:id="1787116385">
          <w:marLeft w:val="640"/>
          <w:marRight w:val="0"/>
          <w:marTop w:val="0"/>
          <w:marBottom w:val="0"/>
          <w:divBdr>
            <w:top w:val="none" w:sz="0" w:space="0" w:color="auto"/>
            <w:left w:val="none" w:sz="0" w:space="0" w:color="auto"/>
            <w:bottom w:val="none" w:sz="0" w:space="0" w:color="auto"/>
            <w:right w:val="none" w:sz="0" w:space="0" w:color="auto"/>
          </w:divBdr>
        </w:div>
        <w:div w:id="609511327">
          <w:marLeft w:val="640"/>
          <w:marRight w:val="0"/>
          <w:marTop w:val="0"/>
          <w:marBottom w:val="0"/>
          <w:divBdr>
            <w:top w:val="none" w:sz="0" w:space="0" w:color="auto"/>
            <w:left w:val="none" w:sz="0" w:space="0" w:color="auto"/>
            <w:bottom w:val="none" w:sz="0" w:space="0" w:color="auto"/>
            <w:right w:val="none" w:sz="0" w:space="0" w:color="auto"/>
          </w:divBdr>
        </w:div>
        <w:div w:id="1612394791">
          <w:marLeft w:val="640"/>
          <w:marRight w:val="0"/>
          <w:marTop w:val="0"/>
          <w:marBottom w:val="0"/>
          <w:divBdr>
            <w:top w:val="none" w:sz="0" w:space="0" w:color="auto"/>
            <w:left w:val="none" w:sz="0" w:space="0" w:color="auto"/>
            <w:bottom w:val="none" w:sz="0" w:space="0" w:color="auto"/>
            <w:right w:val="none" w:sz="0" w:space="0" w:color="auto"/>
          </w:divBdr>
        </w:div>
        <w:div w:id="920790966">
          <w:marLeft w:val="640"/>
          <w:marRight w:val="0"/>
          <w:marTop w:val="0"/>
          <w:marBottom w:val="0"/>
          <w:divBdr>
            <w:top w:val="none" w:sz="0" w:space="0" w:color="auto"/>
            <w:left w:val="none" w:sz="0" w:space="0" w:color="auto"/>
            <w:bottom w:val="none" w:sz="0" w:space="0" w:color="auto"/>
            <w:right w:val="none" w:sz="0" w:space="0" w:color="auto"/>
          </w:divBdr>
        </w:div>
        <w:div w:id="1947231794">
          <w:marLeft w:val="640"/>
          <w:marRight w:val="0"/>
          <w:marTop w:val="0"/>
          <w:marBottom w:val="0"/>
          <w:divBdr>
            <w:top w:val="none" w:sz="0" w:space="0" w:color="auto"/>
            <w:left w:val="none" w:sz="0" w:space="0" w:color="auto"/>
            <w:bottom w:val="none" w:sz="0" w:space="0" w:color="auto"/>
            <w:right w:val="none" w:sz="0" w:space="0" w:color="auto"/>
          </w:divBdr>
        </w:div>
        <w:div w:id="603612454">
          <w:marLeft w:val="640"/>
          <w:marRight w:val="0"/>
          <w:marTop w:val="0"/>
          <w:marBottom w:val="0"/>
          <w:divBdr>
            <w:top w:val="none" w:sz="0" w:space="0" w:color="auto"/>
            <w:left w:val="none" w:sz="0" w:space="0" w:color="auto"/>
            <w:bottom w:val="none" w:sz="0" w:space="0" w:color="auto"/>
            <w:right w:val="none" w:sz="0" w:space="0" w:color="auto"/>
          </w:divBdr>
        </w:div>
        <w:div w:id="2073310613">
          <w:marLeft w:val="640"/>
          <w:marRight w:val="0"/>
          <w:marTop w:val="0"/>
          <w:marBottom w:val="0"/>
          <w:divBdr>
            <w:top w:val="none" w:sz="0" w:space="0" w:color="auto"/>
            <w:left w:val="none" w:sz="0" w:space="0" w:color="auto"/>
            <w:bottom w:val="none" w:sz="0" w:space="0" w:color="auto"/>
            <w:right w:val="none" w:sz="0" w:space="0" w:color="auto"/>
          </w:divBdr>
        </w:div>
        <w:div w:id="543953154">
          <w:marLeft w:val="640"/>
          <w:marRight w:val="0"/>
          <w:marTop w:val="0"/>
          <w:marBottom w:val="0"/>
          <w:divBdr>
            <w:top w:val="none" w:sz="0" w:space="0" w:color="auto"/>
            <w:left w:val="none" w:sz="0" w:space="0" w:color="auto"/>
            <w:bottom w:val="none" w:sz="0" w:space="0" w:color="auto"/>
            <w:right w:val="none" w:sz="0" w:space="0" w:color="auto"/>
          </w:divBdr>
        </w:div>
        <w:div w:id="49884927">
          <w:marLeft w:val="640"/>
          <w:marRight w:val="0"/>
          <w:marTop w:val="0"/>
          <w:marBottom w:val="0"/>
          <w:divBdr>
            <w:top w:val="none" w:sz="0" w:space="0" w:color="auto"/>
            <w:left w:val="none" w:sz="0" w:space="0" w:color="auto"/>
            <w:bottom w:val="none" w:sz="0" w:space="0" w:color="auto"/>
            <w:right w:val="none" w:sz="0" w:space="0" w:color="auto"/>
          </w:divBdr>
        </w:div>
        <w:div w:id="143547918">
          <w:marLeft w:val="640"/>
          <w:marRight w:val="0"/>
          <w:marTop w:val="0"/>
          <w:marBottom w:val="0"/>
          <w:divBdr>
            <w:top w:val="none" w:sz="0" w:space="0" w:color="auto"/>
            <w:left w:val="none" w:sz="0" w:space="0" w:color="auto"/>
            <w:bottom w:val="none" w:sz="0" w:space="0" w:color="auto"/>
            <w:right w:val="none" w:sz="0" w:space="0" w:color="auto"/>
          </w:divBdr>
        </w:div>
        <w:div w:id="1613974619">
          <w:marLeft w:val="640"/>
          <w:marRight w:val="0"/>
          <w:marTop w:val="0"/>
          <w:marBottom w:val="0"/>
          <w:divBdr>
            <w:top w:val="none" w:sz="0" w:space="0" w:color="auto"/>
            <w:left w:val="none" w:sz="0" w:space="0" w:color="auto"/>
            <w:bottom w:val="none" w:sz="0" w:space="0" w:color="auto"/>
            <w:right w:val="none" w:sz="0" w:space="0" w:color="auto"/>
          </w:divBdr>
        </w:div>
        <w:div w:id="1658805952">
          <w:marLeft w:val="640"/>
          <w:marRight w:val="0"/>
          <w:marTop w:val="0"/>
          <w:marBottom w:val="0"/>
          <w:divBdr>
            <w:top w:val="none" w:sz="0" w:space="0" w:color="auto"/>
            <w:left w:val="none" w:sz="0" w:space="0" w:color="auto"/>
            <w:bottom w:val="none" w:sz="0" w:space="0" w:color="auto"/>
            <w:right w:val="none" w:sz="0" w:space="0" w:color="auto"/>
          </w:divBdr>
        </w:div>
        <w:div w:id="442303716">
          <w:marLeft w:val="640"/>
          <w:marRight w:val="0"/>
          <w:marTop w:val="0"/>
          <w:marBottom w:val="0"/>
          <w:divBdr>
            <w:top w:val="none" w:sz="0" w:space="0" w:color="auto"/>
            <w:left w:val="none" w:sz="0" w:space="0" w:color="auto"/>
            <w:bottom w:val="none" w:sz="0" w:space="0" w:color="auto"/>
            <w:right w:val="none" w:sz="0" w:space="0" w:color="auto"/>
          </w:divBdr>
        </w:div>
        <w:div w:id="546915667">
          <w:marLeft w:val="640"/>
          <w:marRight w:val="0"/>
          <w:marTop w:val="0"/>
          <w:marBottom w:val="0"/>
          <w:divBdr>
            <w:top w:val="none" w:sz="0" w:space="0" w:color="auto"/>
            <w:left w:val="none" w:sz="0" w:space="0" w:color="auto"/>
            <w:bottom w:val="none" w:sz="0" w:space="0" w:color="auto"/>
            <w:right w:val="none" w:sz="0" w:space="0" w:color="auto"/>
          </w:divBdr>
        </w:div>
        <w:div w:id="208495894">
          <w:marLeft w:val="640"/>
          <w:marRight w:val="0"/>
          <w:marTop w:val="0"/>
          <w:marBottom w:val="0"/>
          <w:divBdr>
            <w:top w:val="none" w:sz="0" w:space="0" w:color="auto"/>
            <w:left w:val="none" w:sz="0" w:space="0" w:color="auto"/>
            <w:bottom w:val="none" w:sz="0" w:space="0" w:color="auto"/>
            <w:right w:val="none" w:sz="0" w:space="0" w:color="auto"/>
          </w:divBdr>
        </w:div>
        <w:div w:id="521405059">
          <w:marLeft w:val="640"/>
          <w:marRight w:val="0"/>
          <w:marTop w:val="0"/>
          <w:marBottom w:val="0"/>
          <w:divBdr>
            <w:top w:val="none" w:sz="0" w:space="0" w:color="auto"/>
            <w:left w:val="none" w:sz="0" w:space="0" w:color="auto"/>
            <w:bottom w:val="none" w:sz="0" w:space="0" w:color="auto"/>
            <w:right w:val="none" w:sz="0" w:space="0" w:color="auto"/>
          </w:divBdr>
        </w:div>
        <w:div w:id="1698777997">
          <w:marLeft w:val="640"/>
          <w:marRight w:val="0"/>
          <w:marTop w:val="0"/>
          <w:marBottom w:val="0"/>
          <w:divBdr>
            <w:top w:val="none" w:sz="0" w:space="0" w:color="auto"/>
            <w:left w:val="none" w:sz="0" w:space="0" w:color="auto"/>
            <w:bottom w:val="none" w:sz="0" w:space="0" w:color="auto"/>
            <w:right w:val="none" w:sz="0" w:space="0" w:color="auto"/>
          </w:divBdr>
        </w:div>
        <w:div w:id="2022273775">
          <w:marLeft w:val="640"/>
          <w:marRight w:val="0"/>
          <w:marTop w:val="0"/>
          <w:marBottom w:val="0"/>
          <w:divBdr>
            <w:top w:val="none" w:sz="0" w:space="0" w:color="auto"/>
            <w:left w:val="none" w:sz="0" w:space="0" w:color="auto"/>
            <w:bottom w:val="none" w:sz="0" w:space="0" w:color="auto"/>
            <w:right w:val="none" w:sz="0" w:space="0" w:color="auto"/>
          </w:divBdr>
        </w:div>
        <w:div w:id="1608656619">
          <w:marLeft w:val="640"/>
          <w:marRight w:val="0"/>
          <w:marTop w:val="0"/>
          <w:marBottom w:val="0"/>
          <w:divBdr>
            <w:top w:val="none" w:sz="0" w:space="0" w:color="auto"/>
            <w:left w:val="none" w:sz="0" w:space="0" w:color="auto"/>
            <w:bottom w:val="none" w:sz="0" w:space="0" w:color="auto"/>
            <w:right w:val="none" w:sz="0" w:space="0" w:color="auto"/>
          </w:divBdr>
        </w:div>
        <w:div w:id="343898253">
          <w:marLeft w:val="640"/>
          <w:marRight w:val="0"/>
          <w:marTop w:val="0"/>
          <w:marBottom w:val="0"/>
          <w:divBdr>
            <w:top w:val="none" w:sz="0" w:space="0" w:color="auto"/>
            <w:left w:val="none" w:sz="0" w:space="0" w:color="auto"/>
            <w:bottom w:val="none" w:sz="0" w:space="0" w:color="auto"/>
            <w:right w:val="none" w:sz="0" w:space="0" w:color="auto"/>
          </w:divBdr>
        </w:div>
        <w:div w:id="1684355965">
          <w:marLeft w:val="640"/>
          <w:marRight w:val="0"/>
          <w:marTop w:val="0"/>
          <w:marBottom w:val="0"/>
          <w:divBdr>
            <w:top w:val="none" w:sz="0" w:space="0" w:color="auto"/>
            <w:left w:val="none" w:sz="0" w:space="0" w:color="auto"/>
            <w:bottom w:val="none" w:sz="0" w:space="0" w:color="auto"/>
            <w:right w:val="none" w:sz="0" w:space="0" w:color="auto"/>
          </w:divBdr>
        </w:div>
        <w:div w:id="1440103027">
          <w:marLeft w:val="640"/>
          <w:marRight w:val="0"/>
          <w:marTop w:val="0"/>
          <w:marBottom w:val="0"/>
          <w:divBdr>
            <w:top w:val="none" w:sz="0" w:space="0" w:color="auto"/>
            <w:left w:val="none" w:sz="0" w:space="0" w:color="auto"/>
            <w:bottom w:val="none" w:sz="0" w:space="0" w:color="auto"/>
            <w:right w:val="none" w:sz="0" w:space="0" w:color="auto"/>
          </w:divBdr>
        </w:div>
        <w:div w:id="1666276627">
          <w:marLeft w:val="640"/>
          <w:marRight w:val="0"/>
          <w:marTop w:val="0"/>
          <w:marBottom w:val="0"/>
          <w:divBdr>
            <w:top w:val="none" w:sz="0" w:space="0" w:color="auto"/>
            <w:left w:val="none" w:sz="0" w:space="0" w:color="auto"/>
            <w:bottom w:val="none" w:sz="0" w:space="0" w:color="auto"/>
            <w:right w:val="none" w:sz="0" w:space="0" w:color="auto"/>
          </w:divBdr>
        </w:div>
        <w:div w:id="1399547212">
          <w:marLeft w:val="640"/>
          <w:marRight w:val="0"/>
          <w:marTop w:val="0"/>
          <w:marBottom w:val="0"/>
          <w:divBdr>
            <w:top w:val="none" w:sz="0" w:space="0" w:color="auto"/>
            <w:left w:val="none" w:sz="0" w:space="0" w:color="auto"/>
            <w:bottom w:val="none" w:sz="0" w:space="0" w:color="auto"/>
            <w:right w:val="none" w:sz="0" w:space="0" w:color="auto"/>
          </w:divBdr>
        </w:div>
        <w:div w:id="1026179715">
          <w:marLeft w:val="640"/>
          <w:marRight w:val="0"/>
          <w:marTop w:val="0"/>
          <w:marBottom w:val="0"/>
          <w:divBdr>
            <w:top w:val="none" w:sz="0" w:space="0" w:color="auto"/>
            <w:left w:val="none" w:sz="0" w:space="0" w:color="auto"/>
            <w:bottom w:val="none" w:sz="0" w:space="0" w:color="auto"/>
            <w:right w:val="none" w:sz="0" w:space="0" w:color="auto"/>
          </w:divBdr>
        </w:div>
        <w:div w:id="1185906141">
          <w:marLeft w:val="640"/>
          <w:marRight w:val="0"/>
          <w:marTop w:val="0"/>
          <w:marBottom w:val="0"/>
          <w:divBdr>
            <w:top w:val="none" w:sz="0" w:space="0" w:color="auto"/>
            <w:left w:val="none" w:sz="0" w:space="0" w:color="auto"/>
            <w:bottom w:val="none" w:sz="0" w:space="0" w:color="auto"/>
            <w:right w:val="none" w:sz="0" w:space="0" w:color="auto"/>
          </w:divBdr>
        </w:div>
        <w:div w:id="1161581321">
          <w:marLeft w:val="640"/>
          <w:marRight w:val="0"/>
          <w:marTop w:val="0"/>
          <w:marBottom w:val="0"/>
          <w:divBdr>
            <w:top w:val="none" w:sz="0" w:space="0" w:color="auto"/>
            <w:left w:val="none" w:sz="0" w:space="0" w:color="auto"/>
            <w:bottom w:val="none" w:sz="0" w:space="0" w:color="auto"/>
            <w:right w:val="none" w:sz="0" w:space="0" w:color="auto"/>
          </w:divBdr>
        </w:div>
        <w:div w:id="517936298">
          <w:marLeft w:val="640"/>
          <w:marRight w:val="0"/>
          <w:marTop w:val="0"/>
          <w:marBottom w:val="0"/>
          <w:divBdr>
            <w:top w:val="none" w:sz="0" w:space="0" w:color="auto"/>
            <w:left w:val="none" w:sz="0" w:space="0" w:color="auto"/>
            <w:bottom w:val="none" w:sz="0" w:space="0" w:color="auto"/>
            <w:right w:val="none" w:sz="0" w:space="0" w:color="auto"/>
          </w:divBdr>
        </w:div>
        <w:div w:id="1477987912">
          <w:marLeft w:val="640"/>
          <w:marRight w:val="0"/>
          <w:marTop w:val="0"/>
          <w:marBottom w:val="0"/>
          <w:divBdr>
            <w:top w:val="none" w:sz="0" w:space="0" w:color="auto"/>
            <w:left w:val="none" w:sz="0" w:space="0" w:color="auto"/>
            <w:bottom w:val="none" w:sz="0" w:space="0" w:color="auto"/>
            <w:right w:val="none" w:sz="0" w:space="0" w:color="auto"/>
          </w:divBdr>
        </w:div>
        <w:div w:id="859661569">
          <w:marLeft w:val="640"/>
          <w:marRight w:val="0"/>
          <w:marTop w:val="0"/>
          <w:marBottom w:val="0"/>
          <w:divBdr>
            <w:top w:val="none" w:sz="0" w:space="0" w:color="auto"/>
            <w:left w:val="none" w:sz="0" w:space="0" w:color="auto"/>
            <w:bottom w:val="none" w:sz="0" w:space="0" w:color="auto"/>
            <w:right w:val="none" w:sz="0" w:space="0" w:color="auto"/>
          </w:divBdr>
        </w:div>
        <w:div w:id="1844127398">
          <w:marLeft w:val="640"/>
          <w:marRight w:val="0"/>
          <w:marTop w:val="0"/>
          <w:marBottom w:val="0"/>
          <w:divBdr>
            <w:top w:val="none" w:sz="0" w:space="0" w:color="auto"/>
            <w:left w:val="none" w:sz="0" w:space="0" w:color="auto"/>
            <w:bottom w:val="none" w:sz="0" w:space="0" w:color="auto"/>
            <w:right w:val="none" w:sz="0" w:space="0" w:color="auto"/>
          </w:divBdr>
        </w:div>
        <w:div w:id="1194533951">
          <w:marLeft w:val="640"/>
          <w:marRight w:val="0"/>
          <w:marTop w:val="0"/>
          <w:marBottom w:val="0"/>
          <w:divBdr>
            <w:top w:val="none" w:sz="0" w:space="0" w:color="auto"/>
            <w:left w:val="none" w:sz="0" w:space="0" w:color="auto"/>
            <w:bottom w:val="none" w:sz="0" w:space="0" w:color="auto"/>
            <w:right w:val="none" w:sz="0" w:space="0" w:color="auto"/>
          </w:divBdr>
        </w:div>
        <w:div w:id="669328699">
          <w:marLeft w:val="640"/>
          <w:marRight w:val="0"/>
          <w:marTop w:val="0"/>
          <w:marBottom w:val="0"/>
          <w:divBdr>
            <w:top w:val="none" w:sz="0" w:space="0" w:color="auto"/>
            <w:left w:val="none" w:sz="0" w:space="0" w:color="auto"/>
            <w:bottom w:val="none" w:sz="0" w:space="0" w:color="auto"/>
            <w:right w:val="none" w:sz="0" w:space="0" w:color="auto"/>
          </w:divBdr>
        </w:div>
        <w:div w:id="1592471112">
          <w:marLeft w:val="640"/>
          <w:marRight w:val="0"/>
          <w:marTop w:val="0"/>
          <w:marBottom w:val="0"/>
          <w:divBdr>
            <w:top w:val="none" w:sz="0" w:space="0" w:color="auto"/>
            <w:left w:val="none" w:sz="0" w:space="0" w:color="auto"/>
            <w:bottom w:val="none" w:sz="0" w:space="0" w:color="auto"/>
            <w:right w:val="none" w:sz="0" w:space="0" w:color="auto"/>
          </w:divBdr>
        </w:div>
        <w:div w:id="56324945">
          <w:marLeft w:val="640"/>
          <w:marRight w:val="0"/>
          <w:marTop w:val="0"/>
          <w:marBottom w:val="0"/>
          <w:divBdr>
            <w:top w:val="none" w:sz="0" w:space="0" w:color="auto"/>
            <w:left w:val="none" w:sz="0" w:space="0" w:color="auto"/>
            <w:bottom w:val="none" w:sz="0" w:space="0" w:color="auto"/>
            <w:right w:val="none" w:sz="0" w:space="0" w:color="auto"/>
          </w:divBdr>
        </w:div>
        <w:div w:id="369379933">
          <w:marLeft w:val="640"/>
          <w:marRight w:val="0"/>
          <w:marTop w:val="0"/>
          <w:marBottom w:val="0"/>
          <w:divBdr>
            <w:top w:val="none" w:sz="0" w:space="0" w:color="auto"/>
            <w:left w:val="none" w:sz="0" w:space="0" w:color="auto"/>
            <w:bottom w:val="none" w:sz="0" w:space="0" w:color="auto"/>
            <w:right w:val="none" w:sz="0" w:space="0" w:color="auto"/>
          </w:divBdr>
        </w:div>
        <w:div w:id="1617101475">
          <w:marLeft w:val="640"/>
          <w:marRight w:val="0"/>
          <w:marTop w:val="0"/>
          <w:marBottom w:val="0"/>
          <w:divBdr>
            <w:top w:val="none" w:sz="0" w:space="0" w:color="auto"/>
            <w:left w:val="none" w:sz="0" w:space="0" w:color="auto"/>
            <w:bottom w:val="none" w:sz="0" w:space="0" w:color="auto"/>
            <w:right w:val="none" w:sz="0" w:space="0" w:color="auto"/>
          </w:divBdr>
        </w:div>
        <w:div w:id="630672618">
          <w:marLeft w:val="640"/>
          <w:marRight w:val="0"/>
          <w:marTop w:val="0"/>
          <w:marBottom w:val="0"/>
          <w:divBdr>
            <w:top w:val="none" w:sz="0" w:space="0" w:color="auto"/>
            <w:left w:val="none" w:sz="0" w:space="0" w:color="auto"/>
            <w:bottom w:val="none" w:sz="0" w:space="0" w:color="auto"/>
            <w:right w:val="none" w:sz="0" w:space="0" w:color="auto"/>
          </w:divBdr>
        </w:div>
        <w:div w:id="1581788576">
          <w:marLeft w:val="640"/>
          <w:marRight w:val="0"/>
          <w:marTop w:val="0"/>
          <w:marBottom w:val="0"/>
          <w:divBdr>
            <w:top w:val="none" w:sz="0" w:space="0" w:color="auto"/>
            <w:left w:val="none" w:sz="0" w:space="0" w:color="auto"/>
            <w:bottom w:val="none" w:sz="0" w:space="0" w:color="auto"/>
            <w:right w:val="none" w:sz="0" w:space="0" w:color="auto"/>
          </w:divBdr>
        </w:div>
        <w:div w:id="1930117762">
          <w:marLeft w:val="640"/>
          <w:marRight w:val="0"/>
          <w:marTop w:val="0"/>
          <w:marBottom w:val="0"/>
          <w:divBdr>
            <w:top w:val="none" w:sz="0" w:space="0" w:color="auto"/>
            <w:left w:val="none" w:sz="0" w:space="0" w:color="auto"/>
            <w:bottom w:val="none" w:sz="0" w:space="0" w:color="auto"/>
            <w:right w:val="none" w:sz="0" w:space="0" w:color="auto"/>
          </w:divBdr>
        </w:div>
        <w:div w:id="525674246">
          <w:marLeft w:val="640"/>
          <w:marRight w:val="0"/>
          <w:marTop w:val="0"/>
          <w:marBottom w:val="0"/>
          <w:divBdr>
            <w:top w:val="none" w:sz="0" w:space="0" w:color="auto"/>
            <w:left w:val="none" w:sz="0" w:space="0" w:color="auto"/>
            <w:bottom w:val="none" w:sz="0" w:space="0" w:color="auto"/>
            <w:right w:val="none" w:sz="0" w:space="0" w:color="auto"/>
          </w:divBdr>
        </w:div>
        <w:div w:id="473568743">
          <w:marLeft w:val="640"/>
          <w:marRight w:val="0"/>
          <w:marTop w:val="0"/>
          <w:marBottom w:val="0"/>
          <w:divBdr>
            <w:top w:val="none" w:sz="0" w:space="0" w:color="auto"/>
            <w:left w:val="none" w:sz="0" w:space="0" w:color="auto"/>
            <w:bottom w:val="none" w:sz="0" w:space="0" w:color="auto"/>
            <w:right w:val="none" w:sz="0" w:space="0" w:color="auto"/>
          </w:divBdr>
        </w:div>
        <w:div w:id="1461613411">
          <w:marLeft w:val="640"/>
          <w:marRight w:val="0"/>
          <w:marTop w:val="0"/>
          <w:marBottom w:val="0"/>
          <w:divBdr>
            <w:top w:val="none" w:sz="0" w:space="0" w:color="auto"/>
            <w:left w:val="none" w:sz="0" w:space="0" w:color="auto"/>
            <w:bottom w:val="none" w:sz="0" w:space="0" w:color="auto"/>
            <w:right w:val="none" w:sz="0" w:space="0" w:color="auto"/>
          </w:divBdr>
        </w:div>
        <w:div w:id="1441879628">
          <w:marLeft w:val="640"/>
          <w:marRight w:val="0"/>
          <w:marTop w:val="0"/>
          <w:marBottom w:val="0"/>
          <w:divBdr>
            <w:top w:val="none" w:sz="0" w:space="0" w:color="auto"/>
            <w:left w:val="none" w:sz="0" w:space="0" w:color="auto"/>
            <w:bottom w:val="none" w:sz="0" w:space="0" w:color="auto"/>
            <w:right w:val="none" w:sz="0" w:space="0" w:color="auto"/>
          </w:divBdr>
        </w:div>
        <w:div w:id="877621631">
          <w:marLeft w:val="640"/>
          <w:marRight w:val="0"/>
          <w:marTop w:val="0"/>
          <w:marBottom w:val="0"/>
          <w:divBdr>
            <w:top w:val="none" w:sz="0" w:space="0" w:color="auto"/>
            <w:left w:val="none" w:sz="0" w:space="0" w:color="auto"/>
            <w:bottom w:val="none" w:sz="0" w:space="0" w:color="auto"/>
            <w:right w:val="none" w:sz="0" w:space="0" w:color="auto"/>
          </w:divBdr>
        </w:div>
        <w:div w:id="1077095323">
          <w:marLeft w:val="640"/>
          <w:marRight w:val="0"/>
          <w:marTop w:val="0"/>
          <w:marBottom w:val="0"/>
          <w:divBdr>
            <w:top w:val="none" w:sz="0" w:space="0" w:color="auto"/>
            <w:left w:val="none" w:sz="0" w:space="0" w:color="auto"/>
            <w:bottom w:val="none" w:sz="0" w:space="0" w:color="auto"/>
            <w:right w:val="none" w:sz="0" w:space="0" w:color="auto"/>
          </w:divBdr>
        </w:div>
        <w:div w:id="1567840118">
          <w:marLeft w:val="640"/>
          <w:marRight w:val="0"/>
          <w:marTop w:val="0"/>
          <w:marBottom w:val="0"/>
          <w:divBdr>
            <w:top w:val="none" w:sz="0" w:space="0" w:color="auto"/>
            <w:left w:val="none" w:sz="0" w:space="0" w:color="auto"/>
            <w:bottom w:val="none" w:sz="0" w:space="0" w:color="auto"/>
            <w:right w:val="none" w:sz="0" w:space="0" w:color="auto"/>
          </w:divBdr>
        </w:div>
        <w:div w:id="1820144862">
          <w:marLeft w:val="640"/>
          <w:marRight w:val="0"/>
          <w:marTop w:val="0"/>
          <w:marBottom w:val="0"/>
          <w:divBdr>
            <w:top w:val="none" w:sz="0" w:space="0" w:color="auto"/>
            <w:left w:val="none" w:sz="0" w:space="0" w:color="auto"/>
            <w:bottom w:val="none" w:sz="0" w:space="0" w:color="auto"/>
            <w:right w:val="none" w:sz="0" w:space="0" w:color="auto"/>
          </w:divBdr>
        </w:div>
        <w:div w:id="1110664270">
          <w:marLeft w:val="640"/>
          <w:marRight w:val="0"/>
          <w:marTop w:val="0"/>
          <w:marBottom w:val="0"/>
          <w:divBdr>
            <w:top w:val="none" w:sz="0" w:space="0" w:color="auto"/>
            <w:left w:val="none" w:sz="0" w:space="0" w:color="auto"/>
            <w:bottom w:val="none" w:sz="0" w:space="0" w:color="auto"/>
            <w:right w:val="none" w:sz="0" w:space="0" w:color="auto"/>
          </w:divBdr>
        </w:div>
        <w:div w:id="509029169">
          <w:marLeft w:val="640"/>
          <w:marRight w:val="0"/>
          <w:marTop w:val="0"/>
          <w:marBottom w:val="0"/>
          <w:divBdr>
            <w:top w:val="none" w:sz="0" w:space="0" w:color="auto"/>
            <w:left w:val="none" w:sz="0" w:space="0" w:color="auto"/>
            <w:bottom w:val="none" w:sz="0" w:space="0" w:color="auto"/>
            <w:right w:val="none" w:sz="0" w:space="0" w:color="auto"/>
          </w:divBdr>
        </w:div>
        <w:div w:id="277493058">
          <w:marLeft w:val="640"/>
          <w:marRight w:val="0"/>
          <w:marTop w:val="0"/>
          <w:marBottom w:val="0"/>
          <w:divBdr>
            <w:top w:val="none" w:sz="0" w:space="0" w:color="auto"/>
            <w:left w:val="none" w:sz="0" w:space="0" w:color="auto"/>
            <w:bottom w:val="none" w:sz="0" w:space="0" w:color="auto"/>
            <w:right w:val="none" w:sz="0" w:space="0" w:color="auto"/>
          </w:divBdr>
        </w:div>
        <w:div w:id="1257056318">
          <w:marLeft w:val="640"/>
          <w:marRight w:val="0"/>
          <w:marTop w:val="0"/>
          <w:marBottom w:val="0"/>
          <w:divBdr>
            <w:top w:val="none" w:sz="0" w:space="0" w:color="auto"/>
            <w:left w:val="none" w:sz="0" w:space="0" w:color="auto"/>
            <w:bottom w:val="none" w:sz="0" w:space="0" w:color="auto"/>
            <w:right w:val="none" w:sz="0" w:space="0" w:color="auto"/>
          </w:divBdr>
        </w:div>
        <w:div w:id="1887907853">
          <w:marLeft w:val="640"/>
          <w:marRight w:val="0"/>
          <w:marTop w:val="0"/>
          <w:marBottom w:val="0"/>
          <w:divBdr>
            <w:top w:val="none" w:sz="0" w:space="0" w:color="auto"/>
            <w:left w:val="none" w:sz="0" w:space="0" w:color="auto"/>
            <w:bottom w:val="none" w:sz="0" w:space="0" w:color="auto"/>
            <w:right w:val="none" w:sz="0" w:space="0" w:color="auto"/>
          </w:divBdr>
        </w:div>
        <w:div w:id="202518650">
          <w:marLeft w:val="640"/>
          <w:marRight w:val="0"/>
          <w:marTop w:val="0"/>
          <w:marBottom w:val="0"/>
          <w:divBdr>
            <w:top w:val="none" w:sz="0" w:space="0" w:color="auto"/>
            <w:left w:val="none" w:sz="0" w:space="0" w:color="auto"/>
            <w:bottom w:val="none" w:sz="0" w:space="0" w:color="auto"/>
            <w:right w:val="none" w:sz="0" w:space="0" w:color="auto"/>
          </w:divBdr>
        </w:div>
        <w:div w:id="1501772088">
          <w:marLeft w:val="640"/>
          <w:marRight w:val="0"/>
          <w:marTop w:val="0"/>
          <w:marBottom w:val="0"/>
          <w:divBdr>
            <w:top w:val="none" w:sz="0" w:space="0" w:color="auto"/>
            <w:left w:val="none" w:sz="0" w:space="0" w:color="auto"/>
            <w:bottom w:val="none" w:sz="0" w:space="0" w:color="auto"/>
            <w:right w:val="none" w:sz="0" w:space="0" w:color="auto"/>
          </w:divBdr>
        </w:div>
        <w:div w:id="1083407255">
          <w:marLeft w:val="640"/>
          <w:marRight w:val="0"/>
          <w:marTop w:val="0"/>
          <w:marBottom w:val="0"/>
          <w:divBdr>
            <w:top w:val="none" w:sz="0" w:space="0" w:color="auto"/>
            <w:left w:val="none" w:sz="0" w:space="0" w:color="auto"/>
            <w:bottom w:val="none" w:sz="0" w:space="0" w:color="auto"/>
            <w:right w:val="none" w:sz="0" w:space="0" w:color="auto"/>
          </w:divBdr>
        </w:div>
        <w:div w:id="2004967495">
          <w:marLeft w:val="640"/>
          <w:marRight w:val="0"/>
          <w:marTop w:val="0"/>
          <w:marBottom w:val="0"/>
          <w:divBdr>
            <w:top w:val="none" w:sz="0" w:space="0" w:color="auto"/>
            <w:left w:val="none" w:sz="0" w:space="0" w:color="auto"/>
            <w:bottom w:val="none" w:sz="0" w:space="0" w:color="auto"/>
            <w:right w:val="none" w:sz="0" w:space="0" w:color="auto"/>
          </w:divBdr>
        </w:div>
        <w:div w:id="599483471">
          <w:marLeft w:val="640"/>
          <w:marRight w:val="0"/>
          <w:marTop w:val="0"/>
          <w:marBottom w:val="0"/>
          <w:divBdr>
            <w:top w:val="none" w:sz="0" w:space="0" w:color="auto"/>
            <w:left w:val="none" w:sz="0" w:space="0" w:color="auto"/>
            <w:bottom w:val="none" w:sz="0" w:space="0" w:color="auto"/>
            <w:right w:val="none" w:sz="0" w:space="0" w:color="auto"/>
          </w:divBdr>
        </w:div>
        <w:div w:id="1226987487">
          <w:marLeft w:val="640"/>
          <w:marRight w:val="0"/>
          <w:marTop w:val="0"/>
          <w:marBottom w:val="0"/>
          <w:divBdr>
            <w:top w:val="none" w:sz="0" w:space="0" w:color="auto"/>
            <w:left w:val="none" w:sz="0" w:space="0" w:color="auto"/>
            <w:bottom w:val="none" w:sz="0" w:space="0" w:color="auto"/>
            <w:right w:val="none" w:sz="0" w:space="0" w:color="auto"/>
          </w:divBdr>
        </w:div>
        <w:div w:id="866869296">
          <w:marLeft w:val="640"/>
          <w:marRight w:val="0"/>
          <w:marTop w:val="0"/>
          <w:marBottom w:val="0"/>
          <w:divBdr>
            <w:top w:val="none" w:sz="0" w:space="0" w:color="auto"/>
            <w:left w:val="none" w:sz="0" w:space="0" w:color="auto"/>
            <w:bottom w:val="none" w:sz="0" w:space="0" w:color="auto"/>
            <w:right w:val="none" w:sz="0" w:space="0" w:color="auto"/>
          </w:divBdr>
        </w:div>
        <w:div w:id="808598028">
          <w:marLeft w:val="640"/>
          <w:marRight w:val="0"/>
          <w:marTop w:val="0"/>
          <w:marBottom w:val="0"/>
          <w:divBdr>
            <w:top w:val="none" w:sz="0" w:space="0" w:color="auto"/>
            <w:left w:val="none" w:sz="0" w:space="0" w:color="auto"/>
            <w:bottom w:val="none" w:sz="0" w:space="0" w:color="auto"/>
            <w:right w:val="none" w:sz="0" w:space="0" w:color="auto"/>
          </w:divBdr>
        </w:div>
        <w:div w:id="2002344192">
          <w:marLeft w:val="640"/>
          <w:marRight w:val="0"/>
          <w:marTop w:val="0"/>
          <w:marBottom w:val="0"/>
          <w:divBdr>
            <w:top w:val="none" w:sz="0" w:space="0" w:color="auto"/>
            <w:left w:val="none" w:sz="0" w:space="0" w:color="auto"/>
            <w:bottom w:val="none" w:sz="0" w:space="0" w:color="auto"/>
            <w:right w:val="none" w:sz="0" w:space="0" w:color="auto"/>
          </w:divBdr>
        </w:div>
        <w:div w:id="1996302899">
          <w:marLeft w:val="640"/>
          <w:marRight w:val="0"/>
          <w:marTop w:val="0"/>
          <w:marBottom w:val="0"/>
          <w:divBdr>
            <w:top w:val="none" w:sz="0" w:space="0" w:color="auto"/>
            <w:left w:val="none" w:sz="0" w:space="0" w:color="auto"/>
            <w:bottom w:val="none" w:sz="0" w:space="0" w:color="auto"/>
            <w:right w:val="none" w:sz="0" w:space="0" w:color="auto"/>
          </w:divBdr>
        </w:div>
        <w:div w:id="52312151">
          <w:marLeft w:val="640"/>
          <w:marRight w:val="0"/>
          <w:marTop w:val="0"/>
          <w:marBottom w:val="0"/>
          <w:divBdr>
            <w:top w:val="none" w:sz="0" w:space="0" w:color="auto"/>
            <w:left w:val="none" w:sz="0" w:space="0" w:color="auto"/>
            <w:bottom w:val="none" w:sz="0" w:space="0" w:color="auto"/>
            <w:right w:val="none" w:sz="0" w:space="0" w:color="auto"/>
          </w:divBdr>
        </w:div>
        <w:div w:id="1922835291">
          <w:marLeft w:val="640"/>
          <w:marRight w:val="0"/>
          <w:marTop w:val="0"/>
          <w:marBottom w:val="0"/>
          <w:divBdr>
            <w:top w:val="none" w:sz="0" w:space="0" w:color="auto"/>
            <w:left w:val="none" w:sz="0" w:space="0" w:color="auto"/>
            <w:bottom w:val="none" w:sz="0" w:space="0" w:color="auto"/>
            <w:right w:val="none" w:sz="0" w:space="0" w:color="auto"/>
          </w:divBdr>
        </w:div>
        <w:div w:id="1604222543">
          <w:marLeft w:val="640"/>
          <w:marRight w:val="0"/>
          <w:marTop w:val="0"/>
          <w:marBottom w:val="0"/>
          <w:divBdr>
            <w:top w:val="none" w:sz="0" w:space="0" w:color="auto"/>
            <w:left w:val="none" w:sz="0" w:space="0" w:color="auto"/>
            <w:bottom w:val="none" w:sz="0" w:space="0" w:color="auto"/>
            <w:right w:val="none" w:sz="0" w:space="0" w:color="auto"/>
          </w:divBdr>
        </w:div>
        <w:div w:id="1418482382">
          <w:marLeft w:val="640"/>
          <w:marRight w:val="0"/>
          <w:marTop w:val="0"/>
          <w:marBottom w:val="0"/>
          <w:divBdr>
            <w:top w:val="none" w:sz="0" w:space="0" w:color="auto"/>
            <w:left w:val="none" w:sz="0" w:space="0" w:color="auto"/>
            <w:bottom w:val="none" w:sz="0" w:space="0" w:color="auto"/>
            <w:right w:val="none" w:sz="0" w:space="0" w:color="auto"/>
          </w:divBdr>
        </w:div>
        <w:div w:id="988290370">
          <w:marLeft w:val="640"/>
          <w:marRight w:val="0"/>
          <w:marTop w:val="0"/>
          <w:marBottom w:val="0"/>
          <w:divBdr>
            <w:top w:val="none" w:sz="0" w:space="0" w:color="auto"/>
            <w:left w:val="none" w:sz="0" w:space="0" w:color="auto"/>
            <w:bottom w:val="none" w:sz="0" w:space="0" w:color="auto"/>
            <w:right w:val="none" w:sz="0" w:space="0" w:color="auto"/>
          </w:divBdr>
        </w:div>
        <w:div w:id="2008513842">
          <w:marLeft w:val="640"/>
          <w:marRight w:val="0"/>
          <w:marTop w:val="0"/>
          <w:marBottom w:val="0"/>
          <w:divBdr>
            <w:top w:val="none" w:sz="0" w:space="0" w:color="auto"/>
            <w:left w:val="none" w:sz="0" w:space="0" w:color="auto"/>
            <w:bottom w:val="none" w:sz="0" w:space="0" w:color="auto"/>
            <w:right w:val="none" w:sz="0" w:space="0" w:color="auto"/>
          </w:divBdr>
        </w:div>
        <w:div w:id="265580531">
          <w:marLeft w:val="640"/>
          <w:marRight w:val="0"/>
          <w:marTop w:val="0"/>
          <w:marBottom w:val="0"/>
          <w:divBdr>
            <w:top w:val="none" w:sz="0" w:space="0" w:color="auto"/>
            <w:left w:val="none" w:sz="0" w:space="0" w:color="auto"/>
            <w:bottom w:val="none" w:sz="0" w:space="0" w:color="auto"/>
            <w:right w:val="none" w:sz="0" w:space="0" w:color="auto"/>
          </w:divBdr>
        </w:div>
        <w:div w:id="1784304874">
          <w:marLeft w:val="640"/>
          <w:marRight w:val="0"/>
          <w:marTop w:val="0"/>
          <w:marBottom w:val="0"/>
          <w:divBdr>
            <w:top w:val="none" w:sz="0" w:space="0" w:color="auto"/>
            <w:left w:val="none" w:sz="0" w:space="0" w:color="auto"/>
            <w:bottom w:val="none" w:sz="0" w:space="0" w:color="auto"/>
            <w:right w:val="none" w:sz="0" w:space="0" w:color="auto"/>
          </w:divBdr>
        </w:div>
        <w:div w:id="1181705008">
          <w:marLeft w:val="640"/>
          <w:marRight w:val="0"/>
          <w:marTop w:val="0"/>
          <w:marBottom w:val="0"/>
          <w:divBdr>
            <w:top w:val="none" w:sz="0" w:space="0" w:color="auto"/>
            <w:left w:val="none" w:sz="0" w:space="0" w:color="auto"/>
            <w:bottom w:val="none" w:sz="0" w:space="0" w:color="auto"/>
            <w:right w:val="none" w:sz="0" w:space="0" w:color="auto"/>
          </w:divBdr>
        </w:div>
        <w:div w:id="1599176308">
          <w:marLeft w:val="640"/>
          <w:marRight w:val="0"/>
          <w:marTop w:val="0"/>
          <w:marBottom w:val="0"/>
          <w:divBdr>
            <w:top w:val="none" w:sz="0" w:space="0" w:color="auto"/>
            <w:left w:val="none" w:sz="0" w:space="0" w:color="auto"/>
            <w:bottom w:val="none" w:sz="0" w:space="0" w:color="auto"/>
            <w:right w:val="none" w:sz="0" w:space="0" w:color="auto"/>
          </w:divBdr>
        </w:div>
        <w:div w:id="1612323585">
          <w:marLeft w:val="640"/>
          <w:marRight w:val="0"/>
          <w:marTop w:val="0"/>
          <w:marBottom w:val="0"/>
          <w:divBdr>
            <w:top w:val="none" w:sz="0" w:space="0" w:color="auto"/>
            <w:left w:val="none" w:sz="0" w:space="0" w:color="auto"/>
            <w:bottom w:val="none" w:sz="0" w:space="0" w:color="auto"/>
            <w:right w:val="none" w:sz="0" w:space="0" w:color="auto"/>
          </w:divBdr>
        </w:div>
        <w:div w:id="2110612119">
          <w:marLeft w:val="640"/>
          <w:marRight w:val="0"/>
          <w:marTop w:val="0"/>
          <w:marBottom w:val="0"/>
          <w:divBdr>
            <w:top w:val="none" w:sz="0" w:space="0" w:color="auto"/>
            <w:left w:val="none" w:sz="0" w:space="0" w:color="auto"/>
            <w:bottom w:val="none" w:sz="0" w:space="0" w:color="auto"/>
            <w:right w:val="none" w:sz="0" w:space="0" w:color="auto"/>
          </w:divBdr>
        </w:div>
        <w:div w:id="1694069685">
          <w:marLeft w:val="640"/>
          <w:marRight w:val="0"/>
          <w:marTop w:val="0"/>
          <w:marBottom w:val="0"/>
          <w:divBdr>
            <w:top w:val="none" w:sz="0" w:space="0" w:color="auto"/>
            <w:left w:val="none" w:sz="0" w:space="0" w:color="auto"/>
            <w:bottom w:val="none" w:sz="0" w:space="0" w:color="auto"/>
            <w:right w:val="none" w:sz="0" w:space="0" w:color="auto"/>
          </w:divBdr>
        </w:div>
        <w:div w:id="577522782">
          <w:marLeft w:val="640"/>
          <w:marRight w:val="0"/>
          <w:marTop w:val="0"/>
          <w:marBottom w:val="0"/>
          <w:divBdr>
            <w:top w:val="none" w:sz="0" w:space="0" w:color="auto"/>
            <w:left w:val="none" w:sz="0" w:space="0" w:color="auto"/>
            <w:bottom w:val="none" w:sz="0" w:space="0" w:color="auto"/>
            <w:right w:val="none" w:sz="0" w:space="0" w:color="auto"/>
          </w:divBdr>
        </w:div>
        <w:div w:id="1455363336">
          <w:marLeft w:val="640"/>
          <w:marRight w:val="0"/>
          <w:marTop w:val="0"/>
          <w:marBottom w:val="0"/>
          <w:divBdr>
            <w:top w:val="none" w:sz="0" w:space="0" w:color="auto"/>
            <w:left w:val="none" w:sz="0" w:space="0" w:color="auto"/>
            <w:bottom w:val="none" w:sz="0" w:space="0" w:color="auto"/>
            <w:right w:val="none" w:sz="0" w:space="0" w:color="auto"/>
          </w:divBdr>
        </w:div>
        <w:div w:id="1616214652">
          <w:marLeft w:val="640"/>
          <w:marRight w:val="0"/>
          <w:marTop w:val="0"/>
          <w:marBottom w:val="0"/>
          <w:divBdr>
            <w:top w:val="none" w:sz="0" w:space="0" w:color="auto"/>
            <w:left w:val="none" w:sz="0" w:space="0" w:color="auto"/>
            <w:bottom w:val="none" w:sz="0" w:space="0" w:color="auto"/>
            <w:right w:val="none" w:sz="0" w:space="0" w:color="auto"/>
          </w:divBdr>
        </w:div>
        <w:div w:id="112405333">
          <w:marLeft w:val="640"/>
          <w:marRight w:val="0"/>
          <w:marTop w:val="0"/>
          <w:marBottom w:val="0"/>
          <w:divBdr>
            <w:top w:val="none" w:sz="0" w:space="0" w:color="auto"/>
            <w:left w:val="none" w:sz="0" w:space="0" w:color="auto"/>
            <w:bottom w:val="none" w:sz="0" w:space="0" w:color="auto"/>
            <w:right w:val="none" w:sz="0" w:space="0" w:color="auto"/>
          </w:divBdr>
        </w:div>
        <w:div w:id="1885671445">
          <w:marLeft w:val="640"/>
          <w:marRight w:val="0"/>
          <w:marTop w:val="0"/>
          <w:marBottom w:val="0"/>
          <w:divBdr>
            <w:top w:val="none" w:sz="0" w:space="0" w:color="auto"/>
            <w:left w:val="none" w:sz="0" w:space="0" w:color="auto"/>
            <w:bottom w:val="none" w:sz="0" w:space="0" w:color="auto"/>
            <w:right w:val="none" w:sz="0" w:space="0" w:color="auto"/>
          </w:divBdr>
        </w:div>
        <w:div w:id="1965887276">
          <w:marLeft w:val="640"/>
          <w:marRight w:val="0"/>
          <w:marTop w:val="0"/>
          <w:marBottom w:val="0"/>
          <w:divBdr>
            <w:top w:val="none" w:sz="0" w:space="0" w:color="auto"/>
            <w:left w:val="none" w:sz="0" w:space="0" w:color="auto"/>
            <w:bottom w:val="none" w:sz="0" w:space="0" w:color="auto"/>
            <w:right w:val="none" w:sz="0" w:space="0" w:color="auto"/>
          </w:divBdr>
        </w:div>
        <w:div w:id="137189821">
          <w:marLeft w:val="640"/>
          <w:marRight w:val="0"/>
          <w:marTop w:val="0"/>
          <w:marBottom w:val="0"/>
          <w:divBdr>
            <w:top w:val="none" w:sz="0" w:space="0" w:color="auto"/>
            <w:left w:val="none" w:sz="0" w:space="0" w:color="auto"/>
            <w:bottom w:val="none" w:sz="0" w:space="0" w:color="auto"/>
            <w:right w:val="none" w:sz="0" w:space="0" w:color="auto"/>
          </w:divBdr>
        </w:div>
        <w:div w:id="1135879580">
          <w:marLeft w:val="640"/>
          <w:marRight w:val="0"/>
          <w:marTop w:val="0"/>
          <w:marBottom w:val="0"/>
          <w:divBdr>
            <w:top w:val="none" w:sz="0" w:space="0" w:color="auto"/>
            <w:left w:val="none" w:sz="0" w:space="0" w:color="auto"/>
            <w:bottom w:val="none" w:sz="0" w:space="0" w:color="auto"/>
            <w:right w:val="none" w:sz="0" w:space="0" w:color="auto"/>
          </w:divBdr>
        </w:div>
        <w:div w:id="1401250614">
          <w:marLeft w:val="640"/>
          <w:marRight w:val="0"/>
          <w:marTop w:val="0"/>
          <w:marBottom w:val="0"/>
          <w:divBdr>
            <w:top w:val="none" w:sz="0" w:space="0" w:color="auto"/>
            <w:left w:val="none" w:sz="0" w:space="0" w:color="auto"/>
            <w:bottom w:val="none" w:sz="0" w:space="0" w:color="auto"/>
            <w:right w:val="none" w:sz="0" w:space="0" w:color="auto"/>
          </w:divBdr>
        </w:div>
        <w:div w:id="665019428">
          <w:marLeft w:val="640"/>
          <w:marRight w:val="0"/>
          <w:marTop w:val="0"/>
          <w:marBottom w:val="0"/>
          <w:divBdr>
            <w:top w:val="none" w:sz="0" w:space="0" w:color="auto"/>
            <w:left w:val="none" w:sz="0" w:space="0" w:color="auto"/>
            <w:bottom w:val="none" w:sz="0" w:space="0" w:color="auto"/>
            <w:right w:val="none" w:sz="0" w:space="0" w:color="auto"/>
          </w:divBdr>
        </w:div>
        <w:div w:id="1528180839">
          <w:marLeft w:val="640"/>
          <w:marRight w:val="0"/>
          <w:marTop w:val="0"/>
          <w:marBottom w:val="0"/>
          <w:divBdr>
            <w:top w:val="none" w:sz="0" w:space="0" w:color="auto"/>
            <w:left w:val="none" w:sz="0" w:space="0" w:color="auto"/>
            <w:bottom w:val="none" w:sz="0" w:space="0" w:color="auto"/>
            <w:right w:val="none" w:sz="0" w:space="0" w:color="auto"/>
          </w:divBdr>
        </w:div>
        <w:div w:id="2047875894">
          <w:marLeft w:val="640"/>
          <w:marRight w:val="0"/>
          <w:marTop w:val="0"/>
          <w:marBottom w:val="0"/>
          <w:divBdr>
            <w:top w:val="none" w:sz="0" w:space="0" w:color="auto"/>
            <w:left w:val="none" w:sz="0" w:space="0" w:color="auto"/>
            <w:bottom w:val="none" w:sz="0" w:space="0" w:color="auto"/>
            <w:right w:val="none" w:sz="0" w:space="0" w:color="auto"/>
          </w:divBdr>
        </w:div>
        <w:div w:id="1925337355">
          <w:marLeft w:val="640"/>
          <w:marRight w:val="0"/>
          <w:marTop w:val="0"/>
          <w:marBottom w:val="0"/>
          <w:divBdr>
            <w:top w:val="none" w:sz="0" w:space="0" w:color="auto"/>
            <w:left w:val="none" w:sz="0" w:space="0" w:color="auto"/>
            <w:bottom w:val="none" w:sz="0" w:space="0" w:color="auto"/>
            <w:right w:val="none" w:sz="0" w:space="0" w:color="auto"/>
          </w:divBdr>
        </w:div>
        <w:div w:id="546840710">
          <w:marLeft w:val="640"/>
          <w:marRight w:val="0"/>
          <w:marTop w:val="0"/>
          <w:marBottom w:val="0"/>
          <w:divBdr>
            <w:top w:val="none" w:sz="0" w:space="0" w:color="auto"/>
            <w:left w:val="none" w:sz="0" w:space="0" w:color="auto"/>
            <w:bottom w:val="none" w:sz="0" w:space="0" w:color="auto"/>
            <w:right w:val="none" w:sz="0" w:space="0" w:color="auto"/>
          </w:divBdr>
        </w:div>
        <w:div w:id="1067072853">
          <w:marLeft w:val="640"/>
          <w:marRight w:val="0"/>
          <w:marTop w:val="0"/>
          <w:marBottom w:val="0"/>
          <w:divBdr>
            <w:top w:val="none" w:sz="0" w:space="0" w:color="auto"/>
            <w:left w:val="none" w:sz="0" w:space="0" w:color="auto"/>
            <w:bottom w:val="none" w:sz="0" w:space="0" w:color="auto"/>
            <w:right w:val="none" w:sz="0" w:space="0" w:color="auto"/>
          </w:divBdr>
        </w:div>
        <w:div w:id="46344514">
          <w:marLeft w:val="640"/>
          <w:marRight w:val="0"/>
          <w:marTop w:val="0"/>
          <w:marBottom w:val="0"/>
          <w:divBdr>
            <w:top w:val="none" w:sz="0" w:space="0" w:color="auto"/>
            <w:left w:val="none" w:sz="0" w:space="0" w:color="auto"/>
            <w:bottom w:val="none" w:sz="0" w:space="0" w:color="auto"/>
            <w:right w:val="none" w:sz="0" w:space="0" w:color="auto"/>
          </w:divBdr>
        </w:div>
        <w:div w:id="1285430466">
          <w:marLeft w:val="640"/>
          <w:marRight w:val="0"/>
          <w:marTop w:val="0"/>
          <w:marBottom w:val="0"/>
          <w:divBdr>
            <w:top w:val="none" w:sz="0" w:space="0" w:color="auto"/>
            <w:left w:val="none" w:sz="0" w:space="0" w:color="auto"/>
            <w:bottom w:val="none" w:sz="0" w:space="0" w:color="auto"/>
            <w:right w:val="none" w:sz="0" w:space="0" w:color="auto"/>
          </w:divBdr>
        </w:div>
        <w:div w:id="1057512058">
          <w:marLeft w:val="640"/>
          <w:marRight w:val="0"/>
          <w:marTop w:val="0"/>
          <w:marBottom w:val="0"/>
          <w:divBdr>
            <w:top w:val="none" w:sz="0" w:space="0" w:color="auto"/>
            <w:left w:val="none" w:sz="0" w:space="0" w:color="auto"/>
            <w:bottom w:val="none" w:sz="0" w:space="0" w:color="auto"/>
            <w:right w:val="none" w:sz="0" w:space="0" w:color="auto"/>
          </w:divBdr>
        </w:div>
        <w:div w:id="549074766">
          <w:marLeft w:val="640"/>
          <w:marRight w:val="0"/>
          <w:marTop w:val="0"/>
          <w:marBottom w:val="0"/>
          <w:divBdr>
            <w:top w:val="none" w:sz="0" w:space="0" w:color="auto"/>
            <w:left w:val="none" w:sz="0" w:space="0" w:color="auto"/>
            <w:bottom w:val="none" w:sz="0" w:space="0" w:color="auto"/>
            <w:right w:val="none" w:sz="0" w:space="0" w:color="auto"/>
          </w:divBdr>
        </w:div>
        <w:div w:id="1006444043">
          <w:marLeft w:val="640"/>
          <w:marRight w:val="0"/>
          <w:marTop w:val="0"/>
          <w:marBottom w:val="0"/>
          <w:divBdr>
            <w:top w:val="none" w:sz="0" w:space="0" w:color="auto"/>
            <w:left w:val="none" w:sz="0" w:space="0" w:color="auto"/>
            <w:bottom w:val="none" w:sz="0" w:space="0" w:color="auto"/>
            <w:right w:val="none" w:sz="0" w:space="0" w:color="auto"/>
          </w:divBdr>
        </w:div>
        <w:div w:id="619141358">
          <w:marLeft w:val="640"/>
          <w:marRight w:val="0"/>
          <w:marTop w:val="0"/>
          <w:marBottom w:val="0"/>
          <w:divBdr>
            <w:top w:val="none" w:sz="0" w:space="0" w:color="auto"/>
            <w:left w:val="none" w:sz="0" w:space="0" w:color="auto"/>
            <w:bottom w:val="none" w:sz="0" w:space="0" w:color="auto"/>
            <w:right w:val="none" w:sz="0" w:space="0" w:color="auto"/>
          </w:divBdr>
        </w:div>
        <w:div w:id="1045566521">
          <w:marLeft w:val="640"/>
          <w:marRight w:val="0"/>
          <w:marTop w:val="0"/>
          <w:marBottom w:val="0"/>
          <w:divBdr>
            <w:top w:val="none" w:sz="0" w:space="0" w:color="auto"/>
            <w:left w:val="none" w:sz="0" w:space="0" w:color="auto"/>
            <w:bottom w:val="none" w:sz="0" w:space="0" w:color="auto"/>
            <w:right w:val="none" w:sz="0" w:space="0" w:color="auto"/>
          </w:divBdr>
        </w:div>
        <w:div w:id="1513645530">
          <w:marLeft w:val="640"/>
          <w:marRight w:val="0"/>
          <w:marTop w:val="0"/>
          <w:marBottom w:val="0"/>
          <w:divBdr>
            <w:top w:val="none" w:sz="0" w:space="0" w:color="auto"/>
            <w:left w:val="none" w:sz="0" w:space="0" w:color="auto"/>
            <w:bottom w:val="none" w:sz="0" w:space="0" w:color="auto"/>
            <w:right w:val="none" w:sz="0" w:space="0" w:color="auto"/>
          </w:divBdr>
        </w:div>
        <w:div w:id="2088837557">
          <w:marLeft w:val="640"/>
          <w:marRight w:val="0"/>
          <w:marTop w:val="0"/>
          <w:marBottom w:val="0"/>
          <w:divBdr>
            <w:top w:val="none" w:sz="0" w:space="0" w:color="auto"/>
            <w:left w:val="none" w:sz="0" w:space="0" w:color="auto"/>
            <w:bottom w:val="none" w:sz="0" w:space="0" w:color="auto"/>
            <w:right w:val="none" w:sz="0" w:space="0" w:color="auto"/>
          </w:divBdr>
        </w:div>
        <w:div w:id="516577535">
          <w:marLeft w:val="640"/>
          <w:marRight w:val="0"/>
          <w:marTop w:val="0"/>
          <w:marBottom w:val="0"/>
          <w:divBdr>
            <w:top w:val="none" w:sz="0" w:space="0" w:color="auto"/>
            <w:left w:val="none" w:sz="0" w:space="0" w:color="auto"/>
            <w:bottom w:val="none" w:sz="0" w:space="0" w:color="auto"/>
            <w:right w:val="none" w:sz="0" w:space="0" w:color="auto"/>
          </w:divBdr>
        </w:div>
        <w:div w:id="1430390740">
          <w:marLeft w:val="640"/>
          <w:marRight w:val="0"/>
          <w:marTop w:val="0"/>
          <w:marBottom w:val="0"/>
          <w:divBdr>
            <w:top w:val="none" w:sz="0" w:space="0" w:color="auto"/>
            <w:left w:val="none" w:sz="0" w:space="0" w:color="auto"/>
            <w:bottom w:val="none" w:sz="0" w:space="0" w:color="auto"/>
            <w:right w:val="none" w:sz="0" w:space="0" w:color="auto"/>
          </w:divBdr>
        </w:div>
        <w:div w:id="1425610850">
          <w:marLeft w:val="640"/>
          <w:marRight w:val="0"/>
          <w:marTop w:val="0"/>
          <w:marBottom w:val="0"/>
          <w:divBdr>
            <w:top w:val="none" w:sz="0" w:space="0" w:color="auto"/>
            <w:left w:val="none" w:sz="0" w:space="0" w:color="auto"/>
            <w:bottom w:val="none" w:sz="0" w:space="0" w:color="auto"/>
            <w:right w:val="none" w:sz="0" w:space="0" w:color="auto"/>
          </w:divBdr>
        </w:div>
        <w:div w:id="2033221327">
          <w:marLeft w:val="640"/>
          <w:marRight w:val="0"/>
          <w:marTop w:val="0"/>
          <w:marBottom w:val="0"/>
          <w:divBdr>
            <w:top w:val="none" w:sz="0" w:space="0" w:color="auto"/>
            <w:left w:val="none" w:sz="0" w:space="0" w:color="auto"/>
            <w:bottom w:val="none" w:sz="0" w:space="0" w:color="auto"/>
            <w:right w:val="none" w:sz="0" w:space="0" w:color="auto"/>
          </w:divBdr>
        </w:div>
        <w:div w:id="1998993885">
          <w:marLeft w:val="640"/>
          <w:marRight w:val="0"/>
          <w:marTop w:val="0"/>
          <w:marBottom w:val="0"/>
          <w:divBdr>
            <w:top w:val="none" w:sz="0" w:space="0" w:color="auto"/>
            <w:left w:val="none" w:sz="0" w:space="0" w:color="auto"/>
            <w:bottom w:val="none" w:sz="0" w:space="0" w:color="auto"/>
            <w:right w:val="none" w:sz="0" w:space="0" w:color="auto"/>
          </w:divBdr>
        </w:div>
        <w:div w:id="1662853449">
          <w:marLeft w:val="640"/>
          <w:marRight w:val="0"/>
          <w:marTop w:val="0"/>
          <w:marBottom w:val="0"/>
          <w:divBdr>
            <w:top w:val="none" w:sz="0" w:space="0" w:color="auto"/>
            <w:left w:val="none" w:sz="0" w:space="0" w:color="auto"/>
            <w:bottom w:val="none" w:sz="0" w:space="0" w:color="auto"/>
            <w:right w:val="none" w:sz="0" w:space="0" w:color="auto"/>
          </w:divBdr>
        </w:div>
        <w:div w:id="102918764">
          <w:marLeft w:val="640"/>
          <w:marRight w:val="0"/>
          <w:marTop w:val="0"/>
          <w:marBottom w:val="0"/>
          <w:divBdr>
            <w:top w:val="none" w:sz="0" w:space="0" w:color="auto"/>
            <w:left w:val="none" w:sz="0" w:space="0" w:color="auto"/>
            <w:bottom w:val="none" w:sz="0" w:space="0" w:color="auto"/>
            <w:right w:val="none" w:sz="0" w:space="0" w:color="auto"/>
          </w:divBdr>
        </w:div>
        <w:div w:id="1265764969">
          <w:marLeft w:val="640"/>
          <w:marRight w:val="0"/>
          <w:marTop w:val="0"/>
          <w:marBottom w:val="0"/>
          <w:divBdr>
            <w:top w:val="none" w:sz="0" w:space="0" w:color="auto"/>
            <w:left w:val="none" w:sz="0" w:space="0" w:color="auto"/>
            <w:bottom w:val="none" w:sz="0" w:space="0" w:color="auto"/>
            <w:right w:val="none" w:sz="0" w:space="0" w:color="auto"/>
          </w:divBdr>
        </w:div>
        <w:div w:id="2026520327">
          <w:marLeft w:val="640"/>
          <w:marRight w:val="0"/>
          <w:marTop w:val="0"/>
          <w:marBottom w:val="0"/>
          <w:divBdr>
            <w:top w:val="none" w:sz="0" w:space="0" w:color="auto"/>
            <w:left w:val="none" w:sz="0" w:space="0" w:color="auto"/>
            <w:bottom w:val="none" w:sz="0" w:space="0" w:color="auto"/>
            <w:right w:val="none" w:sz="0" w:space="0" w:color="auto"/>
          </w:divBdr>
        </w:div>
        <w:div w:id="300161068">
          <w:marLeft w:val="640"/>
          <w:marRight w:val="0"/>
          <w:marTop w:val="0"/>
          <w:marBottom w:val="0"/>
          <w:divBdr>
            <w:top w:val="none" w:sz="0" w:space="0" w:color="auto"/>
            <w:left w:val="none" w:sz="0" w:space="0" w:color="auto"/>
            <w:bottom w:val="none" w:sz="0" w:space="0" w:color="auto"/>
            <w:right w:val="none" w:sz="0" w:space="0" w:color="auto"/>
          </w:divBdr>
        </w:div>
        <w:div w:id="1651403873">
          <w:marLeft w:val="640"/>
          <w:marRight w:val="0"/>
          <w:marTop w:val="0"/>
          <w:marBottom w:val="0"/>
          <w:divBdr>
            <w:top w:val="none" w:sz="0" w:space="0" w:color="auto"/>
            <w:left w:val="none" w:sz="0" w:space="0" w:color="auto"/>
            <w:bottom w:val="none" w:sz="0" w:space="0" w:color="auto"/>
            <w:right w:val="none" w:sz="0" w:space="0" w:color="auto"/>
          </w:divBdr>
        </w:div>
        <w:div w:id="1653752945">
          <w:marLeft w:val="640"/>
          <w:marRight w:val="0"/>
          <w:marTop w:val="0"/>
          <w:marBottom w:val="0"/>
          <w:divBdr>
            <w:top w:val="none" w:sz="0" w:space="0" w:color="auto"/>
            <w:left w:val="none" w:sz="0" w:space="0" w:color="auto"/>
            <w:bottom w:val="none" w:sz="0" w:space="0" w:color="auto"/>
            <w:right w:val="none" w:sz="0" w:space="0" w:color="auto"/>
          </w:divBdr>
        </w:div>
        <w:div w:id="1071807900">
          <w:marLeft w:val="640"/>
          <w:marRight w:val="0"/>
          <w:marTop w:val="0"/>
          <w:marBottom w:val="0"/>
          <w:divBdr>
            <w:top w:val="none" w:sz="0" w:space="0" w:color="auto"/>
            <w:left w:val="none" w:sz="0" w:space="0" w:color="auto"/>
            <w:bottom w:val="none" w:sz="0" w:space="0" w:color="auto"/>
            <w:right w:val="none" w:sz="0" w:space="0" w:color="auto"/>
          </w:divBdr>
        </w:div>
        <w:div w:id="2126607648">
          <w:marLeft w:val="640"/>
          <w:marRight w:val="0"/>
          <w:marTop w:val="0"/>
          <w:marBottom w:val="0"/>
          <w:divBdr>
            <w:top w:val="none" w:sz="0" w:space="0" w:color="auto"/>
            <w:left w:val="none" w:sz="0" w:space="0" w:color="auto"/>
            <w:bottom w:val="none" w:sz="0" w:space="0" w:color="auto"/>
            <w:right w:val="none" w:sz="0" w:space="0" w:color="auto"/>
          </w:divBdr>
        </w:div>
      </w:divsChild>
    </w:div>
    <w:div w:id="184211643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01">
          <w:marLeft w:val="640"/>
          <w:marRight w:val="0"/>
          <w:marTop w:val="0"/>
          <w:marBottom w:val="0"/>
          <w:divBdr>
            <w:top w:val="none" w:sz="0" w:space="0" w:color="auto"/>
            <w:left w:val="none" w:sz="0" w:space="0" w:color="auto"/>
            <w:bottom w:val="none" w:sz="0" w:space="0" w:color="auto"/>
            <w:right w:val="none" w:sz="0" w:space="0" w:color="auto"/>
          </w:divBdr>
        </w:div>
        <w:div w:id="1100029273">
          <w:marLeft w:val="640"/>
          <w:marRight w:val="0"/>
          <w:marTop w:val="0"/>
          <w:marBottom w:val="0"/>
          <w:divBdr>
            <w:top w:val="none" w:sz="0" w:space="0" w:color="auto"/>
            <w:left w:val="none" w:sz="0" w:space="0" w:color="auto"/>
            <w:bottom w:val="none" w:sz="0" w:space="0" w:color="auto"/>
            <w:right w:val="none" w:sz="0" w:space="0" w:color="auto"/>
          </w:divBdr>
        </w:div>
        <w:div w:id="1573810299">
          <w:marLeft w:val="640"/>
          <w:marRight w:val="0"/>
          <w:marTop w:val="0"/>
          <w:marBottom w:val="0"/>
          <w:divBdr>
            <w:top w:val="none" w:sz="0" w:space="0" w:color="auto"/>
            <w:left w:val="none" w:sz="0" w:space="0" w:color="auto"/>
            <w:bottom w:val="none" w:sz="0" w:space="0" w:color="auto"/>
            <w:right w:val="none" w:sz="0" w:space="0" w:color="auto"/>
          </w:divBdr>
        </w:div>
        <w:div w:id="1414739091">
          <w:marLeft w:val="640"/>
          <w:marRight w:val="0"/>
          <w:marTop w:val="0"/>
          <w:marBottom w:val="0"/>
          <w:divBdr>
            <w:top w:val="none" w:sz="0" w:space="0" w:color="auto"/>
            <w:left w:val="none" w:sz="0" w:space="0" w:color="auto"/>
            <w:bottom w:val="none" w:sz="0" w:space="0" w:color="auto"/>
            <w:right w:val="none" w:sz="0" w:space="0" w:color="auto"/>
          </w:divBdr>
        </w:div>
        <w:div w:id="1986472737">
          <w:marLeft w:val="640"/>
          <w:marRight w:val="0"/>
          <w:marTop w:val="0"/>
          <w:marBottom w:val="0"/>
          <w:divBdr>
            <w:top w:val="none" w:sz="0" w:space="0" w:color="auto"/>
            <w:left w:val="none" w:sz="0" w:space="0" w:color="auto"/>
            <w:bottom w:val="none" w:sz="0" w:space="0" w:color="auto"/>
            <w:right w:val="none" w:sz="0" w:space="0" w:color="auto"/>
          </w:divBdr>
        </w:div>
        <w:div w:id="322853560">
          <w:marLeft w:val="640"/>
          <w:marRight w:val="0"/>
          <w:marTop w:val="0"/>
          <w:marBottom w:val="0"/>
          <w:divBdr>
            <w:top w:val="none" w:sz="0" w:space="0" w:color="auto"/>
            <w:left w:val="none" w:sz="0" w:space="0" w:color="auto"/>
            <w:bottom w:val="none" w:sz="0" w:space="0" w:color="auto"/>
            <w:right w:val="none" w:sz="0" w:space="0" w:color="auto"/>
          </w:divBdr>
        </w:div>
        <w:div w:id="1508903627">
          <w:marLeft w:val="640"/>
          <w:marRight w:val="0"/>
          <w:marTop w:val="0"/>
          <w:marBottom w:val="0"/>
          <w:divBdr>
            <w:top w:val="none" w:sz="0" w:space="0" w:color="auto"/>
            <w:left w:val="none" w:sz="0" w:space="0" w:color="auto"/>
            <w:bottom w:val="none" w:sz="0" w:space="0" w:color="auto"/>
            <w:right w:val="none" w:sz="0" w:space="0" w:color="auto"/>
          </w:divBdr>
        </w:div>
        <w:div w:id="141390571">
          <w:marLeft w:val="640"/>
          <w:marRight w:val="0"/>
          <w:marTop w:val="0"/>
          <w:marBottom w:val="0"/>
          <w:divBdr>
            <w:top w:val="none" w:sz="0" w:space="0" w:color="auto"/>
            <w:left w:val="none" w:sz="0" w:space="0" w:color="auto"/>
            <w:bottom w:val="none" w:sz="0" w:space="0" w:color="auto"/>
            <w:right w:val="none" w:sz="0" w:space="0" w:color="auto"/>
          </w:divBdr>
        </w:div>
        <w:div w:id="1338146609">
          <w:marLeft w:val="640"/>
          <w:marRight w:val="0"/>
          <w:marTop w:val="0"/>
          <w:marBottom w:val="0"/>
          <w:divBdr>
            <w:top w:val="none" w:sz="0" w:space="0" w:color="auto"/>
            <w:left w:val="none" w:sz="0" w:space="0" w:color="auto"/>
            <w:bottom w:val="none" w:sz="0" w:space="0" w:color="auto"/>
            <w:right w:val="none" w:sz="0" w:space="0" w:color="auto"/>
          </w:divBdr>
        </w:div>
        <w:div w:id="403140844">
          <w:marLeft w:val="640"/>
          <w:marRight w:val="0"/>
          <w:marTop w:val="0"/>
          <w:marBottom w:val="0"/>
          <w:divBdr>
            <w:top w:val="none" w:sz="0" w:space="0" w:color="auto"/>
            <w:left w:val="none" w:sz="0" w:space="0" w:color="auto"/>
            <w:bottom w:val="none" w:sz="0" w:space="0" w:color="auto"/>
            <w:right w:val="none" w:sz="0" w:space="0" w:color="auto"/>
          </w:divBdr>
        </w:div>
        <w:div w:id="735393561">
          <w:marLeft w:val="640"/>
          <w:marRight w:val="0"/>
          <w:marTop w:val="0"/>
          <w:marBottom w:val="0"/>
          <w:divBdr>
            <w:top w:val="none" w:sz="0" w:space="0" w:color="auto"/>
            <w:left w:val="none" w:sz="0" w:space="0" w:color="auto"/>
            <w:bottom w:val="none" w:sz="0" w:space="0" w:color="auto"/>
            <w:right w:val="none" w:sz="0" w:space="0" w:color="auto"/>
          </w:divBdr>
        </w:div>
        <w:div w:id="1214082247">
          <w:marLeft w:val="640"/>
          <w:marRight w:val="0"/>
          <w:marTop w:val="0"/>
          <w:marBottom w:val="0"/>
          <w:divBdr>
            <w:top w:val="none" w:sz="0" w:space="0" w:color="auto"/>
            <w:left w:val="none" w:sz="0" w:space="0" w:color="auto"/>
            <w:bottom w:val="none" w:sz="0" w:space="0" w:color="auto"/>
            <w:right w:val="none" w:sz="0" w:space="0" w:color="auto"/>
          </w:divBdr>
        </w:div>
        <w:div w:id="635528098">
          <w:marLeft w:val="640"/>
          <w:marRight w:val="0"/>
          <w:marTop w:val="0"/>
          <w:marBottom w:val="0"/>
          <w:divBdr>
            <w:top w:val="none" w:sz="0" w:space="0" w:color="auto"/>
            <w:left w:val="none" w:sz="0" w:space="0" w:color="auto"/>
            <w:bottom w:val="none" w:sz="0" w:space="0" w:color="auto"/>
            <w:right w:val="none" w:sz="0" w:space="0" w:color="auto"/>
          </w:divBdr>
        </w:div>
        <w:div w:id="1821648863">
          <w:marLeft w:val="640"/>
          <w:marRight w:val="0"/>
          <w:marTop w:val="0"/>
          <w:marBottom w:val="0"/>
          <w:divBdr>
            <w:top w:val="none" w:sz="0" w:space="0" w:color="auto"/>
            <w:left w:val="none" w:sz="0" w:space="0" w:color="auto"/>
            <w:bottom w:val="none" w:sz="0" w:space="0" w:color="auto"/>
            <w:right w:val="none" w:sz="0" w:space="0" w:color="auto"/>
          </w:divBdr>
        </w:div>
        <w:div w:id="386999986">
          <w:marLeft w:val="640"/>
          <w:marRight w:val="0"/>
          <w:marTop w:val="0"/>
          <w:marBottom w:val="0"/>
          <w:divBdr>
            <w:top w:val="none" w:sz="0" w:space="0" w:color="auto"/>
            <w:left w:val="none" w:sz="0" w:space="0" w:color="auto"/>
            <w:bottom w:val="none" w:sz="0" w:space="0" w:color="auto"/>
            <w:right w:val="none" w:sz="0" w:space="0" w:color="auto"/>
          </w:divBdr>
        </w:div>
        <w:div w:id="506482148">
          <w:marLeft w:val="640"/>
          <w:marRight w:val="0"/>
          <w:marTop w:val="0"/>
          <w:marBottom w:val="0"/>
          <w:divBdr>
            <w:top w:val="none" w:sz="0" w:space="0" w:color="auto"/>
            <w:left w:val="none" w:sz="0" w:space="0" w:color="auto"/>
            <w:bottom w:val="none" w:sz="0" w:space="0" w:color="auto"/>
            <w:right w:val="none" w:sz="0" w:space="0" w:color="auto"/>
          </w:divBdr>
        </w:div>
        <w:div w:id="1181093189">
          <w:marLeft w:val="640"/>
          <w:marRight w:val="0"/>
          <w:marTop w:val="0"/>
          <w:marBottom w:val="0"/>
          <w:divBdr>
            <w:top w:val="none" w:sz="0" w:space="0" w:color="auto"/>
            <w:left w:val="none" w:sz="0" w:space="0" w:color="auto"/>
            <w:bottom w:val="none" w:sz="0" w:space="0" w:color="auto"/>
            <w:right w:val="none" w:sz="0" w:space="0" w:color="auto"/>
          </w:divBdr>
        </w:div>
        <w:div w:id="504563213">
          <w:marLeft w:val="640"/>
          <w:marRight w:val="0"/>
          <w:marTop w:val="0"/>
          <w:marBottom w:val="0"/>
          <w:divBdr>
            <w:top w:val="none" w:sz="0" w:space="0" w:color="auto"/>
            <w:left w:val="none" w:sz="0" w:space="0" w:color="auto"/>
            <w:bottom w:val="none" w:sz="0" w:space="0" w:color="auto"/>
            <w:right w:val="none" w:sz="0" w:space="0" w:color="auto"/>
          </w:divBdr>
        </w:div>
        <w:div w:id="827286296">
          <w:marLeft w:val="640"/>
          <w:marRight w:val="0"/>
          <w:marTop w:val="0"/>
          <w:marBottom w:val="0"/>
          <w:divBdr>
            <w:top w:val="none" w:sz="0" w:space="0" w:color="auto"/>
            <w:left w:val="none" w:sz="0" w:space="0" w:color="auto"/>
            <w:bottom w:val="none" w:sz="0" w:space="0" w:color="auto"/>
            <w:right w:val="none" w:sz="0" w:space="0" w:color="auto"/>
          </w:divBdr>
        </w:div>
        <w:div w:id="1148132957">
          <w:marLeft w:val="640"/>
          <w:marRight w:val="0"/>
          <w:marTop w:val="0"/>
          <w:marBottom w:val="0"/>
          <w:divBdr>
            <w:top w:val="none" w:sz="0" w:space="0" w:color="auto"/>
            <w:left w:val="none" w:sz="0" w:space="0" w:color="auto"/>
            <w:bottom w:val="none" w:sz="0" w:space="0" w:color="auto"/>
            <w:right w:val="none" w:sz="0" w:space="0" w:color="auto"/>
          </w:divBdr>
        </w:div>
        <w:div w:id="1442266984">
          <w:marLeft w:val="640"/>
          <w:marRight w:val="0"/>
          <w:marTop w:val="0"/>
          <w:marBottom w:val="0"/>
          <w:divBdr>
            <w:top w:val="none" w:sz="0" w:space="0" w:color="auto"/>
            <w:left w:val="none" w:sz="0" w:space="0" w:color="auto"/>
            <w:bottom w:val="none" w:sz="0" w:space="0" w:color="auto"/>
            <w:right w:val="none" w:sz="0" w:space="0" w:color="auto"/>
          </w:divBdr>
        </w:div>
        <w:div w:id="411313456">
          <w:marLeft w:val="640"/>
          <w:marRight w:val="0"/>
          <w:marTop w:val="0"/>
          <w:marBottom w:val="0"/>
          <w:divBdr>
            <w:top w:val="none" w:sz="0" w:space="0" w:color="auto"/>
            <w:left w:val="none" w:sz="0" w:space="0" w:color="auto"/>
            <w:bottom w:val="none" w:sz="0" w:space="0" w:color="auto"/>
            <w:right w:val="none" w:sz="0" w:space="0" w:color="auto"/>
          </w:divBdr>
        </w:div>
        <w:div w:id="829715648">
          <w:marLeft w:val="640"/>
          <w:marRight w:val="0"/>
          <w:marTop w:val="0"/>
          <w:marBottom w:val="0"/>
          <w:divBdr>
            <w:top w:val="none" w:sz="0" w:space="0" w:color="auto"/>
            <w:left w:val="none" w:sz="0" w:space="0" w:color="auto"/>
            <w:bottom w:val="none" w:sz="0" w:space="0" w:color="auto"/>
            <w:right w:val="none" w:sz="0" w:space="0" w:color="auto"/>
          </w:divBdr>
        </w:div>
        <w:div w:id="234751267">
          <w:marLeft w:val="640"/>
          <w:marRight w:val="0"/>
          <w:marTop w:val="0"/>
          <w:marBottom w:val="0"/>
          <w:divBdr>
            <w:top w:val="none" w:sz="0" w:space="0" w:color="auto"/>
            <w:left w:val="none" w:sz="0" w:space="0" w:color="auto"/>
            <w:bottom w:val="none" w:sz="0" w:space="0" w:color="auto"/>
            <w:right w:val="none" w:sz="0" w:space="0" w:color="auto"/>
          </w:divBdr>
        </w:div>
        <w:div w:id="312025001">
          <w:marLeft w:val="640"/>
          <w:marRight w:val="0"/>
          <w:marTop w:val="0"/>
          <w:marBottom w:val="0"/>
          <w:divBdr>
            <w:top w:val="none" w:sz="0" w:space="0" w:color="auto"/>
            <w:left w:val="none" w:sz="0" w:space="0" w:color="auto"/>
            <w:bottom w:val="none" w:sz="0" w:space="0" w:color="auto"/>
            <w:right w:val="none" w:sz="0" w:space="0" w:color="auto"/>
          </w:divBdr>
        </w:div>
        <w:div w:id="433667510">
          <w:marLeft w:val="640"/>
          <w:marRight w:val="0"/>
          <w:marTop w:val="0"/>
          <w:marBottom w:val="0"/>
          <w:divBdr>
            <w:top w:val="none" w:sz="0" w:space="0" w:color="auto"/>
            <w:left w:val="none" w:sz="0" w:space="0" w:color="auto"/>
            <w:bottom w:val="none" w:sz="0" w:space="0" w:color="auto"/>
            <w:right w:val="none" w:sz="0" w:space="0" w:color="auto"/>
          </w:divBdr>
        </w:div>
        <w:div w:id="381907060">
          <w:marLeft w:val="640"/>
          <w:marRight w:val="0"/>
          <w:marTop w:val="0"/>
          <w:marBottom w:val="0"/>
          <w:divBdr>
            <w:top w:val="none" w:sz="0" w:space="0" w:color="auto"/>
            <w:left w:val="none" w:sz="0" w:space="0" w:color="auto"/>
            <w:bottom w:val="none" w:sz="0" w:space="0" w:color="auto"/>
            <w:right w:val="none" w:sz="0" w:space="0" w:color="auto"/>
          </w:divBdr>
        </w:div>
        <w:div w:id="1243299222">
          <w:marLeft w:val="640"/>
          <w:marRight w:val="0"/>
          <w:marTop w:val="0"/>
          <w:marBottom w:val="0"/>
          <w:divBdr>
            <w:top w:val="none" w:sz="0" w:space="0" w:color="auto"/>
            <w:left w:val="none" w:sz="0" w:space="0" w:color="auto"/>
            <w:bottom w:val="none" w:sz="0" w:space="0" w:color="auto"/>
            <w:right w:val="none" w:sz="0" w:space="0" w:color="auto"/>
          </w:divBdr>
        </w:div>
        <w:div w:id="1241283359">
          <w:marLeft w:val="640"/>
          <w:marRight w:val="0"/>
          <w:marTop w:val="0"/>
          <w:marBottom w:val="0"/>
          <w:divBdr>
            <w:top w:val="none" w:sz="0" w:space="0" w:color="auto"/>
            <w:left w:val="none" w:sz="0" w:space="0" w:color="auto"/>
            <w:bottom w:val="none" w:sz="0" w:space="0" w:color="auto"/>
            <w:right w:val="none" w:sz="0" w:space="0" w:color="auto"/>
          </w:divBdr>
        </w:div>
        <w:div w:id="195772332">
          <w:marLeft w:val="640"/>
          <w:marRight w:val="0"/>
          <w:marTop w:val="0"/>
          <w:marBottom w:val="0"/>
          <w:divBdr>
            <w:top w:val="none" w:sz="0" w:space="0" w:color="auto"/>
            <w:left w:val="none" w:sz="0" w:space="0" w:color="auto"/>
            <w:bottom w:val="none" w:sz="0" w:space="0" w:color="auto"/>
            <w:right w:val="none" w:sz="0" w:space="0" w:color="auto"/>
          </w:divBdr>
        </w:div>
        <w:div w:id="982739098">
          <w:marLeft w:val="640"/>
          <w:marRight w:val="0"/>
          <w:marTop w:val="0"/>
          <w:marBottom w:val="0"/>
          <w:divBdr>
            <w:top w:val="none" w:sz="0" w:space="0" w:color="auto"/>
            <w:left w:val="none" w:sz="0" w:space="0" w:color="auto"/>
            <w:bottom w:val="none" w:sz="0" w:space="0" w:color="auto"/>
            <w:right w:val="none" w:sz="0" w:space="0" w:color="auto"/>
          </w:divBdr>
        </w:div>
        <w:div w:id="286354753">
          <w:marLeft w:val="640"/>
          <w:marRight w:val="0"/>
          <w:marTop w:val="0"/>
          <w:marBottom w:val="0"/>
          <w:divBdr>
            <w:top w:val="none" w:sz="0" w:space="0" w:color="auto"/>
            <w:left w:val="none" w:sz="0" w:space="0" w:color="auto"/>
            <w:bottom w:val="none" w:sz="0" w:space="0" w:color="auto"/>
            <w:right w:val="none" w:sz="0" w:space="0" w:color="auto"/>
          </w:divBdr>
        </w:div>
        <w:div w:id="1951425554">
          <w:marLeft w:val="640"/>
          <w:marRight w:val="0"/>
          <w:marTop w:val="0"/>
          <w:marBottom w:val="0"/>
          <w:divBdr>
            <w:top w:val="none" w:sz="0" w:space="0" w:color="auto"/>
            <w:left w:val="none" w:sz="0" w:space="0" w:color="auto"/>
            <w:bottom w:val="none" w:sz="0" w:space="0" w:color="auto"/>
            <w:right w:val="none" w:sz="0" w:space="0" w:color="auto"/>
          </w:divBdr>
        </w:div>
        <w:div w:id="702513040">
          <w:marLeft w:val="640"/>
          <w:marRight w:val="0"/>
          <w:marTop w:val="0"/>
          <w:marBottom w:val="0"/>
          <w:divBdr>
            <w:top w:val="none" w:sz="0" w:space="0" w:color="auto"/>
            <w:left w:val="none" w:sz="0" w:space="0" w:color="auto"/>
            <w:bottom w:val="none" w:sz="0" w:space="0" w:color="auto"/>
            <w:right w:val="none" w:sz="0" w:space="0" w:color="auto"/>
          </w:divBdr>
        </w:div>
        <w:div w:id="1755319219">
          <w:marLeft w:val="640"/>
          <w:marRight w:val="0"/>
          <w:marTop w:val="0"/>
          <w:marBottom w:val="0"/>
          <w:divBdr>
            <w:top w:val="none" w:sz="0" w:space="0" w:color="auto"/>
            <w:left w:val="none" w:sz="0" w:space="0" w:color="auto"/>
            <w:bottom w:val="none" w:sz="0" w:space="0" w:color="auto"/>
            <w:right w:val="none" w:sz="0" w:space="0" w:color="auto"/>
          </w:divBdr>
        </w:div>
        <w:div w:id="1715888768">
          <w:marLeft w:val="640"/>
          <w:marRight w:val="0"/>
          <w:marTop w:val="0"/>
          <w:marBottom w:val="0"/>
          <w:divBdr>
            <w:top w:val="none" w:sz="0" w:space="0" w:color="auto"/>
            <w:left w:val="none" w:sz="0" w:space="0" w:color="auto"/>
            <w:bottom w:val="none" w:sz="0" w:space="0" w:color="auto"/>
            <w:right w:val="none" w:sz="0" w:space="0" w:color="auto"/>
          </w:divBdr>
        </w:div>
        <w:div w:id="1973444186">
          <w:marLeft w:val="640"/>
          <w:marRight w:val="0"/>
          <w:marTop w:val="0"/>
          <w:marBottom w:val="0"/>
          <w:divBdr>
            <w:top w:val="none" w:sz="0" w:space="0" w:color="auto"/>
            <w:left w:val="none" w:sz="0" w:space="0" w:color="auto"/>
            <w:bottom w:val="none" w:sz="0" w:space="0" w:color="auto"/>
            <w:right w:val="none" w:sz="0" w:space="0" w:color="auto"/>
          </w:divBdr>
        </w:div>
        <w:div w:id="913852127">
          <w:marLeft w:val="640"/>
          <w:marRight w:val="0"/>
          <w:marTop w:val="0"/>
          <w:marBottom w:val="0"/>
          <w:divBdr>
            <w:top w:val="none" w:sz="0" w:space="0" w:color="auto"/>
            <w:left w:val="none" w:sz="0" w:space="0" w:color="auto"/>
            <w:bottom w:val="none" w:sz="0" w:space="0" w:color="auto"/>
            <w:right w:val="none" w:sz="0" w:space="0" w:color="auto"/>
          </w:divBdr>
        </w:div>
        <w:div w:id="1671761521">
          <w:marLeft w:val="640"/>
          <w:marRight w:val="0"/>
          <w:marTop w:val="0"/>
          <w:marBottom w:val="0"/>
          <w:divBdr>
            <w:top w:val="none" w:sz="0" w:space="0" w:color="auto"/>
            <w:left w:val="none" w:sz="0" w:space="0" w:color="auto"/>
            <w:bottom w:val="none" w:sz="0" w:space="0" w:color="auto"/>
            <w:right w:val="none" w:sz="0" w:space="0" w:color="auto"/>
          </w:divBdr>
        </w:div>
        <w:div w:id="526716591">
          <w:marLeft w:val="640"/>
          <w:marRight w:val="0"/>
          <w:marTop w:val="0"/>
          <w:marBottom w:val="0"/>
          <w:divBdr>
            <w:top w:val="none" w:sz="0" w:space="0" w:color="auto"/>
            <w:left w:val="none" w:sz="0" w:space="0" w:color="auto"/>
            <w:bottom w:val="none" w:sz="0" w:space="0" w:color="auto"/>
            <w:right w:val="none" w:sz="0" w:space="0" w:color="auto"/>
          </w:divBdr>
        </w:div>
        <w:div w:id="1235898179">
          <w:marLeft w:val="640"/>
          <w:marRight w:val="0"/>
          <w:marTop w:val="0"/>
          <w:marBottom w:val="0"/>
          <w:divBdr>
            <w:top w:val="none" w:sz="0" w:space="0" w:color="auto"/>
            <w:left w:val="none" w:sz="0" w:space="0" w:color="auto"/>
            <w:bottom w:val="none" w:sz="0" w:space="0" w:color="auto"/>
            <w:right w:val="none" w:sz="0" w:space="0" w:color="auto"/>
          </w:divBdr>
        </w:div>
        <w:div w:id="1261834438">
          <w:marLeft w:val="640"/>
          <w:marRight w:val="0"/>
          <w:marTop w:val="0"/>
          <w:marBottom w:val="0"/>
          <w:divBdr>
            <w:top w:val="none" w:sz="0" w:space="0" w:color="auto"/>
            <w:left w:val="none" w:sz="0" w:space="0" w:color="auto"/>
            <w:bottom w:val="none" w:sz="0" w:space="0" w:color="auto"/>
            <w:right w:val="none" w:sz="0" w:space="0" w:color="auto"/>
          </w:divBdr>
        </w:div>
        <w:div w:id="367294364">
          <w:marLeft w:val="640"/>
          <w:marRight w:val="0"/>
          <w:marTop w:val="0"/>
          <w:marBottom w:val="0"/>
          <w:divBdr>
            <w:top w:val="none" w:sz="0" w:space="0" w:color="auto"/>
            <w:left w:val="none" w:sz="0" w:space="0" w:color="auto"/>
            <w:bottom w:val="none" w:sz="0" w:space="0" w:color="auto"/>
            <w:right w:val="none" w:sz="0" w:space="0" w:color="auto"/>
          </w:divBdr>
        </w:div>
        <w:div w:id="1183742555">
          <w:marLeft w:val="640"/>
          <w:marRight w:val="0"/>
          <w:marTop w:val="0"/>
          <w:marBottom w:val="0"/>
          <w:divBdr>
            <w:top w:val="none" w:sz="0" w:space="0" w:color="auto"/>
            <w:left w:val="none" w:sz="0" w:space="0" w:color="auto"/>
            <w:bottom w:val="none" w:sz="0" w:space="0" w:color="auto"/>
            <w:right w:val="none" w:sz="0" w:space="0" w:color="auto"/>
          </w:divBdr>
        </w:div>
        <w:div w:id="287778651">
          <w:marLeft w:val="640"/>
          <w:marRight w:val="0"/>
          <w:marTop w:val="0"/>
          <w:marBottom w:val="0"/>
          <w:divBdr>
            <w:top w:val="none" w:sz="0" w:space="0" w:color="auto"/>
            <w:left w:val="none" w:sz="0" w:space="0" w:color="auto"/>
            <w:bottom w:val="none" w:sz="0" w:space="0" w:color="auto"/>
            <w:right w:val="none" w:sz="0" w:space="0" w:color="auto"/>
          </w:divBdr>
        </w:div>
        <w:div w:id="1329676467">
          <w:marLeft w:val="640"/>
          <w:marRight w:val="0"/>
          <w:marTop w:val="0"/>
          <w:marBottom w:val="0"/>
          <w:divBdr>
            <w:top w:val="none" w:sz="0" w:space="0" w:color="auto"/>
            <w:left w:val="none" w:sz="0" w:space="0" w:color="auto"/>
            <w:bottom w:val="none" w:sz="0" w:space="0" w:color="auto"/>
            <w:right w:val="none" w:sz="0" w:space="0" w:color="auto"/>
          </w:divBdr>
        </w:div>
        <w:div w:id="911237728">
          <w:marLeft w:val="640"/>
          <w:marRight w:val="0"/>
          <w:marTop w:val="0"/>
          <w:marBottom w:val="0"/>
          <w:divBdr>
            <w:top w:val="none" w:sz="0" w:space="0" w:color="auto"/>
            <w:left w:val="none" w:sz="0" w:space="0" w:color="auto"/>
            <w:bottom w:val="none" w:sz="0" w:space="0" w:color="auto"/>
            <w:right w:val="none" w:sz="0" w:space="0" w:color="auto"/>
          </w:divBdr>
        </w:div>
        <w:div w:id="786432555">
          <w:marLeft w:val="640"/>
          <w:marRight w:val="0"/>
          <w:marTop w:val="0"/>
          <w:marBottom w:val="0"/>
          <w:divBdr>
            <w:top w:val="none" w:sz="0" w:space="0" w:color="auto"/>
            <w:left w:val="none" w:sz="0" w:space="0" w:color="auto"/>
            <w:bottom w:val="none" w:sz="0" w:space="0" w:color="auto"/>
            <w:right w:val="none" w:sz="0" w:space="0" w:color="auto"/>
          </w:divBdr>
        </w:div>
        <w:div w:id="598297551">
          <w:marLeft w:val="640"/>
          <w:marRight w:val="0"/>
          <w:marTop w:val="0"/>
          <w:marBottom w:val="0"/>
          <w:divBdr>
            <w:top w:val="none" w:sz="0" w:space="0" w:color="auto"/>
            <w:left w:val="none" w:sz="0" w:space="0" w:color="auto"/>
            <w:bottom w:val="none" w:sz="0" w:space="0" w:color="auto"/>
            <w:right w:val="none" w:sz="0" w:space="0" w:color="auto"/>
          </w:divBdr>
        </w:div>
        <w:div w:id="1506551431">
          <w:marLeft w:val="640"/>
          <w:marRight w:val="0"/>
          <w:marTop w:val="0"/>
          <w:marBottom w:val="0"/>
          <w:divBdr>
            <w:top w:val="none" w:sz="0" w:space="0" w:color="auto"/>
            <w:left w:val="none" w:sz="0" w:space="0" w:color="auto"/>
            <w:bottom w:val="none" w:sz="0" w:space="0" w:color="auto"/>
            <w:right w:val="none" w:sz="0" w:space="0" w:color="auto"/>
          </w:divBdr>
        </w:div>
        <w:div w:id="422846418">
          <w:marLeft w:val="640"/>
          <w:marRight w:val="0"/>
          <w:marTop w:val="0"/>
          <w:marBottom w:val="0"/>
          <w:divBdr>
            <w:top w:val="none" w:sz="0" w:space="0" w:color="auto"/>
            <w:left w:val="none" w:sz="0" w:space="0" w:color="auto"/>
            <w:bottom w:val="none" w:sz="0" w:space="0" w:color="auto"/>
            <w:right w:val="none" w:sz="0" w:space="0" w:color="auto"/>
          </w:divBdr>
        </w:div>
        <w:div w:id="1466892621">
          <w:marLeft w:val="640"/>
          <w:marRight w:val="0"/>
          <w:marTop w:val="0"/>
          <w:marBottom w:val="0"/>
          <w:divBdr>
            <w:top w:val="none" w:sz="0" w:space="0" w:color="auto"/>
            <w:left w:val="none" w:sz="0" w:space="0" w:color="auto"/>
            <w:bottom w:val="none" w:sz="0" w:space="0" w:color="auto"/>
            <w:right w:val="none" w:sz="0" w:space="0" w:color="auto"/>
          </w:divBdr>
        </w:div>
        <w:div w:id="1694184496">
          <w:marLeft w:val="640"/>
          <w:marRight w:val="0"/>
          <w:marTop w:val="0"/>
          <w:marBottom w:val="0"/>
          <w:divBdr>
            <w:top w:val="none" w:sz="0" w:space="0" w:color="auto"/>
            <w:left w:val="none" w:sz="0" w:space="0" w:color="auto"/>
            <w:bottom w:val="none" w:sz="0" w:space="0" w:color="auto"/>
            <w:right w:val="none" w:sz="0" w:space="0" w:color="auto"/>
          </w:divBdr>
        </w:div>
        <w:div w:id="871695625">
          <w:marLeft w:val="640"/>
          <w:marRight w:val="0"/>
          <w:marTop w:val="0"/>
          <w:marBottom w:val="0"/>
          <w:divBdr>
            <w:top w:val="none" w:sz="0" w:space="0" w:color="auto"/>
            <w:left w:val="none" w:sz="0" w:space="0" w:color="auto"/>
            <w:bottom w:val="none" w:sz="0" w:space="0" w:color="auto"/>
            <w:right w:val="none" w:sz="0" w:space="0" w:color="auto"/>
          </w:divBdr>
        </w:div>
        <w:div w:id="567956879">
          <w:marLeft w:val="640"/>
          <w:marRight w:val="0"/>
          <w:marTop w:val="0"/>
          <w:marBottom w:val="0"/>
          <w:divBdr>
            <w:top w:val="none" w:sz="0" w:space="0" w:color="auto"/>
            <w:left w:val="none" w:sz="0" w:space="0" w:color="auto"/>
            <w:bottom w:val="none" w:sz="0" w:space="0" w:color="auto"/>
            <w:right w:val="none" w:sz="0" w:space="0" w:color="auto"/>
          </w:divBdr>
        </w:div>
        <w:div w:id="1586189647">
          <w:marLeft w:val="640"/>
          <w:marRight w:val="0"/>
          <w:marTop w:val="0"/>
          <w:marBottom w:val="0"/>
          <w:divBdr>
            <w:top w:val="none" w:sz="0" w:space="0" w:color="auto"/>
            <w:left w:val="none" w:sz="0" w:space="0" w:color="auto"/>
            <w:bottom w:val="none" w:sz="0" w:space="0" w:color="auto"/>
            <w:right w:val="none" w:sz="0" w:space="0" w:color="auto"/>
          </w:divBdr>
        </w:div>
        <w:div w:id="1203833152">
          <w:marLeft w:val="640"/>
          <w:marRight w:val="0"/>
          <w:marTop w:val="0"/>
          <w:marBottom w:val="0"/>
          <w:divBdr>
            <w:top w:val="none" w:sz="0" w:space="0" w:color="auto"/>
            <w:left w:val="none" w:sz="0" w:space="0" w:color="auto"/>
            <w:bottom w:val="none" w:sz="0" w:space="0" w:color="auto"/>
            <w:right w:val="none" w:sz="0" w:space="0" w:color="auto"/>
          </w:divBdr>
        </w:div>
        <w:div w:id="1477843400">
          <w:marLeft w:val="640"/>
          <w:marRight w:val="0"/>
          <w:marTop w:val="0"/>
          <w:marBottom w:val="0"/>
          <w:divBdr>
            <w:top w:val="none" w:sz="0" w:space="0" w:color="auto"/>
            <w:left w:val="none" w:sz="0" w:space="0" w:color="auto"/>
            <w:bottom w:val="none" w:sz="0" w:space="0" w:color="auto"/>
            <w:right w:val="none" w:sz="0" w:space="0" w:color="auto"/>
          </w:divBdr>
        </w:div>
        <w:div w:id="376439809">
          <w:marLeft w:val="640"/>
          <w:marRight w:val="0"/>
          <w:marTop w:val="0"/>
          <w:marBottom w:val="0"/>
          <w:divBdr>
            <w:top w:val="none" w:sz="0" w:space="0" w:color="auto"/>
            <w:left w:val="none" w:sz="0" w:space="0" w:color="auto"/>
            <w:bottom w:val="none" w:sz="0" w:space="0" w:color="auto"/>
            <w:right w:val="none" w:sz="0" w:space="0" w:color="auto"/>
          </w:divBdr>
        </w:div>
        <w:div w:id="526917835">
          <w:marLeft w:val="640"/>
          <w:marRight w:val="0"/>
          <w:marTop w:val="0"/>
          <w:marBottom w:val="0"/>
          <w:divBdr>
            <w:top w:val="none" w:sz="0" w:space="0" w:color="auto"/>
            <w:left w:val="none" w:sz="0" w:space="0" w:color="auto"/>
            <w:bottom w:val="none" w:sz="0" w:space="0" w:color="auto"/>
            <w:right w:val="none" w:sz="0" w:space="0" w:color="auto"/>
          </w:divBdr>
        </w:div>
        <w:div w:id="311494824">
          <w:marLeft w:val="640"/>
          <w:marRight w:val="0"/>
          <w:marTop w:val="0"/>
          <w:marBottom w:val="0"/>
          <w:divBdr>
            <w:top w:val="none" w:sz="0" w:space="0" w:color="auto"/>
            <w:left w:val="none" w:sz="0" w:space="0" w:color="auto"/>
            <w:bottom w:val="none" w:sz="0" w:space="0" w:color="auto"/>
            <w:right w:val="none" w:sz="0" w:space="0" w:color="auto"/>
          </w:divBdr>
        </w:div>
        <w:div w:id="212159726">
          <w:marLeft w:val="640"/>
          <w:marRight w:val="0"/>
          <w:marTop w:val="0"/>
          <w:marBottom w:val="0"/>
          <w:divBdr>
            <w:top w:val="none" w:sz="0" w:space="0" w:color="auto"/>
            <w:left w:val="none" w:sz="0" w:space="0" w:color="auto"/>
            <w:bottom w:val="none" w:sz="0" w:space="0" w:color="auto"/>
            <w:right w:val="none" w:sz="0" w:space="0" w:color="auto"/>
          </w:divBdr>
        </w:div>
        <w:div w:id="1449619589">
          <w:marLeft w:val="640"/>
          <w:marRight w:val="0"/>
          <w:marTop w:val="0"/>
          <w:marBottom w:val="0"/>
          <w:divBdr>
            <w:top w:val="none" w:sz="0" w:space="0" w:color="auto"/>
            <w:left w:val="none" w:sz="0" w:space="0" w:color="auto"/>
            <w:bottom w:val="none" w:sz="0" w:space="0" w:color="auto"/>
            <w:right w:val="none" w:sz="0" w:space="0" w:color="auto"/>
          </w:divBdr>
        </w:div>
        <w:div w:id="1230504066">
          <w:marLeft w:val="640"/>
          <w:marRight w:val="0"/>
          <w:marTop w:val="0"/>
          <w:marBottom w:val="0"/>
          <w:divBdr>
            <w:top w:val="none" w:sz="0" w:space="0" w:color="auto"/>
            <w:left w:val="none" w:sz="0" w:space="0" w:color="auto"/>
            <w:bottom w:val="none" w:sz="0" w:space="0" w:color="auto"/>
            <w:right w:val="none" w:sz="0" w:space="0" w:color="auto"/>
          </w:divBdr>
        </w:div>
        <w:div w:id="203910519">
          <w:marLeft w:val="640"/>
          <w:marRight w:val="0"/>
          <w:marTop w:val="0"/>
          <w:marBottom w:val="0"/>
          <w:divBdr>
            <w:top w:val="none" w:sz="0" w:space="0" w:color="auto"/>
            <w:left w:val="none" w:sz="0" w:space="0" w:color="auto"/>
            <w:bottom w:val="none" w:sz="0" w:space="0" w:color="auto"/>
            <w:right w:val="none" w:sz="0" w:space="0" w:color="auto"/>
          </w:divBdr>
        </w:div>
        <w:div w:id="256713169">
          <w:marLeft w:val="640"/>
          <w:marRight w:val="0"/>
          <w:marTop w:val="0"/>
          <w:marBottom w:val="0"/>
          <w:divBdr>
            <w:top w:val="none" w:sz="0" w:space="0" w:color="auto"/>
            <w:left w:val="none" w:sz="0" w:space="0" w:color="auto"/>
            <w:bottom w:val="none" w:sz="0" w:space="0" w:color="auto"/>
            <w:right w:val="none" w:sz="0" w:space="0" w:color="auto"/>
          </w:divBdr>
        </w:div>
        <w:div w:id="1521309168">
          <w:marLeft w:val="640"/>
          <w:marRight w:val="0"/>
          <w:marTop w:val="0"/>
          <w:marBottom w:val="0"/>
          <w:divBdr>
            <w:top w:val="none" w:sz="0" w:space="0" w:color="auto"/>
            <w:left w:val="none" w:sz="0" w:space="0" w:color="auto"/>
            <w:bottom w:val="none" w:sz="0" w:space="0" w:color="auto"/>
            <w:right w:val="none" w:sz="0" w:space="0" w:color="auto"/>
          </w:divBdr>
        </w:div>
        <w:div w:id="2062050329">
          <w:marLeft w:val="640"/>
          <w:marRight w:val="0"/>
          <w:marTop w:val="0"/>
          <w:marBottom w:val="0"/>
          <w:divBdr>
            <w:top w:val="none" w:sz="0" w:space="0" w:color="auto"/>
            <w:left w:val="none" w:sz="0" w:space="0" w:color="auto"/>
            <w:bottom w:val="none" w:sz="0" w:space="0" w:color="auto"/>
            <w:right w:val="none" w:sz="0" w:space="0" w:color="auto"/>
          </w:divBdr>
        </w:div>
        <w:div w:id="822307928">
          <w:marLeft w:val="640"/>
          <w:marRight w:val="0"/>
          <w:marTop w:val="0"/>
          <w:marBottom w:val="0"/>
          <w:divBdr>
            <w:top w:val="none" w:sz="0" w:space="0" w:color="auto"/>
            <w:left w:val="none" w:sz="0" w:space="0" w:color="auto"/>
            <w:bottom w:val="none" w:sz="0" w:space="0" w:color="auto"/>
            <w:right w:val="none" w:sz="0" w:space="0" w:color="auto"/>
          </w:divBdr>
        </w:div>
        <w:div w:id="298152667">
          <w:marLeft w:val="640"/>
          <w:marRight w:val="0"/>
          <w:marTop w:val="0"/>
          <w:marBottom w:val="0"/>
          <w:divBdr>
            <w:top w:val="none" w:sz="0" w:space="0" w:color="auto"/>
            <w:left w:val="none" w:sz="0" w:space="0" w:color="auto"/>
            <w:bottom w:val="none" w:sz="0" w:space="0" w:color="auto"/>
            <w:right w:val="none" w:sz="0" w:space="0" w:color="auto"/>
          </w:divBdr>
        </w:div>
        <w:div w:id="1613049251">
          <w:marLeft w:val="640"/>
          <w:marRight w:val="0"/>
          <w:marTop w:val="0"/>
          <w:marBottom w:val="0"/>
          <w:divBdr>
            <w:top w:val="none" w:sz="0" w:space="0" w:color="auto"/>
            <w:left w:val="none" w:sz="0" w:space="0" w:color="auto"/>
            <w:bottom w:val="none" w:sz="0" w:space="0" w:color="auto"/>
            <w:right w:val="none" w:sz="0" w:space="0" w:color="auto"/>
          </w:divBdr>
        </w:div>
        <w:div w:id="1678262332">
          <w:marLeft w:val="640"/>
          <w:marRight w:val="0"/>
          <w:marTop w:val="0"/>
          <w:marBottom w:val="0"/>
          <w:divBdr>
            <w:top w:val="none" w:sz="0" w:space="0" w:color="auto"/>
            <w:left w:val="none" w:sz="0" w:space="0" w:color="auto"/>
            <w:bottom w:val="none" w:sz="0" w:space="0" w:color="auto"/>
            <w:right w:val="none" w:sz="0" w:space="0" w:color="auto"/>
          </w:divBdr>
        </w:div>
        <w:div w:id="1729300117">
          <w:marLeft w:val="640"/>
          <w:marRight w:val="0"/>
          <w:marTop w:val="0"/>
          <w:marBottom w:val="0"/>
          <w:divBdr>
            <w:top w:val="none" w:sz="0" w:space="0" w:color="auto"/>
            <w:left w:val="none" w:sz="0" w:space="0" w:color="auto"/>
            <w:bottom w:val="none" w:sz="0" w:space="0" w:color="auto"/>
            <w:right w:val="none" w:sz="0" w:space="0" w:color="auto"/>
          </w:divBdr>
        </w:div>
        <w:div w:id="251403282">
          <w:marLeft w:val="640"/>
          <w:marRight w:val="0"/>
          <w:marTop w:val="0"/>
          <w:marBottom w:val="0"/>
          <w:divBdr>
            <w:top w:val="none" w:sz="0" w:space="0" w:color="auto"/>
            <w:left w:val="none" w:sz="0" w:space="0" w:color="auto"/>
            <w:bottom w:val="none" w:sz="0" w:space="0" w:color="auto"/>
            <w:right w:val="none" w:sz="0" w:space="0" w:color="auto"/>
          </w:divBdr>
        </w:div>
        <w:div w:id="1865440949">
          <w:marLeft w:val="640"/>
          <w:marRight w:val="0"/>
          <w:marTop w:val="0"/>
          <w:marBottom w:val="0"/>
          <w:divBdr>
            <w:top w:val="none" w:sz="0" w:space="0" w:color="auto"/>
            <w:left w:val="none" w:sz="0" w:space="0" w:color="auto"/>
            <w:bottom w:val="none" w:sz="0" w:space="0" w:color="auto"/>
            <w:right w:val="none" w:sz="0" w:space="0" w:color="auto"/>
          </w:divBdr>
        </w:div>
        <w:div w:id="1925920172">
          <w:marLeft w:val="640"/>
          <w:marRight w:val="0"/>
          <w:marTop w:val="0"/>
          <w:marBottom w:val="0"/>
          <w:divBdr>
            <w:top w:val="none" w:sz="0" w:space="0" w:color="auto"/>
            <w:left w:val="none" w:sz="0" w:space="0" w:color="auto"/>
            <w:bottom w:val="none" w:sz="0" w:space="0" w:color="auto"/>
            <w:right w:val="none" w:sz="0" w:space="0" w:color="auto"/>
          </w:divBdr>
        </w:div>
        <w:div w:id="776100330">
          <w:marLeft w:val="640"/>
          <w:marRight w:val="0"/>
          <w:marTop w:val="0"/>
          <w:marBottom w:val="0"/>
          <w:divBdr>
            <w:top w:val="none" w:sz="0" w:space="0" w:color="auto"/>
            <w:left w:val="none" w:sz="0" w:space="0" w:color="auto"/>
            <w:bottom w:val="none" w:sz="0" w:space="0" w:color="auto"/>
            <w:right w:val="none" w:sz="0" w:space="0" w:color="auto"/>
          </w:divBdr>
        </w:div>
        <w:div w:id="1998728239">
          <w:marLeft w:val="640"/>
          <w:marRight w:val="0"/>
          <w:marTop w:val="0"/>
          <w:marBottom w:val="0"/>
          <w:divBdr>
            <w:top w:val="none" w:sz="0" w:space="0" w:color="auto"/>
            <w:left w:val="none" w:sz="0" w:space="0" w:color="auto"/>
            <w:bottom w:val="none" w:sz="0" w:space="0" w:color="auto"/>
            <w:right w:val="none" w:sz="0" w:space="0" w:color="auto"/>
          </w:divBdr>
        </w:div>
        <w:div w:id="467893985">
          <w:marLeft w:val="640"/>
          <w:marRight w:val="0"/>
          <w:marTop w:val="0"/>
          <w:marBottom w:val="0"/>
          <w:divBdr>
            <w:top w:val="none" w:sz="0" w:space="0" w:color="auto"/>
            <w:left w:val="none" w:sz="0" w:space="0" w:color="auto"/>
            <w:bottom w:val="none" w:sz="0" w:space="0" w:color="auto"/>
            <w:right w:val="none" w:sz="0" w:space="0" w:color="auto"/>
          </w:divBdr>
        </w:div>
        <w:div w:id="603266511">
          <w:marLeft w:val="640"/>
          <w:marRight w:val="0"/>
          <w:marTop w:val="0"/>
          <w:marBottom w:val="0"/>
          <w:divBdr>
            <w:top w:val="none" w:sz="0" w:space="0" w:color="auto"/>
            <w:left w:val="none" w:sz="0" w:space="0" w:color="auto"/>
            <w:bottom w:val="none" w:sz="0" w:space="0" w:color="auto"/>
            <w:right w:val="none" w:sz="0" w:space="0" w:color="auto"/>
          </w:divBdr>
        </w:div>
        <w:div w:id="569003684">
          <w:marLeft w:val="640"/>
          <w:marRight w:val="0"/>
          <w:marTop w:val="0"/>
          <w:marBottom w:val="0"/>
          <w:divBdr>
            <w:top w:val="none" w:sz="0" w:space="0" w:color="auto"/>
            <w:left w:val="none" w:sz="0" w:space="0" w:color="auto"/>
            <w:bottom w:val="none" w:sz="0" w:space="0" w:color="auto"/>
            <w:right w:val="none" w:sz="0" w:space="0" w:color="auto"/>
          </w:divBdr>
        </w:div>
        <w:div w:id="216819102">
          <w:marLeft w:val="640"/>
          <w:marRight w:val="0"/>
          <w:marTop w:val="0"/>
          <w:marBottom w:val="0"/>
          <w:divBdr>
            <w:top w:val="none" w:sz="0" w:space="0" w:color="auto"/>
            <w:left w:val="none" w:sz="0" w:space="0" w:color="auto"/>
            <w:bottom w:val="none" w:sz="0" w:space="0" w:color="auto"/>
            <w:right w:val="none" w:sz="0" w:space="0" w:color="auto"/>
          </w:divBdr>
        </w:div>
        <w:div w:id="13967854">
          <w:marLeft w:val="640"/>
          <w:marRight w:val="0"/>
          <w:marTop w:val="0"/>
          <w:marBottom w:val="0"/>
          <w:divBdr>
            <w:top w:val="none" w:sz="0" w:space="0" w:color="auto"/>
            <w:left w:val="none" w:sz="0" w:space="0" w:color="auto"/>
            <w:bottom w:val="none" w:sz="0" w:space="0" w:color="auto"/>
            <w:right w:val="none" w:sz="0" w:space="0" w:color="auto"/>
          </w:divBdr>
        </w:div>
        <w:div w:id="870993999">
          <w:marLeft w:val="640"/>
          <w:marRight w:val="0"/>
          <w:marTop w:val="0"/>
          <w:marBottom w:val="0"/>
          <w:divBdr>
            <w:top w:val="none" w:sz="0" w:space="0" w:color="auto"/>
            <w:left w:val="none" w:sz="0" w:space="0" w:color="auto"/>
            <w:bottom w:val="none" w:sz="0" w:space="0" w:color="auto"/>
            <w:right w:val="none" w:sz="0" w:space="0" w:color="auto"/>
          </w:divBdr>
        </w:div>
        <w:div w:id="358362463">
          <w:marLeft w:val="640"/>
          <w:marRight w:val="0"/>
          <w:marTop w:val="0"/>
          <w:marBottom w:val="0"/>
          <w:divBdr>
            <w:top w:val="none" w:sz="0" w:space="0" w:color="auto"/>
            <w:left w:val="none" w:sz="0" w:space="0" w:color="auto"/>
            <w:bottom w:val="none" w:sz="0" w:space="0" w:color="auto"/>
            <w:right w:val="none" w:sz="0" w:space="0" w:color="auto"/>
          </w:divBdr>
        </w:div>
        <w:div w:id="981158590">
          <w:marLeft w:val="640"/>
          <w:marRight w:val="0"/>
          <w:marTop w:val="0"/>
          <w:marBottom w:val="0"/>
          <w:divBdr>
            <w:top w:val="none" w:sz="0" w:space="0" w:color="auto"/>
            <w:left w:val="none" w:sz="0" w:space="0" w:color="auto"/>
            <w:bottom w:val="none" w:sz="0" w:space="0" w:color="auto"/>
            <w:right w:val="none" w:sz="0" w:space="0" w:color="auto"/>
          </w:divBdr>
        </w:div>
        <w:div w:id="1785154354">
          <w:marLeft w:val="640"/>
          <w:marRight w:val="0"/>
          <w:marTop w:val="0"/>
          <w:marBottom w:val="0"/>
          <w:divBdr>
            <w:top w:val="none" w:sz="0" w:space="0" w:color="auto"/>
            <w:left w:val="none" w:sz="0" w:space="0" w:color="auto"/>
            <w:bottom w:val="none" w:sz="0" w:space="0" w:color="auto"/>
            <w:right w:val="none" w:sz="0" w:space="0" w:color="auto"/>
          </w:divBdr>
        </w:div>
        <w:div w:id="1682506382">
          <w:marLeft w:val="640"/>
          <w:marRight w:val="0"/>
          <w:marTop w:val="0"/>
          <w:marBottom w:val="0"/>
          <w:divBdr>
            <w:top w:val="none" w:sz="0" w:space="0" w:color="auto"/>
            <w:left w:val="none" w:sz="0" w:space="0" w:color="auto"/>
            <w:bottom w:val="none" w:sz="0" w:space="0" w:color="auto"/>
            <w:right w:val="none" w:sz="0" w:space="0" w:color="auto"/>
          </w:divBdr>
        </w:div>
        <w:div w:id="295991088">
          <w:marLeft w:val="640"/>
          <w:marRight w:val="0"/>
          <w:marTop w:val="0"/>
          <w:marBottom w:val="0"/>
          <w:divBdr>
            <w:top w:val="none" w:sz="0" w:space="0" w:color="auto"/>
            <w:left w:val="none" w:sz="0" w:space="0" w:color="auto"/>
            <w:bottom w:val="none" w:sz="0" w:space="0" w:color="auto"/>
            <w:right w:val="none" w:sz="0" w:space="0" w:color="auto"/>
          </w:divBdr>
        </w:div>
        <w:div w:id="640307973">
          <w:marLeft w:val="640"/>
          <w:marRight w:val="0"/>
          <w:marTop w:val="0"/>
          <w:marBottom w:val="0"/>
          <w:divBdr>
            <w:top w:val="none" w:sz="0" w:space="0" w:color="auto"/>
            <w:left w:val="none" w:sz="0" w:space="0" w:color="auto"/>
            <w:bottom w:val="none" w:sz="0" w:space="0" w:color="auto"/>
            <w:right w:val="none" w:sz="0" w:space="0" w:color="auto"/>
          </w:divBdr>
        </w:div>
        <w:div w:id="105661734">
          <w:marLeft w:val="640"/>
          <w:marRight w:val="0"/>
          <w:marTop w:val="0"/>
          <w:marBottom w:val="0"/>
          <w:divBdr>
            <w:top w:val="none" w:sz="0" w:space="0" w:color="auto"/>
            <w:left w:val="none" w:sz="0" w:space="0" w:color="auto"/>
            <w:bottom w:val="none" w:sz="0" w:space="0" w:color="auto"/>
            <w:right w:val="none" w:sz="0" w:space="0" w:color="auto"/>
          </w:divBdr>
        </w:div>
        <w:div w:id="1482847800">
          <w:marLeft w:val="640"/>
          <w:marRight w:val="0"/>
          <w:marTop w:val="0"/>
          <w:marBottom w:val="0"/>
          <w:divBdr>
            <w:top w:val="none" w:sz="0" w:space="0" w:color="auto"/>
            <w:left w:val="none" w:sz="0" w:space="0" w:color="auto"/>
            <w:bottom w:val="none" w:sz="0" w:space="0" w:color="auto"/>
            <w:right w:val="none" w:sz="0" w:space="0" w:color="auto"/>
          </w:divBdr>
        </w:div>
        <w:div w:id="2073431310">
          <w:marLeft w:val="640"/>
          <w:marRight w:val="0"/>
          <w:marTop w:val="0"/>
          <w:marBottom w:val="0"/>
          <w:divBdr>
            <w:top w:val="none" w:sz="0" w:space="0" w:color="auto"/>
            <w:left w:val="none" w:sz="0" w:space="0" w:color="auto"/>
            <w:bottom w:val="none" w:sz="0" w:space="0" w:color="auto"/>
            <w:right w:val="none" w:sz="0" w:space="0" w:color="auto"/>
          </w:divBdr>
        </w:div>
        <w:div w:id="1353651270">
          <w:marLeft w:val="640"/>
          <w:marRight w:val="0"/>
          <w:marTop w:val="0"/>
          <w:marBottom w:val="0"/>
          <w:divBdr>
            <w:top w:val="none" w:sz="0" w:space="0" w:color="auto"/>
            <w:left w:val="none" w:sz="0" w:space="0" w:color="auto"/>
            <w:bottom w:val="none" w:sz="0" w:space="0" w:color="auto"/>
            <w:right w:val="none" w:sz="0" w:space="0" w:color="auto"/>
          </w:divBdr>
        </w:div>
        <w:div w:id="1628118614">
          <w:marLeft w:val="640"/>
          <w:marRight w:val="0"/>
          <w:marTop w:val="0"/>
          <w:marBottom w:val="0"/>
          <w:divBdr>
            <w:top w:val="none" w:sz="0" w:space="0" w:color="auto"/>
            <w:left w:val="none" w:sz="0" w:space="0" w:color="auto"/>
            <w:bottom w:val="none" w:sz="0" w:space="0" w:color="auto"/>
            <w:right w:val="none" w:sz="0" w:space="0" w:color="auto"/>
          </w:divBdr>
        </w:div>
        <w:div w:id="1327130576">
          <w:marLeft w:val="640"/>
          <w:marRight w:val="0"/>
          <w:marTop w:val="0"/>
          <w:marBottom w:val="0"/>
          <w:divBdr>
            <w:top w:val="none" w:sz="0" w:space="0" w:color="auto"/>
            <w:left w:val="none" w:sz="0" w:space="0" w:color="auto"/>
            <w:bottom w:val="none" w:sz="0" w:space="0" w:color="auto"/>
            <w:right w:val="none" w:sz="0" w:space="0" w:color="auto"/>
          </w:divBdr>
        </w:div>
        <w:div w:id="1336683702">
          <w:marLeft w:val="640"/>
          <w:marRight w:val="0"/>
          <w:marTop w:val="0"/>
          <w:marBottom w:val="0"/>
          <w:divBdr>
            <w:top w:val="none" w:sz="0" w:space="0" w:color="auto"/>
            <w:left w:val="none" w:sz="0" w:space="0" w:color="auto"/>
            <w:bottom w:val="none" w:sz="0" w:space="0" w:color="auto"/>
            <w:right w:val="none" w:sz="0" w:space="0" w:color="auto"/>
          </w:divBdr>
        </w:div>
        <w:div w:id="1396512293">
          <w:marLeft w:val="640"/>
          <w:marRight w:val="0"/>
          <w:marTop w:val="0"/>
          <w:marBottom w:val="0"/>
          <w:divBdr>
            <w:top w:val="none" w:sz="0" w:space="0" w:color="auto"/>
            <w:left w:val="none" w:sz="0" w:space="0" w:color="auto"/>
            <w:bottom w:val="none" w:sz="0" w:space="0" w:color="auto"/>
            <w:right w:val="none" w:sz="0" w:space="0" w:color="auto"/>
          </w:divBdr>
        </w:div>
        <w:div w:id="249512772">
          <w:marLeft w:val="640"/>
          <w:marRight w:val="0"/>
          <w:marTop w:val="0"/>
          <w:marBottom w:val="0"/>
          <w:divBdr>
            <w:top w:val="none" w:sz="0" w:space="0" w:color="auto"/>
            <w:left w:val="none" w:sz="0" w:space="0" w:color="auto"/>
            <w:bottom w:val="none" w:sz="0" w:space="0" w:color="auto"/>
            <w:right w:val="none" w:sz="0" w:space="0" w:color="auto"/>
          </w:divBdr>
        </w:div>
        <w:div w:id="894001727">
          <w:marLeft w:val="640"/>
          <w:marRight w:val="0"/>
          <w:marTop w:val="0"/>
          <w:marBottom w:val="0"/>
          <w:divBdr>
            <w:top w:val="none" w:sz="0" w:space="0" w:color="auto"/>
            <w:left w:val="none" w:sz="0" w:space="0" w:color="auto"/>
            <w:bottom w:val="none" w:sz="0" w:space="0" w:color="auto"/>
            <w:right w:val="none" w:sz="0" w:space="0" w:color="auto"/>
          </w:divBdr>
        </w:div>
        <w:div w:id="968435695">
          <w:marLeft w:val="640"/>
          <w:marRight w:val="0"/>
          <w:marTop w:val="0"/>
          <w:marBottom w:val="0"/>
          <w:divBdr>
            <w:top w:val="none" w:sz="0" w:space="0" w:color="auto"/>
            <w:left w:val="none" w:sz="0" w:space="0" w:color="auto"/>
            <w:bottom w:val="none" w:sz="0" w:space="0" w:color="auto"/>
            <w:right w:val="none" w:sz="0" w:space="0" w:color="auto"/>
          </w:divBdr>
        </w:div>
        <w:div w:id="265626169">
          <w:marLeft w:val="640"/>
          <w:marRight w:val="0"/>
          <w:marTop w:val="0"/>
          <w:marBottom w:val="0"/>
          <w:divBdr>
            <w:top w:val="none" w:sz="0" w:space="0" w:color="auto"/>
            <w:left w:val="none" w:sz="0" w:space="0" w:color="auto"/>
            <w:bottom w:val="none" w:sz="0" w:space="0" w:color="auto"/>
            <w:right w:val="none" w:sz="0" w:space="0" w:color="auto"/>
          </w:divBdr>
        </w:div>
        <w:div w:id="154958419">
          <w:marLeft w:val="640"/>
          <w:marRight w:val="0"/>
          <w:marTop w:val="0"/>
          <w:marBottom w:val="0"/>
          <w:divBdr>
            <w:top w:val="none" w:sz="0" w:space="0" w:color="auto"/>
            <w:left w:val="none" w:sz="0" w:space="0" w:color="auto"/>
            <w:bottom w:val="none" w:sz="0" w:space="0" w:color="auto"/>
            <w:right w:val="none" w:sz="0" w:space="0" w:color="auto"/>
          </w:divBdr>
        </w:div>
        <w:div w:id="1767653509">
          <w:marLeft w:val="640"/>
          <w:marRight w:val="0"/>
          <w:marTop w:val="0"/>
          <w:marBottom w:val="0"/>
          <w:divBdr>
            <w:top w:val="none" w:sz="0" w:space="0" w:color="auto"/>
            <w:left w:val="none" w:sz="0" w:space="0" w:color="auto"/>
            <w:bottom w:val="none" w:sz="0" w:space="0" w:color="auto"/>
            <w:right w:val="none" w:sz="0" w:space="0" w:color="auto"/>
          </w:divBdr>
        </w:div>
        <w:div w:id="1127352757">
          <w:marLeft w:val="640"/>
          <w:marRight w:val="0"/>
          <w:marTop w:val="0"/>
          <w:marBottom w:val="0"/>
          <w:divBdr>
            <w:top w:val="none" w:sz="0" w:space="0" w:color="auto"/>
            <w:left w:val="none" w:sz="0" w:space="0" w:color="auto"/>
            <w:bottom w:val="none" w:sz="0" w:space="0" w:color="auto"/>
            <w:right w:val="none" w:sz="0" w:space="0" w:color="auto"/>
          </w:divBdr>
        </w:div>
        <w:div w:id="1927615372">
          <w:marLeft w:val="640"/>
          <w:marRight w:val="0"/>
          <w:marTop w:val="0"/>
          <w:marBottom w:val="0"/>
          <w:divBdr>
            <w:top w:val="none" w:sz="0" w:space="0" w:color="auto"/>
            <w:left w:val="none" w:sz="0" w:space="0" w:color="auto"/>
            <w:bottom w:val="none" w:sz="0" w:space="0" w:color="auto"/>
            <w:right w:val="none" w:sz="0" w:space="0" w:color="auto"/>
          </w:divBdr>
        </w:div>
        <w:div w:id="40983265">
          <w:marLeft w:val="640"/>
          <w:marRight w:val="0"/>
          <w:marTop w:val="0"/>
          <w:marBottom w:val="0"/>
          <w:divBdr>
            <w:top w:val="none" w:sz="0" w:space="0" w:color="auto"/>
            <w:left w:val="none" w:sz="0" w:space="0" w:color="auto"/>
            <w:bottom w:val="none" w:sz="0" w:space="0" w:color="auto"/>
            <w:right w:val="none" w:sz="0" w:space="0" w:color="auto"/>
          </w:divBdr>
        </w:div>
        <w:div w:id="131020711">
          <w:marLeft w:val="640"/>
          <w:marRight w:val="0"/>
          <w:marTop w:val="0"/>
          <w:marBottom w:val="0"/>
          <w:divBdr>
            <w:top w:val="none" w:sz="0" w:space="0" w:color="auto"/>
            <w:left w:val="none" w:sz="0" w:space="0" w:color="auto"/>
            <w:bottom w:val="none" w:sz="0" w:space="0" w:color="auto"/>
            <w:right w:val="none" w:sz="0" w:space="0" w:color="auto"/>
          </w:divBdr>
        </w:div>
        <w:div w:id="610744972">
          <w:marLeft w:val="640"/>
          <w:marRight w:val="0"/>
          <w:marTop w:val="0"/>
          <w:marBottom w:val="0"/>
          <w:divBdr>
            <w:top w:val="none" w:sz="0" w:space="0" w:color="auto"/>
            <w:left w:val="none" w:sz="0" w:space="0" w:color="auto"/>
            <w:bottom w:val="none" w:sz="0" w:space="0" w:color="auto"/>
            <w:right w:val="none" w:sz="0" w:space="0" w:color="auto"/>
          </w:divBdr>
        </w:div>
        <w:div w:id="953900389">
          <w:marLeft w:val="640"/>
          <w:marRight w:val="0"/>
          <w:marTop w:val="0"/>
          <w:marBottom w:val="0"/>
          <w:divBdr>
            <w:top w:val="none" w:sz="0" w:space="0" w:color="auto"/>
            <w:left w:val="none" w:sz="0" w:space="0" w:color="auto"/>
            <w:bottom w:val="none" w:sz="0" w:space="0" w:color="auto"/>
            <w:right w:val="none" w:sz="0" w:space="0" w:color="auto"/>
          </w:divBdr>
        </w:div>
        <w:div w:id="116409990">
          <w:marLeft w:val="640"/>
          <w:marRight w:val="0"/>
          <w:marTop w:val="0"/>
          <w:marBottom w:val="0"/>
          <w:divBdr>
            <w:top w:val="none" w:sz="0" w:space="0" w:color="auto"/>
            <w:left w:val="none" w:sz="0" w:space="0" w:color="auto"/>
            <w:bottom w:val="none" w:sz="0" w:space="0" w:color="auto"/>
            <w:right w:val="none" w:sz="0" w:space="0" w:color="auto"/>
          </w:divBdr>
        </w:div>
        <w:div w:id="276956714">
          <w:marLeft w:val="640"/>
          <w:marRight w:val="0"/>
          <w:marTop w:val="0"/>
          <w:marBottom w:val="0"/>
          <w:divBdr>
            <w:top w:val="none" w:sz="0" w:space="0" w:color="auto"/>
            <w:left w:val="none" w:sz="0" w:space="0" w:color="auto"/>
            <w:bottom w:val="none" w:sz="0" w:space="0" w:color="auto"/>
            <w:right w:val="none" w:sz="0" w:space="0" w:color="auto"/>
          </w:divBdr>
        </w:div>
        <w:div w:id="371196091">
          <w:marLeft w:val="640"/>
          <w:marRight w:val="0"/>
          <w:marTop w:val="0"/>
          <w:marBottom w:val="0"/>
          <w:divBdr>
            <w:top w:val="none" w:sz="0" w:space="0" w:color="auto"/>
            <w:left w:val="none" w:sz="0" w:space="0" w:color="auto"/>
            <w:bottom w:val="none" w:sz="0" w:space="0" w:color="auto"/>
            <w:right w:val="none" w:sz="0" w:space="0" w:color="auto"/>
          </w:divBdr>
        </w:div>
        <w:div w:id="481197827">
          <w:marLeft w:val="640"/>
          <w:marRight w:val="0"/>
          <w:marTop w:val="0"/>
          <w:marBottom w:val="0"/>
          <w:divBdr>
            <w:top w:val="none" w:sz="0" w:space="0" w:color="auto"/>
            <w:left w:val="none" w:sz="0" w:space="0" w:color="auto"/>
            <w:bottom w:val="none" w:sz="0" w:space="0" w:color="auto"/>
            <w:right w:val="none" w:sz="0" w:space="0" w:color="auto"/>
          </w:divBdr>
        </w:div>
        <w:div w:id="1391536110">
          <w:marLeft w:val="640"/>
          <w:marRight w:val="0"/>
          <w:marTop w:val="0"/>
          <w:marBottom w:val="0"/>
          <w:divBdr>
            <w:top w:val="none" w:sz="0" w:space="0" w:color="auto"/>
            <w:left w:val="none" w:sz="0" w:space="0" w:color="auto"/>
            <w:bottom w:val="none" w:sz="0" w:space="0" w:color="auto"/>
            <w:right w:val="none" w:sz="0" w:space="0" w:color="auto"/>
          </w:divBdr>
        </w:div>
        <w:div w:id="1780491189">
          <w:marLeft w:val="640"/>
          <w:marRight w:val="0"/>
          <w:marTop w:val="0"/>
          <w:marBottom w:val="0"/>
          <w:divBdr>
            <w:top w:val="none" w:sz="0" w:space="0" w:color="auto"/>
            <w:left w:val="none" w:sz="0" w:space="0" w:color="auto"/>
            <w:bottom w:val="none" w:sz="0" w:space="0" w:color="auto"/>
            <w:right w:val="none" w:sz="0" w:space="0" w:color="auto"/>
          </w:divBdr>
        </w:div>
        <w:div w:id="1802653453">
          <w:marLeft w:val="640"/>
          <w:marRight w:val="0"/>
          <w:marTop w:val="0"/>
          <w:marBottom w:val="0"/>
          <w:divBdr>
            <w:top w:val="none" w:sz="0" w:space="0" w:color="auto"/>
            <w:left w:val="none" w:sz="0" w:space="0" w:color="auto"/>
            <w:bottom w:val="none" w:sz="0" w:space="0" w:color="auto"/>
            <w:right w:val="none" w:sz="0" w:space="0" w:color="auto"/>
          </w:divBdr>
        </w:div>
        <w:div w:id="1278100963">
          <w:marLeft w:val="640"/>
          <w:marRight w:val="0"/>
          <w:marTop w:val="0"/>
          <w:marBottom w:val="0"/>
          <w:divBdr>
            <w:top w:val="none" w:sz="0" w:space="0" w:color="auto"/>
            <w:left w:val="none" w:sz="0" w:space="0" w:color="auto"/>
            <w:bottom w:val="none" w:sz="0" w:space="0" w:color="auto"/>
            <w:right w:val="none" w:sz="0" w:space="0" w:color="auto"/>
          </w:divBdr>
        </w:div>
        <w:div w:id="853349180">
          <w:marLeft w:val="640"/>
          <w:marRight w:val="0"/>
          <w:marTop w:val="0"/>
          <w:marBottom w:val="0"/>
          <w:divBdr>
            <w:top w:val="none" w:sz="0" w:space="0" w:color="auto"/>
            <w:left w:val="none" w:sz="0" w:space="0" w:color="auto"/>
            <w:bottom w:val="none" w:sz="0" w:space="0" w:color="auto"/>
            <w:right w:val="none" w:sz="0" w:space="0" w:color="auto"/>
          </w:divBdr>
        </w:div>
        <w:div w:id="84115400">
          <w:marLeft w:val="640"/>
          <w:marRight w:val="0"/>
          <w:marTop w:val="0"/>
          <w:marBottom w:val="0"/>
          <w:divBdr>
            <w:top w:val="none" w:sz="0" w:space="0" w:color="auto"/>
            <w:left w:val="none" w:sz="0" w:space="0" w:color="auto"/>
            <w:bottom w:val="none" w:sz="0" w:space="0" w:color="auto"/>
            <w:right w:val="none" w:sz="0" w:space="0" w:color="auto"/>
          </w:divBdr>
        </w:div>
        <w:div w:id="1000473770">
          <w:marLeft w:val="640"/>
          <w:marRight w:val="0"/>
          <w:marTop w:val="0"/>
          <w:marBottom w:val="0"/>
          <w:divBdr>
            <w:top w:val="none" w:sz="0" w:space="0" w:color="auto"/>
            <w:left w:val="none" w:sz="0" w:space="0" w:color="auto"/>
            <w:bottom w:val="none" w:sz="0" w:space="0" w:color="auto"/>
            <w:right w:val="none" w:sz="0" w:space="0" w:color="auto"/>
          </w:divBdr>
        </w:div>
        <w:div w:id="1847480123">
          <w:marLeft w:val="640"/>
          <w:marRight w:val="0"/>
          <w:marTop w:val="0"/>
          <w:marBottom w:val="0"/>
          <w:divBdr>
            <w:top w:val="none" w:sz="0" w:space="0" w:color="auto"/>
            <w:left w:val="none" w:sz="0" w:space="0" w:color="auto"/>
            <w:bottom w:val="none" w:sz="0" w:space="0" w:color="auto"/>
            <w:right w:val="none" w:sz="0" w:space="0" w:color="auto"/>
          </w:divBdr>
        </w:div>
        <w:div w:id="703989049">
          <w:marLeft w:val="640"/>
          <w:marRight w:val="0"/>
          <w:marTop w:val="0"/>
          <w:marBottom w:val="0"/>
          <w:divBdr>
            <w:top w:val="none" w:sz="0" w:space="0" w:color="auto"/>
            <w:left w:val="none" w:sz="0" w:space="0" w:color="auto"/>
            <w:bottom w:val="none" w:sz="0" w:space="0" w:color="auto"/>
            <w:right w:val="none" w:sz="0" w:space="0" w:color="auto"/>
          </w:divBdr>
        </w:div>
        <w:div w:id="1401249195">
          <w:marLeft w:val="640"/>
          <w:marRight w:val="0"/>
          <w:marTop w:val="0"/>
          <w:marBottom w:val="0"/>
          <w:divBdr>
            <w:top w:val="none" w:sz="0" w:space="0" w:color="auto"/>
            <w:left w:val="none" w:sz="0" w:space="0" w:color="auto"/>
            <w:bottom w:val="none" w:sz="0" w:space="0" w:color="auto"/>
            <w:right w:val="none" w:sz="0" w:space="0" w:color="auto"/>
          </w:divBdr>
        </w:div>
        <w:div w:id="2074886293">
          <w:marLeft w:val="640"/>
          <w:marRight w:val="0"/>
          <w:marTop w:val="0"/>
          <w:marBottom w:val="0"/>
          <w:divBdr>
            <w:top w:val="none" w:sz="0" w:space="0" w:color="auto"/>
            <w:left w:val="none" w:sz="0" w:space="0" w:color="auto"/>
            <w:bottom w:val="none" w:sz="0" w:space="0" w:color="auto"/>
            <w:right w:val="none" w:sz="0" w:space="0" w:color="auto"/>
          </w:divBdr>
        </w:div>
        <w:div w:id="770248873">
          <w:marLeft w:val="640"/>
          <w:marRight w:val="0"/>
          <w:marTop w:val="0"/>
          <w:marBottom w:val="0"/>
          <w:divBdr>
            <w:top w:val="none" w:sz="0" w:space="0" w:color="auto"/>
            <w:left w:val="none" w:sz="0" w:space="0" w:color="auto"/>
            <w:bottom w:val="none" w:sz="0" w:space="0" w:color="auto"/>
            <w:right w:val="none" w:sz="0" w:space="0" w:color="auto"/>
          </w:divBdr>
        </w:div>
        <w:div w:id="927541075">
          <w:marLeft w:val="640"/>
          <w:marRight w:val="0"/>
          <w:marTop w:val="0"/>
          <w:marBottom w:val="0"/>
          <w:divBdr>
            <w:top w:val="none" w:sz="0" w:space="0" w:color="auto"/>
            <w:left w:val="none" w:sz="0" w:space="0" w:color="auto"/>
            <w:bottom w:val="none" w:sz="0" w:space="0" w:color="auto"/>
            <w:right w:val="none" w:sz="0" w:space="0" w:color="auto"/>
          </w:divBdr>
        </w:div>
        <w:div w:id="998577718">
          <w:marLeft w:val="640"/>
          <w:marRight w:val="0"/>
          <w:marTop w:val="0"/>
          <w:marBottom w:val="0"/>
          <w:divBdr>
            <w:top w:val="none" w:sz="0" w:space="0" w:color="auto"/>
            <w:left w:val="none" w:sz="0" w:space="0" w:color="auto"/>
            <w:bottom w:val="none" w:sz="0" w:space="0" w:color="auto"/>
            <w:right w:val="none" w:sz="0" w:space="0" w:color="auto"/>
          </w:divBdr>
        </w:div>
        <w:div w:id="295574780">
          <w:marLeft w:val="640"/>
          <w:marRight w:val="0"/>
          <w:marTop w:val="0"/>
          <w:marBottom w:val="0"/>
          <w:divBdr>
            <w:top w:val="none" w:sz="0" w:space="0" w:color="auto"/>
            <w:left w:val="none" w:sz="0" w:space="0" w:color="auto"/>
            <w:bottom w:val="none" w:sz="0" w:space="0" w:color="auto"/>
            <w:right w:val="none" w:sz="0" w:space="0" w:color="auto"/>
          </w:divBdr>
        </w:div>
        <w:div w:id="2016951903">
          <w:marLeft w:val="640"/>
          <w:marRight w:val="0"/>
          <w:marTop w:val="0"/>
          <w:marBottom w:val="0"/>
          <w:divBdr>
            <w:top w:val="none" w:sz="0" w:space="0" w:color="auto"/>
            <w:left w:val="none" w:sz="0" w:space="0" w:color="auto"/>
            <w:bottom w:val="none" w:sz="0" w:space="0" w:color="auto"/>
            <w:right w:val="none" w:sz="0" w:space="0" w:color="auto"/>
          </w:divBdr>
        </w:div>
        <w:div w:id="1677269721">
          <w:marLeft w:val="640"/>
          <w:marRight w:val="0"/>
          <w:marTop w:val="0"/>
          <w:marBottom w:val="0"/>
          <w:divBdr>
            <w:top w:val="none" w:sz="0" w:space="0" w:color="auto"/>
            <w:left w:val="none" w:sz="0" w:space="0" w:color="auto"/>
            <w:bottom w:val="none" w:sz="0" w:space="0" w:color="auto"/>
            <w:right w:val="none" w:sz="0" w:space="0" w:color="auto"/>
          </w:divBdr>
        </w:div>
        <w:div w:id="119691497">
          <w:marLeft w:val="640"/>
          <w:marRight w:val="0"/>
          <w:marTop w:val="0"/>
          <w:marBottom w:val="0"/>
          <w:divBdr>
            <w:top w:val="none" w:sz="0" w:space="0" w:color="auto"/>
            <w:left w:val="none" w:sz="0" w:space="0" w:color="auto"/>
            <w:bottom w:val="none" w:sz="0" w:space="0" w:color="auto"/>
            <w:right w:val="none" w:sz="0" w:space="0" w:color="auto"/>
          </w:divBdr>
        </w:div>
        <w:div w:id="31730267">
          <w:marLeft w:val="640"/>
          <w:marRight w:val="0"/>
          <w:marTop w:val="0"/>
          <w:marBottom w:val="0"/>
          <w:divBdr>
            <w:top w:val="none" w:sz="0" w:space="0" w:color="auto"/>
            <w:left w:val="none" w:sz="0" w:space="0" w:color="auto"/>
            <w:bottom w:val="none" w:sz="0" w:space="0" w:color="auto"/>
            <w:right w:val="none" w:sz="0" w:space="0" w:color="auto"/>
          </w:divBdr>
        </w:div>
        <w:div w:id="38894510">
          <w:marLeft w:val="640"/>
          <w:marRight w:val="0"/>
          <w:marTop w:val="0"/>
          <w:marBottom w:val="0"/>
          <w:divBdr>
            <w:top w:val="none" w:sz="0" w:space="0" w:color="auto"/>
            <w:left w:val="none" w:sz="0" w:space="0" w:color="auto"/>
            <w:bottom w:val="none" w:sz="0" w:space="0" w:color="auto"/>
            <w:right w:val="none" w:sz="0" w:space="0" w:color="auto"/>
          </w:divBdr>
        </w:div>
        <w:div w:id="1964386868">
          <w:marLeft w:val="640"/>
          <w:marRight w:val="0"/>
          <w:marTop w:val="0"/>
          <w:marBottom w:val="0"/>
          <w:divBdr>
            <w:top w:val="none" w:sz="0" w:space="0" w:color="auto"/>
            <w:left w:val="none" w:sz="0" w:space="0" w:color="auto"/>
            <w:bottom w:val="none" w:sz="0" w:space="0" w:color="auto"/>
            <w:right w:val="none" w:sz="0" w:space="0" w:color="auto"/>
          </w:divBdr>
        </w:div>
        <w:div w:id="673923472">
          <w:marLeft w:val="640"/>
          <w:marRight w:val="0"/>
          <w:marTop w:val="0"/>
          <w:marBottom w:val="0"/>
          <w:divBdr>
            <w:top w:val="none" w:sz="0" w:space="0" w:color="auto"/>
            <w:left w:val="none" w:sz="0" w:space="0" w:color="auto"/>
            <w:bottom w:val="none" w:sz="0" w:space="0" w:color="auto"/>
            <w:right w:val="none" w:sz="0" w:space="0" w:color="auto"/>
          </w:divBdr>
        </w:div>
        <w:div w:id="1110929909">
          <w:marLeft w:val="640"/>
          <w:marRight w:val="0"/>
          <w:marTop w:val="0"/>
          <w:marBottom w:val="0"/>
          <w:divBdr>
            <w:top w:val="none" w:sz="0" w:space="0" w:color="auto"/>
            <w:left w:val="none" w:sz="0" w:space="0" w:color="auto"/>
            <w:bottom w:val="none" w:sz="0" w:space="0" w:color="auto"/>
            <w:right w:val="none" w:sz="0" w:space="0" w:color="auto"/>
          </w:divBdr>
        </w:div>
        <w:div w:id="1824656558">
          <w:marLeft w:val="640"/>
          <w:marRight w:val="0"/>
          <w:marTop w:val="0"/>
          <w:marBottom w:val="0"/>
          <w:divBdr>
            <w:top w:val="none" w:sz="0" w:space="0" w:color="auto"/>
            <w:left w:val="none" w:sz="0" w:space="0" w:color="auto"/>
            <w:bottom w:val="none" w:sz="0" w:space="0" w:color="auto"/>
            <w:right w:val="none" w:sz="0" w:space="0" w:color="auto"/>
          </w:divBdr>
        </w:div>
        <w:div w:id="165753003">
          <w:marLeft w:val="640"/>
          <w:marRight w:val="0"/>
          <w:marTop w:val="0"/>
          <w:marBottom w:val="0"/>
          <w:divBdr>
            <w:top w:val="none" w:sz="0" w:space="0" w:color="auto"/>
            <w:left w:val="none" w:sz="0" w:space="0" w:color="auto"/>
            <w:bottom w:val="none" w:sz="0" w:space="0" w:color="auto"/>
            <w:right w:val="none" w:sz="0" w:space="0" w:color="auto"/>
          </w:divBdr>
        </w:div>
        <w:div w:id="332487339">
          <w:marLeft w:val="640"/>
          <w:marRight w:val="0"/>
          <w:marTop w:val="0"/>
          <w:marBottom w:val="0"/>
          <w:divBdr>
            <w:top w:val="none" w:sz="0" w:space="0" w:color="auto"/>
            <w:left w:val="none" w:sz="0" w:space="0" w:color="auto"/>
            <w:bottom w:val="none" w:sz="0" w:space="0" w:color="auto"/>
            <w:right w:val="none" w:sz="0" w:space="0" w:color="auto"/>
          </w:divBdr>
        </w:div>
        <w:div w:id="30226284">
          <w:marLeft w:val="640"/>
          <w:marRight w:val="0"/>
          <w:marTop w:val="0"/>
          <w:marBottom w:val="0"/>
          <w:divBdr>
            <w:top w:val="none" w:sz="0" w:space="0" w:color="auto"/>
            <w:left w:val="none" w:sz="0" w:space="0" w:color="auto"/>
            <w:bottom w:val="none" w:sz="0" w:space="0" w:color="auto"/>
            <w:right w:val="none" w:sz="0" w:space="0" w:color="auto"/>
          </w:divBdr>
        </w:div>
        <w:div w:id="886455235">
          <w:marLeft w:val="640"/>
          <w:marRight w:val="0"/>
          <w:marTop w:val="0"/>
          <w:marBottom w:val="0"/>
          <w:divBdr>
            <w:top w:val="none" w:sz="0" w:space="0" w:color="auto"/>
            <w:left w:val="none" w:sz="0" w:space="0" w:color="auto"/>
            <w:bottom w:val="none" w:sz="0" w:space="0" w:color="auto"/>
            <w:right w:val="none" w:sz="0" w:space="0" w:color="auto"/>
          </w:divBdr>
        </w:div>
        <w:div w:id="1080907770">
          <w:marLeft w:val="640"/>
          <w:marRight w:val="0"/>
          <w:marTop w:val="0"/>
          <w:marBottom w:val="0"/>
          <w:divBdr>
            <w:top w:val="none" w:sz="0" w:space="0" w:color="auto"/>
            <w:left w:val="none" w:sz="0" w:space="0" w:color="auto"/>
            <w:bottom w:val="none" w:sz="0" w:space="0" w:color="auto"/>
            <w:right w:val="none" w:sz="0" w:space="0" w:color="auto"/>
          </w:divBdr>
        </w:div>
        <w:div w:id="637953600">
          <w:marLeft w:val="640"/>
          <w:marRight w:val="0"/>
          <w:marTop w:val="0"/>
          <w:marBottom w:val="0"/>
          <w:divBdr>
            <w:top w:val="none" w:sz="0" w:space="0" w:color="auto"/>
            <w:left w:val="none" w:sz="0" w:space="0" w:color="auto"/>
            <w:bottom w:val="none" w:sz="0" w:space="0" w:color="auto"/>
            <w:right w:val="none" w:sz="0" w:space="0" w:color="auto"/>
          </w:divBdr>
        </w:div>
        <w:div w:id="996348322">
          <w:marLeft w:val="640"/>
          <w:marRight w:val="0"/>
          <w:marTop w:val="0"/>
          <w:marBottom w:val="0"/>
          <w:divBdr>
            <w:top w:val="none" w:sz="0" w:space="0" w:color="auto"/>
            <w:left w:val="none" w:sz="0" w:space="0" w:color="auto"/>
            <w:bottom w:val="none" w:sz="0" w:space="0" w:color="auto"/>
            <w:right w:val="none" w:sz="0" w:space="0" w:color="auto"/>
          </w:divBdr>
        </w:div>
        <w:div w:id="287125691">
          <w:marLeft w:val="640"/>
          <w:marRight w:val="0"/>
          <w:marTop w:val="0"/>
          <w:marBottom w:val="0"/>
          <w:divBdr>
            <w:top w:val="none" w:sz="0" w:space="0" w:color="auto"/>
            <w:left w:val="none" w:sz="0" w:space="0" w:color="auto"/>
            <w:bottom w:val="none" w:sz="0" w:space="0" w:color="auto"/>
            <w:right w:val="none" w:sz="0" w:space="0" w:color="auto"/>
          </w:divBdr>
        </w:div>
        <w:div w:id="348072638">
          <w:marLeft w:val="640"/>
          <w:marRight w:val="0"/>
          <w:marTop w:val="0"/>
          <w:marBottom w:val="0"/>
          <w:divBdr>
            <w:top w:val="none" w:sz="0" w:space="0" w:color="auto"/>
            <w:left w:val="none" w:sz="0" w:space="0" w:color="auto"/>
            <w:bottom w:val="none" w:sz="0" w:space="0" w:color="auto"/>
            <w:right w:val="none" w:sz="0" w:space="0" w:color="auto"/>
          </w:divBdr>
        </w:div>
        <w:div w:id="1032851715">
          <w:marLeft w:val="640"/>
          <w:marRight w:val="0"/>
          <w:marTop w:val="0"/>
          <w:marBottom w:val="0"/>
          <w:divBdr>
            <w:top w:val="none" w:sz="0" w:space="0" w:color="auto"/>
            <w:left w:val="none" w:sz="0" w:space="0" w:color="auto"/>
            <w:bottom w:val="none" w:sz="0" w:space="0" w:color="auto"/>
            <w:right w:val="none" w:sz="0" w:space="0" w:color="auto"/>
          </w:divBdr>
        </w:div>
        <w:div w:id="548037040">
          <w:marLeft w:val="640"/>
          <w:marRight w:val="0"/>
          <w:marTop w:val="0"/>
          <w:marBottom w:val="0"/>
          <w:divBdr>
            <w:top w:val="none" w:sz="0" w:space="0" w:color="auto"/>
            <w:left w:val="none" w:sz="0" w:space="0" w:color="auto"/>
            <w:bottom w:val="none" w:sz="0" w:space="0" w:color="auto"/>
            <w:right w:val="none" w:sz="0" w:space="0" w:color="auto"/>
          </w:divBdr>
        </w:div>
        <w:div w:id="788084460">
          <w:marLeft w:val="640"/>
          <w:marRight w:val="0"/>
          <w:marTop w:val="0"/>
          <w:marBottom w:val="0"/>
          <w:divBdr>
            <w:top w:val="none" w:sz="0" w:space="0" w:color="auto"/>
            <w:left w:val="none" w:sz="0" w:space="0" w:color="auto"/>
            <w:bottom w:val="none" w:sz="0" w:space="0" w:color="auto"/>
            <w:right w:val="none" w:sz="0" w:space="0" w:color="auto"/>
          </w:divBdr>
        </w:div>
        <w:div w:id="621418439">
          <w:marLeft w:val="640"/>
          <w:marRight w:val="0"/>
          <w:marTop w:val="0"/>
          <w:marBottom w:val="0"/>
          <w:divBdr>
            <w:top w:val="none" w:sz="0" w:space="0" w:color="auto"/>
            <w:left w:val="none" w:sz="0" w:space="0" w:color="auto"/>
            <w:bottom w:val="none" w:sz="0" w:space="0" w:color="auto"/>
            <w:right w:val="none" w:sz="0" w:space="0" w:color="auto"/>
          </w:divBdr>
        </w:div>
        <w:div w:id="1076516902">
          <w:marLeft w:val="640"/>
          <w:marRight w:val="0"/>
          <w:marTop w:val="0"/>
          <w:marBottom w:val="0"/>
          <w:divBdr>
            <w:top w:val="none" w:sz="0" w:space="0" w:color="auto"/>
            <w:left w:val="none" w:sz="0" w:space="0" w:color="auto"/>
            <w:bottom w:val="none" w:sz="0" w:space="0" w:color="auto"/>
            <w:right w:val="none" w:sz="0" w:space="0" w:color="auto"/>
          </w:divBdr>
        </w:div>
        <w:div w:id="1303000031">
          <w:marLeft w:val="640"/>
          <w:marRight w:val="0"/>
          <w:marTop w:val="0"/>
          <w:marBottom w:val="0"/>
          <w:divBdr>
            <w:top w:val="none" w:sz="0" w:space="0" w:color="auto"/>
            <w:left w:val="none" w:sz="0" w:space="0" w:color="auto"/>
            <w:bottom w:val="none" w:sz="0" w:space="0" w:color="auto"/>
            <w:right w:val="none" w:sz="0" w:space="0" w:color="auto"/>
          </w:divBdr>
        </w:div>
        <w:div w:id="319505572">
          <w:marLeft w:val="640"/>
          <w:marRight w:val="0"/>
          <w:marTop w:val="0"/>
          <w:marBottom w:val="0"/>
          <w:divBdr>
            <w:top w:val="none" w:sz="0" w:space="0" w:color="auto"/>
            <w:left w:val="none" w:sz="0" w:space="0" w:color="auto"/>
            <w:bottom w:val="none" w:sz="0" w:space="0" w:color="auto"/>
            <w:right w:val="none" w:sz="0" w:space="0" w:color="auto"/>
          </w:divBdr>
        </w:div>
        <w:div w:id="1624119688">
          <w:marLeft w:val="640"/>
          <w:marRight w:val="0"/>
          <w:marTop w:val="0"/>
          <w:marBottom w:val="0"/>
          <w:divBdr>
            <w:top w:val="none" w:sz="0" w:space="0" w:color="auto"/>
            <w:left w:val="none" w:sz="0" w:space="0" w:color="auto"/>
            <w:bottom w:val="none" w:sz="0" w:space="0" w:color="auto"/>
            <w:right w:val="none" w:sz="0" w:space="0" w:color="auto"/>
          </w:divBdr>
        </w:div>
        <w:div w:id="76829168">
          <w:marLeft w:val="640"/>
          <w:marRight w:val="0"/>
          <w:marTop w:val="0"/>
          <w:marBottom w:val="0"/>
          <w:divBdr>
            <w:top w:val="none" w:sz="0" w:space="0" w:color="auto"/>
            <w:left w:val="none" w:sz="0" w:space="0" w:color="auto"/>
            <w:bottom w:val="none" w:sz="0" w:space="0" w:color="auto"/>
            <w:right w:val="none" w:sz="0" w:space="0" w:color="auto"/>
          </w:divBdr>
        </w:div>
        <w:div w:id="2066559531">
          <w:marLeft w:val="640"/>
          <w:marRight w:val="0"/>
          <w:marTop w:val="0"/>
          <w:marBottom w:val="0"/>
          <w:divBdr>
            <w:top w:val="none" w:sz="0" w:space="0" w:color="auto"/>
            <w:left w:val="none" w:sz="0" w:space="0" w:color="auto"/>
            <w:bottom w:val="none" w:sz="0" w:space="0" w:color="auto"/>
            <w:right w:val="none" w:sz="0" w:space="0" w:color="auto"/>
          </w:divBdr>
        </w:div>
        <w:div w:id="1009717429">
          <w:marLeft w:val="640"/>
          <w:marRight w:val="0"/>
          <w:marTop w:val="0"/>
          <w:marBottom w:val="0"/>
          <w:divBdr>
            <w:top w:val="none" w:sz="0" w:space="0" w:color="auto"/>
            <w:left w:val="none" w:sz="0" w:space="0" w:color="auto"/>
            <w:bottom w:val="none" w:sz="0" w:space="0" w:color="auto"/>
            <w:right w:val="none" w:sz="0" w:space="0" w:color="auto"/>
          </w:divBdr>
        </w:div>
        <w:div w:id="89591608">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5971936">
      <w:bodyDiv w:val="1"/>
      <w:marLeft w:val="0"/>
      <w:marRight w:val="0"/>
      <w:marTop w:val="0"/>
      <w:marBottom w:val="0"/>
      <w:divBdr>
        <w:top w:val="none" w:sz="0" w:space="0" w:color="auto"/>
        <w:left w:val="none" w:sz="0" w:space="0" w:color="auto"/>
        <w:bottom w:val="none" w:sz="0" w:space="0" w:color="auto"/>
        <w:right w:val="none" w:sz="0" w:space="0" w:color="auto"/>
      </w:divBdr>
      <w:divsChild>
        <w:div w:id="448203652">
          <w:marLeft w:val="640"/>
          <w:marRight w:val="0"/>
          <w:marTop w:val="0"/>
          <w:marBottom w:val="0"/>
          <w:divBdr>
            <w:top w:val="none" w:sz="0" w:space="0" w:color="auto"/>
            <w:left w:val="none" w:sz="0" w:space="0" w:color="auto"/>
            <w:bottom w:val="none" w:sz="0" w:space="0" w:color="auto"/>
            <w:right w:val="none" w:sz="0" w:space="0" w:color="auto"/>
          </w:divBdr>
        </w:div>
        <w:div w:id="1644850782">
          <w:marLeft w:val="640"/>
          <w:marRight w:val="0"/>
          <w:marTop w:val="0"/>
          <w:marBottom w:val="0"/>
          <w:divBdr>
            <w:top w:val="none" w:sz="0" w:space="0" w:color="auto"/>
            <w:left w:val="none" w:sz="0" w:space="0" w:color="auto"/>
            <w:bottom w:val="none" w:sz="0" w:space="0" w:color="auto"/>
            <w:right w:val="none" w:sz="0" w:space="0" w:color="auto"/>
          </w:divBdr>
        </w:div>
        <w:div w:id="647131185">
          <w:marLeft w:val="640"/>
          <w:marRight w:val="0"/>
          <w:marTop w:val="0"/>
          <w:marBottom w:val="0"/>
          <w:divBdr>
            <w:top w:val="none" w:sz="0" w:space="0" w:color="auto"/>
            <w:left w:val="none" w:sz="0" w:space="0" w:color="auto"/>
            <w:bottom w:val="none" w:sz="0" w:space="0" w:color="auto"/>
            <w:right w:val="none" w:sz="0" w:space="0" w:color="auto"/>
          </w:divBdr>
        </w:div>
        <w:div w:id="606697528">
          <w:marLeft w:val="640"/>
          <w:marRight w:val="0"/>
          <w:marTop w:val="0"/>
          <w:marBottom w:val="0"/>
          <w:divBdr>
            <w:top w:val="none" w:sz="0" w:space="0" w:color="auto"/>
            <w:left w:val="none" w:sz="0" w:space="0" w:color="auto"/>
            <w:bottom w:val="none" w:sz="0" w:space="0" w:color="auto"/>
            <w:right w:val="none" w:sz="0" w:space="0" w:color="auto"/>
          </w:divBdr>
        </w:div>
        <w:div w:id="487399673">
          <w:marLeft w:val="640"/>
          <w:marRight w:val="0"/>
          <w:marTop w:val="0"/>
          <w:marBottom w:val="0"/>
          <w:divBdr>
            <w:top w:val="none" w:sz="0" w:space="0" w:color="auto"/>
            <w:left w:val="none" w:sz="0" w:space="0" w:color="auto"/>
            <w:bottom w:val="none" w:sz="0" w:space="0" w:color="auto"/>
            <w:right w:val="none" w:sz="0" w:space="0" w:color="auto"/>
          </w:divBdr>
        </w:div>
        <w:div w:id="217715506">
          <w:marLeft w:val="640"/>
          <w:marRight w:val="0"/>
          <w:marTop w:val="0"/>
          <w:marBottom w:val="0"/>
          <w:divBdr>
            <w:top w:val="none" w:sz="0" w:space="0" w:color="auto"/>
            <w:left w:val="none" w:sz="0" w:space="0" w:color="auto"/>
            <w:bottom w:val="none" w:sz="0" w:space="0" w:color="auto"/>
            <w:right w:val="none" w:sz="0" w:space="0" w:color="auto"/>
          </w:divBdr>
        </w:div>
        <w:div w:id="1883590644">
          <w:marLeft w:val="640"/>
          <w:marRight w:val="0"/>
          <w:marTop w:val="0"/>
          <w:marBottom w:val="0"/>
          <w:divBdr>
            <w:top w:val="none" w:sz="0" w:space="0" w:color="auto"/>
            <w:left w:val="none" w:sz="0" w:space="0" w:color="auto"/>
            <w:bottom w:val="none" w:sz="0" w:space="0" w:color="auto"/>
            <w:right w:val="none" w:sz="0" w:space="0" w:color="auto"/>
          </w:divBdr>
        </w:div>
        <w:div w:id="1870799839">
          <w:marLeft w:val="640"/>
          <w:marRight w:val="0"/>
          <w:marTop w:val="0"/>
          <w:marBottom w:val="0"/>
          <w:divBdr>
            <w:top w:val="none" w:sz="0" w:space="0" w:color="auto"/>
            <w:left w:val="none" w:sz="0" w:space="0" w:color="auto"/>
            <w:bottom w:val="none" w:sz="0" w:space="0" w:color="auto"/>
            <w:right w:val="none" w:sz="0" w:space="0" w:color="auto"/>
          </w:divBdr>
        </w:div>
        <w:div w:id="745690364">
          <w:marLeft w:val="640"/>
          <w:marRight w:val="0"/>
          <w:marTop w:val="0"/>
          <w:marBottom w:val="0"/>
          <w:divBdr>
            <w:top w:val="none" w:sz="0" w:space="0" w:color="auto"/>
            <w:left w:val="none" w:sz="0" w:space="0" w:color="auto"/>
            <w:bottom w:val="none" w:sz="0" w:space="0" w:color="auto"/>
            <w:right w:val="none" w:sz="0" w:space="0" w:color="auto"/>
          </w:divBdr>
        </w:div>
        <w:div w:id="1444307084">
          <w:marLeft w:val="640"/>
          <w:marRight w:val="0"/>
          <w:marTop w:val="0"/>
          <w:marBottom w:val="0"/>
          <w:divBdr>
            <w:top w:val="none" w:sz="0" w:space="0" w:color="auto"/>
            <w:left w:val="none" w:sz="0" w:space="0" w:color="auto"/>
            <w:bottom w:val="none" w:sz="0" w:space="0" w:color="auto"/>
            <w:right w:val="none" w:sz="0" w:space="0" w:color="auto"/>
          </w:divBdr>
        </w:div>
        <w:div w:id="183829884">
          <w:marLeft w:val="640"/>
          <w:marRight w:val="0"/>
          <w:marTop w:val="0"/>
          <w:marBottom w:val="0"/>
          <w:divBdr>
            <w:top w:val="none" w:sz="0" w:space="0" w:color="auto"/>
            <w:left w:val="none" w:sz="0" w:space="0" w:color="auto"/>
            <w:bottom w:val="none" w:sz="0" w:space="0" w:color="auto"/>
            <w:right w:val="none" w:sz="0" w:space="0" w:color="auto"/>
          </w:divBdr>
        </w:div>
        <w:div w:id="1629122261">
          <w:marLeft w:val="640"/>
          <w:marRight w:val="0"/>
          <w:marTop w:val="0"/>
          <w:marBottom w:val="0"/>
          <w:divBdr>
            <w:top w:val="none" w:sz="0" w:space="0" w:color="auto"/>
            <w:left w:val="none" w:sz="0" w:space="0" w:color="auto"/>
            <w:bottom w:val="none" w:sz="0" w:space="0" w:color="auto"/>
            <w:right w:val="none" w:sz="0" w:space="0" w:color="auto"/>
          </w:divBdr>
        </w:div>
        <w:div w:id="436171675">
          <w:marLeft w:val="640"/>
          <w:marRight w:val="0"/>
          <w:marTop w:val="0"/>
          <w:marBottom w:val="0"/>
          <w:divBdr>
            <w:top w:val="none" w:sz="0" w:space="0" w:color="auto"/>
            <w:left w:val="none" w:sz="0" w:space="0" w:color="auto"/>
            <w:bottom w:val="none" w:sz="0" w:space="0" w:color="auto"/>
            <w:right w:val="none" w:sz="0" w:space="0" w:color="auto"/>
          </w:divBdr>
        </w:div>
        <w:div w:id="780418216">
          <w:marLeft w:val="640"/>
          <w:marRight w:val="0"/>
          <w:marTop w:val="0"/>
          <w:marBottom w:val="0"/>
          <w:divBdr>
            <w:top w:val="none" w:sz="0" w:space="0" w:color="auto"/>
            <w:left w:val="none" w:sz="0" w:space="0" w:color="auto"/>
            <w:bottom w:val="none" w:sz="0" w:space="0" w:color="auto"/>
            <w:right w:val="none" w:sz="0" w:space="0" w:color="auto"/>
          </w:divBdr>
        </w:div>
        <w:div w:id="470903302">
          <w:marLeft w:val="640"/>
          <w:marRight w:val="0"/>
          <w:marTop w:val="0"/>
          <w:marBottom w:val="0"/>
          <w:divBdr>
            <w:top w:val="none" w:sz="0" w:space="0" w:color="auto"/>
            <w:left w:val="none" w:sz="0" w:space="0" w:color="auto"/>
            <w:bottom w:val="none" w:sz="0" w:space="0" w:color="auto"/>
            <w:right w:val="none" w:sz="0" w:space="0" w:color="auto"/>
          </w:divBdr>
        </w:div>
        <w:div w:id="554702167">
          <w:marLeft w:val="640"/>
          <w:marRight w:val="0"/>
          <w:marTop w:val="0"/>
          <w:marBottom w:val="0"/>
          <w:divBdr>
            <w:top w:val="none" w:sz="0" w:space="0" w:color="auto"/>
            <w:left w:val="none" w:sz="0" w:space="0" w:color="auto"/>
            <w:bottom w:val="none" w:sz="0" w:space="0" w:color="auto"/>
            <w:right w:val="none" w:sz="0" w:space="0" w:color="auto"/>
          </w:divBdr>
        </w:div>
        <w:div w:id="1172068504">
          <w:marLeft w:val="640"/>
          <w:marRight w:val="0"/>
          <w:marTop w:val="0"/>
          <w:marBottom w:val="0"/>
          <w:divBdr>
            <w:top w:val="none" w:sz="0" w:space="0" w:color="auto"/>
            <w:left w:val="none" w:sz="0" w:space="0" w:color="auto"/>
            <w:bottom w:val="none" w:sz="0" w:space="0" w:color="auto"/>
            <w:right w:val="none" w:sz="0" w:space="0" w:color="auto"/>
          </w:divBdr>
        </w:div>
        <w:div w:id="1590772710">
          <w:marLeft w:val="640"/>
          <w:marRight w:val="0"/>
          <w:marTop w:val="0"/>
          <w:marBottom w:val="0"/>
          <w:divBdr>
            <w:top w:val="none" w:sz="0" w:space="0" w:color="auto"/>
            <w:left w:val="none" w:sz="0" w:space="0" w:color="auto"/>
            <w:bottom w:val="none" w:sz="0" w:space="0" w:color="auto"/>
            <w:right w:val="none" w:sz="0" w:space="0" w:color="auto"/>
          </w:divBdr>
        </w:div>
        <w:div w:id="1596862829">
          <w:marLeft w:val="640"/>
          <w:marRight w:val="0"/>
          <w:marTop w:val="0"/>
          <w:marBottom w:val="0"/>
          <w:divBdr>
            <w:top w:val="none" w:sz="0" w:space="0" w:color="auto"/>
            <w:left w:val="none" w:sz="0" w:space="0" w:color="auto"/>
            <w:bottom w:val="none" w:sz="0" w:space="0" w:color="auto"/>
            <w:right w:val="none" w:sz="0" w:space="0" w:color="auto"/>
          </w:divBdr>
        </w:div>
        <w:div w:id="1240100177">
          <w:marLeft w:val="640"/>
          <w:marRight w:val="0"/>
          <w:marTop w:val="0"/>
          <w:marBottom w:val="0"/>
          <w:divBdr>
            <w:top w:val="none" w:sz="0" w:space="0" w:color="auto"/>
            <w:left w:val="none" w:sz="0" w:space="0" w:color="auto"/>
            <w:bottom w:val="none" w:sz="0" w:space="0" w:color="auto"/>
            <w:right w:val="none" w:sz="0" w:space="0" w:color="auto"/>
          </w:divBdr>
        </w:div>
        <w:div w:id="1565065369">
          <w:marLeft w:val="640"/>
          <w:marRight w:val="0"/>
          <w:marTop w:val="0"/>
          <w:marBottom w:val="0"/>
          <w:divBdr>
            <w:top w:val="none" w:sz="0" w:space="0" w:color="auto"/>
            <w:left w:val="none" w:sz="0" w:space="0" w:color="auto"/>
            <w:bottom w:val="none" w:sz="0" w:space="0" w:color="auto"/>
            <w:right w:val="none" w:sz="0" w:space="0" w:color="auto"/>
          </w:divBdr>
        </w:div>
        <w:div w:id="2100834956">
          <w:marLeft w:val="640"/>
          <w:marRight w:val="0"/>
          <w:marTop w:val="0"/>
          <w:marBottom w:val="0"/>
          <w:divBdr>
            <w:top w:val="none" w:sz="0" w:space="0" w:color="auto"/>
            <w:left w:val="none" w:sz="0" w:space="0" w:color="auto"/>
            <w:bottom w:val="none" w:sz="0" w:space="0" w:color="auto"/>
            <w:right w:val="none" w:sz="0" w:space="0" w:color="auto"/>
          </w:divBdr>
        </w:div>
        <w:div w:id="917786455">
          <w:marLeft w:val="640"/>
          <w:marRight w:val="0"/>
          <w:marTop w:val="0"/>
          <w:marBottom w:val="0"/>
          <w:divBdr>
            <w:top w:val="none" w:sz="0" w:space="0" w:color="auto"/>
            <w:left w:val="none" w:sz="0" w:space="0" w:color="auto"/>
            <w:bottom w:val="none" w:sz="0" w:space="0" w:color="auto"/>
            <w:right w:val="none" w:sz="0" w:space="0" w:color="auto"/>
          </w:divBdr>
        </w:div>
        <w:div w:id="1460101966">
          <w:marLeft w:val="640"/>
          <w:marRight w:val="0"/>
          <w:marTop w:val="0"/>
          <w:marBottom w:val="0"/>
          <w:divBdr>
            <w:top w:val="none" w:sz="0" w:space="0" w:color="auto"/>
            <w:left w:val="none" w:sz="0" w:space="0" w:color="auto"/>
            <w:bottom w:val="none" w:sz="0" w:space="0" w:color="auto"/>
            <w:right w:val="none" w:sz="0" w:space="0" w:color="auto"/>
          </w:divBdr>
        </w:div>
        <w:div w:id="1291597092">
          <w:marLeft w:val="640"/>
          <w:marRight w:val="0"/>
          <w:marTop w:val="0"/>
          <w:marBottom w:val="0"/>
          <w:divBdr>
            <w:top w:val="none" w:sz="0" w:space="0" w:color="auto"/>
            <w:left w:val="none" w:sz="0" w:space="0" w:color="auto"/>
            <w:bottom w:val="none" w:sz="0" w:space="0" w:color="auto"/>
            <w:right w:val="none" w:sz="0" w:space="0" w:color="auto"/>
          </w:divBdr>
        </w:div>
        <w:div w:id="1320231660">
          <w:marLeft w:val="640"/>
          <w:marRight w:val="0"/>
          <w:marTop w:val="0"/>
          <w:marBottom w:val="0"/>
          <w:divBdr>
            <w:top w:val="none" w:sz="0" w:space="0" w:color="auto"/>
            <w:left w:val="none" w:sz="0" w:space="0" w:color="auto"/>
            <w:bottom w:val="none" w:sz="0" w:space="0" w:color="auto"/>
            <w:right w:val="none" w:sz="0" w:space="0" w:color="auto"/>
          </w:divBdr>
        </w:div>
        <w:div w:id="1225986757">
          <w:marLeft w:val="640"/>
          <w:marRight w:val="0"/>
          <w:marTop w:val="0"/>
          <w:marBottom w:val="0"/>
          <w:divBdr>
            <w:top w:val="none" w:sz="0" w:space="0" w:color="auto"/>
            <w:left w:val="none" w:sz="0" w:space="0" w:color="auto"/>
            <w:bottom w:val="none" w:sz="0" w:space="0" w:color="auto"/>
            <w:right w:val="none" w:sz="0" w:space="0" w:color="auto"/>
          </w:divBdr>
        </w:div>
        <w:div w:id="570625880">
          <w:marLeft w:val="640"/>
          <w:marRight w:val="0"/>
          <w:marTop w:val="0"/>
          <w:marBottom w:val="0"/>
          <w:divBdr>
            <w:top w:val="none" w:sz="0" w:space="0" w:color="auto"/>
            <w:left w:val="none" w:sz="0" w:space="0" w:color="auto"/>
            <w:bottom w:val="none" w:sz="0" w:space="0" w:color="auto"/>
            <w:right w:val="none" w:sz="0" w:space="0" w:color="auto"/>
          </w:divBdr>
        </w:div>
        <w:div w:id="697321207">
          <w:marLeft w:val="640"/>
          <w:marRight w:val="0"/>
          <w:marTop w:val="0"/>
          <w:marBottom w:val="0"/>
          <w:divBdr>
            <w:top w:val="none" w:sz="0" w:space="0" w:color="auto"/>
            <w:left w:val="none" w:sz="0" w:space="0" w:color="auto"/>
            <w:bottom w:val="none" w:sz="0" w:space="0" w:color="auto"/>
            <w:right w:val="none" w:sz="0" w:space="0" w:color="auto"/>
          </w:divBdr>
        </w:div>
        <w:div w:id="454912730">
          <w:marLeft w:val="640"/>
          <w:marRight w:val="0"/>
          <w:marTop w:val="0"/>
          <w:marBottom w:val="0"/>
          <w:divBdr>
            <w:top w:val="none" w:sz="0" w:space="0" w:color="auto"/>
            <w:left w:val="none" w:sz="0" w:space="0" w:color="auto"/>
            <w:bottom w:val="none" w:sz="0" w:space="0" w:color="auto"/>
            <w:right w:val="none" w:sz="0" w:space="0" w:color="auto"/>
          </w:divBdr>
        </w:div>
        <w:div w:id="1131284160">
          <w:marLeft w:val="640"/>
          <w:marRight w:val="0"/>
          <w:marTop w:val="0"/>
          <w:marBottom w:val="0"/>
          <w:divBdr>
            <w:top w:val="none" w:sz="0" w:space="0" w:color="auto"/>
            <w:left w:val="none" w:sz="0" w:space="0" w:color="auto"/>
            <w:bottom w:val="none" w:sz="0" w:space="0" w:color="auto"/>
            <w:right w:val="none" w:sz="0" w:space="0" w:color="auto"/>
          </w:divBdr>
        </w:div>
        <w:div w:id="1850291521">
          <w:marLeft w:val="640"/>
          <w:marRight w:val="0"/>
          <w:marTop w:val="0"/>
          <w:marBottom w:val="0"/>
          <w:divBdr>
            <w:top w:val="none" w:sz="0" w:space="0" w:color="auto"/>
            <w:left w:val="none" w:sz="0" w:space="0" w:color="auto"/>
            <w:bottom w:val="none" w:sz="0" w:space="0" w:color="auto"/>
            <w:right w:val="none" w:sz="0" w:space="0" w:color="auto"/>
          </w:divBdr>
        </w:div>
        <w:div w:id="493375221">
          <w:marLeft w:val="640"/>
          <w:marRight w:val="0"/>
          <w:marTop w:val="0"/>
          <w:marBottom w:val="0"/>
          <w:divBdr>
            <w:top w:val="none" w:sz="0" w:space="0" w:color="auto"/>
            <w:left w:val="none" w:sz="0" w:space="0" w:color="auto"/>
            <w:bottom w:val="none" w:sz="0" w:space="0" w:color="auto"/>
            <w:right w:val="none" w:sz="0" w:space="0" w:color="auto"/>
          </w:divBdr>
        </w:div>
        <w:div w:id="935165877">
          <w:marLeft w:val="640"/>
          <w:marRight w:val="0"/>
          <w:marTop w:val="0"/>
          <w:marBottom w:val="0"/>
          <w:divBdr>
            <w:top w:val="none" w:sz="0" w:space="0" w:color="auto"/>
            <w:left w:val="none" w:sz="0" w:space="0" w:color="auto"/>
            <w:bottom w:val="none" w:sz="0" w:space="0" w:color="auto"/>
            <w:right w:val="none" w:sz="0" w:space="0" w:color="auto"/>
          </w:divBdr>
        </w:div>
        <w:div w:id="2028747352">
          <w:marLeft w:val="640"/>
          <w:marRight w:val="0"/>
          <w:marTop w:val="0"/>
          <w:marBottom w:val="0"/>
          <w:divBdr>
            <w:top w:val="none" w:sz="0" w:space="0" w:color="auto"/>
            <w:left w:val="none" w:sz="0" w:space="0" w:color="auto"/>
            <w:bottom w:val="none" w:sz="0" w:space="0" w:color="auto"/>
            <w:right w:val="none" w:sz="0" w:space="0" w:color="auto"/>
          </w:divBdr>
        </w:div>
        <w:div w:id="1325006866">
          <w:marLeft w:val="640"/>
          <w:marRight w:val="0"/>
          <w:marTop w:val="0"/>
          <w:marBottom w:val="0"/>
          <w:divBdr>
            <w:top w:val="none" w:sz="0" w:space="0" w:color="auto"/>
            <w:left w:val="none" w:sz="0" w:space="0" w:color="auto"/>
            <w:bottom w:val="none" w:sz="0" w:space="0" w:color="auto"/>
            <w:right w:val="none" w:sz="0" w:space="0" w:color="auto"/>
          </w:divBdr>
        </w:div>
        <w:div w:id="804468292">
          <w:marLeft w:val="640"/>
          <w:marRight w:val="0"/>
          <w:marTop w:val="0"/>
          <w:marBottom w:val="0"/>
          <w:divBdr>
            <w:top w:val="none" w:sz="0" w:space="0" w:color="auto"/>
            <w:left w:val="none" w:sz="0" w:space="0" w:color="auto"/>
            <w:bottom w:val="none" w:sz="0" w:space="0" w:color="auto"/>
            <w:right w:val="none" w:sz="0" w:space="0" w:color="auto"/>
          </w:divBdr>
        </w:div>
        <w:div w:id="1528641823">
          <w:marLeft w:val="640"/>
          <w:marRight w:val="0"/>
          <w:marTop w:val="0"/>
          <w:marBottom w:val="0"/>
          <w:divBdr>
            <w:top w:val="none" w:sz="0" w:space="0" w:color="auto"/>
            <w:left w:val="none" w:sz="0" w:space="0" w:color="auto"/>
            <w:bottom w:val="none" w:sz="0" w:space="0" w:color="auto"/>
            <w:right w:val="none" w:sz="0" w:space="0" w:color="auto"/>
          </w:divBdr>
        </w:div>
        <w:div w:id="1768428860">
          <w:marLeft w:val="640"/>
          <w:marRight w:val="0"/>
          <w:marTop w:val="0"/>
          <w:marBottom w:val="0"/>
          <w:divBdr>
            <w:top w:val="none" w:sz="0" w:space="0" w:color="auto"/>
            <w:left w:val="none" w:sz="0" w:space="0" w:color="auto"/>
            <w:bottom w:val="none" w:sz="0" w:space="0" w:color="auto"/>
            <w:right w:val="none" w:sz="0" w:space="0" w:color="auto"/>
          </w:divBdr>
        </w:div>
        <w:div w:id="870149010">
          <w:marLeft w:val="640"/>
          <w:marRight w:val="0"/>
          <w:marTop w:val="0"/>
          <w:marBottom w:val="0"/>
          <w:divBdr>
            <w:top w:val="none" w:sz="0" w:space="0" w:color="auto"/>
            <w:left w:val="none" w:sz="0" w:space="0" w:color="auto"/>
            <w:bottom w:val="none" w:sz="0" w:space="0" w:color="auto"/>
            <w:right w:val="none" w:sz="0" w:space="0" w:color="auto"/>
          </w:divBdr>
        </w:div>
        <w:div w:id="1459029826">
          <w:marLeft w:val="640"/>
          <w:marRight w:val="0"/>
          <w:marTop w:val="0"/>
          <w:marBottom w:val="0"/>
          <w:divBdr>
            <w:top w:val="none" w:sz="0" w:space="0" w:color="auto"/>
            <w:left w:val="none" w:sz="0" w:space="0" w:color="auto"/>
            <w:bottom w:val="none" w:sz="0" w:space="0" w:color="auto"/>
            <w:right w:val="none" w:sz="0" w:space="0" w:color="auto"/>
          </w:divBdr>
        </w:div>
        <w:div w:id="1738548260">
          <w:marLeft w:val="640"/>
          <w:marRight w:val="0"/>
          <w:marTop w:val="0"/>
          <w:marBottom w:val="0"/>
          <w:divBdr>
            <w:top w:val="none" w:sz="0" w:space="0" w:color="auto"/>
            <w:left w:val="none" w:sz="0" w:space="0" w:color="auto"/>
            <w:bottom w:val="none" w:sz="0" w:space="0" w:color="auto"/>
            <w:right w:val="none" w:sz="0" w:space="0" w:color="auto"/>
          </w:divBdr>
        </w:div>
        <w:div w:id="151414717">
          <w:marLeft w:val="640"/>
          <w:marRight w:val="0"/>
          <w:marTop w:val="0"/>
          <w:marBottom w:val="0"/>
          <w:divBdr>
            <w:top w:val="none" w:sz="0" w:space="0" w:color="auto"/>
            <w:left w:val="none" w:sz="0" w:space="0" w:color="auto"/>
            <w:bottom w:val="none" w:sz="0" w:space="0" w:color="auto"/>
            <w:right w:val="none" w:sz="0" w:space="0" w:color="auto"/>
          </w:divBdr>
        </w:div>
        <w:div w:id="1961259111">
          <w:marLeft w:val="640"/>
          <w:marRight w:val="0"/>
          <w:marTop w:val="0"/>
          <w:marBottom w:val="0"/>
          <w:divBdr>
            <w:top w:val="none" w:sz="0" w:space="0" w:color="auto"/>
            <w:left w:val="none" w:sz="0" w:space="0" w:color="auto"/>
            <w:bottom w:val="none" w:sz="0" w:space="0" w:color="auto"/>
            <w:right w:val="none" w:sz="0" w:space="0" w:color="auto"/>
          </w:divBdr>
        </w:div>
        <w:div w:id="1370452291">
          <w:marLeft w:val="640"/>
          <w:marRight w:val="0"/>
          <w:marTop w:val="0"/>
          <w:marBottom w:val="0"/>
          <w:divBdr>
            <w:top w:val="none" w:sz="0" w:space="0" w:color="auto"/>
            <w:left w:val="none" w:sz="0" w:space="0" w:color="auto"/>
            <w:bottom w:val="none" w:sz="0" w:space="0" w:color="auto"/>
            <w:right w:val="none" w:sz="0" w:space="0" w:color="auto"/>
          </w:divBdr>
        </w:div>
        <w:div w:id="1411539174">
          <w:marLeft w:val="640"/>
          <w:marRight w:val="0"/>
          <w:marTop w:val="0"/>
          <w:marBottom w:val="0"/>
          <w:divBdr>
            <w:top w:val="none" w:sz="0" w:space="0" w:color="auto"/>
            <w:left w:val="none" w:sz="0" w:space="0" w:color="auto"/>
            <w:bottom w:val="none" w:sz="0" w:space="0" w:color="auto"/>
            <w:right w:val="none" w:sz="0" w:space="0" w:color="auto"/>
          </w:divBdr>
        </w:div>
        <w:div w:id="241178713">
          <w:marLeft w:val="640"/>
          <w:marRight w:val="0"/>
          <w:marTop w:val="0"/>
          <w:marBottom w:val="0"/>
          <w:divBdr>
            <w:top w:val="none" w:sz="0" w:space="0" w:color="auto"/>
            <w:left w:val="none" w:sz="0" w:space="0" w:color="auto"/>
            <w:bottom w:val="none" w:sz="0" w:space="0" w:color="auto"/>
            <w:right w:val="none" w:sz="0" w:space="0" w:color="auto"/>
          </w:divBdr>
        </w:div>
        <w:div w:id="654528972">
          <w:marLeft w:val="640"/>
          <w:marRight w:val="0"/>
          <w:marTop w:val="0"/>
          <w:marBottom w:val="0"/>
          <w:divBdr>
            <w:top w:val="none" w:sz="0" w:space="0" w:color="auto"/>
            <w:left w:val="none" w:sz="0" w:space="0" w:color="auto"/>
            <w:bottom w:val="none" w:sz="0" w:space="0" w:color="auto"/>
            <w:right w:val="none" w:sz="0" w:space="0" w:color="auto"/>
          </w:divBdr>
        </w:div>
        <w:div w:id="797796582">
          <w:marLeft w:val="640"/>
          <w:marRight w:val="0"/>
          <w:marTop w:val="0"/>
          <w:marBottom w:val="0"/>
          <w:divBdr>
            <w:top w:val="none" w:sz="0" w:space="0" w:color="auto"/>
            <w:left w:val="none" w:sz="0" w:space="0" w:color="auto"/>
            <w:bottom w:val="none" w:sz="0" w:space="0" w:color="auto"/>
            <w:right w:val="none" w:sz="0" w:space="0" w:color="auto"/>
          </w:divBdr>
        </w:div>
        <w:div w:id="1542325602">
          <w:marLeft w:val="640"/>
          <w:marRight w:val="0"/>
          <w:marTop w:val="0"/>
          <w:marBottom w:val="0"/>
          <w:divBdr>
            <w:top w:val="none" w:sz="0" w:space="0" w:color="auto"/>
            <w:left w:val="none" w:sz="0" w:space="0" w:color="auto"/>
            <w:bottom w:val="none" w:sz="0" w:space="0" w:color="auto"/>
            <w:right w:val="none" w:sz="0" w:space="0" w:color="auto"/>
          </w:divBdr>
        </w:div>
        <w:div w:id="2081555463">
          <w:marLeft w:val="640"/>
          <w:marRight w:val="0"/>
          <w:marTop w:val="0"/>
          <w:marBottom w:val="0"/>
          <w:divBdr>
            <w:top w:val="none" w:sz="0" w:space="0" w:color="auto"/>
            <w:left w:val="none" w:sz="0" w:space="0" w:color="auto"/>
            <w:bottom w:val="none" w:sz="0" w:space="0" w:color="auto"/>
            <w:right w:val="none" w:sz="0" w:space="0" w:color="auto"/>
          </w:divBdr>
        </w:div>
        <w:div w:id="463356805">
          <w:marLeft w:val="640"/>
          <w:marRight w:val="0"/>
          <w:marTop w:val="0"/>
          <w:marBottom w:val="0"/>
          <w:divBdr>
            <w:top w:val="none" w:sz="0" w:space="0" w:color="auto"/>
            <w:left w:val="none" w:sz="0" w:space="0" w:color="auto"/>
            <w:bottom w:val="none" w:sz="0" w:space="0" w:color="auto"/>
            <w:right w:val="none" w:sz="0" w:space="0" w:color="auto"/>
          </w:divBdr>
        </w:div>
        <w:div w:id="1953979733">
          <w:marLeft w:val="640"/>
          <w:marRight w:val="0"/>
          <w:marTop w:val="0"/>
          <w:marBottom w:val="0"/>
          <w:divBdr>
            <w:top w:val="none" w:sz="0" w:space="0" w:color="auto"/>
            <w:left w:val="none" w:sz="0" w:space="0" w:color="auto"/>
            <w:bottom w:val="none" w:sz="0" w:space="0" w:color="auto"/>
            <w:right w:val="none" w:sz="0" w:space="0" w:color="auto"/>
          </w:divBdr>
        </w:div>
        <w:div w:id="604122155">
          <w:marLeft w:val="640"/>
          <w:marRight w:val="0"/>
          <w:marTop w:val="0"/>
          <w:marBottom w:val="0"/>
          <w:divBdr>
            <w:top w:val="none" w:sz="0" w:space="0" w:color="auto"/>
            <w:left w:val="none" w:sz="0" w:space="0" w:color="auto"/>
            <w:bottom w:val="none" w:sz="0" w:space="0" w:color="auto"/>
            <w:right w:val="none" w:sz="0" w:space="0" w:color="auto"/>
          </w:divBdr>
        </w:div>
        <w:div w:id="49886076">
          <w:marLeft w:val="640"/>
          <w:marRight w:val="0"/>
          <w:marTop w:val="0"/>
          <w:marBottom w:val="0"/>
          <w:divBdr>
            <w:top w:val="none" w:sz="0" w:space="0" w:color="auto"/>
            <w:left w:val="none" w:sz="0" w:space="0" w:color="auto"/>
            <w:bottom w:val="none" w:sz="0" w:space="0" w:color="auto"/>
            <w:right w:val="none" w:sz="0" w:space="0" w:color="auto"/>
          </w:divBdr>
        </w:div>
        <w:div w:id="577638387">
          <w:marLeft w:val="640"/>
          <w:marRight w:val="0"/>
          <w:marTop w:val="0"/>
          <w:marBottom w:val="0"/>
          <w:divBdr>
            <w:top w:val="none" w:sz="0" w:space="0" w:color="auto"/>
            <w:left w:val="none" w:sz="0" w:space="0" w:color="auto"/>
            <w:bottom w:val="none" w:sz="0" w:space="0" w:color="auto"/>
            <w:right w:val="none" w:sz="0" w:space="0" w:color="auto"/>
          </w:divBdr>
        </w:div>
        <w:div w:id="1730424417">
          <w:marLeft w:val="640"/>
          <w:marRight w:val="0"/>
          <w:marTop w:val="0"/>
          <w:marBottom w:val="0"/>
          <w:divBdr>
            <w:top w:val="none" w:sz="0" w:space="0" w:color="auto"/>
            <w:left w:val="none" w:sz="0" w:space="0" w:color="auto"/>
            <w:bottom w:val="none" w:sz="0" w:space="0" w:color="auto"/>
            <w:right w:val="none" w:sz="0" w:space="0" w:color="auto"/>
          </w:divBdr>
        </w:div>
        <w:div w:id="1412850385">
          <w:marLeft w:val="640"/>
          <w:marRight w:val="0"/>
          <w:marTop w:val="0"/>
          <w:marBottom w:val="0"/>
          <w:divBdr>
            <w:top w:val="none" w:sz="0" w:space="0" w:color="auto"/>
            <w:left w:val="none" w:sz="0" w:space="0" w:color="auto"/>
            <w:bottom w:val="none" w:sz="0" w:space="0" w:color="auto"/>
            <w:right w:val="none" w:sz="0" w:space="0" w:color="auto"/>
          </w:divBdr>
        </w:div>
        <w:div w:id="52893466">
          <w:marLeft w:val="640"/>
          <w:marRight w:val="0"/>
          <w:marTop w:val="0"/>
          <w:marBottom w:val="0"/>
          <w:divBdr>
            <w:top w:val="none" w:sz="0" w:space="0" w:color="auto"/>
            <w:left w:val="none" w:sz="0" w:space="0" w:color="auto"/>
            <w:bottom w:val="none" w:sz="0" w:space="0" w:color="auto"/>
            <w:right w:val="none" w:sz="0" w:space="0" w:color="auto"/>
          </w:divBdr>
        </w:div>
        <w:div w:id="1636450315">
          <w:marLeft w:val="640"/>
          <w:marRight w:val="0"/>
          <w:marTop w:val="0"/>
          <w:marBottom w:val="0"/>
          <w:divBdr>
            <w:top w:val="none" w:sz="0" w:space="0" w:color="auto"/>
            <w:left w:val="none" w:sz="0" w:space="0" w:color="auto"/>
            <w:bottom w:val="none" w:sz="0" w:space="0" w:color="auto"/>
            <w:right w:val="none" w:sz="0" w:space="0" w:color="auto"/>
          </w:divBdr>
        </w:div>
        <w:div w:id="88240346">
          <w:marLeft w:val="640"/>
          <w:marRight w:val="0"/>
          <w:marTop w:val="0"/>
          <w:marBottom w:val="0"/>
          <w:divBdr>
            <w:top w:val="none" w:sz="0" w:space="0" w:color="auto"/>
            <w:left w:val="none" w:sz="0" w:space="0" w:color="auto"/>
            <w:bottom w:val="none" w:sz="0" w:space="0" w:color="auto"/>
            <w:right w:val="none" w:sz="0" w:space="0" w:color="auto"/>
          </w:divBdr>
        </w:div>
        <w:div w:id="166527838">
          <w:marLeft w:val="640"/>
          <w:marRight w:val="0"/>
          <w:marTop w:val="0"/>
          <w:marBottom w:val="0"/>
          <w:divBdr>
            <w:top w:val="none" w:sz="0" w:space="0" w:color="auto"/>
            <w:left w:val="none" w:sz="0" w:space="0" w:color="auto"/>
            <w:bottom w:val="none" w:sz="0" w:space="0" w:color="auto"/>
            <w:right w:val="none" w:sz="0" w:space="0" w:color="auto"/>
          </w:divBdr>
        </w:div>
        <w:div w:id="821429590">
          <w:marLeft w:val="640"/>
          <w:marRight w:val="0"/>
          <w:marTop w:val="0"/>
          <w:marBottom w:val="0"/>
          <w:divBdr>
            <w:top w:val="none" w:sz="0" w:space="0" w:color="auto"/>
            <w:left w:val="none" w:sz="0" w:space="0" w:color="auto"/>
            <w:bottom w:val="none" w:sz="0" w:space="0" w:color="auto"/>
            <w:right w:val="none" w:sz="0" w:space="0" w:color="auto"/>
          </w:divBdr>
        </w:div>
        <w:div w:id="772358150">
          <w:marLeft w:val="640"/>
          <w:marRight w:val="0"/>
          <w:marTop w:val="0"/>
          <w:marBottom w:val="0"/>
          <w:divBdr>
            <w:top w:val="none" w:sz="0" w:space="0" w:color="auto"/>
            <w:left w:val="none" w:sz="0" w:space="0" w:color="auto"/>
            <w:bottom w:val="none" w:sz="0" w:space="0" w:color="auto"/>
            <w:right w:val="none" w:sz="0" w:space="0" w:color="auto"/>
          </w:divBdr>
        </w:div>
        <w:div w:id="1342467445">
          <w:marLeft w:val="640"/>
          <w:marRight w:val="0"/>
          <w:marTop w:val="0"/>
          <w:marBottom w:val="0"/>
          <w:divBdr>
            <w:top w:val="none" w:sz="0" w:space="0" w:color="auto"/>
            <w:left w:val="none" w:sz="0" w:space="0" w:color="auto"/>
            <w:bottom w:val="none" w:sz="0" w:space="0" w:color="auto"/>
            <w:right w:val="none" w:sz="0" w:space="0" w:color="auto"/>
          </w:divBdr>
        </w:div>
        <w:div w:id="1178738811">
          <w:marLeft w:val="640"/>
          <w:marRight w:val="0"/>
          <w:marTop w:val="0"/>
          <w:marBottom w:val="0"/>
          <w:divBdr>
            <w:top w:val="none" w:sz="0" w:space="0" w:color="auto"/>
            <w:left w:val="none" w:sz="0" w:space="0" w:color="auto"/>
            <w:bottom w:val="none" w:sz="0" w:space="0" w:color="auto"/>
            <w:right w:val="none" w:sz="0" w:space="0" w:color="auto"/>
          </w:divBdr>
        </w:div>
        <w:div w:id="733086238">
          <w:marLeft w:val="640"/>
          <w:marRight w:val="0"/>
          <w:marTop w:val="0"/>
          <w:marBottom w:val="0"/>
          <w:divBdr>
            <w:top w:val="none" w:sz="0" w:space="0" w:color="auto"/>
            <w:left w:val="none" w:sz="0" w:space="0" w:color="auto"/>
            <w:bottom w:val="none" w:sz="0" w:space="0" w:color="auto"/>
            <w:right w:val="none" w:sz="0" w:space="0" w:color="auto"/>
          </w:divBdr>
        </w:div>
        <w:div w:id="1122267319">
          <w:marLeft w:val="640"/>
          <w:marRight w:val="0"/>
          <w:marTop w:val="0"/>
          <w:marBottom w:val="0"/>
          <w:divBdr>
            <w:top w:val="none" w:sz="0" w:space="0" w:color="auto"/>
            <w:left w:val="none" w:sz="0" w:space="0" w:color="auto"/>
            <w:bottom w:val="none" w:sz="0" w:space="0" w:color="auto"/>
            <w:right w:val="none" w:sz="0" w:space="0" w:color="auto"/>
          </w:divBdr>
        </w:div>
        <w:div w:id="1068193159">
          <w:marLeft w:val="640"/>
          <w:marRight w:val="0"/>
          <w:marTop w:val="0"/>
          <w:marBottom w:val="0"/>
          <w:divBdr>
            <w:top w:val="none" w:sz="0" w:space="0" w:color="auto"/>
            <w:left w:val="none" w:sz="0" w:space="0" w:color="auto"/>
            <w:bottom w:val="none" w:sz="0" w:space="0" w:color="auto"/>
            <w:right w:val="none" w:sz="0" w:space="0" w:color="auto"/>
          </w:divBdr>
        </w:div>
        <w:div w:id="1326124831">
          <w:marLeft w:val="640"/>
          <w:marRight w:val="0"/>
          <w:marTop w:val="0"/>
          <w:marBottom w:val="0"/>
          <w:divBdr>
            <w:top w:val="none" w:sz="0" w:space="0" w:color="auto"/>
            <w:left w:val="none" w:sz="0" w:space="0" w:color="auto"/>
            <w:bottom w:val="none" w:sz="0" w:space="0" w:color="auto"/>
            <w:right w:val="none" w:sz="0" w:space="0" w:color="auto"/>
          </w:divBdr>
        </w:div>
        <w:div w:id="341208512">
          <w:marLeft w:val="640"/>
          <w:marRight w:val="0"/>
          <w:marTop w:val="0"/>
          <w:marBottom w:val="0"/>
          <w:divBdr>
            <w:top w:val="none" w:sz="0" w:space="0" w:color="auto"/>
            <w:left w:val="none" w:sz="0" w:space="0" w:color="auto"/>
            <w:bottom w:val="none" w:sz="0" w:space="0" w:color="auto"/>
            <w:right w:val="none" w:sz="0" w:space="0" w:color="auto"/>
          </w:divBdr>
        </w:div>
        <w:div w:id="169805316">
          <w:marLeft w:val="640"/>
          <w:marRight w:val="0"/>
          <w:marTop w:val="0"/>
          <w:marBottom w:val="0"/>
          <w:divBdr>
            <w:top w:val="none" w:sz="0" w:space="0" w:color="auto"/>
            <w:left w:val="none" w:sz="0" w:space="0" w:color="auto"/>
            <w:bottom w:val="none" w:sz="0" w:space="0" w:color="auto"/>
            <w:right w:val="none" w:sz="0" w:space="0" w:color="auto"/>
          </w:divBdr>
        </w:div>
        <w:div w:id="1120491579">
          <w:marLeft w:val="640"/>
          <w:marRight w:val="0"/>
          <w:marTop w:val="0"/>
          <w:marBottom w:val="0"/>
          <w:divBdr>
            <w:top w:val="none" w:sz="0" w:space="0" w:color="auto"/>
            <w:left w:val="none" w:sz="0" w:space="0" w:color="auto"/>
            <w:bottom w:val="none" w:sz="0" w:space="0" w:color="auto"/>
            <w:right w:val="none" w:sz="0" w:space="0" w:color="auto"/>
          </w:divBdr>
        </w:div>
        <w:div w:id="1910647854">
          <w:marLeft w:val="640"/>
          <w:marRight w:val="0"/>
          <w:marTop w:val="0"/>
          <w:marBottom w:val="0"/>
          <w:divBdr>
            <w:top w:val="none" w:sz="0" w:space="0" w:color="auto"/>
            <w:left w:val="none" w:sz="0" w:space="0" w:color="auto"/>
            <w:bottom w:val="none" w:sz="0" w:space="0" w:color="auto"/>
            <w:right w:val="none" w:sz="0" w:space="0" w:color="auto"/>
          </w:divBdr>
        </w:div>
        <w:div w:id="1910190831">
          <w:marLeft w:val="640"/>
          <w:marRight w:val="0"/>
          <w:marTop w:val="0"/>
          <w:marBottom w:val="0"/>
          <w:divBdr>
            <w:top w:val="none" w:sz="0" w:space="0" w:color="auto"/>
            <w:left w:val="none" w:sz="0" w:space="0" w:color="auto"/>
            <w:bottom w:val="none" w:sz="0" w:space="0" w:color="auto"/>
            <w:right w:val="none" w:sz="0" w:space="0" w:color="auto"/>
          </w:divBdr>
        </w:div>
        <w:div w:id="146898046">
          <w:marLeft w:val="640"/>
          <w:marRight w:val="0"/>
          <w:marTop w:val="0"/>
          <w:marBottom w:val="0"/>
          <w:divBdr>
            <w:top w:val="none" w:sz="0" w:space="0" w:color="auto"/>
            <w:left w:val="none" w:sz="0" w:space="0" w:color="auto"/>
            <w:bottom w:val="none" w:sz="0" w:space="0" w:color="auto"/>
            <w:right w:val="none" w:sz="0" w:space="0" w:color="auto"/>
          </w:divBdr>
        </w:div>
        <w:div w:id="554395240">
          <w:marLeft w:val="640"/>
          <w:marRight w:val="0"/>
          <w:marTop w:val="0"/>
          <w:marBottom w:val="0"/>
          <w:divBdr>
            <w:top w:val="none" w:sz="0" w:space="0" w:color="auto"/>
            <w:left w:val="none" w:sz="0" w:space="0" w:color="auto"/>
            <w:bottom w:val="none" w:sz="0" w:space="0" w:color="auto"/>
            <w:right w:val="none" w:sz="0" w:space="0" w:color="auto"/>
          </w:divBdr>
        </w:div>
        <w:div w:id="1296331757">
          <w:marLeft w:val="640"/>
          <w:marRight w:val="0"/>
          <w:marTop w:val="0"/>
          <w:marBottom w:val="0"/>
          <w:divBdr>
            <w:top w:val="none" w:sz="0" w:space="0" w:color="auto"/>
            <w:left w:val="none" w:sz="0" w:space="0" w:color="auto"/>
            <w:bottom w:val="none" w:sz="0" w:space="0" w:color="auto"/>
            <w:right w:val="none" w:sz="0" w:space="0" w:color="auto"/>
          </w:divBdr>
        </w:div>
        <w:div w:id="89392652">
          <w:marLeft w:val="640"/>
          <w:marRight w:val="0"/>
          <w:marTop w:val="0"/>
          <w:marBottom w:val="0"/>
          <w:divBdr>
            <w:top w:val="none" w:sz="0" w:space="0" w:color="auto"/>
            <w:left w:val="none" w:sz="0" w:space="0" w:color="auto"/>
            <w:bottom w:val="none" w:sz="0" w:space="0" w:color="auto"/>
            <w:right w:val="none" w:sz="0" w:space="0" w:color="auto"/>
          </w:divBdr>
        </w:div>
        <w:div w:id="1983582188">
          <w:marLeft w:val="640"/>
          <w:marRight w:val="0"/>
          <w:marTop w:val="0"/>
          <w:marBottom w:val="0"/>
          <w:divBdr>
            <w:top w:val="none" w:sz="0" w:space="0" w:color="auto"/>
            <w:left w:val="none" w:sz="0" w:space="0" w:color="auto"/>
            <w:bottom w:val="none" w:sz="0" w:space="0" w:color="auto"/>
            <w:right w:val="none" w:sz="0" w:space="0" w:color="auto"/>
          </w:divBdr>
        </w:div>
        <w:div w:id="1665664436">
          <w:marLeft w:val="640"/>
          <w:marRight w:val="0"/>
          <w:marTop w:val="0"/>
          <w:marBottom w:val="0"/>
          <w:divBdr>
            <w:top w:val="none" w:sz="0" w:space="0" w:color="auto"/>
            <w:left w:val="none" w:sz="0" w:space="0" w:color="auto"/>
            <w:bottom w:val="none" w:sz="0" w:space="0" w:color="auto"/>
            <w:right w:val="none" w:sz="0" w:space="0" w:color="auto"/>
          </w:divBdr>
        </w:div>
        <w:div w:id="1693922901">
          <w:marLeft w:val="640"/>
          <w:marRight w:val="0"/>
          <w:marTop w:val="0"/>
          <w:marBottom w:val="0"/>
          <w:divBdr>
            <w:top w:val="none" w:sz="0" w:space="0" w:color="auto"/>
            <w:left w:val="none" w:sz="0" w:space="0" w:color="auto"/>
            <w:bottom w:val="none" w:sz="0" w:space="0" w:color="auto"/>
            <w:right w:val="none" w:sz="0" w:space="0" w:color="auto"/>
          </w:divBdr>
        </w:div>
        <w:div w:id="1750082007">
          <w:marLeft w:val="640"/>
          <w:marRight w:val="0"/>
          <w:marTop w:val="0"/>
          <w:marBottom w:val="0"/>
          <w:divBdr>
            <w:top w:val="none" w:sz="0" w:space="0" w:color="auto"/>
            <w:left w:val="none" w:sz="0" w:space="0" w:color="auto"/>
            <w:bottom w:val="none" w:sz="0" w:space="0" w:color="auto"/>
            <w:right w:val="none" w:sz="0" w:space="0" w:color="auto"/>
          </w:divBdr>
        </w:div>
        <w:div w:id="1168061480">
          <w:marLeft w:val="640"/>
          <w:marRight w:val="0"/>
          <w:marTop w:val="0"/>
          <w:marBottom w:val="0"/>
          <w:divBdr>
            <w:top w:val="none" w:sz="0" w:space="0" w:color="auto"/>
            <w:left w:val="none" w:sz="0" w:space="0" w:color="auto"/>
            <w:bottom w:val="none" w:sz="0" w:space="0" w:color="auto"/>
            <w:right w:val="none" w:sz="0" w:space="0" w:color="auto"/>
          </w:divBdr>
        </w:div>
        <w:div w:id="131408458">
          <w:marLeft w:val="640"/>
          <w:marRight w:val="0"/>
          <w:marTop w:val="0"/>
          <w:marBottom w:val="0"/>
          <w:divBdr>
            <w:top w:val="none" w:sz="0" w:space="0" w:color="auto"/>
            <w:left w:val="none" w:sz="0" w:space="0" w:color="auto"/>
            <w:bottom w:val="none" w:sz="0" w:space="0" w:color="auto"/>
            <w:right w:val="none" w:sz="0" w:space="0" w:color="auto"/>
          </w:divBdr>
        </w:div>
        <w:div w:id="2085488914">
          <w:marLeft w:val="640"/>
          <w:marRight w:val="0"/>
          <w:marTop w:val="0"/>
          <w:marBottom w:val="0"/>
          <w:divBdr>
            <w:top w:val="none" w:sz="0" w:space="0" w:color="auto"/>
            <w:left w:val="none" w:sz="0" w:space="0" w:color="auto"/>
            <w:bottom w:val="none" w:sz="0" w:space="0" w:color="auto"/>
            <w:right w:val="none" w:sz="0" w:space="0" w:color="auto"/>
          </w:divBdr>
        </w:div>
        <w:div w:id="44720838">
          <w:marLeft w:val="640"/>
          <w:marRight w:val="0"/>
          <w:marTop w:val="0"/>
          <w:marBottom w:val="0"/>
          <w:divBdr>
            <w:top w:val="none" w:sz="0" w:space="0" w:color="auto"/>
            <w:left w:val="none" w:sz="0" w:space="0" w:color="auto"/>
            <w:bottom w:val="none" w:sz="0" w:space="0" w:color="auto"/>
            <w:right w:val="none" w:sz="0" w:space="0" w:color="auto"/>
          </w:divBdr>
        </w:div>
        <w:div w:id="2011522646">
          <w:marLeft w:val="640"/>
          <w:marRight w:val="0"/>
          <w:marTop w:val="0"/>
          <w:marBottom w:val="0"/>
          <w:divBdr>
            <w:top w:val="none" w:sz="0" w:space="0" w:color="auto"/>
            <w:left w:val="none" w:sz="0" w:space="0" w:color="auto"/>
            <w:bottom w:val="none" w:sz="0" w:space="0" w:color="auto"/>
            <w:right w:val="none" w:sz="0" w:space="0" w:color="auto"/>
          </w:divBdr>
        </w:div>
        <w:div w:id="158349974">
          <w:marLeft w:val="640"/>
          <w:marRight w:val="0"/>
          <w:marTop w:val="0"/>
          <w:marBottom w:val="0"/>
          <w:divBdr>
            <w:top w:val="none" w:sz="0" w:space="0" w:color="auto"/>
            <w:left w:val="none" w:sz="0" w:space="0" w:color="auto"/>
            <w:bottom w:val="none" w:sz="0" w:space="0" w:color="auto"/>
            <w:right w:val="none" w:sz="0" w:space="0" w:color="auto"/>
          </w:divBdr>
        </w:div>
        <w:div w:id="671447952">
          <w:marLeft w:val="640"/>
          <w:marRight w:val="0"/>
          <w:marTop w:val="0"/>
          <w:marBottom w:val="0"/>
          <w:divBdr>
            <w:top w:val="none" w:sz="0" w:space="0" w:color="auto"/>
            <w:left w:val="none" w:sz="0" w:space="0" w:color="auto"/>
            <w:bottom w:val="none" w:sz="0" w:space="0" w:color="auto"/>
            <w:right w:val="none" w:sz="0" w:space="0" w:color="auto"/>
          </w:divBdr>
        </w:div>
        <w:div w:id="1699161821">
          <w:marLeft w:val="640"/>
          <w:marRight w:val="0"/>
          <w:marTop w:val="0"/>
          <w:marBottom w:val="0"/>
          <w:divBdr>
            <w:top w:val="none" w:sz="0" w:space="0" w:color="auto"/>
            <w:left w:val="none" w:sz="0" w:space="0" w:color="auto"/>
            <w:bottom w:val="none" w:sz="0" w:space="0" w:color="auto"/>
            <w:right w:val="none" w:sz="0" w:space="0" w:color="auto"/>
          </w:divBdr>
        </w:div>
        <w:div w:id="204216493">
          <w:marLeft w:val="640"/>
          <w:marRight w:val="0"/>
          <w:marTop w:val="0"/>
          <w:marBottom w:val="0"/>
          <w:divBdr>
            <w:top w:val="none" w:sz="0" w:space="0" w:color="auto"/>
            <w:left w:val="none" w:sz="0" w:space="0" w:color="auto"/>
            <w:bottom w:val="none" w:sz="0" w:space="0" w:color="auto"/>
            <w:right w:val="none" w:sz="0" w:space="0" w:color="auto"/>
          </w:divBdr>
        </w:div>
        <w:div w:id="764347836">
          <w:marLeft w:val="640"/>
          <w:marRight w:val="0"/>
          <w:marTop w:val="0"/>
          <w:marBottom w:val="0"/>
          <w:divBdr>
            <w:top w:val="none" w:sz="0" w:space="0" w:color="auto"/>
            <w:left w:val="none" w:sz="0" w:space="0" w:color="auto"/>
            <w:bottom w:val="none" w:sz="0" w:space="0" w:color="auto"/>
            <w:right w:val="none" w:sz="0" w:space="0" w:color="auto"/>
          </w:divBdr>
        </w:div>
        <w:div w:id="40517381">
          <w:marLeft w:val="640"/>
          <w:marRight w:val="0"/>
          <w:marTop w:val="0"/>
          <w:marBottom w:val="0"/>
          <w:divBdr>
            <w:top w:val="none" w:sz="0" w:space="0" w:color="auto"/>
            <w:left w:val="none" w:sz="0" w:space="0" w:color="auto"/>
            <w:bottom w:val="none" w:sz="0" w:space="0" w:color="auto"/>
            <w:right w:val="none" w:sz="0" w:space="0" w:color="auto"/>
          </w:divBdr>
        </w:div>
        <w:div w:id="1273395981">
          <w:marLeft w:val="640"/>
          <w:marRight w:val="0"/>
          <w:marTop w:val="0"/>
          <w:marBottom w:val="0"/>
          <w:divBdr>
            <w:top w:val="none" w:sz="0" w:space="0" w:color="auto"/>
            <w:left w:val="none" w:sz="0" w:space="0" w:color="auto"/>
            <w:bottom w:val="none" w:sz="0" w:space="0" w:color="auto"/>
            <w:right w:val="none" w:sz="0" w:space="0" w:color="auto"/>
          </w:divBdr>
        </w:div>
        <w:div w:id="1301380014">
          <w:marLeft w:val="640"/>
          <w:marRight w:val="0"/>
          <w:marTop w:val="0"/>
          <w:marBottom w:val="0"/>
          <w:divBdr>
            <w:top w:val="none" w:sz="0" w:space="0" w:color="auto"/>
            <w:left w:val="none" w:sz="0" w:space="0" w:color="auto"/>
            <w:bottom w:val="none" w:sz="0" w:space="0" w:color="auto"/>
            <w:right w:val="none" w:sz="0" w:space="0" w:color="auto"/>
          </w:divBdr>
        </w:div>
        <w:div w:id="2070954682">
          <w:marLeft w:val="640"/>
          <w:marRight w:val="0"/>
          <w:marTop w:val="0"/>
          <w:marBottom w:val="0"/>
          <w:divBdr>
            <w:top w:val="none" w:sz="0" w:space="0" w:color="auto"/>
            <w:left w:val="none" w:sz="0" w:space="0" w:color="auto"/>
            <w:bottom w:val="none" w:sz="0" w:space="0" w:color="auto"/>
            <w:right w:val="none" w:sz="0" w:space="0" w:color="auto"/>
          </w:divBdr>
        </w:div>
        <w:div w:id="140538929">
          <w:marLeft w:val="640"/>
          <w:marRight w:val="0"/>
          <w:marTop w:val="0"/>
          <w:marBottom w:val="0"/>
          <w:divBdr>
            <w:top w:val="none" w:sz="0" w:space="0" w:color="auto"/>
            <w:left w:val="none" w:sz="0" w:space="0" w:color="auto"/>
            <w:bottom w:val="none" w:sz="0" w:space="0" w:color="auto"/>
            <w:right w:val="none" w:sz="0" w:space="0" w:color="auto"/>
          </w:divBdr>
        </w:div>
        <w:div w:id="777678383">
          <w:marLeft w:val="640"/>
          <w:marRight w:val="0"/>
          <w:marTop w:val="0"/>
          <w:marBottom w:val="0"/>
          <w:divBdr>
            <w:top w:val="none" w:sz="0" w:space="0" w:color="auto"/>
            <w:left w:val="none" w:sz="0" w:space="0" w:color="auto"/>
            <w:bottom w:val="none" w:sz="0" w:space="0" w:color="auto"/>
            <w:right w:val="none" w:sz="0" w:space="0" w:color="auto"/>
          </w:divBdr>
        </w:div>
        <w:div w:id="675153564">
          <w:marLeft w:val="640"/>
          <w:marRight w:val="0"/>
          <w:marTop w:val="0"/>
          <w:marBottom w:val="0"/>
          <w:divBdr>
            <w:top w:val="none" w:sz="0" w:space="0" w:color="auto"/>
            <w:left w:val="none" w:sz="0" w:space="0" w:color="auto"/>
            <w:bottom w:val="none" w:sz="0" w:space="0" w:color="auto"/>
            <w:right w:val="none" w:sz="0" w:space="0" w:color="auto"/>
          </w:divBdr>
        </w:div>
        <w:div w:id="264969057">
          <w:marLeft w:val="640"/>
          <w:marRight w:val="0"/>
          <w:marTop w:val="0"/>
          <w:marBottom w:val="0"/>
          <w:divBdr>
            <w:top w:val="none" w:sz="0" w:space="0" w:color="auto"/>
            <w:left w:val="none" w:sz="0" w:space="0" w:color="auto"/>
            <w:bottom w:val="none" w:sz="0" w:space="0" w:color="auto"/>
            <w:right w:val="none" w:sz="0" w:space="0" w:color="auto"/>
          </w:divBdr>
        </w:div>
        <w:div w:id="1859463617">
          <w:marLeft w:val="640"/>
          <w:marRight w:val="0"/>
          <w:marTop w:val="0"/>
          <w:marBottom w:val="0"/>
          <w:divBdr>
            <w:top w:val="none" w:sz="0" w:space="0" w:color="auto"/>
            <w:left w:val="none" w:sz="0" w:space="0" w:color="auto"/>
            <w:bottom w:val="none" w:sz="0" w:space="0" w:color="auto"/>
            <w:right w:val="none" w:sz="0" w:space="0" w:color="auto"/>
          </w:divBdr>
        </w:div>
        <w:div w:id="2013683819">
          <w:marLeft w:val="640"/>
          <w:marRight w:val="0"/>
          <w:marTop w:val="0"/>
          <w:marBottom w:val="0"/>
          <w:divBdr>
            <w:top w:val="none" w:sz="0" w:space="0" w:color="auto"/>
            <w:left w:val="none" w:sz="0" w:space="0" w:color="auto"/>
            <w:bottom w:val="none" w:sz="0" w:space="0" w:color="auto"/>
            <w:right w:val="none" w:sz="0" w:space="0" w:color="auto"/>
          </w:divBdr>
        </w:div>
        <w:div w:id="251352574">
          <w:marLeft w:val="640"/>
          <w:marRight w:val="0"/>
          <w:marTop w:val="0"/>
          <w:marBottom w:val="0"/>
          <w:divBdr>
            <w:top w:val="none" w:sz="0" w:space="0" w:color="auto"/>
            <w:left w:val="none" w:sz="0" w:space="0" w:color="auto"/>
            <w:bottom w:val="none" w:sz="0" w:space="0" w:color="auto"/>
            <w:right w:val="none" w:sz="0" w:space="0" w:color="auto"/>
          </w:divBdr>
        </w:div>
        <w:div w:id="509880194">
          <w:marLeft w:val="640"/>
          <w:marRight w:val="0"/>
          <w:marTop w:val="0"/>
          <w:marBottom w:val="0"/>
          <w:divBdr>
            <w:top w:val="none" w:sz="0" w:space="0" w:color="auto"/>
            <w:left w:val="none" w:sz="0" w:space="0" w:color="auto"/>
            <w:bottom w:val="none" w:sz="0" w:space="0" w:color="auto"/>
            <w:right w:val="none" w:sz="0" w:space="0" w:color="auto"/>
          </w:divBdr>
        </w:div>
        <w:div w:id="1249001755">
          <w:marLeft w:val="640"/>
          <w:marRight w:val="0"/>
          <w:marTop w:val="0"/>
          <w:marBottom w:val="0"/>
          <w:divBdr>
            <w:top w:val="none" w:sz="0" w:space="0" w:color="auto"/>
            <w:left w:val="none" w:sz="0" w:space="0" w:color="auto"/>
            <w:bottom w:val="none" w:sz="0" w:space="0" w:color="auto"/>
            <w:right w:val="none" w:sz="0" w:space="0" w:color="auto"/>
          </w:divBdr>
        </w:div>
        <w:div w:id="883323903">
          <w:marLeft w:val="640"/>
          <w:marRight w:val="0"/>
          <w:marTop w:val="0"/>
          <w:marBottom w:val="0"/>
          <w:divBdr>
            <w:top w:val="none" w:sz="0" w:space="0" w:color="auto"/>
            <w:left w:val="none" w:sz="0" w:space="0" w:color="auto"/>
            <w:bottom w:val="none" w:sz="0" w:space="0" w:color="auto"/>
            <w:right w:val="none" w:sz="0" w:space="0" w:color="auto"/>
          </w:divBdr>
        </w:div>
        <w:div w:id="710155076">
          <w:marLeft w:val="640"/>
          <w:marRight w:val="0"/>
          <w:marTop w:val="0"/>
          <w:marBottom w:val="0"/>
          <w:divBdr>
            <w:top w:val="none" w:sz="0" w:space="0" w:color="auto"/>
            <w:left w:val="none" w:sz="0" w:space="0" w:color="auto"/>
            <w:bottom w:val="none" w:sz="0" w:space="0" w:color="auto"/>
            <w:right w:val="none" w:sz="0" w:space="0" w:color="auto"/>
          </w:divBdr>
        </w:div>
        <w:div w:id="276527061">
          <w:marLeft w:val="640"/>
          <w:marRight w:val="0"/>
          <w:marTop w:val="0"/>
          <w:marBottom w:val="0"/>
          <w:divBdr>
            <w:top w:val="none" w:sz="0" w:space="0" w:color="auto"/>
            <w:left w:val="none" w:sz="0" w:space="0" w:color="auto"/>
            <w:bottom w:val="none" w:sz="0" w:space="0" w:color="auto"/>
            <w:right w:val="none" w:sz="0" w:space="0" w:color="auto"/>
          </w:divBdr>
        </w:div>
        <w:div w:id="1259485218">
          <w:marLeft w:val="640"/>
          <w:marRight w:val="0"/>
          <w:marTop w:val="0"/>
          <w:marBottom w:val="0"/>
          <w:divBdr>
            <w:top w:val="none" w:sz="0" w:space="0" w:color="auto"/>
            <w:left w:val="none" w:sz="0" w:space="0" w:color="auto"/>
            <w:bottom w:val="none" w:sz="0" w:space="0" w:color="auto"/>
            <w:right w:val="none" w:sz="0" w:space="0" w:color="auto"/>
          </w:divBdr>
        </w:div>
        <w:div w:id="366569013">
          <w:marLeft w:val="640"/>
          <w:marRight w:val="0"/>
          <w:marTop w:val="0"/>
          <w:marBottom w:val="0"/>
          <w:divBdr>
            <w:top w:val="none" w:sz="0" w:space="0" w:color="auto"/>
            <w:left w:val="none" w:sz="0" w:space="0" w:color="auto"/>
            <w:bottom w:val="none" w:sz="0" w:space="0" w:color="auto"/>
            <w:right w:val="none" w:sz="0" w:space="0" w:color="auto"/>
          </w:divBdr>
        </w:div>
        <w:div w:id="922104019">
          <w:marLeft w:val="640"/>
          <w:marRight w:val="0"/>
          <w:marTop w:val="0"/>
          <w:marBottom w:val="0"/>
          <w:divBdr>
            <w:top w:val="none" w:sz="0" w:space="0" w:color="auto"/>
            <w:left w:val="none" w:sz="0" w:space="0" w:color="auto"/>
            <w:bottom w:val="none" w:sz="0" w:space="0" w:color="auto"/>
            <w:right w:val="none" w:sz="0" w:space="0" w:color="auto"/>
          </w:divBdr>
        </w:div>
        <w:div w:id="312374748">
          <w:marLeft w:val="640"/>
          <w:marRight w:val="0"/>
          <w:marTop w:val="0"/>
          <w:marBottom w:val="0"/>
          <w:divBdr>
            <w:top w:val="none" w:sz="0" w:space="0" w:color="auto"/>
            <w:left w:val="none" w:sz="0" w:space="0" w:color="auto"/>
            <w:bottom w:val="none" w:sz="0" w:space="0" w:color="auto"/>
            <w:right w:val="none" w:sz="0" w:space="0" w:color="auto"/>
          </w:divBdr>
        </w:div>
        <w:div w:id="513346282">
          <w:marLeft w:val="640"/>
          <w:marRight w:val="0"/>
          <w:marTop w:val="0"/>
          <w:marBottom w:val="0"/>
          <w:divBdr>
            <w:top w:val="none" w:sz="0" w:space="0" w:color="auto"/>
            <w:left w:val="none" w:sz="0" w:space="0" w:color="auto"/>
            <w:bottom w:val="none" w:sz="0" w:space="0" w:color="auto"/>
            <w:right w:val="none" w:sz="0" w:space="0" w:color="auto"/>
          </w:divBdr>
        </w:div>
        <w:div w:id="1314869198">
          <w:marLeft w:val="640"/>
          <w:marRight w:val="0"/>
          <w:marTop w:val="0"/>
          <w:marBottom w:val="0"/>
          <w:divBdr>
            <w:top w:val="none" w:sz="0" w:space="0" w:color="auto"/>
            <w:left w:val="none" w:sz="0" w:space="0" w:color="auto"/>
            <w:bottom w:val="none" w:sz="0" w:space="0" w:color="auto"/>
            <w:right w:val="none" w:sz="0" w:space="0" w:color="auto"/>
          </w:divBdr>
        </w:div>
        <w:div w:id="828786571">
          <w:marLeft w:val="640"/>
          <w:marRight w:val="0"/>
          <w:marTop w:val="0"/>
          <w:marBottom w:val="0"/>
          <w:divBdr>
            <w:top w:val="none" w:sz="0" w:space="0" w:color="auto"/>
            <w:left w:val="none" w:sz="0" w:space="0" w:color="auto"/>
            <w:bottom w:val="none" w:sz="0" w:space="0" w:color="auto"/>
            <w:right w:val="none" w:sz="0" w:space="0" w:color="auto"/>
          </w:divBdr>
        </w:div>
        <w:div w:id="952513807">
          <w:marLeft w:val="640"/>
          <w:marRight w:val="0"/>
          <w:marTop w:val="0"/>
          <w:marBottom w:val="0"/>
          <w:divBdr>
            <w:top w:val="none" w:sz="0" w:space="0" w:color="auto"/>
            <w:left w:val="none" w:sz="0" w:space="0" w:color="auto"/>
            <w:bottom w:val="none" w:sz="0" w:space="0" w:color="auto"/>
            <w:right w:val="none" w:sz="0" w:space="0" w:color="auto"/>
          </w:divBdr>
        </w:div>
        <w:div w:id="362555474">
          <w:marLeft w:val="640"/>
          <w:marRight w:val="0"/>
          <w:marTop w:val="0"/>
          <w:marBottom w:val="0"/>
          <w:divBdr>
            <w:top w:val="none" w:sz="0" w:space="0" w:color="auto"/>
            <w:left w:val="none" w:sz="0" w:space="0" w:color="auto"/>
            <w:bottom w:val="none" w:sz="0" w:space="0" w:color="auto"/>
            <w:right w:val="none" w:sz="0" w:space="0" w:color="auto"/>
          </w:divBdr>
        </w:div>
        <w:div w:id="1997800007">
          <w:marLeft w:val="640"/>
          <w:marRight w:val="0"/>
          <w:marTop w:val="0"/>
          <w:marBottom w:val="0"/>
          <w:divBdr>
            <w:top w:val="none" w:sz="0" w:space="0" w:color="auto"/>
            <w:left w:val="none" w:sz="0" w:space="0" w:color="auto"/>
            <w:bottom w:val="none" w:sz="0" w:space="0" w:color="auto"/>
            <w:right w:val="none" w:sz="0" w:space="0" w:color="auto"/>
          </w:divBdr>
        </w:div>
        <w:div w:id="1950971647">
          <w:marLeft w:val="640"/>
          <w:marRight w:val="0"/>
          <w:marTop w:val="0"/>
          <w:marBottom w:val="0"/>
          <w:divBdr>
            <w:top w:val="none" w:sz="0" w:space="0" w:color="auto"/>
            <w:left w:val="none" w:sz="0" w:space="0" w:color="auto"/>
            <w:bottom w:val="none" w:sz="0" w:space="0" w:color="auto"/>
            <w:right w:val="none" w:sz="0" w:space="0" w:color="auto"/>
          </w:divBdr>
        </w:div>
        <w:div w:id="1048408833">
          <w:marLeft w:val="640"/>
          <w:marRight w:val="0"/>
          <w:marTop w:val="0"/>
          <w:marBottom w:val="0"/>
          <w:divBdr>
            <w:top w:val="none" w:sz="0" w:space="0" w:color="auto"/>
            <w:left w:val="none" w:sz="0" w:space="0" w:color="auto"/>
            <w:bottom w:val="none" w:sz="0" w:space="0" w:color="auto"/>
            <w:right w:val="none" w:sz="0" w:space="0" w:color="auto"/>
          </w:divBdr>
        </w:div>
        <w:div w:id="657658183">
          <w:marLeft w:val="640"/>
          <w:marRight w:val="0"/>
          <w:marTop w:val="0"/>
          <w:marBottom w:val="0"/>
          <w:divBdr>
            <w:top w:val="none" w:sz="0" w:space="0" w:color="auto"/>
            <w:left w:val="none" w:sz="0" w:space="0" w:color="auto"/>
            <w:bottom w:val="none" w:sz="0" w:space="0" w:color="auto"/>
            <w:right w:val="none" w:sz="0" w:space="0" w:color="auto"/>
          </w:divBdr>
        </w:div>
        <w:div w:id="1441338201">
          <w:marLeft w:val="640"/>
          <w:marRight w:val="0"/>
          <w:marTop w:val="0"/>
          <w:marBottom w:val="0"/>
          <w:divBdr>
            <w:top w:val="none" w:sz="0" w:space="0" w:color="auto"/>
            <w:left w:val="none" w:sz="0" w:space="0" w:color="auto"/>
            <w:bottom w:val="none" w:sz="0" w:space="0" w:color="auto"/>
            <w:right w:val="none" w:sz="0" w:space="0" w:color="auto"/>
          </w:divBdr>
        </w:div>
        <w:div w:id="1284997077">
          <w:marLeft w:val="640"/>
          <w:marRight w:val="0"/>
          <w:marTop w:val="0"/>
          <w:marBottom w:val="0"/>
          <w:divBdr>
            <w:top w:val="none" w:sz="0" w:space="0" w:color="auto"/>
            <w:left w:val="none" w:sz="0" w:space="0" w:color="auto"/>
            <w:bottom w:val="none" w:sz="0" w:space="0" w:color="auto"/>
            <w:right w:val="none" w:sz="0" w:space="0" w:color="auto"/>
          </w:divBdr>
        </w:div>
        <w:div w:id="1320188114">
          <w:marLeft w:val="640"/>
          <w:marRight w:val="0"/>
          <w:marTop w:val="0"/>
          <w:marBottom w:val="0"/>
          <w:divBdr>
            <w:top w:val="none" w:sz="0" w:space="0" w:color="auto"/>
            <w:left w:val="none" w:sz="0" w:space="0" w:color="auto"/>
            <w:bottom w:val="none" w:sz="0" w:space="0" w:color="auto"/>
            <w:right w:val="none" w:sz="0" w:space="0" w:color="auto"/>
          </w:divBdr>
        </w:div>
        <w:div w:id="986473303">
          <w:marLeft w:val="640"/>
          <w:marRight w:val="0"/>
          <w:marTop w:val="0"/>
          <w:marBottom w:val="0"/>
          <w:divBdr>
            <w:top w:val="none" w:sz="0" w:space="0" w:color="auto"/>
            <w:left w:val="none" w:sz="0" w:space="0" w:color="auto"/>
            <w:bottom w:val="none" w:sz="0" w:space="0" w:color="auto"/>
            <w:right w:val="none" w:sz="0" w:space="0" w:color="auto"/>
          </w:divBdr>
        </w:div>
        <w:div w:id="365712930">
          <w:marLeft w:val="640"/>
          <w:marRight w:val="0"/>
          <w:marTop w:val="0"/>
          <w:marBottom w:val="0"/>
          <w:divBdr>
            <w:top w:val="none" w:sz="0" w:space="0" w:color="auto"/>
            <w:left w:val="none" w:sz="0" w:space="0" w:color="auto"/>
            <w:bottom w:val="none" w:sz="0" w:space="0" w:color="auto"/>
            <w:right w:val="none" w:sz="0" w:space="0" w:color="auto"/>
          </w:divBdr>
        </w:div>
        <w:div w:id="2141994165">
          <w:marLeft w:val="640"/>
          <w:marRight w:val="0"/>
          <w:marTop w:val="0"/>
          <w:marBottom w:val="0"/>
          <w:divBdr>
            <w:top w:val="none" w:sz="0" w:space="0" w:color="auto"/>
            <w:left w:val="none" w:sz="0" w:space="0" w:color="auto"/>
            <w:bottom w:val="none" w:sz="0" w:space="0" w:color="auto"/>
            <w:right w:val="none" w:sz="0" w:space="0" w:color="auto"/>
          </w:divBdr>
        </w:div>
        <w:div w:id="49623399">
          <w:marLeft w:val="640"/>
          <w:marRight w:val="0"/>
          <w:marTop w:val="0"/>
          <w:marBottom w:val="0"/>
          <w:divBdr>
            <w:top w:val="none" w:sz="0" w:space="0" w:color="auto"/>
            <w:left w:val="none" w:sz="0" w:space="0" w:color="auto"/>
            <w:bottom w:val="none" w:sz="0" w:space="0" w:color="auto"/>
            <w:right w:val="none" w:sz="0" w:space="0" w:color="auto"/>
          </w:divBdr>
        </w:div>
        <w:div w:id="1170101943">
          <w:marLeft w:val="640"/>
          <w:marRight w:val="0"/>
          <w:marTop w:val="0"/>
          <w:marBottom w:val="0"/>
          <w:divBdr>
            <w:top w:val="none" w:sz="0" w:space="0" w:color="auto"/>
            <w:left w:val="none" w:sz="0" w:space="0" w:color="auto"/>
            <w:bottom w:val="none" w:sz="0" w:space="0" w:color="auto"/>
            <w:right w:val="none" w:sz="0" w:space="0" w:color="auto"/>
          </w:divBdr>
        </w:div>
        <w:div w:id="1350637989">
          <w:marLeft w:val="640"/>
          <w:marRight w:val="0"/>
          <w:marTop w:val="0"/>
          <w:marBottom w:val="0"/>
          <w:divBdr>
            <w:top w:val="none" w:sz="0" w:space="0" w:color="auto"/>
            <w:left w:val="none" w:sz="0" w:space="0" w:color="auto"/>
            <w:bottom w:val="none" w:sz="0" w:space="0" w:color="auto"/>
            <w:right w:val="none" w:sz="0" w:space="0" w:color="auto"/>
          </w:divBdr>
        </w:div>
        <w:div w:id="1301614315">
          <w:marLeft w:val="640"/>
          <w:marRight w:val="0"/>
          <w:marTop w:val="0"/>
          <w:marBottom w:val="0"/>
          <w:divBdr>
            <w:top w:val="none" w:sz="0" w:space="0" w:color="auto"/>
            <w:left w:val="none" w:sz="0" w:space="0" w:color="auto"/>
            <w:bottom w:val="none" w:sz="0" w:space="0" w:color="auto"/>
            <w:right w:val="none" w:sz="0" w:space="0" w:color="auto"/>
          </w:divBdr>
        </w:div>
        <w:div w:id="1693260894">
          <w:marLeft w:val="640"/>
          <w:marRight w:val="0"/>
          <w:marTop w:val="0"/>
          <w:marBottom w:val="0"/>
          <w:divBdr>
            <w:top w:val="none" w:sz="0" w:space="0" w:color="auto"/>
            <w:left w:val="none" w:sz="0" w:space="0" w:color="auto"/>
            <w:bottom w:val="none" w:sz="0" w:space="0" w:color="auto"/>
            <w:right w:val="none" w:sz="0" w:space="0" w:color="auto"/>
          </w:divBdr>
        </w:div>
        <w:div w:id="1659576893">
          <w:marLeft w:val="640"/>
          <w:marRight w:val="0"/>
          <w:marTop w:val="0"/>
          <w:marBottom w:val="0"/>
          <w:divBdr>
            <w:top w:val="none" w:sz="0" w:space="0" w:color="auto"/>
            <w:left w:val="none" w:sz="0" w:space="0" w:color="auto"/>
            <w:bottom w:val="none" w:sz="0" w:space="0" w:color="auto"/>
            <w:right w:val="none" w:sz="0" w:space="0" w:color="auto"/>
          </w:divBdr>
        </w:div>
        <w:div w:id="236016474">
          <w:marLeft w:val="640"/>
          <w:marRight w:val="0"/>
          <w:marTop w:val="0"/>
          <w:marBottom w:val="0"/>
          <w:divBdr>
            <w:top w:val="none" w:sz="0" w:space="0" w:color="auto"/>
            <w:left w:val="none" w:sz="0" w:space="0" w:color="auto"/>
            <w:bottom w:val="none" w:sz="0" w:space="0" w:color="auto"/>
            <w:right w:val="none" w:sz="0" w:space="0" w:color="auto"/>
          </w:divBdr>
        </w:div>
        <w:div w:id="1057240755">
          <w:marLeft w:val="640"/>
          <w:marRight w:val="0"/>
          <w:marTop w:val="0"/>
          <w:marBottom w:val="0"/>
          <w:divBdr>
            <w:top w:val="none" w:sz="0" w:space="0" w:color="auto"/>
            <w:left w:val="none" w:sz="0" w:space="0" w:color="auto"/>
            <w:bottom w:val="none" w:sz="0" w:space="0" w:color="auto"/>
            <w:right w:val="none" w:sz="0" w:space="0" w:color="auto"/>
          </w:divBdr>
        </w:div>
        <w:div w:id="196627647">
          <w:marLeft w:val="640"/>
          <w:marRight w:val="0"/>
          <w:marTop w:val="0"/>
          <w:marBottom w:val="0"/>
          <w:divBdr>
            <w:top w:val="none" w:sz="0" w:space="0" w:color="auto"/>
            <w:left w:val="none" w:sz="0" w:space="0" w:color="auto"/>
            <w:bottom w:val="none" w:sz="0" w:space="0" w:color="auto"/>
            <w:right w:val="none" w:sz="0" w:space="0" w:color="auto"/>
          </w:divBdr>
        </w:div>
        <w:div w:id="1833912038">
          <w:marLeft w:val="640"/>
          <w:marRight w:val="0"/>
          <w:marTop w:val="0"/>
          <w:marBottom w:val="0"/>
          <w:divBdr>
            <w:top w:val="none" w:sz="0" w:space="0" w:color="auto"/>
            <w:left w:val="none" w:sz="0" w:space="0" w:color="auto"/>
            <w:bottom w:val="none" w:sz="0" w:space="0" w:color="auto"/>
            <w:right w:val="none" w:sz="0" w:space="0" w:color="auto"/>
          </w:divBdr>
        </w:div>
        <w:div w:id="1886789346">
          <w:marLeft w:val="640"/>
          <w:marRight w:val="0"/>
          <w:marTop w:val="0"/>
          <w:marBottom w:val="0"/>
          <w:divBdr>
            <w:top w:val="none" w:sz="0" w:space="0" w:color="auto"/>
            <w:left w:val="none" w:sz="0" w:space="0" w:color="auto"/>
            <w:bottom w:val="none" w:sz="0" w:space="0" w:color="auto"/>
            <w:right w:val="none" w:sz="0" w:space="0" w:color="auto"/>
          </w:divBdr>
        </w:div>
        <w:div w:id="1267154052">
          <w:marLeft w:val="640"/>
          <w:marRight w:val="0"/>
          <w:marTop w:val="0"/>
          <w:marBottom w:val="0"/>
          <w:divBdr>
            <w:top w:val="none" w:sz="0" w:space="0" w:color="auto"/>
            <w:left w:val="none" w:sz="0" w:space="0" w:color="auto"/>
            <w:bottom w:val="none" w:sz="0" w:space="0" w:color="auto"/>
            <w:right w:val="none" w:sz="0" w:space="0" w:color="auto"/>
          </w:divBdr>
        </w:div>
        <w:div w:id="621108438">
          <w:marLeft w:val="640"/>
          <w:marRight w:val="0"/>
          <w:marTop w:val="0"/>
          <w:marBottom w:val="0"/>
          <w:divBdr>
            <w:top w:val="none" w:sz="0" w:space="0" w:color="auto"/>
            <w:left w:val="none" w:sz="0" w:space="0" w:color="auto"/>
            <w:bottom w:val="none" w:sz="0" w:space="0" w:color="auto"/>
            <w:right w:val="none" w:sz="0" w:space="0" w:color="auto"/>
          </w:divBdr>
        </w:div>
        <w:div w:id="250890657">
          <w:marLeft w:val="640"/>
          <w:marRight w:val="0"/>
          <w:marTop w:val="0"/>
          <w:marBottom w:val="0"/>
          <w:divBdr>
            <w:top w:val="none" w:sz="0" w:space="0" w:color="auto"/>
            <w:left w:val="none" w:sz="0" w:space="0" w:color="auto"/>
            <w:bottom w:val="none" w:sz="0" w:space="0" w:color="auto"/>
            <w:right w:val="none" w:sz="0" w:space="0" w:color="auto"/>
          </w:divBdr>
        </w:div>
        <w:div w:id="1107193027">
          <w:marLeft w:val="640"/>
          <w:marRight w:val="0"/>
          <w:marTop w:val="0"/>
          <w:marBottom w:val="0"/>
          <w:divBdr>
            <w:top w:val="none" w:sz="0" w:space="0" w:color="auto"/>
            <w:left w:val="none" w:sz="0" w:space="0" w:color="auto"/>
            <w:bottom w:val="none" w:sz="0" w:space="0" w:color="auto"/>
            <w:right w:val="none" w:sz="0" w:space="0" w:color="auto"/>
          </w:divBdr>
        </w:div>
        <w:div w:id="686949567">
          <w:marLeft w:val="640"/>
          <w:marRight w:val="0"/>
          <w:marTop w:val="0"/>
          <w:marBottom w:val="0"/>
          <w:divBdr>
            <w:top w:val="none" w:sz="0" w:space="0" w:color="auto"/>
            <w:left w:val="none" w:sz="0" w:space="0" w:color="auto"/>
            <w:bottom w:val="none" w:sz="0" w:space="0" w:color="auto"/>
            <w:right w:val="none" w:sz="0" w:space="0" w:color="auto"/>
          </w:divBdr>
        </w:div>
        <w:div w:id="289558524">
          <w:marLeft w:val="640"/>
          <w:marRight w:val="0"/>
          <w:marTop w:val="0"/>
          <w:marBottom w:val="0"/>
          <w:divBdr>
            <w:top w:val="none" w:sz="0" w:space="0" w:color="auto"/>
            <w:left w:val="none" w:sz="0" w:space="0" w:color="auto"/>
            <w:bottom w:val="none" w:sz="0" w:space="0" w:color="auto"/>
            <w:right w:val="none" w:sz="0" w:space="0" w:color="auto"/>
          </w:divBdr>
        </w:div>
        <w:div w:id="169805135">
          <w:marLeft w:val="640"/>
          <w:marRight w:val="0"/>
          <w:marTop w:val="0"/>
          <w:marBottom w:val="0"/>
          <w:divBdr>
            <w:top w:val="none" w:sz="0" w:space="0" w:color="auto"/>
            <w:left w:val="none" w:sz="0" w:space="0" w:color="auto"/>
            <w:bottom w:val="none" w:sz="0" w:space="0" w:color="auto"/>
            <w:right w:val="none" w:sz="0" w:space="0" w:color="auto"/>
          </w:divBdr>
        </w:div>
        <w:div w:id="1099523389">
          <w:marLeft w:val="640"/>
          <w:marRight w:val="0"/>
          <w:marTop w:val="0"/>
          <w:marBottom w:val="0"/>
          <w:divBdr>
            <w:top w:val="none" w:sz="0" w:space="0" w:color="auto"/>
            <w:left w:val="none" w:sz="0" w:space="0" w:color="auto"/>
            <w:bottom w:val="none" w:sz="0" w:space="0" w:color="auto"/>
            <w:right w:val="none" w:sz="0" w:space="0" w:color="auto"/>
          </w:divBdr>
        </w:div>
        <w:div w:id="1778937820">
          <w:marLeft w:val="640"/>
          <w:marRight w:val="0"/>
          <w:marTop w:val="0"/>
          <w:marBottom w:val="0"/>
          <w:divBdr>
            <w:top w:val="none" w:sz="0" w:space="0" w:color="auto"/>
            <w:left w:val="none" w:sz="0" w:space="0" w:color="auto"/>
            <w:bottom w:val="none" w:sz="0" w:space="0" w:color="auto"/>
            <w:right w:val="none" w:sz="0" w:space="0" w:color="auto"/>
          </w:divBdr>
        </w:div>
        <w:div w:id="2082171154">
          <w:marLeft w:val="640"/>
          <w:marRight w:val="0"/>
          <w:marTop w:val="0"/>
          <w:marBottom w:val="0"/>
          <w:divBdr>
            <w:top w:val="none" w:sz="0" w:space="0" w:color="auto"/>
            <w:left w:val="none" w:sz="0" w:space="0" w:color="auto"/>
            <w:bottom w:val="none" w:sz="0" w:space="0" w:color="auto"/>
            <w:right w:val="none" w:sz="0" w:space="0" w:color="auto"/>
          </w:divBdr>
        </w:div>
        <w:div w:id="2121947133">
          <w:marLeft w:val="640"/>
          <w:marRight w:val="0"/>
          <w:marTop w:val="0"/>
          <w:marBottom w:val="0"/>
          <w:divBdr>
            <w:top w:val="none" w:sz="0" w:space="0" w:color="auto"/>
            <w:left w:val="none" w:sz="0" w:space="0" w:color="auto"/>
            <w:bottom w:val="none" w:sz="0" w:space="0" w:color="auto"/>
            <w:right w:val="none" w:sz="0" w:space="0" w:color="auto"/>
          </w:divBdr>
        </w:div>
        <w:div w:id="736824119">
          <w:marLeft w:val="640"/>
          <w:marRight w:val="0"/>
          <w:marTop w:val="0"/>
          <w:marBottom w:val="0"/>
          <w:divBdr>
            <w:top w:val="none" w:sz="0" w:space="0" w:color="auto"/>
            <w:left w:val="none" w:sz="0" w:space="0" w:color="auto"/>
            <w:bottom w:val="none" w:sz="0" w:space="0" w:color="auto"/>
            <w:right w:val="none" w:sz="0" w:space="0" w:color="auto"/>
          </w:divBdr>
        </w:div>
        <w:div w:id="1271401946">
          <w:marLeft w:val="640"/>
          <w:marRight w:val="0"/>
          <w:marTop w:val="0"/>
          <w:marBottom w:val="0"/>
          <w:divBdr>
            <w:top w:val="none" w:sz="0" w:space="0" w:color="auto"/>
            <w:left w:val="none" w:sz="0" w:space="0" w:color="auto"/>
            <w:bottom w:val="none" w:sz="0" w:space="0" w:color="auto"/>
            <w:right w:val="none" w:sz="0" w:space="0" w:color="auto"/>
          </w:divBdr>
        </w:div>
        <w:div w:id="2085371264">
          <w:marLeft w:val="640"/>
          <w:marRight w:val="0"/>
          <w:marTop w:val="0"/>
          <w:marBottom w:val="0"/>
          <w:divBdr>
            <w:top w:val="none" w:sz="0" w:space="0" w:color="auto"/>
            <w:left w:val="none" w:sz="0" w:space="0" w:color="auto"/>
            <w:bottom w:val="none" w:sz="0" w:space="0" w:color="auto"/>
            <w:right w:val="none" w:sz="0" w:space="0" w:color="auto"/>
          </w:divBdr>
        </w:div>
        <w:div w:id="65228457">
          <w:marLeft w:val="640"/>
          <w:marRight w:val="0"/>
          <w:marTop w:val="0"/>
          <w:marBottom w:val="0"/>
          <w:divBdr>
            <w:top w:val="none" w:sz="0" w:space="0" w:color="auto"/>
            <w:left w:val="none" w:sz="0" w:space="0" w:color="auto"/>
            <w:bottom w:val="none" w:sz="0" w:space="0" w:color="auto"/>
            <w:right w:val="none" w:sz="0" w:space="0" w:color="auto"/>
          </w:divBdr>
        </w:div>
        <w:div w:id="1186483243">
          <w:marLeft w:val="640"/>
          <w:marRight w:val="0"/>
          <w:marTop w:val="0"/>
          <w:marBottom w:val="0"/>
          <w:divBdr>
            <w:top w:val="none" w:sz="0" w:space="0" w:color="auto"/>
            <w:left w:val="none" w:sz="0" w:space="0" w:color="auto"/>
            <w:bottom w:val="none" w:sz="0" w:space="0" w:color="auto"/>
            <w:right w:val="none" w:sz="0" w:space="0" w:color="auto"/>
          </w:divBdr>
        </w:div>
        <w:div w:id="786395183">
          <w:marLeft w:val="640"/>
          <w:marRight w:val="0"/>
          <w:marTop w:val="0"/>
          <w:marBottom w:val="0"/>
          <w:divBdr>
            <w:top w:val="none" w:sz="0" w:space="0" w:color="auto"/>
            <w:left w:val="none" w:sz="0" w:space="0" w:color="auto"/>
            <w:bottom w:val="none" w:sz="0" w:space="0" w:color="auto"/>
            <w:right w:val="none" w:sz="0" w:space="0" w:color="auto"/>
          </w:divBdr>
        </w:div>
        <w:div w:id="1517843030">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3275835">
      <w:bodyDiv w:val="1"/>
      <w:marLeft w:val="0"/>
      <w:marRight w:val="0"/>
      <w:marTop w:val="0"/>
      <w:marBottom w:val="0"/>
      <w:divBdr>
        <w:top w:val="none" w:sz="0" w:space="0" w:color="auto"/>
        <w:left w:val="none" w:sz="0" w:space="0" w:color="auto"/>
        <w:bottom w:val="none" w:sz="0" w:space="0" w:color="auto"/>
        <w:right w:val="none" w:sz="0" w:space="0" w:color="auto"/>
      </w:divBdr>
      <w:divsChild>
        <w:div w:id="818414">
          <w:marLeft w:val="640"/>
          <w:marRight w:val="0"/>
          <w:marTop w:val="0"/>
          <w:marBottom w:val="0"/>
          <w:divBdr>
            <w:top w:val="none" w:sz="0" w:space="0" w:color="auto"/>
            <w:left w:val="none" w:sz="0" w:space="0" w:color="auto"/>
            <w:bottom w:val="none" w:sz="0" w:space="0" w:color="auto"/>
            <w:right w:val="none" w:sz="0" w:space="0" w:color="auto"/>
          </w:divBdr>
        </w:div>
        <w:div w:id="1727945573">
          <w:marLeft w:val="640"/>
          <w:marRight w:val="0"/>
          <w:marTop w:val="0"/>
          <w:marBottom w:val="0"/>
          <w:divBdr>
            <w:top w:val="none" w:sz="0" w:space="0" w:color="auto"/>
            <w:left w:val="none" w:sz="0" w:space="0" w:color="auto"/>
            <w:bottom w:val="none" w:sz="0" w:space="0" w:color="auto"/>
            <w:right w:val="none" w:sz="0" w:space="0" w:color="auto"/>
          </w:divBdr>
        </w:div>
        <w:div w:id="1455177758">
          <w:marLeft w:val="640"/>
          <w:marRight w:val="0"/>
          <w:marTop w:val="0"/>
          <w:marBottom w:val="0"/>
          <w:divBdr>
            <w:top w:val="none" w:sz="0" w:space="0" w:color="auto"/>
            <w:left w:val="none" w:sz="0" w:space="0" w:color="auto"/>
            <w:bottom w:val="none" w:sz="0" w:space="0" w:color="auto"/>
            <w:right w:val="none" w:sz="0" w:space="0" w:color="auto"/>
          </w:divBdr>
        </w:div>
        <w:div w:id="1507596438">
          <w:marLeft w:val="640"/>
          <w:marRight w:val="0"/>
          <w:marTop w:val="0"/>
          <w:marBottom w:val="0"/>
          <w:divBdr>
            <w:top w:val="none" w:sz="0" w:space="0" w:color="auto"/>
            <w:left w:val="none" w:sz="0" w:space="0" w:color="auto"/>
            <w:bottom w:val="none" w:sz="0" w:space="0" w:color="auto"/>
            <w:right w:val="none" w:sz="0" w:space="0" w:color="auto"/>
          </w:divBdr>
        </w:div>
        <w:div w:id="1299998365">
          <w:marLeft w:val="640"/>
          <w:marRight w:val="0"/>
          <w:marTop w:val="0"/>
          <w:marBottom w:val="0"/>
          <w:divBdr>
            <w:top w:val="none" w:sz="0" w:space="0" w:color="auto"/>
            <w:left w:val="none" w:sz="0" w:space="0" w:color="auto"/>
            <w:bottom w:val="none" w:sz="0" w:space="0" w:color="auto"/>
            <w:right w:val="none" w:sz="0" w:space="0" w:color="auto"/>
          </w:divBdr>
        </w:div>
        <w:div w:id="1038506248">
          <w:marLeft w:val="640"/>
          <w:marRight w:val="0"/>
          <w:marTop w:val="0"/>
          <w:marBottom w:val="0"/>
          <w:divBdr>
            <w:top w:val="none" w:sz="0" w:space="0" w:color="auto"/>
            <w:left w:val="none" w:sz="0" w:space="0" w:color="auto"/>
            <w:bottom w:val="none" w:sz="0" w:space="0" w:color="auto"/>
            <w:right w:val="none" w:sz="0" w:space="0" w:color="auto"/>
          </w:divBdr>
        </w:div>
        <w:div w:id="936869408">
          <w:marLeft w:val="640"/>
          <w:marRight w:val="0"/>
          <w:marTop w:val="0"/>
          <w:marBottom w:val="0"/>
          <w:divBdr>
            <w:top w:val="none" w:sz="0" w:space="0" w:color="auto"/>
            <w:left w:val="none" w:sz="0" w:space="0" w:color="auto"/>
            <w:bottom w:val="none" w:sz="0" w:space="0" w:color="auto"/>
            <w:right w:val="none" w:sz="0" w:space="0" w:color="auto"/>
          </w:divBdr>
        </w:div>
        <w:div w:id="1012533150">
          <w:marLeft w:val="640"/>
          <w:marRight w:val="0"/>
          <w:marTop w:val="0"/>
          <w:marBottom w:val="0"/>
          <w:divBdr>
            <w:top w:val="none" w:sz="0" w:space="0" w:color="auto"/>
            <w:left w:val="none" w:sz="0" w:space="0" w:color="auto"/>
            <w:bottom w:val="none" w:sz="0" w:space="0" w:color="auto"/>
            <w:right w:val="none" w:sz="0" w:space="0" w:color="auto"/>
          </w:divBdr>
        </w:div>
        <w:div w:id="1049183529">
          <w:marLeft w:val="640"/>
          <w:marRight w:val="0"/>
          <w:marTop w:val="0"/>
          <w:marBottom w:val="0"/>
          <w:divBdr>
            <w:top w:val="none" w:sz="0" w:space="0" w:color="auto"/>
            <w:left w:val="none" w:sz="0" w:space="0" w:color="auto"/>
            <w:bottom w:val="none" w:sz="0" w:space="0" w:color="auto"/>
            <w:right w:val="none" w:sz="0" w:space="0" w:color="auto"/>
          </w:divBdr>
        </w:div>
        <w:div w:id="1320502595">
          <w:marLeft w:val="640"/>
          <w:marRight w:val="0"/>
          <w:marTop w:val="0"/>
          <w:marBottom w:val="0"/>
          <w:divBdr>
            <w:top w:val="none" w:sz="0" w:space="0" w:color="auto"/>
            <w:left w:val="none" w:sz="0" w:space="0" w:color="auto"/>
            <w:bottom w:val="none" w:sz="0" w:space="0" w:color="auto"/>
            <w:right w:val="none" w:sz="0" w:space="0" w:color="auto"/>
          </w:divBdr>
        </w:div>
        <w:div w:id="669984039">
          <w:marLeft w:val="640"/>
          <w:marRight w:val="0"/>
          <w:marTop w:val="0"/>
          <w:marBottom w:val="0"/>
          <w:divBdr>
            <w:top w:val="none" w:sz="0" w:space="0" w:color="auto"/>
            <w:left w:val="none" w:sz="0" w:space="0" w:color="auto"/>
            <w:bottom w:val="none" w:sz="0" w:space="0" w:color="auto"/>
            <w:right w:val="none" w:sz="0" w:space="0" w:color="auto"/>
          </w:divBdr>
        </w:div>
        <w:div w:id="1684014449">
          <w:marLeft w:val="640"/>
          <w:marRight w:val="0"/>
          <w:marTop w:val="0"/>
          <w:marBottom w:val="0"/>
          <w:divBdr>
            <w:top w:val="none" w:sz="0" w:space="0" w:color="auto"/>
            <w:left w:val="none" w:sz="0" w:space="0" w:color="auto"/>
            <w:bottom w:val="none" w:sz="0" w:space="0" w:color="auto"/>
            <w:right w:val="none" w:sz="0" w:space="0" w:color="auto"/>
          </w:divBdr>
        </w:div>
        <w:div w:id="968778610">
          <w:marLeft w:val="640"/>
          <w:marRight w:val="0"/>
          <w:marTop w:val="0"/>
          <w:marBottom w:val="0"/>
          <w:divBdr>
            <w:top w:val="none" w:sz="0" w:space="0" w:color="auto"/>
            <w:left w:val="none" w:sz="0" w:space="0" w:color="auto"/>
            <w:bottom w:val="none" w:sz="0" w:space="0" w:color="auto"/>
            <w:right w:val="none" w:sz="0" w:space="0" w:color="auto"/>
          </w:divBdr>
        </w:div>
        <w:div w:id="695159756">
          <w:marLeft w:val="640"/>
          <w:marRight w:val="0"/>
          <w:marTop w:val="0"/>
          <w:marBottom w:val="0"/>
          <w:divBdr>
            <w:top w:val="none" w:sz="0" w:space="0" w:color="auto"/>
            <w:left w:val="none" w:sz="0" w:space="0" w:color="auto"/>
            <w:bottom w:val="none" w:sz="0" w:space="0" w:color="auto"/>
            <w:right w:val="none" w:sz="0" w:space="0" w:color="auto"/>
          </w:divBdr>
        </w:div>
        <w:div w:id="1957829787">
          <w:marLeft w:val="640"/>
          <w:marRight w:val="0"/>
          <w:marTop w:val="0"/>
          <w:marBottom w:val="0"/>
          <w:divBdr>
            <w:top w:val="none" w:sz="0" w:space="0" w:color="auto"/>
            <w:left w:val="none" w:sz="0" w:space="0" w:color="auto"/>
            <w:bottom w:val="none" w:sz="0" w:space="0" w:color="auto"/>
            <w:right w:val="none" w:sz="0" w:space="0" w:color="auto"/>
          </w:divBdr>
        </w:div>
        <w:div w:id="1680160931">
          <w:marLeft w:val="640"/>
          <w:marRight w:val="0"/>
          <w:marTop w:val="0"/>
          <w:marBottom w:val="0"/>
          <w:divBdr>
            <w:top w:val="none" w:sz="0" w:space="0" w:color="auto"/>
            <w:left w:val="none" w:sz="0" w:space="0" w:color="auto"/>
            <w:bottom w:val="none" w:sz="0" w:space="0" w:color="auto"/>
            <w:right w:val="none" w:sz="0" w:space="0" w:color="auto"/>
          </w:divBdr>
        </w:div>
        <w:div w:id="1798990296">
          <w:marLeft w:val="640"/>
          <w:marRight w:val="0"/>
          <w:marTop w:val="0"/>
          <w:marBottom w:val="0"/>
          <w:divBdr>
            <w:top w:val="none" w:sz="0" w:space="0" w:color="auto"/>
            <w:left w:val="none" w:sz="0" w:space="0" w:color="auto"/>
            <w:bottom w:val="none" w:sz="0" w:space="0" w:color="auto"/>
            <w:right w:val="none" w:sz="0" w:space="0" w:color="auto"/>
          </w:divBdr>
        </w:div>
        <w:div w:id="607279702">
          <w:marLeft w:val="640"/>
          <w:marRight w:val="0"/>
          <w:marTop w:val="0"/>
          <w:marBottom w:val="0"/>
          <w:divBdr>
            <w:top w:val="none" w:sz="0" w:space="0" w:color="auto"/>
            <w:left w:val="none" w:sz="0" w:space="0" w:color="auto"/>
            <w:bottom w:val="none" w:sz="0" w:space="0" w:color="auto"/>
            <w:right w:val="none" w:sz="0" w:space="0" w:color="auto"/>
          </w:divBdr>
        </w:div>
        <w:div w:id="624623816">
          <w:marLeft w:val="640"/>
          <w:marRight w:val="0"/>
          <w:marTop w:val="0"/>
          <w:marBottom w:val="0"/>
          <w:divBdr>
            <w:top w:val="none" w:sz="0" w:space="0" w:color="auto"/>
            <w:left w:val="none" w:sz="0" w:space="0" w:color="auto"/>
            <w:bottom w:val="none" w:sz="0" w:space="0" w:color="auto"/>
            <w:right w:val="none" w:sz="0" w:space="0" w:color="auto"/>
          </w:divBdr>
        </w:div>
        <w:div w:id="1875387798">
          <w:marLeft w:val="640"/>
          <w:marRight w:val="0"/>
          <w:marTop w:val="0"/>
          <w:marBottom w:val="0"/>
          <w:divBdr>
            <w:top w:val="none" w:sz="0" w:space="0" w:color="auto"/>
            <w:left w:val="none" w:sz="0" w:space="0" w:color="auto"/>
            <w:bottom w:val="none" w:sz="0" w:space="0" w:color="auto"/>
            <w:right w:val="none" w:sz="0" w:space="0" w:color="auto"/>
          </w:divBdr>
        </w:div>
        <w:div w:id="278881412">
          <w:marLeft w:val="640"/>
          <w:marRight w:val="0"/>
          <w:marTop w:val="0"/>
          <w:marBottom w:val="0"/>
          <w:divBdr>
            <w:top w:val="none" w:sz="0" w:space="0" w:color="auto"/>
            <w:left w:val="none" w:sz="0" w:space="0" w:color="auto"/>
            <w:bottom w:val="none" w:sz="0" w:space="0" w:color="auto"/>
            <w:right w:val="none" w:sz="0" w:space="0" w:color="auto"/>
          </w:divBdr>
        </w:div>
        <w:div w:id="825365492">
          <w:marLeft w:val="640"/>
          <w:marRight w:val="0"/>
          <w:marTop w:val="0"/>
          <w:marBottom w:val="0"/>
          <w:divBdr>
            <w:top w:val="none" w:sz="0" w:space="0" w:color="auto"/>
            <w:left w:val="none" w:sz="0" w:space="0" w:color="auto"/>
            <w:bottom w:val="none" w:sz="0" w:space="0" w:color="auto"/>
            <w:right w:val="none" w:sz="0" w:space="0" w:color="auto"/>
          </w:divBdr>
        </w:div>
        <w:div w:id="223566158">
          <w:marLeft w:val="640"/>
          <w:marRight w:val="0"/>
          <w:marTop w:val="0"/>
          <w:marBottom w:val="0"/>
          <w:divBdr>
            <w:top w:val="none" w:sz="0" w:space="0" w:color="auto"/>
            <w:left w:val="none" w:sz="0" w:space="0" w:color="auto"/>
            <w:bottom w:val="none" w:sz="0" w:space="0" w:color="auto"/>
            <w:right w:val="none" w:sz="0" w:space="0" w:color="auto"/>
          </w:divBdr>
        </w:div>
        <w:div w:id="981615746">
          <w:marLeft w:val="640"/>
          <w:marRight w:val="0"/>
          <w:marTop w:val="0"/>
          <w:marBottom w:val="0"/>
          <w:divBdr>
            <w:top w:val="none" w:sz="0" w:space="0" w:color="auto"/>
            <w:left w:val="none" w:sz="0" w:space="0" w:color="auto"/>
            <w:bottom w:val="none" w:sz="0" w:space="0" w:color="auto"/>
            <w:right w:val="none" w:sz="0" w:space="0" w:color="auto"/>
          </w:divBdr>
        </w:div>
        <w:div w:id="1157379927">
          <w:marLeft w:val="640"/>
          <w:marRight w:val="0"/>
          <w:marTop w:val="0"/>
          <w:marBottom w:val="0"/>
          <w:divBdr>
            <w:top w:val="none" w:sz="0" w:space="0" w:color="auto"/>
            <w:left w:val="none" w:sz="0" w:space="0" w:color="auto"/>
            <w:bottom w:val="none" w:sz="0" w:space="0" w:color="auto"/>
            <w:right w:val="none" w:sz="0" w:space="0" w:color="auto"/>
          </w:divBdr>
        </w:div>
        <w:div w:id="327371974">
          <w:marLeft w:val="640"/>
          <w:marRight w:val="0"/>
          <w:marTop w:val="0"/>
          <w:marBottom w:val="0"/>
          <w:divBdr>
            <w:top w:val="none" w:sz="0" w:space="0" w:color="auto"/>
            <w:left w:val="none" w:sz="0" w:space="0" w:color="auto"/>
            <w:bottom w:val="none" w:sz="0" w:space="0" w:color="auto"/>
            <w:right w:val="none" w:sz="0" w:space="0" w:color="auto"/>
          </w:divBdr>
        </w:div>
        <w:div w:id="1423600766">
          <w:marLeft w:val="640"/>
          <w:marRight w:val="0"/>
          <w:marTop w:val="0"/>
          <w:marBottom w:val="0"/>
          <w:divBdr>
            <w:top w:val="none" w:sz="0" w:space="0" w:color="auto"/>
            <w:left w:val="none" w:sz="0" w:space="0" w:color="auto"/>
            <w:bottom w:val="none" w:sz="0" w:space="0" w:color="auto"/>
            <w:right w:val="none" w:sz="0" w:space="0" w:color="auto"/>
          </w:divBdr>
        </w:div>
        <w:div w:id="1273245254">
          <w:marLeft w:val="640"/>
          <w:marRight w:val="0"/>
          <w:marTop w:val="0"/>
          <w:marBottom w:val="0"/>
          <w:divBdr>
            <w:top w:val="none" w:sz="0" w:space="0" w:color="auto"/>
            <w:left w:val="none" w:sz="0" w:space="0" w:color="auto"/>
            <w:bottom w:val="none" w:sz="0" w:space="0" w:color="auto"/>
            <w:right w:val="none" w:sz="0" w:space="0" w:color="auto"/>
          </w:divBdr>
        </w:div>
        <w:div w:id="941915729">
          <w:marLeft w:val="640"/>
          <w:marRight w:val="0"/>
          <w:marTop w:val="0"/>
          <w:marBottom w:val="0"/>
          <w:divBdr>
            <w:top w:val="none" w:sz="0" w:space="0" w:color="auto"/>
            <w:left w:val="none" w:sz="0" w:space="0" w:color="auto"/>
            <w:bottom w:val="none" w:sz="0" w:space="0" w:color="auto"/>
            <w:right w:val="none" w:sz="0" w:space="0" w:color="auto"/>
          </w:divBdr>
        </w:div>
        <w:div w:id="227613968">
          <w:marLeft w:val="640"/>
          <w:marRight w:val="0"/>
          <w:marTop w:val="0"/>
          <w:marBottom w:val="0"/>
          <w:divBdr>
            <w:top w:val="none" w:sz="0" w:space="0" w:color="auto"/>
            <w:left w:val="none" w:sz="0" w:space="0" w:color="auto"/>
            <w:bottom w:val="none" w:sz="0" w:space="0" w:color="auto"/>
            <w:right w:val="none" w:sz="0" w:space="0" w:color="auto"/>
          </w:divBdr>
        </w:div>
        <w:div w:id="2121339450">
          <w:marLeft w:val="640"/>
          <w:marRight w:val="0"/>
          <w:marTop w:val="0"/>
          <w:marBottom w:val="0"/>
          <w:divBdr>
            <w:top w:val="none" w:sz="0" w:space="0" w:color="auto"/>
            <w:left w:val="none" w:sz="0" w:space="0" w:color="auto"/>
            <w:bottom w:val="none" w:sz="0" w:space="0" w:color="auto"/>
            <w:right w:val="none" w:sz="0" w:space="0" w:color="auto"/>
          </w:divBdr>
        </w:div>
        <w:div w:id="1491873207">
          <w:marLeft w:val="640"/>
          <w:marRight w:val="0"/>
          <w:marTop w:val="0"/>
          <w:marBottom w:val="0"/>
          <w:divBdr>
            <w:top w:val="none" w:sz="0" w:space="0" w:color="auto"/>
            <w:left w:val="none" w:sz="0" w:space="0" w:color="auto"/>
            <w:bottom w:val="none" w:sz="0" w:space="0" w:color="auto"/>
            <w:right w:val="none" w:sz="0" w:space="0" w:color="auto"/>
          </w:divBdr>
        </w:div>
        <w:div w:id="1351104488">
          <w:marLeft w:val="640"/>
          <w:marRight w:val="0"/>
          <w:marTop w:val="0"/>
          <w:marBottom w:val="0"/>
          <w:divBdr>
            <w:top w:val="none" w:sz="0" w:space="0" w:color="auto"/>
            <w:left w:val="none" w:sz="0" w:space="0" w:color="auto"/>
            <w:bottom w:val="none" w:sz="0" w:space="0" w:color="auto"/>
            <w:right w:val="none" w:sz="0" w:space="0" w:color="auto"/>
          </w:divBdr>
        </w:div>
        <w:div w:id="1730958408">
          <w:marLeft w:val="640"/>
          <w:marRight w:val="0"/>
          <w:marTop w:val="0"/>
          <w:marBottom w:val="0"/>
          <w:divBdr>
            <w:top w:val="none" w:sz="0" w:space="0" w:color="auto"/>
            <w:left w:val="none" w:sz="0" w:space="0" w:color="auto"/>
            <w:bottom w:val="none" w:sz="0" w:space="0" w:color="auto"/>
            <w:right w:val="none" w:sz="0" w:space="0" w:color="auto"/>
          </w:divBdr>
        </w:div>
        <w:div w:id="2135513260">
          <w:marLeft w:val="640"/>
          <w:marRight w:val="0"/>
          <w:marTop w:val="0"/>
          <w:marBottom w:val="0"/>
          <w:divBdr>
            <w:top w:val="none" w:sz="0" w:space="0" w:color="auto"/>
            <w:left w:val="none" w:sz="0" w:space="0" w:color="auto"/>
            <w:bottom w:val="none" w:sz="0" w:space="0" w:color="auto"/>
            <w:right w:val="none" w:sz="0" w:space="0" w:color="auto"/>
          </w:divBdr>
        </w:div>
        <w:div w:id="1433356880">
          <w:marLeft w:val="640"/>
          <w:marRight w:val="0"/>
          <w:marTop w:val="0"/>
          <w:marBottom w:val="0"/>
          <w:divBdr>
            <w:top w:val="none" w:sz="0" w:space="0" w:color="auto"/>
            <w:left w:val="none" w:sz="0" w:space="0" w:color="auto"/>
            <w:bottom w:val="none" w:sz="0" w:space="0" w:color="auto"/>
            <w:right w:val="none" w:sz="0" w:space="0" w:color="auto"/>
          </w:divBdr>
        </w:div>
        <w:div w:id="2004354527">
          <w:marLeft w:val="640"/>
          <w:marRight w:val="0"/>
          <w:marTop w:val="0"/>
          <w:marBottom w:val="0"/>
          <w:divBdr>
            <w:top w:val="none" w:sz="0" w:space="0" w:color="auto"/>
            <w:left w:val="none" w:sz="0" w:space="0" w:color="auto"/>
            <w:bottom w:val="none" w:sz="0" w:space="0" w:color="auto"/>
            <w:right w:val="none" w:sz="0" w:space="0" w:color="auto"/>
          </w:divBdr>
        </w:div>
        <w:div w:id="1146554747">
          <w:marLeft w:val="640"/>
          <w:marRight w:val="0"/>
          <w:marTop w:val="0"/>
          <w:marBottom w:val="0"/>
          <w:divBdr>
            <w:top w:val="none" w:sz="0" w:space="0" w:color="auto"/>
            <w:left w:val="none" w:sz="0" w:space="0" w:color="auto"/>
            <w:bottom w:val="none" w:sz="0" w:space="0" w:color="auto"/>
            <w:right w:val="none" w:sz="0" w:space="0" w:color="auto"/>
          </w:divBdr>
        </w:div>
        <w:div w:id="1071080422">
          <w:marLeft w:val="640"/>
          <w:marRight w:val="0"/>
          <w:marTop w:val="0"/>
          <w:marBottom w:val="0"/>
          <w:divBdr>
            <w:top w:val="none" w:sz="0" w:space="0" w:color="auto"/>
            <w:left w:val="none" w:sz="0" w:space="0" w:color="auto"/>
            <w:bottom w:val="none" w:sz="0" w:space="0" w:color="auto"/>
            <w:right w:val="none" w:sz="0" w:space="0" w:color="auto"/>
          </w:divBdr>
        </w:div>
        <w:div w:id="177240382">
          <w:marLeft w:val="640"/>
          <w:marRight w:val="0"/>
          <w:marTop w:val="0"/>
          <w:marBottom w:val="0"/>
          <w:divBdr>
            <w:top w:val="none" w:sz="0" w:space="0" w:color="auto"/>
            <w:left w:val="none" w:sz="0" w:space="0" w:color="auto"/>
            <w:bottom w:val="none" w:sz="0" w:space="0" w:color="auto"/>
            <w:right w:val="none" w:sz="0" w:space="0" w:color="auto"/>
          </w:divBdr>
        </w:div>
        <w:div w:id="1487211480">
          <w:marLeft w:val="640"/>
          <w:marRight w:val="0"/>
          <w:marTop w:val="0"/>
          <w:marBottom w:val="0"/>
          <w:divBdr>
            <w:top w:val="none" w:sz="0" w:space="0" w:color="auto"/>
            <w:left w:val="none" w:sz="0" w:space="0" w:color="auto"/>
            <w:bottom w:val="none" w:sz="0" w:space="0" w:color="auto"/>
            <w:right w:val="none" w:sz="0" w:space="0" w:color="auto"/>
          </w:divBdr>
        </w:div>
        <w:div w:id="1492404929">
          <w:marLeft w:val="640"/>
          <w:marRight w:val="0"/>
          <w:marTop w:val="0"/>
          <w:marBottom w:val="0"/>
          <w:divBdr>
            <w:top w:val="none" w:sz="0" w:space="0" w:color="auto"/>
            <w:left w:val="none" w:sz="0" w:space="0" w:color="auto"/>
            <w:bottom w:val="none" w:sz="0" w:space="0" w:color="auto"/>
            <w:right w:val="none" w:sz="0" w:space="0" w:color="auto"/>
          </w:divBdr>
        </w:div>
        <w:div w:id="2085107260">
          <w:marLeft w:val="640"/>
          <w:marRight w:val="0"/>
          <w:marTop w:val="0"/>
          <w:marBottom w:val="0"/>
          <w:divBdr>
            <w:top w:val="none" w:sz="0" w:space="0" w:color="auto"/>
            <w:left w:val="none" w:sz="0" w:space="0" w:color="auto"/>
            <w:bottom w:val="none" w:sz="0" w:space="0" w:color="auto"/>
            <w:right w:val="none" w:sz="0" w:space="0" w:color="auto"/>
          </w:divBdr>
        </w:div>
        <w:div w:id="991717051">
          <w:marLeft w:val="640"/>
          <w:marRight w:val="0"/>
          <w:marTop w:val="0"/>
          <w:marBottom w:val="0"/>
          <w:divBdr>
            <w:top w:val="none" w:sz="0" w:space="0" w:color="auto"/>
            <w:left w:val="none" w:sz="0" w:space="0" w:color="auto"/>
            <w:bottom w:val="none" w:sz="0" w:space="0" w:color="auto"/>
            <w:right w:val="none" w:sz="0" w:space="0" w:color="auto"/>
          </w:divBdr>
        </w:div>
        <w:div w:id="717163440">
          <w:marLeft w:val="640"/>
          <w:marRight w:val="0"/>
          <w:marTop w:val="0"/>
          <w:marBottom w:val="0"/>
          <w:divBdr>
            <w:top w:val="none" w:sz="0" w:space="0" w:color="auto"/>
            <w:left w:val="none" w:sz="0" w:space="0" w:color="auto"/>
            <w:bottom w:val="none" w:sz="0" w:space="0" w:color="auto"/>
            <w:right w:val="none" w:sz="0" w:space="0" w:color="auto"/>
          </w:divBdr>
        </w:div>
        <w:div w:id="1809516678">
          <w:marLeft w:val="640"/>
          <w:marRight w:val="0"/>
          <w:marTop w:val="0"/>
          <w:marBottom w:val="0"/>
          <w:divBdr>
            <w:top w:val="none" w:sz="0" w:space="0" w:color="auto"/>
            <w:left w:val="none" w:sz="0" w:space="0" w:color="auto"/>
            <w:bottom w:val="none" w:sz="0" w:space="0" w:color="auto"/>
            <w:right w:val="none" w:sz="0" w:space="0" w:color="auto"/>
          </w:divBdr>
        </w:div>
        <w:div w:id="2077967537">
          <w:marLeft w:val="640"/>
          <w:marRight w:val="0"/>
          <w:marTop w:val="0"/>
          <w:marBottom w:val="0"/>
          <w:divBdr>
            <w:top w:val="none" w:sz="0" w:space="0" w:color="auto"/>
            <w:left w:val="none" w:sz="0" w:space="0" w:color="auto"/>
            <w:bottom w:val="none" w:sz="0" w:space="0" w:color="auto"/>
            <w:right w:val="none" w:sz="0" w:space="0" w:color="auto"/>
          </w:divBdr>
        </w:div>
        <w:div w:id="1410737326">
          <w:marLeft w:val="640"/>
          <w:marRight w:val="0"/>
          <w:marTop w:val="0"/>
          <w:marBottom w:val="0"/>
          <w:divBdr>
            <w:top w:val="none" w:sz="0" w:space="0" w:color="auto"/>
            <w:left w:val="none" w:sz="0" w:space="0" w:color="auto"/>
            <w:bottom w:val="none" w:sz="0" w:space="0" w:color="auto"/>
            <w:right w:val="none" w:sz="0" w:space="0" w:color="auto"/>
          </w:divBdr>
        </w:div>
        <w:div w:id="1267538020">
          <w:marLeft w:val="640"/>
          <w:marRight w:val="0"/>
          <w:marTop w:val="0"/>
          <w:marBottom w:val="0"/>
          <w:divBdr>
            <w:top w:val="none" w:sz="0" w:space="0" w:color="auto"/>
            <w:left w:val="none" w:sz="0" w:space="0" w:color="auto"/>
            <w:bottom w:val="none" w:sz="0" w:space="0" w:color="auto"/>
            <w:right w:val="none" w:sz="0" w:space="0" w:color="auto"/>
          </w:divBdr>
        </w:div>
        <w:div w:id="1097482937">
          <w:marLeft w:val="640"/>
          <w:marRight w:val="0"/>
          <w:marTop w:val="0"/>
          <w:marBottom w:val="0"/>
          <w:divBdr>
            <w:top w:val="none" w:sz="0" w:space="0" w:color="auto"/>
            <w:left w:val="none" w:sz="0" w:space="0" w:color="auto"/>
            <w:bottom w:val="none" w:sz="0" w:space="0" w:color="auto"/>
            <w:right w:val="none" w:sz="0" w:space="0" w:color="auto"/>
          </w:divBdr>
        </w:div>
        <w:div w:id="1145010597">
          <w:marLeft w:val="640"/>
          <w:marRight w:val="0"/>
          <w:marTop w:val="0"/>
          <w:marBottom w:val="0"/>
          <w:divBdr>
            <w:top w:val="none" w:sz="0" w:space="0" w:color="auto"/>
            <w:left w:val="none" w:sz="0" w:space="0" w:color="auto"/>
            <w:bottom w:val="none" w:sz="0" w:space="0" w:color="auto"/>
            <w:right w:val="none" w:sz="0" w:space="0" w:color="auto"/>
          </w:divBdr>
        </w:div>
        <w:div w:id="1236553234">
          <w:marLeft w:val="640"/>
          <w:marRight w:val="0"/>
          <w:marTop w:val="0"/>
          <w:marBottom w:val="0"/>
          <w:divBdr>
            <w:top w:val="none" w:sz="0" w:space="0" w:color="auto"/>
            <w:left w:val="none" w:sz="0" w:space="0" w:color="auto"/>
            <w:bottom w:val="none" w:sz="0" w:space="0" w:color="auto"/>
            <w:right w:val="none" w:sz="0" w:space="0" w:color="auto"/>
          </w:divBdr>
        </w:div>
        <w:div w:id="577134080">
          <w:marLeft w:val="640"/>
          <w:marRight w:val="0"/>
          <w:marTop w:val="0"/>
          <w:marBottom w:val="0"/>
          <w:divBdr>
            <w:top w:val="none" w:sz="0" w:space="0" w:color="auto"/>
            <w:left w:val="none" w:sz="0" w:space="0" w:color="auto"/>
            <w:bottom w:val="none" w:sz="0" w:space="0" w:color="auto"/>
            <w:right w:val="none" w:sz="0" w:space="0" w:color="auto"/>
          </w:divBdr>
        </w:div>
        <w:div w:id="1562054764">
          <w:marLeft w:val="640"/>
          <w:marRight w:val="0"/>
          <w:marTop w:val="0"/>
          <w:marBottom w:val="0"/>
          <w:divBdr>
            <w:top w:val="none" w:sz="0" w:space="0" w:color="auto"/>
            <w:left w:val="none" w:sz="0" w:space="0" w:color="auto"/>
            <w:bottom w:val="none" w:sz="0" w:space="0" w:color="auto"/>
            <w:right w:val="none" w:sz="0" w:space="0" w:color="auto"/>
          </w:divBdr>
        </w:div>
        <w:div w:id="392391802">
          <w:marLeft w:val="640"/>
          <w:marRight w:val="0"/>
          <w:marTop w:val="0"/>
          <w:marBottom w:val="0"/>
          <w:divBdr>
            <w:top w:val="none" w:sz="0" w:space="0" w:color="auto"/>
            <w:left w:val="none" w:sz="0" w:space="0" w:color="auto"/>
            <w:bottom w:val="none" w:sz="0" w:space="0" w:color="auto"/>
            <w:right w:val="none" w:sz="0" w:space="0" w:color="auto"/>
          </w:divBdr>
        </w:div>
        <w:div w:id="826165044">
          <w:marLeft w:val="640"/>
          <w:marRight w:val="0"/>
          <w:marTop w:val="0"/>
          <w:marBottom w:val="0"/>
          <w:divBdr>
            <w:top w:val="none" w:sz="0" w:space="0" w:color="auto"/>
            <w:left w:val="none" w:sz="0" w:space="0" w:color="auto"/>
            <w:bottom w:val="none" w:sz="0" w:space="0" w:color="auto"/>
            <w:right w:val="none" w:sz="0" w:space="0" w:color="auto"/>
          </w:divBdr>
        </w:div>
        <w:div w:id="583761474">
          <w:marLeft w:val="640"/>
          <w:marRight w:val="0"/>
          <w:marTop w:val="0"/>
          <w:marBottom w:val="0"/>
          <w:divBdr>
            <w:top w:val="none" w:sz="0" w:space="0" w:color="auto"/>
            <w:left w:val="none" w:sz="0" w:space="0" w:color="auto"/>
            <w:bottom w:val="none" w:sz="0" w:space="0" w:color="auto"/>
            <w:right w:val="none" w:sz="0" w:space="0" w:color="auto"/>
          </w:divBdr>
        </w:div>
        <w:div w:id="1780568490">
          <w:marLeft w:val="640"/>
          <w:marRight w:val="0"/>
          <w:marTop w:val="0"/>
          <w:marBottom w:val="0"/>
          <w:divBdr>
            <w:top w:val="none" w:sz="0" w:space="0" w:color="auto"/>
            <w:left w:val="none" w:sz="0" w:space="0" w:color="auto"/>
            <w:bottom w:val="none" w:sz="0" w:space="0" w:color="auto"/>
            <w:right w:val="none" w:sz="0" w:space="0" w:color="auto"/>
          </w:divBdr>
        </w:div>
        <w:div w:id="21899947">
          <w:marLeft w:val="640"/>
          <w:marRight w:val="0"/>
          <w:marTop w:val="0"/>
          <w:marBottom w:val="0"/>
          <w:divBdr>
            <w:top w:val="none" w:sz="0" w:space="0" w:color="auto"/>
            <w:left w:val="none" w:sz="0" w:space="0" w:color="auto"/>
            <w:bottom w:val="none" w:sz="0" w:space="0" w:color="auto"/>
            <w:right w:val="none" w:sz="0" w:space="0" w:color="auto"/>
          </w:divBdr>
        </w:div>
        <w:div w:id="1963925119">
          <w:marLeft w:val="640"/>
          <w:marRight w:val="0"/>
          <w:marTop w:val="0"/>
          <w:marBottom w:val="0"/>
          <w:divBdr>
            <w:top w:val="none" w:sz="0" w:space="0" w:color="auto"/>
            <w:left w:val="none" w:sz="0" w:space="0" w:color="auto"/>
            <w:bottom w:val="none" w:sz="0" w:space="0" w:color="auto"/>
            <w:right w:val="none" w:sz="0" w:space="0" w:color="auto"/>
          </w:divBdr>
        </w:div>
        <w:div w:id="96760555">
          <w:marLeft w:val="640"/>
          <w:marRight w:val="0"/>
          <w:marTop w:val="0"/>
          <w:marBottom w:val="0"/>
          <w:divBdr>
            <w:top w:val="none" w:sz="0" w:space="0" w:color="auto"/>
            <w:left w:val="none" w:sz="0" w:space="0" w:color="auto"/>
            <w:bottom w:val="none" w:sz="0" w:space="0" w:color="auto"/>
            <w:right w:val="none" w:sz="0" w:space="0" w:color="auto"/>
          </w:divBdr>
        </w:div>
        <w:div w:id="1206873858">
          <w:marLeft w:val="640"/>
          <w:marRight w:val="0"/>
          <w:marTop w:val="0"/>
          <w:marBottom w:val="0"/>
          <w:divBdr>
            <w:top w:val="none" w:sz="0" w:space="0" w:color="auto"/>
            <w:left w:val="none" w:sz="0" w:space="0" w:color="auto"/>
            <w:bottom w:val="none" w:sz="0" w:space="0" w:color="auto"/>
            <w:right w:val="none" w:sz="0" w:space="0" w:color="auto"/>
          </w:divBdr>
        </w:div>
        <w:div w:id="1519854284">
          <w:marLeft w:val="640"/>
          <w:marRight w:val="0"/>
          <w:marTop w:val="0"/>
          <w:marBottom w:val="0"/>
          <w:divBdr>
            <w:top w:val="none" w:sz="0" w:space="0" w:color="auto"/>
            <w:left w:val="none" w:sz="0" w:space="0" w:color="auto"/>
            <w:bottom w:val="none" w:sz="0" w:space="0" w:color="auto"/>
            <w:right w:val="none" w:sz="0" w:space="0" w:color="auto"/>
          </w:divBdr>
        </w:div>
        <w:div w:id="185993947">
          <w:marLeft w:val="640"/>
          <w:marRight w:val="0"/>
          <w:marTop w:val="0"/>
          <w:marBottom w:val="0"/>
          <w:divBdr>
            <w:top w:val="none" w:sz="0" w:space="0" w:color="auto"/>
            <w:left w:val="none" w:sz="0" w:space="0" w:color="auto"/>
            <w:bottom w:val="none" w:sz="0" w:space="0" w:color="auto"/>
            <w:right w:val="none" w:sz="0" w:space="0" w:color="auto"/>
          </w:divBdr>
        </w:div>
        <w:div w:id="2042700631">
          <w:marLeft w:val="640"/>
          <w:marRight w:val="0"/>
          <w:marTop w:val="0"/>
          <w:marBottom w:val="0"/>
          <w:divBdr>
            <w:top w:val="none" w:sz="0" w:space="0" w:color="auto"/>
            <w:left w:val="none" w:sz="0" w:space="0" w:color="auto"/>
            <w:bottom w:val="none" w:sz="0" w:space="0" w:color="auto"/>
            <w:right w:val="none" w:sz="0" w:space="0" w:color="auto"/>
          </w:divBdr>
        </w:div>
        <w:div w:id="1418208257">
          <w:marLeft w:val="640"/>
          <w:marRight w:val="0"/>
          <w:marTop w:val="0"/>
          <w:marBottom w:val="0"/>
          <w:divBdr>
            <w:top w:val="none" w:sz="0" w:space="0" w:color="auto"/>
            <w:left w:val="none" w:sz="0" w:space="0" w:color="auto"/>
            <w:bottom w:val="none" w:sz="0" w:space="0" w:color="auto"/>
            <w:right w:val="none" w:sz="0" w:space="0" w:color="auto"/>
          </w:divBdr>
        </w:div>
        <w:div w:id="1258631867">
          <w:marLeft w:val="640"/>
          <w:marRight w:val="0"/>
          <w:marTop w:val="0"/>
          <w:marBottom w:val="0"/>
          <w:divBdr>
            <w:top w:val="none" w:sz="0" w:space="0" w:color="auto"/>
            <w:left w:val="none" w:sz="0" w:space="0" w:color="auto"/>
            <w:bottom w:val="none" w:sz="0" w:space="0" w:color="auto"/>
            <w:right w:val="none" w:sz="0" w:space="0" w:color="auto"/>
          </w:divBdr>
        </w:div>
        <w:div w:id="1012031075">
          <w:marLeft w:val="640"/>
          <w:marRight w:val="0"/>
          <w:marTop w:val="0"/>
          <w:marBottom w:val="0"/>
          <w:divBdr>
            <w:top w:val="none" w:sz="0" w:space="0" w:color="auto"/>
            <w:left w:val="none" w:sz="0" w:space="0" w:color="auto"/>
            <w:bottom w:val="none" w:sz="0" w:space="0" w:color="auto"/>
            <w:right w:val="none" w:sz="0" w:space="0" w:color="auto"/>
          </w:divBdr>
        </w:div>
        <w:div w:id="354036194">
          <w:marLeft w:val="640"/>
          <w:marRight w:val="0"/>
          <w:marTop w:val="0"/>
          <w:marBottom w:val="0"/>
          <w:divBdr>
            <w:top w:val="none" w:sz="0" w:space="0" w:color="auto"/>
            <w:left w:val="none" w:sz="0" w:space="0" w:color="auto"/>
            <w:bottom w:val="none" w:sz="0" w:space="0" w:color="auto"/>
            <w:right w:val="none" w:sz="0" w:space="0" w:color="auto"/>
          </w:divBdr>
        </w:div>
        <w:div w:id="1401513658">
          <w:marLeft w:val="640"/>
          <w:marRight w:val="0"/>
          <w:marTop w:val="0"/>
          <w:marBottom w:val="0"/>
          <w:divBdr>
            <w:top w:val="none" w:sz="0" w:space="0" w:color="auto"/>
            <w:left w:val="none" w:sz="0" w:space="0" w:color="auto"/>
            <w:bottom w:val="none" w:sz="0" w:space="0" w:color="auto"/>
            <w:right w:val="none" w:sz="0" w:space="0" w:color="auto"/>
          </w:divBdr>
        </w:div>
        <w:div w:id="188178904">
          <w:marLeft w:val="640"/>
          <w:marRight w:val="0"/>
          <w:marTop w:val="0"/>
          <w:marBottom w:val="0"/>
          <w:divBdr>
            <w:top w:val="none" w:sz="0" w:space="0" w:color="auto"/>
            <w:left w:val="none" w:sz="0" w:space="0" w:color="auto"/>
            <w:bottom w:val="none" w:sz="0" w:space="0" w:color="auto"/>
            <w:right w:val="none" w:sz="0" w:space="0" w:color="auto"/>
          </w:divBdr>
        </w:div>
        <w:div w:id="1146629051">
          <w:marLeft w:val="640"/>
          <w:marRight w:val="0"/>
          <w:marTop w:val="0"/>
          <w:marBottom w:val="0"/>
          <w:divBdr>
            <w:top w:val="none" w:sz="0" w:space="0" w:color="auto"/>
            <w:left w:val="none" w:sz="0" w:space="0" w:color="auto"/>
            <w:bottom w:val="none" w:sz="0" w:space="0" w:color="auto"/>
            <w:right w:val="none" w:sz="0" w:space="0" w:color="auto"/>
          </w:divBdr>
        </w:div>
        <w:div w:id="1269001349">
          <w:marLeft w:val="640"/>
          <w:marRight w:val="0"/>
          <w:marTop w:val="0"/>
          <w:marBottom w:val="0"/>
          <w:divBdr>
            <w:top w:val="none" w:sz="0" w:space="0" w:color="auto"/>
            <w:left w:val="none" w:sz="0" w:space="0" w:color="auto"/>
            <w:bottom w:val="none" w:sz="0" w:space="0" w:color="auto"/>
            <w:right w:val="none" w:sz="0" w:space="0" w:color="auto"/>
          </w:divBdr>
        </w:div>
        <w:div w:id="1191261821">
          <w:marLeft w:val="640"/>
          <w:marRight w:val="0"/>
          <w:marTop w:val="0"/>
          <w:marBottom w:val="0"/>
          <w:divBdr>
            <w:top w:val="none" w:sz="0" w:space="0" w:color="auto"/>
            <w:left w:val="none" w:sz="0" w:space="0" w:color="auto"/>
            <w:bottom w:val="none" w:sz="0" w:space="0" w:color="auto"/>
            <w:right w:val="none" w:sz="0" w:space="0" w:color="auto"/>
          </w:divBdr>
        </w:div>
        <w:div w:id="1971940226">
          <w:marLeft w:val="640"/>
          <w:marRight w:val="0"/>
          <w:marTop w:val="0"/>
          <w:marBottom w:val="0"/>
          <w:divBdr>
            <w:top w:val="none" w:sz="0" w:space="0" w:color="auto"/>
            <w:left w:val="none" w:sz="0" w:space="0" w:color="auto"/>
            <w:bottom w:val="none" w:sz="0" w:space="0" w:color="auto"/>
            <w:right w:val="none" w:sz="0" w:space="0" w:color="auto"/>
          </w:divBdr>
        </w:div>
        <w:div w:id="54278700">
          <w:marLeft w:val="640"/>
          <w:marRight w:val="0"/>
          <w:marTop w:val="0"/>
          <w:marBottom w:val="0"/>
          <w:divBdr>
            <w:top w:val="none" w:sz="0" w:space="0" w:color="auto"/>
            <w:left w:val="none" w:sz="0" w:space="0" w:color="auto"/>
            <w:bottom w:val="none" w:sz="0" w:space="0" w:color="auto"/>
            <w:right w:val="none" w:sz="0" w:space="0" w:color="auto"/>
          </w:divBdr>
        </w:div>
        <w:div w:id="1426801191">
          <w:marLeft w:val="640"/>
          <w:marRight w:val="0"/>
          <w:marTop w:val="0"/>
          <w:marBottom w:val="0"/>
          <w:divBdr>
            <w:top w:val="none" w:sz="0" w:space="0" w:color="auto"/>
            <w:left w:val="none" w:sz="0" w:space="0" w:color="auto"/>
            <w:bottom w:val="none" w:sz="0" w:space="0" w:color="auto"/>
            <w:right w:val="none" w:sz="0" w:space="0" w:color="auto"/>
          </w:divBdr>
        </w:div>
        <w:div w:id="9533620">
          <w:marLeft w:val="640"/>
          <w:marRight w:val="0"/>
          <w:marTop w:val="0"/>
          <w:marBottom w:val="0"/>
          <w:divBdr>
            <w:top w:val="none" w:sz="0" w:space="0" w:color="auto"/>
            <w:left w:val="none" w:sz="0" w:space="0" w:color="auto"/>
            <w:bottom w:val="none" w:sz="0" w:space="0" w:color="auto"/>
            <w:right w:val="none" w:sz="0" w:space="0" w:color="auto"/>
          </w:divBdr>
        </w:div>
        <w:div w:id="1025136285">
          <w:marLeft w:val="640"/>
          <w:marRight w:val="0"/>
          <w:marTop w:val="0"/>
          <w:marBottom w:val="0"/>
          <w:divBdr>
            <w:top w:val="none" w:sz="0" w:space="0" w:color="auto"/>
            <w:left w:val="none" w:sz="0" w:space="0" w:color="auto"/>
            <w:bottom w:val="none" w:sz="0" w:space="0" w:color="auto"/>
            <w:right w:val="none" w:sz="0" w:space="0" w:color="auto"/>
          </w:divBdr>
        </w:div>
        <w:div w:id="1778285888">
          <w:marLeft w:val="640"/>
          <w:marRight w:val="0"/>
          <w:marTop w:val="0"/>
          <w:marBottom w:val="0"/>
          <w:divBdr>
            <w:top w:val="none" w:sz="0" w:space="0" w:color="auto"/>
            <w:left w:val="none" w:sz="0" w:space="0" w:color="auto"/>
            <w:bottom w:val="none" w:sz="0" w:space="0" w:color="auto"/>
            <w:right w:val="none" w:sz="0" w:space="0" w:color="auto"/>
          </w:divBdr>
        </w:div>
        <w:div w:id="678459687">
          <w:marLeft w:val="640"/>
          <w:marRight w:val="0"/>
          <w:marTop w:val="0"/>
          <w:marBottom w:val="0"/>
          <w:divBdr>
            <w:top w:val="none" w:sz="0" w:space="0" w:color="auto"/>
            <w:left w:val="none" w:sz="0" w:space="0" w:color="auto"/>
            <w:bottom w:val="none" w:sz="0" w:space="0" w:color="auto"/>
            <w:right w:val="none" w:sz="0" w:space="0" w:color="auto"/>
          </w:divBdr>
        </w:div>
        <w:div w:id="1820992976">
          <w:marLeft w:val="640"/>
          <w:marRight w:val="0"/>
          <w:marTop w:val="0"/>
          <w:marBottom w:val="0"/>
          <w:divBdr>
            <w:top w:val="none" w:sz="0" w:space="0" w:color="auto"/>
            <w:left w:val="none" w:sz="0" w:space="0" w:color="auto"/>
            <w:bottom w:val="none" w:sz="0" w:space="0" w:color="auto"/>
            <w:right w:val="none" w:sz="0" w:space="0" w:color="auto"/>
          </w:divBdr>
        </w:div>
        <w:div w:id="495190283">
          <w:marLeft w:val="640"/>
          <w:marRight w:val="0"/>
          <w:marTop w:val="0"/>
          <w:marBottom w:val="0"/>
          <w:divBdr>
            <w:top w:val="none" w:sz="0" w:space="0" w:color="auto"/>
            <w:left w:val="none" w:sz="0" w:space="0" w:color="auto"/>
            <w:bottom w:val="none" w:sz="0" w:space="0" w:color="auto"/>
            <w:right w:val="none" w:sz="0" w:space="0" w:color="auto"/>
          </w:divBdr>
        </w:div>
        <w:div w:id="208761432">
          <w:marLeft w:val="640"/>
          <w:marRight w:val="0"/>
          <w:marTop w:val="0"/>
          <w:marBottom w:val="0"/>
          <w:divBdr>
            <w:top w:val="none" w:sz="0" w:space="0" w:color="auto"/>
            <w:left w:val="none" w:sz="0" w:space="0" w:color="auto"/>
            <w:bottom w:val="none" w:sz="0" w:space="0" w:color="auto"/>
            <w:right w:val="none" w:sz="0" w:space="0" w:color="auto"/>
          </w:divBdr>
        </w:div>
        <w:div w:id="1129544187">
          <w:marLeft w:val="640"/>
          <w:marRight w:val="0"/>
          <w:marTop w:val="0"/>
          <w:marBottom w:val="0"/>
          <w:divBdr>
            <w:top w:val="none" w:sz="0" w:space="0" w:color="auto"/>
            <w:left w:val="none" w:sz="0" w:space="0" w:color="auto"/>
            <w:bottom w:val="none" w:sz="0" w:space="0" w:color="auto"/>
            <w:right w:val="none" w:sz="0" w:space="0" w:color="auto"/>
          </w:divBdr>
        </w:div>
        <w:div w:id="926962883">
          <w:marLeft w:val="640"/>
          <w:marRight w:val="0"/>
          <w:marTop w:val="0"/>
          <w:marBottom w:val="0"/>
          <w:divBdr>
            <w:top w:val="none" w:sz="0" w:space="0" w:color="auto"/>
            <w:left w:val="none" w:sz="0" w:space="0" w:color="auto"/>
            <w:bottom w:val="none" w:sz="0" w:space="0" w:color="auto"/>
            <w:right w:val="none" w:sz="0" w:space="0" w:color="auto"/>
          </w:divBdr>
        </w:div>
        <w:div w:id="1481652708">
          <w:marLeft w:val="640"/>
          <w:marRight w:val="0"/>
          <w:marTop w:val="0"/>
          <w:marBottom w:val="0"/>
          <w:divBdr>
            <w:top w:val="none" w:sz="0" w:space="0" w:color="auto"/>
            <w:left w:val="none" w:sz="0" w:space="0" w:color="auto"/>
            <w:bottom w:val="none" w:sz="0" w:space="0" w:color="auto"/>
            <w:right w:val="none" w:sz="0" w:space="0" w:color="auto"/>
          </w:divBdr>
        </w:div>
        <w:div w:id="204176985">
          <w:marLeft w:val="640"/>
          <w:marRight w:val="0"/>
          <w:marTop w:val="0"/>
          <w:marBottom w:val="0"/>
          <w:divBdr>
            <w:top w:val="none" w:sz="0" w:space="0" w:color="auto"/>
            <w:left w:val="none" w:sz="0" w:space="0" w:color="auto"/>
            <w:bottom w:val="none" w:sz="0" w:space="0" w:color="auto"/>
            <w:right w:val="none" w:sz="0" w:space="0" w:color="auto"/>
          </w:divBdr>
        </w:div>
        <w:div w:id="1094782330">
          <w:marLeft w:val="640"/>
          <w:marRight w:val="0"/>
          <w:marTop w:val="0"/>
          <w:marBottom w:val="0"/>
          <w:divBdr>
            <w:top w:val="none" w:sz="0" w:space="0" w:color="auto"/>
            <w:left w:val="none" w:sz="0" w:space="0" w:color="auto"/>
            <w:bottom w:val="none" w:sz="0" w:space="0" w:color="auto"/>
            <w:right w:val="none" w:sz="0" w:space="0" w:color="auto"/>
          </w:divBdr>
        </w:div>
        <w:div w:id="203753786">
          <w:marLeft w:val="640"/>
          <w:marRight w:val="0"/>
          <w:marTop w:val="0"/>
          <w:marBottom w:val="0"/>
          <w:divBdr>
            <w:top w:val="none" w:sz="0" w:space="0" w:color="auto"/>
            <w:left w:val="none" w:sz="0" w:space="0" w:color="auto"/>
            <w:bottom w:val="none" w:sz="0" w:space="0" w:color="auto"/>
            <w:right w:val="none" w:sz="0" w:space="0" w:color="auto"/>
          </w:divBdr>
        </w:div>
        <w:div w:id="1932352908">
          <w:marLeft w:val="640"/>
          <w:marRight w:val="0"/>
          <w:marTop w:val="0"/>
          <w:marBottom w:val="0"/>
          <w:divBdr>
            <w:top w:val="none" w:sz="0" w:space="0" w:color="auto"/>
            <w:left w:val="none" w:sz="0" w:space="0" w:color="auto"/>
            <w:bottom w:val="none" w:sz="0" w:space="0" w:color="auto"/>
            <w:right w:val="none" w:sz="0" w:space="0" w:color="auto"/>
          </w:divBdr>
        </w:div>
        <w:div w:id="1731807903">
          <w:marLeft w:val="640"/>
          <w:marRight w:val="0"/>
          <w:marTop w:val="0"/>
          <w:marBottom w:val="0"/>
          <w:divBdr>
            <w:top w:val="none" w:sz="0" w:space="0" w:color="auto"/>
            <w:left w:val="none" w:sz="0" w:space="0" w:color="auto"/>
            <w:bottom w:val="none" w:sz="0" w:space="0" w:color="auto"/>
            <w:right w:val="none" w:sz="0" w:space="0" w:color="auto"/>
          </w:divBdr>
        </w:div>
        <w:div w:id="1092898306">
          <w:marLeft w:val="640"/>
          <w:marRight w:val="0"/>
          <w:marTop w:val="0"/>
          <w:marBottom w:val="0"/>
          <w:divBdr>
            <w:top w:val="none" w:sz="0" w:space="0" w:color="auto"/>
            <w:left w:val="none" w:sz="0" w:space="0" w:color="auto"/>
            <w:bottom w:val="none" w:sz="0" w:space="0" w:color="auto"/>
            <w:right w:val="none" w:sz="0" w:space="0" w:color="auto"/>
          </w:divBdr>
        </w:div>
        <w:div w:id="1266116745">
          <w:marLeft w:val="640"/>
          <w:marRight w:val="0"/>
          <w:marTop w:val="0"/>
          <w:marBottom w:val="0"/>
          <w:divBdr>
            <w:top w:val="none" w:sz="0" w:space="0" w:color="auto"/>
            <w:left w:val="none" w:sz="0" w:space="0" w:color="auto"/>
            <w:bottom w:val="none" w:sz="0" w:space="0" w:color="auto"/>
            <w:right w:val="none" w:sz="0" w:space="0" w:color="auto"/>
          </w:divBdr>
        </w:div>
        <w:div w:id="1888251605">
          <w:marLeft w:val="640"/>
          <w:marRight w:val="0"/>
          <w:marTop w:val="0"/>
          <w:marBottom w:val="0"/>
          <w:divBdr>
            <w:top w:val="none" w:sz="0" w:space="0" w:color="auto"/>
            <w:left w:val="none" w:sz="0" w:space="0" w:color="auto"/>
            <w:bottom w:val="none" w:sz="0" w:space="0" w:color="auto"/>
            <w:right w:val="none" w:sz="0" w:space="0" w:color="auto"/>
          </w:divBdr>
        </w:div>
        <w:div w:id="76942630">
          <w:marLeft w:val="640"/>
          <w:marRight w:val="0"/>
          <w:marTop w:val="0"/>
          <w:marBottom w:val="0"/>
          <w:divBdr>
            <w:top w:val="none" w:sz="0" w:space="0" w:color="auto"/>
            <w:left w:val="none" w:sz="0" w:space="0" w:color="auto"/>
            <w:bottom w:val="none" w:sz="0" w:space="0" w:color="auto"/>
            <w:right w:val="none" w:sz="0" w:space="0" w:color="auto"/>
          </w:divBdr>
        </w:div>
        <w:div w:id="145050648">
          <w:marLeft w:val="640"/>
          <w:marRight w:val="0"/>
          <w:marTop w:val="0"/>
          <w:marBottom w:val="0"/>
          <w:divBdr>
            <w:top w:val="none" w:sz="0" w:space="0" w:color="auto"/>
            <w:left w:val="none" w:sz="0" w:space="0" w:color="auto"/>
            <w:bottom w:val="none" w:sz="0" w:space="0" w:color="auto"/>
            <w:right w:val="none" w:sz="0" w:space="0" w:color="auto"/>
          </w:divBdr>
        </w:div>
        <w:div w:id="1465542022">
          <w:marLeft w:val="640"/>
          <w:marRight w:val="0"/>
          <w:marTop w:val="0"/>
          <w:marBottom w:val="0"/>
          <w:divBdr>
            <w:top w:val="none" w:sz="0" w:space="0" w:color="auto"/>
            <w:left w:val="none" w:sz="0" w:space="0" w:color="auto"/>
            <w:bottom w:val="none" w:sz="0" w:space="0" w:color="auto"/>
            <w:right w:val="none" w:sz="0" w:space="0" w:color="auto"/>
          </w:divBdr>
        </w:div>
        <w:div w:id="1974476977">
          <w:marLeft w:val="640"/>
          <w:marRight w:val="0"/>
          <w:marTop w:val="0"/>
          <w:marBottom w:val="0"/>
          <w:divBdr>
            <w:top w:val="none" w:sz="0" w:space="0" w:color="auto"/>
            <w:left w:val="none" w:sz="0" w:space="0" w:color="auto"/>
            <w:bottom w:val="none" w:sz="0" w:space="0" w:color="auto"/>
            <w:right w:val="none" w:sz="0" w:space="0" w:color="auto"/>
          </w:divBdr>
        </w:div>
        <w:div w:id="1174687893">
          <w:marLeft w:val="640"/>
          <w:marRight w:val="0"/>
          <w:marTop w:val="0"/>
          <w:marBottom w:val="0"/>
          <w:divBdr>
            <w:top w:val="none" w:sz="0" w:space="0" w:color="auto"/>
            <w:left w:val="none" w:sz="0" w:space="0" w:color="auto"/>
            <w:bottom w:val="none" w:sz="0" w:space="0" w:color="auto"/>
            <w:right w:val="none" w:sz="0" w:space="0" w:color="auto"/>
          </w:divBdr>
        </w:div>
        <w:div w:id="276716275">
          <w:marLeft w:val="640"/>
          <w:marRight w:val="0"/>
          <w:marTop w:val="0"/>
          <w:marBottom w:val="0"/>
          <w:divBdr>
            <w:top w:val="none" w:sz="0" w:space="0" w:color="auto"/>
            <w:left w:val="none" w:sz="0" w:space="0" w:color="auto"/>
            <w:bottom w:val="none" w:sz="0" w:space="0" w:color="auto"/>
            <w:right w:val="none" w:sz="0" w:space="0" w:color="auto"/>
          </w:divBdr>
        </w:div>
        <w:div w:id="842087010">
          <w:marLeft w:val="640"/>
          <w:marRight w:val="0"/>
          <w:marTop w:val="0"/>
          <w:marBottom w:val="0"/>
          <w:divBdr>
            <w:top w:val="none" w:sz="0" w:space="0" w:color="auto"/>
            <w:left w:val="none" w:sz="0" w:space="0" w:color="auto"/>
            <w:bottom w:val="none" w:sz="0" w:space="0" w:color="auto"/>
            <w:right w:val="none" w:sz="0" w:space="0" w:color="auto"/>
          </w:divBdr>
        </w:div>
        <w:div w:id="1694727173">
          <w:marLeft w:val="640"/>
          <w:marRight w:val="0"/>
          <w:marTop w:val="0"/>
          <w:marBottom w:val="0"/>
          <w:divBdr>
            <w:top w:val="none" w:sz="0" w:space="0" w:color="auto"/>
            <w:left w:val="none" w:sz="0" w:space="0" w:color="auto"/>
            <w:bottom w:val="none" w:sz="0" w:space="0" w:color="auto"/>
            <w:right w:val="none" w:sz="0" w:space="0" w:color="auto"/>
          </w:divBdr>
        </w:div>
        <w:div w:id="1882741929">
          <w:marLeft w:val="640"/>
          <w:marRight w:val="0"/>
          <w:marTop w:val="0"/>
          <w:marBottom w:val="0"/>
          <w:divBdr>
            <w:top w:val="none" w:sz="0" w:space="0" w:color="auto"/>
            <w:left w:val="none" w:sz="0" w:space="0" w:color="auto"/>
            <w:bottom w:val="none" w:sz="0" w:space="0" w:color="auto"/>
            <w:right w:val="none" w:sz="0" w:space="0" w:color="auto"/>
          </w:divBdr>
        </w:div>
        <w:div w:id="1706445970">
          <w:marLeft w:val="640"/>
          <w:marRight w:val="0"/>
          <w:marTop w:val="0"/>
          <w:marBottom w:val="0"/>
          <w:divBdr>
            <w:top w:val="none" w:sz="0" w:space="0" w:color="auto"/>
            <w:left w:val="none" w:sz="0" w:space="0" w:color="auto"/>
            <w:bottom w:val="none" w:sz="0" w:space="0" w:color="auto"/>
            <w:right w:val="none" w:sz="0" w:space="0" w:color="auto"/>
          </w:divBdr>
        </w:div>
        <w:div w:id="381486665">
          <w:marLeft w:val="640"/>
          <w:marRight w:val="0"/>
          <w:marTop w:val="0"/>
          <w:marBottom w:val="0"/>
          <w:divBdr>
            <w:top w:val="none" w:sz="0" w:space="0" w:color="auto"/>
            <w:left w:val="none" w:sz="0" w:space="0" w:color="auto"/>
            <w:bottom w:val="none" w:sz="0" w:space="0" w:color="auto"/>
            <w:right w:val="none" w:sz="0" w:space="0" w:color="auto"/>
          </w:divBdr>
        </w:div>
        <w:div w:id="394201766">
          <w:marLeft w:val="640"/>
          <w:marRight w:val="0"/>
          <w:marTop w:val="0"/>
          <w:marBottom w:val="0"/>
          <w:divBdr>
            <w:top w:val="none" w:sz="0" w:space="0" w:color="auto"/>
            <w:left w:val="none" w:sz="0" w:space="0" w:color="auto"/>
            <w:bottom w:val="none" w:sz="0" w:space="0" w:color="auto"/>
            <w:right w:val="none" w:sz="0" w:space="0" w:color="auto"/>
          </w:divBdr>
        </w:div>
        <w:div w:id="2099010842">
          <w:marLeft w:val="640"/>
          <w:marRight w:val="0"/>
          <w:marTop w:val="0"/>
          <w:marBottom w:val="0"/>
          <w:divBdr>
            <w:top w:val="none" w:sz="0" w:space="0" w:color="auto"/>
            <w:left w:val="none" w:sz="0" w:space="0" w:color="auto"/>
            <w:bottom w:val="none" w:sz="0" w:space="0" w:color="auto"/>
            <w:right w:val="none" w:sz="0" w:space="0" w:color="auto"/>
          </w:divBdr>
        </w:div>
        <w:div w:id="1204059702">
          <w:marLeft w:val="640"/>
          <w:marRight w:val="0"/>
          <w:marTop w:val="0"/>
          <w:marBottom w:val="0"/>
          <w:divBdr>
            <w:top w:val="none" w:sz="0" w:space="0" w:color="auto"/>
            <w:left w:val="none" w:sz="0" w:space="0" w:color="auto"/>
            <w:bottom w:val="none" w:sz="0" w:space="0" w:color="auto"/>
            <w:right w:val="none" w:sz="0" w:space="0" w:color="auto"/>
          </w:divBdr>
        </w:div>
        <w:div w:id="2131394408">
          <w:marLeft w:val="640"/>
          <w:marRight w:val="0"/>
          <w:marTop w:val="0"/>
          <w:marBottom w:val="0"/>
          <w:divBdr>
            <w:top w:val="none" w:sz="0" w:space="0" w:color="auto"/>
            <w:left w:val="none" w:sz="0" w:space="0" w:color="auto"/>
            <w:bottom w:val="none" w:sz="0" w:space="0" w:color="auto"/>
            <w:right w:val="none" w:sz="0" w:space="0" w:color="auto"/>
          </w:divBdr>
        </w:div>
        <w:div w:id="1926299928">
          <w:marLeft w:val="640"/>
          <w:marRight w:val="0"/>
          <w:marTop w:val="0"/>
          <w:marBottom w:val="0"/>
          <w:divBdr>
            <w:top w:val="none" w:sz="0" w:space="0" w:color="auto"/>
            <w:left w:val="none" w:sz="0" w:space="0" w:color="auto"/>
            <w:bottom w:val="none" w:sz="0" w:space="0" w:color="auto"/>
            <w:right w:val="none" w:sz="0" w:space="0" w:color="auto"/>
          </w:divBdr>
        </w:div>
        <w:div w:id="2025553053">
          <w:marLeft w:val="640"/>
          <w:marRight w:val="0"/>
          <w:marTop w:val="0"/>
          <w:marBottom w:val="0"/>
          <w:divBdr>
            <w:top w:val="none" w:sz="0" w:space="0" w:color="auto"/>
            <w:left w:val="none" w:sz="0" w:space="0" w:color="auto"/>
            <w:bottom w:val="none" w:sz="0" w:space="0" w:color="auto"/>
            <w:right w:val="none" w:sz="0" w:space="0" w:color="auto"/>
          </w:divBdr>
        </w:div>
        <w:div w:id="1156266537">
          <w:marLeft w:val="640"/>
          <w:marRight w:val="0"/>
          <w:marTop w:val="0"/>
          <w:marBottom w:val="0"/>
          <w:divBdr>
            <w:top w:val="none" w:sz="0" w:space="0" w:color="auto"/>
            <w:left w:val="none" w:sz="0" w:space="0" w:color="auto"/>
            <w:bottom w:val="none" w:sz="0" w:space="0" w:color="auto"/>
            <w:right w:val="none" w:sz="0" w:space="0" w:color="auto"/>
          </w:divBdr>
        </w:div>
        <w:div w:id="1112744517">
          <w:marLeft w:val="640"/>
          <w:marRight w:val="0"/>
          <w:marTop w:val="0"/>
          <w:marBottom w:val="0"/>
          <w:divBdr>
            <w:top w:val="none" w:sz="0" w:space="0" w:color="auto"/>
            <w:left w:val="none" w:sz="0" w:space="0" w:color="auto"/>
            <w:bottom w:val="none" w:sz="0" w:space="0" w:color="auto"/>
            <w:right w:val="none" w:sz="0" w:space="0" w:color="auto"/>
          </w:divBdr>
        </w:div>
        <w:div w:id="913733993">
          <w:marLeft w:val="640"/>
          <w:marRight w:val="0"/>
          <w:marTop w:val="0"/>
          <w:marBottom w:val="0"/>
          <w:divBdr>
            <w:top w:val="none" w:sz="0" w:space="0" w:color="auto"/>
            <w:left w:val="none" w:sz="0" w:space="0" w:color="auto"/>
            <w:bottom w:val="none" w:sz="0" w:space="0" w:color="auto"/>
            <w:right w:val="none" w:sz="0" w:space="0" w:color="auto"/>
          </w:divBdr>
        </w:div>
        <w:div w:id="1515722908">
          <w:marLeft w:val="640"/>
          <w:marRight w:val="0"/>
          <w:marTop w:val="0"/>
          <w:marBottom w:val="0"/>
          <w:divBdr>
            <w:top w:val="none" w:sz="0" w:space="0" w:color="auto"/>
            <w:left w:val="none" w:sz="0" w:space="0" w:color="auto"/>
            <w:bottom w:val="none" w:sz="0" w:space="0" w:color="auto"/>
            <w:right w:val="none" w:sz="0" w:space="0" w:color="auto"/>
          </w:divBdr>
        </w:div>
        <w:div w:id="990986127">
          <w:marLeft w:val="640"/>
          <w:marRight w:val="0"/>
          <w:marTop w:val="0"/>
          <w:marBottom w:val="0"/>
          <w:divBdr>
            <w:top w:val="none" w:sz="0" w:space="0" w:color="auto"/>
            <w:left w:val="none" w:sz="0" w:space="0" w:color="auto"/>
            <w:bottom w:val="none" w:sz="0" w:space="0" w:color="auto"/>
            <w:right w:val="none" w:sz="0" w:space="0" w:color="auto"/>
          </w:divBdr>
        </w:div>
        <w:div w:id="1816483863">
          <w:marLeft w:val="640"/>
          <w:marRight w:val="0"/>
          <w:marTop w:val="0"/>
          <w:marBottom w:val="0"/>
          <w:divBdr>
            <w:top w:val="none" w:sz="0" w:space="0" w:color="auto"/>
            <w:left w:val="none" w:sz="0" w:space="0" w:color="auto"/>
            <w:bottom w:val="none" w:sz="0" w:space="0" w:color="auto"/>
            <w:right w:val="none" w:sz="0" w:space="0" w:color="auto"/>
          </w:divBdr>
        </w:div>
        <w:div w:id="416175412">
          <w:marLeft w:val="640"/>
          <w:marRight w:val="0"/>
          <w:marTop w:val="0"/>
          <w:marBottom w:val="0"/>
          <w:divBdr>
            <w:top w:val="none" w:sz="0" w:space="0" w:color="auto"/>
            <w:left w:val="none" w:sz="0" w:space="0" w:color="auto"/>
            <w:bottom w:val="none" w:sz="0" w:space="0" w:color="auto"/>
            <w:right w:val="none" w:sz="0" w:space="0" w:color="auto"/>
          </w:divBdr>
        </w:div>
        <w:div w:id="1338927833">
          <w:marLeft w:val="640"/>
          <w:marRight w:val="0"/>
          <w:marTop w:val="0"/>
          <w:marBottom w:val="0"/>
          <w:divBdr>
            <w:top w:val="none" w:sz="0" w:space="0" w:color="auto"/>
            <w:left w:val="none" w:sz="0" w:space="0" w:color="auto"/>
            <w:bottom w:val="none" w:sz="0" w:space="0" w:color="auto"/>
            <w:right w:val="none" w:sz="0" w:space="0" w:color="auto"/>
          </w:divBdr>
        </w:div>
        <w:div w:id="1077946211">
          <w:marLeft w:val="640"/>
          <w:marRight w:val="0"/>
          <w:marTop w:val="0"/>
          <w:marBottom w:val="0"/>
          <w:divBdr>
            <w:top w:val="none" w:sz="0" w:space="0" w:color="auto"/>
            <w:left w:val="none" w:sz="0" w:space="0" w:color="auto"/>
            <w:bottom w:val="none" w:sz="0" w:space="0" w:color="auto"/>
            <w:right w:val="none" w:sz="0" w:space="0" w:color="auto"/>
          </w:divBdr>
        </w:div>
        <w:div w:id="43457412">
          <w:marLeft w:val="640"/>
          <w:marRight w:val="0"/>
          <w:marTop w:val="0"/>
          <w:marBottom w:val="0"/>
          <w:divBdr>
            <w:top w:val="none" w:sz="0" w:space="0" w:color="auto"/>
            <w:left w:val="none" w:sz="0" w:space="0" w:color="auto"/>
            <w:bottom w:val="none" w:sz="0" w:space="0" w:color="auto"/>
            <w:right w:val="none" w:sz="0" w:space="0" w:color="auto"/>
          </w:divBdr>
        </w:div>
        <w:div w:id="548881561">
          <w:marLeft w:val="640"/>
          <w:marRight w:val="0"/>
          <w:marTop w:val="0"/>
          <w:marBottom w:val="0"/>
          <w:divBdr>
            <w:top w:val="none" w:sz="0" w:space="0" w:color="auto"/>
            <w:left w:val="none" w:sz="0" w:space="0" w:color="auto"/>
            <w:bottom w:val="none" w:sz="0" w:space="0" w:color="auto"/>
            <w:right w:val="none" w:sz="0" w:space="0" w:color="auto"/>
          </w:divBdr>
        </w:div>
        <w:div w:id="1355230051">
          <w:marLeft w:val="640"/>
          <w:marRight w:val="0"/>
          <w:marTop w:val="0"/>
          <w:marBottom w:val="0"/>
          <w:divBdr>
            <w:top w:val="none" w:sz="0" w:space="0" w:color="auto"/>
            <w:left w:val="none" w:sz="0" w:space="0" w:color="auto"/>
            <w:bottom w:val="none" w:sz="0" w:space="0" w:color="auto"/>
            <w:right w:val="none" w:sz="0" w:space="0" w:color="auto"/>
          </w:divBdr>
        </w:div>
        <w:div w:id="483283020">
          <w:marLeft w:val="640"/>
          <w:marRight w:val="0"/>
          <w:marTop w:val="0"/>
          <w:marBottom w:val="0"/>
          <w:divBdr>
            <w:top w:val="none" w:sz="0" w:space="0" w:color="auto"/>
            <w:left w:val="none" w:sz="0" w:space="0" w:color="auto"/>
            <w:bottom w:val="none" w:sz="0" w:space="0" w:color="auto"/>
            <w:right w:val="none" w:sz="0" w:space="0" w:color="auto"/>
          </w:divBdr>
        </w:div>
        <w:div w:id="436490377">
          <w:marLeft w:val="640"/>
          <w:marRight w:val="0"/>
          <w:marTop w:val="0"/>
          <w:marBottom w:val="0"/>
          <w:divBdr>
            <w:top w:val="none" w:sz="0" w:space="0" w:color="auto"/>
            <w:left w:val="none" w:sz="0" w:space="0" w:color="auto"/>
            <w:bottom w:val="none" w:sz="0" w:space="0" w:color="auto"/>
            <w:right w:val="none" w:sz="0" w:space="0" w:color="auto"/>
          </w:divBdr>
        </w:div>
        <w:div w:id="1176575470">
          <w:marLeft w:val="640"/>
          <w:marRight w:val="0"/>
          <w:marTop w:val="0"/>
          <w:marBottom w:val="0"/>
          <w:divBdr>
            <w:top w:val="none" w:sz="0" w:space="0" w:color="auto"/>
            <w:left w:val="none" w:sz="0" w:space="0" w:color="auto"/>
            <w:bottom w:val="none" w:sz="0" w:space="0" w:color="auto"/>
            <w:right w:val="none" w:sz="0" w:space="0" w:color="auto"/>
          </w:divBdr>
        </w:div>
        <w:div w:id="962149733">
          <w:marLeft w:val="640"/>
          <w:marRight w:val="0"/>
          <w:marTop w:val="0"/>
          <w:marBottom w:val="0"/>
          <w:divBdr>
            <w:top w:val="none" w:sz="0" w:space="0" w:color="auto"/>
            <w:left w:val="none" w:sz="0" w:space="0" w:color="auto"/>
            <w:bottom w:val="none" w:sz="0" w:space="0" w:color="auto"/>
            <w:right w:val="none" w:sz="0" w:space="0" w:color="auto"/>
          </w:divBdr>
        </w:div>
        <w:div w:id="1575779608">
          <w:marLeft w:val="640"/>
          <w:marRight w:val="0"/>
          <w:marTop w:val="0"/>
          <w:marBottom w:val="0"/>
          <w:divBdr>
            <w:top w:val="none" w:sz="0" w:space="0" w:color="auto"/>
            <w:left w:val="none" w:sz="0" w:space="0" w:color="auto"/>
            <w:bottom w:val="none" w:sz="0" w:space="0" w:color="auto"/>
            <w:right w:val="none" w:sz="0" w:space="0" w:color="auto"/>
          </w:divBdr>
        </w:div>
        <w:div w:id="960109273">
          <w:marLeft w:val="640"/>
          <w:marRight w:val="0"/>
          <w:marTop w:val="0"/>
          <w:marBottom w:val="0"/>
          <w:divBdr>
            <w:top w:val="none" w:sz="0" w:space="0" w:color="auto"/>
            <w:left w:val="none" w:sz="0" w:space="0" w:color="auto"/>
            <w:bottom w:val="none" w:sz="0" w:space="0" w:color="auto"/>
            <w:right w:val="none" w:sz="0" w:space="0" w:color="auto"/>
          </w:divBdr>
        </w:div>
        <w:div w:id="190531265">
          <w:marLeft w:val="640"/>
          <w:marRight w:val="0"/>
          <w:marTop w:val="0"/>
          <w:marBottom w:val="0"/>
          <w:divBdr>
            <w:top w:val="none" w:sz="0" w:space="0" w:color="auto"/>
            <w:left w:val="none" w:sz="0" w:space="0" w:color="auto"/>
            <w:bottom w:val="none" w:sz="0" w:space="0" w:color="auto"/>
            <w:right w:val="none" w:sz="0" w:space="0" w:color="auto"/>
          </w:divBdr>
        </w:div>
        <w:div w:id="1767532880">
          <w:marLeft w:val="640"/>
          <w:marRight w:val="0"/>
          <w:marTop w:val="0"/>
          <w:marBottom w:val="0"/>
          <w:divBdr>
            <w:top w:val="none" w:sz="0" w:space="0" w:color="auto"/>
            <w:left w:val="none" w:sz="0" w:space="0" w:color="auto"/>
            <w:bottom w:val="none" w:sz="0" w:space="0" w:color="auto"/>
            <w:right w:val="none" w:sz="0" w:space="0" w:color="auto"/>
          </w:divBdr>
        </w:div>
        <w:div w:id="1117062508">
          <w:marLeft w:val="640"/>
          <w:marRight w:val="0"/>
          <w:marTop w:val="0"/>
          <w:marBottom w:val="0"/>
          <w:divBdr>
            <w:top w:val="none" w:sz="0" w:space="0" w:color="auto"/>
            <w:left w:val="none" w:sz="0" w:space="0" w:color="auto"/>
            <w:bottom w:val="none" w:sz="0" w:space="0" w:color="auto"/>
            <w:right w:val="none" w:sz="0" w:space="0" w:color="auto"/>
          </w:divBdr>
        </w:div>
        <w:div w:id="344332538">
          <w:marLeft w:val="640"/>
          <w:marRight w:val="0"/>
          <w:marTop w:val="0"/>
          <w:marBottom w:val="0"/>
          <w:divBdr>
            <w:top w:val="none" w:sz="0" w:space="0" w:color="auto"/>
            <w:left w:val="none" w:sz="0" w:space="0" w:color="auto"/>
            <w:bottom w:val="none" w:sz="0" w:space="0" w:color="auto"/>
            <w:right w:val="none" w:sz="0" w:space="0" w:color="auto"/>
          </w:divBdr>
        </w:div>
        <w:div w:id="763116030">
          <w:marLeft w:val="640"/>
          <w:marRight w:val="0"/>
          <w:marTop w:val="0"/>
          <w:marBottom w:val="0"/>
          <w:divBdr>
            <w:top w:val="none" w:sz="0" w:space="0" w:color="auto"/>
            <w:left w:val="none" w:sz="0" w:space="0" w:color="auto"/>
            <w:bottom w:val="none" w:sz="0" w:space="0" w:color="auto"/>
            <w:right w:val="none" w:sz="0" w:space="0" w:color="auto"/>
          </w:divBdr>
        </w:div>
        <w:div w:id="1356006469">
          <w:marLeft w:val="640"/>
          <w:marRight w:val="0"/>
          <w:marTop w:val="0"/>
          <w:marBottom w:val="0"/>
          <w:divBdr>
            <w:top w:val="none" w:sz="0" w:space="0" w:color="auto"/>
            <w:left w:val="none" w:sz="0" w:space="0" w:color="auto"/>
            <w:bottom w:val="none" w:sz="0" w:space="0" w:color="auto"/>
            <w:right w:val="none" w:sz="0" w:space="0" w:color="auto"/>
          </w:divBdr>
        </w:div>
        <w:div w:id="1618175883">
          <w:marLeft w:val="640"/>
          <w:marRight w:val="0"/>
          <w:marTop w:val="0"/>
          <w:marBottom w:val="0"/>
          <w:divBdr>
            <w:top w:val="none" w:sz="0" w:space="0" w:color="auto"/>
            <w:left w:val="none" w:sz="0" w:space="0" w:color="auto"/>
            <w:bottom w:val="none" w:sz="0" w:space="0" w:color="auto"/>
            <w:right w:val="none" w:sz="0" w:space="0" w:color="auto"/>
          </w:divBdr>
        </w:div>
        <w:div w:id="1979413101">
          <w:marLeft w:val="640"/>
          <w:marRight w:val="0"/>
          <w:marTop w:val="0"/>
          <w:marBottom w:val="0"/>
          <w:divBdr>
            <w:top w:val="none" w:sz="0" w:space="0" w:color="auto"/>
            <w:left w:val="none" w:sz="0" w:space="0" w:color="auto"/>
            <w:bottom w:val="none" w:sz="0" w:space="0" w:color="auto"/>
            <w:right w:val="none" w:sz="0" w:space="0" w:color="auto"/>
          </w:divBdr>
        </w:div>
        <w:div w:id="1520581839">
          <w:marLeft w:val="640"/>
          <w:marRight w:val="0"/>
          <w:marTop w:val="0"/>
          <w:marBottom w:val="0"/>
          <w:divBdr>
            <w:top w:val="none" w:sz="0" w:space="0" w:color="auto"/>
            <w:left w:val="none" w:sz="0" w:space="0" w:color="auto"/>
            <w:bottom w:val="none" w:sz="0" w:space="0" w:color="auto"/>
            <w:right w:val="none" w:sz="0" w:space="0" w:color="auto"/>
          </w:divBdr>
        </w:div>
        <w:div w:id="1768958457">
          <w:marLeft w:val="640"/>
          <w:marRight w:val="0"/>
          <w:marTop w:val="0"/>
          <w:marBottom w:val="0"/>
          <w:divBdr>
            <w:top w:val="none" w:sz="0" w:space="0" w:color="auto"/>
            <w:left w:val="none" w:sz="0" w:space="0" w:color="auto"/>
            <w:bottom w:val="none" w:sz="0" w:space="0" w:color="auto"/>
            <w:right w:val="none" w:sz="0" w:space="0" w:color="auto"/>
          </w:divBdr>
        </w:div>
        <w:div w:id="1485314609">
          <w:marLeft w:val="640"/>
          <w:marRight w:val="0"/>
          <w:marTop w:val="0"/>
          <w:marBottom w:val="0"/>
          <w:divBdr>
            <w:top w:val="none" w:sz="0" w:space="0" w:color="auto"/>
            <w:left w:val="none" w:sz="0" w:space="0" w:color="auto"/>
            <w:bottom w:val="none" w:sz="0" w:space="0" w:color="auto"/>
            <w:right w:val="none" w:sz="0" w:space="0" w:color="auto"/>
          </w:divBdr>
        </w:div>
        <w:div w:id="1592735945">
          <w:marLeft w:val="640"/>
          <w:marRight w:val="0"/>
          <w:marTop w:val="0"/>
          <w:marBottom w:val="0"/>
          <w:divBdr>
            <w:top w:val="none" w:sz="0" w:space="0" w:color="auto"/>
            <w:left w:val="none" w:sz="0" w:space="0" w:color="auto"/>
            <w:bottom w:val="none" w:sz="0" w:space="0" w:color="auto"/>
            <w:right w:val="none" w:sz="0" w:space="0" w:color="auto"/>
          </w:divBdr>
        </w:div>
        <w:div w:id="58751150">
          <w:marLeft w:val="640"/>
          <w:marRight w:val="0"/>
          <w:marTop w:val="0"/>
          <w:marBottom w:val="0"/>
          <w:divBdr>
            <w:top w:val="none" w:sz="0" w:space="0" w:color="auto"/>
            <w:left w:val="none" w:sz="0" w:space="0" w:color="auto"/>
            <w:bottom w:val="none" w:sz="0" w:space="0" w:color="auto"/>
            <w:right w:val="none" w:sz="0" w:space="0" w:color="auto"/>
          </w:divBdr>
        </w:div>
        <w:div w:id="1252659544">
          <w:marLeft w:val="640"/>
          <w:marRight w:val="0"/>
          <w:marTop w:val="0"/>
          <w:marBottom w:val="0"/>
          <w:divBdr>
            <w:top w:val="none" w:sz="0" w:space="0" w:color="auto"/>
            <w:left w:val="none" w:sz="0" w:space="0" w:color="auto"/>
            <w:bottom w:val="none" w:sz="0" w:space="0" w:color="auto"/>
            <w:right w:val="none" w:sz="0" w:space="0" w:color="auto"/>
          </w:divBdr>
        </w:div>
        <w:div w:id="1754427166">
          <w:marLeft w:val="640"/>
          <w:marRight w:val="0"/>
          <w:marTop w:val="0"/>
          <w:marBottom w:val="0"/>
          <w:divBdr>
            <w:top w:val="none" w:sz="0" w:space="0" w:color="auto"/>
            <w:left w:val="none" w:sz="0" w:space="0" w:color="auto"/>
            <w:bottom w:val="none" w:sz="0" w:space="0" w:color="auto"/>
            <w:right w:val="none" w:sz="0" w:space="0" w:color="auto"/>
          </w:divBdr>
        </w:div>
        <w:div w:id="1900827087">
          <w:marLeft w:val="640"/>
          <w:marRight w:val="0"/>
          <w:marTop w:val="0"/>
          <w:marBottom w:val="0"/>
          <w:divBdr>
            <w:top w:val="none" w:sz="0" w:space="0" w:color="auto"/>
            <w:left w:val="none" w:sz="0" w:space="0" w:color="auto"/>
            <w:bottom w:val="none" w:sz="0" w:space="0" w:color="auto"/>
            <w:right w:val="none" w:sz="0" w:space="0" w:color="auto"/>
          </w:divBdr>
        </w:div>
        <w:div w:id="414744504">
          <w:marLeft w:val="640"/>
          <w:marRight w:val="0"/>
          <w:marTop w:val="0"/>
          <w:marBottom w:val="0"/>
          <w:divBdr>
            <w:top w:val="none" w:sz="0" w:space="0" w:color="auto"/>
            <w:left w:val="none" w:sz="0" w:space="0" w:color="auto"/>
            <w:bottom w:val="none" w:sz="0" w:space="0" w:color="auto"/>
            <w:right w:val="none" w:sz="0" w:space="0" w:color="auto"/>
          </w:divBdr>
        </w:div>
        <w:div w:id="1633055397">
          <w:marLeft w:val="640"/>
          <w:marRight w:val="0"/>
          <w:marTop w:val="0"/>
          <w:marBottom w:val="0"/>
          <w:divBdr>
            <w:top w:val="none" w:sz="0" w:space="0" w:color="auto"/>
            <w:left w:val="none" w:sz="0" w:space="0" w:color="auto"/>
            <w:bottom w:val="none" w:sz="0" w:space="0" w:color="auto"/>
            <w:right w:val="none" w:sz="0" w:space="0" w:color="auto"/>
          </w:divBdr>
        </w:div>
        <w:div w:id="1480608712">
          <w:marLeft w:val="640"/>
          <w:marRight w:val="0"/>
          <w:marTop w:val="0"/>
          <w:marBottom w:val="0"/>
          <w:divBdr>
            <w:top w:val="none" w:sz="0" w:space="0" w:color="auto"/>
            <w:left w:val="none" w:sz="0" w:space="0" w:color="auto"/>
            <w:bottom w:val="none" w:sz="0" w:space="0" w:color="auto"/>
            <w:right w:val="none" w:sz="0" w:space="0" w:color="auto"/>
          </w:divBdr>
        </w:div>
        <w:div w:id="1513569207">
          <w:marLeft w:val="640"/>
          <w:marRight w:val="0"/>
          <w:marTop w:val="0"/>
          <w:marBottom w:val="0"/>
          <w:divBdr>
            <w:top w:val="none" w:sz="0" w:space="0" w:color="auto"/>
            <w:left w:val="none" w:sz="0" w:space="0" w:color="auto"/>
            <w:bottom w:val="none" w:sz="0" w:space="0" w:color="auto"/>
            <w:right w:val="none" w:sz="0" w:space="0" w:color="auto"/>
          </w:divBdr>
        </w:div>
        <w:div w:id="2107340429">
          <w:marLeft w:val="640"/>
          <w:marRight w:val="0"/>
          <w:marTop w:val="0"/>
          <w:marBottom w:val="0"/>
          <w:divBdr>
            <w:top w:val="none" w:sz="0" w:space="0" w:color="auto"/>
            <w:left w:val="none" w:sz="0" w:space="0" w:color="auto"/>
            <w:bottom w:val="none" w:sz="0" w:space="0" w:color="auto"/>
            <w:right w:val="none" w:sz="0" w:space="0" w:color="auto"/>
          </w:divBdr>
        </w:div>
        <w:div w:id="558056251">
          <w:marLeft w:val="640"/>
          <w:marRight w:val="0"/>
          <w:marTop w:val="0"/>
          <w:marBottom w:val="0"/>
          <w:divBdr>
            <w:top w:val="none" w:sz="0" w:space="0" w:color="auto"/>
            <w:left w:val="none" w:sz="0" w:space="0" w:color="auto"/>
            <w:bottom w:val="none" w:sz="0" w:space="0" w:color="auto"/>
            <w:right w:val="none" w:sz="0" w:space="0" w:color="auto"/>
          </w:divBdr>
        </w:div>
        <w:div w:id="1123429008">
          <w:marLeft w:val="640"/>
          <w:marRight w:val="0"/>
          <w:marTop w:val="0"/>
          <w:marBottom w:val="0"/>
          <w:divBdr>
            <w:top w:val="none" w:sz="0" w:space="0" w:color="auto"/>
            <w:left w:val="none" w:sz="0" w:space="0" w:color="auto"/>
            <w:bottom w:val="none" w:sz="0" w:space="0" w:color="auto"/>
            <w:right w:val="none" w:sz="0" w:space="0" w:color="auto"/>
          </w:divBdr>
        </w:div>
        <w:div w:id="1981689434">
          <w:marLeft w:val="640"/>
          <w:marRight w:val="0"/>
          <w:marTop w:val="0"/>
          <w:marBottom w:val="0"/>
          <w:divBdr>
            <w:top w:val="none" w:sz="0" w:space="0" w:color="auto"/>
            <w:left w:val="none" w:sz="0" w:space="0" w:color="auto"/>
            <w:bottom w:val="none" w:sz="0" w:space="0" w:color="auto"/>
            <w:right w:val="none" w:sz="0" w:space="0" w:color="auto"/>
          </w:divBdr>
        </w:div>
        <w:div w:id="1306858012">
          <w:marLeft w:val="640"/>
          <w:marRight w:val="0"/>
          <w:marTop w:val="0"/>
          <w:marBottom w:val="0"/>
          <w:divBdr>
            <w:top w:val="none" w:sz="0" w:space="0" w:color="auto"/>
            <w:left w:val="none" w:sz="0" w:space="0" w:color="auto"/>
            <w:bottom w:val="none" w:sz="0" w:space="0" w:color="auto"/>
            <w:right w:val="none" w:sz="0" w:space="0" w:color="auto"/>
          </w:divBdr>
        </w:div>
        <w:div w:id="1467433651">
          <w:marLeft w:val="640"/>
          <w:marRight w:val="0"/>
          <w:marTop w:val="0"/>
          <w:marBottom w:val="0"/>
          <w:divBdr>
            <w:top w:val="none" w:sz="0" w:space="0" w:color="auto"/>
            <w:left w:val="none" w:sz="0" w:space="0" w:color="auto"/>
            <w:bottom w:val="none" w:sz="0" w:space="0" w:color="auto"/>
            <w:right w:val="none" w:sz="0" w:space="0" w:color="auto"/>
          </w:divBdr>
        </w:div>
        <w:div w:id="1654604749">
          <w:marLeft w:val="640"/>
          <w:marRight w:val="0"/>
          <w:marTop w:val="0"/>
          <w:marBottom w:val="0"/>
          <w:divBdr>
            <w:top w:val="none" w:sz="0" w:space="0" w:color="auto"/>
            <w:left w:val="none" w:sz="0" w:space="0" w:color="auto"/>
            <w:bottom w:val="none" w:sz="0" w:space="0" w:color="auto"/>
            <w:right w:val="none" w:sz="0" w:space="0" w:color="auto"/>
          </w:divBdr>
        </w:div>
        <w:div w:id="503864327">
          <w:marLeft w:val="640"/>
          <w:marRight w:val="0"/>
          <w:marTop w:val="0"/>
          <w:marBottom w:val="0"/>
          <w:divBdr>
            <w:top w:val="none" w:sz="0" w:space="0" w:color="auto"/>
            <w:left w:val="none" w:sz="0" w:space="0" w:color="auto"/>
            <w:bottom w:val="none" w:sz="0" w:space="0" w:color="auto"/>
            <w:right w:val="none" w:sz="0" w:space="0" w:color="auto"/>
          </w:divBdr>
        </w:div>
        <w:div w:id="19558336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18055656">
      <w:bodyDiv w:val="1"/>
      <w:marLeft w:val="0"/>
      <w:marRight w:val="0"/>
      <w:marTop w:val="0"/>
      <w:marBottom w:val="0"/>
      <w:divBdr>
        <w:top w:val="none" w:sz="0" w:space="0" w:color="auto"/>
        <w:left w:val="none" w:sz="0" w:space="0" w:color="auto"/>
        <w:bottom w:val="none" w:sz="0" w:space="0" w:color="auto"/>
        <w:right w:val="none" w:sz="0" w:space="0" w:color="auto"/>
      </w:divBdr>
      <w:divsChild>
        <w:div w:id="570580274">
          <w:marLeft w:val="640"/>
          <w:marRight w:val="0"/>
          <w:marTop w:val="0"/>
          <w:marBottom w:val="0"/>
          <w:divBdr>
            <w:top w:val="none" w:sz="0" w:space="0" w:color="auto"/>
            <w:left w:val="none" w:sz="0" w:space="0" w:color="auto"/>
            <w:bottom w:val="none" w:sz="0" w:space="0" w:color="auto"/>
            <w:right w:val="none" w:sz="0" w:space="0" w:color="auto"/>
          </w:divBdr>
        </w:div>
        <w:div w:id="1588726495">
          <w:marLeft w:val="640"/>
          <w:marRight w:val="0"/>
          <w:marTop w:val="0"/>
          <w:marBottom w:val="0"/>
          <w:divBdr>
            <w:top w:val="none" w:sz="0" w:space="0" w:color="auto"/>
            <w:left w:val="none" w:sz="0" w:space="0" w:color="auto"/>
            <w:bottom w:val="none" w:sz="0" w:space="0" w:color="auto"/>
            <w:right w:val="none" w:sz="0" w:space="0" w:color="auto"/>
          </w:divBdr>
        </w:div>
        <w:div w:id="542059013">
          <w:marLeft w:val="640"/>
          <w:marRight w:val="0"/>
          <w:marTop w:val="0"/>
          <w:marBottom w:val="0"/>
          <w:divBdr>
            <w:top w:val="none" w:sz="0" w:space="0" w:color="auto"/>
            <w:left w:val="none" w:sz="0" w:space="0" w:color="auto"/>
            <w:bottom w:val="none" w:sz="0" w:space="0" w:color="auto"/>
            <w:right w:val="none" w:sz="0" w:space="0" w:color="auto"/>
          </w:divBdr>
        </w:div>
        <w:div w:id="321277534">
          <w:marLeft w:val="640"/>
          <w:marRight w:val="0"/>
          <w:marTop w:val="0"/>
          <w:marBottom w:val="0"/>
          <w:divBdr>
            <w:top w:val="none" w:sz="0" w:space="0" w:color="auto"/>
            <w:left w:val="none" w:sz="0" w:space="0" w:color="auto"/>
            <w:bottom w:val="none" w:sz="0" w:space="0" w:color="auto"/>
            <w:right w:val="none" w:sz="0" w:space="0" w:color="auto"/>
          </w:divBdr>
        </w:div>
        <w:div w:id="488517203">
          <w:marLeft w:val="640"/>
          <w:marRight w:val="0"/>
          <w:marTop w:val="0"/>
          <w:marBottom w:val="0"/>
          <w:divBdr>
            <w:top w:val="none" w:sz="0" w:space="0" w:color="auto"/>
            <w:left w:val="none" w:sz="0" w:space="0" w:color="auto"/>
            <w:bottom w:val="none" w:sz="0" w:space="0" w:color="auto"/>
            <w:right w:val="none" w:sz="0" w:space="0" w:color="auto"/>
          </w:divBdr>
        </w:div>
        <w:div w:id="1200971693">
          <w:marLeft w:val="640"/>
          <w:marRight w:val="0"/>
          <w:marTop w:val="0"/>
          <w:marBottom w:val="0"/>
          <w:divBdr>
            <w:top w:val="none" w:sz="0" w:space="0" w:color="auto"/>
            <w:left w:val="none" w:sz="0" w:space="0" w:color="auto"/>
            <w:bottom w:val="none" w:sz="0" w:space="0" w:color="auto"/>
            <w:right w:val="none" w:sz="0" w:space="0" w:color="auto"/>
          </w:divBdr>
        </w:div>
        <w:div w:id="22292984">
          <w:marLeft w:val="640"/>
          <w:marRight w:val="0"/>
          <w:marTop w:val="0"/>
          <w:marBottom w:val="0"/>
          <w:divBdr>
            <w:top w:val="none" w:sz="0" w:space="0" w:color="auto"/>
            <w:left w:val="none" w:sz="0" w:space="0" w:color="auto"/>
            <w:bottom w:val="none" w:sz="0" w:space="0" w:color="auto"/>
            <w:right w:val="none" w:sz="0" w:space="0" w:color="auto"/>
          </w:divBdr>
        </w:div>
        <w:div w:id="831601791">
          <w:marLeft w:val="640"/>
          <w:marRight w:val="0"/>
          <w:marTop w:val="0"/>
          <w:marBottom w:val="0"/>
          <w:divBdr>
            <w:top w:val="none" w:sz="0" w:space="0" w:color="auto"/>
            <w:left w:val="none" w:sz="0" w:space="0" w:color="auto"/>
            <w:bottom w:val="none" w:sz="0" w:space="0" w:color="auto"/>
            <w:right w:val="none" w:sz="0" w:space="0" w:color="auto"/>
          </w:divBdr>
        </w:div>
        <w:div w:id="1853956594">
          <w:marLeft w:val="640"/>
          <w:marRight w:val="0"/>
          <w:marTop w:val="0"/>
          <w:marBottom w:val="0"/>
          <w:divBdr>
            <w:top w:val="none" w:sz="0" w:space="0" w:color="auto"/>
            <w:left w:val="none" w:sz="0" w:space="0" w:color="auto"/>
            <w:bottom w:val="none" w:sz="0" w:space="0" w:color="auto"/>
            <w:right w:val="none" w:sz="0" w:space="0" w:color="auto"/>
          </w:divBdr>
        </w:div>
        <w:div w:id="1316687782">
          <w:marLeft w:val="640"/>
          <w:marRight w:val="0"/>
          <w:marTop w:val="0"/>
          <w:marBottom w:val="0"/>
          <w:divBdr>
            <w:top w:val="none" w:sz="0" w:space="0" w:color="auto"/>
            <w:left w:val="none" w:sz="0" w:space="0" w:color="auto"/>
            <w:bottom w:val="none" w:sz="0" w:space="0" w:color="auto"/>
            <w:right w:val="none" w:sz="0" w:space="0" w:color="auto"/>
          </w:divBdr>
        </w:div>
        <w:div w:id="1589533669">
          <w:marLeft w:val="640"/>
          <w:marRight w:val="0"/>
          <w:marTop w:val="0"/>
          <w:marBottom w:val="0"/>
          <w:divBdr>
            <w:top w:val="none" w:sz="0" w:space="0" w:color="auto"/>
            <w:left w:val="none" w:sz="0" w:space="0" w:color="auto"/>
            <w:bottom w:val="none" w:sz="0" w:space="0" w:color="auto"/>
            <w:right w:val="none" w:sz="0" w:space="0" w:color="auto"/>
          </w:divBdr>
        </w:div>
        <w:div w:id="334958020">
          <w:marLeft w:val="640"/>
          <w:marRight w:val="0"/>
          <w:marTop w:val="0"/>
          <w:marBottom w:val="0"/>
          <w:divBdr>
            <w:top w:val="none" w:sz="0" w:space="0" w:color="auto"/>
            <w:left w:val="none" w:sz="0" w:space="0" w:color="auto"/>
            <w:bottom w:val="none" w:sz="0" w:space="0" w:color="auto"/>
            <w:right w:val="none" w:sz="0" w:space="0" w:color="auto"/>
          </w:divBdr>
        </w:div>
        <w:div w:id="814374064">
          <w:marLeft w:val="640"/>
          <w:marRight w:val="0"/>
          <w:marTop w:val="0"/>
          <w:marBottom w:val="0"/>
          <w:divBdr>
            <w:top w:val="none" w:sz="0" w:space="0" w:color="auto"/>
            <w:left w:val="none" w:sz="0" w:space="0" w:color="auto"/>
            <w:bottom w:val="none" w:sz="0" w:space="0" w:color="auto"/>
            <w:right w:val="none" w:sz="0" w:space="0" w:color="auto"/>
          </w:divBdr>
        </w:div>
        <w:div w:id="1619872393">
          <w:marLeft w:val="640"/>
          <w:marRight w:val="0"/>
          <w:marTop w:val="0"/>
          <w:marBottom w:val="0"/>
          <w:divBdr>
            <w:top w:val="none" w:sz="0" w:space="0" w:color="auto"/>
            <w:left w:val="none" w:sz="0" w:space="0" w:color="auto"/>
            <w:bottom w:val="none" w:sz="0" w:space="0" w:color="auto"/>
            <w:right w:val="none" w:sz="0" w:space="0" w:color="auto"/>
          </w:divBdr>
        </w:div>
        <w:div w:id="62722340">
          <w:marLeft w:val="640"/>
          <w:marRight w:val="0"/>
          <w:marTop w:val="0"/>
          <w:marBottom w:val="0"/>
          <w:divBdr>
            <w:top w:val="none" w:sz="0" w:space="0" w:color="auto"/>
            <w:left w:val="none" w:sz="0" w:space="0" w:color="auto"/>
            <w:bottom w:val="none" w:sz="0" w:space="0" w:color="auto"/>
            <w:right w:val="none" w:sz="0" w:space="0" w:color="auto"/>
          </w:divBdr>
        </w:div>
        <w:div w:id="695545931">
          <w:marLeft w:val="640"/>
          <w:marRight w:val="0"/>
          <w:marTop w:val="0"/>
          <w:marBottom w:val="0"/>
          <w:divBdr>
            <w:top w:val="none" w:sz="0" w:space="0" w:color="auto"/>
            <w:left w:val="none" w:sz="0" w:space="0" w:color="auto"/>
            <w:bottom w:val="none" w:sz="0" w:space="0" w:color="auto"/>
            <w:right w:val="none" w:sz="0" w:space="0" w:color="auto"/>
          </w:divBdr>
        </w:div>
        <w:div w:id="1058893216">
          <w:marLeft w:val="640"/>
          <w:marRight w:val="0"/>
          <w:marTop w:val="0"/>
          <w:marBottom w:val="0"/>
          <w:divBdr>
            <w:top w:val="none" w:sz="0" w:space="0" w:color="auto"/>
            <w:left w:val="none" w:sz="0" w:space="0" w:color="auto"/>
            <w:bottom w:val="none" w:sz="0" w:space="0" w:color="auto"/>
            <w:right w:val="none" w:sz="0" w:space="0" w:color="auto"/>
          </w:divBdr>
        </w:div>
        <w:div w:id="1187333800">
          <w:marLeft w:val="640"/>
          <w:marRight w:val="0"/>
          <w:marTop w:val="0"/>
          <w:marBottom w:val="0"/>
          <w:divBdr>
            <w:top w:val="none" w:sz="0" w:space="0" w:color="auto"/>
            <w:left w:val="none" w:sz="0" w:space="0" w:color="auto"/>
            <w:bottom w:val="none" w:sz="0" w:space="0" w:color="auto"/>
            <w:right w:val="none" w:sz="0" w:space="0" w:color="auto"/>
          </w:divBdr>
        </w:div>
        <w:div w:id="1052383091">
          <w:marLeft w:val="640"/>
          <w:marRight w:val="0"/>
          <w:marTop w:val="0"/>
          <w:marBottom w:val="0"/>
          <w:divBdr>
            <w:top w:val="none" w:sz="0" w:space="0" w:color="auto"/>
            <w:left w:val="none" w:sz="0" w:space="0" w:color="auto"/>
            <w:bottom w:val="none" w:sz="0" w:space="0" w:color="auto"/>
            <w:right w:val="none" w:sz="0" w:space="0" w:color="auto"/>
          </w:divBdr>
        </w:div>
        <w:div w:id="889461753">
          <w:marLeft w:val="640"/>
          <w:marRight w:val="0"/>
          <w:marTop w:val="0"/>
          <w:marBottom w:val="0"/>
          <w:divBdr>
            <w:top w:val="none" w:sz="0" w:space="0" w:color="auto"/>
            <w:left w:val="none" w:sz="0" w:space="0" w:color="auto"/>
            <w:bottom w:val="none" w:sz="0" w:space="0" w:color="auto"/>
            <w:right w:val="none" w:sz="0" w:space="0" w:color="auto"/>
          </w:divBdr>
        </w:div>
        <w:div w:id="560024851">
          <w:marLeft w:val="640"/>
          <w:marRight w:val="0"/>
          <w:marTop w:val="0"/>
          <w:marBottom w:val="0"/>
          <w:divBdr>
            <w:top w:val="none" w:sz="0" w:space="0" w:color="auto"/>
            <w:left w:val="none" w:sz="0" w:space="0" w:color="auto"/>
            <w:bottom w:val="none" w:sz="0" w:space="0" w:color="auto"/>
            <w:right w:val="none" w:sz="0" w:space="0" w:color="auto"/>
          </w:divBdr>
        </w:div>
        <w:div w:id="63842802">
          <w:marLeft w:val="640"/>
          <w:marRight w:val="0"/>
          <w:marTop w:val="0"/>
          <w:marBottom w:val="0"/>
          <w:divBdr>
            <w:top w:val="none" w:sz="0" w:space="0" w:color="auto"/>
            <w:left w:val="none" w:sz="0" w:space="0" w:color="auto"/>
            <w:bottom w:val="none" w:sz="0" w:space="0" w:color="auto"/>
            <w:right w:val="none" w:sz="0" w:space="0" w:color="auto"/>
          </w:divBdr>
        </w:div>
        <w:div w:id="1003706231">
          <w:marLeft w:val="640"/>
          <w:marRight w:val="0"/>
          <w:marTop w:val="0"/>
          <w:marBottom w:val="0"/>
          <w:divBdr>
            <w:top w:val="none" w:sz="0" w:space="0" w:color="auto"/>
            <w:left w:val="none" w:sz="0" w:space="0" w:color="auto"/>
            <w:bottom w:val="none" w:sz="0" w:space="0" w:color="auto"/>
            <w:right w:val="none" w:sz="0" w:space="0" w:color="auto"/>
          </w:divBdr>
        </w:div>
        <w:div w:id="580679972">
          <w:marLeft w:val="640"/>
          <w:marRight w:val="0"/>
          <w:marTop w:val="0"/>
          <w:marBottom w:val="0"/>
          <w:divBdr>
            <w:top w:val="none" w:sz="0" w:space="0" w:color="auto"/>
            <w:left w:val="none" w:sz="0" w:space="0" w:color="auto"/>
            <w:bottom w:val="none" w:sz="0" w:space="0" w:color="auto"/>
            <w:right w:val="none" w:sz="0" w:space="0" w:color="auto"/>
          </w:divBdr>
        </w:div>
        <w:div w:id="2126150984">
          <w:marLeft w:val="640"/>
          <w:marRight w:val="0"/>
          <w:marTop w:val="0"/>
          <w:marBottom w:val="0"/>
          <w:divBdr>
            <w:top w:val="none" w:sz="0" w:space="0" w:color="auto"/>
            <w:left w:val="none" w:sz="0" w:space="0" w:color="auto"/>
            <w:bottom w:val="none" w:sz="0" w:space="0" w:color="auto"/>
            <w:right w:val="none" w:sz="0" w:space="0" w:color="auto"/>
          </w:divBdr>
        </w:div>
        <w:div w:id="1787499116">
          <w:marLeft w:val="640"/>
          <w:marRight w:val="0"/>
          <w:marTop w:val="0"/>
          <w:marBottom w:val="0"/>
          <w:divBdr>
            <w:top w:val="none" w:sz="0" w:space="0" w:color="auto"/>
            <w:left w:val="none" w:sz="0" w:space="0" w:color="auto"/>
            <w:bottom w:val="none" w:sz="0" w:space="0" w:color="auto"/>
            <w:right w:val="none" w:sz="0" w:space="0" w:color="auto"/>
          </w:divBdr>
        </w:div>
        <w:div w:id="1262185650">
          <w:marLeft w:val="640"/>
          <w:marRight w:val="0"/>
          <w:marTop w:val="0"/>
          <w:marBottom w:val="0"/>
          <w:divBdr>
            <w:top w:val="none" w:sz="0" w:space="0" w:color="auto"/>
            <w:left w:val="none" w:sz="0" w:space="0" w:color="auto"/>
            <w:bottom w:val="none" w:sz="0" w:space="0" w:color="auto"/>
            <w:right w:val="none" w:sz="0" w:space="0" w:color="auto"/>
          </w:divBdr>
        </w:div>
        <w:div w:id="17971153">
          <w:marLeft w:val="640"/>
          <w:marRight w:val="0"/>
          <w:marTop w:val="0"/>
          <w:marBottom w:val="0"/>
          <w:divBdr>
            <w:top w:val="none" w:sz="0" w:space="0" w:color="auto"/>
            <w:left w:val="none" w:sz="0" w:space="0" w:color="auto"/>
            <w:bottom w:val="none" w:sz="0" w:space="0" w:color="auto"/>
            <w:right w:val="none" w:sz="0" w:space="0" w:color="auto"/>
          </w:divBdr>
        </w:div>
        <w:div w:id="1996376881">
          <w:marLeft w:val="640"/>
          <w:marRight w:val="0"/>
          <w:marTop w:val="0"/>
          <w:marBottom w:val="0"/>
          <w:divBdr>
            <w:top w:val="none" w:sz="0" w:space="0" w:color="auto"/>
            <w:left w:val="none" w:sz="0" w:space="0" w:color="auto"/>
            <w:bottom w:val="none" w:sz="0" w:space="0" w:color="auto"/>
            <w:right w:val="none" w:sz="0" w:space="0" w:color="auto"/>
          </w:divBdr>
        </w:div>
        <w:div w:id="574559298">
          <w:marLeft w:val="640"/>
          <w:marRight w:val="0"/>
          <w:marTop w:val="0"/>
          <w:marBottom w:val="0"/>
          <w:divBdr>
            <w:top w:val="none" w:sz="0" w:space="0" w:color="auto"/>
            <w:left w:val="none" w:sz="0" w:space="0" w:color="auto"/>
            <w:bottom w:val="none" w:sz="0" w:space="0" w:color="auto"/>
            <w:right w:val="none" w:sz="0" w:space="0" w:color="auto"/>
          </w:divBdr>
        </w:div>
        <w:div w:id="725644784">
          <w:marLeft w:val="640"/>
          <w:marRight w:val="0"/>
          <w:marTop w:val="0"/>
          <w:marBottom w:val="0"/>
          <w:divBdr>
            <w:top w:val="none" w:sz="0" w:space="0" w:color="auto"/>
            <w:left w:val="none" w:sz="0" w:space="0" w:color="auto"/>
            <w:bottom w:val="none" w:sz="0" w:space="0" w:color="auto"/>
            <w:right w:val="none" w:sz="0" w:space="0" w:color="auto"/>
          </w:divBdr>
        </w:div>
        <w:div w:id="546722651">
          <w:marLeft w:val="640"/>
          <w:marRight w:val="0"/>
          <w:marTop w:val="0"/>
          <w:marBottom w:val="0"/>
          <w:divBdr>
            <w:top w:val="none" w:sz="0" w:space="0" w:color="auto"/>
            <w:left w:val="none" w:sz="0" w:space="0" w:color="auto"/>
            <w:bottom w:val="none" w:sz="0" w:space="0" w:color="auto"/>
            <w:right w:val="none" w:sz="0" w:space="0" w:color="auto"/>
          </w:divBdr>
        </w:div>
        <w:div w:id="2047559624">
          <w:marLeft w:val="640"/>
          <w:marRight w:val="0"/>
          <w:marTop w:val="0"/>
          <w:marBottom w:val="0"/>
          <w:divBdr>
            <w:top w:val="none" w:sz="0" w:space="0" w:color="auto"/>
            <w:left w:val="none" w:sz="0" w:space="0" w:color="auto"/>
            <w:bottom w:val="none" w:sz="0" w:space="0" w:color="auto"/>
            <w:right w:val="none" w:sz="0" w:space="0" w:color="auto"/>
          </w:divBdr>
        </w:div>
        <w:div w:id="1432123683">
          <w:marLeft w:val="640"/>
          <w:marRight w:val="0"/>
          <w:marTop w:val="0"/>
          <w:marBottom w:val="0"/>
          <w:divBdr>
            <w:top w:val="none" w:sz="0" w:space="0" w:color="auto"/>
            <w:left w:val="none" w:sz="0" w:space="0" w:color="auto"/>
            <w:bottom w:val="none" w:sz="0" w:space="0" w:color="auto"/>
            <w:right w:val="none" w:sz="0" w:space="0" w:color="auto"/>
          </w:divBdr>
        </w:div>
        <w:div w:id="1543594567">
          <w:marLeft w:val="640"/>
          <w:marRight w:val="0"/>
          <w:marTop w:val="0"/>
          <w:marBottom w:val="0"/>
          <w:divBdr>
            <w:top w:val="none" w:sz="0" w:space="0" w:color="auto"/>
            <w:left w:val="none" w:sz="0" w:space="0" w:color="auto"/>
            <w:bottom w:val="none" w:sz="0" w:space="0" w:color="auto"/>
            <w:right w:val="none" w:sz="0" w:space="0" w:color="auto"/>
          </w:divBdr>
        </w:div>
        <w:div w:id="1707172811">
          <w:marLeft w:val="640"/>
          <w:marRight w:val="0"/>
          <w:marTop w:val="0"/>
          <w:marBottom w:val="0"/>
          <w:divBdr>
            <w:top w:val="none" w:sz="0" w:space="0" w:color="auto"/>
            <w:left w:val="none" w:sz="0" w:space="0" w:color="auto"/>
            <w:bottom w:val="none" w:sz="0" w:space="0" w:color="auto"/>
            <w:right w:val="none" w:sz="0" w:space="0" w:color="auto"/>
          </w:divBdr>
        </w:div>
        <w:div w:id="2020689666">
          <w:marLeft w:val="640"/>
          <w:marRight w:val="0"/>
          <w:marTop w:val="0"/>
          <w:marBottom w:val="0"/>
          <w:divBdr>
            <w:top w:val="none" w:sz="0" w:space="0" w:color="auto"/>
            <w:left w:val="none" w:sz="0" w:space="0" w:color="auto"/>
            <w:bottom w:val="none" w:sz="0" w:space="0" w:color="auto"/>
            <w:right w:val="none" w:sz="0" w:space="0" w:color="auto"/>
          </w:divBdr>
        </w:div>
        <w:div w:id="637608444">
          <w:marLeft w:val="640"/>
          <w:marRight w:val="0"/>
          <w:marTop w:val="0"/>
          <w:marBottom w:val="0"/>
          <w:divBdr>
            <w:top w:val="none" w:sz="0" w:space="0" w:color="auto"/>
            <w:left w:val="none" w:sz="0" w:space="0" w:color="auto"/>
            <w:bottom w:val="none" w:sz="0" w:space="0" w:color="auto"/>
            <w:right w:val="none" w:sz="0" w:space="0" w:color="auto"/>
          </w:divBdr>
        </w:div>
        <w:div w:id="1396469534">
          <w:marLeft w:val="640"/>
          <w:marRight w:val="0"/>
          <w:marTop w:val="0"/>
          <w:marBottom w:val="0"/>
          <w:divBdr>
            <w:top w:val="none" w:sz="0" w:space="0" w:color="auto"/>
            <w:left w:val="none" w:sz="0" w:space="0" w:color="auto"/>
            <w:bottom w:val="none" w:sz="0" w:space="0" w:color="auto"/>
            <w:right w:val="none" w:sz="0" w:space="0" w:color="auto"/>
          </w:divBdr>
        </w:div>
        <w:div w:id="61415468">
          <w:marLeft w:val="640"/>
          <w:marRight w:val="0"/>
          <w:marTop w:val="0"/>
          <w:marBottom w:val="0"/>
          <w:divBdr>
            <w:top w:val="none" w:sz="0" w:space="0" w:color="auto"/>
            <w:left w:val="none" w:sz="0" w:space="0" w:color="auto"/>
            <w:bottom w:val="none" w:sz="0" w:space="0" w:color="auto"/>
            <w:right w:val="none" w:sz="0" w:space="0" w:color="auto"/>
          </w:divBdr>
        </w:div>
        <w:div w:id="1376275861">
          <w:marLeft w:val="640"/>
          <w:marRight w:val="0"/>
          <w:marTop w:val="0"/>
          <w:marBottom w:val="0"/>
          <w:divBdr>
            <w:top w:val="none" w:sz="0" w:space="0" w:color="auto"/>
            <w:left w:val="none" w:sz="0" w:space="0" w:color="auto"/>
            <w:bottom w:val="none" w:sz="0" w:space="0" w:color="auto"/>
            <w:right w:val="none" w:sz="0" w:space="0" w:color="auto"/>
          </w:divBdr>
        </w:div>
        <w:div w:id="2009090503">
          <w:marLeft w:val="640"/>
          <w:marRight w:val="0"/>
          <w:marTop w:val="0"/>
          <w:marBottom w:val="0"/>
          <w:divBdr>
            <w:top w:val="none" w:sz="0" w:space="0" w:color="auto"/>
            <w:left w:val="none" w:sz="0" w:space="0" w:color="auto"/>
            <w:bottom w:val="none" w:sz="0" w:space="0" w:color="auto"/>
            <w:right w:val="none" w:sz="0" w:space="0" w:color="auto"/>
          </w:divBdr>
        </w:div>
        <w:div w:id="1983994870">
          <w:marLeft w:val="640"/>
          <w:marRight w:val="0"/>
          <w:marTop w:val="0"/>
          <w:marBottom w:val="0"/>
          <w:divBdr>
            <w:top w:val="none" w:sz="0" w:space="0" w:color="auto"/>
            <w:left w:val="none" w:sz="0" w:space="0" w:color="auto"/>
            <w:bottom w:val="none" w:sz="0" w:space="0" w:color="auto"/>
            <w:right w:val="none" w:sz="0" w:space="0" w:color="auto"/>
          </w:divBdr>
        </w:div>
        <w:div w:id="261845319">
          <w:marLeft w:val="640"/>
          <w:marRight w:val="0"/>
          <w:marTop w:val="0"/>
          <w:marBottom w:val="0"/>
          <w:divBdr>
            <w:top w:val="none" w:sz="0" w:space="0" w:color="auto"/>
            <w:left w:val="none" w:sz="0" w:space="0" w:color="auto"/>
            <w:bottom w:val="none" w:sz="0" w:space="0" w:color="auto"/>
            <w:right w:val="none" w:sz="0" w:space="0" w:color="auto"/>
          </w:divBdr>
        </w:div>
        <w:div w:id="1649356615">
          <w:marLeft w:val="640"/>
          <w:marRight w:val="0"/>
          <w:marTop w:val="0"/>
          <w:marBottom w:val="0"/>
          <w:divBdr>
            <w:top w:val="none" w:sz="0" w:space="0" w:color="auto"/>
            <w:left w:val="none" w:sz="0" w:space="0" w:color="auto"/>
            <w:bottom w:val="none" w:sz="0" w:space="0" w:color="auto"/>
            <w:right w:val="none" w:sz="0" w:space="0" w:color="auto"/>
          </w:divBdr>
        </w:div>
        <w:div w:id="1415322417">
          <w:marLeft w:val="640"/>
          <w:marRight w:val="0"/>
          <w:marTop w:val="0"/>
          <w:marBottom w:val="0"/>
          <w:divBdr>
            <w:top w:val="none" w:sz="0" w:space="0" w:color="auto"/>
            <w:left w:val="none" w:sz="0" w:space="0" w:color="auto"/>
            <w:bottom w:val="none" w:sz="0" w:space="0" w:color="auto"/>
            <w:right w:val="none" w:sz="0" w:space="0" w:color="auto"/>
          </w:divBdr>
        </w:div>
        <w:div w:id="1210923810">
          <w:marLeft w:val="640"/>
          <w:marRight w:val="0"/>
          <w:marTop w:val="0"/>
          <w:marBottom w:val="0"/>
          <w:divBdr>
            <w:top w:val="none" w:sz="0" w:space="0" w:color="auto"/>
            <w:left w:val="none" w:sz="0" w:space="0" w:color="auto"/>
            <w:bottom w:val="none" w:sz="0" w:space="0" w:color="auto"/>
            <w:right w:val="none" w:sz="0" w:space="0" w:color="auto"/>
          </w:divBdr>
        </w:div>
        <w:div w:id="418798009">
          <w:marLeft w:val="640"/>
          <w:marRight w:val="0"/>
          <w:marTop w:val="0"/>
          <w:marBottom w:val="0"/>
          <w:divBdr>
            <w:top w:val="none" w:sz="0" w:space="0" w:color="auto"/>
            <w:left w:val="none" w:sz="0" w:space="0" w:color="auto"/>
            <w:bottom w:val="none" w:sz="0" w:space="0" w:color="auto"/>
            <w:right w:val="none" w:sz="0" w:space="0" w:color="auto"/>
          </w:divBdr>
        </w:div>
        <w:div w:id="923958042">
          <w:marLeft w:val="640"/>
          <w:marRight w:val="0"/>
          <w:marTop w:val="0"/>
          <w:marBottom w:val="0"/>
          <w:divBdr>
            <w:top w:val="none" w:sz="0" w:space="0" w:color="auto"/>
            <w:left w:val="none" w:sz="0" w:space="0" w:color="auto"/>
            <w:bottom w:val="none" w:sz="0" w:space="0" w:color="auto"/>
            <w:right w:val="none" w:sz="0" w:space="0" w:color="auto"/>
          </w:divBdr>
        </w:div>
        <w:div w:id="1341156816">
          <w:marLeft w:val="640"/>
          <w:marRight w:val="0"/>
          <w:marTop w:val="0"/>
          <w:marBottom w:val="0"/>
          <w:divBdr>
            <w:top w:val="none" w:sz="0" w:space="0" w:color="auto"/>
            <w:left w:val="none" w:sz="0" w:space="0" w:color="auto"/>
            <w:bottom w:val="none" w:sz="0" w:space="0" w:color="auto"/>
            <w:right w:val="none" w:sz="0" w:space="0" w:color="auto"/>
          </w:divBdr>
        </w:div>
        <w:div w:id="2100372360">
          <w:marLeft w:val="640"/>
          <w:marRight w:val="0"/>
          <w:marTop w:val="0"/>
          <w:marBottom w:val="0"/>
          <w:divBdr>
            <w:top w:val="none" w:sz="0" w:space="0" w:color="auto"/>
            <w:left w:val="none" w:sz="0" w:space="0" w:color="auto"/>
            <w:bottom w:val="none" w:sz="0" w:space="0" w:color="auto"/>
            <w:right w:val="none" w:sz="0" w:space="0" w:color="auto"/>
          </w:divBdr>
        </w:div>
        <w:div w:id="1041517395">
          <w:marLeft w:val="640"/>
          <w:marRight w:val="0"/>
          <w:marTop w:val="0"/>
          <w:marBottom w:val="0"/>
          <w:divBdr>
            <w:top w:val="none" w:sz="0" w:space="0" w:color="auto"/>
            <w:left w:val="none" w:sz="0" w:space="0" w:color="auto"/>
            <w:bottom w:val="none" w:sz="0" w:space="0" w:color="auto"/>
            <w:right w:val="none" w:sz="0" w:space="0" w:color="auto"/>
          </w:divBdr>
        </w:div>
        <w:div w:id="1371418299">
          <w:marLeft w:val="640"/>
          <w:marRight w:val="0"/>
          <w:marTop w:val="0"/>
          <w:marBottom w:val="0"/>
          <w:divBdr>
            <w:top w:val="none" w:sz="0" w:space="0" w:color="auto"/>
            <w:left w:val="none" w:sz="0" w:space="0" w:color="auto"/>
            <w:bottom w:val="none" w:sz="0" w:space="0" w:color="auto"/>
            <w:right w:val="none" w:sz="0" w:space="0" w:color="auto"/>
          </w:divBdr>
        </w:div>
        <w:div w:id="1226255483">
          <w:marLeft w:val="640"/>
          <w:marRight w:val="0"/>
          <w:marTop w:val="0"/>
          <w:marBottom w:val="0"/>
          <w:divBdr>
            <w:top w:val="none" w:sz="0" w:space="0" w:color="auto"/>
            <w:left w:val="none" w:sz="0" w:space="0" w:color="auto"/>
            <w:bottom w:val="none" w:sz="0" w:space="0" w:color="auto"/>
            <w:right w:val="none" w:sz="0" w:space="0" w:color="auto"/>
          </w:divBdr>
        </w:div>
        <w:div w:id="2118212182">
          <w:marLeft w:val="640"/>
          <w:marRight w:val="0"/>
          <w:marTop w:val="0"/>
          <w:marBottom w:val="0"/>
          <w:divBdr>
            <w:top w:val="none" w:sz="0" w:space="0" w:color="auto"/>
            <w:left w:val="none" w:sz="0" w:space="0" w:color="auto"/>
            <w:bottom w:val="none" w:sz="0" w:space="0" w:color="auto"/>
            <w:right w:val="none" w:sz="0" w:space="0" w:color="auto"/>
          </w:divBdr>
        </w:div>
        <w:div w:id="783961482">
          <w:marLeft w:val="640"/>
          <w:marRight w:val="0"/>
          <w:marTop w:val="0"/>
          <w:marBottom w:val="0"/>
          <w:divBdr>
            <w:top w:val="none" w:sz="0" w:space="0" w:color="auto"/>
            <w:left w:val="none" w:sz="0" w:space="0" w:color="auto"/>
            <w:bottom w:val="none" w:sz="0" w:space="0" w:color="auto"/>
            <w:right w:val="none" w:sz="0" w:space="0" w:color="auto"/>
          </w:divBdr>
        </w:div>
        <w:div w:id="1069115731">
          <w:marLeft w:val="640"/>
          <w:marRight w:val="0"/>
          <w:marTop w:val="0"/>
          <w:marBottom w:val="0"/>
          <w:divBdr>
            <w:top w:val="none" w:sz="0" w:space="0" w:color="auto"/>
            <w:left w:val="none" w:sz="0" w:space="0" w:color="auto"/>
            <w:bottom w:val="none" w:sz="0" w:space="0" w:color="auto"/>
            <w:right w:val="none" w:sz="0" w:space="0" w:color="auto"/>
          </w:divBdr>
        </w:div>
        <w:div w:id="800608589">
          <w:marLeft w:val="640"/>
          <w:marRight w:val="0"/>
          <w:marTop w:val="0"/>
          <w:marBottom w:val="0"/>
          <w:divBdr>
            <w:top w:val="none" w:sz="0" w:space="0" w:color="auto"/>
            <w:left w:val="none" w:sz="0" w:space="0" w:color="auto"/>
            <w:bottom w:val="none" w:sz="0" w:space="0" w:color="auto"/>
            <w:right w:val="none" w:sz="0" w:space="0" w:color="auto"/>
          </w:divBdr>
        </w:div>
        <w:div w:id="236861670">
          <w:marLeft w:val="640"/>
          <w:marRight w:val="0"/>
          <w:marTop w:val="0"/>
          <w:marBottom w:val="0"/>
          <w:divBdr>
            <w:top w:val="none" w:sz="0" w:space="0" w:color="auto"/>
            <w:left w:val="none" w:sz="0" w:space="0" w:color="auto"/>
            <w:bottom w:val="none" w:sz="0" w:space="0" w:color="auto"/>
            <w:right w:val="none" w:sz="0" w:space="0" w:color="auto"/>
          </w:divBdr>
        </w:div>
        <w:div w:id="1759869351">
          <w:marLeft w:val="640"/>
          <w:marRight w:val="0"/>
          <w:marTop w:val="0"/>
          <w:marBottom w:val="0"/>
          <w:divBdr>
            <w:top w:val="none" w:sz="0" w:space="0" w:color="auto"/>
            <w:left w:val="none" w:sz="0" w:space="0" w:color="auto"/>
            <w:bottom w:val="none" w:sz="0" w:space="0" w:color="auto"/>
            <w:right w:val="none" w:sz="0" w:space="0" w:color="auto"/>
          </w:divBdr>
        </w:div>
        <w:div w:id="365716472">
          <w:marLeft w:val="640"/>
          <w:marRight w:val="0"/>
          <w:marTop w:val="0"/>
          <w:marBottom w:val="0"/>
          <w:divBdr>
            <w:top w:val="none" w:sz="0" w:space="0" w:color="auto"/>
            <w:left w:val="none" w:sz="0" w:space="0" w:color="auto"/>
            <w:bottom w:val="none" w:sz="0" w:space="0" w:color="auto"/>
            <w:right w:val="none" w:sz="0" w:space="0" w:color="auto"/>
          </w:divBdr>
        </w:div>
        <w:div w:id="1148590835">
          <w:marLeft w:val="640"/>
          <w:marRight w:val="0"/>
          <w:marTop w:val="0"/>
          <w:marBottom w:val="0"/>
          <w:divBdr>
            <w:top w:val="none" w:sz="0" w:space="0" w:color="auto"/>
            <w:left w:val="none" w:sz="0" w:space="0" w:color="auto"/>
            <w:bottom w:val="none" w:sz="0" w:space="0" w:color="auto"/>
            <w:right w:val="none" w:sz="0" w:space="0" w:color="auto"/>
          </w:divBdr>
        </w:div>
        <w:div w:id="2026205252">
          <w:marLeft w:val="640"/>
          <w:marRight w:val="0"/>
          <w:marTop w:val="0"/>
          <w:marBottom w:val="0"/>
          <w:divBdr>
            <w:top w:val="none" w:sz="0" w:space="0" w:color="auto"/>
            <w:left w:val="none" w:sz="0" w:space="0" w:color="auto"/>
            <w:bottom w:val="none" w:sz="0" w:space="0" w:color="auto"/>
            <w:right w:val="none" w:sz="0" w:space="0" w:color="auto"/>
          </w:divBdr>
        </w:div>
        <w:div w:id="148792380">
          <w:marLeft w:val="640"/>
          <w:marRight w:val="0"/>
          <w:marTop w:val="0"/>
          <w:marBottom w:val="0"/>
          <w:divBdr>
            <w:top w:val="none" w:sz="0" w:space="0" w:color="auto"/>
            <w:left w:val="none" w:sz="0" w:space="0" w:color="auto"/>
            <w:bottom w:val="none" w:sz="0" w:space="0" w:color="auto"/>
            <w:right w:val="none" w:sz="0" w:space="0" w:color="auto"/>
          </w:divBdr>
        </w:div>
        <w:div w:id="1770158416">
          <w:marLeft w:val="640"/>
          <w:marRight w:val="0"/>
          <w:marTop w:val="0"/>
          <w:marBottom w:val="0"/>
          <w:divBdr>
            <w:top w:val="none" w:sz="0" w:space="0" w:color="auto"/>
            <w:left w:val="none" w:sz="0" w:space="0" w:color="auto"/>
            <w:bottom w:val="none" w:sz="0" w:space="0" w:color="auto"/>
            <w:right w:val="none" w:sz="0" w:space="0" w:color="auto"/>
          </w:divBdr>
        </w:div>
        <w:div w:id="492138090">
          <w:marLeft w:val="640"/>
          <w:marRight w:val="0"/>
          <w:marTop w:val="0"/>
          <w:marBottom w:val="0"/>
          <w:divBdr>
            <w:top w:val="none" w:sz="0" w:space="0" w:color="auto"/>
            <w:left w:val="none" w:sz="0" w:space="0" w:color="auto"/>
            <w:bottom w:val="none" w:sz="0" w:space="0" w:color="auto"/>
            <w:right w:val="none" w:sz="0" w:space="0" w:color="auto"/>
          </w:divBdr>
        </w:div>
        <w:div w:id="2131241214">
          <w:marLeft w:val="640"/>
          <w:marRight w:val="0"/>
          <w:marTop w:val="0"/>
          <w:marBottom w:val="0"/>
          <w:divBdr>
            <w:top w:val="none" w:sz="0" w:space="0" w:color="auto"/>
            <w:left w:val="none" w:sz="0" w:space="0" w:color="auto"/>
            <w:bottom w:val="none" w:sz="0" w:space="0" w:color="auto"/>
            <w:right w:val="none" w:sz="0" w:space="0" w:color="auto"/>
          </w:divBdr>
        </w:div>
        <w:div w:id="841167934">
          <w:marLeft w:val="640"/>
          <w:marRight w:val="0"/>
          <w:marTop w:val="0"/>
          <w:marBottom w:val="0"/>
          <w:divBdr>
            <w:top w:val="none" w:sz="0" w:space="0" w:color="auto"/>
            <w:left w:val="none" w:sz="0" w:space="0" w:color="auto"/>
            <w:bottom w:val="none" w:sz="0" w:space="0" w:color="auto"/>
            <w:right w:val="none" w:sz="0" w:space="0" w:color="auto"/>
          </w:divBdr>
        </w:div>
        <w:div w:id="999114929">
          <w:marLeft w:val="640"/>
          <w:marRight w:val="0"/>
          <w:marTop w:val="0"/>
          <w:marBottom w:val="0"/>
          <w:divBdr>
            <w:top w:val="none" w:sz="0" w:space="0" w:color="auto"/>
            <w:left w:val="none" w:sz="0" w:space="0" w:color="auto"/>
            <w:bottom w:val="none" w:sz="0" w:space="0" w:color="auto"/>
            <w:right w:val="none" w:sz="0" w:space="0" w:color="auto"/>
          </w:divBdr>
        </w:div>
        <w:div w:id="1142118419">
          <w:marLeft w:val="640"/>
          <w:marRight w:val="0"/>
          <w:marTop w:val="0"/>
          <w:marBottom w:val="0"/>
          <w:divBdr>
            <w:top w:val="none" w:sz="0" w:space="0" w:color="auto"/>
            <w:left w:val="none" w:sz="0" w:space="0" w:color="auto"/>
            <w:bottom w:val="none" w:sz="0" w:space="0" w:color="auto"/>
            <w:right w:val="none" w:sz="0" w:space="0" w:color="auto"/>
          </w:divBdr>
        </w:div>
        <w:div w:id="1983266876">
          <w:marLeft w:val="640"/>
          <w:marRight w:val="0"/>
          <w:marTop w:val="0"/>
          <w:marBottom w:val="0"/>
          <w:divBdr>
            <w:top w:val="none" w:sz="0" w:space="0" w:color="auto"/>
            <w:left w:val="none" w:sz="0" w:space="0" w:color="auto"/>
            <w:bottom w:val="none" w:sz="0" w:space="0" w:color="auto"/>
            <w:right w:val="none" w:sz="0" w:space="0" w:color="auto"/>
          </w:divBdr>
        </w:div>
        <w:div w:id="1335569698">
          <w:marLeft w:val="640"/>
          <w:marRight w:val="0"/>
          <w:marTop w:val="0"/>
          <w:marBottom w:val="0"/>
          <w:divBdr>
            <w:top w:val="none" w:sz="0" w:space="0" w:color="auto"/>
            <w:left w:val="none" w:sz="0" w:space="0" w:color="auto"/>
            <w:bottom w:val="none" w:sz="0" w:space="0" w:color="auto"/>
            <w:right w:val="none" w:sz="0" w:space="0" w:color="auto"/>
          </w:divBdr>
        </w:div>
        <w:div w:id="313148088">
          <w:marLeft w:val="640"/>
          <w:marRight w:val="0"/>
          <w:marTop w:val="0"/>
          <w:marBottom w:val="0"/>
          <w:divBdr>
            <w:top w:val="none" w:sz="0" w:space="0" w:color="auto"/>
            <w:left w:val="none" w:sz="0" w:space="0" w:color="auto"/>
            <w:bottom w:val="none" w:sz="0" w:space="0" w:color="auto"/>
            <w:right w:val="none" w:sz="0" w:space="0" w:color="auto"/>
          </w:divBdr>
        </w:div>
        <w:div w:id="976103527">
          <w:marLeft w:val="640"/>
          <w:marRight w:val="0"/>
          <w:marTop w:val="0"/>
          <w:marBottom w:val="0"/>
          <w:divBdr>
            <w:top w:val="none" w:sz="0" w:space="0" w:color="auto"/>
            <w:left w:val="none" w:sz="0" w:space="0" w:color="auto"/>
            <w:bottom w:val="none" w:sz="0" w:space="0" w:color="auto"/>
            <w:right w:val="none" w:sz="0" w:space="0" w:color="auto"/>
          </w:divBdr>
        </w:div>
        <w:div w:id="445083315">
          <w:marLeft w:val="640"/>
          <w:marRight w:val="0"/>
          <w:marTop w:val="0"/>
          <w:marBottom w:val="0"/>
          <w:divBdr>
            <w:top w:val="none" w:sz="0" w:space="0" w:color="auto"/>
            <w:left w:val="none" w:sz="0" w:space="0" w:color="auto"/>
            <w:bottom w:val="none" w:sz="0" w:space="0" w:color="auto"/>
            <w:right w:val="none" w:sz="0" w:space="0" w:color="auto"/>
          </w:divBdr>
        </w:div>
        <w:div w:id="1613125908">
          <w:marLeft w:val="640"/>
          <w:marRight w:val="0"/>
          <w:marTop w:val="0"/>
          <w:marBottom w:val="0"/>
          <w:divBdr>
            <w:top w:val="none" w:sz="0" w:space="0" w:color="auto"/>
            <w:left w:val="none" w:sz="0" w:space="0" w:color="auto"/>
            <w:bottom w:val="none" w:sz="0" w:space="0" w:color="auto"/>
            <w:right w:val="none" w:sz="0" w:space="0" w:color="auto"/>
          </w:divBdr>
        </w:div>
        <w:div w:id="25645517">
          <w:marLeft w:val="640"/>
          <w:marRight w:val="0"/>
          <w:marTop w:val="0"/>
          <w:marBottom w:val="0"/>
          <w:divBdr>
            <w:top w:val="none" w:sz="0" w:space="0" w:color="auto"/>
            <w:left w:val="none" w:sz="0" w:space="0" w:color="auto"/>
            <w:bottom w:val="none" w:sz="0" w:space="0" w:color="auto"/>
            <w:right w:val="none" w:sz="0" w:space="0" w:color="auto"/>
          </w:divBdr>
        </w:div>
        <w:div w:id="1253778371">
          <w:marLeft w:val="640"/>
          <w:marRight w:val="0"/>
          <w:marTop w:val="0"/>
          <w:marBottom w:val="0"/>
          <w:divBdr>
            <w:top w:val="none" w:sz="0" w:space="0" w:color="auto"/>
            <w:left w:val="none" w:sz="0" w:space="0" w:color="auto"/>
            <w:bottom w:val="none" w:sz="0" w:space="0" w:color="auto"/>
            <w:right w:val="none" w:sz="0" w:space="0" w:color="auto"/>
          </w:divBdr>
        </w:div>
        <w:div w:id="2029132830">
          <w:marLeft w:val="640"/>
          <w:marRight w:val="0"/>
          <w:marTop w:val="0"/>
          <w:marBottom w:val="0"/>
          <w:divBdr>
            <w:top w:val="none" w:sz="0" w:space="0" w:color="auto"/>
            <w:left w:val="none" w:sz="0" w:space="0" w:color="auto"/>
            <w:bottom w:val="none" w:sz="0" w:space="0" w:color="auto"/>
            <w:right w:val="none" w:sz="0" w:space="0" w:color="auto"/>
          </w:divBdr>
        </w:div>
        <w:div w:id="957183898">
          <w:marLeft w:val="640"/>
          <w:marRight w:val="0"/>
          <w:marTop w:val="0"/>
          <w:marBottom w:val="0"/>
          <w:divBdr>
            <w:top w:val="none" w:sz="0" w:space="0" w:color="auto"/>
            <w:left w:val="none" w:sz="0" w:space="0" w:color="auto"/>
            <w:bottom w:val="none" w:sz="0" w:space="0" w:color="auto"/>
            <w:right w:val="none" w:sz="0" w:space="0" w:color="auto"/>
          </w:divBdr>
        </w:div>
        <w:div w:id="2082436361">
          <w:marLeft w:val="640"/>
          <w:marRight w:val="0"/>
          <w:marTop w:val="0"/>
          <w:marBottom w:val="0"/>
          <w:divBdr>
            <w:top w:val="none" w:sz="0" w:space="0" w:color="auto"/>
            <w:left w:val="none" w:sz="0" w:space="0" w:color="auto"/>
            <w:bottom w:val="none" w:sz="0" w:space="0" w:color="auto"/>
            <w:right w:val="none" w:sz="0" w:space="0" w:color="auto"/>
          </w:divBdr>
        </w:div>
        <w:div w:id="408160193">
          <w:marLeft w:val="640"/>
          <w:marRight w:val="0"/>
          <w:marTop w:val="0"/>
          <w:marBottom w:val="0"/>
          <w:divBdr>
            <w:top w:val="none" w:sz="0" w:space="0" w:color="auto"/>
            <w:left w:val="none" w:sz="0" w:space="0" w:color="auto"/>
            <w:bottom w:val="none" w:sz="0" w:space="0" w:color="auto"/>
            <w:right w:val="none" w:sz="0" w:space="0" w:color="auto"/>
          </w:divBdr>
        </w:div>
        <w:div w:id="69818968">
          <w:marLeft w:val="640"/>
          <w:marRight w:val="0"/>
          <w:marTop w:val="0"/>
          <w:marBottom w:val="0"/>
          <w:divBdr>
            <w:top w:val="none" w:sz="0" w:space="0" w:color="auto"/>
            <w:left w:val="none" w:sz="0" w:space="0" w:color="auto"/>
            <w:bottom w:val="none" w:sz="0" w:space="0" w:color="auto"/>
            <w:right w:val="none" w:sz="0" w:space="0" w:color="auto"/>
          </w:divBdr>
        </w:div>
        <w:div w:id="241835757">
          <w:marLeft w:val="640"/>
          <w:marRight w:val="0"/>
          <w:marTop w:val="0"/>
          <w:marBottom w:val="0"/>
          <w:divBdr>
            <w:top w:val="none" w:sz="0" w:space="0" w:color="auto"/>
            <w:left w:val="none" w:sz="0" w:space="0" w:color="auto"/>
            <w:bottom w:val="none" w:sz="0" w:space="0" w:color="auto"/>
            <w:right w:val="none" w:sz="0" w:space="0" w:color="auto"/>
          </w:divBdr>
        </w:div>
        <w:div w:id="2250634">
          <w:marLeft w:val="640"/>
          <w:marRight w:val="0"/>
          <w:marTop w:val="0"/>
          <w:marBottom w:val="0"/>
          <w:divBdr>
            <w:top w:val="none" w:sz="0" w:space="0" w:color="auto"/>
            <w:left w:val="none" w:sz="0" w:space="0" w:color="auto"/>
            <w:bottom w:val="none" w:sz="0" w:space="0" w:color="auto"/>
            <w:right w:val="none" w:sz="0" w:space="0" w:color="auto"/>
          </w:divBdr>
        </w:div>
        <w:div w:id="2028284554">
          <w:marLeft w:val="640"/>
          <w:marRight w:val="0"/>
          <w:marTop w:val="0"/>
          <w:marBottom w:val="0"/>
          <w:divBdr>
            <w:top w:val="none" w:sz="0" w:space="0" w:color="auto"/>
            <w:left w:val="none" w:sz="0" w:space="0" w:color="auto"/>
            <w:bottom w:val="none" w:sz="0" w:space="0" w:color="auto"/>
            <w:right w:val="none" w:sz="0" w:space="0" w:color="auto"/>
          </w:divBdr>
        </w:div>
        <w:div w:id="87194730">
          <w:marLeft w:val="640"/>
          <w:marRight w:val="0"/>
          <w:marTop w:val="0"/>
          <w:marBottom w:val="0"/>
          <w:divBdr>
            <w:top w:val="none" w:sz="0" w:space="0" w:color="auto"/>
            <w:left w:val="none" w:sz="0" w:space="0" w:color="auto"/>
            <w:bottom w:val="none" w:sz="0" w:space="0" w:color="auto"/>
            <w:right w:val="none" w:sz="0" w:space="0" w:color="auto"/>
          </w:divBdr>
        </w:div>
        <w:div w:id="478810335">
          <w:marLeft w:val="640"/>
          <w:marRight w:val="0"/>
          <w:marTop w:val="0"/>
          <w:marBottom w:val="0"/>
          <w:divBdr>
            <w:top w:val="none" w:sz="0" w:space="0" w:color="auto"/>
            <w:left w:val="none" w:sz="0" w:space="0" w:color="auto"/>
            <w:bottom w:val="none" w:sz="0" w:space="0" w:color="auto"/>
            <w:right w:val="none" w:sz="0" w:space="0" w:color="auto"/>
          </w:divBdr>
        </w:div>
        <w:div w:id="965237098">
          <w:marLeft w:val="640"/>
          <w:marRight w:val="0"/>
          <w:marTop w:val="0"/>
          <w:marBottom w:val="0"/>
          <w:divBdr>
            <w:top w:val="none" w:sz="0" w:space="0" w:color="auto"/>
            <w:left w:val="none" w:sz="0" w:space="0" w:color="auto"/>
            <w:bottom w:val="none" w:sz="0" w:space="0" w:color="auto"/>
            <w:right w:val="none" w:sz="0" w:space="0" w:color="auto"/>
          </w:divBdr>
        </w:div>
        <w:div w:id="1455827476">
          <w:marLeft w:val="640"/>
          <w:marRight w:val="0"/>
          <w:marTop w:val="0"/>
          <w:marBottom w:val="0"/>
          <w:divBdr>
            <w:top w:val="none" w:sz="0" w:space="0" w:color="auto"/>
            <w:left w:val="none" w:sz="0" w:space="0" w:color="auto"/>
            <w:bottom w:val="none" w:sz="0" w:space="0" w:color="auto"/>
            <w:right w:val="none" w:sz="0" w:space="0" w:color="auto"/>
          </w:divBdr>
        </w:div>
        <w:div w:id="1529372110">
          <w:marLeft w:val="640"/>
          <w:marRight w:val="0"/>
          <w:marTop w:val="0"/>
          <w:marBottom w:val="0"/>
          <w:divBdr>
            <w:top w:val="none" w:sz="0" w:space="0" w:color="auto"/>
            <w:left w:val="none" w:sz="0" w:space="0" w:color="auto"/>
            <w:bottom w:val="none" w:sz="0" w:space="0" w:color="auto"/>
            <w:right w:val="none" w:sz="0" w:space="0" w:color="auto"/>
          </w:divBdr>
        </w:div>
        <w:div w:id="1098913300">
          <w:marLeft w:val="640"/>
          <w:marRight w:val="0"/>
          <w:marTop w:val="0"/>
          <w:marBottom w:val="0"/>
          <w:divBdr>
            <w:top w:val="none" w:sz="0" w:space="0" w:color="auto"/>
            <w:left w:val="none" w:sz="0" w:space="0" w:color="auto"/>
            <w:bottom w:val="none" w:sz="0" w:space="0" w:color="auto"/>
            <w:right w:val="none" w:sz="0" w:space="0" w:color="auto"/>
          </w:divBdr>
        </w:div>
        <w:div w:id="458106277">
          <w:marLeft w:val="640"/>
          <w:marRight w:val="0"/>
          <w:marTop w:val="0"/>
          <w:marBottom w:val="0"/>
          <w:divBdr>
            <w:top w:val="none" w:sz="0" w:space="0" w:color="auto"/>
            <w:left w:val="none" w:sz="0" w:space="0" w:color="auto"/>
            <w:bottom w:val="none" w:sz="0" w:space="0" w:color="auto"/>
            <w:right w:val="none" w:sz="0" w:space="0" w:color="auto"/>
          </w:divBdr>
        </w:div>
        <w:div w:id="752706151">
          <w:marLeft w:val="640"/>
          <w:marRight w:val="0"/>
          <w:marTop w:val="0"/>
          <w:marBottom w:val="0"/>
          <w:divBdr>
            <w:top w:val="none" w:sz="0" w:space="0" w:color="auto"/>
            <w:left w:val="none" w:sz="0" w:space="0" w:color="auto"/>
            <w:bottom w:val="none" w:sz="0" w:space="0" w:color="auto"/>
            <w:right w:val="none" w:sz="0" w:space="0" w:color="auto"/>
          </w:divBdr>
        </w:div>
        <w:div w:id="797260634">
          <w:marLeft w:val="640"/>
          <w:marRight w:val="0"/>
          <w:marTop w:val="0"/>
          <w:marBottom w:val="0"/>
          <w:divBdr>
            <w:top w:val="none" w:sz="0" w:space="0" w:color="auto"/>
            <w:left w:val="none" w:sz="0" w:space="0" w:color="auto"/>
            <w:bottom w:val="none" w:sz="0" w:space="0" w:color="auto"/>
            <w:right w:val="none" w:sz="0" w:space="0" w:color="auto"/>
          </w:divBdr>
        </w:div>
        <w:div w:id="1940866765">
          <w:marLeft w:val="640"/>
          <w:marRight w:val="0"/>
          <w:marTop w:val="0"/>
          <w:marBottom w:val="0"/>
          <w:divBdr>
            <w:top w:val="none" w:sz="0" w:space="0" w:color="auto"/>
            <w:left w:val="none" w:sz="0" w:space="0" w:color="auto"/>
            <w:bottom w:val="none" w:sz="0" w:space="0" w:color="auto"/>
            <w:right w:val="none" w:sz="0" w:space="0" w:color="auto"/>
          </w:divBdr>
        </w:div>
        <w:div w:id="1358240590">
          <w:marLeft w:val="640"/>
          <w:marRight w:val="0"/>
          <w:marTop w:val="0"/>
          <w:marBottom w:val="0"/>
          <w:divBdr>
            <w:top w:val="none" w:sz="0" w:space="0" w:color="auto"/>
            <w:left w:val="none" w:sz="0" w:space="0" w:color="auto"/>
            <w:bottom w:val="none" w:sz="0" w:space="0" w:color="auto"/>
            <w:right w:val="none" w:sz="0" w:space="0" w:color="auto"/>
          </w:divBdr>
        </w:div>
        <w:div w:id="526136322">
          <w:marLeft w:val="640"/>
          <w:marRight w:val="0"/>
          <w:marTop w:val="0"/>
          <w:marBottom w:val="0"/>
          <w:divBdr>
            <w:top w:val="none" w:sz="0" w:space="0" w:color="auto"/>
            <w:left w:val="none" w:sz="0" w:space="0" w:color="auto"/>
            <w:bottom w:val="none" w:sz="0" w:space="0" w:color="auto"/>
            <w:right w:val="none" w:sz="0" w:space="0" w:color="auto"/>
          </w:divBdr>
        </w:div>
        <w:div w:id="1340044761">
          <w:marLeft w:val="640"/>
          <w:marRight w:val="0"/>
          <w:marTop w:val="0"/>
          <w:marBottom w:val="0"/>
          <w:divBdr>
            <w:top w:val="none" w:sz="0" w:space="0" w:color="auto"/>
            <w:left w:val="none" w:sz="0" w:space="0" w:color="auto"/>
            <w:bottom w:val="none" w:sz="0" w:space="0" w:color="auto"/>
            <w:right w:val="none" w:sz="0" w:space="0" w:color="auto"/>
          </w:divBdr>
        </w:div>
        <w:div w:id="574170305">
          <w:marLeft w:val="640"/>
          <w:marRight w:val="0"/>
          <w:marTop w:val="0"/>
          <w:marBottom w:val="0"/>
          <w:divBdr>
            <w:top w:val="none" w:sz="0" w:space="0" w:color="auto"/>
            <w:left w:val="none" w:sz="0" w:space="0" w:color="auto"/>
            <w:bottom w:val="none" w:sz="0" w:space="0" w:color="auto"/>
            <w:right w:val="none" w:sz="0" w:space="0" w:color="auto"/>
          </w:divBdr>
        </w:div>
        <w:div w:id="251280235">
          <w:marLeft w:val="640"/>
          <w:marRight w:val="0"/>
          <w:marTop w:val="0"/>
          <w:marBottom w:val="0"/>
          <w:divBdr>
            <w:top w:val="none" w:sz="0" w:space="0" w:color="auto"/>
            <w:left w:val="none" w:sz="0" w:space="0" w:color="auto"/>
            <w:bottom w:val="none" w:sz="0" w:space="0" w:color="auto"/>
            <w:right w:val="none" w:sz="0" w:space="0" w:color="auto"/>
          </w:divBdr>
        </w:div>
        <w:div w:id="133329571">
          <w:marLeft w:val="640"/>
          <w:marRight w:val="0"/>
          <w:marTop w:val="0"/>
          <w:marBottom w:val="0"/>
          <w:divBdr>
            <w:top w:val="none" w:sz="0" w:space="0" w:color="auto"/>
            <w:left w:val="none" w:sz="0" w:space="0" w:color="auto"/>
            <w:bottom w:val="none" w:sz="0" w:space="0" w:color="auto"/>
            <w:right w:val="none" w:sz="0" w:space="0" w:color="auto"/>
          </w:divBdr>
        </w:div>
        <w:div w:id="345182469">
          <w:marLeft w:val="640"/>
          <w:marRight w:val="0"/>
          <w:marTop w:val="0"/>
          <w:marBottom w:val="0"/>
          <w:divBdr>
            <w:top w:val="none" w:sz="0" w:space="0" w:color="auto"/>
            <w:left w:val="none" w:sz="0" w:space="0" w:color="auto"/>
            <w:bottom w:val="none" w:sz="0" w:space="0" w:color="auto"/>
            <w:right w:val="none" w:sz="0" w:space="0" w:color="auto"/>
          </w:divBdr>
        </w:div>
        <w:div w:id="2057970105">
          <w:marLeft w:val="640"/>
          <w:marRight w:val="0"/>
          <w:marTop w:val="0"/>
          <w:marBottom w:val="0"/>
          <w:divBdr>
            <w:top w:val="none" w:sz="0" w:space="0" w:color="auto"/>
            <w:left w:val="none" w:sz="0" w:space="0" w:color="auto"/>
            <w:bottom w:val="none" w:sz="0" w:space="0" w:color="auto"/>
            <w:right w:val="none" w:sz="0" w:space="0" w:color="auto"/>
          </w:divBdr>
        </w:div>
        <w:div w:id="1331954527">
          <w:marLeft w:val="640"/>
          <w:marRight w:val="0"/>
          <w:marTop w:val="0"/>
          <w:marBottom w:val="0"/>
          <w:divBdr>
            <w:top w:val="none" w:sz="0" w:space="0" w:color="auto"/>
            <w:left w:val="none" w:sz="0" w:space="0" w:color="auto"/>
            <w:bottom w:val="none" w:sz="0" w:space="0" w:color="auto"/>
            <w:right w:val="none" w:sz="0" w:space="0" w:color="auto"/>
          </w:divBdr>
        </w:div>
        <w:div w:id="1741976105">
          <w:marLeft w:val="640"/>
          <w:marRight w:val="0"/>
          <w:marTop w:val="0"/>
          <w:marBottom w:val="0"/>
          <w:divBdr>
            <w:top w:val="none" w:sz="0" w:space="0" w:color="auto"/>
            <w:left w:val="none" w:sz="0" w:space="0" w:color="auto"/>
            <w:bottom w:val="none" w:sz="0" w:space="0" w:color="auto"/>
            <w:right w:val="none" w:sz="0" w:space="0" w:color="auto"/>
          </w:divBdr>
        </w:div>
        <w:div w:id="684330981">
          <w:marLeft w:val="640"/>
          <w:marRight w:val="0"/>
          <w:marTop w:val="0"/>
          <w:marBottom w:val="0"/>
          <w:divBdr>
            <w:top w:val="none" w:sz="0" w:space="0" w:color="auto"/>
            <w:left w:val="none" w:sz="0" w:space="0" w:color="auto"/>
            <w:bottom w:val="none" w:sz="0" w:space="0" w:color="auto"/>
            <w:right w:val="none" w:sz="0" w:space="0" w:color="auto"/>
          </w:divBdr>
        </w:div>
        <w:div w:id="1586498210">
          <w:marLeft w:val="640"/>
          <w:marRight w:val="0"/>
          <w:marTop w:val="0"/>
          <w:marBottom w:val="0"/>
          <w:divBdr>
            <w:top w:val="none" w:sz="0" w:space="0" w:color="auto"/>
            <w:left w:val="none" w:sz="0" w:space="0" w:color="auto"/>
            <w:bottom w:val="none" w:sz="0" w:space="0" w:color="auto"/>
            <w:right w:val="none" w:sz="0" w:space="0" w:color="auto"/>
          </w:divBdr>
        </w:div>
        <w:div w:id="10381704">
          <w:marLeft w:val="640"/>
          <w:marRight w:val="0"/>
          <w:marTop w:val="0"/>
          <w:marBottom w:val="0"/>
          <w:divBdr>
            <w:top w:val="none" w:sz="0" w:space="0" w:color="auto"/>
            <w:left w:val="none" w:sz="0" w:space="0" w:color="auto"/>
            <w:bottom w:val="none" w:sz="0" w:space="0" w:color="auto"/>
            <w:right w:val="none" w:sz="0" w:space="0" w:color="auto"/>
          </w:divBdr>
        </w:div>
        <w:div w:id="1083528666">
          <w:marLeft w:val="640"/>
          <w:marRight w:val="0"/>
          <w:marTop w:val="0"/>
          <w:marBottom w:val="0"/>
          <w:divBdr>
            <w:top w:val="none" w:sz="0" w:space="0" w:color="auto"/>
            <w:left w:val="none" w:sz="0" w:space="0" w:color="auto"/>
            <w:bottom w:val="none" w:sz="0" w:space="0" w:color="auto"/>
            <w:right w:val="none" w:sz="0" w:space="0" w:color="auto"/>
          </w:divBdr>
        </w:div>
        <w:div w:id="698360212">
          <w:marLeft w:val="640"/>
          <w:marRight w:val="0"/>
          <w:marTop w:val="0"/>
          <w:marBottom w:val="0"/>
          <w:divBdr>
            <w:top w:val="none" w:sz="0" w:space="0" w:color="auto"/>
            <w:left w:val="none" w:sz="0" w:space="0" w:color="auto"/>
            <w:bottom w:val="none" w:sz="0" w:space="0" w:color="auto"/>
            <w:right w:val="none" w:sz="0" w:space="0" w:color="auto"/>
          </w:divBdr>
        </w:div>
        <w:div w:id="984042421">
          <w:marLeft w:val="640"/>
          <w:marRight w:val="0"/>
          <w:marTop w:val="0"/>
          <w:marBottom w:val="0"/>
          <w:divBdr>
            <w:top w:val="none" w:sz="0" w:space="0" w:color="auto"/>
            <w:left w:val="none" w:sz="0" w:space="0" w:color="auto"/>
            <w:bottom w:val="none" w:sz="0" w:space="0" w:color="auto"/>
            <w:right w:val="none" w:sz="0" w:space="0" w:color="auto"/>
          </w:divBdr>
        </w:div>
        <w:div w:id="10763210">
          <w:marLeft w:val="640"/>
          <w:marRight w:val="0"/>
          <w:marTop w:val="0"/>
          <w:marBottom w:val="0"/>
          <w:divBdr>
            <w:top w:val="none" w:sz="0" w:space="0" w:color="auto"/>
            <w:left w:val="none" w:sz="0" w:space="0" w:color="auto"/>
            <w:bottom w:val="none" w:sz="0" w:space="0" w:color="auto"/>
            <w:right w:val="none" w:sz="0" w:space="0" w:color="auto"/>
          </w:divBdr>
        </w:div>
        <w:div w:id="1351294620">
          <w:marLeft w:val="640"/>
          <w:marRight w:val="0"/>
          <w:marTop w:val="0"/>
          <w:marBottom w:val="0"/>
          <w:divBdr>
            <w:top w:val="none" w:sz="0" w:space="0" w:color="auto"/>
            <w:left w:val="none" w:sz="0" w:space="0" w:color="auto"/>
            <w:bottom w:val="none" w:sz="0" w:space="0" w:color="auto"/>
            <w:right w:val="none" w:sz="0" w:space="0" w:color="auto"/>
          </w:divBdr>
        </w:div>
        <w:div w:id="1206680019">
          <w:marLeft w:val="640"/>
          <w:marRight w:val="0"/>
          <w:marTop w:val="0"/>
          <w:marBottom w:val="0"/>
          <w:divBdr>
            <w:top w:val="none" w:sz="0" w:space="0" w:color="auto"/>
            <w:left w:val="none" w:sz="0" w:space="0" w:color="auto"/>
            <w:bottom w:val="none" w:sz="0" w:space="0" w:color="auto"/>
            <w:right w:val="none" w:sz="0" w:space="0" w:color="auto"/>
          </w:divBdr>
        </w:div>
        <w:div w:id="1269778671">
          <w:marLeft w:val="640"/>
          <w:marRight w:val="0"/>
          <w:marTop w:val="0"/>
          <w:marBottom w:val="0"/>
          <w:divBdr>
            <w:top w:val="none" w:sz="0" w:space="0" w:color="auto"/>
            <w:left w:val="none" w:sz="0" w:space="0" w:color="auto"/>
            <w:bottom w:val="none" w:sz="0" w:space="0" w:color="auto"/>
            <w:right w:val="none" w:sz="0" w:space="0" w:color="auto"/>
          </w:divBdr>
        </w:div>
        <w:div w:id="449784553">
          <w:marLeft w:val="640"/>
          <w:marRight w:val="0"/>
          <w:marTop w:val="0"/>
          <w:marBottom w:val="0"/>
          <w:divBdr>
            <w:top w:val="none" w:sz="0" w:space="0" w:color="auto"/>
            <w:left w:val="none" w:sz="0" w:space="0" w:color="auto"/>
            <w:bottom w:val="none" w:sz="0" w:space="0" w:color="auto"/>
            <w:right w:val="none" w:sz="0" w:space="0" w:color="auto"/>
          </w:divBdr>
        </w:div>
        <w:div w:id="872500562">
          <w:marLeft w:val="640"/>
          <w:marRight w:val="0"/>
          <w:marTop w:val="0"/>
          <w:marBottom w:val="0"/>
          <w:divBdr>
            <w:top w:val="none" w:sz="0" w:space="0" w:color="auto"/>
            <w:left w:val="none" w:sz="0" w:space="0" w:color="auto"/>
            <w:bottom w:val="none" w:sz="0" w:space="0" w:color="auto"/>
            <w:right w:val="none" w:sz="0" w:space="0" w:color="auto"/>
          </w:divBdr>
        </w:div>
        <w:div w:id="1532380466">
          <w:marLeft w:val="640"/>
          <w:marRight w:val="0"/>
          <w:marTop w:val="0"/>
          <w:marBottom w:val="0"/>
          <w:divBdr>
            <w:top w:val="none" w:sz="0" w:space="0" w:color="auto"/>
            <w:left w:val="none" w:sz="0" w:space="0" w:color="auto"/>
            <w:bottom w:val="none" w:sz="0" w:space="0" w:color="auto"/>
            <w:right w:val="none" w:sz="0" w:space="0" w:color="auto"/>
          </w:divBdr>
        </w:div>
        <w:div w:id="441654822">
          <w:marLeft w:val="640"/>
          <w:marRight w:val="0"/>
          <w:marTop w:val="0"/>
          <w:marBottom w:val="0"/>
          <w:divBdr>
            <w:top w:val="none" w:sz="0" w:space="0" w:color="auto"/>
            <w:left w:val="none" w:sz="0" w:space="0" w:color="auto"/>
            <w:bottom w:val="none" w:sz="0" w:space="0" w:color="auto"/>
            <w:right w:val="none" w:sz="0" w:space="0" w:color="auto"/>
          </w:divBdr>
        </w:div>
        <w:div w:id="437872205">
          <w:marLeft w:val="640"/>
          <w:marRight w:val="0"/>
          <w:marTop w:val="0"/>
          <w:marBottom w:val="0"/>
          <w:divBdr>
            <w:top w:val="none" w:sz="0" w:space="0" w:color="auto"/>
            <w:left w:val="none" w:sz="0" w:space="0" w:color="auto"/>
            <w:bottom w:val="none" w:sz="0" w:space="0" w:color="auto"/>
            <w:right w:val="none" w:sz="0" w:space="0" w:color="auto"/>
          </w:divBdr>
        </w:div>
        <w:div w:id="1125542906">
          <w:marLeft w:val="640"/>
          <w:marRight w:val="0"/>
          <w:marTop w:val="0"/>
          <w:marBottom w:val="0"/>
          <w:divBdr>
            <w:top w:val="none" w:sz="0" w:space="0" w:color="auto"/>
            <w:left w:val="none" w:sz="0" w:space="0" w:color="auto"/>
            <w:bottom w:val="none" w:sz="0" w:space="0" w:color="auto"/>
            <w:right w:val="none" w:sz="0" w:space="0" w:color="auto"/>
          </w:divBdr>
        </w:div>
        <w:div w:id="150610464">
          <w:marLeft w:val="640"/>
          <w:marRight w:val="0"/>
          <w:marTop w:val="0"/>
          <w:marBottom w:val="0"/>
          <w:divBdr>
            <w:top w:val="none" w:sz="0" w:space="0" w:color="auto"/>
            <w:left w:val="none" w:sz="0" w:space="0" w:color="auto"/>
            <w:bottom w:val="none" w:sz="0" w:space="0" w:color="auto"/>
            <w:right w:val="none" w:sz="0" w:space="0" w:color="auto"/>
          </w:divBdr>
        </w:div>
        <w:div w:id="962997896">
          <w:marLeft w:val="640"/>
          <w:marRight w:val="0"/>
          <w:marTop w:val="0"/>
          <w:marBottom w:val="0"/>
          <w:divBdr>
            <w:top w:val="none" w:sz="0" w:space="0" w:color="auto"/>
            <w:left w:val="none" w:sz="0" w:space="0" w:color="auto"/>
            <w:bottom w:val="none" w:sz="0" w:space="0" w:color="auto"/>
            <w:right w:val="none" w:sz="0" w:space="0" w:color="auto"/>
          </w:divBdr>
        </w:div>
        <w:div w:id="719862028">
          <w:marLeft w:val="640"/>
          <w:marRight w:val="0"/>
          <w:marTop w:val="0"/>
          <w:marBottom w:val="0"/>
          <w:divBdr>
            <w:top w:val="none" w:sz="0" w:space="0" w:color="auto"/>
            <w:left w:val="none" w:sz="0" w:space="0" w:color="auto"/>
            <w:bottom w:val="none" w:sz="0" w:space="0" w:color="auto"/>
            <w:right w:val="none" w:sz="0" w:space="0" w:color="auto"/>
          </w:divBdr>
        </w:div>
        <w:div w:id="650258141">
          <w:marLeft w:val="640"/>
          <w:marRight w:val="0"/>
          <w:marTop w:val="0"/>
          <w:marBottom w:val="0"/>
          <w:divBdr>
            <w:top w:val="none" w:sz="0" w:space="0" w:color="auto"/>
            <w:left w:val="none" w:sz="0" w:space="0" w:color="auto"/>
            <w:bottom w:val="none" w:sz="0" w:space="0" w:color="auto"/>
            <w:right w:val="none" w:sz="0" w:space="0" w:color="auto"/>
          </w:divBdr>
        </w:div>
        <w:div w:id="2030178109">
          <w:marLeft w:val="640"/>
          <w:marRight w:val="0"/>
          <w:marTop w:val="0"/>
          <w:marBottom w:val="0"/>
          <w:divBdr>
            <w:top w:val="none" w:sz="0" w:space="0" w:color="auto"/>
            <w:left w:val="none" w:sz="0" w:space="0" w:color="auto"/>
            <w:bottom w:val="none" w:sz="0" w:space="0" w:color="auto"/>
            <w:right w:val="none" w:sz="0" w:space="0" w:color="auto"/>
          </w:divBdr>
        </w:div>
        <w:div w:id="307247794">
          <w:marLeft w:val="640"/>
          <w:marRight w:val="0"/>
          <w:marTop w:val="0"/>
          <w:marBottom w:val="0"/>
          <w:divBdr>
            <w:top w:val="none" w:sz="0" w:space="0" w:color="auto"/>
            <w:left w:val="none" w:sz="0" w:space="0" w:color="auto"/>
            <w:bottom w:val="none" w:sz="0" w:space="0" w:color="auto"/>
            <w:right w:val="none" w:sz="0" w:space="0" w:color="auto"/>
          </w:divBdr>
        </w:div>
        <w:div w:id="1173492730">
          <w:marLeft w:val="640"/>
          <w:marRight w:val="0"/>
          <w:marTop w:val="0"/>
          <w:marBottom w:val="0"/>
          <w:divBdr>
            <w:top w:val="none" w:sz="0" w:space="0" w:color="auto"/>
            <w:left w:val="none" w:sz="0" w:space="0" w:color="auto"/>
            <w:bottom w:val="none" w:sz="0" w:space="0" w:color="auto"/>
            <w:right w:val="none" w:sz="0" w:space="0" w:color="auto"/>
          </w:divBdr>
        </w:div>
        <w:div w:id="1709259050">
          <w:marLeft w:val="640"/>
          <w:marRight w:val="0"/>
          <w:marTop w:val="0"/>
          <w:marBottom w:val="0"/>
          <w:divBdr>
            <w:top w:val="none" w:sz="0" w:space="0" w:color="auto"/>
            <w:left w:val="none" w:sz="0" w:space="0" w:color="auto"/>
            <w:bottom w:val="none" w:sz="0" w:space="0" w:color="auto"/>
            <w:right w:val="none" w:sz="0" w:space="0" w:color="auto"/>
          </w:divBdr>
        </w:div>
        <w:div w:id="458643039">
          <w:marLeft w:val="640"/>
          <w:marRight w:val="0"/>
          <w:marTop w:val="0"/>
          <w:marBottom w:val="0"/>
          <w:divBdr>
            <w:top w:val="none" w:sz="0" w:space="0" w:color="auto"/>
            <w:left w:val="none" w:sz="0" w:space="0" w:color="auto"/>
            <w:bottom w:val="none" w:sz="0" w:space="0" w:color="auto"/>
            <w:right w:val="none" w:sz="0" w:space="0" w:color="auto"/>
          </w:divBdr>
        </w:div>
        <w:div w:id="279654742">
          <w:marLeft w:val="640"/>
          <w:marRight w:val="0"/>
          <w:marTop w:val="0"/>
          <w:marBottom w:val="0"/>
          <w:divBdr>
            <w:top w:val="none" w:sz="0" w:space="0" w:color="auto"/>
            <w:left w:val="none" w:sz="0" w:space="0" w:color="auto"/>
            <w:bottom w:val="none" w:sz="0" w:space="0" w:color="auto"/>
            <w:right w:val="none" w:sz="0" w:space="0" w:color="auto"/>
          </w:divBdr>
        </w:div>
        <w:div w:id="1306928231">
          <w:marLeft w:val="640"/>
          <w:marRight w:val="0"/>
          <w:marTop w:val="0"/>
          <w:marBottom w:val="0"/>
          <w:divBdr>
            <w:top w:val="none" w:sz="0" w:space="0" w:color="auto"/>
            <w:left w:val="none" w:sz="0" w:space="0" w:color="auto"/>
            <w:bottom w:val="none" w:sz="0" w:space="0" w:color="auto"/>
            <w:right w:val="none" w:sz="0" w:space="0" w:color="auto"/>
          </w:divBdr>
        </w:div>
        <w:div w:id="194778693">
          <w:marLeft w:val="640"/>
          <w:marRight w:val="0"/>
          <w:marTop w:val="0"/>
          <w:marBottom w:val="0"/>
          <w:divBdr>
            <w:top w:val="none" w:sz="0" w:space="0" w:color="auto"/>
            <w:left w:val="none" w:sz="0" w:space="0" w:color="auto"/>
            <w:bottom w:val="none" w:sz="0" w:space="0" w:color="auto"/>
            <w:right w:val="none" w:sz="0" w:space="0" w:color="auto"/>
          </w:divBdr>
        </w:div>
        <w:div w:id="1545603349">
          <w:marLeft w:val="640"/>
          <w:marRight w:val="0"/>
          <w:marTop w:val="0"/>
          <w:marBottom w:val="0"/>
          <w:divBdr>
            <w:top w:val="none" w:sz="0" w:space="0" w:color="auto"/>
            <w:left w:val="none" w:sz="0" w:space="0" w:color="auto"/>
            <w:bottom w:val="none" w:sz="0" w:space="0" w:color="auto"/>
            <w:right w:val="none" w:sz="0" w:space="0" w:color="auto"/>
          </w:divBdr>
        </w:div>
        <w:div w:id="1959020522">
          <w:marLeft w:val="640"/>
          <w:marRight w:val="0"/>
          <w:marTop w:val="0"/>
          <w:marBottom w:val="0"/>
          <w:divBdr>
            <w:top w:val="none" w:sz="0" w:space="0" w:color="auto"/>
            <w:left w:val="none" w:sz="0" w:space="0" w:color="auto"/>
            <w:bottom w:val="none" w:sz="0" w:space="0" w:color="auto"/>
            <w:right w:val="none" w:sz="0" w:space="0" w:color="auto"/>
          </w:divBdr>
        </w:div>
        <w:div w:id="1867597090">
          <w:marLeft w:val="640"/>
          <w:marRight w:val="0"/>
          <w:marTop w:val="0"/>
          <w:marBottom w:val="0"/>
          <w:divBdr>
            <w:top w:val="none" w:sz="0" w:space="0" w:color="auto"/>
            <w:left w:val="none" w:sz="0" w:space="0" w:color="auto"/>
            <w:bottom w:val="none" w:sz="0" w:space="0" w:color="auto"/>
            <w:right w:val="none" w:sz="0" w:space="0" w:color="auto"/>
          </w:divBdr>
        </w:div>
        <w:div w:id="1283656435">
          <w:marLeft w:val="640"/>
          <w:marRight w:val="0"/>
          <w:marTop w:val="0"/>
          <w:marBottom w:val="0"/>
          <w:divBdr>
            <w:top w:val="none" w:sz="0" w:space="0" w:color="auto"/>
            <w:left w:val="none" w:sz="0" w:space="0" w:color="auto"/>
            <w:bottom w:val="none" w:sz="0" w:space="0" w:color="auto"/>
            <w:right w:val="none" w:sz="0" w:space="0" w:color="auto"/>
          </w:divBdr>
        </w:div>
        <w:div w:id="455880633">
          <w:marLeft w:val="640"/>
          <w:marRight w:val="0"/>
          <w:marTop w:val="0"/>
          <w:marBottom w:val="0"/>
          <w:divBdr>
            <w:top w:val="none" w:sz="0" w:space="0" w:color="auto"/>
            <w:left w:val="none" w:sz="0" w:space="0" w:color="auto"/>
            <w:bottom w:val="none" w:sz="0" w:space="0" w:color="auto"/>
            <w:right w:val="none" w:sz="0" w:space="0" w:color="auto"/>
          </w:divBdr>
        </w:div>
        <w:div w:id="1799757919">
          <w:marLeft w:val="640"/>
          <w:marRight w:val="0"/>
          <w:marTop w:val="0"/>
          <w:marBottom w:val="0"/>
          <w:divBdr>
            <w:top w:val="none" w:sz="0" w:space="0" w:color="auto"/>
            <w:left w:val="none" w:sz="0" w:space="0" w:color="auto"/>
            <w:bottom w:val="none" w:sz="0" w:space="0" w:color="auto"/>
            <w:right w:val="none" w:sz="0" w:space="0" w:color="auto"/>
          </w:divBdr>
        </w:div>
        <w:div w:id="1651907651">
          <w:marLeft w:val="640"/>
          <w:marRight w:val="0"/>
          <w:marTop w:val="0"/>
          <w:marBottom w:val="0"/>
          <w:divBdr>
            <w:top w:val="none" w:sz="0" w:space="0" w:color="auto"/>
            <w:left w:val="none" w:sz="0" w:space="0" w:color="auto"/>
            <w:bottom w:val="none" w:sz="0" w:space="0" w:color="auto"/>
            <w:right w:val="none" w:sz="0" w:space="0" w:color="auto"/>
          </w:divBdr>
        </w:div>
        <w:div w:id="982349050">
          <w:marLeft w:val="640"/>
          <w:marRight w:val="0"/>
          <w:marTop w:val="0"/>
          <w:marBottom w:val="0"/>
          <w:divBdr>
            <w:top w:val="none" w:sz="0" w:space="0" w:color="auto"/>
            <w:left w:val="none" w:sz="0" w:space="0" w:color="auto"/>
            <w:bottom w:val="none" w:sz="0" w:space="0" w:color="auto"/>
            <w:right w:val="none" w:sz="0" w:space="0" w:color="auto"/>
          </w:divBdr>
        </w:div>
        <w:div w:id="914171461">
          <w:marLeft w:val="640"/>
          <w:marRight w:val="0"/>
          <w:marTop w:val="0"/>
          <w:marBottom w:val="0"/>
          <w:divBdr>
            <w:top w:val="none" w:sz="0" w:space="0" w:color="auto"/>
            <w:left w:val="none" w:sz="0" w:space="0" w:color="auto"/>
            <w:bottom w:val="none" w:sz="0" w:space="0" w:color="auto"/>
            <w:right w:val="none" w:sz="0" w:space="0" w:color="auto"/>
          </w:divBdr>
        </w:div>
        <w:div w:id="860120802">
          <w:marLeft w:val="640"/>
          <w:marRight w:val="0"/>
          <w:marTop w:val="0"/>
          <w:marBottom w:val="0"/>
          <w:divBdr>
            <w:top w:val="none" w:sz="0" w:space="0" w:color="auto"/>
            <w:left w:val="none" w:sz="0" w:space="0" w:color="auto"/>
            <w:bottom w:val="none" w:sz="0" w:space="0" w:color="auto"/>
            <w:right w:val="none" w:sz="0" w:space="0" w:color="auto"/>
          </w:divBdr>
        </w:div>
        <w:div w:id="349642386">
          <w:marLeft w:val="640"/>
          <w:marRight w:val="0"/>
          <w:marTop w:val="0"/>
          <w:marBottom w:val="0"/>
          <w:divBdr>
            <w:top w:val="none" w:sz="0" w:space="0" w:color="auto"/>
            <w:left w:val="none" w:sz="0" w:space="0" w:color="auto"/>
            <w:bottom w:val="none" w:sz="0" w:space="0" w:color="auto"/>
            <w:right w:val="none" w:sz="0" w:space="0" w:color="auto"/>
          </w:divBdr>
        </w:div>
        <w:div w:id="1173761395">
          <w:marLeft w:val="640"/>
          <w:marRight w:val="0"/>
          <w:marTop w:val="0"/>
          <w:marBottom w:val="0"/>
          <w:divBdr>
            <w:top w:val="none" w:sz="0" w:space="0" w:color="auto"/>
            <w:left w:val="none" w:sz="0" w:space="0" w:color="auto"/>
            <w:bottom w:val="none" w:sz="0" w:space="0" w:color="auto"/>
            <w:right w:val="none" w:sz="0" w:space="0" w:color="auto"/>
          </w:divBdr>
        </w:div>
        <w:div w:id="486479316">
          <w:marLeft w:val="640"/>
          <w:marRight w:val="0"/>
          <w:marTop w:val="0"/>
          <w:marBottom w:val="0"/>
          <w:divBdr>
            <w:top w:val="none" w:sz="0" w:space="0" w:color="auto"/>
            <w:left w:val="none" w:sz="0" w:space="0" w:color="auto"/>
            <w:bottom w:val="none" w:sz="0" w:space="0" w:color="auto"/>
            <w:right w:val="none" w:sz="0" w:space="0" w:color="auto"/>
          </w:divBdr>
        </w:div>
        <w:div w:id="2117170658">
          <w:marLeft w:val="640"/>
          <w:marRight w:val="0"/>
          <w:marTop w:val="0"/>
          <w:marBottom w:val="0"/>
          <w:divBdr>
            <w:top w:val="none" w:sz="0" w:space="0" w:color="auto"/>
            <w:left w:val="none" w:sz="0" w:space="0" w:color="auto"/>
            <w:bottom w:val="none" w:sz="0" w:space="0" w:color="auto"/>
            <w:right w:val="none" w:sz="0" w:space="0" w:color="auto"/>
          </w:divBdr>
        </w:div>
        <w:div w:id="110783106">
          <w:marLeft w:val="640"/>
          <w:marRight w:val="0"/>
          <w:marTop w:val="0"/>
          <w:marBottom w:val="0"/>
          <w:divBdr>
            <w:top w:val="none" w:sz="0" w:space="0" w:color="auto"/>
            <w:left w:val="none" w:sz="0" w:space="0" w:color="auto"/>
            <w:bottom w:val="none" w:sz="0" w:space="0" w:color="auto"/>
            <w:right w:val="none" w:sz="0" w:space="0" w:color="auto"/>
          </w:divBdr>
        </w:div>
        <w:div w:id="412552221">
          <w:marLeft w:val="640"/>
          <w:marRight w:val="0"/>
          <w:marTop w:val="0"/>
          <w:marBottom w:val="0"/>
          <w:divBdr>
            <w:top w:val="none" w:sz="0" w:space="0" w:color="auto"/>
            <w:left w:val="none" w:sz="0" w:space="0" w:color="auto"/>
            <w:bottom w:val="none" w:sz="0" w:space="0" w:color="auto"/>
            <w:right w:val="none" w:sz="0" w:space="0" w:color="auto"/>
          </w:divBdr>
        </w:div>
        <w:div w:id="897087010">
          <w:marLeft w:val="640"/>
          <w:marRight w:val="0"/>
          <w:marTop w:val="0"/>
          <w:marBottom w:val="0"/>
          <w:divBdr>
            <w:top w:val="none" w:sz="0" w:space="0" w:color="auto"/>
            <w:left w:val="none" w:sz="0" w:space="0" w:color="auto"/>
            <w:bottom w:val="none" w:sz="0" w:space="0" w:color="auto"/>
            <w:right w:val="none" w:sz="0" w:space="0" w:color="auto"/>
          </w:divBdr>
        </w:div>
        <w:div w:id="852374985">
          <w:marLeft w:val="640"/>
          <w:marRight w:val="0"/>
          <w:marTop w:val="0"/>
          <w:marBottom w:val="0"/>
          <w:divBdr>
            <w:top w:val="none" w:sz="0" w:space="0" w:color="auto"/>
            <w:left w:val="none" w:sz="0" w:space="0" w:color="auto"/>
            <w:bottom w:val="none" w:sz="0" w:space="0" w:color="auto"/>
            <w:right w:val="none" w:sz="0" w:space="0" w:color="auto"/>
          </w:divBdr>
        </w:div>
        <w:div w:id="43869740">
          <w:marLeft w:val="640"/>
          <w:marRight w:val="0"/>
          <w:marTop w:val="0"/>
          <w:marBottom w:val="0"/>
          <w:divBdr>
            <w:top w:val="none" w:sz="0" w:space="0" w:color="auto"/>
            <w:left w:val="none" w:sz="0" w:space="0" w:color="auto"/>
            <w:bottom w:val="none" w:sz="0" w:space="0" w:color="auto"/>
            <w:right w:val="none" w:sz="0" w:space="0" w:color="auto"/>
          </w:divBdr>
        </w:div>
        <w:div w:id="1340229131">
          <w:marLeft w:val="640"/>
          <w:marRight w:val="0"/>
          <w:marTop w:val="0"/>
          <w:marBottom w:val="0"/>
          <w:divBdr>
            <w:top w:val="none" w:sz="0" w:space="0" w:color="auto"/>
            <w:left w:val="none" w:sz="0" w:space="0" w:color="auto"/>
            <w:bottom w:val="none" w:sz="0" w:space="0" w:color="auto"/>
            <w:right w:val="none" w:sz="0" w:space="0" w:color="auto"/>
          </w:divBdr>
        </w:div>
        <w:div w:id="727992772">
          <w:marLeft w:val="640"/>
          <w:marRight w:val="0"/>
          <w:marTop w:val="0"/>
          <w:marBottom w:val="0"/>
          <w:divBdr>
            <w:top w:val="none" w:sz="0" w:space="0" w:color="auto"/>
            <w:left w:val="none" w:sz="0" w:space="0" w:color="auto"/>
            <w:bottom w:val="none" w:sz="0" w:space="0" w:color="auto"/>
            <w:right w:val="none" w:sz="0" w:space="0" w:color="auto"/>
          </w:divBdr>
        </w:div>
        <w:div w:id="1787617">
          <w:marLeft w:val="640"/>
          <w:marRight w:val="0"/>
          <w:marTop w:val="0"/>
          <w:marBottom w:val="0"/>
          <w:divBdr>
            <w:top w:val="none" w:sz="0" w:space="0" w:color="auto"/>
            <w:left w:val="none" w:sz="0" w:space="0" w:color="auto"/>
            <w:bottom w:val="none" w:sz="0" w:space="0" w:color="auto"/>
            <w:right w:val="none" w:sz="0" w:space="0" w:color="auto"/>
          </w:divBdr>
        </w:div>
        <w:div w:id="1347752038">
          <w:marLeft w:val="640"/>
          <w:marRight w:val="0"/>
          <w:marTop w:val="0"/>
          <w:marBottom w:val="0"/>
          <w:divBdr>
            <w:top w:val="none" w:sz="0" w:space="0" w:color="auto"/>
            <w:left w:val="none" w:sz="0" w:space="0" w:color="auto"/>
            <w:bottom w:val="none" w:sz="0" w:space="0" w:color="auto"/>
            <w:right w:val="none" w:sz="0" w:space="0" w:color="auto"/>
          </w:divBdr>
        </w:div>
        <w:div w:id="464272156">
          <w:marLeft w:val="640"/>
          <w:marRight w:val="0"/>
          <w:marTop w:val="0"/>
          <w:marBottom w:val="0"/>
          <w:divBdr>
            <w:top w:val="none" w:sz="0" w:space="0" w:color="auto"/>
            <w:left w:val="none" w:sz="0" w:space="0" w:color="auto"/>
            <w:bottom w:val="none" w:sz="0" w:space="0" w:color="auto"/>
            <w:right w:val="none" w:sz="0" w:space="0" w:color="auto"/>
          </w:divBdr>
        </w:div>
        <w:div w:id="1163424110">
          <w:marLeft w:val="640"/>
          <w:marRight w:val="0"/>
          <w:marTop w:val="0"/>
          <w:marBottom w:val="0"/>
          <w:divBdr>
            <w:top w:val="none" w:sz="0" w:space="0" w:color="auto"/>
            <w:left w:val="none" w:sz="0" w:space="0" w:color="auto"/>
            <w:bottom w:val="none" w:sz="0" w:space="0" w:color="auto"/>
            <w:right w:val="none" w:sz="0" w:space="0" w:color="auto"/>
          </w:divBdr>
        </w:div>
        <w:div w:id="733234469">
          <w:marLeft w:val="640"/>
          <w:marRight w:val="0"/>
          <w:marTop w:val="0"/>
          <w:marBottom w:val="0"/>
          <w:divBdr>
            <w:top w:val="none" w:sz="0" w:space="0" w:color="auto"/>
            <w:left w:val="none" w:sz="0" w:space="0" w:color="auto"/>
            <w:bottom w:val="none" w:sz="0" w:space="0" w:color="auto"/>
            <w:right w:val="none" w:sz="0" w:space="0" w:color="auto"/>
          </w:divBdr>
        </w:div>
        <w:div w:id="822814874">
          <w:marLeft w:val="640"/>
          <w:marRight w:val="0"/>
          <w:marTop w:val="0"/>
          <w:marBottom w:val="0"/>
          <w:divBdr>
            <w:top w:val="none" w:sz="0" w:space="0" w:color="auto"/>
            <w:left w:val="none" w:sz="0" w:space="0" w:color="auto"/>
            <w:bottom w:val="none" w:sz="0" w:space="0" w:color="auto"/>
            <w:right w:val="none" w:sz="0" w:space="0" w:color="auto"/>
          </w:divBdr>
        </w:div>
        <w:div w:id="704791036">
          <w:marLeft w:val="640"/>
          <w:marRight w:val="0"/>
          <w:marTop w:val="0"/>
          <w:marBottom w:val="0"/>
          <w:divBdr>
            <w:top w:val="none" w:sz="0" w:space="0" w:color="auto"/>
            <w:left w:val="none" w:sz="0" w:space="0" w:color="auto"/>
            <w:bottom w:val="none" w:sz="0" w:space="0" w:color="auto"/>
            <w:right w:val="none" w:sz="0" w:space="0" w:color="auto"/>
          </w:divBdr>
        </w:div>
        <w:div w:id="1966231608">
          <w:marLeft w:val="640"/>
          <w:marRight w:val="0"/>
          <w:marTop w:val="0"/>
          <w:marBottom w:val="0"/>
          <w:divBdr>
            <w:top w:val="none" w:sz="0" w:space="0" w:color="auto"/>
            <w:left w:val="none" w:sz="0" w:space="0" w:color="auto"/>
            <w:bottom w:val="none" w:sz="0" w:space="0" w:color="auto"/>
            <w:right w:val="none" w:sz="0" w:space="0" w:color="auto"/>
          </w:divBdr>
        </w:div>
        <w:div w:id="396321056">
          <w:marLeft w:val="640"/>
          <w:marRight w:val="0"/>
          <w:marTop w:val="0"/>
          <w:marBottom w:val="0"/>
          <w:divBdr>
            <w:top w:val="none" w:sz="0" w:space="0" w:color="auto"/>
            <w:left w:val="none" w:sz="0" w:space="0" w:color="auto"/>
            <w:bottom w:val="none" w:sz="0" w:space="0" w:color="auto"/>
            <w:right w:val="none" w:sz="0" w:space="0" w:color="auto"/>
          </w:divBdr>
        </w:div>
        <w:div w:id="835264150">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46114039">
      <w:bodyDiv w:val="1"/>
      <w:marLeft w:val="0"/>
      <w:marRight w:val="0"/>
      <w:marTop w:val="0"/>
      <w:marBottom w:val="0"/>
      <w:divBdr>
        <w:top w:val="none" w:sz="0" w:space="0" w:color="auto"/>
        <w:left w:val="none" w:sz="0" w:space="0" w:color="auto"/>
        <w:bottom w:val="none" w:sz="0" w:space="0" w:color="auto"/>
        <w:right w:val="none" w:sz="0" w:space="0" w:color="auto"/>
      </w:divBdr>
      <w:divsChild>
        <w:div w:id="703604809">
          <w:marLeft w:val="640"/>
          <w:marRight w:val="0"/>
          <w:marTop w:val="0"/>
          <w:marBottom w:val="0"/>
          <w:divBdr>
            <w:top w:val="none" w:sz="0" w:space="0" w:color="auto"/>
            <w:left w:val="none" w:sz="0" w:space="0" w:color="auto"/>
            <w:bottom w:val="none" w:sz="0" w:space="0" w:color="auto"/>
            <w:right w:val="none" w:sz="0" w:space="0" w:color="auto"/>
          </w:divBdr>
        </w:div>
        <w:div w:id="423957980">
          <w:marLeft w:val="640"/>
          <w:marRight w:val="0"/>
          <w:marTop w:val="0"/>
          <w:marBottom w:val="0"/>
          <w:divBdr>
            <w:top w:val="none" w:sz="0" w:space="0" w:color="auto"/>
            <w:left w:val="none" w:sz="0" w:space="0" w:color="auto"/>
            <w:bottom w:val="none" w:sz="0" w:space="0" w:color="auto"/>
            <w:right w:val="none" w:sz="0" w:space="0" w:color="auto"/>
          </w:divBdr>
        </w:div>
        <w:div w:id="532426855">
          <w:marLeft w:val="640"/>
          <w:marRight w:val="0"/>
          <w:marTop w:val="0"/>
          <w:marBottom w:val="0"/>
          <w:divBdr>
            <w:top w:val="none" w:sz="0" w:space="0" w:color="auto"/>
            <w:left w:val="none" w:sz="0" w:space="0" w:color="auto"/>
            <w:bottom w:val="none" w:sz="0" w:space="0" w:color="auto"/>
            <w:right w:val="none" w:sz="0" w:space="0" w:color="auto"/>
          </w:divBdr>
        </w:div>
        <w:div w:id="1914659478">
          <w:marLeft w:val="640"/>
          <w:marRight w:val="0"/>
          <w:marTop w:val="0"/>
          <w:marBottom w:val="0"/>
          <w:divBdr>
            <w:top w:val="none" w:sz="0" w:space="0" w:color="auto"/>
            <w:left w:val="none" w:sz="0" w:space="0" w:color="auto"/>
            <w:bottom w:val="none" w:sz="0" w:space="0" w:color="auto"/>
            <w:right w:val="none" w:sz="0" w:space="0" w:color="auto"/>
          </w:divBdr>
        </w:div>
        <w:div w:id="658003820">
          <w:marLeft w:val="640"/>
          <w:marRight w:val="0"/>
          <w:marTop w:val="0"/>
          <w:marBottom w:val="0"/>
          <w:divBdr>
            <w:top w:val="none" w:sz="0" w:space="0" w:color="auto"/>
            <w:left w:val="none" w:sz="0" w:space="0" w:color="auto"/>
            <w:bottom w:val="none" w:sz="0" w:space="0" w:color="auto"/>
            <w:right w:val="none" w:sz="0" w:space="0" w:color="auto"/>
          </w:divBdr>
        </w:div>
        <w:div w:id="1495296799">
          <w:marLeft w:val="640"/>
          <w:marRight w:val="0"/>
          <w:marTop w:val="0"/>
          <w:marBottom w:val="0"/>
          <w:divBdr>
            <w:top w:val="none" w:sz="0" w:space="0" w:color="auto"/>
            <w:left w:val="none" w:sz="0" w:space="0" w:color="auto"/>
            <w:bottom w:val="none" w:sz="0" w:space="0" w:color="auto"/>
            <w:right w:val="none" w:sz="0" w:space="0" w:color="auto"/>
          </w:divBdr>
        </w:div>
        <w:div w:id="687291994">
          <w:marLeft w:val="640"/>
          <w:marRight w:val="0"/>
          <w:marTop w:val="0"/>
          <w:marBottom w:val="0"/>
          <w:divBdr>
            <w:top w:val="none" w:sz="0" w:space="0" w:color="auto"/>
            <w:left w:val="none" w:sz="0" w:space="0" w:color="auto"/>
            <w:bottom w:val="none" w:sz="0" w:space="0" w:color="auto"/>
            <w:right w:val="none" w:sz="0" w:space="0" w:color="auto"/>
          </w:divBdr>
        </w:div>
        <w:div w:id="575167512">
          <w:marLeft w:val="640"/>
          <w:marRight w:val="0"/>
          <w:marTop w:val="0"/>
          <w:marBottom w:val="0"/>
          <w:divBdr>
            <w:top w:val="none" w:sz="0" w:space="0" w:color="auto"/>
            <w:left w:val="none" w:sz="0" w:space="0" w:color="auto"/>
            <w:bottom w:val="none" w:sz="0" w:space="0" w:color="auto"/>
            <w:right w:val="none" w:sz="0" w:space="0" w:color="auto"/>
          </w:divBdr>
        </w:div>
        <w:div w:id="570116477">
          <w:marLeft w:val="640"/>
          <w:marRight w:val="0"/>
          <w:marTop w:val="0"/>
          <w:marBottom w:val="0"/>
          <w:divBdr>
            <w:top w:val="none" w:sz="0" w:space="0" w:color="auto"/>
            <w:left w:val="none" w:sz="0" w:space="0" w:color="auto"/>
            <w:bottom w:val="none" w:sz="0" w:space="0" w:color="auto"/>
            <w:right w:val="none" w:sz="0" w:space="0" w:color="auto"/>
          </w:divBdr>
        </w:div>
        <w:div w:id="1639458350">
          <w:marLeft w:val="640"/>
          <w:marRight w:val="0"/>
          <w:marTop w:val="0"/>
          <w:marBottom w:val="0"/>
          <w:divBdr>
            <w:top w:val="none" w:sz="0" w:space="0" w:color="auto"/>
            <w:left w:val="none" w:sz="0" w:space="0" w:color="auto"/>
            <w:bottom w:val="none" w:sz="0" w:space="0" w:color="auto"/>
            <w:right w:val="none" w:sz="0" w:space="0" w:color="auto"/>
          </w:divBdr>
        </w:div>
        <w:div w:id="1321351356">
          <w:marLeft w:val="640"/>
          <w:marRight w:val="0"/>
          <w:marTop w:val="0"/>
          <w:marBottom w:val="0"/>
          <w:divBdr>
            <w:top w:val="none" w:sz="0" w:space="0" w:color="auto"/>
            <w:left w:val="none" w:sz="0" w:space="0" w:color="auto"/>
            <w:bottom w:val="none" w:sz="0" w:space="0" w:color="auto"/>
            <w:right w:val="none" w:sz="0" w:space="0" w:color="auto"/>
          </w:divBdr>
        </w:div>
        <w:div w:id="503518799">
          <w:marLeft w:val="640"/>
          <w:marRight w:val="0"/>
          <w:marTop w:val="0"/>
          <w:marBottom w:val="0"/>
          <w:divBdr>
            <w:top w:val="none" w:sz="0" w:space="0" w:color="auto"/>
            <w:left w:val="none" w:sz="0" w:space="0" w:color="auto"/>
            <w:bottom w:val="none" w:sz="0" w:space="0" w:color="auto"/>
            <w:right w:val="none" w:sz="0" w:space="0" w:color="auto"/>
          </w:divBdr>
        </w:div>
        <w:div w:id="1869023121">
          <w:marLeft w:val="640"/>
          <w:marRight w:val="0"/>
          <w:marTop w:val="0"/>
          <w:marBottom w:val="0"/>
          <w:divBdr>
            <w:top w:val="none" w:sz="0" w:space="0" w:color="auto"/>
            <w:left w:val="none" w:sz="0" w:space="0" w:color="auto"/>
            <w:bottom w:val="none" w:sz="0" w:space="0" w:color="auto"/>
            <w:right w:val="none" w:sz="0" w:space="0" w:color="auto"/>
          </w:divBdr>
        </w:div>
        <w:div w:id="1434478245">
          <w:marLeft w:val="640"/>
          <w:marRight w:val="0"/>
          <w:marTop w:val="0"/>
          <w:marBottom w:val="0"/>
          <w:divBdr>
            <w:top w:val="none" w:sz="0" w:space="0" w:color="auto"/>
            <w:left w:val="none" w:sz="0" w:space="0" w:color="auto"/>
            <w:bottom w:val="none" w:sz="0" w:space="0" w:color="auto"/>
            <w:right w:val="none" w:sz="0" w:space="0" w:color="auto"/>
          </w:divBdr>
        </w:div>
        <w:div w:id="1930851112">
          <w:marLeft w:val="640"/>
          <w:marRight w:val="0"/>
          <w:marTop w:val="0"/>
          <w:marBottom w:val="0"/>
          <w:divBdr>
            <w:top w:val="none" w:sz="0" w:space="0" w:color="auto"/>
            <w:left w:val="none" w:sz="0" w:space="0" w:color="auto"/>
            <w:bottom w:val="none" w:sz="0" w:space="0" w:color="auto"/>
            <w:right w:val="none" w:sz="0" w:space="0" w:color="auto"/>
          </w:divBdr>
        </w:div>
        <w:div w:id="1718553646">
          <w:marLeft w:val="640"/>
          <w:marRight w:val="0"/>
          <w:marTop w:val="0"/>
          <w:marBottom w:val="0"/>
          <w:divBdr>
            <w:top w:val="none" w:sz="0" w:space="0" w:color="auto"/>
            <w:left w:val="none" w:sz="0" w:space="0" w:color="auto"/>
            <w:bottom w:val="none" w:sz="0" w:space="0" w:color="auto"/>
            <w:right w:val="none" w:sz="0" w:space="0" w:color="auto"/>
          </w:divBdr>
        </w:div>
        <w:div w:id="1318457275">
          <w:marLeft w:val="640"/>
          <w:marRight w:val="0"/>
          <w:marTop w:val="0"/>
          <w:marBottom w:val="0"/>
          <w:divBdr>
            <w:top w:val="none" w:sz="0" w:space="0" w:color="auto"/>
            <w:left w:val="none" w:sz="0" w:space="0" w:color="auto"/>
            <w:bottom w:val="none" w:sz="0" w:space="0" w:color="auto"/>
            <w:right w:val="none" w:sz="0" w:space="0" w:color="auto"/>
          </w:divBdr>
        </w:div>
        <w:div w:id="2091391184">
          <w:marLeft w:val="640"/>
          <w:marRight w:val="0"/>
          <w:marTop w:val="0"/>
          <w:marBottom w:val="0"/>
          <w:divBdr>
            <w:top w:val="none" w:sz="0" w:space="0" w:color="auto"/>
            <w:left w:val="none" w:sz="0" w:space="0" w:color="auto"/>
            <w:bottom w:val="none" w:sz="0" w:space="0" w:color="auto"/>
            <w:right w:val="none" w:sz="0" w:space="0" w:color="auto"/>
          </w:divBdr>
        </w:div>
        <w:div w:id="1827933906">
          <w:marLeft w:val="640"/>
          <w:marRight w:val="0"/>
          <w:marTop w:val="0"/>
          <w:marBottom w:val="0"/>
          <w:divBdr>
            <w:top w:val="none" w:sz="0" w:space="0" w:color="auto"/>
            <w:left w:val="none" w:sz="0" w:space="0" w:color="auto"/>
            <w:bottom w:val="none" w:sz="0" w:space="0" w:color="auto"/>
            <w:right w:val="none" w:sz="0" w:space="0" w:color="auto"/>
          </w:divBdr>
        </w:div>
        <w:div w:id="743260185">
          <w:marLeft w:val="640"/>
          <w:marRight w:val="0"/>
          <w:marTop w:val="0"/>
          <w:marBottom w:val="0"/>
          <w:divBdr>
            <w:top w:val="none" w:sz="0" w:space="0" w:color="auto"/>
            <w:left w:val="none" w:sz="0" w:space="0" w:color="auto"/>
            <w:bottom w:val="none" w:sz="0" w:space="0" w:color="auto"/>
            <w:right w:val="none" w:sz="0" w:space="0" w:color="auto"/>
          </w:divBdr>
        </w:div>
        <w:div w:id="702482262">
          <w:marLeft w:val="640"/>
          <w:marRight w:val="0"/>
          <w:marTop w:val="0"/>
          <w:marBottom w:val="0"/>
          <w:divBdr>
            <w:top w:val="none" w:sz="0" w:space="0" w:color="auto"/>
            <w:left w:val="none" w:sz="0" w:space="0" w:color="auto"/>
            <w:bottom w:val="none" w:sz="0" w:space="0" w:color="auto"/>
            <w:right w:val="none" w:sz="0" w:space="0" w:color="auto"/>
          </w:divBdr>
        </w:div>
        <w:div w:id="2017418624">
          <w:marLeft w:val="640"/>
          <w:marRight w:val="0"/>
          <w:marTop w:val="0"/>
          <w:marBottom w:val="0"/>
          <w:divBdr>
            <w:top w:val="none" w:sz="0" w:space="0" w:color="auto"/>
            <w:left w:val="none" w:sz="0" w:space="0" w:color="auto"/>
            <w:bottom w:val="none" w:sz="0" w:space="0" w:color="auto"/>
            <w:right w:val="none" w:sz="0" w:space="0" w:color="auto"/>
          </w:divBdr>
        </w:div>
        <w:div w:id="482815222">
          <w:marLeft w:val="640"/>
          <w:marRight w:val="0"/>
          <w:marTop w:val="0"/>
          <w:marBottom w:val="0"/>
          <w:divBdr>
            <w:top w:val="none" w:sz="0" w:space="0" w:color="auto"/>
            <w:left w:val="none" w:sz="0" w:space="0" w:color="auto"/>
            <w:bottom w:val="none" w:sz="0" w:space="0" w:color="auto"/>
            <w:right w:val="none" w:sz="0" w:space="0" w:color="auto"/>
          </w:divBdr>
        </w:div>
        <w:div w:id="1679311416">
          <w:marLeft w:val="640"/>
          <w:marRight w:val="0"/>
          <w:marTop w:val="0"/>
          <w:marBottom w:val="0"/>
          <w:divBdr>
            <w:top w:val="none" w:sz="0" w:space="0" w:color="auto"/>
            <w:left w:val="none" w:sz="0" w:space="0" w:color="auto"/>
            <w:bottom w:val="none" w:sz="0" w:space="0" w:color="auto"/>
            <w:right w:val="none" w:sz="0" w:space="0" w:color="auto"/>
          </w:divBdr>
        </w:div>
        <w:div w:id="2144494007">
          <w:marLeft w:val="640"/>
          <w:marRight w:val="0"/>
          <w:marTop w:val="0"/>
          <w:marBottom w:val="0"/>
          <w:divBdr>
            <w:top w:val="none" w:sz="0" w:space="0" w:color="auto"/>
            <w:left w:val="none" w:sz="0" w:space="0" w:color="auto"/>
            <w:bottom w:val="none" w:sz="0" w:space="0" w:color="auto"/>
            <w:right w:val="none" w:sz="0" w:space="0" w:color="auto"/>
          </w:divBdr>
        </w:div>
        <w:div w:id="1406565863">
          <w:marLeft w:val="640"/>
          <w:marRight w:val="0"/>
          <w:marTop w:val="0"/>
          <w:marBottom w:val="0"/>
          <w:divBdr>
            <w:top w:val="none" w:sz="0" w:space="0" w:color="auto"/>
            <w:left w:val="none" w:sz="0" w:space="0" w:color="auto"/>
            <w:bottom w:val="none" w:sz="0" w:space="0" w:color="auto"/>
            <w:right w:val="none" w:sz="0" w:space="0" w:color="auto"/>
          </w:divBdr>
        </w:div>
        <w:div w:id="1064527658">
          <w:marLeft w:val="640"/>
          <w:marRight w:val="0"/>
          <w:marTop w:val="0"/>
          <w:marBottom w:val="0"/>
          <w:divBdr>
            <w:top w:val="none" w:sz="0" w:space="0" w:color="auto"/>
            <w:left w:val="none" w:sz="0" w:space="0" w:color="auto"/>
            <w:bottom w:val="none" w:sz="0" w:space="0" w:color="auto"/>
            <w:right w:val="none" w:sz="0" w:space="0" w:color="auto"/>
          </w:divBdr>
        </w:div>
        <w:div w:id="1838226526">
          <w:marLeft w:val="640"/>
          <w:marRight w:val="0"/>
          <w:marTop w:val="0"/>
          <w:marBottom w:val="0"/>
          <w:divBdr>
            <w:top w:val="none" w:sz="0" w:space="0" w:color="auto"/>
            <w:left w:val="none" w:sz="0" w:space="0" w:color="auto"/>
            <w:bottom w:val="none" w:sz="0" w:space="0" w:color="auto"/>
            <w:right w:val="none" w:sz="0" w:space="0" w:color="auto"/>
          </w:divBdr>
        </w:div>
        <w:div w:id="1617833521">
          <w:marLeft w:val="640"/>
          <w:marRight w:val="0"/>
          <w:marTop w:val="0"/>
          <w:marBottom w:val="0"/>
          <w:divBdr>
            <w:top w:val="none" w:sz="0" w:space="0" w:color="auto"/>
            <w:left w:val="none" w:sz="0" w:space="0" w:color="auto"/>
            <w:bottom w:val="none" w:sz="0" w:space="0" w:color="auto"/>
            <w:right w:val="none" w:sz="0" w:space="0" w:color="auto"/>
          </w:divBdr>
        </w:div>
        <w:div w:id="513030643">
          <w:marLeft w:val="640"/>
          <w:marRight w:val="0"/>
          <w:marTop w:val="0"/>
          <w:marBottom w:val="0"/>
          <w:divBdr>
            <w:top w:val="none" w:sz="0" w:space="0" w:color="auto"/>
            <w:left w:val="none" w:sz="0" w:space="0" w:color="auto"/>
            <w:bottom w:val="none" w:sz="0" w:space="0" w:color="auto"/>
            <w:right w:val="none" w:sz="0" w:space="0" w:color="auto"/>
          </w:divBdr>
        </w:div>
        <w:div w:id="1126319138">
          <w:marLeft w:val="640"/>
          <w:marRight w:val="0"/>
          <w:marTop w:val="0"/>
          <w:marBottom w:val="0"/>
          <w:divBdr>
            <w:top w:val="none" w:sz="0" w:space="0" w:color="auto"/>
            <w:left w:val="none" w:sz="0" w:space="0" w:color="auto"/>
            <w:bottom w:val="none" w:sz="0" w:space="0" w:color="auto"/>
            <w:right w:val="none" w:sz="0" w:space="0" w:color="auto"/>
          </w:divBdr>
        </w:div>
        <w:div w:id="1813324972">
          <w:marLeft w:val="640"/>
          <w:marRight w:val="0"/>
          <w:marTop w:val="0"/>
          <w:marBottom w:val="0"/>
          <w:divBdr>
            <w:top w:val="none" w:sz="0" w:space="0" w:color="auto"/>
            <w:left w:val="none" w:sz="0" w:space="0" w:color="auto"/>
            <w:bottom w:val="none" w:sz="0" w:space="0" w:color="auto"/>
            <w:right w:val="none" w:sz="0" w:space="0" w:color="auto"/>
          </w:divBdr>
        </w:div>
        <w:div w:id="1535071603">
          <w:marLeft w:val="640"/>
          <w:marRight w:val="0"/>
          <w:marTop w:val="0"/>
          <w:marBottom w:val="0"/>
          <w:divBdr>
            <w:top w:val="none" w:sz="0" w:space="0" w:color="auto"/>
            <w:left w:val="none" w:sz="0" w:space="0" w:color="auto"/>
            <w:bottom w:val="none" w:sz="0" w:space="0" w:color="auto"/>
            <w:right w:val="none" w:sz="0" w:space="0" w:color="auto"/>
          </w:divBdr>
        </w:div>
        <w:div w:id="1265572586">
          <w:marLeft w:val="640"/>
          <w:marRight w:val="0"/>
          <w:marTop w:val="0"/>
          <w:marBottom w:val="0"/>
          <w:divBdr>
            <w:top w:val="none" w:sz="0" w:space="0" w:color="auto"/>
            <w:left w:val="none" w:sz="0" w:space="0" w:color="auto"/>
            <w:bottom w:val="none" w:sz="0" w:space="0" w:color="auto"/>
            <w:right w:val="none" w:sz="0" w:space="0" w:color="auto"/>
          </w:divBdr>
        </w:div>
        <w:div w:id="1322419">
          <w:marLeft w:val="640"/>
          <w:marRight w:val="0"/>
          <w:marTop w:val="0"/>
          <w:marBottom w:val="0"/>
          <w:divBdr>
            <w:top w:val="none" w:sz="0" w:space="0" w:color="auto"/>
            <w:left w:val="none" w:sz="0" w:space="0" w:color="auto"/>
            <w:bottom w:val="none" w:sz="0" w:space="0" w:color="auto"/>
            <w:right w:val="none" w:sz="0" w:space="0" w:color="auto"/>
          </w:divBdr>
        </w:div>
        <w:div w:id="1356495136">
          <w:marLeft w:val="640"/>
          <w:marRight w:val="0"/>
          <w:marTop w:val="0"/>
          <w:marBottom w:val="0"/>
          <w:divBdr>
            <w:top w:val="none" w:sz="0" w:space="0" w:color="auto"/>
            <w:left w:val="none" w:sz="0" w:space="0" w:color="auto"/>
            <w:bottom w:val="none" w:sz="0" w:space="0" w:color="auto"/>
            <w:right w:val="none" w:sz="0" w:space="0" w:color="auto"/>
          </w:divBdr>
        </w:div>
        <w:div w:id="2121415175">
          <w:marLeft w:val="640"/>
          <w:marRight w:val="0"/>
          <w:marTop w:val="0"/>
          <w:marBottom w:val="0"/>
          <w:divBdr>
            <w:top w:val="none" w:sz="0" w:space="0" w:color="auto"/>
            <w:left w:val="none" w:sz="0" w:space="0" w:color="auto"/>
            <w:bottom w:val="none" w:sz="0" w:space="0" w:color="auto"/>
            <w:right w:val="none" w:sz="0" w:space="0" w:color="auto"/>
          </w:divBdr>
        </w:div>
        <w:div w:id="798379735">
          <w:marLeft w:val="640"/>
          <w:marRight w:val="0"/>
          <w:marTop w:val="0"/>
          <w:marBottom w:val="0"/>
          <w:divBdr>
            <w:top w:val="none" w:sz="0" w:space="0" w:color="auto"/>
            <w:left w:val="none" w:sz="0" w:space="0" w:color="auto"/>
            <w:bottom w:val="none" w:sz="0" w:space="0" w:color="auto"/>
            <w:right w:val="none" w:sz="0" w:space="0" w:color="auto"/>
          </w:divBdr>
        </w:div>
        <w:div w:id="780490225">
          <w:marLeft w:val="640"/>
          <w:marRight w:val="0"/>
          <w:marTop w:val="0"/>
          <w:marBottom w:val="0"/>
          <w:divBdr>
            <w:top w:val="none" w:sz="0" w:space="0" w:color="auto"/>
            <w:left w:val="none" w:sz="0" w:space="0" w:color="auto"/>
            <w:bottom w:val="none" w:sz="0" w:space="0" w:color="auto"/>
            <w:right w:val="none" w:sz="0" w:space="0" w:color="auto"/>
          </w:divBdr>
        </w:div>
        <w:div w:id="304437409">
          <w:marLeft w:val="640"/>
          <w:marRight w:val="0"/>
          <w:marTop w:val="0"/>
          <w:marBottom w:val="0"/>
          <w:divBdr>
            <w:top w:val="none" w:sz="0" w:space="0" w:color="auto"/>
            <w:left w:val="none" w:sz="0" w:space="0" w:color="auto"/>
            <w:bottom w:val="none" w:sz="0" w:space="0" w:color="auto"/>
            <w:right w:val="none" w:sz="0" w:space="0" w:color="auto"/>
          </w:divBdr>
        </w:div>
        <w:div w:id="1174950197">
          <w:marLeft w:val="640"/>
          <w:marRight w:val="0"/>
          <w:marTop w:val="0"/>
          <w:marBottom w:val="0"/>
          <w:divBdr>
            <w:top w:val="none" w:sz="0" w:space="0" w:color="auto"/>
            <w:left w:val="none" w:sz="0" w:space="0" w:color="auto"/>
            <w:bottom w:val="none" w:sz="0" w:space="0" w:color="auto"/>
            <w:right w:val="none" w:sz="0" w:space="0" w:color="auto"/>
          </w:divBdr>
        </w:div>
        <w:div w:id="77487024">
          <w:marLeft w:val="640"/>
          <w:marRight w:val="0"/>
          <w:marTop w:val="0"/>
          <w:marBottom w:val="0"/>
          <w:divBdr>
            <w:top w:val="none" w:sz="0" w:space="0" w:color="auto"/>
            <w:left w:val="none" w:sz="0" w:space="0" w:color="auto"/>
            <w:bottom w:val="none" w:sz="0" w:space="0" w:color="auto"/>
            <w:right w:val="none" w:sz="0" w:space="0" w:color="auto"/>
          </w:divBdr>
        </w:div>
        <w:div w:id="151456059">
          <w:marLeft w:val="640"/>
          <w:marRight w:val="0"/>
          <w:marTop w:val="0"/>
          <w:marBottom w:val="0"/>
          <w:divBdr>
            <w:top w:val="none" w:sz="0" w:space="0" w:color="auto"/>
            <w:left w:val="none" w:sz="0" w:space="0" w:color="auto"/>
            <w:bottom w:val="none" w:sz="0" w:space="0" w:color="auto"/>
            <w:right w:val="none" w:sz="0" w:space="0" w:color="auto"/>
          </w:divBdr>
        </w:div>
        <w:div w:id="878935916">
          <w:marLeft w:val="640"/>
          <w:marRight w:val="0"/>
          <w:marTop w:val="0"/>
          <w:marBottom w:val="0"/>
          <w:divBdr>
            <w:top w:val="none" w:sz="0" w:space="0" w:color="auto"/>
            <w:left w:val="none" w:sz="0" w:space="0" w:color="auto"/>
            <w:bottom w:val="none" w:sz="0" w:space="0" w:color="auto"/>
            <w:right w:val="none" w:sz="0" w:space="0" w:color="auto"/>
          </w:divBdr>
        </w:div>
        <w:div w:id="1942372222">
          <w:marLeft w:val="640"/>
          <w:marRight w:val="0"/>
          <w:marTop w:val="0"/>
          <w:marBottom w:val="0"/>
          <w:divBdr>
            <w:top w:val="none" w:sz="0" w:space="0" w:color="auto"/>
            <w:left w:val="none" w:sz="0" w:space="0" w:color="auto"/>
            <w:bottom w:val="none" w:sz="0" w:space="0" w:color="auto"/>
            <w:right w:val="none" w:sz="0" w:space="0" w:color="auto"/>
          </w:divBdr>
        </w:div>
        <w:div w:id="1612324417">
          <w:marLeft w:val="640"/>
          <w:marRight w:val="0"/>
          <w:marTop w:val="0"/>
          <w:marBottom w:val="0"/>
          <w:divBdr>
            <w:top w:val="none" w:sz="0" w:space="0" w:color="auto"/>
            <w:left w:val="none" w:sz="0" w:space="0" w:color="auto"/>
            <w:bottom w:val="none" w:sz="0" w:space="0" w:color="auto"/>
            <w:right w:val="none" w:sz="0" w:space="0" w:color="auto"/>
          </w:divBdr>
        </w:div>
        <w:div w:id="915286905">
          <w:marLeft w:val="640"/>
          <w:marRight w:val="0"/>
          <w:marTop w:val="0"/>
          <w:marBottom w:val="0"/>
          <w:divBdr>
            <w:top w:val="none" w:sz="0" w:space="0" w:color="auto"/>
            <w:left w:val="none" w:sz="0" w:space="0" w:color="auto"/>
            <w:bottom w:val="none" w:sz="0" w:space="0" w:color="auto"/>
            <w:right w:val="none" w:sz="0" w:space="0" w:color="auto"/>
          </w:divBdr>
        </w:div>
        <w:div w:id="1609193277">
          <w:marLeft w:val="640"/>
          <w:marRight w:val="0"/>
          <w:marTop w:val="0"/>
          <w:marBottom w:val="0"/>
          <w:divBdr>
            <w:top w:val="none" w:sz="0" w:space="0" w:color="auto"/>
            <w:left w:val="none" w:sz="0" w:space="0" w:color="auto"/>
            <w:bottom w:val="none" w:sz="0" w:space="0" w:color="auto"/>
            <w:right w:val="none" w:sz="0" w:space="0" w:color="auto"/>
          </w:divBdr>
        </w:div>
        <w:div w:id="1391074198">
          <w:marLeft w:val="640"/>
          <w:marRight w:val="0"/>
          <w:marTop w:val="0"/>
          <w:marBottom w:val="0"/>
          <w:divBdr>
            <w:top w:val="none" w:sz="0" w:space="0" w:color="auto"/>
            <w:left w:val="none" w:sz="0" w:space="0" w:color="auto"/>
            <w:bottom w:val="none" w:sz="0" w:space="0" w:color="auto"/>
            <w:right w:val="none" w:sz="0" w:space="0" w:color="auto"/>
          </w:divBdr>
        </w:div>
        <w:div w:id="1579754695">
          <w:marLeft w:val="640"/>
          <w:marRight w:val="0"/>
          <w:marTop w:val="0"/>
          <w:marBottom w:val="0"/>
          <w:divBdr>
            <w:top w:val="none" w:sz="0" w:space="0" w:color="auto"/>
            <w:left w:val="none" w:sz="0" w:space="0" w:color="auto"/>
            <w:bottom w:val="none" w:sz="0" w:space="0" w:color="auto"/>
            <w:right w:val="none" w:sz="0" w:space="0" w:color="auto"/>
          </w:divBdr>
        </w:div>
        <w:div w:id="1888301970">
          <w:marLeft w:val="640"/>
          <w:marRight w:val="0"/>
          <w:marTop w:val="0"/>
          <w:marBottom w:val="0"/>
          <w:divBdr>
            <w:top w:val="none" w:sz="0" w:space="0" w:color="auto"/>
            <w:left w:val="none" w:sz="0" w:space="0" w:color="auto"/>
            <w:bottom w:val="none" w:sz="0" w:space="0" w:color="auto"/>
            <w:right w:val="none" w:sz="0" w:space="0" w:color="auto"/>
          </w:divBdr>
        </w:div>
        <w:div w:id="2012022080">
          <w:marLeft w:val="640"/>
          <w:marRight w:val="0"/>
          <w:marTop w:val="0"/>
          <w:marBottom w:val="0"/>
          <w:divBdr>
            <w:top w:val="none" w:sz="0" w:space="0" w:color="auto"/>
            <w:left w:val="none" w:sz="0" w:space="0" w:color="auto"/>
            <w:bottom w:val="none" w:sz="0" w:space="0" w:color="auto"/>
            <w:right w:val="none" w:sz="0" w:space="0" w:color="auto"/>
          </w:divBdr>
        </w:div>
        <w:div w:id="1924991883">
          <w:marLeft w:val="640"/>
          <w:marRight w:val="0"/>
          <w:marTop w:val="0"/>
          <w:marBottom w:val="0"/>
          <w:divBdr>
            <w:top w:val="none" w:sz="0" w:space="0" w:color="auto"/>
            <w:left w:val="none" w:sz="0" w:space="0" w:color="auto"/>
            <w:bottom w:val="none" w:sz="0" w:space="0" w:color="auto"/>
            <w:right w:val="none" w:sz="0" w:space="0" w:color="auto"/>
          </w:divBdr>
        </w:div>
        <w:div w:id="1855266537">
          <w:marLeft w:val="640"/>
          <w:marRight w:val="0"/>
          <w:marTop w:val="0"/>
          <w:marBottom w:val="0"/>
          <w:divBdr>
            <w:top w:val="none" w:sz="0" w:space="0" w:color="auto"/>
            <w:left w:val="none" w:sz="0" w:space="0" w:color="auto"/>
            <w:bottom w:val="none" w:sz="0" w:space="0" w:color="auto"/>
            <w:right w:val="none" w:sz="0" w:space="0" w:color="auto"/>
          </w:divBdr>
        </w:div>
        <w:div w:id="1473139743">
          <w:marLeft w:val="640"/>
          <w:marRight w:val="0"/>
          <w:marTop w:val="0"/>
          <w:marBottom w:val="0"/>
          <w:divBdr>
            <w:top w:val="none" w:sz="0" w:space="0" w:color="auto"/>
            <w:left w:val="none" w:sz="0" w:space="0" w:color="auto"/>
            <w:bottom w:val="none" w:sz="0" w:space="0" w:color="auto"/>
            <w:right w:val="none" w:sz="0" w:space="0" w:color="auto"/>
          </w:divBdr>
        </w:div>
        <w:div w:id="1169253074">
          <w:marLeft w:val="640"/>
          <w:marRight w:val="0"/>
          <w:marTop w:val="0"/>
          <w:marBottom w:val="0"/>
          <w:divBdr>
            <w:top w:val="none" w:sz="0" w:space="0" w:color="auto"/>
            <w:left w:val="none" w:sz="0" w:space="0" w:color="auto"/>
            <w:bottom w:val="none" w:sz="0" w:space="0" w:color="auto"/>
            <w:right w:val="none" w:sz="0" w:space="0" w:color="auto"/>
          </w:divBdr>
        </w:div>
        <w:div w:id="1021854666">
          <w:marLeft w:val="640"/>
          <w:marRight w:val="0"/>
          <w:marTop w:val="0"/>
          <w:marBottom w:val="0"/>
          <w:divBdr>
            <w:top w:val="none" w:sz="0" w:space="0" w:color="auto"/>
            <w:left w:val="none" w:sz="0" w:space="0" w:color="auto"/>
            <w:bottom w:val="none" w:sz="0" w:space="0" w:color="auto"/>
            <w:right w:val="none" w:sz="0" w:space="0" w:color="auto"/>
          </w:divBdr>
        </w:div>
        <w:div w:id="1201015038">
          <w:marLeft w:val="640"/>
          <w:marRight w:val="0"/>
          <w:marTop w:val="0"/>
          <w:marBottom w:val="0"/>
          <w:divBdr>
            <w:top w:val="none" w:sz="0" w:space="0" w:color="auto"/>
            <w:left w:val="none" w:sz="0" w:space="0" w:color="auto"/>
            <w:bottom w:val="none" w:sz="0" w:space="0" w:color="auto"/>
            <w:right w:val="none" w:sz="0" w:space="0" w:color="auto"/>
          </w:divBdr>
        </w:div>
        <w:div w:id="36198043">
          <w:marLeft w:val="640"/>
          <w:marRight w:val="0"/>
          <w:marTop w:val="0"/>
          <w:marBottom w:val="0"/>
          <w:divBdr>
            <w:top w:val="none" w:sz="0" w:space="0" w:color="auto"/>
            <w:left w:val="none" w:sz="0" w:space="0" w:color="auto"/>
            <w:bottom w:val="none" w:sz="0" w:space="0" w:color="auto"/>
            <w:right w:val="none" w:sz="0" w:space="0" w:color="auto"/>
          </w:divBdr>
        </w:div>
        <w:div w:id="148637208">
          <w:marLeft w:val="640"/>
          <w:marRight w:val="0"/>
          <w:marTop w:val="0"/>
          <w:marBottom w:val="0"/>
          <w:divBdr>
            <w:top w:val="none" w:sz="0" w:space="0" w:color="auto"/>
            <w:left w:val="none" w:sz="0" w:space="0" w:color="auto"/>
            <w:bottom w:val="none" w:sz="0" w:space="0" w:color="auto"/>
            <w:right w:val="none" w:sz="0" w:space="0" w:color="auto"/>
          </w:divBdr>
        </w:div>
        <w:div w:id="1593780906">
          <w:marLeft w:val="640"/>
          <w:marRight w:val="0"/>
          <w:marTop w:val="0"/>
          <w:marBottom w:val="0"/>
          <w:divBdr>
            <w:top w:val="none" w:sz="0" w:space="0" w:color="auto"/>
            <w:left w:val="none" w:sz="0" w:space="0" w:color="auto"/>
            <w:bottom w:val="none" w:sz="0" w:space="0" w:color="auto"/>
            <w:right w:val="none" w:sz="0" w:space="0" w:color="auto"/>
          </w:divBdr>
        </w:div>
        <w:div w:id="1392726945">
          <w:marLeft w:val="640"/>
          <w:marRight w:val="0"/>
          <w:marTop w:val="0"/>
          <w:marBottom w:val="0"/>
          <w:divBdr>
            <w:top w:val="none" w:sz="0" w:space="0" w:color="auto"/>
            <w:left w:val="none" w:sz="0" w:space="0" w:color="auto"/>
            <w:bottom w:val="none" w:sz="0" w:space="0" w:color="auto"/>
            <w:right w:val="none" w:sz="0" w:space="0" w:color="auto"/>
          </w:divBdr>
        </w:div>
        <w:div w:id="1513883636">
          <w:marLeft w:val="640"/>
          <w:marRight w:val="0"/>
          <w:marTop w:val="0"/>
          <w:marBottom w:val="0"/>
          <w:divBdr>
            <w:top w:val="none" w:sz="0" w:space="0" w:color="auto"/>
            <w:left w:val="none" w:sz="0" w:space="0" w:color="auto"/>
            <w:bottom w:val="none" w:sz="0" w:space="0" w:color="auto"/>
            <w:right w:val="none" w:sz="0" w:space="0" w:color="auto"/>
          </w:divBdr>
        </w:div>
        <w:div w:id="888416871">
          <w:marLeft w:val="640"/>
          <w:marRight w:val="0"/>
          <w:marTop w:val="0"/>
          <w:marBottom w:val="0"/>
          <w:divBdr>
            <w:top w:val="none" w:sz="0" w:space="0" w:color="auto"/>
            <w:left w:val="none" w:sz="0" w:space="0" w:color="auto"/>
            <w:bottom w:val="none" w:sz="0" w:space="0" w:color="auto"/>
            <w:right w:val="none" w:sz="0" w:space="0" w:color="auto"/>
          </w:divBdr>
        </w:div>
        <w:div w:id="1188983910">
          <w:marLeft w:val="640"/>
          <w:marRight w:val="0"/>
          <w:marTop w:val="0"/>
          <w:marBottom w:val="0"/>
          <w:divBdr>
            <w:top w:val="none" w:sz="0" w:space="0" w:color="auto"/>
            <w:left w:val="none" w:sz="0" w:space="0" w:color="auto"/>
            <w:bottom w:val="none" w:sz="0" w:space="0" w:color="auto"/>
            <w:right w:val="none" w:sz="0" w:space="0" w:color="auto"/>
          </w:divBdr>
        </w:div>
        <w:div w:id="183635061">
          <w:marLeft w:val="640"/>
          <w:marRight w:val="0"/>
          <w:marTop w:val="0"/>
          <w:marBottom w:val="0"/>
          <w:divBdr>
            <w:top w:val="none" w:sz="0" w:space="0" w:color="auto"/>
            <w:left w:val="none" w:sz="0" w:space="0" w:color="auto"/>
            <w:bottom w:val="none" w:sz="0" w:space="0" w:color="auto"/>
            <w:right w:val="none" w:sz="0" w:space="0" w:color="auto"/>
          </w:divBdr>
        </w:div>
        <w:div w:id="1607271205">
          <w:marLeft w:val="640"/>
          <w:marRight w:val="0"/>
          <w:marTop w:val="0"/>
          <w:marBottom w:val="0"/>
          <w:divBdr>
            <w:top w:val="none" w:sz="0" w:space="0" w:color="auto"/>
            <w:left w:val="none" w:sz="0" w:space="0" w:color="auto"/>
            <w:bottom w:val="none" w:sz="0" w:space="0" w:color="auto"/>
            <w:right w:val="none" w:sz="0" w:space="0" w:color="auto"/>
          </w:divBdr>
        </w:div>
        <w:div w:id="932737961">
          <w:marLeft w:val="640"/>
          <w:marRight w:val="0"/>
          <w:marTop w:val="0"/>
          <w:marBottom w:val="0"/>
          <w:divBdr>
            <w:top w:val="none" w:sz="0" w:space="0" w:color="auto"/>
            <w:left w:val="none" w:sz="0" w:space="0" w:color="auto"/>
            <w:bottom w:val="none" w:sz="0" w:space="0" w:color="auto"/>
            <w:right w:val="none" w:sz="0" w:space="0" w:color="auto"/>
          </w:divBdr>
        </w:div>
        <w:div w:id="1046837567">
          <w:marLeft w:val="640"/>
          <w:marRight w:val="0"/>
          <w:marTop w:val="0"/>
          <w:marBottom w:val="0"/>
          <w:divBdr>
            <w:top w:val="none" w:sz="0" w:space="0" w:color="auto"/>
            <w:left w:val="none" w:sz="0" w:space="0" w:color="auto"/>
            <w:bottom w:val="none" w:sz="0" w:space="0" w:color="auto"/>
            <w:right w:val="none" w:sz="0" w:space="0" w:color="auto"/>
          </w:divBdr>
        </w:div>
        <w:div w:id="466628687">
          <w:marLeft w:val="640"/>
          <w:marRight w:val="0"/>
          <w:marTop w:val="0"/>
          <w:marBottom w:val="0"/>
          <w:divBdr>
            <w:top w:val="none" w:sz="0" w:space="0" w:color="auto"/>
            <w:left w:val="none" w:sz="0" w:space="0" w:color="auto"/>
            <w:bottom w:val="none" w:sz="0" w:space="0" w:color="auto"/>
            <w:right w:val="none" w:sz="0" w:space="0" w:color="auto"/>
          </w:divBdr>
        </w:div>
        <w:div w:id="1278949835">
          <w:marLeft w:val="640"/>
          <w:marRight w:val="0"/>
          <w:marTop w:val="0"/>
          <w:marBottom w:val="0"/>
          <w:divBdr>
            <w:top w:val="none" w:sz="0" w:space="0" w:color="auto"/>
            <w:left w:val="none" w:sz="0" w:space="0" w:color="auto"/>
            <w:bottom w:val="none" w:sz="0" w:space="0" w:color="auto"/>
            <w:right w:val="none" w:sz="0" w:space="0" w:color="auto"/>
          </w:divBdr>
        </w:div>
        <w:div w:id="872958222">
          <w:marLeft w:val="640"/>
          <w:marRight w:val="0"/>
          <w:marTop w:val="0"/>
          <w:marBottom w:val="0"/>
          <w:divBdr>
            <w:top w:val="none" w:sz="0" w:space="0" w:color="auto"/>
            <w:left w:val="none" w:sz="0" w:space="0" w:color="auto"/>
            <w:bottom w:val="none" w:sz="0" w:space="0" w:color="auto"/>
            <w:right w:val="none" w:sz="0" w:space="0" w:color="auto"/>
          </w:divBdr>
        </w:div>
        <w:div w:id="1104882823">
          <w:marLeft w:val="640"/>
          <w:marRight w:val="0"/>
          <w:marTop w:val="0"/>
          <w:marBottom w:val="0"/>
          <w:divBdr>
            <w:top w:val="none" w:sz="0" w:space="0" w:color="auto"/>
            <w:left w:val="none" w:sz="0" w:space="0" w:color="auto"/>
            <w:bottom w:val="none" w:sz="0" w:space="0" w:color="auto"/>
            <w:right w:val="none" w:sz="0" w:space="0" w:color="auto"/>
          </w:divBdr>
        </w:div>
        <w:div w:id="1213418337">
          <w:marLeft w:val="640"/>
          <w:marRight w:val="0"/>
          <w:marTop w:val="0"/>
          <w:marBottom w:val="0"/>
          <w:divBdr>
            <w:top w:val="none" w:sz="0" w:space="0" w:color="auto"/>
            <w:left w:val="none" w:sz="0" w:space="0" w:color="auto"/>
            <w:bottom w:val="none" w:sz="0" w:space="0" w:color="auto"/>
            <w:right w:val="none" w:sz="0" w:space="0" w:color="auto"/>
          </w:divBdr>
        </w:div>
        <w:div w:id="1739399705">
          <w:marLeft w:val="640"/>
          <w:marRight w:val="0"/>
          <w:marTop w:val="0"/>
          <w:marBottom w:val="0"/>
          <w:divBdr>
            <w:top w:val="none" w:sz="0" w:space="0" w:color="auto"/>
            <w:left w:val="none" w:sz="0" w:space="0" w:color="auto"/>
            <w:bottom w:val="none" w:sz="0" w:space="0" w:color="auto"/>
            <w:right w:val="none" w:sz="0" w:space="0" w:color="auto"/>
          </w:divBdr>
        </w:div>
        <w:div w:id="759831792">
          <w:marLeft w:val="640"/>
          <w:marRight w:val="0"/>
          <w:marTop w:val="0"/>
          <w:marBottom w:val="0"/>
          <w:divBdr>
            <w:top w:val="none" w:sz="0" w:space="0" w:color="auto"/>
            <w:left w:val="none" w:sz="0" w:space="0" w:color="auto"/>
            <w:bottom w:val="none" w:sz="0" w:space="0" w:color="auto"/>
            <w:right w:val="none" w:sz="0" w:space="0" w:color="auto"/>
          </w:divBdr>
        </w:div>
        <w:div w:id="1122455883">
          <w:marLeft w:val="640"/>
          <w:marRight w:val="0"/>
          <w:marTop w:val="0"/>
          <w:marBottom w:val="0"/>
          <w:divBdr>
            <w:top w:val="none" w:sz="0" w:space="0" w:color="auto"/>
            <w:left w:val="none" w:sz="0" w:space="0" w:color="auto"/>
            <w:bottom w:val="none" w:sz="0" w:space="0" w:color="auto"/>
            <w:right w:val="none" w:sz="0" w:space="0" w:color="auto"/>
          </w:divBdr>
        </w:div>
        <w:div w:id="1506938919">
          <w:marLeft w:val="640"/>
          <w:marRight w:val="0"/>
          <w:marTop w:val="0"/>
          <w:marBottom w:val="0"/>
          <w:divBdr>
            <w:top w:val="none" w:sz="0" w:space="0" w:color="auto"/>
            <w:left w:val="none" w:sz="0" w:space="0" w:color="auto"/>
            <w:bottom w:val="none" w:sz="0" w:space="0" w:color="auto"/>
            <w:right w:val="none" w:sz="0" w:space="0" w:color="auto"/>
          </w:divBdr>
        </w:div>
        <w:div w:id="688407577">
          <w:marLeft w:val="640"/>
          <w:marRight w:val="0"/>
          <w:marTop w:val="0"/>
          <w:marBottom w:val="0"/>
          <w:divBdr>
            <w:top w:val="none" w:sz="0" w:space="0" w:color="auto"/>
            <w:left w:val="none" w:sz="0" w:space="0" w:color="auto"/>
            <w:bottom w:val="none" w:sz="0" w:space="0" w:color="auto"/>
            <w:right w:val="none" w:sz="0" w:space="0" w:color="auto"/>
          </w:divBdr>
        </w:div>
        <w:div w:id="2088069307">
          <w:marLeft w:val="640"/>
          <w:marRight w:val="0"/>
          <w:marTop w:val="0"/>
          <w:marBottom w:val="0"/>
          <w:divBdr>
            <w:top w:val="none" w:sz="0" w:space="0" w:color="auto"/>
            <w:left w:val="none" w:sz="0" w:space="0" w:color="auto"/>
            <w:bottom w:val="none" w:sz="0" w:space="0" w:color="auto"/>
            <w:right w:val="none" w:sz="0" w:space="0" w:color="auto"/>
          </w:divBdr>
        </w:div>
        <w:div w:id="2111511018">
          <w:marLeft w:val="640"/>
          <w:marRight w:val="0"/>
          <w:marTop w:val="0"/>
          <w:marBottom w:val="0"/>
          <w:divBdr>
            <w:top w:val="none" w:sz="0" w:space="0" w:color="auto"/>
            <w:left w:val="none" w:sz="0" w:space="0" w:color="auto"/>
            <w:bottom w:val="none" w:sz="0" w:space="0" w:color="auto"/>
            <w:right w:val="none" w:sz="0" w:space="0" w:color="auto"/>
          </w:divBdr>
        </w:div>
        <w:div w:id="799810847">
          <w:marLeft w:val="640"/>
          <w:marRight w:val="0"/>
          <w:marTop w:val="0"/>
          <w:marBottom w:val="0"/>
          <w:divBdr>
            <w:top w:val="none" w:sz="0" w:space="0" w:color="auto"/>
            <w:left w:val="none" w:sz="0" w:space="0" w:color="auto"/>
            <w:bottom w:val="none" w:sz="0" w:space="0" w:color="auto"/>
            <w:right w:val="none" w:sz="0" w:space="0" w:color="auto"/>
          </w:divBdr>
        </w:div>
        <w:div w:id="397484341">
          <w:marLeft w:val="640"/>
          <w:marRight w:val="0"/>
          <w:marTop w:val="0"/>
          <w:marBottom w:val="0"/>
          <w:divBdr>
            <w:top w:val="none" w:sz="0" w:space="0" w:color="auto"/>
            <w:left w:val="none" w:sz="0" w:space="0" w:color="auto"/>
            <w:bottom w:val="none" w:sz="0" w:space="0" w:color="auto"/>
            <w:right w:val="none" w:sz="0" w:space="0" w:color="auto"/>
          </w:divBdr>
        </w:div>
        <w:div w:id="161242085">
          <w:marLeft w:val="640"/>
          <w:marRight w:val="0"/>
          <w:marTop w:val="0"/>
          <w:marBottom w:val="0"/>
          <w:divBdr>
            <w:top w:val="none" w:sz="0" w:space="0" w:color="auto"/>
            <w:left w:val="none" w:sz="0" w:space="0" w:color="auto"/>
            <w:bottom w:val="none" w:sz="0" w:space="0" w:color="auto"/>
            <w:right w:val="none" w:sz="0" w:space="0" w:color="auto"/>
          </w:divBdr>
        </w:div>
        <w:div w:id="1914896912">
          <w:marLeft w:val="640"/>
          <w:marRight w:val="0"/>
          <w:marTop w:val="0"/>
          <w:marBottom w:val="0"/>
          <w:divBdr>
            <w:top w:val="none" w:sz="0" w:space="0" w:color="auto"/>
            <w:left w:val="none" w:sz="0" w:space="0" w:color="auto"/>
            <w:bottom w:val="none" w:sz="0" w:space="0" w:color="auto"/>
            <w:right w:val="none" w:sz="0" w:space="0" w:color="auto"/>
          </w:divBdr>
        </w:div>
        <w:div w:id="894317881">
          <w:marLeft w:val="640"/>
          <w:marRight w:val="0"/>
          <w:marTop w:val="0"/>
          <w:marBottom w:val="0"/>
          <w:divBdr>
            <w:top w:val="none" w:sz="0" w:space="0" w:color="auto"/>
            <w:left w:val="none" w:sz="0" w:space="0" w:color="auto"/>
            <w:bottom w:val="none" w:sz="0" w:space="0" w:color="auto"/>
            <w:right w:val="none" w:sz="0" w:space="0" w:color="auto"/>
          </w:divBdr>
        </w:div>
        <w:div w:id="1960067830">
          <w:marLeft w:val="640"/>
          <w:marRight w:val="0"/>
          <w:marTop w:val="0"/>
          <w:marBottom w:val="0"/>
          <w:divBdr>
            <w:top w:val="none" w:sz="0" w:space="0" w:color="auto"/>
            <w:left w:val="none" w:sz="0" w:space="0" w:color="auto"/>
            <w:bottom w:val="none" w:sz="0" w:space="0" w:color="auto"/>
            <w:right w:val="none" w:sz="0" w:space="0" w:color="auto"/>
          </w:divBdr>
        </w:div>
        <w:div w:id="1677029355">
          <w:marLeft w:val="640"/>
          <w:marRight w:val="0"/>
          <w:marTop w:val="0"/>
          <w:marBottom w:val="0"/>
          <w:divBdr>
            <w:top w:val="none" w:sz="0" w:space="0" w:color="auto"/>
            <w:left w:val="none" w:sz="0" w:space="0" w:color="auto"/>
            <w:bottom w:val="none" w:sz="0" w:space="0" w:color="auto"/>
            <w:right w:val="none" w:sz="0" w:space="0" w:color="auto"/>
          </w:divBdr>
        </w:div>
        <w:div w:id="627202767">
          <w:marLeft w:val="640"/>
          <w:marRight w:val="0"/>
          <w:marTop w:val="0"/>
          <w:marBottom w:val="0"/>
          <w:divBdr>
            <w:top w:val="none" w:sz="0" w:space="0" w:color="auto"/>
            <w:left w:val="none" w:sz="0" w:space="0" w:color="auto"/>
            <w:bottom w:val="none" w:sz="0" w:space="0" w:color="auto"/>
            <w:right w:val="none" w:sz="0" w:space="0" w:color="auto"/>
          </w:divBdr>
        </w:div>
        <w:div w:id="1200555537">
          <w:marLeft w:val="640"/>
          <w:marRight w:val="0"/>
          <w:marTop w:val="0"/>
          <w:marBottom w:val="0"/>
          <w:divBdr>
            <w:top w:val="none" w:sz="0" w:space="0" w:color="auto"/>
            <w:left w:val="none" w:sz="0" w:space="0" w:color="auto"/>
            <w:bottom w:val="none" w:sz="0" w:space="0" w:color="auto"/>
            <w:right w:val="none" w:sz="0" w:space="0" w:color="auto"/>
          </w:divBdr>
        </w:div>
        <w:div w:id="1291133918">
          <w:marLeft w:val="640"/>
          <w:marRight w:val="0"/>
          <w:marTop w:val="0"/>
          <w:marBottom w:val="0"/>
          <w:divBdr>
            <w:top w:val="none" w:sz="0" w:space="0" w:color="auto"/>
            <w:left w:val="none" w:sz="0" w:space="0" w:color="auto"/>
            <w:bottom w:val="none" w:sz="0" w:space="0" w:color="auto"/>
            <w:right w:val="none" w:sz="0" w:space="0" w:color="auto"/>
          </w:divBdr>
        </w:div>
        <w:div w:id="540946589">
          <w:marLeft w:val="640"/>
          <w:marRight w:val="0"/>
          <w:marTop w:val="0"/>
          <w:marBottom w:val="0"/>
          <w:divBdr>
            <w:top w:val="none" w:sz="0" w:space="0" w:color="auto"/>
            <w:left w:val="none" w:sz="0" w:space="0" w:color="auto"/>
            <w:bottom w:val="none" w:sz="0" w:space="0" w:color="auto"/>
            <w:right w:val="none" w:sz="0" w:space="0" w:color="auto"/>
          </w:divBdr>
        </w:div>
        <w:div w:id="268007688">
          <w:marLeft w:val="640"/>
          <w:marRight w:val="0"/>
          <w:marTop w:val="0"/>
          <w:marBottom w:val="0"/>
          <w:divBdr>
            <w:top w:val="none" w:sz="0" w:space="0" w:color="auto"/>
            <w:left w:val="none" w:sz="0" w:space="0" w:color="auto"/>
            <w:bottom w:val="none" w:sz="0" w:space="0" w:color="auto"/>
            <w:right w:val="none" w:sz="0" w:space="0" w:color="auto"/>
          </w:divBdr>
        </w:div>
        <w:div w:id="1643271164">
          <w:marLeft w:val="640"/>
          <w:marRight w:val="0"/>
          <w:marTop w:val="0"/>
          <w:marBottom w:val="0"/>
          <w:divBdr>
            <w:top w:val="none" w:sz="0" w:space="0" w:color="auto"/>
            <w:left w:val="none" w:sz="0" w:space="0" w:color="auto"/>
            <w:bottom w:val="none" w:sz="0" w:space="0" w:color="auto"/>
            <w:right w:val="none" w:sz="0" w:space="0" w:color="auto"/>
          </w:divBdr>
        </w:div>
        <w:div w:id="188297883">
          <w:marLeft w:val="640"/>
          <w:marRight w:val="0"/>
          <w:marTop w:val="0"/>
          <w:marBottom w:val="0"/>
          <w:divBdr>
            <w:top w:val="none" w:sz="0" w:space="0" w:color="auto"/>
            <w:left w:val="none" w:sz="0" w:space="0" w:color="auto"/>
            <w:bottom w:val="none" w:sz="0" w:space="0" w:color="auto"/>
            <w:right w:val="none" w:sz="0" w:space="0" w:color="auto"/>
          </w:divBdr>
        </w:div>
        <w:div w:id="1931741852">
          <w:marLeft w:val="640"/>
          <w:marRight w:val="0"/>
          <w:marTop w:val="0"/>
          <w:marBottom w:val="0"/>
          <w:divBdr>
            <w:top w:val="none" w:sz="0" w:space="0" w:color="auto"/>
            <w:left w:val="none" w:sz="0" w:space="0" w:color="auto"/>
            <w:bottom w:val="none" w:sz="0" w:space="0" w:color="auto"/>
            <w:right w:val="none" w:sz="0" w:space="0" w:color="auto"/>
          </w:divBdr>
        </w:div>
        <w:div w:id="90199111">
          <w:marLeft w:val="640"/>
          <w:marRight w:val="0"/>
          <w:marTop w:val="0"/>
          <w:marBottom w:val="0"/>
          <w:divBdr>
            <w:top w:val="none" w:sz="0" w:space="0" w:color="auto"/>
            <w:left w:val="none" w:sz="0" w:space="0" w:color="auto"/>
            <w:bottom w:val="none" w:sz="0" w:space="0" w:color="auto"/>
            <w:right w:val="none" w:sz="0" w:space="0" w:color="auto"/>
          </w:divBdr>
        </w:div>
        <w:div w:id="1121997183">
          <w:marLeft w:val="640"/>
          <w:marRight w:val="0"/>
          <w:marTop w:val="0"/>
          <w:marBottom w:val="0"/>
          <w:divBdr>
            <w:top w:val="none" w:sz="0" w:space="0" w:color="auto"/>
            <w:left w:val="none" w:sz="0" w:space="0" w:color="auto"/>
            <w:bottom w:val="none" w:sz="0" w:space="0" w:color="auto"/>
            <w:right w:val="none" w:sz="0" w:space="0" w:color="auto"/>
          </w:divBdr>
        </w:div>
        <w:div w:id="346948598">
          <w:marLeft w:val="640"/>
          <w:marRight w:val="0"/>
          <w:marTop w:val="0"/>
          <w:marBottom w:val="0"/>
          <w:divBdr>
            <w:top w:val="none" w:sz="0" w:space="0" w:color="auto"/>
            <w:left w:val="none" w:sz="0" w:space="0" w:color="auto"/>
            <w:bottom w:val="none" w:sz="0" w:space="0" w:color="auto"/>
            <w:right w:val="none" w:sz="0" w:space="0" w:color="auto"/>
          </w:divBdr>
        </w:div>
        <w:div w:id="208423000">
          <w:marLeft w:val="640"/>
          <w:marRight w:val="0"/>
          <w:marTop w:val="0"/>
          <w:marBottom w:val="0"/>
          <w:divBdr>
            <w:top w:val="none" w:sz="0" w:space="0" w:color="auto"/>
            <w:left w:val="none" w:sz="0" w:space="0" w:color="auto"/>
            <w:bottom w:val="none" w:sz="0" w:space="0" w:color="auto"/>
            <w:right w:val="none" w:sz="0" w:space="0" w:color="auto"/>
          </w:divBdr>
        </w:div>
        <w:div w:id="1716587031">
          <w:marLeft w:val="640"/>
          <w:marRight w:val="0"/>
          <w:marTop w:val="0"/>
          <w:marBottom w:val="0"/>
          <w:divBdr>
            <w:top w:val="none" w:sz="0" w:space="0" w:color="auto"/>
            <w:left w:val="none" w:sz="0" w:space="0" w:color="auto"/>
            <w:bottom w:val="none" w:sz="0" w:space="0" w:color="auto"/>
            <w:right w:val="none" w:sz="0" w:space="0" w:color="auto"/>
          </w:divBdr>
        </w:div>
        <w:div w:id="330452920">
          <w:marLeft w:val="640"/>
          <w:marRight w:val="0"/>
          <w:marTop w:val="0"/>
          <w:marBottom w:val="0"/>
          <w:divBdr>
            <w:top w:val="none" w:sz="0" w:space="0" w:color="auto"/>
            <w:left w:val="none" w:sz="0" w:space="0" w:color="auto"/>
            <w:bottom w:val="none" w:sz="0" w:space="0" w:color="auto"/>
            <w:right w:val="none" w:sz="0" w:space="0" w:color="auto"/>
          </w:divBdr>
        </w:div>
        <w:div w:id="2004431613">
          <w:marLeft w:val="640"/>
          <w:marRight w:val="0"/>
          <w:marTop w:val="0"/>
          <w:marBottom w:val="0"/>
          <w:divBdr>
            <w:top w:val="none" w:sz="0" w:space="0" w:color="auto"/>
            <w:left w:val="none" w:sz="0" w:space="0" w:color="auto"/>
            <w:bottom w:val="none" w:sz="0" w:space="0" w:color="auto"/>
            <w:right w:val="none" w:sz="0" w:space="0" w:color="auto"/>
          </w:divBdr>
        </w:div>
        <w:div w:id="598876889">
          <w:marLeft w:val="640"/>
          <w:marRight w:val="0"/>
          <w:marTop w:val="0"/>
          <w:marBottom w:val="0"/>
          <w:divBdr>
            <w:top w:val="none" w:sz="0" w:space="0" w:color="auto"/>
            <w:left w:val="none" w:sz="0" w:space="0" w:color="auto"/>
            <w:bottom w:val="none" w:sz="0" w:space="0" w:color="auto"/>
            <w:right w:val="none" w:sz="0" w:space="0" w:color="auto"/>
          </w:divBdr>
        </w:div>
        <w:div w:id="63189336">
          <w:marLeft w:val="640"/>
          <w:marRight w:val="0"/>
          <w:marTop w:val="0"/>
          <w:marBottom w:val="0"/>
          <w:divBdr>
            <w:top w:val="none" w:sz="0" w:space="0" w:color="auto"/>
            <w:left w:val="none" w:sz="0" w:space="0" w:color="auto"/>
            <w:bottom w:val="none" w:sz="0" w:space="0" w:color="auto"/>
            <w:right w:val="none" w:sz="0" w:space="0" w:color="auto"/>
          </w:divBdr>
        </w:div>
        <w:div w:id="178324835">
          <w:marLeft w:val="640"/>
          <w:marRight w:val="0"/>
          <w:marTop w:val="0"/>
          <w:marBottom w:val="0"/>
          <w:divBdr>
            <w:top w:val="none" w:sz="0" w:space="0" w:color="auto"/>
            <w:left w:val="none" w:sz="0" w:space="0" w:color="auto"/>
            <w:bottom w:val="none" w:sz="0" w:space="0" w:color="auto"/>
            <w:right w:val="none" w:sz="0" w:space="0" w:color="auto"/>
          </w:divBdr>
        </w:div>
        <w:div w:id="806362532">
          <w:marLeft w:val="640"/>
          <w:marRight w:val="0"/>
          <w:marTop w:val="0"/>
          <w:marBottom w:val="0"/>
          <w:divBdr>
            <w:top w:val="none" w:sz="0" w:space="0" w:color="auto"/>
            <w:left w:val="none" w:sz="0" w:space="0" w:color="auto"/>
            <w:bottom w:val="none" w:sz="0" w:space="0" w:color="auto"/>
            <w:right w:val="none" w:sz="0" w:space="0" w:color="auto"/>
          </w:divBdr>
        </w:div>
        <w:div w:id="947929781">
          <w:marLeft w:val="640"/>
          <w:marRight w:val="0"/>
          <w:marTop w:val="0"/>
          <w:marBottom w:val="0"/>
          <w:divBdr>
            <w:top w:val="none" w:sz="0" w:space="0" w:color="auto"/>
            <w:left w:val="none" w:sz="0" w:space="0" w:color="auto"/>
            <w:bottom w:val="none" w:sz="0" w:space="0" w:color="auto"/>
            <w:right w:val="none" w:sz="0" w:space="0" w:color="auto"/>
          </w:divBdr>
        </w:div>
        <w:div w:id="708381901">
          <w:marLeft w:val="640"/>
          <w:marRight w:val="0"/>
          <w:marTop w:val="0"/>
          <w:marBottom w:val="0"/>
          <w:divBdr>
            <w:top w:val="none" w:sz="0" w:space="0" w:color="auto"/>
            <w:left w:val="none" w:sz="0" w:space="0" w:color="auto"/>
            <w:bottom w:val="none" w:sz="0" w:space="0" w:color="auto"/>
            <w:right w:val="none" w:sz="0" w:space="0" w:color="auto"/>
          </w:divBdr>
        </w:div>
        <w:div w:id="744228728">
          <w:marLeft w:val="640"/>
          <w:marRight w:val="0"/>
          <w:marTop w:val="0"/>
          <w:marBottom w:val="0"/>
          <w:divBdr>
            <w:top w:val="none" w:sz="0" w:space="0" w:color="auto"/>
            <w:left w:val="none" w:sz="0" w:space="0" w:color="auto"/>
            <w:bottom w:val="none" w:sz="0" w:space="0" w:color="auto"/>
            <w:right w:val="none" w:sz="0" w:space="0" w:color="auto"/>
          </w:divBdr>
        </w:div>
        <w:div w:id="509490404">
          <w:marLeft w:val="640"/>
          <w:marRight w:val="0"/>
          <w:marTop w:val="0"/>
          <w:marBottom w:val="0"/>
          <w:divBdr>
            <w:top w:val="none" w:sz="0" w:space="0" w:color="auto"/>
            <w:left w:val="none" w:sz="0" w:space="0" w:color="auto"/>
            <w:bottom w:val="none" w:sz="0" w:space="0" w:color="auto"/>
            <w:right w:val="none" w:sz="0" w:space="0" w:color="auto"/>
          </w:divBdr>
        </w:div>
        <w:div w:id="790855282">
          <w:marLeft w:val="640"/>
          <w:marRight w:val="0"/>
          <w:marTop w:val="0"/>
          <w:marBottom w:val="0"/>
          <w:divBdr>
            <w:top w:val="none" w:sz="0" w:space="0" w:color="auto"/>
            <w:left w:val="none" w:sz="0" w:space="0" w:color="auto"/>
            <w:bottom w:val="none" w:sz="0" w:space="0" w:color="auto"/>
            <w:right w:val="none" w:sz="0" w:space="0" w:color="auto"/>
          </w:divBdr>
        </w:div>
        <w:div w:id="2069648193">
          <w:marLeft w:val="640"/>
          <w:marRight w:val="0"/>
          <w:marTop w:val="0"/>
          <w:marBottom w:val="0"/>
          <w:divBdr>
            <w:top w:val="none" w:sz="0" w:space="0" w:color="auto"/>
            <w:left w:val="none" w:sz="0" w:space="0" w:color="auto"/>
            <w:bottom w:val="none" w:sz="0" w:space="0" w:color="auto"/>
            <w:right w:val="none" w:sz="0" w:space="0" w:color="auto"/>
          </w:divBdr>
        </w:div>
        <w:div w:id="201213788">
          <w:marLeft w:val="640"/>
          <w:marRight w:val="0"/>
          <w:marTop w:val="0"/>
          <w:marBottom w:val="0"/>
          <w:divBdr>
            <w:top w:val="none" w:sz="0" w:space="0" w:color="auto"/>
            <w:left w:val="none" w:sz="0" w:space="0" w:color="auto"/>
            <w:bottom w:val="none" w:sz="0" w:space="0" w:color="auto"/>
            <w:right w:val="none" w:sz="0" w:space="0" w:color="auto"/>
          </w:divBdr>
        </w:div>
        <w:div w:id="999382152">
          <w:marLeft w:val="640"/>
          <w:marRight w:val="0"/>
          <w:marTop w:val="0"/>
          <w:marBottom w:val="0"/>
          <w:divBdr>
            <w:top w:val="none" w:sz="0" w:space="0" w:color="auto"/>
            <w:left w:val="none" w:sz="0" w:space="0" w:color="auto"/>
            <w:bottom w:val="none" w:sz="0" w:space="0" w:color="auto"/>
            <w:right w:val="none" w:sz="0" w:space="0" w:color="auto"/>
          </w:divBdr>
        </w:div>
        <w:div w:id="1662583194">
          <w:marLeft w:val="640"/>
          <w:marRight w:val="0"/>
          <w:marTop w:val="0"/>
          <w:marBottom w:val="0"/>
          <w:divBdr>
            <w:top w:val="none" w:sz="0" w:space="0" w:color="auto"/>
            <w:left w:val="none" w:sz="0" w:space="0" w:color="auto"/>
            <w:bottom w:val="none" w:sz="0" w:space="0" w:color="auto"/>
            <w:right w:val="none" w:sz="0" w:space="0" w:color="auto"/>
          </w:divBdr>
        </w:div>
        <w:div w:id="1864662710">
          <w:marLeft w:val="640"/>
          <w:marRight w:val="0"/>
          <w:marTop w:val="0"/>
          <w:marBottom w:val="0"/>
          <w:divBdr>
            <w:top w:val="none" w:sz="0" w:space="0" w:color="auto"/>
            <w:left w:val="none" w:sz="0" w:space="0" w:color="auto"/>
            <w:bottom w:val="none" w:sz="0" w:space="0" w:color="auto"/>
            <w:right w:val="none" w:sz="0" w:space="0" w:color="auto"/>
          </w:divBdr>
        </w:div>
        <w:div w:id="708261504">
          <w:marLeft w:val="640"/>
          <w:marRight w:val="0"/>
          <w:marTop w:val="0"/>
          <w:marBottom w:val="0"/>
          <w:divBdr>
            <w:top w:val="none" w:sz="0" w:space="0" w:color="auto"/>
            <w:left w:val="none" w:sz="0" w:space="0" w:color="auto"/>
            <w:bottom w:val="none" w:sz="0" w:space="0" w:color="auto"/>
            <w:right w:val="none" w:sz="0" w:space="0" w:color="auto"/>
          </w:divBdr>
        </w:div>
        <w:div w:id="1802192296">
          <w:marLeft w:val="640"/>
          <w:marRight w:val="0"/>
          <w:marTop w:val="0"/>
          <w:marBottom w:val="0"/>
          <w:divBdr>
            <w:top w:val="none" w:sz="0" w:space="0" w:color="auto"/>
            <w:left w:val="none" w:sz="0" w:space="0" w:color="auto"/>
            <w:bottom w:val="none" w:sz="0" w:space="0" w:color="auto"/>
            <w:right w:val="none" w:sz="0" w:space="0" w:color="auto"/>
          </w:divBdr>
        </w:div>
        <w:div w:id="1494563449">
          <w:marLeft w:val="640"/>
          <w:marRight w:val="0"/>
          <w:marTop w:val="0"/>
          <w:marBottom w:val="0"/>
          <w:divBdr>
            <w:top w:val="none" w:sz="0" w:space="0" w:color="auto"/>
            <w:left w:val="none" w:sz="0" w:space="0" w:color="auto"/>
            <w:bottom w:val="none" w:sz="0" w:space="0" w:color="auto"/>
            <w:right w:val="none" w:sz="0" w:space="0" w:color="auto"/>
          </w:divBdr>
        </w:div>
        <w:div w:id="1137263765">
          <w:marLeft w:val="640"/>
          <w:marRight w:val="0"/>
          <w:marTop w:val="0"/>
          <w:marBottom w:val="0"/>
          <w:divBdr>
            <w:top w:val="none" w:sz="0" w:space="0" w:color="auto"/>
            <w:left w:val="none" w:sz="0" w:space="0" w:color="auto"/>
            <w:bottom w:val="none" w:sz="0" w:space="0" w:color="auto"/>
            <w:right w:val="none" w:sz="0" w:space="0" w:color="auto"/>
          </w:divBdr>
        </w:div>
        <w:div w:id="319816991">
          <w:marLeft w:val="640"/>
          <w:marRight w:val="0"/>
          <w:marTop w:val="0"/>
          <w:marBottom w:val="0"/>
          <w:divBdr>
            <w:top w:val="none" w:sz="0" w:space="0" w:color="auto"/>
            <w:left w:val="none" w:sz="0" w:space="0" w:color="auto"/>
            <w:bottom w:val="none" w:sz="0" w:space="0" w:color="auto"/>
            <w:right w:val="none" w:sz="0" w:space="0" w:color="auto"/>
          </w:divBdr>
        </w:div>
        <w:div w:id="292489267">
          <w:marLeft w:val="640"/>
          <w:marRight w:val="0"/>
          <w:marTop w:val="0"/>
          <w:marBottom w:val="0"/>
          <w:divBdr>
            <w:top w:val="none" w:sz="0" w:space="0" w:color="auto"/>
            <w:left w:val="none" w:sz="0" w:space="0" w:color="auto"/>
            <w:bottom w:val="none" w:sz="0" w:space="0" w:color="auto"/>
            <w:right w:val="none" w:sz="0" w:space="0" w:color="auto"/>
          </w:divBdr>
        </w:div>
        <w:div w:id="512916415">
          <w:marLeft w:val="640"/>
          <w:marRight w:val="0"/>
          <w:marTop w:val="0"/>
          <w:marBottom w:val="0"/>
          <w:divBdr>
            <w:top w:val="none" w:sz="0" w:space="0" w:color="auto"/>
            <w:left w:val="none" w:sz="0" w:space="0" w:color="auto"/>
            <w:bottom w:val="none" w:sz="0" w:space="0" w:color="auto"/>
            <w:right w:val="none" w:sz="0" w:space="0" w:color="auto"/>
          </w:divBdr>
        </w:div>
        <w:div w:id="1996563537">
          <w:marLeft w:val="640"/>
          <w:marRight w:val="0"/>
          <w:marTop w:val="0"/>
          <w:marBottom w:val="0"/>
          <w:divBdr>
            <w:top w:val="none" w:sz="0" w:space="0" w:color="auto"/>
            <w:left w:val="none" w:sz="0" w:space="0" w:color="auto"/>
            <w:bottom w:val="none" w:sz="0" w:space="0" w:color="auto"/>
            <w:right w:val="none" w:sz="0" w:space="0" w:color="auto"/>
          </w:divBdr>
        </w:div>
        <w:div w:id="1342656953">
          <w:marLeft w:val="640"/>
          <w:marRight w:val="0"/>
          <w:marTop w:val="0"/>
          <w:marBottom w:val="0"/>
          <w:divBdr>
            <w:top w:val="none" w:sz="0" w:space="0" w:color="auto"/>
            <w:left w:val="none" w:sz="0" w:space="0" w:color="auto"/>
            <w:bottom w:val="none" w:sz="0" w:space="0" w:color="auto"/>
            <w:right w:val="none" w:sz="0" w:space="0" w:color="auto"/>
          </w:divBdr>
        </w:div>
        <w:div w:id="1182552251">
          <w:marLeft w:val="640"/>
          <w:marRight w:val="0"/>
          <w:marTop w:val="0"/>
          <w:marBottom w:val="0"/>
          <w:divBdr>
            <w:top w:val="none" w:sz="0" w:space="0" w:color="auto"/>
            <w:left w:val="none" w:sz="0" w:space="0" w:color="auto"/>
            <w:bottom w:val="none" w:sz="0" w:space="0" w:color="auto"/>
            <w:right w:val="none" w:sz="0" w:space="0" w:color="auto"/>
          </w:divBdr>
        </w:div>
        <w:div w:id="952515875">
          <w:marLeft w:val="640"/>
          <w:marRight w:val="0"/>
          <w:marTop w:val="0"/>
          <w:marBottom w:val="0"/>
          <w:divBdr>
            <w:top w:val="none" w:sz="0" w:space="0" w:color="auto"/>
            <w:left w:val="none" w:sz="0" w:space="0" w:color="auto"/>
            <w:bottom w:val="none" w:sz="0" w:space="0" w:color="auto"/>
            <w:right w:val="none" w:sz="0" w:space="0" w:color="auto"/>
          </w:divBdr>
        </w:div>
        <w:div w:id="1950234596">
          <w:marLeft w:val="640"/>
          <w:marRight w:val="0"/>
          <w:marTop w:val="0"/>
          <w:marBottom w:val="0"/>
          <w:divBdr>
            <w:top w:val="none" w:sz="0" w:space="0" w:color="auto"/>
            <w:left w:val="none" w:sz="0" w:space="0" w:color="auto"/>
            <w:bottom w:val="none" w:sz="0" w:space="0" w:color="auto"/>
            <w:right w:val="none" w:sz="0" w:space="0" w:color="auto"/>
          </w:divBdr>
        </w:div>
        <w:div w:id="785808541">
          <w:marLeft w:val="640"/>
          <w:marRight w:val="0"/>
          <w:marTop w:val="0"/>
          <w:marBottom w:val="0"/>
          <w:divBdr>
            <w:top w:val="none" w:sz="0" w:space="0" w:color="auto"/>
            <w:left w:val="none" w:sz="0" w:space="0" w:color="auto"/>
            <w:bottom w:val="none" w:sz="0" w:space="0" w:color="auto"/>
            <w:right w:val="none" w:sz="0" w:space="0" w:color="auto"/>
          </w:divBdr>
        </w:div>
        <w:div w:id="981353122">
          <w:marLeft w:val="640"/>
          <w:marRight w:val="0"/>
          <w:marTop w:val="0"/>
          <w:marBottom w:val="0"/>
          <w:divBdr>
            <w:top w:val="none" w:sz="0" w:space="0" w:color="auto"/>
            <w:left w:val="none" w:sz="0" w:space="0" w:color="auto"/>
            <w:bottom w:val="none" w:sz="0" w:space="0" w:color="auto"/>
            <w:right w:val="none" w:sz="0" w:space="0" w:color="auto"/>
          </w:divBdr>
        </w:div>
        <w:div w:id="1394542886">
          <w:marLeft w:val="640"/>
          <w:marRight w:val="0"/>
          <w:marTop w:val="0"/>
          <w:marBottom w:val="0"/>
          <w:divBdr>
            <w:top w:val="none" w:sz="0" w:space="0" w:color="auto"/>
            <w:left w:val="none" w:sz="0" w:space="0" w:color="auto"/>
            <w:bottom w:val="none" w:sz="0" w:space="0" w:color="auto"/>
            <w:right w:val="none" w:sz="0" w:space="0" w:color="auto"/>
          </w:divBdr>
        </w:div>
        <w:div w:id="2127191067">
          <w:marLeft w:val="640"/>
          <w:marRight w:val="0"/>
          <w:marTop w:val="0"/>
          <w:marBottom w:val="0"/>
          <w:divBdr>
            <w:top w:val="none" w:sz="0" w:space="0" w:color="auto"/>
            <w:left w:val="none" w:sz="0" w:space="0" w:color="auto"/>
            <w:bottom w:val="none" w:sz="0" w:space="0" w:color="auto"/>
            <w:right w:val="none" w:sz="0" w:space="0" w:color="auto"/>
          </w:divBdr>
        </w:div>
        <w:div w:id="256063737">
          <w:marLeft w:val="640"/>
          <w:marRight w:val="0"/>
          <w:marTop w:val="0"/>
          <w:marBottom w:val="0"/>
          <w:divBdr>
            <w:top w:val="none" w:sz="0" w:space="0" w:color="auto"/>
            <w:left w:val="none" w:sz="0" w:space="0" w:color="auto"/>
            <w:bottom w:val="none" w:sz="0" w:space="0" w:color="auto"/>
            <w:right w:val="none" w:sz="0" w:space="0" w:color="auto"/>
          </w:divBdr>
        </w:div>
        <w:div w:id="835657082">
          <w:marLeft w:val="640"/>
          <w:marRight w:val="0"/>
          <w:marTop w:val="0"/>
          <w:marBottom w:val="0"/>
          <w:divBdr>
            <w:top w:val="none" w:sz="0" w:space="0" w:color="auto"/>
            <w:left w:val="none" w:sz="0" w:space="0" w:color="auto"/>
            <w:bottom w:val="none" w:sz="0" w:space="0" w:color="auto"/>
            <w:right w:val="none" w:sz="0" w:space="0" w:color="auto"/>
          </w:divBdr>
        </w:div>
        <w:div w:id="1449936170">
          <w:marLeft w:val="640"/>
          <w:marRight w:val="0"/>
          <w:marTop w:val="0"/>
          <w:marBottom w:val="0"/>
          <w:divBdr>
            <w:top w:val="none" w:sz="0" w:space="0" w:color="auto"/>
            <w:left w:val="none" w:sz="0" w:space="0" w:color="auto"/>
            <w:bottom w:val="none" w:sz="0" w:space="0" w:color="auto"/>
            <w:right w:val="none" w:sz="0" w:space="0" w:color="auto"/>
          </w:divBdr>
        </w:div>
        <w:div w:id="170461289">
          <w:marLeft w:val="640"/>
          <w:marRight w:val="0"/>
          <w:marTop w:val="0"/>
          <w:marBottom w:val="0"/>
          <w:divBdr>
            <w:top w:val="none" w:sz="0" w:space="0" w:color="auto"/>
            <w:left w:val="none" w:sz="0" w:space="0" w:color="auto"/>
            <w:bottom w:val="none" w:sz="0" w:space="0" w:color="auto"/>
            <w:right w:val="none" w:sz="0" w:space="0" w:color="auto"/>
          </w:divBdr>
        </w:div>
        <w:div w:id="564027397">
          <w:marLeft w:val="640"/>
          <w:marRight w:val="0"/>
          <w:marTop w:val="0"/>
          <w:marBottom w:val="0"/>
          <w:divBdr>
            <w:top w:val="none" w:sz="0" w:space="0" w:color="auto"/>
            <w:left w:val="none" w:sz="0" w:space="0" w:color="auto"/>
            <w:bottom w:val="none" w:sz="0" w:space="0" w:color="auto"/>
            <w:right w:val="none" w:sz="0" w:space="0" w:color="auto"/>
          </w:divBdr>
        </w:div>
        <w:div w:id="1247571851">
          <w:marLeft w:val="640"/>
          <w:marRight w:val="0"/>
          <w:marTop w:val="0"/>
          <w:marBottom w:val="0"/>
          <w:divBdr>
            <w:top w:val="none" w:sz="0" w:space="0" w:color="auto"/>
            <w:left w:val="none" w:sz="0" w:space="0" w:color="auto"/>
            <w:bottom w:val="none" w:sz="0" w:space="0" w:color="auto"/>
            <w:right w:val="none" w:sz="0" w:space="0" w:color="auto"/>
          </w:divBdr>
        </w:div>
        <w:div w:id="1095631471">
          <w:marLeft w:val="640"/>
          <w:marRight w:val="0"/>
          <w:marTop w:val="0"/>
          <w:marBottom w:val="0"/>
          <w:divBdr>
            <w:top w:val="none" w:sz="0" w:space="0" w:color="auto"/>
            <w:left w:val="none" w:sz="0" w:space="0" w:color="auto"/>
            <w:bottom w:val="none" w:sz="0" w:space="0" w:color="auto"/>
            <w:right w:val="none" w:sz="0" w:space="0" w:color="auto"/>
          </w:divBdr>
        </w:div>
        <w:div w:id="1718162129">
          <w:marLeft w:val="640"/>
          <w:marRight w:val="0"/>
          <w:marTop w:val="0"/>
          <w:marBottom w:val="0"/>
          <w:divBdr>
            <w:top w:val="none" w:sz="0" w:space="0" w:color="auto"/>
            <w:left w:val="none" w:sz="0" w:space="0" w:color="auto"/>
            <w:bottom w:val="none" w:sz="0" w:space="0" w:color="auto"/>
            <w:right w:val="none" w:sz="0" w:space="0" w:color="auto"/>
          </w:divBdr>
        </w:div>
        <w:div w:id="1952933096">
          <w:marLeft w:val="640"/>
          <w:marRight w:val="0"/>
          <w:marTop w:val="0"/>
          <w:marBottom w:val="0"/>
          <w:divBdr>
            <w:top w:val="none" w:sz="0" w:space="0" w:color="auto"/>
            <w:left w:val="none" w:sz="0" w:space="0" w:color="auto"/>
            <w:bottom w:val="none" w:sz="0" w:space="0" w:color="auto"/>
            <w:right w:val="none" w:sz="0" w:space="0" w:color="auto"/>
          </w:divBdr>
        </w:div>
        <w:div w:id="1082947916">
          <w:marLeft w:val="640"/>
          <w:marRight w:val="0"/>
          <w:marTop w:val="0"/>
          <w:marBottom w:val="0"/>
          <w:divBdr>
            <w:top w:val="none" w:sz="0" w:space="0" w:color="auto"/>
            <w:left w:val="none" w:sz="0" w:space="0" w:color="auto"/>
            <w:bottom w:val="none" w:sz="0" w:space="0" w:color="auto"/>
            <w:right w:val="none" w:sz="0" w:space="0" w:color="auto"/>
          </w:divBdr>
        </w:div>
        <w:div w:id="100994428">
          <w:marLeft w:val="640"/>
          <w:marRight w:val="0"/>
          <w:marTop w:val="0"/>
          <w:marBottom w:val="0"/>
          <w:divBdr>
            <w:top w:val="none" w:sz="0" w:space="0" w:color="auto"/>
            <w:left w:val="none" w:sz="0" w:space="0" w:color="auto"/>
            <w:bottom w:val="none" w:sz="0" w:space="0" w:color="auto"/>
            <w:right w:val="none" w:sz="0" w:space="0" w:color="auto"/>
          </w:divBdr>
        </w:div>
        <w:div w:id="1426922096">
          <w:marLeft w:val="640"/>
          <w:marRight w:val="0"/>
          <w:marTop w:val="0"/>
          <w:marBottom w:val="0"/>
          <w:divBdr>
            <w:top w:val="none" w:sz="0" w:space="0" w:color="auto"/>
            <w:left w:val="none" w:sz="0" w:space="0" w:color="auto"/>
            <w:bottom w:val="none" w:sz="0" w:space="0" w:color="auto"/>
            <w:right w:val="none" w:sz="0" w:space="0" w:color="auto"/>
          </w:divBdr>
        </w:div>
        <w:div w:id="1329868256">
          <w:marLeft w:val="640"/>
          <w:marRight w:val="0"/>
          <w:marTop w:val="0"/>
          <w:marBottom w:val="0"/>
          <w:divBdr>
            <w:top w:val="none" w:sz="0" w:space="0" w:color="auto"/>
            <w:left w:val="none" w:sz="0" w:space="0" w:color="auto"/>
            <w:bottom w:val="none" w:sz="0" w:space="0" w:color="auto"/>
            <w:right w:val="none" w:sz="0" w:space="0" w:color="auto"/>
          </w:divBdr>
        </w:div>
        <w:div w:id="1975914575">
          <w:marLeft w:val="640"/>
          <w:marRight w:val="0"/>
          <w:marTop w:val="0"/>
          <w:marBottom w:val="0"/>
          <w:divBdr>
            <w:top w:val="none" w:sz="0" w:space="0" w:color="auto"/>
            <w:left w:val="none" w:sz="0" w:space="0" w:color="auto"/>
            <w:bottom w:val="none" w:sz="0" w:space="0" w:color="auto"/>
            <w:right w:val="none" w:sz="0" w:space="0" w:color="auto"/>
          </w:divBdr>
        </w:div>
        <w:div w:id="650646391">
          <w:marLeft w:val="640"/>
          <w:marRight w:val="0"/>
          <w:marTop w:val="0"/>
          <w:marBottom w:val="0"/>
          <w:divBdr>
            <w:top w:val="none" w:sz="0" w:space="0" w:color="auto"/>
            <w:left w:val="none" w:sz="0" w:space="0" w:color="auto"/>
            <w:bottom w:val="none" w:sz="0" w:space="0" w:color="auto"/>
            <w:right w:val="none" w:sz="0" w:space="0" w:color="auto"/>
          </w:divBdr>
        </w:div>
        <w:div w:id="1558197631">
          <w:marLeft w:val="640"/>
          <w:marRight w:val="0"/>
          <w:marTop w:val="0"/>
          <w:marBottom w:val="0"/>
          <w:divBdr>
            <w:top w:val="none" w:sz="0" w:space="0" w:color="auto"/>
            <w:left w:val="none" w:sz="0" w:space="0" w:color="auto"/>
            <w:bottom w:val="none" w:sz="0" w:space="0" w:color="auto"/>
            <w:right w:val="none" w:sz="0" w:space="0" w:color="auto"/>
          </w:divBdr>
        </w:div>
        <w:div w:id="1635528784">
          <w:marLeft w:val="640"/>
          <w:marRight w:val="0"/>
          <w:marTop w:val="0"/>
          <w:marBottom w:val="0"/>
          <w:divBdr>
            <w:top w:val="none" w:sz="0" w:space="0" w:color="auto"/>
            <w:left w:val="none" w:sz="0" w:space="0" w:color="auto"/>
            <w:bottom w:val="none" w:sz="0" w:space="0" w:color="auto"/>
            <w:right w:val="none" w:sz="0" w:space="0" w:color="auto"/>
          </w:divBdr>
        </w:div>
        <w:div w:id="121726604">
          <w:marLeft w:val="640"/>
          <w:marRight w:val="0"/>
          <w:marTop w:val="0"/>
          <w:marBottom w:val="0"/>
          <w:divBdr>
            <w:top w:val="none" w:sz="0" w:space="0" w:color="auto"/>
            <w:left w:val="none" w:sz="0" w:space="0" w:color="auto"/>
            <w:bottom w:val="none" w:sz="0" w:space="0" w:color="auto"/>
            <w:right w:val="none" w:sz="0" w:space="0" w:color="auto"/>
          </w:divBdr>
        </w:div>
        <w:div w:id="571693292">
          <w:marLeft w:val="640"/>
          <w:marRight w:val="0"/>
          <w:marTop w:val="0"/>
          <w:marBottom w:val="0"/>
          <w:divBdr>
            <w:top w:val="none" w:sz="0" w:space="0" w:color="auto"/>
            <w:left w:val="none" w:sz="0" w:space="0" w:color="auto"/>
            <w:bottom w:val="none" w:sz="0" w:space="0" w:color="auto"/>
            <w:right w:val="none" w:sz="0" w:space="0" w:color="auto"/>
          </w:divBdr>
        </w:div>
        <w:div w:id="1787386739">
          <w:marLeft w:val="640"/>
          <w:marRight w:val="0"/>
          <w:marTop w:val="0"/>
          <w:marBottom w:val="0"/>
          <w:divBdr>
            <w:top w:val="none" w:sz="0" w:space="0" w:color="auto"/>
            <w:left w:val="none" w:sz="0" w:space="0" w:color="auto"/>
            <w:bottom w:val="none" w:sz="0" w:space="0" w:color="auto"/>
            <w:right w:val="none" w:sz="0" w:space="0" w:color="auto"/>
          </w:divBdr>
        </w:div>
        <w:div w:id="1706756485">
          <w:marLeft w:val="640"/>
          <w:marRight w:val="0"/>
          <w:marTop w:val="0"/>
          <w:marBottom w:val="0"/>
          <w:divBdr>
            <w:top w:val="none" w:sz="0" w:space="0" w:color="auto"/>
            <w:left w:val="none" w:sz="0" w:space="0" w:color="auto"/>
            <w:bottom w:val="none" w:sz="0" w:space="0" w:color="auto"/>
            <w:right w:val="none" w:sz="0" w:space="0" w:color="auto"/>
          </w:divBdr>
        </w:div>
        <w:div w:id="841241018">
          <w:marLeft w:val="640"/>
          <w:marRight w:val="0"/>
          <w:marTop w:val="0"/>
          <w:marBottom w:val="0"/>
          <w:divBdr>
            <w:top w:val="none" w:sz="0" w:space="0" w:color="auto"/>
            <w:left w:val="none" w:sz="0" w:space="0" w:color="auto"/>
            <w:bottom w:val="none" w:sz="0" w:space="0" w:color="auto"/>
            <w:right w:val="none" w:sz="0" w:space="0" w:color="auto"/>
          </w:divBdr>
        </w:div>
        <w:div w:id="2139642087">
          <w:marLeft w:val="640"/>
          <w:marRight w:val="0"/>
          <w:marTop w:val="0"/>
          <w:marBottom w:val="0"/>
          <w:divBdr>
            <w:top w:val="none" w:sz="0" w:space="0" w:color="auto"/>
            <w:left w:val="none" w:sz="0" w:space="0" w:color="auto"/>
            <w:bottom w:val="none" w:sz="0" w:space="0" w:color="auto"/>
            <w:right w:val="none" w:sz="0" w:space="0" w:color="auto"/>
          </w:divBdr>
        </w:div>
        <w:div w:id="635569901">
          <w:marLeft w:val="640"/>
          <w:marRight w:val="0"/>
          <w:marTop w:val="0"/>
          <w:marBottom w:val="0"/>
          <w:divBdr>
            <w:top w:val="none" w:sz="0" w:space="0" w:color="auto"/>
            <w:left w:val="none" w:sz="0" w:space="0" w:color="auto"/>
            <w:bottom w:val="none" w:sz="0" w:space="0" w:color="auto"/>
            <w:right w:val="none" w:sz="0" w:space="0" w:color="auto"/>
          </w:divBdr>
        </w:div>
        <w:div w:id="1096752699">
          <w:marLeft w:val="640"/>
          <w:marRight w:val="0"/>
          <w:marTop w:val="0"/>
          <w:marBottom w:val="0"/>
          <w:divBdr>
            <w:top w:val="none" w:sz="0" w:space="0" w:color="auto"/>
            <w:left w:val="none" w:sz="0" w:space="0" w:color="auto"/>
            <w:bottom w:val="none" w:sz="0" w:space="0" w:color="auto"/>
            <w:right w:val="none" w:sz="0" w:space="0" w:color="auto"/>
          </w:divBdr>
        </w:div>
        <w:div w:id="1075277740">
          <w:marLeft w:val="640"/>
          <w:marRight w:val="0"/>
          <w:marTop w:val="0"/>
          <w:marBottom w:val="0"/>
          <w:divBdr>
            <w:top w:val="none" w:sz="0" w:space="0" w:color="auto"/>
            <w:left w:val="none" w:sz="0" w:space="0" w:color="auto"/>
            <w:bottom w:val="none" w:sz="0" w:space="0" w:color="auto"/>
            <w:right w:val="none" w:sz="0" w:space="0" w:color="auto"/>
          </w:divBdr>
        </w:div>
        <w:div w:id="1146505512">
          <w:marLeft w:val="640"/>
          <w:marRight w:val="0"/>
          <w:marTop w:val="0"/>
          <w:marBottom w:val="0"/>
          <w:divBdr>
            <w:top w:val="none" w:sz="0" w:space="0" w:color="auto"/>
            <w:left w:val="none" w:sz="0" w:space="0" w:color="auto"/>
            <w:bottom w:val="none" w:sz="0" w:space="0" w:color="auto"/>
            <w:right w:val="none" w:sz="0" w:space="0" w:color="auto"/>
          </w:divBdr>
        </w:div>
        <w:div w:id="631134201">
          <w:marLeft w:val="640"/>
          <w:marRight w:val="0"/>
          <w:marTop w:val="0"/>
          <w:marBottom w:val="0"/>
          <w:divBdr>
            <w:top w:val="none" w:sz="0" w:space="0" w:color="auto"/>
            <w:left w:val="none" w:sz="0" w:space="0" w:color="auto"/>
            <w:bottom w:val="none" w:sz="0" w:space="0" w:color="auto"/>
            <w:right w:val="none" w:sz="0" w:space="0" w:color="auto"/>
          </w:divBdr>
        </w:div>
        <w:div w:id="171578669">
          <w:marLeft w:val="640"/>
          <w:marRight w:val="0"/>
          <w:marTop w:val="0"/>
          <w:marBottom w:val="0"/>
          <w:divBdr>
            <w:top w:val="none" w:sz="0" w:space="0" w:color="auto"/>
            <w:left w:val="none" w:sz="0" w:space="0" w:color="auto"/>
            <w:bottom w:val="none" w:sz="0" w:space="0" w:color="auto"/>
            <w:right w:val="none" w:sz="0" w:space="0" w:color="auto"/>
          </w:divBdr>
        </w:div>
      </w:divsChild>
    </w:div>
    <w:div w:id="1947737635">
      <w:bodyDiv w:val="1"/>
      <w:marLeft w:val="0"/>
      <w:marRight w:val="0"/>
      <w:marTop w:val="0"/>
      <w:marBottom w:val="0"/>
      <w:divBdr>
        <w:top w:val="none" w:sz="0" w:space="0" w:color="auto"/>
        <w:left w:val="none" w:sz="0" w:space="0" w:color="auto"/>
        <w:bottom w:val="none" w:sz="0" w:space="0" w:color="auto"/>
        <w:right w:val="none" w:sz="0" w:space="0" w:color="auto"/>
      </w:divBdr>
      <w:divsChild>
        <w:div w:id="534734285">
          <w:marLeft w:val="640"/>
          <w:marRight w:val="0"/>
          <w:marTop w:val="0"/>
          <w:marBottom w:val="0"/>
          <w:divBdr>
            <w:top w:val="none" w:sz="0" w:space="0" w:color="auto"/>
            <w:left w:val="none" w:sz="0" w:space="0" w:color="auto"/>
            <w:bottom w:val="none" w:sz="0" w:space="0" w:color="auto"/>
            <w:right w:val="none" w:sz="0" w:space="0" w:color="auto"/>
          </w:divBdr>
        </w:div>
        <w:div w:id="144401646">
          <w:marLeft w:val="640"/>
          <w:marRight w:val="0"/>
          <w:marTop w:val="0"/>
          <w:marBottom w:val="0"/>
          <w:divBdr>
            <w:top w:val="none" w:sz="0" w:space="0" w:color="auto"/>
            <w:left w:val="none" w:sz="0" w:space="0" w:color="auto"/>
            <w:bottom w:val="none" w:sz="0" w:space="0" w:color="auto"/>
            <w:right w:val="none" w:sz="0" w:space="0" w:color="auto"/>
          </w:divBdr>
        </w:div>
        <w:div w:id="777065693">
          <w:marLeft w:val="640"/>
          <w:marRight w:val="0"/>
          <w:marTop w:val="0"/>
          <w:marBottom w:val="0"/>
          <w:divBdr>
            <w:top w:val="none" w:sz="0" w:space="0" w:color="auto"/>
            <w:left w:val="none" w:sz="0" w:space="0" w:color="auto"/>
            <w:bottom w:val="none" w:sz="0" w:space="0" w:color="auto"/>
            <w:right w:val="none" w:sz="0" w:space="0" w:color="auto"/>
          </w:divBdr>
        </w:div>
        <w:div w:id="1864438001">
          <w:marLeft w:val="640"/>
          <w:marRight w:val="0"/>
          <w:marTop w:val="0"/>
          <w:marBottom w:val="0"/>
          <w:divBdr>
            <w:top w:val="none" w:sz="0" w:space="0" w:color="auto"/>
            <w:left w:val="none" w:sz="0" w:space="0" w:color="auto"/>
            <w:bottom w:val="none" w:sz="0" w:space="0" w:color="auto"/>
            <w:right w:val="none" w:sz="0" w:space="0" w:color="auto"/>
          </w:divBdr>
        </w:div>
        <w:div w:id="2119713892">
          <w:marLeft w:val="640"/>
          <w:marRight w:val="0"/>
          <w:marTop w:val="0"/>
          <w:marBottom w:val="0"/>
          <w:divBdr>
            <w:top w:val="none" w:sz="0" w:space="0" w:color="auto"/>
            <w:left w:val="none" w:sz="0" w:space="0" w:color="auto"/>
            <w:bottom w:val="none" w:sz="0" w:space="0" w:color="auto"/>
            <w:right w:val="none" w:sz="0" w:space="0" w:color="auto"/>
          </w:divBdr>
        </w:div>
        <w:div w:id="1435393820">
          <w:marLeft w:val="640"/>
          <w:marRight w:val="0"/>
          <w:marTop w:val="0"/>
          <w:marBottom w:val="0"/>
          <w:divBdr>
            <w:top w:val="none" w:sz="0" w:space="0" w:color="auto"/>
            <w:left w:val="none" w:sz="0" w:space="0" w:color="auto"/>
            <w:bottom w:val="none" w:sz="0" w:space="0" w:color="auto"/>
            <w:right w:val="none" w:sz="0" w:space="0" w:color="auto"/>
          </w:divBdr>
        </w:div>
        <w:div w:id="1448233644">
          <w:marLeft w:val="640"/>
          <w:marRight w:val="0"/>
          <w:marTop w:val="0"/>
          <w:marBottom w:val="0"/>
          <w:divBdr>
            <w:top w:val="none" w:sz="0" w:space="0" w:color="auto"/>
            <w:left w:val="none" w:sz="0" w:space="0" w:color="auto"/>
            <w:bottom w:val="none" w:sz="0" w:space="0" w:color="auto"/>
            <w:right w:val="none" w:sz="0" w:space="0" w:color="auto"/>
          </w:divBdr>
        </w:div>
        <w:div w:id="1320965954">
          <w:marLeft w:val="640"/>
          <w:marRight w:val="0"/>
          <w:marTop w:val="0"/>
          <w:marBottom w:val="0"/>
          <w:divBdr>
            <w:top w:val="none" w:sz="0" w:space="0" w:color="auto"/>
            <w:left w:val="none" w:sz="0" w:space="0" w:color="auto"/>
            <w:bottom w:val="none" w:sz="0" w:space="0" w:color="auto"/>
            <w:right w:val="none" w:sz="0" w:space="0" w:color="auto"/>
          </w:divBdr>
        </w:div>
        <w:div w:id="487404145">
          <w:marLeft w:val="640"/>
          <w:marRight w:val="0"/>
          <w:marTop w:val="0"/>
          <w:marBottom w:val="0"/>
          <w:divBdr>
            <w:top w:val="none" w:sz="0" w:space="0" w:color="auto"/>
            <w:left w:val="none" w:sz="0" w:space="0" w:color="auto"/>
            <w:bottom w:val="none" w:sz="0" w:space="0" w:color="auto"/>
            <w:right w:val="none" w:sz="0" w:space="0" w:color="auto"/>
          </w:divBdr>
        </w:div>
        <w:div w:id="679548421">
          <w:marLeft w:val="640"/>
          <w:marRight w:val="0"/>
          <w:marTop w:val="0"/>
          <w:marBottom w:val="0"/>
          <w:divBdr>
            <w:top w:val="none" w:sz="0" w:space="0" w:color="auto"/>
            <w:left w:val="none" w:sz="0" w:space="0" w:color="auto"/>
            <w:bottom w:val="none" w:sz="0" w:space="0" w:color="auto"/>
            <w:right w:val="none" w:sz="0" w:space="0" w:color="auto"/>
          </w:divBdr>
        </w:div>
        <w:div w:id="1322587084">
          <w:marLeft w:val="640"/>
          <w:marRight w:val="0"/>
          <w:marTop w:val="0"/>
          <w:marBottom w:val="0"/>
          <w:divBdr>
            <w:top w:val="none" w:sz="0" w:space="0" w:color="auto"/>
            <w:left w:val="none" w:sz="0" w:space="0" w:color="auto"/>
            <w:bottom w:val="none" w:sz="0" w:space="0" w:color="auto"/>
            <w:right w:val="none" w:sz="0" w:space="0" w:color="auto"/>
          </w:divBdr>
        </w:div>
        <w:div w:id="308484631">
          <w:marLeft w:val="640"/>
          <w:marRight w:val="0"/>
          <w:marTop w:val="0"/>
          <w:marBottom w:val="0"/>
          <w:divBdr>
            <w:top w:val="none" w:sz="0" w:space="0" w:color="auto"/>
            <w:left w:val="none" w:sz="0" w:space="0" w:color="auto"/>
            <w:bottom w:val="none" w:sz="0" w:space="0" w:color="auto"/>
            <w:right w:val="none" w:sz="0" w:space="0" w:color="auto"/>
          </w:divBdr>
        </w:div>
        <w:div w:id="1697735210">
          <w:marLeft w:val="640"/>
          <w:marRight w:val="0"/>
          <w:marTop w:val="0"/>
          <w:marBottom w:val="0"/>
          <w:divBdr>
            <w:top w:val="none" w:sz="0" w:space="0" w:color="auto"/>
            <w:left w:val="none" w:sz="0" w:space="0" w:color="auto"/>
            <w:bottom w:val="none" w:sz="0" w:space="0" w:color="auto"/>
            <w:right w:val="none" w:sz="0" w:space="0" w:color="auto"/>
          </w:divBdr>
        </w:div>
        <w:div w:id="142822551">
          <w:marLeft w:val="640"/>
          <w:marRight w:val="0"/>
          <w:marTop w:val="0"/>
          <w:marBottom w:val="0"/>
          <w:divBdr>
            <w:top w:val="none" w:sz="0" w:space="0" w:color="auto"/>
            <w:left w:val="none" w:sz="0" w:space="0" w:color="auto"/>
            <w:bottom w:val="none" w:sz="0" w:space="0" w:color="auto"/>
            <w:right w:val="none" w:sz="0" w:space="0" w:color="auto"/>
          </w:divBdr>
        </w:div>
        <w:div w:id="1619795946">
          <w:marLeft w:val="640"/>
          <w:marRight w:val="0"/>
          <w:marTop w:val="0"/>
          <w:marBottom w:val="0"/>
          <w:divBdr>
            <w:top w:val="none" w:sz="0" w:space="0" w:color="auto"/>
            <w:left w:val="none" w:sz="0" w:space="0" w:color="auto"/>
            <w:bottom w:val="none" w:sz="0" w:space="0" w:color="auto"/>
            <w:right w:val="none" w:sz="0" w:space="0" w:color="auto"/>
          </w:divBdr>
        </w:div>
        <w:div w:id="1587419300">
          <w:marLeft w:val="640"/>
          <w:marRight w:val="0"/>
          <w:marTop w:val="0"/>
          <w:marBottom w:val="0"/>
          <w:divBdr>
            <w:top w:val="none" w:sz="0" w:space="0" w:color="auto"/>
            <w:left w:val="none" w:sz="0" w:space="0" w:color="auto"/>
            <w:bottom w:val="none" w:sz="0" w:space="0" w:color="auto"/>
            <w:right w:val="none" w:sz="0" w:space="0" w:color="auto"/>
          </w:divBdr>
        </w:div>
        <w:div w:id="1676033726">
          <w:marLeft w:val="640"/>
          <w:marRight w:val="0"/>
          <w:marTop w:val="0"/>
          <w:marBottom w:val="0"/>
          <w:divBdr>
            <w:top w:val="none" w:sz="0" w:space="0" w:color="auto"/>
            <w:left w:val="none" w:sz="0" w:space="0" w:color="auto"/>
            <w:bottom w:val="none" w:sz="0" w:space="0" w:color="auto"/>
            <w:right w:val="none" w:sz="0" w:space="0" w:color="auto"/>
          </w:divBdr>
        </w:div>
        <w:div w:id="400717211">
          <w:marLeft w:val="640"/>
          <w:marRight w:val="0"/>
          <w:marTop w:val="0"/>
          <w:marBottom w:val="0"/>
          <w:divBdr>
            <w:top w:val="none" w:sz="0" w:space="0" w:color="auto"/>
            <w:left w:val="none" w:sz="0" w:space="0" w:color="auto"/>
            <w:bottom w:val="none" w:sz="0" w:space="0" w:color="auto"/>
            <w:right w:val="none" w:sz="0" w:space="0" w:color="auto"/>
          </w:divBdr>
        </w:div>
        <w:div w:id="1700544811">
          <w:marLeft w:val="640"/>
          <w:marRight w:val="0"/>
          <w:marTop w:val="0"/>
          <w:marBottom w:val="0"/>
          <w:divBdr>
            <w:top w:val="none" w:sz="0" w:space="0" w:color="auto"/>
            <w:left w:val="none" w:sz="0" w:space="0" w:color="auto"/>
            <w:bottom w:val="none" w:sz="0" w:space="0" w:color="auto"/>
            <w:right w:val="none" w:sz="0" w:space="0" w:color="auto"/>
          </w:divBdr>
        </w:div>
        <w:div w:id="425808070">
          <w:marLeft w:val="640"/>
          <w:marRight w:val="0"/>
          <w:marTop w:val="0"/>
          <w:marBottom w:val="0"/>
          <w:divBdr>
            <w:top w:val="none" w:sz="0" w:space="0" w:color="auto"/>
            <w:left w:val="none" w:sz="0" w:space="0" w:color="auto"/>
            <w:bottom w:val="none" w:sz="0" w:space="0" w:color="auto"/>
            <w:right w:val="none" w:sz="0" w:space="0" w:color="auto"/>
          </w:divBdr>
        </w:div>
        <w:div w:id="1818179748">
          <w:marLeft w:val="640"/>
          <w:marRight w:val="0"/>
          <w:marTop w:val="0"/>
          <w:marBottom w:val="0"/>
          <w:divBdr>
            <w:top w:val="none" w:sz="0" w:space="0" w:color="auto"/>
            <w:left w:val="none" w:sz="0" w:space="0" w:color="auto"/>
            <w:bottom w:val="none" w:sz="0" w:space="0" w:color="auto"/>
            <w:right w:val="none" w:sz="0" w:space="0" w:color="auto"/>
          </w:divBdr>
        </w:div>
        <w:div w:id="123693453">
          <w:marLeft w:val="640"/>
          <w:marRight w:val="0"/>
          <w:marTop w:val="0"/>
          <w:marBottom w:val="0"/>
          <w:divBdr>
            <w:top w:val="none" w:sz="0" w:space="0" w:color="auto"/>
            <w:left w:val="none" w:sz="0" w:space="0" w:color="auto"/>
            <w:bottom w:val="none" w:sz="0" w:space="0" w:color="auto"/>
            <w:right w:val="none" w:sz="0" w:space="0" w:color="auto"/>
          </w:divBdr>
        </w:div>
        <w:div w:id="2024015152">
          <w:marLeft w:val="640"/>
          <w:marRight w:val="0"/>
          <w:marTop w:val="0"/>
          <w:marBottom w:val="0"/>
          <w:divBdr>
            <w:top w:val="none" w:sz="0" w:space="0" w:color="auto"/>
            <w:left w:val="none" w:sz="0" w:space="0" w:color="auto"/>
            <w:bottom w:val="none" w:sz="0" w:space="0" w:color="auto"/>
            <w:right w:val="none" w:sz="0" w:space="0" w:color="auto"/>
          </w:divBdr>
        </w:div>
        <w:div w:id="426731933">
          <w:marLeft w:val="640"/>
          <w:marRight w:val="0"/>
          <w:marTop w:val="0"/>
          <w:marBottom w:val="0"/>
          <w:divBdr>
            <w:top w:val="none" w:sz="0" w:space="0" w:color="auto"/>
            <w:left w:val="none" w:sz="0" w:space="0" w:color="auto"/>
            <w:bottom w:val="none" w:sz="0" w:space="0" w:color="auto"/>
            <w:right w:val="none" w:sz="0" w:space="0" w:color="auto"/>
          </w:divBdr>
        </w:div>
        <w:div w:id="1611165181">
          <w:marLeft w:val="640"/>
          <w:marRight w:val="0"/>
          <w:marTop w:val="0"/>
          <w:marBottom w:val="0"/>
          <w:divBdr>
            <w:top w:val="none" w:sz="0" w:space="0" w:color="auto"/>
            <w:left w:val="none" w:sz="0" w:space="0" w:color="auto"/>
            <w:bottom w:val="none" w:sz="0" w:space="0" w:color="auto"/>
            <w:right w:val="none" w:sz="0" w:space="0" w:color="auto"/>
          </w:divBdr>
        </w:div>
        <w:div w:id="1002003344">
          <w:marLeft w:val="640"/>
          <w:marRight w:val="0"/>
          <w:marTop w:val="0"/>
          <w:marBottom w:val="0"/>
          <w:divBdr>
            <w:top w:val="none" w:sz="0" w:space="0" w:color="auto"/>
            <w:left w:val="none" w:sz="0" w:space="0" w:color="auto"/>
            <w:bottom w:val="none" w:sz="0" w:space="0" w:color="auto"/>
            <w:right w:val="none" w:sz="0" w:space="0" w:color="auto"/>
          </w:divBdr>
        </w:div>
        <w:div w:id="1150094030">
          <w:marLeft w:val="640"/>
          <w:marRight w:val="0"/>
          <w:marTop w:val="0"/>
          <w:marBottom w:val="0"/>
          <w:divBdr>
            <w:top w:val="none" w:sz="0" w:space="0" w:color="auto"/>
            <w:left w:val="none" w:sz="0" w:space="0" w:color="auto"/>
            <w:bottom w:val="none" w:sz="0" w:space="0" w:color="auto"/>
            <w:right w:val="none" w:sz="0" w:space="0" w:color="auto"/>
          </w:divBdr>
        </w:div>
        <w:div w:id="189611242">
          <w:marLeft w:val="640"/>
          <w:marRight w:val="0"/>
          <w:marTop w:val="0"/>
          <w:marBottom w:val="0"/>
          <w:divBdr>
            <w:top w:val="none" w:sz="0" w:space="0" w:color="auto"/>
            <w:left w:val="none" w:sz="0" w:space="0" w:color="auto"/>
            <w:bottom w:val="none" w:sz="0" w:space="0" w:color="auto"/>
            <w:right w:val="none" w:sz="0" w:space="0" w:color="auto"/>
          </w:divBdr>
        </w:div>
        <w:div w:id="1978222247">
          <w:marLeft w:val="640"/>
          <w:marRight w:val="0"/>
          <w:marTop w:val="0"/>
          <w:marBottom w:val="0"/>
          <w:divBdr>
            <w:top w:val="none" w:sz="0" w:space="0" w:color="auto"/>
            <w:left w:val="none" w:sz="0" w:space="0" w:color="auto"/>
            <w:bottom w:val="none" w:sz="0" w:space="0" w:color="auto"/>
            <w:right w:val="none" w:sz="0" w:space="0" w:color="auto"/>
          </w:divBdr>
        </w:div>
        <w:div w:id="43525423">
          <w:marLeft w:val="640"/>
          <w:marRight w:val="0"/>
          <w:marTop w:val="0"/>
          <w:marBottom w:val="0"/>
          <w:divBdr>
            <w:top w:val="none" w:sz="0" w:space="0" w:color="auto"/>
            <w:left w:val="none" w:sz="0" w:space="0" w:color="auto"/>
            <w:bottom w:val="none" w:sz="0" w:space="0" w:color="auto"/>
            <w:right w:val="none" w:sz="0" w:space="0" w:color="auto"/>
          </w:divBdr>
        </w:div>
        <w:div w:id="263156190">
          <w:marLeft w:val="640"/>
          <w:marRight w:val="0"/>
          <w:marTop w:val="0"/>
          <w:marBottom w:val="0"/>
          <w:divBdr>
            <w:top w:val="none" w:sz="0" w:space="0" w:color="auto"/>
            <w:left w:val="none" w:sz="0" w:space="0" w:color="auto"/>
            <w:bottom w:val="none" w:sz="0" w:space="0" w:color="auto"/>
            <w:right w:val="none" w:sz="0" w:space="0" w:color="auto"/>
          </w:divBdr>
        </w:div>
        <w:div w:id="205991713">
          <w:marLeft w:val="640"/>
          <w:marRight w:val="0"/>
          <w:marTop w:val="0"/>
          <w:marBottom w:val="0"/>
          <w:divBdr>
            <w:top w:val="none" w:sz="0" w:space="0" w:color="auto"/>
            <w:left w:val="none" w:sz="0" w:space="0" w:color="auto"/>
            <w:bottom w:val="none" w:sz="0" w:space="0" w:color="auto"/>
            <w:right w:val="none" w:sz="0" w:space="0" w:color="auto"/>
          </w:divBdr>
        </w:div>
        <w:div w:id="298875321">
          <w:marLeft w:val="640"/>
          <w:marRight w:val="0"/>
          <w:marTop w:val="0"/>
          <w:marBottom w:val="0"/>
          <w:divBdr>
            <w:top w:val="none" w:sz="0" w:space="0" w:color="auto"/>
            <w:left w:val="none" w:sz="0" w:space="0" w:color="auto"/>
            <w:bottom w:val="none" w:sz="0" w:space="0" w:color="auto"/>
            <w:right w:val="none" w:sz="0" w:space="0" w:color="auto"/>
          </w:divBdr>
        </w:div>
        <w:div w:id="1253466987">
          <w:marLeft w:val="640"/>
          <w:marRight w:val="0"/>
          <w:marTop w:val="0"/>
          <w:marBottom w:val="0"/>
          <w:divBdr>
            <w:top w:val="none" w:sz="0" w:space="0" w:color="auto"/>
            <w:left w:val="none" w:sz="0" w:space="0" w:color="auto"/>
            <w:bottom w:val="none" w:sz="0" w:space="0" w:color="auto"/>
            <w:right w:val="none" w:sz="0" w:space="0" w:color="auto"/>
          </w:divBdr>
        </w:div>
        <w:div w:id="751968806">
          <w:marLeft w:val="640"/>
          <w:marRight w:val="0"/>
          <w:marTop w:val="0"/>
          <w:marBottom w:val="0"/>
          <w:divBdr>
            <w:top w:val="none" w:sz="0" w:space="0" w:color="auto"/>
            <w:left w:val="none" w:sz="0" w:space="0" w:color="auto"/>
            <w:bottom w:val="none" w:sz="0" w:space="0" w:color="auto"/>
            <w:right w:val="none" w:sz="0" w:space="0" w:color="auto"/>
          </w:divBdr>
        </w:div>
        <w:div w:id="253630222">
          <w:marLeft w:val="640"/>
          <w:marRight w:val="0"/>
          <w:marTop w:val="0"/>
          <w:marBottom w:val="0"/>
          <w:divBdr>
            <w:top w:val="none" w:sz="0" w:space="0" w:color="auto"/>
            <w:left w:val="none" w:sz="0" w:space="0" w:color="auto"/>
            <w:bottom w:val="none" w:sz="0" w:space="0" w:color="auto"/>
            <w:right w:val="none" w:sz="0" w:space="0" w:color="auto"/>
          </w:divBdr>
        </w:div>
        <w:div w:id="193929199">
          <w:marLeft w:val="640"/>
          <w:marRight w:val="0"/>
          <w:marTop w:val="0"/>
          <w:marBottom w:val="0"/>
          <w:divBdr>
            <w:top w:val="none" w:sz="0" w:space="0" w:color="auto"/>
            <w:left w:val="none" w:sz="0" w:space="0" w:color="auto"/>
            <w:bottom w:val="none" w:sz="0" w:space="0" w:color="auto"/>
            <w:right w:val="none" w:sz="0" w:space="0" w:color="auto"/>
          </w:divBdr>
        </w:div>
        <w:div w:id="897592511">
          <w:marLeft w:val="640"/>
          <w:marRight w:val="0"/>
          <w:marTop w:val="0"/>
          <w:marBottom w:val="0"/>
          <w:divBdr>
            <w:top w:val="none" w:sz="0" w:space="0" w:color="auto"/>
            <w:left w:val="none" w:sz="0" w:space="0" w:color="auto"/>
            <w:bottom w:val="none" w:sz="0" w:space="0" w:color="auto"/>
            <w:right w:val="none" w:sz="0" w:space="0" w:color="auto"/>
          </w:divBdr>
        </w:div>
        <w:div w:id="1017082691">
          <w:marLeft w:val="640"/>
          <w:marRight w:val="0"/>
          <w:marTop w:val="0"/>
          <w:marBottom w:val="0"/>
          <w:divBdr>
            <w:top w:val="none" w:sz="0" w:space="0" w:color="auto"/>
            <w:left w:val="none" w:sz="0" w:space="0" w:color="auto"/>
            <w:bottom w:val="none" w:sz="0" w:space="0" w:color="auto"/>
            <w:right w:val="none" w:sz="0" w:space="0" w:color="auto"/>
          </w:divBdr>
        </w:div>
        <w:div w:id="1784691997">
          <w:marLeft w:val="640"/>
          <w:marRight w:val="0"/>
          <w:marTop w:val="0"/>
          <w:marBottom w:val="0"/>
          <w:divBdr>
            <w:top w:val="none" w:sz="0" w:space="0" w:color="auto"/>
            <w:left w:val="none" w:sz="0" w:space="0" w:color="auto"/>
            <w:bottom w:val="none" w:sz="0" w:space="0" w:color="auto"/>
            <w:right w:val="none" w:sz="0" w:space="0" w:color="auto"/>
          </w:divBdr>
        </w:div>
        <w:div w:id="703870937">
          <w:marLeft w:val="640"/>
          <w:marRight w:val="0"/>
          <w:marTop w:val="0"/>
          <w:marBottom w:val="0"/>
          <w:divBdr>
            <w:top w:val="none" w:sz="0" w:space="0" w:color="auto"/>
            <w:left w:val="none" w:sz="0" w:space="0" w:color="auto"/>
            <w:bottom w:val="none" w:sz="0" w:space="0" w:color="auto"/>
            <w:right w:val="none" w:sz="0" w:space="0" w:color="auto"/>
          </w:divBdr>
        </w:div>
        <w:div w:id="528375215">
          <w:marLeft w:val="640"/>
          <w:marRight w:val="0"/>
          <w:marTop w:val="0"/>
          <w:marBottom w:val="0"/>
          <w:divBdr>
            <w:top w:val="none" w:sz="0" w:space="0" w:color="auto"/>
            <w:left w:val="none" w:sz="0" w:space="0" w:color="auto"/>
            <w:bottom w:val="none" w:sz="0" w:space="0" w:color="auto"/>
            <w:right w:val="none" w:sz="0" w:space="0" w:color="auto"/>
          </w:divBdr>
        </w:div>
        <w:div w:id="477692465">
          <w:marLeft w:val="640"/>
          <w:marRight w:val="0"/>
          <w:marTop w:val="0"/>
          <w:marBottom w:val="0"/>
          <w:divBdr>
            <w:top w:val="none" w:sz="0" w:space="0" w:color="auto"/>
            <w:left w:val="none" w:sz="0" w:space="0" w:color="auto"/>
            <w:bottom w:val="none" w:sz="0" w:space="0" w:color="auto"/>
            <w:right w:val="none" w:sz="0" w:space="0" w:color="auto"/>
          </w:divBdr>
        </w:div>
        <w:div w:id="606695725">
          <w:marLeft w:val="640"/>
          <w:marRight w:val="0"/>
          <w:marTop w:val="0"/>
          <w:marBottom w:val="0"/>
          <w:divBdr>
            <w:top w:val="none" w:sz="0" w:space="0" w:color="auto"/>
            <w:left w:val="none" w:sz="0" w:space="0" w:color="auto"/>
            <w:bottom w:val="none" w:sz="0" w:space="0" w:color="auto"/>
            <w:right w:val="none" w:sz="0" w:space="0" w:color="auto"/>
          </w:divBdr>
        </w:div>
        <w:div w:id="2047633223">
          <w:marLeft w:val="640"/>
          <w:marRight w:val="0"/>
          <w:marTop w:val="0"/>
          <w:marBottom w:val="0"/>
          <w:divBdr>
            <w:top w:val="none" w:sz="0" w:space="0" w:color="auto"/>
            <w:left w:val="none" w:sz="0" w:space="0" w:color="auto"/>
            <w:bottom w:val="none" w:sz="0" w:space="0" w:color="auto"/>
            <w:right w:val="none" w:sz="0" w:space="0" w:color="auto"/>
          </w:divBdr>
        </w:div>
        <w:div w:id="729766704">
          <w:marLeft w:val="640"/>
          <w:marRight w:val="0"/>
          <w:marTop w:val="0"/>
          <w:marBottom w:val="0"/>
          <w:divBdr>
            <w:top w:val="none" w:sz="0" w:space="0" w:color="auto"/>
            <w:left w:val="none" w:sz="0" w:space="0" w:color="auto"/>
            <w:bottom w:val="none" w:sz="0" w:space="0" w:color="auto"/>
            <w:right w:val="none" w:sz="0" w:space="0" w:color="auto"/>
          </w:divBdr>
        </w:div>
        <w:div w:id="1948073555">
          <w:marLeft w:val="640"/>
          <w:marRight w:val="0"/>
          <w:marTop w:val="0"/>
          <w:marBottom w:val="0"/>
          <w:divBdr>
            <w:top w:val="none" w:sz="0" w:space="0" w:color="auto"/>
            <w:left w:val="none" w:sz="0" w:space="0" w:color="auto"/>
            <w:bottom w:val="none" w:sz="0" w:space="0" w:color="auto"/>
            <w:right w:val="none" w:sz="0" w:space="0" w:color="auto"/>
          </w:divBdr>
        </w:div>
        <w:div w:id="414471251">
          <w:marLeft w:val="640"/>
          <w:marRight w:val="0"/>
          <w:marTop w:val="0"/>
          <w:marBottom w:val="0"/>
          <w:divBdr>
            <w:top w:val="none" w:sz="0" w:space="0" w:color="auto"/>
            <w:left w:val="none" w:sz="0" w:space="0" w:color="auto"/>
            <w:bottom w:val="none" w:sz="0" w:space="0" w:color="auto"/>
            <w:right w:val="none" w:sz="0" w:space="0" w:color="auto"/>
          </w:divBdr>
        </w:div>
        <w:div w:id="156700117">
          <w:marLeft w:val="640"/>
          <w:marRight w:val="0"/>
          <w:marTop w:val="0"/>
          <w:marBottom w:val="0"/>
          <w:divBdr>
            <w:top w:val="none" w:sz="0" w:space="0" w:color="auto"/>
            <w:left w:val="none" w:sz="0" w:space="0" w:color="auto"/>
            <w:bottom w:val="none" w:sz="0" w:space="0" w:color="auto"/>
            <w:right w:val="none" w:sz="0" w:space="0" w:color="auto"/>
          </w:divBdr>
        </w:div>
        <w:div w:id="1034696105">
          <w:marLeft w:val="640"/>
          <w:marRight w:val="0"/>
          <w:marTop w:val="0"/>
          <w:marBottom w:val="0"/>
          <w:divBdr>
            <w:top w:val="none" w:sz="0" w:space="0" w:color="auto"/>
            <w:left w:val="none" w:sz="0" w:space="0" w:color="auto"/>
            <w:bottom w:val="none" w:sz="0" w:space="0" w:color="auto"/>
            <w:right w:val="none" w:sz="0" w:space="0" w:color="auto"/>
          </w:divBdr>
        </w:div>
        <w:div w:id="1034422398">
          <w:marLeft w:val="640"/>
          <w:marRight w:val="0"/>
          <w:marTop w:val="0"/>
          <w:marBottom w:val="0"/>
          <w:divBdr>
            <w:top w:val="none" w:sz="0" w:space="0" w:color="auto"/>
            <w:left w:val="none" w:sz="0" w:space="0" w:color="auto"/>
            <w:bottom w:val="none" w:sz="0" w:space="0" w:color="auto"/>
            <w:right w:val="none" w:sz="0" w:space="0" w:color="auto"/>
          </w:divBdr>
        </w:div>
        <w:div w:id="1137256317">
          <w:marLeft w:val="640"/>
          <w:marRight w:val="0"/>
          <w:marTop w:val="0"/>
          <w:marBottom w:val="0"/>
          <w:divBdr>
            <w:top w:val="none" w:sz="0" w:space="0" w:color="auto"/>
            <w:left w:val="none" w:sz="0" w:space="0" w:color="auto"/>
            <w:bottom w:val="none" w:sz="0" w:space="0" w:color="auto"/>
            <w:right w:val="none" w:sz="0" w:space="0" w:color="auto"/>
          </w:divBdr>
        </w:div>
        <w:div w:id="1896962595">
          <w:marLeft w:val="640"/>
          <w:marRight w:val="0"/>
          <w:marTop w:val="0"/>
          <w:marBottom w:val="0"/>
          <w:divBdr>
            <w:top w:val="none" w:sz="0" w:space="0" w:color="auto"/>
            <w:left w:val="none" w:sz="0" w:space="0" w:color="auto"/>
            <w:bottom w:val="none" w:sz="0" w:space="0" w:color="auto"/>
            <w:right w:val="none" w:sz="0" w:space="0" w:color="auto"/>
          </w:divBdr>
        </w:div>
        <w:div w:id="300113134">
          <w:marLeft w:val="640"/>
          <w:marRight w:val="0"/>
          <w:marTop w:val="0"/>
          <w:marBottom w:val="0"/>
          <w:divBdr>
            <w:top w:val="none" w:sz="0" w:space="0" w:color="auto"/>
            <w:left w:val="none" w:sz="0" w:space="0" w:color="auto"/>
            <w:bottom w:val="none" w:sz="0" w:space="0" w:color="auto"/>
            <w:right w:val="none" w:sz="0" w:space="0" w:color="auto"/>
          </w:divBdr>
        </w:div>
        <w:div w:id="984896554">
          <w:marLeft w:val="640"/>
          <w:marRight w:val="0"/>
          <w:marTop w:val="0"/>
          <w:marBottom w:val="0"/>
          <w:divBdr>
            <w:top w:val="none" w:sz="0" w:space="0" w:color="auto"/>
            <w:left w:val="none" w:sz="0" w:space="0" w:color="auto"/>
            <w:bottom w:val="none" w:sz="0" w:space="0" w:color="auto"/>
            <w:right w:val="none" w:sz="0" w:space="0" w:color="auto"/>
          </w:divBdr>
        </w:div>
        <w:div w:id="1808470465">
          <w:marLeft w:val="640"/>
          <w:marRight w:val="0"/>
          <w:marTop w:val="0"/>
          <w:marBottom w:val="0"/>
          <w:divBdr>
            <w:top w:val="none" w:sz="0" w:space="0" w:color="auto"/>
            <w:left w:val="none" w:sz="0" w:space="0" w:color="auto"/>
            <w:bottom w:val="none" w:sz="0" w:space="0" w:color="auto"/>
            <w:right w:val="none" w:sz="0" w:space="0" w:color="auto"/>
          </w:divBdr>
        </w:div>
        <w:div w:id="397049593">
          <w:marLeft w:val="640"/>
          <w:marRight w:val="0"/>
          <w:marTop w:val="0"/>
          <w:marBottom w:val="0"/>
          <w:divBdr>
            <w:top w:val="none" w:sz="0" w:space="0" w:color="auto"/>
            <w:left w:val="none" w:sz="0" w:space="0" w:color="auto"/>
            <w:bottom w:val="none" w:sz="0" w:space="0" w:color="auto"/>
            <w:right w:val="none" w:sz="0" w:space="0" w:color="auto"/>
          </w:divBdr>
        </w:div>
        <w:div w:id="1340473682">
          <w:marLeft w:val="640"/>
          <w:marRight w:val="0"/>
          <w:marTop w:val="0"/>
          <w:marBottom w:val="0"/>
          <w:divBdr>
            <w:top w:val="none" w:sz="0" w:space="0" w:color="auto"/>
            <w:left w:val="none" w:sz="0" w:space="0" w:color="auto"/>
            <w:bottom w:val="none" w:sz="0" w:space="0" w:color="auto"/>
            <w:right w:val="none" w:sz="0" w:space="0" w:color="auto"/>
          </w:divBdr>
        </w:div>
        <w:div w:id="739712651">
          <w:marLeft w:val="640"/>
          <w:marRight w:val="0"/>
          <w:marTop w:val="0"/>
          <w:marBottom w:val="0"/>
          <w:divBdr>
            <w:top w:val="none" w:sz="0" w:space="0" w:color="auto"/>
            <w:left w:val="none" w:sz="0" w:space="0" w:color="auto"/>
            <w:bottom w:val="none" w:sz="0" w:space="0" w:color="auto"/>
            <w:right w:val="none" w:sz="0" w:space="0" w:color="auto"/>
          </w:divBdr>
        </w:div>
        <w:div w:id="1357198855">
          <w:marLeft w:val="640"/>
          <w:marRight w:val="0"/>
          <w:marTop w:val="0"/>
          <w:marBottom w:val="0"/>
          <w:divBdr>
            <w:top w:val="none" w:sz="0" w:space="0" w:color="auto"/>
            <w:left w:val="none" w:sz="0" w:space="0" w:color="auto"/>
            <w:bottom w:val="none" w:sz="0" w:space="0" w:color="auto"/>
            <w:right w:val="none" w:sz="0" w:space="0" w:color="auto"/>
          </w:divBdr>
        </w:div>
        <w:div w:id="917246138">
          <w:marLeft w:val="640"/>
          <w:marRight w:val="0"/>
          <w:marTop w:val="0"/>
          <w:marBottom w:val="0"/>
          <w:divBdr>
            <w:top w:val="none" w:sz="0" w:space="0" w:color="auto"/>
            <w:left w:val="none" w:sz="0" w:space="0" w:color="auto"/>
            <w:bottom w:val="none" w:sz="0" w:space="0" w:color="auto"/>
            <w:right w:val="none" w:sz="0" w:space="0" w:color="auto"/>
          </w:divBdr>
        </w:div>
        <w:div w:id="1101679396">
          <w:marLeft w:val="640"/>
          <w:marRight w:val="0"/>
          <w:marTop w:val="0"/>
          <w:marBottom w:val="0"/>
          <w:divBdr>
            <w:top w:val="none" w:sz="0" w:space="0" w:color="auto"/>
            <w:left w:val="none" w:sz="0" w:space="0" w:color="auto"/>
            <w:bottom w:val="none" w:sz="0" w:space="0" w:color="auto"/>
            <w:right w:val="none" w:sz="0" w:space="0" w:color="auto"/>
          </w:divBdr>
        </w:div>
        <w:div w:id="1416512574">
          <w:marLeft w:val="640"/>
          <w:marRight w:val="0"/>
          <w:marTop w:val="0"/>
          <w:marBottom w:val="0"/>
          <w:divBdr>
            <w:top w:val="none" w:sz="0" w:space="0" w:color="auto"/>
            <w:left w:val="none" w:sz="0" w:space="0" w:color="auto"/>
            <w:bottom w:val="none" w:sz="0" w:space="0" w:color="auto"/>
            <w:right w:val="none" w:sz="0" w:space="0" w:color="auto"/>
          </w:divBdr>
        </w:div>
        <w:div w:id="448594786">
          <w:marLeft w:val="640"/>
          <w:marRight w:val="0"/>
          <w:marTop w:val="0"/>
          <w:marBottom w:val="0"/>
          <w:divBdr>
            <w:top w:val="none" w:sz="0" w:space="0" w:color="auto"/>
            <w:left w:val="none" w:sz="0" w:space="0" w:color="auto"/>
            <w:bottom w:val="none" w:sz="0" w:space="0" w:color="auto"/>
            <w:right w:val="none" w:sz="0" w:space="0" w:color="auto"/>
          </w:divBdr>
        </w:div>
        <w:div w:id="1339894433">
          <w:marLeft w:val="640"/>
          <w:marRight w:val="0"/>
          <w:marTop w:val="0"/>
          <w:marBottom w:val="0"/>
          <w:divBdr>
            <w:top w:val="none" w:sz="0" w:space="0" w:color="auto"/>
            <w:left w:val="none" w:sz="0" w:space="0" w:color="auto"/>
            <w:bottom w:val="none" w:sz="0" w:space="0" w:color="auto"/>
            <w:right w:val="none" w:sz="0" w:space="0" w:color="auto"/>
          </w:divBdr>
        </w:div>
        <w:div w:id="1860240693">
          <w:marLeft w:val="640"/>
          <w:marRight w:val="0"/>
          <w:marTop w:val="0"/>
          <w:marBottom w:val="0"/>
          <w:divBdr>
            <w:top w:val="none" w:sz="0" w:space="0" w:color="auto"/>
            <w:left w:val="none" w:sz="0" w:space="0" w:color="auto"/>
            <w:bottom w:val="none" w:sz="0" w:space="0" w:color="auto"/>
            <w:right w:val="none" w:sz="0" w:space="0" w:color="auto"/>
          </w:divBdr>
        </w:div>
        <w:div w:id="1520315124">
          <w:marLeft w:val="640"/>
          <w:marRight w:val="0"/>
          <w:marTop w:val="0"/>
          <w:marBottom w:val="0"/>
          <w:divBdr>
            <w:top w:val="none" w:sz="0" w:space="0" w:color="auto"/>
            <w:left w:val="none" w:sz="0" w:space="0" w:color="auto"/>
            <w:bottom w:val="none" w:sz="0" w:space="0" w:color="auto"/>
            <w:right w:val="none" w:sz="0" w:space="0" w:color="auto"/>
          </w:divBdr>
        </w:div>
        <w:div w:id="1785810257">
          <w:marLeft w:val="640"/>
          <w:marRight w:val="0"/>
          <w:marTop w:val="0"/>
          <w:marBottom w:val="0"/>
          <w:divBdr>
            <w:top w:val="none" w:sz="0" w:space="0" w:color="auto"/>
            <w:left w:val="none" w:sz="0" w:space="0" w:color="auto"/>
            <w:bottom w:val="none" w:sz="0" w:space="0" w:color="auto"/>
            <w:right w:val="none" w:sz="0" w:space="0" w:color="auto"/>
          </w:divBdr>
        </w:div>
        <w:div w:id="1224751922">
          <w:marLeft w:val="640"/>
          <w:marRight w:val="0"/>
          <w:marTop w:val="0"/>
          <w:marBottom w:val="0"/>
          <w:divBdr>
            <w:top w:val="none" w:sz="0" w:space="0" w:color="auto"/>
            <w:left w:val="none" w:sz="0" w:space="0" w:color="auto"/>
            <w:bottom w:val="none" w:sz="0" w:space="0" w:color="auto"/>
            <w:right w:val="none" w:sz="0" w:space="0" w:color="auto"/>
          </w:divBdr>
        </w:div>
        <w:div w:id="187108275">
          <w:marLeft w:val="640"/>
          <w:marRight w:val="0"/>
          <w:marTop w:val="0"/>
          <w:marBottom w:val="0"/>
          <w:divBdr>
            <w:top w:val="none" w:sz="0" w:space="0" w:color="auto"/>
            <w:left w:val="none" w:sz="0" w:space="0" w:color="auto"/>
            <w:bottom w:val="none" w:sz="0" w:space="0" w:color="auto"/>
            <w:right w:val="none" w:sz="0" w:space="0" w:color="auto"/>
          </w:divBdr>
        </w:div>
        <w:div w:id="1680694331">
          <w:marLeft w:val="640"/>
          <w:marRight w:val="0"/>
          <w:marTop w:val="0"/>
          <w:marBottom w:val="0"/>
          <w:divBdr>
            <w:top w:val="none" w:sz="0" w:space="0" w:color="auto"/>
            <w:left w:val="none" w:sz="0" w:space="0" w:color="auto"/>
            <w:bottom w:val="none" w:sz="0" w:space="0" w:color="auto"/>
            <w:right w:val="none" w:sz="0" w:space="0" w:color="auto"/>
          </w:divBdr>
        </w:div>
        <w:div w:id="1616789260">
          <w:marLeft w:val="640"/>
          <w:marRight w:val="0"/>
          <w:marTop w:val="0"/>
          <w:marBottom w:val="0"/>
          <w:divBdr>
            <w:top w:val="none" w:sz="0" w:space="0" w:color="auto"/>
            <w:left w:val="none" w:sz="0" w:space="0" w:color="auto"/>
            <w:bottom w:val="none" w:sz="0" w:space="0" w:color="auto"/>
            <w:right w:val="none" w:sz="0" w:space="0" w:color="auto"/>
          </w:divBdr>
        </w:div>
        <w:div w:id="1486704014">
          <w:marLeft w:val="640"/>
          <w:marRight w:val="0"/>
          <w:marTop w:val="0"/>
          <w:marBottom w:val="0"/>
          <w:divBdr>
            <w:top w:val="none" w:sz="0" w:space="0" w:color="auto"/>
            <w:left w:val="none" w:sz="0" w:space="0" w:color="auto"/>
            <w:bottom w:val="none" w:sz="0" w:space="0" w:color="auto"/>
            <w:right w:val="none" w:sz="0" w:space="0" w:color="auto"/>
          </w:divBdr>
        </w:div>
        <w:div w:id="1587761242">
          <w:marLeft w:val="640"/>
          <w:marRight w:val="0"/>
          <w:marTop w:val="0"/>
          <w:marBottom w:val="0"/>
          <w:divBdr>
            <w:top w:val="none" w:sz="0" w:space="0" w:color="auto"/>
            <w:left w:val="none" w:sz="0" w:space="0" w:color="auto"/>
            <w:bottom w:val="none" w:sz="0" w:space="0" w:color="auto"/>
            <w:right w:val="none" w:sz="0" w:space="0" w:color="auto"/>
          </w:divBdr>
        </w:div>
        <w:div w:id="515506574">
          <w:marLeft w:val="640"/>
          <w:marRight w:val="0"/>
          <w:marTop w:val="0"/>
          <w:marBottom w:val="0"/>
          <w:divBdr>
            <w:top w:val="none" w:sz="0" w:space="0" w:color="auto"/>
            <w:left w:val="none" w:sz="0" w:space="0" w:color="auto"/>
            <w:bottom w:val="none" w:sz="0" w:space="0" w:color="auto"/>
            <w:right w:val="none" w:sz="0" w:space="0" w:color="auto"/>
          </w:divBdr>
        </w:div>
        <w:div w:id="716441808">
          <w:marLeft w:val="640"/>
          <w:marRight w:val="0"/>
          <w:marTop w:val="0"/>
          <w:marBottom w:val="0"/>
          <w:divBdr>
            <w:top w:val="none" w:sz="0" w:space="0" w:color="auto"/>
            <w:left w:val="none" w:sz="0" w:space="0" w:color="auto"/>
            <w:bottom w:val="none" w:sz="0" w:space="0" w:color="auto"/>
            <w:right w:val="none" w:sz="0" w:space="0" w:color="auto"/>
          </w:divBdr>
        </w:div>
        <w:div w:id="592516447">
          <w:marLeft w:val="640"/>
          <w:marRight w:val="0"/>
          <w:marTop w:val="0"/>
          <w:marBottom w:val="0"/>
          <w:divBdr>
            <w:top w:val="none" w:sz="0" w:space="0" w:color="auto"/>
            <w:left w:val="none" w:sz="0" w:space="0" w:color="auto"/>
            <w:bottom w:val="none" w:sz="0" w:space="0" w:color="auto"/>
            <w:right w:val="none" w:sz="0" w:space="0" w:color="auto"/>
          </w:divBdr>
        </w:div>
        <w:div w:id="1745184675">
          <w:marLeft w:val="640"/>
          <w:marRight w:val="0"/>
          <w:marTop w:val="0"/>
          <w:marBottom w:val="0"/>
          <w:divBdr>
            <w:top w:val="none" w:sz="0" w:space="0" w:color="auto"/>
            <w:left w:val="none" w:sz="0" w:space="0" w:color="auto"/>
            <w:bottom w:val="none" w:sz="0" w:space="0" w:color="auto"/>
            <w:right w:val="none" w:sz="0" w:space="0" w:color="auto"/>
          </w:divBdr>
        </w:div>
        <w:div w:id="2044134859">
          <w:marLeft w:val="640"/>
          <w:marRight w:val="0"/>
          <w:marTop w:val="0"/>
          <w:marBottom w:val="0"/>
          <w:divBdr>
            <w:top w:val="none" w:sz="0" w:space="0" w:color="auto"/>
            <w:left w:val="none" w:sz="0" w:space="0" w:color="auto"/>
            <w:bottom w:val="none" w:sz="0" w:space="0" w:color="auto"/>
            <w:right w:val="none" w:sz="0" w:space="0" w:color="auto"/>
          </w:divBdr>
        </w:div>
        <w:div w:id="1385835884">
          <w:marLeft w:val="640"/>
          <w:marRight w:val="0"/>
          <w:marTop w:val="0"/>
          <w:marBottom w:val="0"/>
          <w:divBdr>
            <w:top w:val="none" w:sz="0" w:space="0" w:color="auto"/>
            <w:left w:val="none" w:sz="0" w:space="0" w:color="auto"/>
            <w:bottom w:val="none" w:sz="0" w:space="0" w:color="auto"/>
            <w:right w:val="none" w:sz="0" w:space="0" w:color="auto"/>
          </w:divBdr>
        </w:div>
        <w:div w:id="803037932">
          <w:marLeft w:val="640"/>
          <w:marRight w:val="0"/>
          <w:marTop w:val="0"/>
          <w:marBottom w:val="0"/>
          <w:divBdr>
            <w:top w:val="none" w:sz="0" w:space="0" w:color="auto"/>
            <w:left w:val="none" w:sz="0" w:space="0" w:color="auto"/>
            <w:bottom w:val="none" w:sz="0" w:space="0" w:color="auto"/>
            <w:right w:val="none" w:sz="0" w:space="0" w:color="auto"/>
          </w:divBdr>
        </w:div>
        <w:div w:id="406418024">
          <w:marLeft w:val="640"/>
          <w:marRight w:val="0"/>
          <w:marTop w:val="0"/>
          <w:marBottom w:val="0"/>
          <w:divBdr>
            <w:top w:val="none" w:sz="0" w:space="0" w:color="auto"/>
            <w:left w:val="none" w:sz="0" w:space="0" w:color="auto"/>
            <w:bottom w:val="none" w:sz="0" w:space="0" w:color="auto"/>
            <w:right w:val="none" w:sz="0" w:space="0" w:color="auto"/>
          </w:divBdr>
        </w:div>
        <w:div w:id="513494242">
          <w:marLeft w:val="640"/>
          <w:marRight w:val="0"/>
          <w:marTop w:val="0"/>
          <w:marBottom w:val="0"/>
          <w:divBdr>
            <w:top w:val="none" w:sz="0" w:space="0" w:color="auto"/>
            <w:left w:val="none" w:sz="0" w:space="0" w:color="auto"/>
            <w:bottom w:val="none" w:sz="0" w:space="0" w:color="auto"/>
            <w:right w:val="none" w:sz="0" w:space="0" w:color="auto"/>
          </w:divBdr>
        </w:div>
        <w:div w:id="524291090">
          <w:marLeft w:val="640"/>
          <w:marRight w:val="0"/>
          <w:marTop w:val="0"/>
          <w:marBottom w:val="0"/>
          <w:divBdr>
            <w:top w:val="none" w:sz="0" w:space="0" w:color="auto"/>
            <w:left w:val="none" w:sz="0" w:space="0" w:color="auto"/>
            <w:bottom w:val="none" w:sz="0" w:space="0" w:color="auto"/>
            <w:right w:val="none" w:sz="0" w:space="0" w:color="auto"/>
          </w:divBdr>
        </w:div>
        <w:div w:id="546844659">
          <w:marLeft w:val="640"/>
          <w:marRight w:val="0"/>
          <w:marTop w:val="0"/>
          <w:marBottom w:val="0"/>
          <w:divBdr>
            <w:top w:val="none" w:sz="0" w:space="0" w:color="auto"/>
            <w:left w:val="none" w:sz="0" w:space="0" w:color="auto"/>
            <w:bottom w:val="none" w:sz="0" w:space="0" w:color="auto"/>
            <w:right w:val="none" w:sz="0" w:space="0" w:color="auto"/>
          </w:divBdr>
        </w:div>
        <w:div w:id="504630374">
          <w:marLeft w:val="640"/>
          <w:marRight w:val="0"/>
          <w:marTop w:val="0"/>
          <w:marBottom w:val="0"/>
          <w:divBdr>
            <w:top w:val="none" w:sz="0" w:space="0" w:color="auto"/>
            <w:left w:val="none" w:sz="0" w:space="0" w:color="auto"/>
            <w:bottom w:val="none" w:sz="0" w:space="0" w:color="auto"/>
            <w:right w:val="none" w:sz="0" w:space="0" w:color="auto"/>
          </w:divBdr>
        </w:div>
        <w:div w:id="933364454">
          <w:marLeft w:val="640"/>
          <w:marRight w:val="0"/>
          <w:marTop w:val="0"/>
          <w:marBottom w:val="0"/>
          <w:divBdr>
            <w:top w:val="none" w:sz="0" w:space="0" w:color="auto"/>
            <w:left w:val="none" w:sz="0" w:space="0" w:color="auto"/>
            <w:bottom w:val="none" w:sz="0" w:space="0" w:color="auto"/>
            <w:right w:val="none" w:sz="0" w:space="0" w:color="auto"/>
          </w:divBdr>
        </w:div>
        <w:div w:id="1100024285">
          <w:marLeft w:val="640"/>
          <w:marRight w:val="0"/>
          <w:marTop w:val="0"/>
          <w:marBottom w:val="0"/>
          <w:divBdr>
            <w:top w:val="none" w:sz="0" w:space="0" w:color="auto"/>
            <w:left w:val="none" w:sz="0" w:space="0" w:color="auto"/>
            <w:bottom w:val="none" w:sz="0" w:space="0" w:color="auto"/>
            <w:right w:val="none" w:sz="0" w:space="0" w:color="auto"/>
          </w:divBdr>
        </w:div>
        <w:div w:id="1546600183">
          <w:marLeft w:val="640"/>
          <w:marRight w:val="0"/>
          <w:marTop w:val="0"/>
          <w:marBottom w:val="0"/>
          <w:divBdr>
            <w:top w:val="none" w:sz="0" w:space="0" w:color="auto"/>
            <w:left w:val="none" w:sz="0" w:space="0" w:color="auto"/>
            <w:bottom w:val="none" w:sz="0" w:space="0" w:color="auto"/>
            <w:right w:val="none" w:sz="0" w:space="0" w:color="auto"/>
          </w:divBdr>
        </w:div>
        <w:div w:id="760293110">
          <w:marLeft w:val="640"/>
          <w:marRight w:val="0"/>
          <w:marTop w:val="0"/>
          <w:marBottom w:val="0"/>
          <w:divBdr>
            <w:top w:val="none" w:sz="0" w:space="0" w:color="auto"/>
            <w:left w:val="none" w:sz="0" w:space="0" w:color="auto"/>
            <w:bottom w:val="none" w:sz="0" w:space="0" w:color="auto"/>
            <w:right w:val="none" w:sz="0" w:space="0" w:color="auto"/>
          </w:divBdr>
        </w:div>
        <w:div w:id="934557667">
          <w:marLeft w:val="640"/>
          <w:marRight w:val="0"/>
          <w:marTop w:val="0"/>
          <w:marBottom w:val="0"/>
          <w:divBdr>
            <w:top w:val="none" w:sz="0" w:space="0" w:color="auto"/>
            <w:left w:val="none" w:sz="0" w:space="0" w:color="auto"/>
            <w:bottom w:val="none" w:sz="0" w:space="0" w:color="auto"/>
            <w:right w:val="none" w:sz="0" w:space="0" w:color="auto"/>
          </w:divBdr>
        </w:div>
        <w:div w:id="681392475">
          <w:marLeft w:val="640"/>
          <w:marRight w:val="0"/>
          <w:marTop w:val="0"/>
          <w:marBottom w:val="0"/>
          <w:divBdr>
            <w:top w:val="none" w:sz="0" w:space="0" w:color="auto"/>
            <w:left w:val="none" w:sz="0" w:space="0" w:color="auto"/>
            <w:bottom w:val="none" w:sz="0" w:space="0" w:color="auto"/>
            <w:right w:val="none" w:sz="0" w:space="0" w:color="auto"/>
          </w:divBdr>
        </w:div>
        <w:div w:id="2129886410">
          <w:marLeft w:val="640"/>
          <w:marRight w:val="0"/>
          <w:marTop w:val="0"/>
          <w:marBottom w:val="0"/>
          <w:divBdr>
            <w:top w:val="none" w:sz="0" w:space="0" w:color="auto"/>
            <w:left w:val="none" w:sz="0" w:space="0" w:color="auto"/>
            <w:bottom w:val="none" w:sz="0" w:space="0" w:color="auto"/>
            <w:right w:val="none" w:sz="0" w:space="0" w:color="auto"/>
          </w:divBdr>
        </w:div>
        <w:div w:id="1912931701">
          <w:marLeft w:val="640"/>
          <w:marRight w:val="0"/>
          <w:marTop w:val="0"/>
          <w:marBottom w:val="0"/>
          <w:divBdr>
            <w:top w:val="none" w:sz="0" w:space="0" w:color="auto"/>
            <w:left w:val="none" w:sz="0" w:space="0" w:color="auto"/>
            <w:bottom w:val="none" w:sz="0" w:space="0" w:color="auto"/>
            <w:right w:val="none" w:sz="0" w:space="0" w:color="auto"/>
          </w:divBdr>
        </w:div>
        <w:div w:id="1655453783">
          <w:marLeft w:val="640"/>
          <w:marRight w:val="0"/>
          <w:marTop w:val="0"/>
          <w:marBottom w:val="0"/>
          <w:divBdr>
            <w:top w:val="none" w:sz="0" w:space="0" w:color="auto"/>
            <w:left w:val="none" w:sz="0" w:space="0" w:color="auto"/>
            <w:bottom w:val="none" w:sz="0" w:space="0" w:color="auto"/>
            <w:right w:val="none" w:sz="0" w:space="0" w:color="auto"/>
          </w:divBdr>
        </w:div>
        <w:div w:id="1759133585">
          <w:marLeft w:val="640"/>
          <w:marRight w:val="0"/>
          <w:marTop w:val="0"/>
          <w:marBottom w:val="0"/>
          <w:divBdr>
            <w:top w:val="none" w:sz="0" w:space="0" w:color="auto"/>
            <w:left w:val="none" w:sz="0" w:space="0" w:color="auto"/>
            <w:bottom w:val="none" w:sz="0" w:space="0" w:color="auto"/>
            <w:right w:val="none" w:sz="0" w:space="0" w:color="auto"/>
          </w:divBdr>
        </w:div>
        <w:div w:id="913198817">
          <w:marLeft w:val="640"/>
          <w:marRight w:val="0"/>
          <w:marTop w:val="0"/>
          <w:marBottom w:val="0"/>
          <w:divBdr>
            <w:top w:val="none" w:sz="0" w:space="0" w:color="auto"/>
            <w:left w:val="none" w:sz="0" w:space="0" w:color="auto"/>
            <w:bottom w:val="none" w:sz="0" w:space="0" w:color="auto"/>
            <w:right w:val="none" w:sz="0" w:space="0" w:color="auto"/>
          </w:divBdr>
        </w:div>
        <w:div w:id="577710565">
          <w:marLeft w:val="640"/>
          <w:marRight w:val="0"/>
          <w:marTop w:val="0"/>
          <w:marBottom w:val="0"/>
          <w:divBdr>
            <w:top w:val="none" w:sz="0" w:space="0" w:color="auto"/>
            <w:left w:val="none" w:sz="0" w:space="0" w:color="auto"/>
            <w:bottom w:val="none" w:sz="0" w:space="0" w:color="auto"/>
            <w:right w:val="none" w:sz="0" w:space="0" w:color="auto"/>
          </w:divBdr>
        </w:div>
        <w:div w:id="1507133398">
          <w:marLeft w:val="640"/>
          <w:marRight w:val="0"/>
          <w:marTop w:val="0"/>
          <w:marBottom w:val="0"/>
          <w:divBdr>
            <w:top w:val="none" w:sz="0" w:space="0" w:color="auto"/>
            <w:left w:val="none" w:sz="0" w:space="0" w:color="auto"/>
            <w:bottom w:val="none" w:sz="0" w:space="0" w:color="auto"/>
            <w:right w:val="none" w:sz="0" w:space="0" w:color="auto"/>
          </w:divBdr>
        </w:div>
        <w:div w:id="389886146">
          <w:marLeft w:val="640"/>
          <w:marRight w:val="0"/>
          <w:marTop w:val="0"/>
          <w:marBottom w:val="0"/>
          <w:divBdr>
            <w:top w:val="none" w:sz="0" w:space="0" w:color="auto"/>
            <w:left w:val="none" w:sz="0" w:space="0" w:color="auto"/>
            <w:bottom w:val="none" w:sz="0" w:space="0" w:color="auto"/>
            <w:right w:val="none" w:sz="0" w:space="0" w:color="auto"/>
          </w:divBdr>
        </w:div>
        <w:div w:id="362443391">
          <w:marLeft w:val="640"/>
          <w:marRight w:val="0"/>
          <w:marTop w:val="0"/>
          <w:marBottom w:val="0"/>
          <w:divBdr>
            <w:top w:val="none" w:sz="0" w:space="0" w:color="auto"/>
            <w:left w:val="none" w:sz="0" w:space="0" w:color="auto"/>
            <w:bottom w:val="none" w:sz="0" w:space="0" w:color="auto"/>
            <w:right w:val="none" w:sz="0" w:space="0" w:color="auto"/>
          </w:divBdr>
        </w:div>
        <w:div w:id="610669330">
          <w:marLeft w:val="640"/>
          <w:marRight w:val="0"/>
          <w:marTop w:val="0"/>
          <w:marBottom w:val="0"/>
          <w:divBdr>
            <w:top w:val="none" w:sz="0" w:space="0" w:color="auto"/>
            <w:left w:val="none" w:sz="0" w:space="0" w:color="auto"/>
            <w:bottom w:val="none" w:sz="0" w:space="0" w:color="auto"/>
            <w:right w:val="none" w:sz="0" w:space="0" w:color="auto"/>
          </w:divBdr>
        </w:div>
        <w:div w:id="744423704">
          <w:marLeft w:val="640"/>
          <w:marRight w:val="0"/>
          <w:marTop w:val="0"/>
          <w:marBottom w:val="0"/>
          <w:divBdr>
            <w:top w:val="none" w:sz="0" w:space="0" w:color="auto"/>
            <w:left w:val="none" w:sz="0" w:space="0" w:color="auto"/>
            <w:bottom w:val="none" w:sz="0" w:space="0" w:color="auto"/>
            <w:right w:val="none" w:sz="0" w:space="0" w:color="auto"/>
          </w:divBdr>
        </w:div>
        <w:div w:id="2064214986">
          <w:marLeft w:val="640"/>
          <w:marRight w:val="0"/>
          <w:marTop w:val="0"/>
          <w:marBottom w:val="0"/>
          <w:divBdr>
            <w:top w:val="none" w:sz="0" w:space="0" w:color="auto"/>
            <w:left w:val="none" w:sz="0" w:space="0" w:color="auto"/>
            <w:bottom w:val="none" w:sz="0" w:space="0" w:color="auto"/>
            <w:right w:val="none" w:sz="0" w:space="0" w:color="auto"/>
          </w:divBdr>
        </w:div>
        <w:div w:id="1009723243">
          <w:marLeft w:val="640"/>
          <w:marRight w:val="0"/>
          <w:marTop w:val="0"/>
          <w:marBottom w:val="0"/>
          <w:divBdr>
            <w:top w:val="none" w:sz="0" w:space="0" w:color="auto"/>
            <w:left w:val="none" w:sz="0" w:space="0" w:color="auto"/>
            <w:bottom w:val="none" w:sz="0" w:space="0" w:color="auto"/>
            <w:right w:val="none" w:sz="0" w:space="0" w:color="auto"/>
          </w:divBdr>
        </w:div>
        <w:div w:id="1159005082">
          <w:marLeft w:val="640"/>
          <w:marRight w:val="0"/>
          <w:marTop w:val="0"/>
          <w:marBottom w:val="0"/>
          <w:divBdr>
            <w:top w:val="none" w:sz="0" w:space="0" w:color="auto"/>
            <w:left w:val="none" w:sz="0" w:space="0" w:color="auto"/>
            <w:bottom w:val="none" w:sz="0" w:space="0" w:color="auto"/>
            <w:right w:val="none" w:sz="0" w:space="0" w:color="auto"/>
          </w:divBdr>
        </w:div>
        <w:div w:id="1028943616">
          <w:marLeft w:val="640"/>
          <w:marRight w:val="0"/>
          <w:marTop w:val="0"/>
          <w:marBottom w:val="0"/>
          <w:divBdr>
            <w:top w:val="none" w:sz="0" w:space="0" w:color="auto"/>
            <w:left w:val="none" w:sz="0" w:space="0" w:color="auto"/>
            <w:bottom w:val="none" w:sz="0" w:space="0" w:color="auto"/>
            <w:right w:val="none" w:sz="0" w:space="0" w:color="auto"/>
          </w:divBdr>
        </w:div>
        <w:div w:id="1879853790">
          <w:marLeft w:val="640"/>
          <w:marRight w:val="0"/>
          <w:marTop w:val="0"/>
          <w:marBottom w:val="0"/>
          <w:divBdr>
            <w:top w:val="none" w:sz="0" w:space="0" w:color="auto"/>
            <w:left w:val="none" w:sz="0" w:space="0" w:color="auto"/>
            <w:bottom w:val="none" w:sz="0" w:space="0" w:color="auto"/>
            <w:right w:val="none" w:sz="0" w:space="0" w:color="auto"/>
          </w:divBdr>
        </w:div>
        <w:div w:id="1385180141">
          <w:marLeft w:val="640"/>
          <w:marRight w:val="0"/>
          <w:marTop w:val="0"/>
          <w:marBottom w:val="0"/>
          <w:divBdr>
            <w:top w:val="none" w:sz="0" w:space="0" w:color="auto"/>
            <w:left w:val="none" w:sz="0" w:space="0" w:color="auto"/>
            <w:bottom w:val="none" w:sz="0" w:space="0" w:color="auto"/>
            <w:right w:val="none" w:sz="0" w:space="0" w:color="auto"/>
          </w:divBdr>
        </w:div>
        <w:div w:id="860049564">
          <w:marLeft w:val="640"/>
          <w:marRight w:val="0"/>
          <w:marTop w:val="0"/>
          <w:marBottom w:val="0"/>
          <w:divBdr>
            <w:top w:val="none" w:sz="0" w:space="0" w:color="auto"/>
            <w:left w:val="none" w:sz="0" w:space="0" w:color="auto"/>
            <w:bottom w:val="none" w:sz="0" w:space="0" w:color="auto"/>
            <w:right w:val="none" w:sz="0" w:space="0" w:color="auto"/>
          </w:divBdr>
        </w:div>
        <w:div w:id="571356822">
          <w:marLeft w:val="640"/>
          <w:marRight w:val="0"/>
          <w:marTop w:val="0"/>
          <w:marBottom w:val="0"/>
          <w:divBdr>
            <w:top w:val="none" w:sz="0" w:space="0" w:color="auto"/>
            <w:left w:val="none" w:sz="0" w:space="0" w:color="auto"/>
            <w:bottom w:val="none" w:sz="0" w:space="0" w:color="auto"/>
            <w:right w:val="none" w:sz="0" w:space="0" w:color="auto"/>
          </w:divBdr>
        </w:div>
        <w:div w:id="1043482760">
          <w:marLeft w:val="640"/>
          <w:marRight w:val="0"/>
          <w:marTop w:val="0"/>
          <w:marBottom w:val="0"/>
          <w:divBdr>
            <w:top w:val="none" w:sz="0" w:space="0" w:color="auto"/>
            <w:left w:val="none" w:sz="0" w:space="0" w:color="auto"/>
            <w:bottom w:val="none" w:sz="0" w:space="0" w:color="auto"/>
            <w:right w:val="none" w:sz="0" w:space="0" w:color="auto"/>
          </w:divBdr>
        </w:div>
        <w:div w:id="428085269">
          <w:marLeft w:val="640"/>
          <w:marRight w:val="0"/>
          <w:marTop w:val="0"/>
          <w:marBottom w:val="0"/>
          <w:divBdr>
            <w:top w:val="none" w:sz="0" w:space="0" w:color="auto"/>
            <w:left w:val="none" w:sz="0" w:space="0" w:color="auto"/>
            <w:bottom w:val="none" w:sz="0" w:space="0" w:color="auto"/>
            <w:right w:val="none" w:sz="0" w:space="0" w:color="auto"/>
          </w:divBdr>
        </w:div>
        <w:div w:id="2132820717">
          <w:marLeft w:val="640"/>
          <w:marRight w:val="0"/>
          <w:marTop w:val="0"/>
          <w:marBottom w:val="0"/>
          <w:divBdr>
            <w:top w:val="none" w:sz="0" w:space="0" w:color="auto"/>
            <w:left w:val="none" w:sz="0" w:space="0" w:color="auto"/>
            <w:bottom w:val="none" w:sz="0" w:space="0" w:color="auto"/>
            <w:right w:val="none" w:sz="0" w:space="0" w:color="auto"/>
          </w:divBdr>
        </w:div>
        <w:div w:id="364060815">
          <w:marLeft w:val="640"/>
          <w:marRight w:val="0"/>
          <w:marTop w:val="0"/>
          <w:marBottom w:val="0"/>
          <w:divBdr>
            <w:top w:val="none" w:sz="0" w:space="0" w:color="auto"/>
            <w:left w:val="none" w:sz="0" w:space="0" w:color="auto"/>
            <w:bottom w:val="none" w:sz="0" w:space="0" w:color="auto"/>
            <w:right w:val="none" w:sz="0" w:space="0" w:color="auto"/>
          </w:divBdr>
        </w:div>
        <w:div w:id="610819185">
          <w:marLeft w:val="640"/>
          <w:marRight w:val="0"/>
          <w:marTop w:val="0"/>
          <w:marBottom w:val="0"/>
          <w:divBdr>
            <w:top w:val="none" w:sz="0" w:space="0" w:color="auto"/>
            <w:left w:val="none" w:sz="0" w:space="0" w:color="auto"/>
            <w:bottom w:val="none" w:sz="0" w:space="0" w:color="auto"/>
            <w:right w:val="none" w:sz="0" w:space="0" w:color="auto"/>
          </w:divBdr>
        </w:div>
        <w:div w:id="2027166845">
          <w:marLeft w:val="640"/>
          <w:marRight w:val="0"/>
          <w:marTop w:val="0"/>
          <w:marBottom w:val="0"/>
          <w:divBdr>
            <w:top w:val="none" w:sz="0" w:space="0" w:color="auto"/>
            <w:left w:val="none" w:sz="0" w:space="0" w:color="auto"/>
            <w:bottom w:val="none" w:sz="0" w:space="0" w:color="auto"/>
            <w:right w:val="none" w:sz="0" w:space="0" w:color="auto"/>
          </w:divBdr>
        </w:div>
        <w:div w:id="2014674943">
          <w:marLeft w:val="640"/>
          <w:marRight w:val="0"/>
          <w:marTop w:val="0"/>
          <w:marBottom w:val="0"/>
          <w:divBdr>
            <w:top w:val="none" w:sz="0" w:space="0" w:color="auto"/>
            <w:left w:val="none" w:sz="0" w:space="0" w:color="auto"/>
            <w:bottom w:val="none" w:sz="0" w:space="0" w:color="auto"/>
            <w:right w:val="none" w:sz="0" w:space="0" w:color="auto"/>
          </w:divBdr>
        </w:div>
        <w:div w:id="333727594">
          <w:marLeft w:val="640"/>
          <w:marRight w:val="0"/>
          <w:marTop w:val="0"/>
          <w:marBottom w:val="0"/>
          <w:divBdr>
            <w:top w:val="none" w:sz="0" w:space="0" w:color="auto"/>
            <w:left w:val="none" w:sz="0" w:space="0" w:color="auto"/>
            <w:bottom w:val="none" w:sz="0" w:space="0" w:color="auto"/>
            <w:right w:val="none" w:sz="0" w:space="0" w:color="auto"/>
          </w:divBdr>
        </w:div>
        <w:div w:id="1004161117">
          <w:marLeft w:val="640"/>
          <w:marRight w:val="0"/>
          <w:marTop w:val="0"/>
          <w:marBottom w:val="0"/>
          <w:divBdr>
            <w:top w:val="none" w:sz="0" w:space="0" w:color="auto"/>
            <w:left w:val="none" w:sz="0" w:space="0" w:color="auto"/>
            <w:bottom w:val="none" w:sz="0" w:space="0" w:color="auto"/>
            <w:right w:val="none" w:sz="0" w:space="0" w:color="auto"/>
          </w:divBdr>
        </w:div>
        <w:div w:id="878904783">
          <w:marLeft w:val="640"/>
          <w:marRight w:val="0"/>
          <w:marTop w:val="0"/>
          <w:marBottom w:val="0"/>
          <w:divBdr>
            <w:top w:val="none" w:sz="0" w:space="0" w:color="auto"/>
            <w:left w:val="none" w:sz="0" w:space="0" w:color="auto"/>
            <w:bottom w:val="none" w:sz="0" w:space="0" w:color="auto"/>
            <w:right w:val="none" w:sz="0" w:space="0" w:color="auto"/>
          </w:divBdr>
        </w:div>
        <w:div w:id="1624848191">
          <w:marLeft w:val="640"/>
          <w:marRight w:val="0"/>
          <w:marTop w:val="0"/>
          <w:marBottom w:val="0"/>
          <w:divBdr>
            <w:top w:val="none" w:sz="0" w:space="0" w:color="auto"/>
            <w:left w:val="none" w:sz="0" w:space="0" w:color="auto"/>
            <w:bottom w:val="none" w:sz="0" w:space="0" w:color="auto"/>
            <w:right w:val="none" w:sz="0" w:space="0" w:color="auto"/>
          </w:divBdr>
        </w:div>
        <w:div w:id="2071615798">
          <w:marLeft w:val="640"/>
          <w:marRight w:val="0"/>
          <w:marTop w:val="0"/>
          <w:marBottom w:val="0"/>
          <w:divBdr>
            <w:top w:val="none" w:sz="0" w:space="0" w:color="auto"/>
            <w:left w:val="none" w:sz="0" w:space="0" w:color="auto"/>
            <w:bottom w:val="none" w:sz="0" w:space="0" w:color="auto"/>
            <w:right w:val="none" w:sz="0" w:space="0" w:color="auto"/>
          </w:divBdr>
        </w:div>
        <w:div w:id="367342961">
          <w:marLeft w:val="640"/>
          <w:marRight w:val="0"/>
          <w:marTop w:val="0"/>
          <w:marBottom w:val="0"/>
          <w:divBdr>
            <w:top w:val="none" w:sz="0" w:space="0" w:color="auto"/>
            <w:left w:val="none" w:sz="0" w:space="0" w:color="auto"/>
            <w:bottom w:val="none" w:sz="0" w:space="0" w:color="auto"/>
            <w:right w:val="none" w:sz="0" w:space="0" w:color="auto"/>
          </w:divBdr>
        </w:div>
        <w:div w:id="1407532640">
          <w:marLeft w:val="640"/>
          <w:marRight w:val="0"/>
          <w:marTop w:val="0"/>
          <w:marBottom w:val="0"/>
          <w:divBdr>
            <w:top w:val="none" w:sz="0" w:space="0" w:color="auto"/>
            <w:left w:val="none" w:sz="0" w:space="0" w:color="auto"/>
            <w:bottom w:val="none" w:sz="0" w:space="0" w:color="auto"/>
            <w:right w:val="none" w:sz="0" w:space="0" w:color="auto"/>
          </w:divBdr>
        </w:div>
        <w:div w:id="2024627071">
          <w:marLeft w:val="640"/>
          <w:marRight w:val="0"/>
          <w:marTop w:val="0"/>
          <w:marBottom w:val="0"/>
          <w:divBdr>
            <w:top w:val="none" w:sz="0" w:space="0" w:color="auto"/>
            <w:left w:val="none" w:sz="0" w:space="0" w:color="auto"/>
            <w:bottom w:val="none" w:sz="0" w:space="0" w:color="auto"/>
            <w:right w:val="none" w:sz="0" w:space="0" w:color="auto"/>
          </w:divBdr>
        </w:div>
        <w:div w:id="712003337">
          <w:marLeft w:val="640"/>
          <w:marRight w:val="0"/>
          <w:marTop w:val="0"/>
          <w:marBottom w:val="0"/>
          <w:divBdr>
            <w:top w:val="none" w:sz="0" w:space="0" w:color="auto"/>
            <w:left w:val="none" w:sz="0" w:space="0" w:color="auto"/>
            <w:bottom w:val="none" w:sz="0" w:space="0" w:color="auto"/>
            <w:right w:val="none" w:sz="0" w:space="0" w:color="auto"/>
          </w:divBdr>
        </w:div>
        <w:div w:id="421269124">
          <w:marLeft w:val="640"/>
          <w:marRight w:val="0"/>
          <w:marTop w:val="0"/>
          <w:marBottom w:val="0"/>
          <w:divBdr>
            <w:top w:val="none" w:sz="0" w:space="0" w:color="auto"/>
            <w:left w:val="none" w:sz="0" w:space="0" w:color="auto"/>
            <w:bottom w:val="none" w:sz="0" w:space="0" w:color="auto"/>
            <w:right w:val="none" w:sz="0" w:space="0" w:color="auto"/>
          </w:divBdr>
        </w:div>
        <w:div w:id="2056464507">
          <w:marLeft w:val="640"/>
          <w:marRight w:val="0"/>
          <w:marTop w:val="0"/>
          <w:marBottom w:val="0"/>
          <w:divBdr>
            <w:top w:val="none" w:sz="0" w:space="0" w:color="auto"/>
            <w:left w:val="none" w:sz="0" w:space="0" w:color="auto"/>
            <w:bottom w:val="none" w:sz="0" w:space="0" w:color="auto"/>
            <w:right w:val="none" w:sz="0" w:space="0" w:color="auto"/>
          </w:divBdr>
        </w:div>
        <w:div w:id="2073000289">
          <w:marLeft w:val="640"/>
          <w:marRight w:val="0"/>
          <w:marTop w:val="0"/>
          <w:marBottom w:val="0"/>
          <w:divBdr>
            <w:top w:val="none" w:sz="0" w:space="0" w:color="auto"/>
            <w:left w:val="none" w:sz="0" w:space="0" w:color="auto"/>
            <w:bottom w:val="none" w:sz="0" w:space="0" w:color="auto"/>
            <w:right w:val="none" w:sz="0" w:space="0" w:color="auto"/>
          </w:divBdr>
        </w:div>
        <w:div w:id="840506530">
          <w:marLeft w:val="640"/>
          <w:marRight w:val="0"/>
          <w:marTop w:val="0"/>
          <w:marBottom w:val="0"/>
          <w:divBdr>
            <w:top w:val="none" w:sz="0" w:space="0" w:color="auto"/>
            <w:left w:val="none" w:sz="0" w:space="0" w:color="auto"/>
            <w:bottom w:val="none" w:sz="0" w:space="0" w:color="auto"/>
            <w:right w:val="none" w:sz="0" w:space="0" w:color="auto"/>
          </w:divBdr>
        </w:div>
        <w:div w:id="49615436">
          <w:marLeft w:val="640"/>
          <w:marRight w:val="0"/>
          <w:marTop w:val="0"/>
          <w:marBottom w:val="0"/>
          <w:divBdr>
            <w:top w:val="none" w:sz="0" w:space="0" w:color="auto"/>
            <w:left w:val="none" w:sz="0" w:space="0" w:color="auto"/>
            <w:bottom w:val="none" w:sz="0" w:space="0" w:color="auto"/>
            <w:right w:val="none" w:sz="0" w:space="0" w:color="auto"/>
          </w:divBdr>
        </w:div>
        <w:div w:id="2097047339">
          <w:marLeft w:val="640"/>
          <w:marRight w:val="0"/>
          <w:marTop w:val="0"/>
          <w:marBottom w:val="0"/>
          <w:divBdr>
            <w:top w:val="none" w:sz="0" w:space="0" w:color="auto"/>
            <w:left w:val="none" w:sz="0" w:space="0" w:color="auto"/>
            <w:bottom w:val="none" w:sz="0" w:space="0" w:color="auto"/>
            <w:right w:val="none" w:sz="0" w:space="0" w:color="auto"/>
          </w:divBdr>
        </w:div>
        <w:div w:id="1990475334">
          <w:marLeft w:val="640"/>
          <w:marRight w:val="0"/>
          <w:marTop w:val="0"/>
          <w:marBottom w:val="0"/>
          <w:divBdr>
            <w:top w:val="none" w:sz="0" w:space="0" w:color="auto"/>
            <w:left w:val="none" w:sz="0" w:space="0" w:color="auto"/>
            <w:bottom w:val="none" w:sz="0" w:space="0" w:color="auto"/>
            <w:right w:val="none" w:sz="0" w:space="0" w:color="auto"/>
          </w:divBdr>
        </w:div>
        <w:div w:id="216672468">
          <w:marLeft w:val="640"/>
          <w:marRight w:val="0"/>
          <w:marTop w:val="0"/>
          <w:marBottom w:val="0"/>
          <w:divBdr>
            <w:top w:val="none" w:sz="0" w:space="0" w:color="auto"/>
            <w:left w:val="none" w:sz="0" w:space="0" w:color="auto"/>
            <w:bottom w:val="none" w:sz="0" w:space="0" w:color="auto"/>
            <w:right w:val="none" w:sz="0" w:space="0" w:color="auto"/>
          </w:divBdr>
        </w:div>
        <w:div w:id="1706977841">
          <w:marLeft w:val="640"/>
          <w:marRight w:val="0"/>
          <w:marTop w:val="0"/>
          <w:marBottom w:val="0"/>
          <w:divBdr>
            <w:top w:val="none" w:sz="0" w:space="0" w:color="auto"/>
            <w:left w:val="none" w:sz="0" w:space="0" w:color="auto"/>
            <w:bottom w:val="none" w:sz="0" w:space="0" w:color="auto"/>
            <w:right w:val="none" w:sz="0" w:space="0" w:color="auto"/>
          </w:divBdr>
        </w:div>
        <w:div w:id="237787637">
          <w:marLeft w:val="640"/>
          <w:marRight w:val="0"/>
          <w:marTop w:val="0"/>
          <w:marBottom w:val="0"/>
          <w:divBdr>
            <w:top w:val="none" w:sz="0" w:space="0" w:color="auto"/>
            <w:left w:val="none" w:sz="0" w:space="0" w:color="auto"/>
            <w:bottom w:val="none" w:sz="0" w:space="0" w:color="auto"/>
            <w:right w:val="none" w:sz="0" w:space="0" w:color="auto"/>
          </w:divBdr>
        </w:div>
        <w:div w:id="944729647">
          <w:marLeft w:val="640"/>
          <w:marRight w:val="0"/>
          <w:marTop w:val="0"/>
          <w:marBottom w:val="0"/>
          <w:divBdr>
            <w:top w:val="none" w:sz="0" w:space="0" w:color="auto"/>
            <w:left w:val="none" w:sz="0" w:space="0" w:color="auto"/>
            <w:bottom w:val="none" w:sz="0" w:space="0" w:color="auto"/>
            <w:right w:val="none" w:sz="0" w:space="0" w:color="auto"/>
          </w:divBdr>
        </w:div>
        <w:div w:id="795106001">
          <w:marLeft w:val="640"/>
          <w:marRight w:val="0"/>
          <w:marTop w:val="0"/>
          <w:marBottom w:val="0"/>
          <w:divBdr>
            <w:top w:val="none" w:sz="0" w:space="0" w:color="auto"/>
            <w:left w:val="none" w:sz="0" w:space="0" w:color="auto"/>
            <w:bottom w:val="none" w:sz="0" w:space="0" w:color="auto"/>
            <w:right w:val="none" w:sz="0" w:space="0" w:color="auto"/>
          </w:divBdr>
        </w:div>
        <w:div w:id="407045773">
          <w:marLeft w:val="640"/>
          <w:marRight w:val="0"/>
          <w:marTop w:val="0"/>
          <w:marBottom w:val="0"/>
          <w:divBdr>
            <w:top w:val="none" w:sz="0" w:space="0" w:color="auto"/>
            <w:left w:val="none" w:sz="0" w:space="0" w:color="auto"/>
            <w:bottom w:val="none" w:sz="0" w:space="0" w:color="auto"/>
            <w:right w:val="none" w:sz="0" w:space="0" w:color="auto"/>
          </w:divBdr>
        </w:div>
        <w:div w:id="1700546109">
          <w:marLeft w:val="640"/>
          <w:marRight w:val="0"/>
          <w:marTop w:val="0"/>
          <w:marBottom w:val="0"/>
          <w:divBdr>
            <w:top w:val="none" w:sz="0" w:space="0" w:color="auto"/>
            <w:left w:val="none" w:sz="0" w:space="0" w:color="auto"/>
            <w:bottom w:val="none" w:sz="0" w:space="0" w:color="auto"/>
            <w:right w:val="none" w:sz="0" w:space="0" w:color="auto"/>
          </w:divBdr>
        </w:div>
        <w:div w:id="498470897">
          <w:marLeft w:val="640"/>
          <w:marRight w:val="0"/>
          <w:marTop w:val="0"/>
          <w:marBottom w:val="0"/>
          <w:divBdr>
            <w:top w:val="none" w:sz="0" w:space="0" w:color="auto"/>
            <w:left w:val="none" w:sz="0" w:space="0" w:color="auto"/>
            <w:bottom w:val="none" w:sz="0" w:space="0" w:color="auto"/>
            <w:right w:val="none" w:sz="0" w:space="0" w:color="auto"/>
          </w:divBdr>
        </w:div>
        <w:div w:id="273245158">
          <w:marLeft w:val="640"/>
          <w:marRight w:val="0"/>
          <w:marTop w:val="0"/>
          <w:marBottom w:val="0"/>
          <w:divBdr>
            <w:top w:val="none" w:sz="0" w:space="0" w:color="auto"/>
            <w:left w:val="none" w:sz="0" w:space="0" w:color="auto"/>
            <w:bottom w:val="none" w:sz="0" w:space="0" w:color="auto"/>
            <w:right w:val="none" w:sz="0" w:space="0" w:color="auto"/>
          </w:divBdr>
        </w:div>
        <w:div w:id="481890504">
          <w:marLeft w:val="640"/>
          <w:marRight w:val="0"/>
          <w:marTop w:val="0"/>
          <w:marBottom w:val="0"/>
          <w:divBdr>
            <w:top w:val="none" w:sz="0" w:space="0" w:color="auto"/>
            <w:left w:val="none" w:sz="0" w:space="0" w:color="auto"/>
            <w:bottom w:val="none" w:sz="0" w:space="0" w:color="auto"/>
            <w:right w:val="none" w:sz="0" w:space="0" w:color="auto"/>
          </w:divBdr>
        </w:div>
        <w:div w:id="1655640836">
          <w:marLeft w:val="640"/>
          <w:marRight w:val="0"/>
          <w:marTop w:val="0"/>
          <w:marBottom w:val="0"/>
          <w:divBdr>
            <w:top w:val="none" w:sz="0" w:space="0" w:color="auto"/>
            <w:left w:val="none" w:sz="0" w:space="0" w:color="auto"/>
            <w:bottom w:val="none" w:sz="0" w:space="0" w:color="auto"/>
            <w:right w:val="none" w:sz="0" w:space="0" w:color="auto"/>
          </w:divBdr>
        </w:div>
        <w:div w:id="500900130">
          <w:marLeft w:val="640"/>
          <w:marRight w:val="0"/>
          <w:marTop w:val="0"/>
          <w:marBottom w:val="0"/>
          <w:divBdr>
            <w:top w:val="none" w:sz="0" w:space="0" w:color="auto"/>
            <w:left w:val="none" w:sz="0" w:space="0" w:color="auto"/>
            <w:bottom w:val="none" w:sz="0" w:space="0" w:color="auto"/>
            <w:right w:val="none" w:sz="0" w:space="0" w:color="auto"/>
          </w:divBdr>
        </w:div>
        <w:div w:id="960380433">
          <w:marLeft w:val="640"/>
          <w:marRight w:val="0"/>
          <w:marTop w:val="0"/>
          <w:marBottom w:val="0"/>
          <w:divBdr>
            <w:top w:val="none" w:sz="0" w:space="0" w:color="auto"/>
            <w:left w:val="none" w:sz="0" w:space="0" w:color="auto"/>
            <w:bottom w:val="none" w:sz="0" w:space="0" w:color="auto"/>
            <w:right w:val="none" w:sz="0" w:space="0" w:color="auto"/>
          </w:divBdr>
        </w:div>
        <w:div w:id="1057123851">
          <w:marLeft w:val="640"/>
          <w:marRight w:val="0"/>
          <w:marTop w:val="0"/>
          <w:marBottom w:val="0"/>
          <w:divBdr>
            <w:top w:val="none" w:sz="0" w:space="0" w:color="auto"/>
            <w:left w:val="none" w:sz="0" w:space="0" w:color="auto"/>
            <w:bottom w:val="none" w:sz="0" w:space="0" w:color="auto"/>
            <w:right w:val="none" w:sz="0" w:space="0" w:color="auto"/>
          </w:divBdr>
        </w:div>
        <w:div w:id="1194149135">
          <w:marLeft w:val="640"/>
          <w:marRight w:val="0"/>
          <w:marTop w:val="0"/>
          <w:marBottom w:val="0"/>
          <w:divBdr>
            <w:top w:val="none" w:sz="0" w:space="0" w:color="auto"/>
            <w:left w:val="none" w:sz="0" w:space="0" w:color="auto"/>
            <w:bottom w:val="none" w:sz="0" w:space="0" w:color="auto"/>
            <w:right w:val="none" w:sz="0" w:space="0" w:color="auto"/>
          </w:divBdr>
        </w:div>
        <w:div w:id="2050454544">
          <w:marLeft w:val="640"/>
          <w:marRight w:val="0"/>
          <w:marTop w:val="0"/>
          <w:marBottom w:val="0"/>
          <w:divBdr>
            <w:top w:val="none" w:sz="0" w:space="0" w:color="auto"/>
            <w:left w:val="none" w:sz="0" w:space="0" w:color="auto"/>
            <w:bottom w:val="none" w:sz="0" w:space="0" w:color="auto"/>
            <w:right w:val="none" w:sz="0" w:space="0" w:color="auto"/>
          </w:divBdr>
        </w:div>
        <w:div w:id="700669115">
          <w:marLeft w:val="640"/>
          <w:marRight w:val="0"/>
          <w:marTop w:val="0"/>
          <w:marBottom w:val="0"/>
          <w:divBdr>
            <w:top w:val="none" w:sz="0" w:space="0" w:color="auto"/>
            <w:left w:val="none" w:sz="0" w:space="0" w:color="auto"/>
            <w:bottom w:val="none" w:sz="0" w:space="0" w:color="auto"/>
            <w:right w:val="none" w:sz="0" w:space="0" w:color="auto"/>
          </w:divBdr>
        </w:div>
        <w:div w:id="122967034">
          <w:marLeft w:val="640"/>
          <w:marRight w:val="0"/>
          <w:marTop w:val="0"/>
          <w:marBottom w:val="0"/>
          <w:divBdr>
            <w:top w:val="none" w:sz="0" w:space="0" w:color="auto"/>
            <w:left w:val="none" w:sz="0" w:space="0" w:color="auto"/>
            <w:bottom w:val="none" w:sz="0" w:space="0" w:color="auto"/>
            <w:right w:val="none" w:sz="0" w:space="0" w:color="auto"/>
          </w:divBdr>
        </w:div>
        <w:div w:id="1067264092">
          <w:marLeft w:val="640"/>
          <w:marRight w:val="0"/>
          <w:marTop w:val="0"/>
          <w:marBottom w:val="0"/>
          <w:divBdr>
            <w:top w:val="none" w:sz="0" w:space="0" w:color="auto"/>
            <w:left w:val="none" w:sz="0" w:space="0" w:color="auto"/>
            <w:bottom w:val="none" w:sz="0" w:space="0" w:color="auto"/>
            <w:right w:val="none" w:sz="0" w:space="0" w:color="auto"/>
          </w:divBdr>
        </w:div>
        <w:div w:id="1873222244">
          <w:marLeft w:val="640"/>
          <w:marRight w:val="0"/>
          <w:marTop w:val="0"/>
          <w:marBottom w:val="0"/>
          <w:divBdr>
            <w:top w:val="none" w:sz="0" w:space="0" w:color="auto"/>
            <w:left w:val="none" w:sz="0" w:space="0" w:color="auto"/>
            <w:bottom w:val="none" w:sz="0" w:space="0" w:color="auto"/>
            <w:right w:val="none" w:sz="0" w:space="0" w:color="auto"/>
          </w:divBdr>
        </w:div>
        <w:div w:id="49768508">
          <w:marLeft w:val="640"/>
          <w:marRight w:val="0"/>
          <w:marTop w:val="0"/>
          <w:marBottom w:val="0"/>
          <w:divBdr>
            <w:top w:val="none" w:sz="0" w:space="0" w:color="auto"/>
            <w:left w:val="none" w:sz="0" w:space="0" w:color="auto"/>
            <w:bottom w:val="none" w:sz="0" w:space="0" w:color="auto"/>
            <w:right w:val="none" w:sz="0" w:space="0" w:color="auto"/>
          </w:divBdr>
        </w:div>
      </w:divsChild>
    </w:div>
    <w:div w:id="1951625133">
      <w:bodyDiv w:val="1"/>
      <w:marLeft w:val="0"/>
      <w:marRight w:val="0"/>
      <w:marTop w:val="0"/>
      <w:marBottom w:val="0"/>
      <w:divBdr>
        <w:top w:val="none" w:sz="0" w:space="0" w:color="auto"/>
        <w:left w:val="none" w:sz="0" w:space="0" w:color="auto"/>
        <w:bottom w:val="none" w:sz="0" w:space="0" w:color="auto"/>
        <w:right w:val="none" w:sz="0" w:space="0" w:color="auto"/>
      </w:divBdr>
      <w:divsChild>
        <w:div w:id="1334797678">
          <w:marLeft w:val="640"/>
          <w:marRight w:val="0"/>
          <w:marTop w:val="0"/>
          <w:marBottom w:val="0"/>
          <w:divBdr>
            <w:top w:val="none" w:sz="0" w:space="0" w:color="auto"/>
            <w:left w:val="none" w:sz="0" w:space="0" w:color="auto"/>
            <w:bottom w:val="none" w:sz="0" w:space="0" w:color="auto"/>
            <w:right w:val="none" w:sz="0" w:space="0" w:color="auto"/>
          </w:divBdr>
        </w:div>
        <w:div w:id="1335721942">
          <w:marLeft w:val="640"/>
          <w:marRight w:val="0"/>
          <w:marTop w:val="0"/>
          <w:marBottom w:val="0"/>
          <w:divBdr>
            <w:top w:val="none" w:sz="0" w:space="0" w:color="auto"/>
            <w:left w:val="none" w:sz="0" w:space="0" w:color="auto"/>
            <w:bottom w:val="none" w:sz="0" w:space="0" w:color="auto"/>
            <w:right w:val="none" w:sz="0" w:space="0" w:color="auto"/>
          </w:divBdr>
        </w:div>
        <w:div w:id="1517308207">
          <w:marLeft w:val="640"/>
          <w:marRight w:val="0"/>
          <w:marTop w:val="0"/>
          <w:marBottom w:val="0"/>
          <w:divBdr>
            <w:top w:val="none" w:sz="0" w:space="0" w:color="auto"/>
            <w:left w:val="none" w:sz="0" w:space="0" w:color="auto"/>
            <w:bottom w:val="none" w:sz="0" w:space="0" w:color="auto"/>
            <w:right w:val="none" w:sz="0" w:space="0" w:color="auto"/>
          </w:divBdr>
        </w:div>
        <w:div w:id="779227356">
          <w:marLeft w:val="640"/>
          <w:marRight w:val="0"/>
          <w:marTop w:val="0"/>
          <w:marBottom w:val="0"/>
          <w:divBdr>
            <w:top w:val="none" w:sz="0" w:space="0" w:color="auto"/>
            <w:left w:val="none" w:sz="0" w:space="0" w:color="auto"/>
            <w:bottom w:val="none" w:sz="0" w:space="0" w:color="auto"/>
            <w:right w:val="none" w:sz="0" w:space="0" w:color="auto"/>
          </w:divBdr>
        </w:div>
        <w:div w:id="1167793727">
          <w:marLeft w:val="640"/>
          <w:marRight w:val="0"/>
          <w:marTop w:val="0"/>
          <w:marBottom w:val="0"/>
          <w:divBdr>
            <w:top w:val="none" w:sz="0" w:space="0" w:color="auto"/>
            <w:left w:val="none" w:sz="0" w:space="0" w:color="auto"/>
            <w:bottom w:val="none" w:sz="0" w:space="0" w:color="auto"/>
            <w:right w:val="none" w:sz="0" w:space="0" w:color="auto"/>
          </w:divBdr>
        </w:div>
        <w:div w:id="1593779149">
          <w:marLeft w:val="640"/>
          <w:marRight w:val="0"/>
          <w:marTop w:val="0"/>
          <w:marBottom w:val="0"/>
          <w:divBdr>
            <w:top w:val="none" w:sz="0" w:space="0" w:color="auto"/>
            <w:left w:val="none" w:sz="0" w:space="0" w:color="auto"/>
            <w:bottom w:val="none" w:sz="0" w:space="0" w:color="auto"/>
            <w:right w:val="none" w:sz="0" w:space="0" w:color="auto"/>
          </w:divBdr>
        </w:div>
        <w:div w:id="243733281">
          <w:marLeft w:val="640"/>
          <w:marRight w:val="0"/>
          <w:marTop w:val="0"/>
          <w:marBottom w:val="0"/>
          <w:divBdr>
            <w:top w:val="none" w:sz="0" w:space="0" w:color="auto"/>
            <w:left w:val="none" w:sz="0" w:space="0" w:color="auto"/>
            <w:bottom w:val="none" w:sz="0" w:space="0" w:color="auto"/>
            <w:right w:val="none" w:sz="0" w:space="0" w:color="auto"/>
          </w:divBdr>
        </w:div>
        <w:div w:id="1680621278">
          <w:marLeft w:val="640"/>
          <w:marRight w:val="0"/>
          <w:marTop w:val="0"/>
          <w:marBottom w:val="0"/>
          <w:divBdr>
            <w:top w:val="none" w:sz="0" w:space="0" w:color="auto"/>
            <w:left w:val="none" w:sz="0" w:space="0" w:color="auto"/>
            <w:bottom w:val="none" w:sz="0" w:space="0" w:color="auto"/>
            <w:right w:val="none" w:sz="0" w:space="0" w:color="auto"/>
          </w:divBdr>
        </w:div>
        <w:div w:id="1525287930">
          <w:marLeft w:val="640"/>
          <w:marRight w:val="0"/>
          <w:marTop w:val="0"/>
          <w:marBottom w:val="0"/>
          <w:divBdr>
            <w:top w:val="none" w:sz="0" w:space="0" w:color="auto"/>
            <w:left w:val="none" w:sz="0" w:space="0" w:color="auto"/>
            <w:bottom w:val="none" w:sz="0" w:space="0" w:color="auto"/>
            <w:right w:val="none" w:sz="0" w:space="0" w:color="auto"/>
          </w:divBdr>
        </w:div>
        <w:div w:id="2041197392">
          <w:marLeft w:val="640"/>
          <w:marRight w:val="0"/>
          <w:marTop w:val="0"/>
          <w:marBottom w:val="0"/>
          <w:divBdr>
            <w:top w:val="none" w:sz="0" w:space="0" w:color="auto"/>
            <w:left w:val="none" w:sz="0" w:space="0" w:color="auto"/>
            <w:bottom w:val="none" w:sz="0" w:space="0" w:color="auto"/>
            <w:right w:val="none" w:sz="0" w:space="0" w:color="auto"/>
          </w:divBdr>
        </w:div>
        <w:div w:id="527572864">
          <w:marLeft w:val="640"/>
          <w:marRight w:val="0"/>
          <w:marTop w:val="0"/>
          <w:marBottom w:val="0"/>
          <w:divBdr>
            <w:top w:val="none" w:sz="0" w:space="0" w:color="auto"/>
            <w:left w:val="none" w:sz="0" w:space="0" w:color="auto"/>
            <w:bottom w:val="none" w:sz="0" w:space="0" w:color="auto"/>
            <w:right w:val="none" w:sz="0" w:space="0" w:color="auto"/>
          </w:divBdr>
        </w:div>
        <w:div w:id="2146967086">
          <w:marLeft w:val="640"/>
          <w:marRight w:val="0"/>
          <w:marTop w:val="0"/>
          <w:marBottom w:val="0"/>
          <w:divBdr>
            <w:top w:val="none" w:sz="0" w:space="0" w:color="auto"/>
            <w:left w:val="none" w:sz="0" w:space="0" w:color="auto"/>
            <w:bottom w:val="none" w:sz="0" w:space="0" w:color="auto"/>
            <w:right w:val="none" w:sz="0" w:space="0" w:color="auto"/>
          </w:divBdr>
        </w:div>
        <w:div w:id="1779786577">
          <w:marLeft w:val="640"/>
          <w:marRight w:val="0"/>
          <w:marTop w:val="0"/>
          <w:marBottom w:val="0"/>
          <w:divBdr>
            <w:top w:val="none" w:sz="0" w:space="0" w:color="auto"/>
            <w:left w:val="none" w:sz="0" w:space="0" w:color="auto"/>
            <w:bottom w:val="none" w:sz="0" w:space="0" w:color="auto"/>
            <w:right w:val="none" w:sz="0" w:space="0" w:color="auto"/>
          </w:divBdr>
        </w:div>
        <w:div w:id="1021784958">
          <w:marLeft w:val="640"/>
          <w:marRight w:val="0"/>
          <w:marTop w:val="0"/>
          <w:marBottom w:val="0"/>
          <w:divBdr>
            <w:top w:val="none" w:sz="0" w:space="0" w:color="auto"/>
            <w:left w:val="none" w:sz="0" w:space="0" w:color="auto"/>
            <w:bottom w:val="none" w:sz="0" w:space="0" w:color="auto"/>
            <w:right w:val="none" w:sz="0" w:space="0" w:color="auto"/>
          </w:divBdr>
        </w:div>
        <w:div w:id="162428895">
          <w:marLeft w:val="640"/>
          <w:marRight w:val="0"/>
          <w:marTop w:val="0"/>
          <w:marBottom w:val="0"/>
          <w:divBdr>
            <w:top w:val="none" w:sz="0" w:space="0" w:color="auto"/>
            <w:left w:val="none" w:sz="0" w:space="0" w:color="auto"/>
            <w:bottom w:val="none" w:sz="0" w:space="0" w:color="auto"/>
            <w:right w:val="none" w:sz="0" w:space="0" w:color="auto"/>
          </w:divBdr>
        </w:div>
        <w:div w:id="1502426665">
          <w:marLeft w:val="640"/>
          <w:marRight w:val="0"/>
          <w:marTop w:val="0"/>
          <w:marBottom w:val="0"/>
          <w:divBdr>
            <w:top w:val="none" w:sz="0" w:space="0" w:color="auto"/>
            <w:left w:val="none" w:sz="0" w:space="0" w:color="auto"/>
            <w:bottom w:val="none" w:sz="0" w:space="0" w:color="auto"/>
            <w:right w:val="none" w:sz="0" w:space="0" w:color="auto"/>
          </w:divBdr>
        </w:div>
        <w:div w:id="1536843855">
          <w:marLeft w:val="640"/>
          <w:marRight w:val="0"/>
          <w:marTop w:val="0"/>
          <w:marBottom w:val="0"/>
          <w:divBdr>
            <w:top w:val="none" w:sz="0" w:space="0" w:color="auto"/>
            <w:left w:val="none" w:sz="0" w:space="0" w:color="auto"/>
            <w:bottom w:val="none" w:sz="0" w:space="0" w:color="auto"/>
            <w:right w:val="none" w:sz="0" w:space="0" w:color="auto"/>
          </w:divBdr>
        </w:div>
        <w:div w:id="1398088040">
          <w:marLeft w:val="640"/>
          <w:marRight w:val="0"/>
          <w:marTop w:val="0"/>
          <w:marBottom w:val="0"/>
          <w:divBdr>
            <w:top w:val="none" w:sz="0" w:space="0" w:color="auto"/>
            <w:left w:val="none" w:sz="0" w:space="0" w:color="auto"/>
            <w:bottom w:val="none" w:sz="0" w:space="0" w:color="auto"/>
            <w:right w:val="none" w:sz="0" w:space="0" w:color="auto"/>
          </w:divBdr>
        </w:div>
        <w:div w:id="870995884">
          <w:marLeft w:val="640"/>
          <w:marRight w:val="0"/>
          <w:marTop w:val="0"/>
          <w:marBottom w:val="0"/>
          <w:divBdr>
            <w:top w:val="none" w:sz="0" w:space="0" w:color="auto"/>
            <w:left w:val="none" w:sz="0" w:space="0" w:color="auto"/>
            <w:bottom w:val="none" w:sz="0" w:space="0" w:color="auto"/>
            <w:right w:val="none" w:sz="0" w:space="0" w:color="auto"/>
          </w:divBdr>
        </w:div>
        <w:div w:id="241649903">
          <w:marLeft w:val="640"/>
          <w:marRight w:val="0"/>
          <w:marTop w:val="0"/>
          <w:marBottom w:val="0"/>
          <w:divBdr>
            <w:top w:val="none" w:sz="0" w:space="0" w:color="auto"/>
            <w:left w:val="none" w:sz="0" w:space="0" w:color="auto"/>
            <w:bottom w:val="none" w:sz="0" w:space="0" w:color="auto"/>
            <w:right w:val="none" w:sz="0" w:space="0" w:color="auto"/>
          </w:divBdr>
        </w:div>
        <w:div w:id="149904952">
          <w:marLeft w:val="640"/>
          <w:marRight w:val="0"/>
          <w:marTop w:val="0"/>
          <w:marBottom w:val="0"/>
          <w:divBdr>
            <w:top w:val="none" w:sz="0" w:space="0" w:color="auto"/>
            <w:left w:val="none" w:sz="0" w:space="0" w:color="auto"/>
            <w:bottom w:val="none" w:sz="0" w:space="0" w:color="auto"/>
            <w:right w:val="none" w:sz="0" w:space="0" w:color="auto"/>
          </w:divBdr>
        </w:div>
        <w:div w:id="650135153">
          <w:marLeft w:val="640"/>
          <w:marRight w:val="0"/>
          <w:marTop w:val="0"/>
          <w:marBottom w:val="0"/>
          <w:divBdr>
            <w:top w:val="none" w:sz="0" w:space="0" w:color="auto"/>
            <w:left w:val="none" w:sz="0" w:space="0" w:color="auto"/>
            <w:bottom w:val="none" w:sz="0" w:space="0" w:color="auto"/>
            <w:right w:val="none" w:sz="0" w:space="0" w:color="auto"/>
          </w:divBdr>
        </w:div>
        <w:div w:id="1856535060">
          <w:marLeft w:val="640"/>
          <w:marRight w:val="0"/>
          <w:marTop w:val="0"/>
          <w:marBottom w:val="0"/>
          <w:divBdr>
            <w:top w:val="none" w:sz="0" w:space="0" w:color="auto"/>
            <w:left w:val="none" w:sz="0" w:space="0" w:color="auto"/>
            <w:bottom w:val="none" w:sz="0" w:space="0" w:color="auto"/>
            <w:right w:val="none" w:sz="0" w:space="0" w:color="auto"/>
          </w:divBdr>
        </w:div>
        <w:div w:id="1975020887">
          <w:marLeft w:val="640"/>
          <w:marRight w:val="0"/>
          <w:marTop w:val="0"/>
          <w:marBottom w:val="0"/>
          <w:divBdr>
            <w:top w:val="none" w:sz="0" w:space="0" w:color="auto"/>
            <w:left w:val="none" w:sz="0" w:space="0" w:color="auto"/>
            <w:bottom w:val="none" w:sz="0" w:space="0" w:color="auto"/>
            <w:right w:val="none" w:sz="0" w:space="0" w:color="auto"/>
          </w:divBdr>
        </w:div>
        <w:div w:id="1570385476">
          <w:marLeft w:val="640"/>
          <w:marRight w:val="0"/>
          <w:marTop w:val="0"/>
          <w:marBottom w:val="0"/>
          <w:divBdr>
            <w:top w:val="none" w:sz="0" w:space="0" w:color="auto"/>
            <w:left w:val="none" w:sz="0" w:space="0" w:color="auto"/>
            <w:bottom w:val="none" w:sz="0" w:space="0" w:color="auto"/>
            <w:right w:val="none" w:sz="0" w:space="0" w:color="auto"/>
          </w:divBdr>
        </w:div>
        <w:div w:id="1843426697">
          <w:marLeft w:val="640"/>
          <w:marRight w:val="0"/>
          <w:marTop w:val="0"/>
          <w:marBottom w:val="0"/>
          <w:divBdr>
            <w:top w:val="none" w:sz="0" w:space="0" w:color="auto"/>
            <w:left w:val="none" w:sz="0" w:space="0" w:color="auto"/>
            <w:bottom w:val="none" w:sz="0" w:space="0" w:color="auto"/>
            <w:right w:val="none" w:sz="0" w:space="0" w:color="auto"/>
          </w:divBdr>
        </w:div>
        <w:div w:id="1027947546">
          <w:marLeft w:val="640"/>
          <w:marRight w:val="0"/>
          <w:marTop w:val="0"/>
          <w:marBottom w:val="0"/>
          <w:divBdr>
            <w:top w:val="none" w:sz="0" w:space="0" w:color="auto"/>
            <w:left w:val="none" w:sz="0" w:space="0" w:color="auto"/>
            <w:bottom w:val="none" w:sz="0" w:space="0" w:color="auto"/>
            <w:right w:val="none" w:sz="0" w:space="0" w:color="auto"/>
          </w:divBdr>
        </w:div>
        <w:div w:id="974258593">
          <w:marLeft w:val="640"/>
          <w:marRight w:val="0"/>
          <w:marTop w:val="0"/>
          <w:marBottom w:val="0"/>
          <w:divBdr>
            <w:top w:val="none" w:sz="0" w:space="0" w:color="auto"/>
            <w:left w:val="none" w:sz="0" w:space="0" w:color="auto"/>
            <w:bottom w:val="none" w:sz="0" w:space="0" w:color="auto"/>
            <w:right w:val="none" w:sz="0" w:space="0" w:color="auto"/>
          </w:divBdr>
        </w:div>
        <w:div w:id="396441191">
          <w:marLeft w:val="640"/>
          <w:marRight w:val="0"/>
          <w:marTop w:val="0"/>
          <w:marBottom w:val="0"/>
          <w:divBdr>
            <w:top w:val="none" w:sz="0" w:space="0" w:color="auto"/>
            <w:left w:val="none" w:sz="0" w:space="0" w:color="auto"/>
            <w:bottom w:val="none" w:sz="0" w:space="0" w:color="auto"/>
            <w:right w:val="none" w:sz="0" w:space="0" w:color="auto"/>
          </w:divBdr>
        </w:div>
        <w:div w:id="332225743">
          <w:marLeft w:val="640"/>
          <w:marRight w:val="0"/>
          <w:marTop w:val="0"/>
          <w:marBottom w:val="0"/>
          <w:divBdr>
            <w:top w:val="none" w:sz="0" w:space="0" w:color="auto"/>
            <w:left w:val="none" w:sz="0" w:space="0" w:color="auto"/>
            <w:bottom w:val="none" w:sz="0" w:space="0" w:color="auto"/>
            <w:right w:val="none" w:sz="0" w:space="0" w:color="auto"/>
          </w:divBdr>
        </w:div>
        <w:div w:id="526598179">
          <w:marLeft w:val="640"/>
          <w:marRight w:val="0"/>
          <w:marTop w:val="0"/>
          <w:marBottom w:val="0"/>
          <w:divBdr>
            <w:top w:val="none" w:sz="0" w:space="0" w:color="auto"/>
            <w:left w:val="none" w:sz="0" w:space="0" w:color="auto"/>
            <w:bottom w:val="none" w:sz="0" w:space="0" w:color="auto"/>
            <w:right w:val="none" w:sz="0" w:space="0" w:color="auto"/>
          </w:divBdr>
        </w:div>
        <w:div w:id="539365583">
          <w:marLeft w:val="640"/>
          <w:marRight w:val="0"/>
          <w:marTop w:val="0"/>
          <w:marBottom w:val="0"/>
          <w:divBdr>
            <w:top w:val="none" w:sz="0" w:space="0" w:color="auto"/>
            <w:left w:val="none" w:sz="0" w:space="0" w:color="auto"/>
            <w:bottom w:val="none" w:sz="0" w:space="0" w:color="auto"/>
            <w:right w:val="none" w:sz="0" w:space="0" w:color="auto"/>
          </w:divBdr>
        </w:div>
        <w:div w:id="1380590400">
          <w:marLeft w:val="640"/>
          <w:marRight w:val="0"/>
          <w:marTop w:val="0"/>
          <w:marBottom w:val="0"/>
          <w:divBdr>
            <w:top w:val="none" w:sz="0" w:space="0" w:color="auto"/>
            <w:left w:val="none" w:sz="0" w:space="0" w:color="auto"/>
            <w:bottom w:val="none" w:sz="0" w:space="0" w:color="auto"/>
            <w:right w:val="none" w:sz="0" w:space="0" w:color="auto"/>
          </w:divBdr>
        </w:div>
        <w:div w:id="1430736802">
          <w:marLeft w:val="640"/>
          <w:marRight w:val="0"/>
          <w:marTop w:val="0"/>
          <w:marBottom w:val="0"/>
          <w:divBdr>
            <w:top w:val="none" w:sz="0" w:space="0" w:color="auto"/>
            <w:left w:val="none" w:sz="0" w:space="0" w:color="auto"/>
            <w:bottom w:val="none" w:sz="0" w:space="0" w:color="auto"/>
            <w:right w:val="none" w:sz="0" w:space="0" w:color="auto"/>
          </w:divBdr>
        </w:div>
        <w:div w:id="295838801">
          <w:marLeft w:val="640"/>
          <w:marRight w:val="0"/>
          <w:marTop w:val="0"/>
          <w:marBottom w:val="0"/>
          <w:divBdr>
            <w:top w:val="none" w:sz="0" w:space="0" w:color="auto"/>
            <w:left w:val="none" w:sz="0" w:space="0" w:color="auto"/>
            <w:bottom w:val="none" w:sz="0" w:space="0" w:color="auto"/>
            <w:right w:val="none" w:sz="0" w:space="0" w:color="auto"/>
          </w:divBdr>
        </w:div>
        <w:div w:id="1420711922">
          <w:marLeft w:val="640"/>
          <w:marRight w:val="0"/>
          <w:marTop w:val="0"/>
          <w:marBottom w:val="0"/>
          <w:divBdr>
            <w:top w:val="none" w:sz="0" w:space="0" w:color="auto"/>
            <w:left w:val="none" w:sz="0" w:space="0" w:color="auto"/>
            <w:bottom w:val="none" w:sz="0" w:space="0" w:color="auto"/>
            <w:right w:val="none" w:sz="0" w:space="0" w:color="auto"/>
          </w:divBdr>
        </w:div>
        <w:div w:id="2017919605">
          <w:marLeft w:val="640"/>
          <w:marRight w:val="0"/>
          <w:marTop w:val="0"/>
          <w:marBottom w:val="0"/>
          <w:divBdr>
            <w:top w:val="none" w:sz="0" w:space="0" w:color="auto"/>
            <w:left w:val="none" w:sz="0" w:space="0" w:color="auto"/>
            <w:bottom w:val="none" w:sz="0" w:space="0" w:color="auto"/>
            <w:right w:val="none" w:sz="0" w:space="0" w:color="auto"/>
          </w:divBdr>
        </w:div>
        <w:div w:id="1267470531">
          <w:marLeft w:val="640"/>
          <w:marRight w:val="0"/>
          <w:marTop w:val="0"/>
          <w:marBottom w:val="0"/>
          <w:divBdr>
            <w:top w:val="none" w:sz="0" w:space="0" w:color="auto"/>
            <w:left w:val="none" w:sz="0" w:space="0" w:color="auto"/>
            <w:bottom w:val="none" w:sz="0" w:space="0" w:color="auto"/>
            <w:right w:val="none" w:sz="0" w:space="0" w:color="auto"/>
          </w:divBdr>
        </w:div>
        <w:div w:id="446705468">
          <w:marLeft w:val="640"/>
          <w:marRight w:val="0"/>
          <w:marTop w:val="0"/>
          <w:marBottom w:val="0"/>
          <w:divBdr>
            <w:top w:val="none" w:sz="0" w:space="0" w:color="auto"/>
            <w:left w:val="none" w:sz="0" w:space="0" w:color="auto"/>
            <w:bottom w:val="none" w:sz="0" w:space="0" w:color="auto"/>
            <w:right w:val="none" w:sz="0" w:space="0" w:color="auto"/>
          </w:divBdr>
        </w:div>
        <w:div w:id="894270784">
          <w:marLeft w:val="640"/>
          <w:marRight w:val="0"/>
          <w:marTop w:val="0"/>
          <w:marBottom w:val="0"/>
          <w:divBdr>
            <w:top w:val="none" w:sz="0" w:space="0" w:color="auto"/>
            <w:left w:val="none" w:sz="0" w:space="0" w:color="auto"/>
            <w:bottom w:val="none" w:sz="0" w:space="0" w:color="auto"/>
            <w:right w:val="none" w:sz="0" w:space="0" w:color="auto"/>
          </w:divBdr>
        </w:div>
        <w:div w:id="962688443">
          <w:marLeft w:val="640"/>
          <w:marRight w:val="0"/>
          <w:marTop w:val="0"/>
          <w:marBottom w:val="0"/>
          <w:divBdr>
            <w:top w:val="none" w:sz="0" w:space="0" w:color="auto"/>
            <w:left w:val="none" w:sz="0" w:space="0" w:color="auto"/>
            <w:bottom w:val="none" w:sz="0" w:space="0" w:color="auto"/>
            <w:right w:val="none" w:sz="0" w:space="0" w:color="auto"/>
          </w:divBdr>
        </w:div>
        <w:div w:id="598679880">
          <w:marLeft w:val="640"/>
          <w:marRight w:val="0"/>
          <w:marTop w:val="0"/>
          <w:marBottom w:val="0"/>
          <w:divBdr>
            <w:top w:val="none" w:sz="0" w:space="0" w:color="auto"/>
            <w:left w:val="none" w:sz="0" w:space="0" w:color="auto"/>
            <w:bottom w:val="none" w:sz="0" w:space="0" w:color="auto"/>
            <w:right w:val="none" w:sz="0" w:space="0" w:color="auto"/>
          </w:divBdr>
        </w:div>
        <w:div w:id="1297641343">
          <w:marLeft w:val="640"/>
          <w:marRight w:val="0"/>
          <w:marTop w:val="0"/>
          <w:marBottom w:val="0"/>
          <w:divBdr>
            <w:top w:val="none" w:sz="0" w:space="0" w:color="auto"/>
            <w:left w:val="none" w:sz="0" w:space="0" w:color="auto"/>
            <w:bottom w:val="none" w:sz="0" w:space="0" w:color="auto"/>
            <w:right w:val="none" w:sz="0" w:space="0" w:color="auto"/>
          </w:divBdr>
        </w:div>
        <w:div w:id="43070782">
          <w:marLeft w:val="640"/>
          <w:marRight w:val="0"/>
          <w:marTop w:val="0"/>
          <w:marBottom w:val="0"/>
          <w:divBdr>
            <w:top w:val="none" w:sz="0" w:space="0" w:color="auto"/>
            <w:left w:val="none" w:sz="0" w:space="0" w:color="auto"/>
            <w:bottom w:val="none" w:sz="0" w:space="0" w:color="auto"/>
            <w:right w:val="none" w:sz="0" w:space="0" w:color="auto"/>
          </w:divBdr>
        </w:div>
        <w:div w:id="724914066">
          <w:marLeft w:val="640"/>
          <w:marRight w:val="0"/>
          <w:marTop w:val="0"/>
          <w:marBottom w:val="0"/>
          <w:divBdr>
            <w:top w:val="none" w:sz="0" w:space="0" w:color="auto"/>
            <w:left w:val="none" w:sz="0" w:space="0" w:color="auto"/>
            <w:bottom w:val="none" w:sz="0" w:space="0" w:color="auto"/>
            <w:right w:val="none" w:sz="0" w:space="0" w:color="auto"/>
          </w:divBdr>
        </w:div>
        <w:div w:id="574895624">
          <w:marLeft w:val="640"/>
          <w:marRight w:val="0"/>
          <w:marTop w:val="0"/>
          <w:marBottom w:val="0"/>
          <w:divBdr>
            <w:top w:val="none" w:sz="0" w:space="0" w:color="auto"/>
            <w:left w:val="none" w:sz="0" w:space="0" w:color="auto"/>
            <w:bottom w:val="none" w:sz="0" w:space="0" w:color="auto"/>
            <w:right w:val="none" w:sz="0" w:space="0" w:color="auto"/>
          </w:divBdr>
        </w:div>
        <w:div w:id="1697383300">
          <w:marLeft w:val="640"/>
          <w:marRight w:val="0"/>
          <w:marTop w:val="0"/>
          <w:marBottom w:val="0"/>
          <w:divBdr>
            <w:top w:val="none" w:sz="0" w:space="0" w:color="auto"/>
            <w:left w:val="none" w:sz="0" w:space="0" w:color="auto"/>
            <w:bottom w:val="none" w:sz="0" w:space="0" w:color="auto"/>
            <w:right w:val="none" w:sz="0" w:space="0" w:color="auto"/>
          </w:divBdr>
        </w:div>
        <w:div w:id="1725331046">
          <w:marLeft w:val="640"/>
          <w:marRight w:val="0"/>
          <w:marTop w:val="0"/>
          <w:marBottom w:val="0"/>
          <w:divBdr>
            <w:top w:val="none" w:sz="0" w:space="0" w:color="auto"/>
            <w:left w:val="none" w:sz="0" w:space="0" w:color="auto"/>
            <w:bottom w:val="none" w:sz="0" w:space="0" w:color="auto"/>
            <w:right w:val="none" w:sz="0" w:space="0" w:color="auto"/>
          </w:divBdr>
        </w:div>
        <w:div w:id="1360089519">
          <w:marLeft w:val="640"/>
          <w:marRight w:val="0"/>
          <w:marTop w:val="0"/>
          <w:marBottom w:val="0"/>
          <w:divBdr>
            <w:top w:val="none" w:sz="0" w:space="0" w:color="auto"/>
            <w:left w:val="none" w:sz="0" w:space="0" w:color="auto"/>
            <w:bottom w:val="none" w:sz="0" w:space="0" w:color="auto"/>
            <w:right w:val="none" w:sz="0" w:space="0" w:color="auto"/>
          </w:divBdr>
        </w:div>
        <w:div w:id="1124227649">
          <w:marLeft w:val="640"/>
          <w:marRight w:val="0"/>
          <w:marTop w:val="0"/>
          <w:marBottom w:val="0"/>
          <w:divBdr>
            <w:top w:val="none" w:sz="0" w:space="0" w:color="auto"/>
            <w:left w:val="none" w:sz="0" w:space="0" w:color="auto"/>
            <w:bottom w:val="none" w:sz="0" w:space="0" w:color="auto"/>
            <w:right w:val="none" w:sz="0" w:space="0" w:color="auto"/>
          </w:divBdr>
        </w:div>
        <w:div w:id="339354755">
          <w:marLeft w:val="640"/>
          <w:marRight w:val="0"/>
          <w:marTop w:val="0"/>
          <w:marBottom w:val="0"/>
          <w:divBdr>
            <w:top w:val="none" w:sz="0" w:space="0" w:color="auto"/>
            <w:left w:val="none" w:sz="0" w:space="0" w:color="auto"/>
            <w:bottom w:val="none" w:sz="0" w:space="0" w:color="auto"/>
            <w:right w:val="none" w:sz="0" w:space="0" w:color="auto"/>
          </w:divBdr>
        </w:div>
        <w:div w:id="1406881284">
          <w:marLeft w:val="640"/>
          <w:marRight w:val="0"/>
          <w:marTop w:val="0"/>
          <w:marBottom w:val="0"/>
          <w:divBdr>
            <w:top w:val="none" w:sz="0" w:space="0" w:color="auto"/>
            <w:left w:val="none" w:sz="0" w:space="0" w:color="auto"/>
            <w:bottom w:val="none" w:sz="0" w:space="0" w:color="auto"/>
            <w:right w:val="none" w:sz="0" w:space="0" w:color="auto"/>
          </w:divBdr>
        </w:div>
        <w:div w:id="90007012">
          <w:marLeft w:val="640"/>
          <w:marRight w:val="0"/>
          <w:marTop w:val="0"/>
          <w:marBottom w:val="0"/>
          <w:divBdr>
            <w:top w:val="none" w:sz="0" w:space="0" w:color="auto"/>
            <w:left w:val="none" w:sz="0" w:space="0" w:color="auto"/>
            <w:bottom w:val="none" w:sz="0" w:space="0" w:color="auto"/>
            <w:right w:val="none" w:sz="0" w:space="0" w:color="auto"/>
          </w:divBdr>
        </w:div>
        <w:div w:id="294414180">
          <w:marLeft w:val="640"/>
          <w:marRight w:val="0"/>
          <w:marTop w:val="0"/>
          <w:marBottom w:val="0"/>
          <w:divBdr>
            <w:top w:val="none" w:sz="0" w:space="0" w:color="auto"/>
            <w:left w:val="none" w:sz="0" w:space="0" w:color="auto"/>
            <w:bottom w:val="none" w:sz="0" w:space="0" w:color="auto"/>
            <w:right w:val="none" w:sz="0" w:space="0" w:color="auto"/>
          </w:divBdr>
        </w:div>
        <w:div w:id="346564534">
          <w:marLeft w:val="640"/>
          <w:marRight w:val="0"/>
          <w:marTop w:val="0"/>
          <w:marBottom w:val="0"/>
          <w:divBdr>
            <w:top w:val="none" w:sz="0" w:space="0" w:color="auto"/>
            <w:left w:val="none" w:sz="0" w:space="0" w:color="auto"/>
            <w:bottom w:val="none" w:sz="0" w:space="0" w:color="auto"/>
            <w:right w:val="none" w:sz="0" w:space="0" w:color="auto"/>
          </w:divBdr>
        </w:div>
        <w:div w:id="244532113">
          <w:marLeft w:val="640"/>
          <w:marRight w:val="0"/>
          <w:marTop w:val="0"/>
          <w:marBottom w:val="0"/>
          <w:divBdr>
            <w:top w:val="none" w:sz="0" w:space="0" w:color="auto"/>
            <w:left w:val="none" w:sz="0" w:space="0" w:color="auto"/>
            <w:bottom w:val="none" w:sz="0" w:space="0" w:color="auto"/>
            <w:right w:val="none" w:sz="0" w:space="0" w:color="auto"/>
          </w:divBdr>
        </w:div>
        <w:div w:id="927157693">
          <w:marLeft w:val="640"/>
          <w:marRight w:val="0"/>
          <w:marTop w:val="0"/>
          <w:marBottom w:val="0"/>
          <w:divBdr>
            <w:top w:val="none" w:sz="0" w:space="0" w:color="auto"/>
            <w:left w:val="none" w:sz="0" w:space="0" w:color="auto"/>
            <w:bottom w:val="none" w:sz="0" w:space="0" w:color="auto"/>
            <w:right w:val="none" w:sz="0" w:space="0" w:color="auto"/>
          </w:divBdr>
        </w:div>
        <w:div w:id="1522550140">
          <w:marLeft w:val="640"/>
          <w:marRight w:val="0"/>
          <w:marTop w:val="0"/>
          <w:marBottom w:val="0"/>
          <w:divBdr>
            <w:top w:val="none" w:sz="0" w:space="0" w:color="auto"/>
            <w:left w:val="none" w:sz="0" w:space="0" w:color="auto"/>
            <w:bottom w:val="none" w:sz="0" w:space="0" w:color="auto"/>
            <w:right w:val="none" w:sz="0" w:space="0" w:color="auto"/>
          </w:divBdr>
        </w:div>
        <w:div w:id="1224179495">
          <w:marLeft w:val="640"/>
          <w:marRight w:val="0"/>
          <w:marTop w:val="0"/>
          <w:marBottom w:val="0"/>
          <w:divBdr>
            <w:top w:val="none" w:sz="0" w:space="0" w:color="auto"/>
            <w:left w:val="none" w:sz="0" w:space="0" w:color="auto"/>
            <w:bottom w:val="none" w:sz="0" w:space="0" w:color="auto"/>
            <w:right w:val="none" w:sz="0" w:space="0" w:color="auto"/>
          </w:divBdr>
        </w:div>
        <w:div w:id="724835124">
          <w:marLeft w:val="640"/>
          <w:marRight w:val="0"/>
          <w:marTop w:val="0"/>
          <w:marBottom w:val="0"/>
          <w:divBdr>
            <w:top w:val="none" w:sz="0" w:space="0" w:color="auto"/>
            <w:left w:val="none" w:sz="0" w:space="0" w:color="auto"/>
            <w:bottom w:val="none" w:sz="0" w:space="0" w:color="auto"/>
            <w:right w:val="none" w:sz="0" w:space="0" w:color="auto"/>
          </w:divBdr>
        </w:div>
        <w:div w:id="849219582">
          <w:marLeft w:val="640"/>
          <w:marRight w:val="0"/>
          <w:marTop w:val="0"/>
          <w:marBottom w:val="0"/>
          <w:divBdr>
            <w:top w:val="none" w:sz="0" w:space="0" w:color="auto"/>
            <w:left w:val="none" w:sz="0" w:space="0" w:color="auto"/>
            <w:bottom w:val="none" w:sz="0" w:space="0" w:color="auto"/>
            <w:right w:val="none" w:sz="0" w:space="0" w:color="auto"/>
          </w:divBdr>
        </w:div>
        <w:div w:id="107161630">
          <w:marLeft w:val="640"/>
          <w:marRight w:val="0"/>
          <w:marTop w:val="0"/>
          <w:marBottom w:val="0"/>
          <w:divBdr>
            <w:top w:val="none" w:sz="0" w:space="0" w:color="auto"/>
            <w:left w:val="none" w:sz="0" w:space="0" w:color="auto"/>
            <w:bottom w:val="none" w:sz="0" w:space="0" w:color="auto"/>
            <w:right w:val="none" w:sz="0" w:space="0" w:color="auto"/>
          </w:divBdr>
        </w:div>
        <w:div w:id="555168749">
          <w:marLeft w:val="640"/>
          <w:marRight w:val="0"/>
          <w:marTop w:val="0"/>
          <w:marBottom w:val="0"/>
          <w:divBdr>
            <w:top w:val="none" w:sz="0" w:space="0" w:color="auto"/>
            <w:left w:val="none" w:sz="0" w:space="0" w:color="auto"/>
            <w:bottom w:val="none" w:sz="0" w:space="0" w:color="auto"/>
            <w:right w:val="none" w:sz="0" w:space="0" w:color="auto"/>
          </w:divBdr>
        </w:div>
        <w:div w:id="697196252">
          <w:marLeft w:val="640"/>
          <w:marRight w:val="0"/>
          <w:marTop w:val="0"/>
          <w:marBottom w:val="0"/>
          <w:divBdr>
            <w:top w:val="none" w:sz="0" w:space="0" w:color="auto"/>
            <w:left w:val="none" w:sz="0" w:space="0" w:color="auto"/>
            <w:bottom w:val="none" w:sz="0" w:space="0" w:color="auto"/>
            <w:right w:val="none" w:sz="0" w:space="0" w:color="auto"/>
          </w:divBdr>
        </w:div>
        <w:div w:id="875435291">
          <w:marLeft w:val="640"/>
          <w:marRight w:val="0"/>
          <w:marTop w:val="0"/>
          <w:marBottom w:val="0"/>
          <w:divBdr>
            <w:top w:val="none" w:sz="0" w:space="0" w:color="auto"/>
            <w:left w:val="none" w:sz="0" w:space="0" w:color="auto"/>
            <w:bottom w:val="none" w:sz="0" w:space="0" w:color="auto"/>
            <w:right w:val="none" w:sz="0" w:space="0" w:color="auto"/>
          </w:divBdr>
        </w:div>
        <w:div w:id="764157894">
          <w:marLeft w:val="640"/>
          <w:marRight w:val="0"/>
          <w:marTop w:val="0"/>
          <w:marBottom w:val="0"/>
          <w:divBdr>
            <w:top w:val="none" w:sz="0" w:space="0" w:color="auto"/>
            <w:left w:val="none" w:sz="0" w:space="0" w:color="auto"/>
            <w:bottom w:val="none" w:sz="0" w:space="0" w:color="auto"/>
            <w:right w:val="none" w:sz="0" w:space="0" w:color="auto"/>
          </w:divBdr>
        </w:div>
        <w:div w:id="2053536928">
          <w:marLeft w:val="640"/>
          <w:marRight w:val="0"/>
          <w:marTop w:val="0"/>
          <w:marBottom w:val="0"/>
          <w:divBdr>
            <w:top w:val="none" w:sz="0" w:space="0" w:color="auto"/>
            <w:left w:val="none" w:sz="0" w:space="0" w:color="auto"/>
            <w:bottom w:val="none" w:sz="0" w:space="0" w:color="auto"/>
            <w:right w:val="none" w:sz="0" w:space="0" w:color="auto"/>
          </w:divBdr>
        </w:div>
        <w:div w:id="595481862">
          <w:marLeft w:val="640"/>
          <w:marRight w:val="0"/>
          <w:marTop w:val="0"/>
          <w:marBottom w:val="0"/>
          <w:divBdr>
            <w:top w:val="none" w:sz="0" w:space="0" w:color="auto"/>
            <w:left w:val="none" w:sz="0" w:space="0" w:color="auto"/>
            <w:bottom w:val="none" w:sz="0" w:space="0" w:color="auto"/>
            <w:right w:val="none" w:sz="0" w:space="0" w:color="auto"/>
          </w:divBdr>
        </w:div>
        <w:div w:id="1554196790">
          <w:marLeft w:val="640"/>
          <w:marRight w:val="0"/>
          <w:marTop w:val="0"/>
          <w:marBottom w:val="0"/>
          <w:divBdr>
            <w:top w:val="none" w:sz="0" w:space="0" w:color="auto"/>
            <w:left w:val="none" w:sz="0" w:space="0" w:color="auto"/>
            <w:bottom w:val="none" w:sz="0" w:space="0" w:color="auto"/>
            <w:right w:val="none" w:sz="0" w:space="0" w:color="auto"/>
          </w:divBdr>
        </w:div>
        <w:div w:id="545796726">
          <w:marLeft w:val="640"/>
          <w:marRight w:val="0"/>
          <w:marTop w:val="0"/>
          <w:marBottom w:val="0"/>
          <w:divBdr>
            <w:top w:val="none" w:sz="0" w:space="0" w:color="auto"/>
            <w:left w:val="none" w:sz="0" w:space="0" w:color="auto"/>
            <w:bottom w:val="none" w:sz="0" w:space="0" w:color="auto"/>
            <w:right w:val="none" w:sz="0" w:space="0" w:color="auto"/>
          </w:divBdr>
        </w:div>
        <w:div w:id="1600139541">
          <w:marLeft w:val="640"/>
          <w:marRight w:val="0"/>
          <w:marTop w:val="0"/>
          <w:marBottom w:val="0"/>
          <w:divBdr>
            <w:top w:val="none" w:sz="0" w:space="0" w:color="auto"/>
            <w:left w:val="none" w:sz="0" w:space="0" w:color="auto"/>
            <w:bottom w:val="none" w:sz="0" w:space="0" w:color="auto"/>
            <w:right w:val="none" w:sz="0" w:space="0" w:color="auto"/>
          </w:divBdr>
        </w:div>
        <w:div w:id="442268611">
          <w:marLeft w:val="640"/>
          <w:marRight w:val="0"/>
          <w:marTop w:val="0"/>
          <w:marBottom w:val="0"/>
          <w:divBdr>
            <w:top w:val="none" w:sz="0" w:space="0" w:color="auto"/>
            <w:left w:val="none" w:sz="0" w:space="0" w:color="auto"/>
            <w:bottom w:val="none" w:sz="0" w:space="0" w:color="auto"/>
            <w:right w:val="none" w:sz="0" w:space="0" w:color="auto"/>
          </w:divBdr>
        </w:div>
        <w:div w:id="35273806">
          <w:marLeft w:val="640"/>
          <w:marRight w:val="0"/>
          <w:marTop w:val="0"/>
          <w:marBottom w:val="0"/>
          <w:divBdr>
            <w:top w:val="none" w:sz="0" w:space="0" w:color="auto"/>
            <w:left w:val="none" w:sz="0" w:space="0" w:color="auto"/>
            <w:bottom w:val="none" w:sz="0" w:space="0" w:color="auto"/>
            <w:right w:val="none" w:sz="0" w:space="0" w:color="auto"/>
          </w:divBdr>
        </w:div>
        <w:div w:id="107628536">
          <w:marLeft w:val="640"/>
          <w:marRight w:val="0"/>
          <w:marTop w:val="0"/>
          <w:marBottom w:val="0"/>
          <w:divBdr>
            <w:top w:val="none" w:sz="0" w:space="0" w:color="auto"/>
            <w:left w:val="none" w:sz="0" w:space="0" w:color="auto"/>
            <w:bottom w:val="none" w:sz="0" w:space="0" w:color="auto"/>
            <w:right w:val="none" w:sz="0" w:space="0" w:color="auto"/>
          </w:divBdr>
        </w:div>
        <w:div w:id="270356497">
          <w:marLeft w:val="640"/>
          <w:marRight w:val="0"/>
          <w:marTop w:val="0"/>
          <w:marBottom w:val="0"/>
          <w:divBdr>
            <w:top w:val="none" w:sz="0" w:space="0" w:color="auto"/>
            <w:left w:val="none" w:sz="0" w:space="0" w:color="auto"/>
            <w:bottom w:val="none" w:sz="0" w:space="0" w:color="auto"/>
            <w:right w:val="none" w:sz="0" w:space="0" w:color="auto"/>
          </w:divBdr>
        </w:div>
        <w:div w:id="835997843">
          <w:marLeft w:val="640"/>
          <w:marRight w:val="0"/>
          <w:marTop w:val="0"/>
          <w:marBottom w:val="0"/>
          <w:divBdr>
            <w:top w:val="none" w:sz="0" w:space="0" w:color="auto"/>
            <w:left w:val="none" w:sz="0" w:space="0" w:color="auto"/>
            <w:bottom w:val="none" w:sz="0" w:space="0" w:color="auto"/>
            <w:right w:val="none" w:sz="0" w:space="0" w:color="auto"/>
          </w:divBdr>
        </w:div>
        <w:div w:id="904947637">
          <w:marLeft w:val="640"/>
          <w:marRight w:val="0"/>
          <w:marTop w:val="0"/>
          <w:marBottom w:val="0"/>
          <w:divBdr>
            <w:top w:val="none" w:sz="0" w:space="0" w:color="auto"/>
            <w:left w:val="none" w:sz="0" w:space="0" w:color="auto"/>
            <w:bottom w:val="none" w:sz="0" w:space="0" w:color="auto"/>
            <w:right w:val="none" w:sz="0" w:space="0" w:color="auto"/>
          </w:divBdr>
        </w:div>
        <w:div w:id="1023045703">
          <w:marLeft w:val="640"/>
          <w:marRight w:val="0"/>
          <w:marTop w:val="0"/>
          <w:marBottom w:val="0"/>
          <w:divBdr>
            <w:top w:val="none" w:sz="0" w:space="0" w:color="auto"/>
            <w:left w:val="none" w:sz="0" w:space="0" w:color="auto"/>
            <w:bottom w:val="none" w:sz="0" w:space="0" w:color="auto"/>
            <w:right w:val="none" w:sz="0" w:space="0" w:color="auto"/>
          </w:divBdr>
        </w:div>
        <w:div w:id="2136605161">
          <w:marLeft w:val="640"/>
          <w:marRight w:val="0"/>
          <w:marTop w:val="0"/>
          <w:marBottom w:val="0"/>
          <w:divBdr>
            <w:top w:val="none" w:sz="0" w:space="0" w:color="auto"/>
            <w:left w:val="none" w:sz="0" w:space="0" w:color="auto"/>
            <w:bottom w:val="none" w:sz="0" w:space="0" w:color="auto"/>
            <w:right w:val="none" w:sz="0" w:space="0" w:color="auto"/>
          </w:divBdr>
        </w:div>
        <w:div w:id="1240868208">
          <w:marLeft w:val="640"/>
          <w:marRight w:val="0"/>
          <w:marTop w:val="0"/>
          <w:marBottom w:val="0"/>
          <w:divBdr>
            <w:top w:val="none" w:sz="0" w:space="0" w:color="auto"/>
            <w:left w:val="none" w:sz="0" w:space="0" w:color="auto"/>
            <w:bottom w:val="none" w:sz="0" w:space="0" w:color="auto"/>
            <w:right w:val="none" w:sz="0" w:space="0" w:color="auto"/>
          </w:divBdr>
        </w:div>
        <w:div w:id="1302418485">
          <w:marLeft w:val="640"/>
          <w:marRight w:val="0"/>
          <w:marTop w:val="0"/>
          <w:marBottom w:val="0"/>
          <w:divBdr>
            <w:top w:val="none" w:sz="0" w:space="0" w:color="auto"/>
            <w:left w:val="none" w:sz="0" w:space="0" w:color="auto"/>
            <w:bottom w:val="none" w:sz="0" w:space="0" w:color="auto"/>
            <w:right w:val="none" w:sz="0" w:space="0" w:color="auto"/>
          </w:divBdr>
        </w:div>
        <w:div w:id="192812573">
          <w:marLeft w:val="640"/>
          <w:marRight w:val="0"/>
          <w:marTop w:val="0"/>
          <w:marBottom w:val="0"/>
          <w:divBdr>
            <w:top w:val="none" w:sz="0" w:space="0" w:color="auto"/>
            <w:left w:val="none" w:sz="0" w:space="0" w:color="auto"/>
            <w:bottom w:val="none" w:sz="0" w:space="0" w:color="auto"/>
            <w:right w:val="none" w:sz="0" w:space="0" w:color="auto"/>
          </w:divBdr>
        </w:div>
        <w:div w:id="1893610500">
          <w:marLeft w:val="640"/>
          <w:marRight w:val="0"/>
          <w:marTop w:val="0"/>
          <w:marBottom w:val="0"/>
          <w:divBdr>
            <w:top w:val="none" w:sz="0" w:space="0" w:color="auto"/>
            <w:left w:val="none" w:sz="0" w:space="0" w:color="auto"/>
            <w:bottom w:val="none" w:sz="0" w:space="0" w:color="auto"/>
            <w:right w:val="none" w:sz="0" w:space="0" w:color="auto"/>
          </w:divBdr>
        </w:div>
        <w:div w:id="48850506">
          <w:marLeft w:val="640"/>
          <w:marRight w:val="0"/>
          <w:marTop w:val="0"/>
          <w:marBottom w:val="0"/>
          <w:divBdr>
            <w:top w:val="none" w:sz="0" w:space="0" w:color="auto"/>
            <w:left w:val="none" w:sz="0" w:space="0" w:color="auto"/>
            <w:bottom w:val="none" w:sz="0" w:space="0" w:color="auto"/>
            <w:right w:val="none" w:sz="0" w:space="0" w:color="auto"/>
          </w:divBdr>
        </w:div>
        <w:div w:id="1509321098">
          <w:marLeft w:val="640"/>
          <w:marRight w:val="0"/>
          <w:marTop w:val="0"/>
          <w:marBottom w:val="0"/>
          <w:divBdr>
            <w:top w:val="none" w:sz="0" w:space="0" w:color="auto"/>
            <w:left w:val="none" w:sz="0" w:space="0" w:color="auto"/>
            <w:bottom w:val="none" w:sz="0" w:space="0" w:color="auto"/>
            <w:right w:val="none" w:sz="0" w:space="0" w:color="auto"/>
          </w:divBdr>
        </w:div>
        <w:div w:id="2093575431">
          <w:marLeft w:val="640"/>
          <w:marRight w:val="0"/>
          <w:marTop w:val="0"/>
          <w:marBottom w:val="0"/>
          <w:divBdr>
            <w:top w:val="none" w:sz="0" w:space="0" w:color="auto"/>
            <w:left w:val="none" w:sz="0" w:space="0" w:color="auto"/>
            <w:bottom w:val="none" w:sz="0" w:space="0" w:color="auto"/>
            <w:right w:val="none" w:sz="0" w:space="0" w:color="auto"/>
          </w:divBdr>
        </w:div>
        <w:div w:id="1221791102">
          <w:marLeft w:val="640"/>
          <w:marRight w:val="0"/>
          <w:marTop w:val="0"/>
          <w:marBottom w:val="0"/>
          <w:divBdr>
            <w:top w:val="none" w:sz="0" w:space="0" w:color="auto"/>
            <w:left w:val="none" w:sz="0" w:space="0" w:color="auto"/>
            <w:bottom w:val="none" w:sz="0" w:space="0" w:color="auto"/>
            <w:right w:val="none" w:sz="0" w:space="0" w:color="auto"/>
          </w:divBdr>
        </w:div>
        <w:div w:id="723410149">
          <w:marLeft w:val="640"/>
          <w:marRight w:val="0"/>
          <w:marTop w:val="0"/>
          <w:marBottom w:val="0"/>
          <w:divBdr>
            <w:top w:val="none" w:sz="0" w:space="0" w:color="auto"/>
            <w:left w:val="none" w:sz="0" w:space="0" w:color="auto"/>
            <w:bottom w:val="none" w:sz="0" w:space="0" w:color="auto"/>
            <w:right w:val="none" w:sz="0" w:space="0" w:color="auto"/>
          </w:divBdr>
        </w:div>
        <w:div w:id="1367025898">
          <w:marLeft w:val="640"/>
          <w:marRight w:val="0"/>
          <w:marTop w:val="0"/>
          <w:marBottom w:val="0"/>
          <w:divBdr>
            <w:top w:val="none" w:sz="0" w:space="0" w:color="auto"/>
            <w:left w:val="none" w:sz="0" w:space="0" w:color="auto"/>
            <w:bottom w:val="none" w:sz="0" w:space="0" w:color="auto"/>
            <w:right w:val="none" w:sz="0" w:space="0" w:color="auto"/>
          </w:divBdr>
        </w:div>
        <w:div w:id="666249776">
          <w:marLeft w:val="640"/>
          <w:marRight w:val="0"/>
          <w:marTop w:val="0"/>
          <w:marBottom w:val="0"/>
          <w:divBdr>
            <w:top w:val="none" w:sz="0" w:space="0" w:color="auto"/>
            <w:left w:val="none" w:sz="0" w:space="0" w:color="auto"/>
            <w:bottom w:val="none" w:sz="0" w:space="0" w:color="auto"/>
            <w:right w:val="none" w:sz="0" w:space="0" w:color="auto"/>
          </w:divBdr>
        </w:div>
        <w:div w:id="2074159939">
          <w:marLeft w:val="640"/>
          <w:marRight w:val="0"/>
          <w:marTop w:val="0"/>
          <w:marBottom w:val="0"/>
          <w:divBdr>
            <w:top w:val="none" w:sz="0" w:space="0" w:color="auto"/>
            <w:left w:val="none" w:sz="0" w:space="0" w:color="auto"/>
            <w:bottom w:val="none" w:sz="0" w:space="0" w:color="auto"/>
            <w:right w:val="none" w:sz="0" w:space="0" w:color="auto"/>
          </w:divBdr>
        </w:div>
        <w:div w:id="1103186226">
          <w:marLeft w:val="640"/>
          <w:marRight w:val="0"/>
          <w:marTop w:val="0"/>
          <w:marBottom w:val="0"/>
          <w:divBdr>
            <w:top w:val="none" w:sz="0" w:space="0" w:color="auto"/>
            <w:left w:val="none" w:sz="0" w:space="0" w:color="auto"/>
            <w:bottom w:val="none" w:sz="0" w:space="0" w:color="auto"/>
            <w:right w:val="none" w:sz="0" w:space="0" w:color="auto"/>
          </w:divBdr>
        </w:div>
        <w:div w:id="341905011">
          <w:marLeft w:val="640"/>
          <w:marRight w:val="0"/>
          <w:marTop w:val="0"/>
          <w:marBottom w:val="0"/>
          <w:divBdr>
            <w:top w:val="none" w:sz="0" w:space="0" w:color="auto"/>
            <w:left w:val="none" w:sz="0" w:space="0" w:color="auto"/>
            <w:bottom w:val="none" w:sz="0" w:space="0" w:color="auto"/>
            <w:right w:val="none" w:sz="0" w:space="0" w:color="auto"/>
          </w:divBdr>
        </w:div>
        <w:div w:id="1473255594">
          <w:marLeft w:val="640"/>
          <w:marRight w:val="0"/>
          <w:marTop w:val="0"/>
          <w:marBottom w:val="0"/>
          <w:divBdr>
            <w:top w:val="none" w:sz="0" w:space="0" w:color="auto"/>
            <w:left w:val="none" w:sz="0" w:space="0" w:color="auto"/>
            <w:bottom w:val="none" w:sz="0" w:space="0" w:color="auto"/>
            <w:right w:val="none" w:sz="0" w:space="0" w:color="auto"/>
          </w:divBdr>
        </w:div>
        <w:div w:id="800080287">
          <w:marLeft w:val="640"/>
          <w:marRight w:val="0"/>
          <w:marTop w:val="0"/>
          <w:marBottom w:val="0"/>
          <w:divBdr>
            <w:top w:val="none" w:sz="0" w:space="0" w:color="auto"/>
            <w:left w:val="none" w:sz="0" w:space="0" w:color="auto"/>
            <w:bottom w:val="none" w:sz="0" w:space="0" w:color="auto"/>
            <w:right w:val="none" w:sz="0" w:space="0" w:color="auto"/>
          </w:divBdr>
        </w:div>
        <w:div w:id="2078478740">
          <w:marLeft w:val="640"/>
          <w:marRight w:val="0"/>
          <w:marTop w:val="0"/>
          <w:marBottom w:val="0"/>
          <w:divBdr>
            <w:top w:val="none" w:sz="0" w:space="0" w:color="auto"/>
            <w:left w:val="none" w:sz="0" w:space="0" w:color="auto"/>
            <w:bottom w:val="none" w:sz="0" w:space="0" w:color="auto"/>
            <w:right w:val="none" w:sz="0" w:space="0" w:color="auto"/>
          </w:divBdr>
        </w:div>
        <w:div w:id="1480152237">
          <w:marLeft w:val="640"/>
          <w:marRight w:val="0"/>
          <w:marTop w:val="0"/>
          <w:marBottom w:val="0"/>
          <w:divBdr>
            <w:top w:val="none" w:sz="0" w:space="0" w:color="auto"/>
            <w:left w:val="none" w:sz="0" w:space="0" w:color="auto"/>
            <w:bottom w:val="none" w:sz="0" w:space="0" w:color="auto"/>
            <w:right w:val="none" w:sz="0" w:space="0" w:color="auto"/>
          </w:divBdr>
        </w:div>
        <w:div w:id="59714875">
          <w:marLeft w:val="640"/>
          <w:marRight w:val="0"/>
          <w:marTop w:val="0"/>
          <w:marBottom w:val="0"/>
          <w:divBdr>
            <w:top w:val="none" w:sz="0" w:space="0" w:color="auto"/>
            <w:left w:val="none" w:sz="0" w:space="0" w:color="auto"/>
            <w:bottom w:val="none" w:sz="0" w:space="0" w:color="auto"/>
            <w:right w:val="none" w:sz="0" w:space="0" w:color="auto"/>
          </w:divBdr>
        </w:div>
        <w:div w:id="1438598366">
          <w:marLeft w:val="640"/>
          <w:marRight w:val="0"/>
          <w:marTop w:val="0"/>
          <w:marBottom w:val="0"/>
          <w:divBdr>
            <w:top w:val="none" w:sz="0" w:space="0" w:color="auto"/>
            <w:left w:val="none" w:sz="0" w:space="0" w:color="auto"/>
            <w:bottom w:val="none" w:sz="0" w:space="0" w:color="auto"/>
            <w:right w:val="none" w:sz="0" w:space="0" w:color="auto"/>
          </w:divBdr>
        </w:div>
        <w:div w:id="46875733">
          <w:marLeft w:val="640"/>
          <w:marRight w:val="0"/>
          <w:marTop w:val="0"/>
          <w:marBottom w:val="0"/>
          <w:divBdr>
            <w:top w:val="none" w:sz="0" w:space="0" w:color="auto"/>
            <w:left w:val="none" w:sz="0" w:space="0" w:color="auto"/>
            <w:bottom w:val="none" w:sz="0" w:space="0" w:color="auto"/>
            <w:right w:val="none" w:sz="0" w:space="0" w:color="auto"/>
          </w:divBdr>
        </w:div>
        <w:div w:id="400637459">
          <w:marLeft w:val="640"/>
          <w:marRight w:val="0"/>
          <w:marTop w:val="0"/>
          <w:marBottom w:val="0"/>
          <w:divBdr>
            <w:top w:val="none" w:sz="0" w:space="0" w:color="auto"/>
            <w:left w:val="none" w:sz="0" w:space="0" w:color="auto"/>
            <w:bottom w:val="none" w:sz="0" w:space="0" w:color="auto"/>
            <w:right w:val="none" w:sz="0" w:space="0" w:color="auto"/>
          </w:divBdr>
        </w:div>
        <w:div w:id="1820997309">
          <w:marLeft w:val="640"/>
          <w:marRight w:val="0"/>
          <w:marTop w:val="0"/>
          <w:marBottom w:val="0"/>
          <w:divBdr>
            <w:top w:val="none" w:sz="0" w:space="0" w:color="auto"/>
            <w:left w:val="none" w:sz="0" w:space="0" w:color="auto"/>
            <w:bottom w:val="none" w:sz="0" w:space="0" w:color="auto"/>
            <w:right w:val="none" w:sz="0" w:space="0" w:color="auto"/>
          </w:divBdr>
        </w:div>
        <w:div w:id="84691238">
          <w:marLeft w:val="640"/>
          <w:marRight w:val="0"/>
          <w:marTop w:val="0"/>
          <w:marBottom w:val="0"/>
          <w:divBdr>
            <w:top w:val="none" w:sz="0" w:space="0" w:color="auto"/>
            <w:left w:val="none" w:sz="0" w:space="0" w:color="auto"/>
            <w:bottom w:val="none" w:sz="0" w:space="0" w:color="auto"/>
            <w:right w:val="none" w:sz="0" w:space="0" w:color="auto"/>
          </w:divBdr>
        </w:div>
        <w:div w:id="1635678438">
          <w:marLeft w:val="640"/>
          <w:marRight w:val="0"/>
          <w:marTop w:val="0"/>
          <w:marBottom w:val="0"/>
          <w:divBdr>
            <w:top w:val="none" w:sz="0" w:space="0" w:color="auto"/>
            <w:left w:val="none" w:sz="0" w:space="0" w:color="auto"/>
            <w:bottom w:val="none" w:sz="0" w:space="0" w:color="auto"/>
            <w:right w:val="none" w:sz="0" w:space="0" w:color="auto"/>
          </w:divBdr>
        </w:div>
        <w:div w:id="950238082">
          <w:marLeft w:val="640"/>
          <w:marRight w:val="0"/>
          <w:marTop w:val="0"/>
          <w:marBottom w:val="0"/>
          <w:divBdr>
            <w:top w:val="none" w:sz="0" w:space="0" w:color="auto"/>
            <w:left w:val="none" w:sz="0" w:space="0" w:color="auto"/>
            <w:bottom w:val="none" w:sz="0" w:space="0" w:color="auto"/>
            <w:right w:val="none" w:sz="0" w:space="0" w:color="auto"/>
          </w:divBdr>
        </w:div>
        <w:div w:id="1234511645">
          <w:marLeft w:val="640"/>
          <w:marRight w:val="0"/>
          <w:marTop w:val="0"/>
          <w:marBottom w:val="0"/>
          <w:divBdr>
            <w:top w:val="none" w:sz="0" w:space="0" w:color="auto"/>
            <w:left w:val="none" w:sz="0" w:space="0" w:color="auto"/>
            <w:bottom w:val="none" w:sz="0" w:space="0" w:color="auto"/>
            <w:right w:val="none" w:sz="0" w:space="0" w:color="auto"/>
          </w:divBdr>
        </w:div>
        <w:div w:id="448821863">
          <w:marLeft w:val="640"/>
          <w:marRight w:val="0"/>
          <w:marTop w:val="0"/>
          <w:marBottom w:val="0"/>
          <w:divBdr>
            <w:top w:val="none" w:sz="0" w:space="0" w:color="auto"/>
            <w:left w:val="none" w:sz="0" w:space="0" w:color="auto"/>
            <w:bottom w:val="none" w:sz="0" w:space="0" w:color="auto"/>
            <w:right w:val="none" w:sz="0" w:space="0" w:color="auto"/>
          </w:divBdr>
        </w:div>
        <w:div w:id="2119905806">
          <w:marLeft w:val="640"/>
          <w:marRight w:val="0"/>
          <w:marTop w:val="0"/>
          <w:marBottom w:val="0"/>
          <w:divBdr>
            <w:top w:val="none" w:sz="0" w:space="0" w:color="auto"/>
            <w:left w:val="none" w:sz="0" w:space="0" w:color="auto"/>
            <w:bottom w:val="none" w:sz="0" w:space="0" w:color="auto"/>
            <w:right w:val="none" w:sz="0" w:space="0" w:color="auto"/>
          </w:divBdr>
        </w:div>
        <w:div w:id="1200514587">
          <w:marLeft w:val="640"/>
          <w:marRight w:val="0"/>
          <w:marTop w:val="0"/>
          <w:marBottom w:val="0"/>
          <w:divBdr>
            <w:top w:val="none" w:sz="0" w:space="0" w:color="auto"/>
            <w:left w:val="none" w:sz="0" w:space="0" w:color="auto"/>
            <w:bottom w:val="none" w:sz="0" w:space="0" w:color="auto"/>
            <w:right w:val="none" w:sz="0" w:space="0" w:color="auto"/>
          </w:divBdr>
        </w:div>
        <w:div w:id="1241521070">
          <w:marLeft w:val="640"/>
          <w:marRight w:val="0"/>
          <w:marTop w:val="0"/>
          <w:marBottom w:val="0"/>
          <w:divBdr>
            <w:top w:val="none" w:sz="0" w:space="0" w:color="auto"/>
            <w:left w:val="none" w:sz="0" w:space="0" w:color="auto"/>
            <w:bottom w:val="none" w:sz="0" w:space="0" w:color="auto"/>
            <w:right w:val="none" w:sz="0" w:space="0" w:color="auto"/>
          </w:divBdr>
        </w:div>
        <w:div w:id="1714228647">
          <w:marLeft w:val="640"/>
          <w:marRight w:val="0"/>
          <w:marTop w:val="0"/>
          <w:marBottom w:val="0"/>
          <w:divBdr>
            <w:top w:val="none" w:sz="0" w:space="0" w:color="auto"/>
            <w:left w:val="none" w:sz="0" w:space="0" w:color="auto"/>
            <w:bottom w:val="none" w:sz="0" w:space="0" w:color="auto"/>
            <w:right w:val="none" w:sz="0" w:space="0" w:color="auto"/>
          </w:divBdr>
        </w:div>
        <w:div w:id="1215702816">
          <w:marLeft w:val="640"/>
          <w:marRight w:val="0"/>
          <w:marTop w:val="0"/>
          <w:marBottom w:val="0"/>
          <w:divBdr>
            <w:top w:val="none" w:sz="0" w:space="0" w:color="auto"/>
            <w:left w:val="none" w:sz="0" w:space="0" w:color="auto"/>
            <w:bottom w:val="none" w:sz="0" w:space="0" w:color="auto"/>
            <w:right w:val="none" w:sz="0" w:space="0" w:color="auto"/>
          </w:divBdr>
        </w:div>
        <w:div w:id="471022657">
          <w:marLeft w:val="640"/>
          <w:marRight w:val="0"/>
          <w:marTop w:val="0"/>
          <w:marBottom w:val="0"/>
          <w:divBdr>
            <w:top w:val="none" w:sz="0" w:space="0" w:color="auto"/>
            <w:left w:val="none" w:sz="0" w:space="0" w:color="auto"/>
            <w:bottom w:val="none" w:sz="0" w:space="0" w:color="auto"/>
            <w:right w:val="none" w:sz="0" w:space="0" w:color="auto"/>
          </w:divBdr>
        </w:div>
        <w:div w:id="769618371">
          <w:marLeft w:val="640"/>
          <w:marRight w:val="0"/>
          <w:marTop w:val="0"/>
          <w:marBottom w:val="0"/>
          <w:divBdr>
            <w:top w:val="none" w:sz="0" w:space="0" w:color="auto"/>
            <w:left w:val="none" w:sz="0" w:space="0" w:color="auto"/>
            <w:bottom w:val="none" w:sz="0" w:space="0" w:color="auto"/>
            <w:right w:val="none" w:sz="0" w:space="0" w:color="auto"/>
          </w:divBdr>
        </w:div>
        <w:div w:id="25451035">
          <w:marLeft w:val="640"/>
          <w:marRight w:val="0"/>
          <w:marTop w:val="0"/>
          <w:marBottom w:val="0"/>
          <w:divBdr>
            <w:top w:val="none" w:sz="0" w:space="0" w:color="auto"/>
            <w:left w:val="none" w:sz="0" w:space="0" w:color="auto"/>
            <w:bottom w:val="none" w:sz="0" w:space="0" w:color="auto"/>
            <w:right w:val="none" w:sz="0" w:space="0" w:color="auto"/>
          </w:divBdr>
        </w:div>
        <w:div w:id="1443110461">
          <w:marLeft w:val="640"/>
          <w:marRight w:val="0"/>
          <w:marTop w:val="0"/>
          <w:marBottom w:val="0"/>
          <w:divBdr>
            <w:top w:val="none" w:sz="0" w:space="0" w:color="auto"/>
            <w:left w:val="none" w:sz="0" w:space="0" w:color="auto"/>
            <w:bottom w:val="none" w:sz="0" w:space="0" w:color="auto"/>
            <w:right w:val="none" w:sz="0" w:space="0" w:color="auto"/>
          </w:divBdr>
        </w:div>
        <w:div w:id="199322140">
          <w:marLeft w:val="640"/>
          <w:marRight w:val="0"/>
          <w:marTop w:val="0"/>
          <w:marBottom w:val="0"/>
          <w:divBdr>
            <w:top w:val="none" w:sz="0" w:space="0" w:color="auto"/>
            <w:left w:val="none" w:sz="0" w:space="0" w:color="auto"/>
            <w:bottom w:val="none" w:sz="0" w:space="0" w:color="auto"/>
            <w:right w:val="none" w:sz="0" w:space="0" w:color="auto"/>
          </w:divBdr>
        </w:div>
        <w:div w:id="1231497838">
          <w:marLeft w:val="640"/>
          <w:marRight w:val="0"/>
          <w:marTop w:val="0"/>
          <w:marBottom w:val="0"/>
          <w:divBdr>
            <w:top w:val="none" w:sz="0" w:space="0" w:color="auto"/>
            <w:left w:val="none" w:sz="0" w:space="0" w:color="auto"/>
            <w:bottom w:val="none" w:sz="0" w:space="0" w:color="auto"/>
            <w:right w:val="none" w:sz="0" w:space="0" w:color="auto"/>
          </w:divBdr>
        </w:div>
        <w:div w:id="1578859127">
          <w:marLeft w:val="640"/>
          <w:marRight w:val="0"/>
          <w:marTop w:val="0"/>
          <w:marBottom w:val="0"/>
          <w:divBdr>
            <w:top w:val="none" w:sz="0" w:space="0" w:color="auto"/>
            <w:left w:val="none" w:sz="0" w:space="0" w:color="auto"/>
            <w:bottom w:val="none" w:sz="0" w:space="0" w:color="auto"/>
            <w:right w:val="none" w:sz="0" w:space="0" w:color="auto"/>
          </w:divBdr>
        </w:div>
        <w:div w:id="1506551298">
          <w:marLeft w:val="640"/>
          <w:marRight w:val="0"/>
          <w:marTop w:val="0"/>
          <w:marBottom w:val="0"/>
          <w:divBdr>
            <w:top w:val="none" w:sz="0" w:space="0" w:color="auto"/>
            <w:left w:val="none" w:sz="0" w:space="0" w:color="auto"/>
            <w:bottom w:val="none" w:sz="0" w:space="0" w:color="auto"/>
            <w:right w:val="none" w:sz="0" w:space="0" w:color="auto"/>
          </w:divBdr>
        </w:div>
        <w:div w:id="907692594">
          <w:marLeft w:val="640"/>
          <w:marRight w:val="0"/>
          <w:marTop w:val="0"/>
          <w:marBottom w:val="0"/>
          <w:divBdr>
            <w:top w:val="none" w:sz="0" w:space="0" w:color="auto"/>
            <w:left w:val="none" w:sz="0" w:space="0" w:color="auto"/>
            <w:bottom w:val="none" w:sz="0" w:space="0" w:color="auto"/>
            <w:right w:val="none" w:sz="0" w:space="0" w:color="auto"/>
          </w:divBdr>
        </w:div>
        <w:div w:id="2076275878">
          <w:marLeft w:val="640"/>
          <w:marRight w:val="0"/>
          <w:marTop w:val="0"/>
          <w:marBottom w:val="0"/>
          <w:divBdr>
            <w:top w:val="none" w:sz="0" w:space="0" w:color="auto"/>
            <w:left w:val="none" w:sz="0" w:space="0" w:color="auto"/>
            <w:bottom w:val="none" w:sz="0" w:space="0" w:color="auto"/>
            <w:right w:val="none" w:sz="0" w:space="0" w:color="auto"/>
          </w:divBdr>
        </w:div>
        <w:div w:id="519129397">
          <w:marLeft w:val="640"/>
          <w:marRight w:val="0"/>
          <w:marTop w:val="0"/>
          <w:marBottom w:val="0"/>
          <w:divBdr>
            <w:top w:val="none" w:sz="0" w:space="0" w:color="auto"/>
            <w:left w:val="none" w:sz="0" w:space="0" w:color="auto"/>
            <w:bottom w:val="none" w:sz="0" w:space="0" w:color="auto"/>
            <w:right w:val="none" w:sz="0" w:space="0" w:color="auto"/>
          </w:divBdr>
        </w:div>
        <w:div w:id="66266926">
          <w:marLeft w:val="640"/>
          <w:marRight w:val="0"/>
          <w:marTop w:val="0"/>
          <w:marBottom w:val="0"/>
          <w:divBdr>
            <w:top w:val="none" w:sz="0" w:space="0" w:color="auto"/>
            <w:left w:val="none" w:sz="0" w:space="0" w:color="auto"/>
            <w:bottom w:val="none" w:sz="0" w:space="0" w:color="auto"/>
            <w:right w:val="none" w:sz="0" w:space="0" w:color="auto"/>
          </w:divBdr>
        </w:div>
        <w:div w:id="349070749">
          <w:marLeft w:val="640"/>
          <w:marRight w:val="0"/>
          <w:marTop w:val="0"/>
          <w:marBottom w:val="0"/>
          <w:divBdr>
            <w:top w:val="none" w:sz="0" w:space="0" w:color="auto"/>
            <w:left w:val="none" w:sz="0" w:space="0" w:color="auto"/>
            <w:bottom w:val="none" w:sz="0" w:space="0" w:color="auto"/>
            <w:right w:val="none" w:sz="0" w:space="0" w:color="auto"/>
          </w:divBdr>
        </w:div>
        <w:div w:id="1728647894">
          <w:marLeft w:val="640"/>
          <w:marRight w:val="0"/>
          <w:marTop w:val="0"/>
          <w:marBottom w:val="0"/>
          <w:divBdr>
            <w:top w:val="none" w:sz="0" w:space="0" w:color="auto"/>
            <w:left w:val="none" w:sz="0" w:space="0" w:color="auto"/>
            <w:bottom w:val="none" w:sz="0" w:space="0" w:color="auto"/>
            <w:right w:val="none" w:sz="0" w:space="0" w:color="auto"/>
          </w:divBdr>
        </w:div>
        <w:div w:id="444420229">
          <w:marLeft w:val="640"/>
          <w:marRight w:val="0"/>
          <w:marTop w:val="0"/>
          <w:marBottom w:val="0"/>
          <w:divBdr>
            <w:top w:val="none" w:sz="0" w:space="0" w:color="auto"/>
            <w:left w:val="none" w:sz="0" w:space="0" w:color="auto"/>
            <w:bottom w:val="none" w:sz="0" w:space="0" w:color="auto"/>
            <w:right w:val="none" w:sz="0" w:space="0" w:color="auto"/>
          </w:divBdr>
        </w:div>
        <w:div w:id="546112764">
          <w:marLeft w:val="640"/>
          <w:marRight w:val="0"/>
          <w:marTop w:val="0"/>
          <w:marBottom w:val="0"/>
          <w:divBdr>
            <w:top w:val="none" w:sz="0" w:space="0" w:color="auto"/>
            <w:left w:val="none" w:sz="0" w:space="0" w:color="auto"/>
            <w:bottom w:val="none" w:sz="0" w:space="0" w:color="auto"/>
            <w:right w:val="none" w:sz="0" w:space="0" w:color="auto"/>
          </w:divBdr>
        </w:div>
        <w:div w:id="1257592305">
          <w:marLeft w:val="640"/>
          <w:marRight w:val="0"/>
          <w:marTop w:val="0"/>
          <w:marBottom w:val="0"/>
          <w:divBdr>
            <w:top w:val="none" w:sz="0" w:space="0" w:color="auto"/>
            <w:left w:val="none" w:sz="0" w:space="0" w:color="auto"/>
            <w:bottom w:val="none" w:sz="0" w:space="0" w:color="auto"/>
            <w:right w:val="none" w:sz="0" w:space="0" w:color="auto"/>
          </w:divBdr>
        </w:div>
        <w:div w:id="436023409">
          <w:marLeft w:val="640"/>
          <w:marRight w:val="0"/>
          <w:marTop w:val="0"/>
          <w:marBottom w:val="0"/>
          <w:divBdr>
            <w:top w:val="none" w:sz="0" w:space="0" w:color="auto"/>
            <w:left w:val="none" w:sz="0" w:space="0" w:color="auto"/>
            <w:bottom w:val="none" w:sz="0" w:space="0" w:color="auto"/>
            <w:right w:val="none" w:sz="0" w:space="0" w:color="auto"/>
          </w:divBdr>
        </w:div>
        <w:div w:id="128134203">
          <w:marLeft w:val="640"/>
          <w:marRight w:val="0"/>
          <w:marTop w:val="0"/>
          <w:marBottom w:val="0"/>
          <w:divBdr>
            <w:top w:val="none" w:sz="0" w:space="0" w:color="auto"/>
            <w:left w:val="none" w:sz="0" w:space="0" w:color="auto"/>
            <w:bottom w:val="none" w:sz="0" w:space="0" w:color="auto"/>
            <w:right w:val="none" w:sz="0" w:space="0" w:color="auto"/>
          </w:divBdr>
        </w:div>
        <w:div w:id="2040742234">
          <w:marLeft w:val="640"/>
          <w:marRight w:val="0"/>
          <w:marTop w:val="0"/>
          <w:marBottom w:val="0"/>
          <w:divBdr>
            <w:top w:val="none" w:sz="0" w:space="0" w:color="auto"/>
            <w:left w:val="none" w:sz="0" w:space="0" w:color="auto"/>
            <w:bottom w:val="none" w:sz="0" w:space="0" w:color="auto"/>
            <w:right w:val="none" w:sz="0" w:space="0" w:color="auto"/>
          </w:divBdr>
        </w:div>
        <w:div w:id="857889414">
          <w:marLeft w:val="640"/>
          <w:marRight w:val="0"/>
          <w:marTop w:val="0"/>
          <w:marBottom w:val="0"/>
          <w:divBdr>
            <w:top w:val="none" w:sz="0" w:space="0" w:color="auto"/>
            <w:left w:val="none" w:sz="0" w:space="0" w:color="auto"/>
            <w:bottom w:val="none" w:sz="0" w:space="0" w:color="auto"/>
            <w:right w:val="none" w:sz="0" w:space="0" w:color="auto"/>
          </w:divBdr>
        </w:div>
        <w:div w:id="1481119948">
          <w:marLeft w:val="640"/>
          <w:marRight w:val="0"/>
          <w:marTop w:val="0"/>
          <w:marBottom w:val="0"/>
          <w:divBdr>
            <w:top w:val="none" w:sz="0" w:space="0" w:color="auto"/>
            <w:left w:val="none" w:sz="0" w:space="0" w:color="auto"/>
            <w:bottom w:val="none" w:sz="0" w:space="0" w:color="auto"/>
            <w:right w:val="none" w:sz="0" w:space="0" w:color="auto"/>
          </w:divBdr>
        </w:div>
        <w:div w:id="1449085220">
          <w:marLeft w:val="640"/>
          <w:marRight w:val="0"/>
          <w:marTop w:val="0"/>
          <w:marBottom w:val="0"/>
          <w:divBdr>
            <w:top w:val="none" w:sz="0" w:space="0" w:color="auto"/>
            <w:left w:val="none" w:sz="0" w:space="0" w:color="auto"/>
            <w:bottom w:val="none" w:sz="0" w:space="0" w:color="auto"/>
            <w:right w:val="none" w:sz="0" w:space="0" w:color="auto"/>
          </w:divBdr>
        </w:div>
        <w:div w:id="189413222">
          <w:marLeft w:val="640"/>
          <w:marRight w:val="0"/>
          <w:marTop w:val="0"/>
          <w:marBottom w:val="0"/>
          <w:divBdr>
            <w:top w:val="none" w:sz="0" w:space="0" w:color="auto"/>
            <w:left w:val="none" w:sz="0" w:space="0" w:color="auto"/>
            <w:bottom w:val="none" w:sz="0" w:space="0" w:color="auto"/>
            <w:right w:val="none" w:sz="0" w:space="0" w:color="auto"/>
          </w:divBdr>
        </w:div>
        <w:div w:id="1870601142">
          <w:marLeft w:val="640"/>
          <w:marRight w:val="0"/>
          <w:marTop w:val="0"/>
          <w:marBottom w:val="0"/>
          <w:divBdr>
            <w:top w:val="none" w:sz="0" w:space="0" w:color="auto"/>
            <w:left w:val="none" w:sz="0" w:space="0" w:color="auto"/>
            <w:bottom w:val="none" w:sz="0" w:space="0" w:color="auto"/>
            <w:right w:val="none" w:sz="0" w:space="0" w:color="auto"/>
          </w:divBdr>
        </w:div>
        <w:div w:id="420882131">
          <w:marLeft w:val="640"/>
          <w:marRight w:val="0"/>
          <w:marTop w:val="0"/>
          <w:marBottom w:val="0"/>
          <w:divBdr>
            <w:top w:val="none" w:sz="0" w:space="0" w:color="auto"/>
            <w:left w:val="none" w:sz="0" w:space="0" w:color="auto"/>
            <w:bottom w:val="none" w:sz="0" w:space="0" w:color="auto"/>
            <w:right w:val="none" w:sz="0" w:space="0" w:color="auto"/>
          </w:divBdr>
        </w:div>
        <w:div w:id="189996133">
          <w:marLeft w:val="640"/>
          <w:marRight w:val="0"/>
          <w:marTop w:val="0"/>
          <w:marBottom w:val="0"/>
          <w:divBdr>
            <w:top w:val="none" w:sz="0" w:space="0" w:color="auto"/>
            <w:left w:val="none" w:sz="0" w:space="0" w:color="auto"/>
            <w:bottom w:val="none" w:sz="0" w:space="0" w:color="auto"/>
            <w:right w:val="none" w:sz="0" w:space="0" w:color="auto"/>
          </w:divBdr>
        </w:div>
        <w:div w:id="1804079864">
          <w:marLeft w:val="640"/>
          <w:marRight w:val="0"/>
          <w:marTop w:val="0"/>
          <w:marBottom w:val="0"/>
          <w:divBdr>
            <w:top w:val="none" w:sz="0" w:space="0" w:color="auto"/>
            <w:left w:val="none" w:sz="0" w:space="0" w:color="auto"/>
            <w:bottom w:val="none" w:sz="0" w:space="0" w:color="auto"/>
            <w:right w:val="none" w:sz="0" w:space="0" w:color="auto"/>
          </w:divBdr>
        </w:div>
        <w:div w:id="1076511930">
          <w:marLeft w:val="640"/>
          <w:marRight w:val="0"/>
          <w:marTop w:val="0"/>
          <w:marBottom w:val="0"/>
          <w:divBdr>
            <w:top w:val="none" w:sz="0" w:space="0" w:color="auto"/>
            <w:left w:val="none" w:sz="0" w:space="0" w:color="auto"/>
            <w:bottom w:val="none" w:sz="0" w:space="0" w:color="auto"/>
            <w:right w:val="none" w:sz="0" w:space="0" w:color="auto"/>
          </w:divBdr>
        </w:div>
        <w:div w:id="741216203">
          <w:marLeft w:val="640"/>
          <w:marRight w:val="0"/>
          <w:marTop w:val="0"/>
          <w:marBottom w:val="0"/>
          <w:divBdr>
            <w:top w:val="none" w:sz="0" w:space="0" w:color="auto"/>
            <w:left w:val="none" w:sz="0" w:space="0" w:color="auto"/>
            <w:bottom w:val="none" w:sz="0" w:space="0" w:color="auto"/>
            <w:right w:val="none" w:sz="0" w:space="0" w:color="auto"/>
          </w:divBdr>
        </w:div>
        <w:div w:id="1855917695">
          <w:marLeft w:val="640"/>
          <w:marRight w:val="0"/>
          <w:marTop w:val="0"/>
          <w:marBottom w:val="0"/>
          <w:divBdr>
            <w:top w:val="none" w:sz="0" w:space="0" w:color="auto"/>
            <w:left w:val="none" w:sz="0" w:space="0" w:color="auto"/>
            <w:bottom w:val="none" w:sz="0" w:space="0" w:color="auto"/>
            <w:right w:val="none" w:sz="0" w:space="0" w:color="auto"/>
          </w:divBdr>
        </w:div>
        <w:div w:id="837228546">
          <w:marLeft w:val="640"/>
          <w:marRight w:val="0"/>
          <w:marTop w:val="0"/>
          <w:marBottom w:val="0"/>
          <w:divBdr>
            <w:top w:val="none" w:sz="0" w:space="0" w:color="auto"/>
            <w:left w:val="none" w:sz="0" w:space="0" w:color="auto"/>
            <w:bottom w:val="none" w:sz="0" w:space="0" w:color="auto"/>
            <w:right w:val="none" w:sz="0" w:space="0" w:color="auto"/>
          </w:divBdr>
        </w:div>
        <w:div w:id="71466923">
          <w:marLeft w:val="640"/>
          <w:marRight w:val="0"/>
          <w:marTop w:val="0"/>
          <w:marBottom w:val="0"/>
          <w:divBdr>
            <w:top w:val="none" w:sz="0" w:space="0" w:color="auto"/>
            <w:left w:val="none" w:sz="0" w:space="0" w:color="auto"/>
            <w:bottom w:val="none" w:sz="0" w:space="0" w:color="auto"/>
            <w:right w:val="none" w:sz="0" w:space="0" w:color="auto"/>
          </w:divBdr>
        </w:div>
        <w:div w:id="31658497">
          <w:marLeft w:val="640"/>
          <w:marRight w:val="0"/>
          <w:marTop w:val="0"/>
          <w:marBottom w:val="0"/>
          <w:divBdr>
            <w:top w:val="none" w:sz="0" w:space="0" w:color="auto"/>
            <w:left w:val="none" w:sz="0" w:space="0" w:color="auto"/>
            <w:bottom w:val="none" w:sz="0" w:space="0" w:color="auto"/>
            <w:right w:val="none" w:sz="0" w:space="0" w:color="auto"/>
          </w:divBdr>
        </w:div>
        <w:div w:id="1182352221">
          <w:marLeft w:val="640"/>
          <w:marRight w:val="0"/>
          <w:marTop w:val="0"/>
          <w:marBottom w:val="0"/>
          <w:divBdr>
            <w:top w:val="none" w:sz="0" w:space="0" w:color="auto"/>
            <w:left w:val="none" w:sz="0" w:space="0" w:color="auto"/>
            <w:bottom w:val="none" w:sz="0" w:space="0" w:color="auto"/>
            <w:right w:val="none" w:sz="0" w:space="0" w:color="auto"/>
          </w:divBdr>
        </w:div>
        <w:div w:id="1716008112">
          <w:marLeft w:val="640"/>
          <w:marRight w:val="0"/>
          <w:marTop w:val="0"/>
          <w:marBottom w:val="0"/>
          <w:divBdr>
            <w:top w:val="none" w:sz="0" w:space="0" w:color="auto"/>
            <w:left w:val="none" w:sz="0" w:space="0" w:color="auto"/>
            <w:bottom w:val="none" w:sz="0" w:space="0" w:color="auto"/>
            <w:right w:val="none" w:sz="0" w:space="0" w:color="auto"/>
          </w:divBdr>
        </w:div>
        <w:div w:id="1261645630">
          <w:marLeft w:val="640"/>
          <w:marRight w:val="0"/>
          <w:marTop w:val="0"/>
          <w:marBottom w:val="0"/>
          <w:divBdr>
            <w:top w:val="none" w:sz="0" w:space="0" w:color="auto"/>
            <w:left w:val="none" w:sz="0" w:space="0" w:color="auto"/>
            <w:bottom w:val="none" w:sz="0" w:space="0" w:color="auto"/>
            <w:right w:val="none" w:sz="0" w:space="0" w:color="auto"/>
          </w:divBdr>
        </w:div>
        <w:div w:id="2065134353">
          <w:marLeft w:val="640"/>
          <w:marRight w:val="0"/>
          <w:marTop w:val="0"/>
          <w:marBottom w:val="0"/>
          <w:divBdr>
            <w:top w:val="none" w:sz="0" w:space="0" w:color="auto"/>
            <w:left w:val="none" w:sz="0" w:space="0" w:color="auto"/>
            <w:bottom w:val="none" w:sz="0" w:space="0" w:color="auto"/>
            <w:right w:val="none" w:sz="0" w:space="0" w:color="auto"/>
          </w:divBdr>
        </w:div>
        <w:div w:id="1921718897">
          <w:marLeft w:val="640"/>
          <w:marRight w:val="0"/>
          <w:marTop w:val="0"/>
          <w:marBottom w:val="0"/>
          <w:divBdr>
            <w:top w:val="none" w:sz="0" w:space="0" w:color="auto"/>
            <w:left w:val="none" w:sz="0" w:space="0" w:color="auto"/>
            <w:bottom w:val="none" w:sz="0" w:space="0" w:color="auto"/>
            <w:right w:val="none" w:sz="0" w:space="0" w:color="auto"/>
          </w:divBdr>
        </w:div>
        <w:div w:id="1740128752">
          <w:marLeft w:val="640"/>
          <w:marRight w:val="0"/>
          <w:marTop w:val="0"/>
          <w:marBottom w:val="0"/>
          <w:divBdr>
            <w:top w:val="none" w:sz="0" w:space="0" w:color="auto"/>
            <w:left w:val="none" w:sz="0" w:space="0" w:color="auto"/>
            <w:bottom w:val="none" w:sz="0" w:space="0" w:color="auto"/>
            <w:right w:val="none" w:sz="0" w:space="0" w:color="auto"/>
          </w:divBdr>
        </w:div>
        <w:div w:id="798843561">
          <w:marLeft w:val="640"/>
          <w:marRight w:val="0"/>
          <w:marTop w:val="0"/>
          <w:marBottom w:val="0"/>
          <w:divBdr>
            <w:top w:val="none" w:sz="0" w:space="0" w:color="auto"/>
            <w:left w:val="none" w:sz="0" w:space="0" w:color="auto"/>
            <w:bottom w:val="none" w:sz="0" w:space="0" w:color="auto"/>
            <w:right w:val="none" w:sz="0" w:space="0" w:color="auto"/>
          </w:divBdr>
        </w:div>
        <w:div w:id="538665751">
          <w:marLeft w:val="640"/>
          <w:marRight w:val="0"/>
          <w:marTop w:val="0"/>
          <w:marBottom w:val="0"/>
          <w:divBdr>
            <w:top w:val="none" w:sz="0" w:space="0" w:color="auto"/>
            <w:left w:val="none" w:sz="0" w:space="0" w:color="auto"/>
            <w:bottom w:val="none" w:sz="0" w:space="0" w:color="auto"/>
            <w:right w:val="none" w:sz="0" w:space="0" w:color="auto"/>
          </w:divBdr>
        </w:div>
        <w:div w:id="388656253">
          <w:marLeft w:val="640"/>
          <w:marRight w:val="0"/>
          <w:marTop w:val="0"/>
          <w:marBottom w:val="0"/>
          <w:divBdr>
            <w:top w:val="none" w:sz="0" w:space="0" w:color="auto"/>
            <w:left w:val="none" w:sz="0" w:space="0" w:color="auto"/>
            <w:bottom w:val="none" w:sz="0" w:space="0" w:color="auto"/>
            <w:right w:val="none" w:sz="0" w:space="0" w:color="auto"/>
          </w:divBdr>
        </w:div>
        <w:div w:id="754134325">
          <w:marLeft w:val="640"/>
          <w:marRight w:val="0"/>
          <w:marTop w:val="0"/>
          <w:marBottom w:val="0"/>
          <w:divBdr>
            <w:top w:val="none" w:sz="0" w:space="0" w:color="auto"/>
            <w:left w:val="none" w:sz="0" w:space="0" w:color="auto"/>
            <w:bottom w:val="none" w:sz="0" w:space="0" w:color="auto"/>
            <w:right w:val="none" w:sz="0" w:space="0" w:color="auto"/>
          </w:divBdr>
        </w:div>
        <w:div w:id="1483816690">
          <w:marLeft w:val="640"/>
          <w:marRight w:val="0"/>
          <w:marTop w:val="0"/>
          <w:marBottom w:val="0"/>
          <w:divBdr>
            <w:top w:val="none" w:sz="0" w:space="0" w:color="auto"/>
            <w:left w:val="none" w:sz="0" w:space="0" w:color="auto"/>
            <w:bottom w:val="none" w:sz="0" w:space="0" w:color="auto"/>
            <w:right w:val="none" w:sz="0" w:space="0" w:color="auto"/>
          </w:divBdr>
        </w:div>
        <w:div w:id="1502740967">
          <w:marLeft w:val="640"/>
          <w:marRight w:val="0"/>
          <w:marTop w:val="0"/>
          <w:marBottom w:val="0"/>
          <w:divBdr>
            <w:top w:val="none" w:sz="0" w:space="0" w:color="auto"/>
            <w:left w:val="none" w:sz="0" w:space="0" w:color="auto"/>
            <w:bottom w:val="none" w:sz="0" w:space="0" w:color="auto"/>
            <w:right w:val="none" w:sz="0" w:space="0" w:color="auto"/>
          </w:divBdr>
        </w:div>
        <w:div w:id="1885406432">
          <w:marLeft w:val="640"/>
          <w:marRight w:val="0"/>
          <w:marTop w:val="0"/>
          <w:marBottom w:val="0"/>
          <w:divBdr>
            <w:top w:val="none" w:sz="0" w:space="0" w:color="auto"/>
            <w:left w:val="none" w:sz="0" w:space="0" w:color="auto"/>
            <w:bottom w:val="none" w:sz="0" w:space="0" w:color="auto"/>
            <w:right w:val="none" w:sz="0" w:space="0" w:color="auto"/>
          </w:divBdr>
        </w:div>
        <w:div w:id="96682140">
          <w:marLeft w:val="640"/>
          <w:marRight w:val="0"/>
          <w:marTop w:val="0"/>
          <w:marBottom w:val="0"/>
          <w:divBdr>
            <w:top w:val="none" w:sz="0" w:space="0" w:color="auto"/>
            <w:left w:val="none" w:sz="0" w:space="0" w:color="auto"/>
            <w:bottom w:val="none" w:sz="0" w:space="0" w:color="auto"/>
            <w:right w:val="none" w:sz="0" w:space="0" w:color="auto"/>
          </w:divBdr>
        </w:div>
        <w:div w:id="1008286604">
          <w:marLeft w:val="640"/>
          <w:marRight w:val="0"/>
          <w:marTop w:val="0"/>
          <w:marBottom w:val="0"/>
          <w:divBdr>
            <w:top w:val="none" w:sz="0" w:space="0" w:color="auto"/>
            <w:left w:val="none" w:sz="0" w:space="0" w:color="auto"/>
            <w:bottom w:val="none" w:sz="0" w:space="0" w:color="auto"/>
            <w:right w:val="none" w:sz="0" w:space="0" w:color="auto"/>
          </w:divBdr>
        </w:div>
        <w:div w:id="2039236609">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69892051">
      <w:bodyDiv w:val="1"/>
      <w:marLeft w:val="0"/>
      <w:marRight w:val="0"/>
      <w:marTop w:val="0"/>
      <w:marBottom w:val="0"/>
      <w:divBdr>
        <w:top w:val="none" w:sz="0" w:space="0" w:color="auto"/>
        <w:left w:val="none" w:sz="0" w:space="0" w:color="auto"/>
        <w:bottom w:val="none" w:sz="0" w:space="0" w:color="auto"/>
        <w:right w:val="none" w:sz="0" w:space="0" w:color="auto"/>
      </w:divBdr>
      <w:divsChild>
        <w:div w:id="1119255574">
          <w:marLeft w:val="640"/>
          <w:marRight w:val="0"/>
          <w:marTop w:val="0"/>
          <w:marBottom w:val="0"/>
          <w:divBdr>
            <w:top w:val="none" w:sz="0" w:space="0" w:color="auto"/>
            <w:left w:val="none" w:sz="0" w:space="0" w:color="auto"/>
            <w:bottom w:val="none" w:sz="0" w:space="0" w:color="auto"/>
            <w:right w:val="none" w:sz="0" w:space="0" w:color="auto"/>
          </w:divBdr>
        </w:div>
        <w:div w:id="8919781">
          <w:marLeft w:val="640"/>
          <w:marRight w:val="0"/>
          <w:marTop w:val="0"/>
          <w:marBottom w:val="0"/>
          <w:divBdr>
            <w:top w:val="none" w:sz="0" w:space="0" w:color="auto"/>
            <w:left w:val="none" w:sz="0" w:space="0" w:color="auto"/>
            <w:bottom w:val="none" w:sz="0" w:space="0" w:color="auto"/>
            <w:right w:val="none" w:sz="0" w:space="0" w:color="auto"/>
          </w:divBdr>
        </w:div>
        <w:div w:id="1424456058">
          <w:marLeft w:val="640"/>
          <w:marRight w:val="0"/>
          <w:marTop w:val="0"/>
          <w:marBottom w:val="0"/>
          <w:divBdr>
            <w:top w:val="none" w:sz="0" w:space="0" w:color="auto"/>
            <w:left w:val="none" w:sz="0" w:space="0" w:color="auto"/>
            <w:bottom w:val="none" w:sz="0" w:space="0" w:color="auto"/>
            <w:right w:val="none" w:sz="0" w:space="0" w:color="auto"/>
          </w:divBdr>
        </w:div>
        <w:div w:id="2071541246">
          <w:marLeft w:val="640"/>
          <w:marRight w:val="0"/>
          <w:marTop w:val="0"/>
          <w:marBottom w:val="0"/>
          <w:divBdr>
            <w:top w:val="none" w:sz="0" w:space="0" w:color="auto"/>
            <w:left w:val="none" w:sz="0" w:space="0" w:color="auto"/>
            <w:bottom w:val="none" w:sz="0" w:space="0" w:color="auto"/>
            <w:right w:val="none" w:sz="0" w:space="0" w:color="auto"/>
          </w:divBdr>
        </w:div>
        <w:div w:id="1730685626">
          <w:marLeft w:val="640"/>
          <w:marRight w:val="0"/>
          <w:marTop w:val="0"/>
          <w:marBottom w:val="0"/>
          <w:divBdr>
            <w:top w:val="none" w:sz="0" w:space="0" w:color="auto"/>
            <w:left w:val="none" w:sz="0" w:space="0" w:color="auto"/>
            <w:bottom w:val="none" w:sz="0" w:space="0" w:color="auto"/>
            <w:right w:val="none" w:sz="0" w:space="0" w:color="auto"/>
          </w:divBdr>
        </w:div>
        <w:div w:id="623541173">
          <w:marLeft w:val="640"/>
          <w:marRight w:val="0"/>
          <w:marTop w:val="0"/>
          <w:marBottom w:val="0"/>
          <w:divBdr>
            <w:top w:val="none" w:sz="0" w:space="0" w:color="auto"/>
            <w:left w:val="none" w:sz="0" w:space="0" w:color="auto"/>
            <w:bottom w:val="none" w:sz="0" w:space="0" w:color="auto"/>
            <w:right w:val="none" w:sz="0" w:space="0" w:color="auto"/>
          </w:divBdr>
        </w:div>
        <w:div w:id="1985547450">
          <w:marLeft w:val="640"/>
          <w:marRight w:val="0"/>
          <w:marTop w:val="0"/>
          <w:marBottom w:val="0"/>
          <w:divBdr>
            <w:top w:val="none" w:sz="0" w:space="0" w:color="auto"/>
            <w:left w:val="none" w:sz="0" w:space="0" w:color="auto"/>
            <w:bottom w:val="none" w:sz="0" w:space="0" w:color="auto"/>
            <w:right w:val="none" w:sz="0" w:space="0" w:color="auto"/>
          </w:divBdr>
        </w:div>
        <w:div w:id="927037898">
          <w:marLeft w:val="640"/>
          <w:marRight w:val="0"/>
          <w:marTop w:val="0"/>
          <w:marBottom w:val="0"/>
          <w:divBdr>
            <w:top w:val="none" w:sz="0" w:space="0" w:color="auto"/>
            <w:left w:val="none" w:sz="0" w:space="0" w:color="auto"/>
            <w:bottom w:val="none" w:sz="0" w:space="0" w:color="auto"/>
            <w:right w:val="none" w:sz="0" w:space="0" w:color="auto"/>
          </w:divBdr>
        </w:div>
        <w:div w:id="1523393414">
          <w:marLeft w:val="640"/>
          <w:marRight w:val="0"/>
          <w:marTop w:val="0"/>
          <w:marBottom w:val="0"/>
          <w:divBdr>
            <w:top w:val="none" w:sz="0" w:space="0" w:color="auto"/>
            <w:left w:val="none" w:sz="0" w:space="0" w:color="auto"/>
            <w:bottom w:val="none" w:sz="0" w:space="0" w:color="auto"/>
            <w:right w:val="none" w:sz="0" w:space="0" w:color="auto"/>
          </w:divBdr>
        </w:div>
        <w:div w:id="1720788465">
          <w:marLeft w:val="640"/>
          <w:marRight w:val="0"/>
          <w:marTop w:val="0"/>
          <w:marBottom w:val="0"/>
          <w:divBdr>
            <w:top w:val="none" w:sz="0" w:space="0" w:color="auto"/>
            <w:left w:val="none" w:sz="0" w:space="0" w:color="auto"/>
            <w:bottom w:val="none" w:sz="0" w:space="0" w:color="auto"/>
            <w:right w:val="none" w:sz="0" w:space="0" w:color="auto"/>
          </w:divBdr>
        </w:div>
        <w:div w:id="376587919">
          <w:marLeft w:val="640"/>
          <w:marRight w:val="0"/>
          <w:marTop w:val="0"/>
          <w:marBottom w:val="0"/>
          <w:divBdr>
            <w:top w:val="none" w:sz="0" w:space="0" w:color="auto"/>
            <w:left w:val="none" w:sz="0" w:space="0" w:color="auto"/>
            <w:bottom w:val="none" w:sz="0" w:space="0" w:color="auto"/>
            <w:right w:val="none" w:sz="0" w:space="0" w:color="auto"/>
          </w:divBdr>
        </w:div>
        <w:div w:id="1954551117">
          <w:marLeft w:val="640"/>
          <w:marRight w:val="0"/>
          <w:marTop w:val="0"/>
          <w:marBottom w:val="0"/>
          <w:divBdr>
            <w:top w:val="none" w:sz="0" w:space="0" w:color="auto"/>
            <w:left w:val="none" w:sz="0" w:space="0" w:color="auto"/>
            <w:bottom w:val="none" w:sz="0" w:space="0" w:color="auto"/>
            <w:right w:val="none" w:sz="0" w:space="0" w:color="auto"/>
          </w:divBdr>
        </w:div>
        <w:div w:id="747773849">
          <w:marLeft w:val="640"/>
          <w:marRight w:val="0"/>
          <w:marTop w:val="0"/>
          <w:marBottom w:val="0"/>
          <w:divBdr>
            <w:top w:val="none" w:sz="0" w:space="0" w:color="auto"/>
            <w:left w:val="none" w:sz="0" w:space="0" w:color="auto"/>
            <w:bottom w:val="none" w:sz="0" w:space="0" w:color="auto"/>
            <w:right w:val="none" w:sz="0" w:space="0" w:color="auto"/>
          </w:divBdr>
        </w:div>
        <w:div w:id="1217935024">
          <w:marLeft w:val="640"/>
          <w:marRight w:val="0"/>
          <w:marTop w:val="0"/>
          <w:marBottom w:val="0"/>
          <w:divBdr>
            <w:top w:val="none" w:sz="0" w:space="0" w:color="auto"/>
            <w:left w:val="none" w:sz="0" w:space="0" w:color="auto"/>
            <w:bottom w:val="none" w:sz="0" w:space="0" w:color="auto"/>
            <w:right w:val="none" w:sz="0" w:space="0" w:color="auto"/>
          </w:divBdr>
        </w:div>
        <w:div w:id="218981084">
          <w:marLeft w:val="640"/>
          <w:marRight w:val="0"/>
          <w:marTop w:val="0"/>
          <w:marBottom w:val="0"/>
          <w:divBdr>
            <w:top w:val="none" w:sz="0" w:space="0" w:color="auto"/>
            <w:left w:val="none" w:sz="0" w:space="0" w:color="auto"/>
            <w:bottom w:val="none" w:sz="0" w:space="0" w:color="auto"/>
            <w:right w:val="none" w:sz="0" w:space="0" w:color="auto"/>
          </w:divBdr>
        </w:div>
        <w:div w:id="748625535">
          <w:marLeft w:val="640"/>
          <w:marRight w:val="0"/>
          <w:marTop w:val="0"/>
          <w:marBottom w:val="0"/>
          <w:divBdr>
            <w:top w:val="none" w:sz="0" w:space="0" w:color="auto"/>
            <w:left w:val="none" w:sz="0" w:space="0" w:color="auto"/>
            <w:bottom w:val="none" w:sz="0" w:space="0" w:color="auto"/>
            <w:right w:val="none" w:sz="0" w:space="0" w:color="auto"/>
          </w:divBdr>
        </w:div>
        <w:div w:id="1900747705">
          <w:marLeft w:val="640"/>
          <w:marRight w:val="0"/>
          <w:marTop w:val="0"/>
          <w:marBottom w:val="0"/>
          <w:divBdr>
            <w:top w:val="none" w:sz="0" w:space="0" w:color="auto"/>
            <w:left w:val="none" w:sz="0" w:space="0" w:color="auto"/>
            <w:bottom w:val="none" w:sz="0" w:space="0" w:color="auto"/>
            <w:right w:val="none" w:sz="0" w:space="0" w:color="auto"/>
          </w:divBdr>
        </w:div>
        <w:div w:id="319693271">
          <w:marLeft w:val="640"/>
          <w:marRight w:val="0"/>
          <w:marTop w:val="0"/>
          <w:marBottom w:val="0"/>
          <w:divBdr>
            <w:top w:val="none" w:sz="0" w:space="0" w:color="auto"/>
            <w:left w:val="none" w:sz="0" w:space="0" w:color="auto"/>
            <w:bottom w:val="none" w:sz="0" w:space="0" w:color="auto"/>
            <w:right w:val="none" w:sz="0" w:space="0" w:color="auto"/>
          </w:divBdr>
        </w:div>
        <w:div w:id="1177381148">
          <w:marLeft w:val="640"/>
          <w:marRight w:val="0"/>
          <w:marTop w:val="0"/>
          <w:marBottom w:val="0"/>
          <w:divBdr>
            <w:top w:val="none" w:sz="0" w:space="0" w:color="auto"/>
            <w:left w:val="none" w:sz="0" w:space="0" w:color="auto"/>
            <w:bottom w:val="none" w:sz="0" w:space="0" w:color="auto"/>
            <w:right w:val="none" w:sz="0" w:space="0" w:color="auto"/>
          </w:divBdr>
        </w:div>
        <w:div w:id="260645494">
          <w:marLeft w:val="640"/>
          <w:marRight w:val="0"/>
          <w:marTop w:val="0"/>
          <w:marBottom w:val="0"/>
          <w:divBdr>
            <w:top w:val="none" w:sz="0" w:space="0" w:color="auto"/>
            <w:left w:val="none" w:sz="0" w:space="0" w:color="auto"/>
            <w:bottom w:val="none" w:sz="0" w:space="0" w:color="auto"/>
            <w:right w:val="none" w:sz="0" w:space="0" w:color="auto"/>
          </w:divBdr>
        </w:div>
        <w:div w:id="393628265">
          <w:marLeft w:val="640"/>
          <w:marRight w:val="0"/>
          <w:marTop w:val="0"/>
          <w:marBottom w:val="0"/>
          <w:divBdr>
            <w:top w:val="none" w:sz="0" w:space="0" w:color="auto"/>
            <w:left w:val="none" w:sz="0" w:space="0" w:color="auto"/>
            <w:bottom w:val="none" w:sz="0" w:space="0" w:color="auto"/>
            <w:right w:val="none" w:sz="0" w:space="0" w:color="auto"/>
          </w:divBdr>
        </w:div>
        <w:div w:id="1200969336">
          <w:marLeft w:val="640"/>
          <w:marRight w:val="0"/>
          <w:marTop w:val="0"/>
          <w:marBottom w:val="0"/>
          <w:divBdr>
            <w:top w:val="none" w:sz="0" w:space="0" w:color="auto"/>
            <w:left w:val="none" w:sz="0" w:space="0" w:color="auto"/>
            <w:bottom w:val="none" w:sz="0" w:space="0" w:color="auto"/>
            <w:right w:val="none" w:sz="0" w:space="0" w:color="auto"/>
          </w:divBdr>
        </w:div>
        <w:div w:id="1741370293">
          <w:marLeft w:val="640"/>
          <w:marRight w:val="0"/>
          <w:marTop w:val="0"/>
          <w:marBottom w:val="0"/>
          <w:divBdr>
            <w:top w:val="none" w:sz="0" w:space="0" w:color="auto"/>
            <w:left w:val="none" w:sz="0" w:space="0" w:color="auto"/>
            <w:bottom w:val="none" w:sz="0" w:space="0" w:color="auto"/>
            <w:right w:val="none" w:sz="0" w:space="0" w:color="auto"/>
          </w:divBdr>
        </w:div>
        <w:div w:id="826287663">
          <w:marLeft w:val="640"/>
          <w:marRight w:val="0"/>
          <w:marTop w:val="0"/>
          <w:marBottom w:val="0"/>
          <w:divBdr>
            <w:top w:val="none" w:sz="0" w:space="0" w:color="auto"/>
            <w:left w:val="none" w:sz="0" w:space="0" w:color="auto"/>
            <w:bottom w:val="none" w:sz="0" w:space="0" w:color="auto"/>
            <w:right w:val="none" w:sz="0" w:space="0" w:color="auto"/>
          </w:divBdr>
        </w:div>
        <w:div w:id="2032946331">
          <w:marLeft w:val="640"/>
          <w:marRight w:val="0"/>
          <w:marTop w:val="0"/>
          <w:marBottom w:val="0"/>
          <w:divBdr>
            <w:top w:val="none" w:sz="0" w:space="0" w:color="auto"/>
            <w:left w:val="none" w:sz="0" w:space="0" w:color="auto"/>
            <w:bottom w:val="none" w:sz="0" w:space="0" w:color="auto"/>
            <w:right w:val="none" w:sz="0" w:space="0" w:color="auto"/>
          </w:divBdr>
        </w:div>
        <w:div w:id="2050835418">
          <w:marLeft w:val="640"/>
          <w:marRight w:val="0"/>
          <w:marTop w:val="0"/>
          <w:marBottom w:val="0"/>
          <w:divBdr>
            <w:top w:val="none" w:sz="0" w:space="0" w:color="auto"/>
            <w:left w:val="none" w:sz="0" w:space="0" w:color="auto"/>
            <w:bottom w:val="none" w:sz="0" w:space="0" w:color="auto"/>
            <w:right w:val="none" w:sz="0" w:space="0" w:color="auto"/>
          </w:divBdr>
        </w:div>
        <w:div w:id="585311957">
          <w:marLeft w:val="640"/>
          <w:marRight w:val="0"/>
          <w:marTop w:val="0"/>
          <w:marBottom w:val="0"/>
          <w:divBdr>
            <w:top w:val="none" w:sz="0" w:space="0" w:color="auto"/>
            <w:left w:val="none" w:sz="0" w:space="0" w:color="auto"/>
            <w:bottom w:val="none" w:sz="0" w:space="0" w:color="auto"/>
            <w:right w:val="none" w:sz="0" w:space="0" w:color="auto"/>
          </w:divBdr>
        </w:div>
        <w:div w:id="1247108413">
          <w:marLeft w:val="640"/>
          <w:marRight w:val="0"/>
          <w:marTop w:val="0"/>
          <w:marBottom w:val="0"/>
          <w:divBdr>
            <w:top w:val="none" w:sz="0" w:space="0" w:color="auto"/>
            <w:left w:val="none" w:sz="0" w:space="0" w:color="auto"/>
            <w:bottom w:val="none" w:sz="0" w:space="0" w:color="auto"/>
            <w:right w:val="none" w:sz="0" w:space="0" w:color="auto"/>
          </w:divBdr>
        </w:div>
        <w:div w:id="119880608">
          <w:marLeft w:val="640"/>
          <w:marRight w:val="0"/>
          <w:marTop w:val="0"/>
          <w:marBottom w:val="0"/>
          <w:divBdr>
            <w:top w:val="none" w:sz="0" w:space="0" w:color="auto"/>
            <w:left w:val="none" w:sz="0" w:space="0" w:color="auto"/>
            <w:bottom w:val="none" w:sz="0" w:space="0" w:color="auto"/>
            <w:right w:val="none" w:sz="0" w:space="0" w:color="auto"/>
          </w:divBdr>
        </w:div>
        <w:div w:id="297685056">
          <w:marLeft w:val="640"/>
          <w:marRight w:val="0"/>
          <w:marTop w:val="0"/>
          <w:marBottom w:val="0"/>
          <w:divBdr>
            <w:top w:val="none" w:sz="0" w:space="0" w:color="auto"/>
            <w:left w:val="none" w:sz="0" w:space="0" w:color="auto"/>
            <w:bottom w:val="none" w:sz="0" w:space="0" w:color="auto"/>
            <w:right w:val="none" w:sz="0" w:space="0" w:color="auto"/>
          </w:divBdr>
        </w:div>
        <w:div w:id="1304310455">
          <w:marLeft w:val="640"/>
          <w:marRight w:val="0"/>
          <w:marTop w:val="0"/>
          <w:marBottom w:val="0"/>
          <w:divBdr>
            <w:top w:val="none" w:sz="0" w:space="0" w:color="auto"/>
            <w:left w:val="none" w:sz="0" w:space="0" w:color="auto"/>
            <w:bottom w:val="none" w:sz="0" w:space="0" w:color="auto"/>
            <w:right w:val="none" w:sz="0" w:space="0" w:color="auto"/>
          </w:divBdr>
        </w:div>
        <w:div w:id="817501228">
          <w:marLeft w:val="640"/>
          <w:marRight w:val="0"/>
          <w:marTop w:val="0"/>
          <w:marBottom w:val="0"/>
          <w:divBdr>
            <w:top w:val="none" w:sz="0" w:space="0" w:color="auto"/>
            <w:left w:val="none" w:sz="0" w:space="0" w:color="auto"/>
            <w:bottom w:val="none" w:sz="0" w:space="0" w:color="auto"/>
            <w:right w:val="none" w:sz="0" w:space="0" w:color="auto"/>
          </w:divBdr>
        </w:div>
        <w:div w:id="1706514771">
          <w:marLeft w:val="640"/>
          <w:marRight w:val="0"/>
          <w:marTop w:val="0"/>
          <w:marBottom w:val="0"/>
          <w:divBdr>
            <w:top w:val="none" w:sz="0" w:space="0" w:color="auto"/>
            <w:left w:val="none" w:sz="0" w:space="0" w:color="auto"/>
            <w:bottom w:val="none" w:sz="0" w:space="0" w:color="auto"/>
            <w:right w:val="none" w:sz="0" w:space="0" w:color="auto"/>
          </w:divBdr>
        </w:div>
        <w:div w:id="1743137315">
          <w:marLeft w:val="640"/>
          <w:marRight w:val="0"/>
          <w:marTop w:val="0"/>
          <w:marBottom w:val="0"/>
          <w:divBdr>
            <w:top w:val="none" w:sz="0" w:space="0" w:color="auto"/>
            <w:left w:val="none" w:sz="0" w:space="0" w:color="auto"/>
            <w:bottom w:val="none" w:sz="0" w:space="0" w:color="auto"/>
            <w:right w:val="none" w:sz="0" w:space="0" w:color="auto"/>
          </w:divBdr>
        </w:div>
        <w:div w:id="561478667">
          <w:marLeft w:val="640"/>
          <w:marRight w:val="0"/>
          <w:marTop w:val="0"/>
          <w:marBottom w:val="0"/>
          <w:divBdr>
            <w:top w:val="none" w:sz="0" w:space="0" w:color="auto"/>
            <w:left w:val="none" w:sz="0" w:space="0" w:color="auto"/>
            <w:bottom w:val="none" w:sz="0" w:space="0" w:color="auto"/>
            <w:right w:val="none" w:sz="0" w:space="0" w:color="auto"/>
          </w:divBdr>
        </w:div>
        <w:div w:id="1435201529">
          <w:marLeft w:val="640"/>
          <w:marRight w:val="0"/>
          <w:marTop w:val="0"/>
          <w:marBottom w:val="0"/>
          <w:divBdr>
            <w:top w:val="none" w:sz="0" w:space="0" w:color="auto"/>
            <w:left w:val="none" w:sz="0" w:space="0" w:color="auto"/>
            <w:bottom w:val="none" w:sz="0" w:space="0" w:color="auto"/>
            <w:right w:val="none" w:sz="0" w:space="0" w:color="auto"/>
          </w:divBdr>
        </w:div>
        <w:div w:id="1312174067">
          <w:marLeft w:val="640"/>
          <w:marRight w:val="0"/>
          <w:marTop w:val="0"/>
          <w:marBottom w:val="0"/>
          <w:divBdr>
            <w:top w:val="none" w:sz="0" w:space="0" w:color="auto"/>
            <w:left w:val="none" w:sz="0" w:space="0" w:color="auto"/>
            <w:bottom w:val="none" w:sz="0" w:space="0" w:color="auto"/>
            <w:right w:val="none" w:sz="0" w:space="0" w:color="auto"/>
          </w:divBdr>
        </w:div>
        <w:div w:id="227544646">
          <w:marLeft w:val="640"/>
          <w:marRight w:val="0"/>
          <w:marTop w:val="0"/>
          <w:marBottom w:val="0"/>
          <w:divBdr>
            <w:top w:val="none" w:sz="0" w:space="0" w:color="auto"/>
            <w:left w:val="none" w:sz="0" w:space="0" w:color="auto"/>
            <w:bottom w:val="none" w:sz="0" w:space="0" w:color="auto"/>
            <w:right w:val="none" w:sz="0" w:space="0" w:color="auto"/>
          </w:divBdr>
        </w:div>
        <w:div w:id="699555413">
          <w:marLeft w:val="640"/>
          <w:marRight w:val="0"/>
          <w:marTop w:val="0"/>
          <w:marBottom w:val="0"/>
          <w:divBdr>
            <w:top w:val="none" w:sz="0" w:space="0" w:color="auto"/>
            <w:left w:val="none" w:sz="0" w:space="0" w:color="auto"/>
            <w:bottom w:val="none" w:sz="0" w:space="0" w:color="auto"/>
            <w:right w:val="none" w:sz="0" w:space="0" w:color="auto"/>
          </w:divBdr>
        </w:div>
        <w:div w:id="351229356">
          <w:marLeft w:val="640"/>
          <w:marRight w:val="0"/>
          <w:marTop w:val="0"/>
          <w:marBottom w:val="0"/>
          <w:divBdr>
            <w:top w:val="none" w:sz="0" w:space="0" w:color="auto"/>
            <w:left w:val="none" w:sz="0" w:space="0" w:color="auto"/>
            <w:bottom w:val="none" w:sz="0" w:space="0" w:color="auto"/>
            <w:right w:val="none" w:sz="0" w:space="0" w:color="auto"/>
          </w:divBdr>
        </w:div>
        <w:div w:id="1213350262">
          <w:marLeft w:val="640"/>
          <w:marRight w:val="0"/>
          <w:marTop w:val="0"/>
          <w:marBottom w:val="0"/>
          <w:divBdr>
            <w:top w:val="none" w:sz="0" w:space="0" w:color="auto"/>
            <w:left w:val="none" w:sz="0" w:space="0" w:color="auto"/>
            <w:bottom w:val="none" w:sz="0" w:space="0" w:color="auto"/>
            <w:right w:val="none" w:sz="0" w:space="0" w:color="auto"/>
          </w:divBdr>
        </w:div>
        <w:div w:id="1997760667">
          <w:marLeft w:val="640"/>
          <w:marRight w:val="0"/>
          <w:marTop w:val="0"/>
          <w:marBottom w:val="0"/>
          <w:divBdr>
            <w:top w:val="none" w:sz="0" w:space="0" w:color="auto"/>
            <w:left w:val="none" w:sz="0" w:space="0" w:color="auto"/>
            <w:bottom w:val="none" w:sz="0" w:space="0" w:color="auto"/>
            <w:right w:val="none" w:sz="0" w:space="0" w:color="auto"/>
          </w:divBdr>
        </w:div>
        <w:div w:id="767583828">
          <w:marLeft w:val="640"/>
          <w:marRight w:val="0"/>
          <w:marTop w:val="0"/>
          <w:marBottom w:val="0"/>
          <w:divBdr>
            <w:top w:val="none" w:sz="0" w:space="0" w:color="auto"/>
            <w:left w:val="none" w:sz="0" w:space="0" w:color="auto"/>
            <w:bottom w:val="none" w:sz="0" w:space="0" w:color="auto"/>
            <w:right w:val="none" w:sz="0" w:space="0" w:color="auto"/>
          </w:divBdr>
        </w:div>
        <w:div w:id="1119957020">
          <w:marLeft w:val="640"/>
          <w:marRight w:val="0"/>
          <w:marTop w:val="0"/>
          <w:marBottom w:val="0"/>
          <w:divBdr>
            <w:top w:val="none" w:sz="0" w:space="0" w:color="auto"/>
            <w:left w:val="none" w:sz="0" w:space="0" w:color="auto"/>
            <w:bottom w:val="none" w:sz="0" w:space="0" w:color="auto"/>
            <w:right w:val="none" w:sz="0" w:space="0" w:color="auto"/>
          </w:divBdr>
        </w:div>
        <w:div w:id="762409941">
          <w:marLeft w:val="640"/>
          <w:marRight w:val="0"/>
          <w:marTop w:val="0"/>
          <w:marBottom w:val="0"/>
          <w:divBdr>
            <w:top w:val="none" w:sz="0" w:space="0" w:color="auto"/>
            <w:left w:val="none" w:sz="0" w:space="0" w:color="auto"/>
            <w:bottom w:val="none" w:sz="0" w:space="0" w:color="auto"/>
            <w:right w:val="none" w:sz="0" w:space="0" w:color="auto"/>
          </w:divBdr>
        </w:div>
        <w:div w:id="1383478146">
          <w:marLeft w:val="640"/>
          <w:marRight w:val="0"/>
          <w:marTop w:val="0"/>
          <w:marBottom w:val="0"/>
          <w:divBdr>
            <w:top w:val="none" w:sz="0" w:space="0" w:color="auto"/>
            <w:left w:val="none" w:sz="0" w:space="0" w:color="auto"/>
            <w:bottom w:val="none" w:sz="0" w:space="0" w:color="auto"/>
            <w:right w:val="none" w:sz="0" w:space="0" w:color="auto"/>
          </w:divBdr>
        </w:div>
        <w:div w:id="561911930">
          <w:marLeft w:val="640"/>
          <w:marRight w:val="0"/>
          <w:marTop w:val="0"/>
          <w:marBottom w:val="0"/>
          <w:divBdr>
            <w:top w:val="none" w:sz="0" w:space="0" w:color="auto"/>
            <w:left w:val="none" w:sz="0" w:space="0" w:color="auto"/>
            <w:bottom w:val="none" w:sz="0" w:space="0" w:color="auto"/>
            <w:right w:val="none" w:sz="0" w:space="0" w:color="auto"/>
          </w:divBdr>
        </w:div>
        <w:div w:id="465514058">
          <w:marLeft w:val="640"/>
          <w:marRight w:val="0"/>
          <w:marTop w:val="0"/>
          <w:marBottom w:val="0"/>
          <w:divBdr>
            <w:top w:val="none" w:sz="0" w:space="0" w:color="auto"/>
            <w:left w:val="none" w:sz="0" w:space="0" w:color="auto"/>
            <w:bottom w:val="none" w:sz="0" w:space="0" w:color="auto"/>
            <w:right w:val="none" w:sz="0" w:space="0" w:color="auto"/>
          </w:divBdr>
        </w:div>
        <w:div w:id="1830096162">
          <w:marLeft w:val="640"/>
          <w:marRight w:val="0"/>
          <w:marTop w:val="0"/>
          <w:marBottom w:val="0"/>
          <w:divBdr>
            <w:top w:val="none" w:sz="0" w:space="0" w:color="auto"/>
            <w:left w:val="none" w:sz="0" w:space="0" w:color="auto"/>
            <w:bottom w:val="none" w:sz="0" w:space="0" w:color="auto"/>
            <w:right w:val="none" w:sz="0" w:space="0" w:color="auto"/>
          </w:divBdr>
        </w:div>
        <w:div w:id="1857962393">
          <w:marLeft w:val="640"/>
          <w:marRight w:val="0"/>
          <w:marTop w:val="0"/>
          <w:marBottom w:val="0"/>
          <w:divBdr>
            <w:top w:val="none" w:sz="0" w:space="0" w:color="auto"/>
            <w:left w:val="none" w:sz="0" w:space="0" w:color="auto"/>
            <w:bottom w:val="none" w:sz="0" w:space="0" w:color="auto"/>
            <w:right w:val="none" w:sz="0" w:space="0" w:color="auto"/>
          </w:divBdr>
        </w:div>
        <w:div w:id="948976311">
          <w:marLeft w:val="640"/>
          <w:marRight w:val="0"/>
          <w:marTop w:val="0"/>
          <w:marBottom w:val="0"/>
          <w:divBdr>
            <w:top w:val="none" w:sz="0" w:space="0" w:color="auto"/>
            <w:left w:val="none" w:sz="0" w:space="0" w:color="auto"/>
            <w:bottom w:val="none" w:sz="0" w:space="0" w:color="auto"/>
            <w:right w:val="none" w:sz="0" w:space="0" w:color="auto"/>
          </w:divBdr>
        </w:div>
        <w:div w:id="511459212">
          <w:marLeft w:val="640"/>
          <w:marRight w:val="0"/>
          <w:marTop w:val="0"/>
          <w:marBottom w:val="0"/>
          <w:divBdr>
            <w:top w:val="none" w:sz="0" w:space="0" w:color="auto"/>
            <w:left w:val="none" w:sz="0" w:space="0" w:color="auto"/>
            <w:bottom w:val="none" w:sz="0" w:space="0" w:color="auto"/>
            <w:right w:val="none" w:sz="0" w:space="0" w:color="auto"/>
          </w:divBdr>
        </w:div>
        <w:div w:id="1987276992">
          <w:marLeft w:val="640"/>
          <w:marRight w:val="0"/>
          <w:marTop w:val="0"/>
          <w:marBottom w:val="0"/>
          <w:divBdr>
            <w:top w:val="none" w:sz="0" w:space="0" w:color="auto"/>
            <w:left w:val="none" w:sz="0" w:space="0" w:color="auto"/>
            <w:bottom w:val="none" w:sz="0" w:space="0" w:color="auto"/>
            <w:right w:val="none" w:sz="0" w:space="0" w:color="auto"/>
          </w:divBdr>
        </w:div>
        <w:div w:id="792789680">
          <w:marLeft w:val="640"/>
          <w:marRight w:val="0"/>
          <w:marTop w:val="0"/>
          <w:marBottom w:val="0"/>
          <w:divBdr>
            <w:top w:val="none" w:sz="0" w:space="0" w:color="auto"/>
            <w:left w:val="none" w:sz="0" w:space="0" w:color="auto"/>
            <w:bottom w:val="none" w:sz="0" w:space="0" w:color="auto"/>
            <w:right w:val="none" w:sz="0" w:space="0" w:color="auto"/>
          </w:divBdr>
        </w:div>
        <w:div w:id="707411632">
          <w:marLeft w:val="640"/>
          <w:marRight w:val="0"/>
          <w:marTop w:val="0"/>
          <w:marBottom w:val="0"/>
          <w:divBdr>
            <w:top w:val="none" w:sz="0" w:space="0" w:color="auto"/>
            <w:left w:val="none" w:sz="0" w:space="0" w:color="auto"/>
            <w:bottom w:val="none" w:sz="0" w:space="0" w:color="auto"/>
            <w:right w:val="none" w:sz="0" w:space="0" w:color="auto"/>
          </w:divBdr>
        </w:div>
        <w:div w:id="315189132">
          <w:marLeft w:val="640"/>
          <w:marRight w:val="0"/>
          <w:marTop w:val="0"/>
          <w:marBottom w:val="0"/>
          <w:divBdr>
            <w:top w:val="none" w:sz="0" w:space="0" w:color="auto"/>
            <w:left w:val="none" w:sz="0" w:space="0" w:color="auto"/>
            <w:bottom w:val="none" w:sz="0" w:space="0" w:color="auto"/>
            <w:right w:val="none" w:sz="0" w:space="0" w:color="auto"/>
          </w:divBdr>
        </w:div>
        <w:div w:id="2086800986">
          <w:marLeft w:val="640"/>
          <w:marRight w:val="0"/>
          <w:marTop w:val="0"/>
          <w:marBottom w:val="0"/>
          <w:divBdr>
            <w:top w:val="none" w:sz="0" w:space="0" w:color="auto"/>
            <w:left w:val="none" w:sz="0" w:space="0" w:color="auto"/>
            <w:bottom w:val="none" w:sz="0" w:space="0" w:color="auto"/>
            <w:right w:val="none" w:sz="0" w:space="0" w:color="auto"/>
          </w:divBdr>
        </w:div>
        <w:div w:id="629437997">
          <w:marLeft w:val="640"/>
          <w:marRight w:val="0"/>
          <w:marTop w:val="0"/>
          <w:marBottom w:val="0"/>
          <w:divBdr>
            <w:top w:val="none" w:sz="0" w:space="0" w:color="auto"/>
            <w:left w:val="none" w:sz="0" w:space="0" w:color="auto"/>
            <w:bottom w:val="none" w:sz="0" w:space="0" w:color="auto"/>
            <w:right w:val="none" w:sz="0" w:space="0" w:color="auto"/>
          </w:divBdr>
        </w:div>
        <w:div w:id="1410495918">
          <w:marLeft w:val="640"/>
          <w:marRight w:val="0"/>
          <w:marTop w:val="0"/>
          <w:marBottom w:val="0"/>
          <w:divBdr>
            <w:top w:val="none" w:sz="0" w:space="0" w:color="auto"/>
            <w:left w:val="none" w:sz="0" w:space="0" w:color="auto"/>
            <w:bottom w:val="none" w:sz="0" w:space="0" w:color="auto"/>
            <w:right w:val="none" w:sz="0" w:space="0" w:color="auto"/>
          </w:divBdr>
        </w:div>
        <w:div w:id="750347182">
          <w:marLeft w:val="640"/>
          <w:marRight w:val="0"/>
          <w:marTop w:val="0"/>
          <w:marBottom w:val="0"/>
          <w:divBdr>
            <w:top w:val="none" w:sz="0" w:space="0" w:color="auto"/>
            <w:left w:val="none" w:sz="0" w:space="0" w:color="auto"/>
            <w:bottom w:val="none" w:sz="0" w:space="0" w:color="auto"/>
            <w:right w:val="none" w:sz="0" w:space="0" w:color="auto"/>
          </w:divBdr>
        </w:div>
        <w:div w:id="953947262">
          <w:marLeft w:val="640"/>
          <w:marRight w:val="0"/>
          <w:marTop w:val="0"/>
          <w:marBottom w:val="0"/>
          <w:divBdr>
            <w:top w:val="none" w:sz="0" w:space="0" w:color="auto"/>
            <w:left w:val="none" w:sz="0" w:space="0" w:color="auto"/>
            <w:bottom w:val="none" w:sz="0" w:space="0" w:color="auto"/>
            <w:right w:val="none" w:sz="0" w:space="0" w:color="auto"/>
          </w:divBdr>
        </w:div>
        <w:div w:id="1120606848">
          <w:marLeft w:val="640"/>
          <w:marRight w:val="0"/>
          <w:marTop w:val="0"/>
          <w:marBottom w:val="0"/>
          <w:divBdr>
            <w:top w:val="none" w:sz="0" w:space="0" w:color="auto"/>
            <w:left w:val="none" w:sz="0" w:space="0" w:color="auto"/>
            <w:bottom w:val="none" w:sz="0" w:space="0" w:color="auto"/>
            <w:right w:val="none" w:sz="0" w:space="0" w:color="auto"/>
          </w:divBdr>
        </w:div>
        <w:div w:id="953905679">
          <w:marLeft w:val="640"/>
          <w:marRight w:val="0"/>
          <w:marTop w:val="0"/>
          <w:marBottom w:val="0"/>
          <w:divBdr>
            <w:top w:val="none" w:sz="0" w:space="0" w:color="auto"/>
            <w:left w:val="none" w:sz="0" w:space="0" w:color="auto"/>
            <w:bottom w:val="none" w:sz="0" w:space="0" w:color="auto"/>
            <w:right w:val="none" w:sz="0" w:space="0" w:color="auto"/>
          </w:divBdr>
        </w:div>
        <w:div w:id="1554535310">
          <w:marLeft w:val="640"/>
          <w:marRight w:val="0"/>
          <w:marTop w:val="0"/>
          <w:marBottom w:val="0"/>
          <w:divBdr>
            <w:top w:val="none" w:sz="0" w:space="0" w:color="auto"/>
            <w:left w:val="none" w:sz="0" w:space="0" w:color="auto"/>
            <w:bottom w:val="none" w:sz="0" w:space="0" w:color="auto"/>
            <w:right w:val="none" w:sz="0" w:space="0" w:color="auto"/>
          </w:divBdr>
        </w:div>
        <w:div w:id="494297438">
          <w:marLeft w:val="640"/>
          <w:marRight w:val="0"/>
          <w:marTop w:val="0"/>
          <w:marBottom w:val="0"/>
          <w:divBdr>
            <w:top w:val="none" w:sz="0" w:space="0" w:color="auto"/>
            <w:left w:val="none" w:sz="0" w:space="0" w:color="auto"/>
            <w:bottom w:val="none" w:sz="0" w:space="0" w:color="auto"/>
            <w:right w:val="none" w:sz="0" w:space="0" w:color="auto"/>
          </w:divBdr>
        </w:div>
        <w:div w:id="1952741839">
          <w:marLeft w:val="640"/>
          <w:marRight w:val="0"/>
          <w:marTop w:val="0"/>
          <w:marBottom w:val="0"/>
          <w:divBdr>
            <w:top w:val="none" w:sz="0" w:space="0" w:color="auto"/>
            <w:left w:val="none" w:sz="0" w:space="0" w:color="auto"/>
            <w:bottom w:val="none" w:sz="0" w:space="0" w:color="auto"/>
            <w:right w:val="none" w:sz="0" w:space="0" w:color="auto"/>
          </w:divBdr>
        </w:div>
        <w:div w:id="663163323">
          <w:marLeft w:val="640"/>
          <w:marRight w:val="0"/>
          <w:marTop w:val="0"/>
          <w:marBottom w:val="0"/>
          <w:divBdr>
            <w:top w:val="none" w:sz="0" w:space="0" w:color="auto"/>
            <w:left w:val="none" w:sz="0" w:space="0" w:color="auto"/>
            <w:bottom w:val="none" w:sz="0" w:space="0" w:color="auto"/>
            <w:right w:val="none" w:sz="0" w:space="0" w:color="auto"/>
          </w:divBdr>
        </w:div>
        <w:div w:id="1264921436">
          <w:marLeft w:val="640"/>
          <w:marRight w:val="0"/>
          <w:marTop w:val="0"/>
          <w:marBottom w:val="0"/>
          <w:divBdr>
            <w:top w:val="none" w:sz="0" w:space="0" w:color="auto"/>
            <w:left w:val="none" w:sz="0" w:space="0" w:color="auto"/>
            <w:bottom w:val="none" w:sz="0" w:space="0" w:color="auto"/>
            <w:right w:val="none" w:sz="0" w:space="0" w:color="auto"/>
          </w:divBdr>
        </w:div>
        <w:div w:id="42414527">
          <w:marLeft w:val="640"/>
          <w:marRight w:val="0"/>
          <w:marTop w:val="0"/>
          <w:marBottom w:val="0"/>
          <w:divBdr>
            <w:top w:val="none" w:sz="0" w:space="0" w:color="auto"/>
            <w:left w:val="none" w:sz="0" w:space="0" w:color="auto"/>
            <w:bottom w:val="none" w:sz="0" w:space="0" w:color="auto"/>
            <w:right w:val="none" w:sz="0" w:space="0" w:color="auto"/>
          </w:divBdr>
        </w:div>
        <w:div w:id="2056392938">
          <w:marLeft w:val="640"/>
          <w:marRight w:val="0"/>
          <w:marTop w:val="0"/>
          <w:marBottom w:val="0"/>
          <w:divBdr>
            <w:top w:val="none" w:sz="0" w:space="0" w:color="auto"/>
            <w:left w:val="none" w:sz="0" w:space="0" w:color="auto"/>
            <w:bottom w:val="none" w:sz="0" w:space="0" w:color="auto"/>
            <w:right w:val="none" w:sz="0" w:space="0" w:color="auto"/>
          </w:divBdr>
        </w:div>
        <w:div w:id="1920291657">
          <w:marLeft w:val="640"/>
          <w:marRight w:val="0"/>
          <w:marTop w:val="0"/>
          <w:marBottom w:val="0"/>
          <w:divBdr>
            <w:top w:val="none" w:sz="0" w:space="0" w:color="auto"/>
            <w:left w:val="none" w:sz="0" w:space="0" w:color="auto"/>
            <w:bottom w:val="none" w:sz="0" w:space="0" w:color="auto"/>
            <w:right w:val="none" w:sz="0" w:space="0" w:color="auto"/>
          </w:divBdr>
        </w:div>
        <w:div w:id="1152215351">
          <w:marLeft w:val="640"/>
          <w:marRight w:val="0"/>
          <w:marTop w:val="0"/>
          <w:marBottom w:val="0"/>
          <w:divBdr>
            <w:top w:val="none" w:sz="0" w:space="0" w:color="auto"/>
            <w:left w:val="none" w:sz="0" w:space="0" w:color="auto"/>
            <w:bottom w:val="none" w:sz="0" w:space="0" w:color="auto"/>
            <w:right w:val="none" w:sz="0" w:space="0" w:color="auto"/>
          </w:divBdr>
        </w:div>
        <w:div w:id="343870423">
          <w:marLeft w:val="640"/>
          <w:marRight w:val="0"/>
          <w:marTop w:val="0"/>
          <w:marBottom w:val="0"/>
          <w:divBdr>
            <w:top w:val="none" w:sz="0" w:space="0" w:color="auto"/>
            <w:left w:val="none" w:sz="0" w:space="0" w:color="auto"/>
            <w:bottom w:val="none" w:sz="0" w:space="0" w:color="auto"/>
            <w:right w:val="none" w:sz="0" w:space="0" w:color="auto"/>
          </w:divBdr>
        </w:div>
        <w:div w:id="1066103210">
          <w:marLeft w:val="640"/>
          <w:marRight w:val="0"/>
          <w:marTop w:val="0"/>
          <w:marBottom w:val="0"/>
          <w:divBdr>
            <w:top w:val="none" w:sz="0" w:space="0" w:color="auto"/>
            <w:left w:val="none" w:sz="0" w:space="0" w:color="auto"/>
            <w:bottom w:val="none" w:sz="0" w:space="0" w:color="auto"/>
            <w:right w:val="none" w:sz="0" w:space="0" w:color="auto"/>
          </w:divBdr>
        </w:div>
        <w:div w:id="619066083">
          <w:marLeft w:val="640"/>
          <w:marRight w:val="0"/>
          <w:marTop w:val="0"/>
          <w:marBottom w:val="0"/>
          <w:divBdr>
            <w:top w:val="none" w:sz="0" w:space="0" w:color="auto"/>
            <w:left w:val="none" w:sz="0" w:space="0" w:color="auto"/>
            <w:bottom w:val="none" w:sz="0" w:space="0" w:color="auto"/>
            <w:right w:val="none" w:sz="0" w:space="0" w:color="auto"/>
          </w:divBdr>
        </w:div>
        <w:div w:id="1264454907">
          <w:marLeft w:val="640"/>
          <w:marRight w:val="0"/>
          <w:marTop w:val="0"/>
          <w:marBottom w:val="0"/>
          <w:divBdr>
            <w:top w:val="none" w:sz="0" w:space="0" w:color="auto"/>
            <w:left w:val="none" w:sz="0" w:space="0" w:color="auto"/>
            <w:bottom w:val="none" w:sz="0" w:space="0" w:color="auto"/>
            <w:right w:val="none" w:sz="0" w:space="0" w:color="auto"/>
          </w:divBdr>
        </w:div>
        <w:div w:id="63532202">
          <w:marLeft w:val="640"/>
          <w:marRight w:val="0"/>
          <w:marTop w:val="0"/>
          <w:marBottom w:val="0"/>
          <w:divBdr>
            <w:top w:val="none" w:sz="0" w:space="0" w:color="auto"/>
            <w:left w:val="none" w:sz="0" w:space="0" w:color="auto"/>
            <w:bottom w:val="none" w:sz="0" w:space="0" w:color="auto"/>
            <w:right w:val="none" w:sz="0" w:space="0" w:color="auto"/>
          </w:divBdr>
        </w:div>
        <w:div w:id="1782143279">
          <w:marLeft w:val="640"/>
          <w:marRight w:val="0"/>
          <w:marTop w:val="0"/>
          <w:marBottom w:val="0"/>
          <w:divBdr>
            <w:top w:val="none" w:sz="0" w:space="0" w:color="auto"/>
            <w:left w:val="none" w:sz="0" w:space="0" w:color="auto"/>
            <w:bottom w:val="none" w:sz="0" w:space="0" w:color="auto"/>
            <w:right w:val="none" w:sz="0" w:space="0" w:color="auto"/>
          </w:divBdr>
        </w:div>
        <w:div w:id="2026132345">
          <w:marLeft w:val="640"/>
          <w:marRight w:val="0"/>
          <w:marTop w:val="0"/>
          <w:marBottom w:val="0"/>
          <w:divBdr>
            <w:top w:val="none" w:sz="0" w:space="0" w:color="auto"/>
            <w:left w:val="none" w:sz="0" w:space="0" w:color="auto"/>
            <w:bottom w:val="none" w:sz="0" w:space="0" w:color="auto"/>
            <w:right w:val="none" w:sz="0" w:space="0" w:color="auto"/>
          </w:divBdr>
        </w:div>
        <w:div w:id="1552156638">
          <w:marLeft w:val="640"/>
          <w:marRight w:val="0"/>
          <w:marTop w:val="0"/>
          <w:marBottom w:val="0"/>
          <w:divBdr>
            <w:top w:val="none" w:sz="0" w:space="0" w:color="auto"/>
            <w:left w:val="none" w:sz="0" w:space="0" w:color="auto"/>
            <w:bottom w:val="none" w:sz="0" w:space="0" w:color="auto"/>
            <w:right w:val="none" w:sz="0" w:space="0" w:color="auto"/>
          </w:divBdr>
        </w:div>
        <w:div w:id="1637879519">
          <w:marLeft w:val="640"/>
          <w:marRight w:val="0"/>
          <w:marTop w:val="0"/>
          <w:marBottom w:val="0"/>
          <w:divBdr>
            <w:top w:val="none" w:sz="0" w:space="0" w:color="auto"/>
            <w:left w:val="none" w:sz="0" w:space="0" w:color="auto"/>
            <w:bottom w:val="none" w:sz="0" w:space="0" w:color="auto"/>
            <w:right w:val="none" w:sz="0" w:space="0" w:color="auto"/>
          </w:divBdr>
        </w:div>
        <w:div w:id="64886225">
          <w:marLeft w:val="640"/>
          <w:marRight w:val="0"/>
          <w:marTop w:val="0"/>
          <w:marBottom w:val="0"/>
          <w:divBdr>
            <w:top w:val="none" w:sz="0" w:space="0" w:color="auto"/>
            <w:left w:val="none" w:sz="0" w:space="0" w:color="auto"/>
            <w:bottom w:val="none" w:sz="0" w:space="0" w:color="auto"/>
            <w:right w:val="none" w:sz="0" w:space="0" w:color="auto"/>
          </w:divBdr>
        </w:div>
        <w:div w:id="91584538">
          <w:marLeft w:val="640"/>
          <w:marRight w:val="0"/>
          <w:marTop w:val="0"/>
          <w:marBottom w:val="0"/>
          <w:divBdr>
            <w:top w:val="none" w:sz="0" w:space="0" w:color="auto"/>
            <w:left w:val="none" w:sz="0" w:space="0" w:color="auto"/>
            <w:bottom w:val="none" w:sz="0" w:space="0" w:color="auto"/>
            <w:right w:val="none" w:sz="0" w:space="0" w:color="auto"/>
          </w:divBdr>
        </w:div>
        <w:div w:id="635571686">
          <w:marLeft w:val="640"/>
          <w:marRight w:val="0"/>
          <w:marTop w:val="0"/>
          <w:marBottom w:val="0"/>
          <w:divBdr>
            <w:top w:val="none" w:sz="0" w:space="0" w:color="auto"/>
            <w:left w:val="none" w:sz="0" w:space="0" w:color="auto"/>
            <w:bottom w:val="none" w:sz="0" w:space="0" w:color="auto"/>
            <w:right w:val="none" w:sz="0" w:space="0" w:color="auto"/>
          </w:divBdr>
        </w:div>
        <w:div w:id="797993551">
          <w:marLeft w:val="640"/>
          <w:marRight w:val="0"/>
          <w:marTop w:val="0"/>
          <w:marBottom w:val="0"/>
          <w:divBdr>
            <w:top w:val="none" w:sz="0" w:space="0" w:color="auto"/>
            <w:left w:val="none" w:sz="0" w:space="0" w:color="auto"/>
            <w:bottom w:val="none" w:sz="0" w:space="0" w:color="auto"/>
            <w:right w:val="none" w:sz="0" w:space="0" w:color="auto"/>
          </w:divBdr>
        </w:div>
        <w:div w:id="2013340170">
          <w:marLeft w:val="640"/>
          <w:marRight w:val="0"/>
          <w:marTop w:val="0"/>
          <w:marBottom w:val="0"/>
          <w:divBdr>
            <w:top w:val="none" w:sz="0" w:space="0" w:color="auto"/>
            <w:left w:val="none" w:sz="0" w:space="0" w:color="auto"/>
            <w:bottom w:val="none" w:sz="0" w:space="0" w:color="auto"/>
            <w:right w:val="none" w:sz="0" w:space="0" w:color="auto"/>
          </w:divBdr>
        </w:div>
        <w:div w:id="1868446157">
          <w:marLeft w:val="640"/>
          <w:marRight w:val="0"/>
          <w:marTop w:val="0"/>
          <w:marBottom w:val="0"/>
          <w:divBdr>
            <w:top w:val="none" w:sz="0" w:space="0" w:color="auto"/>
            <w:left w:val="none" w:sz="0" w:space="0" w:color="auto"/>
            <w:bottom w:val="none" w:sz="0" w:space="0" w:color="auto"/>
            <w:right w:val="none" w:sz="0" w:space="0" w:color="auto"/>
          </w:divBdr>
        </w:div>
        <w:div w:id="162865030">
          <w:marLeft w:val="640"/>
          <w:marRight w:val="0"/>
          <w:marTop w:val="0"/>
          <w:marBottom w:val="0"/>
          <w:divBdr>
            <w:top w:val="none" w:sz="0" w:space="0" w:color="auto"/>
            <w:left w:val="none" w:sz="0" w:space="0" w:color="auto"/>
            <w:bottom w:val="none" w:sz="0" w:space="0" w:color="auto"/>
            <w:right w:val="none" w:sz="0" w:space="0" w:color="auto"/>
          </w:divBdr>
        </w:div>
        <w:div w:id="1737701853">
          <w:marLeft w:val="640"/>
          <w:marRight w:val="0"/>
          <w:marTop w:val="0"/>
          <w:marBottom w:val="0"/>
          <w:divBdr>
            <w:top w:val="none" w:sz="0" w:space="0" w:color="auto"/>
            <w:left w:val="none" w:sz="0" w:space="0" w:color="auto"/>
            <w:bottom w:val="none" w:sz="0" w:space="0" w:color="auto"/>
            <w:right w:val="none" w:sz="0" w:space="0" w:color="auto"/>
          </w:divBdr>
        </w:div>
        <w:div w:id="2048942978">
          <w:marLeft w:val="640"/>
          <w:marRight w:val="0"/>
          <w:marTop w:val="0"/>
          <w:marBottom w:val="0"/>
          <w:divBdr>
            <w:top w:val="none" w:sz="0" w:space="0" w:color="auto"/>
            <w:left w:val="none" w:sz="0" w:space="0" w:color="auto"/>
            <w:bottom w:val="none" w:sz="0" w:space="0" w:color="auto"/>
            <w:right w:val="none" w:sz="0" w:space="0" w:color="auto"/>
          </w:divBdr>
        </w:div>
        <w:div w:id="629435232">
          <w:marLeft w:val="640"/>
          <w:marRight w:val="0"/>
          <w:marTop w:val="0"/>
          <w:marBottom w:val="0"/>
          <w:divBdr>
            <w:top w:val="none" w:sz="0" w:space="0" w:color="auto"/>
            <w:left w:val="none" w:sz="0" w:space="0" w:color="auto"/>
            <w:bottom w:val="none" w:sz="0" w:space="0" w:color="auto"/>
            <w:right w:val="none" w:sz="0" w:space="0" w:color="auto"/>
          </w:divBdr>
        </w:div>
        <w:div w:id="1726567249">
          <w:marLeft w:val="640"/>
          <w:marRight w:val="0"/>
          <w:marTop w:val="0"/>
          <w:marBottom w:val="0"/>
          <w:divBdr>
            <w:top w:val="none" w:sz="0" w:space="0" w:color="auto"/>
            <w:left w:val="none" w:sz="0" w:space="0" w:color="auto"/>
            <w:bottom w:val="none" w:sz="0" w:space="0" w:color="auto"/>
            <w:right w:val="none" w:sz="0" w:space="0" w:color="auto"/>
          </w:divBdr>
        </w:div>
        <w:div w:id="1932007590">
          <w:marLeft w:val="640"/>
          <w:marRight w:val="0"/>
          <w:marTop w:val="0"/>
          <w:marBottom w:val="0"/>
          <w:divBdr>
            <w:top w:val="none" w:sz="0" w:space="0" w:color="auto"/>
            <w:left w:val="none" w:sz="0" w:space="0" w:color="auto"/>
            <w:bottom w:val="none" w:sz="0" w:space="0" w:color="auto"/>
            <w:right w:val="none" w:sz="0" w:space="0" w:color="auto"/>
          </w:divBdr>
        </w:div>
        <w:div w:id="880748501">
          <w:marLeft w:val="640"/>
          <w:marRight w:val="0"/>
          <w:marTop w:val="0"/>
          <w:marBottom w:val="0"/>
          <w:divBdr>
            <w:top w:val="none" w:sz="0" w:space="0" w:color="auto"/>
            <w:left w:val="none" w:sz="0" w:space="0" w:color="auto"/>
            <w:bottom w:val="none" w:sz="0" w:space="0" w:color="auto"/>
            <w:right w:val="none" w:sz="0" w:space="0" w:color="auto"/>
          </w:divBdr>
        </w:div>
        <w:div w:id="928078162">
          <w:marLeft w:val="640"/>
          <w:marRight w:val="0"/>
          <w:marTop w:val="0"/>
          <w:marBottom w:val="0"/>
          <w:divBdr>
            <w:top w:val="none" w:sz="0" w:space="0" w:color="auto"/>
            <w:left w:val="none" w:sz="0" w:space="0" w:color="auto"/>
            <w:bottom w:val="none" w:sz="0" w:space="0" w:color="auto"/>
            <w:right w:val="none" w:sz="0" w:space="0" w:color="auto"/>
          </w:divBdr>
        </w:div>
        <w:div w:id="877204227">
          <w:marLeft w:val="640"/>
          <w:marRight w:val="0"/>
          <w:marTop w:val="0"/>
          <w:marBottom w:val="0"/>
          <w:divBdr>
            <w:top w:val="none" w:sz="0" w:space="0" w:color="auto"/>
            <w:left w:val="none" w:sz="0" w:space="0" w:color="auto"/>
            <w:bottom w:val="none" w:sz="0" w:space="0" w:color="auto"/>
            <w:right w:val="none" w:sz="0" w:space="0" w:color="auto"/>
          </w:divBdr>
        </w:div>
        <w:div w:id="1890409885">
          <w:marLeft w:val="640"/>
          <w:marRight w:val="0"/>
          <w:marTop w:val="0"/>
          <w:marBottom w:val="0"/>
          <w:divBdr>
            <w:top w:val="none" w:sz="0" w:space="0" w:color="auto"/>
            <w:left w:val="none" w:sz="0" w:space="0" w:color="auto"/>
            <w:bottom w:val="none" w:sz="0" w:space="0" w:color="auto"/>
            <w:right w:val="none" w:sz="0" w:space="0" w:color="auto"/>
          </w:divBdr>
        </w:div>
        <w:div w:id="1782871461">
          <w:marLeft w:val="640"/>
          <w:marRight w:val="0"/>
          <w:marTop w:val="0"/>
          <w:marBottom w:val="0"/>
          <w:divBdr>
            <w:top w:val="none" w:sz="0" w:space="0" w:color="auto"/>
            <w:left w:val="none" w:sz="0" w:space="0" w:color="auto"/>
            <w:bottom w:val="none" w:sz="0" w:space="0" w:color="auto"/>
            <w:right w:val="none" w:sz="0" w:space="0" w:color="auto"/>
          </w:divBdr>
        </w:div>
        <w:div w:id="1621061929">
          <w:marLeft w:val="640"/>
          <w:marRight w:val="0"/>
          <w:marTop w:val="0"/>
          <w:marBottom w:val="0"/>
          <w:divBdr>
            <w:top w:val="none" w:sz="0" w:space="0" w:color="auto"/>
            <w:left w:val="none" w:sz="0" w:space="0" w:color="auto"/>
            <w:bottom w:val="none" w:sz="0" w:space="0" w:color="auto"/>
            <w:right w:val="none" w:sz="0" w:space="0" w:color="auto"/>
          </w:divBdr>
        </w:div>
        <w:div w:id="1538353857">
          <w:marLeft w:val="640"/>
          <w:marRight w:val="0"/>
          <w:marTop w:val="0"/>
          <w:marBottom w:val="0"/>
          <w:divBdr>
            <w:top w:val="none" w:sz="0" w:space="0" w:color="auto"/>
            <w:left w:val="none" w:sz="0" w:space="0" w:color="auto"/>
            <w:bottom w:val="none" w:sz="0" w:space="0" w:color="auto"/>
            <w:right w:val="none" w:sz="0" w:space="0" w:color="auto"/>
          </w:divBdr>
        </w:div>
        <w:div w:id="300428661">
          <w:marLeft w:val="640"/>
          <w:marRight w:val="0"/>
          <w:marTop w:val="0"/>
          <w:marBottom w:val="0"/>
          <w:divBdr>
            <w:top w:val="none" w:sz="0" w:space="0" w:color="auto"/>
            <w:left w:val="none" w:sz="0" w:space="0" w:color="auto"/>
            <w:bottom w:val="none" w:sz="0" w:space="0" w:color="auto"/>
            <w:right w:val="none" w:sz="0" w:space="0" w:color="auto"/>
          </w:divBdr>
        </w:div>
        <w:div w:id="2070372056">
          <w:marLeft w:val="640"/>
          <w:marRight w:val="0"/>
          <w:marTop w:val="0"/>
          <w:marBottom w:val="0"/>
          <w:divBdr>
            <w:top w:val="none" w:sz="0" w:space="0" w:color="auto"/>
            <w:left w:val="none" w:sz="0" w:space="0" w:color="auto"/>
            <w:bottom w:val="none" w:sz="0" w:space="0" w:color="auto"/>
            <w:right w:val="none" w:sz="0" w:space="0" w:color="auto"/>
          </w:divBdr>
        </w:div>
        <w:div w:id="834419091">
          <w:marLeft w:val="640"/>
          <w:marRight w:val="0"/>
          <w:marTop w:val="0"/>
          <w:marBottom w:val="0"/>
          <w:divBdr>
            <w:top w:val="none" w:sz="0" w:space="0" w:color="auto"/>
            <w:left w:val="none" w:sz="0" w:space="0" w:color="auto"/>
            <w:bottom w:val="none" w:sz="0" w:space="0" w:color="auto"/>
            <w:right w:val="none" w:sz="0" w:space="0" w:color="auto"/>
          </w:divBdr>
        </w:div>
        <w:div w:id="1223832391">
          <w:marLeft w:val="640"/>
          <w:marRight w:val="0"/>
          <w:marTop w:val="0"/>
          <w:marBottom w:val="0"/>
          <w:divBdr>
            <w:top w:val="none" w:sz="0" w:space="0" w:color="auto"/>
            <w:left w:val="none" w:sz="0" w:space="0" w:color="auto"/>
            <w:bottom w:val="none" w:sz="0" w:space="0" w:color="auto"/>
            <w:right w:val="none" w:sz="0" w:space="0" w:color="auto"/>
          </w:divBdr>
        </w:div>
        <w:div w:id="988899535">
          <w:marLeft w:val="640"/>
          <w:marRight w:val="0"/>
          <w:marTop w:val="0"/>
          <w:marBottom w:val="0"/>
          <w:divBdr>
            <w:top w:val="none" w:sz="0" w:space="0" w:color="auto"/>
            <w:left w:val="none" w:sz="0" w:space="0" w:color="auto"/>
            <w:bottom w:val="none" w:sz="0" w:space="0" w:color="auto"/>
            <w:right w:val="none" w:sz="0" w:space="0" w:color="auto"/>
          </w:divBdr>
        </w:div>
        <w:div w:id="1753314678">
          <w:marLeft w:val="640"/>
          <w:marRight w:val="0"/>
          <w:marTop w:val="0"/>
          <w:marBottom w:val="0"/>
          <w:divBdr>
            <w:top w:val="none" w:sz="0" w:space="0" w:color="auto"/>
            <w:left w:val="none" w:sz="0" w:space="0" w:color="auto"/>
            <w:bottom w:val="none" w:sz="0" w:space="0" w:color="auto"/>
            <w:right w:val="none" w:sz="0" w:space="0" w:color="auto"/>
          </w:divBdr>
        </w:div>
        <w:div w:id="1838688054">
          <w:marLeft w:val="640"/>
          <w:marRight w:val="0"/>
          <w:marTop w:val="0"/>
          <w:marBottom w:val="0"/>
          <w:divBdr>
            <w:top w:val="none" w:sz="0" w:space="0" w:color="auto"/>
            <w:left w:val="none" w:sz="0" w:space="0" w:color="auto"/>
            <w:bottom w:val="none" w:sz="0" w:space="0" w:color="auto"/>
            <w:right w:val="none" w:sz="0" w:space="0" w:color="auto"/>
          </w:divBdr>
        </w:div>
        <w:div w:id="1555851864">
          <w:marLeft w:val="640"/>
          <w:marRight w:val="0"/>
          <w:marTop w:val="0"/>
          <w:marBottom w:val="0"/>
          <w:divBdr>
            <w:top w:val="none" w:sz="0" w:space="0" w:color="auto"/>
            <w:left w:val="none" w:sz="0" w:space="0" w:color="auto"/>
            <w:bottom w:val="none" w:sz="0" w:space="0" w:color="auto"/>
            <w:right w:val="none" w:sz="0" w:space="0" w:color="auto"/>
          </w:divBdr>
        </w:div>
        <w:div w:id="1711370006">
          <w:marLeft w:val="640"/>
          <w:marRight w:val="0"/>
          <w:marTop w:val="0"/>
          <w:marBottom w:val="0"/>
          <w:divBdr>
            <w:top w:val="none" w:sz="0" w:space="0" w:color="auto"/>
            <w:left w:val="none" w:sz="0" w:space="0" w:color="auto"/>
            <w:bottom w:val="none" w:sz="0" w:space="0" w:color="auto"/>
            <w:right w:val="none" w:sz="0" w:space="0" w:color="auto"/>
          </w:divBdr>
        </w:div>
        <w:div w:id="1277442804">
          <w:marLeft w:val="640"/>
          <w:marRight w:val="0"/>
          <w:marTop w:val="0"/>
          <w:marBottom w:val="0"/>
          <w:divBdr>
            <w:top w:val="none" w:sz="0" w:space="0" w:color="auto"/>
            <w:left w:val="none" w:sz="0" w:space="0" w:color="auto"/>
            <w:bottom w:val="none" w:sz="0" w:space="0" w:color="auto"/>
            <w:right w:val="none" w:sz="0" w:space="0" w:color="auto"/>
          </w:divBdr>
        </w:div>
        <w:div w:id="1157266872">
          <w:marLeft w:val="640"/>
          <w:marRight w:val="0"/>
          <w:marTop w:val="0"/>
          <w:marBottom w:val="0"/>
          <w:divBdr>
            <w:top w:val="none" w:sz="0" w:space="0" w:color="auto"/>
            <w:left w:val="none" w:sz="0" w:space="0" w:color="auto"/>
            <w:bottom w:val="none" w:sz="0" w:space="0" w:color="auto"/>
            <w:right w:val="none" w:sz="0" w:space="0" w:color="auto"/>
          </w:divBdr>
        </w:div>
        <w:div w:id="862859805">
          <w:marLeft w:val="640"/>
          <w:marRight w:val="0"/>
          <w:marTop w:val="0"/>
          <w:marBottom w:val="0"/>
          <w:divBdr>
            <w:top w:val="none" w:sz="0" w:space="0" w:color="auto"/>
            <w:left w:val="none" w:sz="0" w:space="0" w:color="auto"/>
            <w:bottom w:val="none" w:sz="0" w:space="0" w:color="auto"/>
            <w:right w:val="none" w:sz="0" w:space="0" w:color="auto"/>
          </w:divBdr>
        </w:div>
        <w:div w:id="295378033">
          <w:marLeft w:val="640"/>
          <w:marRight w:val="0"/>
          <w:marTop w:val="0"/>
          <w:marBottom w:val="0"/>
          <w:divBdr>
            <w:top w:val="none" w:sz="0" w:space="0" w:color="auto"/>
            <w:left w:val="none" w:sz="0" w:space="0" w:color="auto"/>
            <w:bottom w:val="none" w:sz="0" w:space="0" w:color="auto"/>
            <w:right w:val="none" w:sz="0" w:space="0" w:color="auto"/>
          </w:divBdr>
        </w:div>
        <w:div w:id="1031225849">
          <w:marLeft w:val="640"/>
          <w:marRight w:val="0"/>
          <w:marTop w:val="0"/>
          <w:marBottom w:val="0"/>
          <w:divBdr>
            <w:top w:val="none" w:sz="0" w:space="0" w:color="auto"/>
            <w:left w:val="none" w:sz="0" w:space="0" w:color="auto"/>
            <w:bottom w:val="none" w:sz="0" w:space="0" w:color="auto"/>
            <w:right w:val="none" w:sz="0" w:space="0" w:color="auto"/>
          </w:divBdr>
        </w:div>
        <w:div w:id="243074411">
          <w:marLeft w:val="640"/>
          <w:marRight w:val="0"/>
          <w:marTop w:val="0"/>
          <w:marBottom w:val="0"/>
          <w:divBdr>
            <w:top w:val="none" w:sz="0" w:space="0" w:color="auto"/>
            <w:left w:val="none" w:sz="0" w:space="0" w:color="auto"/>
            <w:bottom w:val="none" w:sz="0" w:space="0" w:color="auto"/>
            <w:right w:val="none" w:sz="0" w:space="0" w:color="auto"/>
          </w:divBdr>
        </w:div>
        <w:div w:id="1714578988">
          <w:marLeft w:val="640"/>
          <w:marRight w:val="0"/>
          <w:marTop w:val="0"/>
          <w:marBottom w:val="0"/>
          <w:divBdr>
            <w:top w:val="none" w:sz="0" w:space="0" w:color="auto"/>
            <w:left w:val="none" w:sz="0" w:space="0" w:color="auto"/>
            <w:bottom w:val="none" w:sz="0" w:space="0" w:color="auto"/>
            <w:right w:val="none" w:sz="0" w:space="0" w:color="auto"/>
          </w:divBdr>
        </w:div>
        <w:div w:id="1192571149">
          <w:marLeft w:val="640"/>
          <w:marRight w:val="0"/>
          <w:marTop w:val="0"/>
          <w:marBottom w:val="0"/>
          <w:divBdr>
            <w:top w:val="none" w:sz="0" w:space="0" w:color="auto"/>
            <w:left w:val="none" w:sz="0" w:space="0" w:color="auto"/>
            <w:bottom w:val="none" w:sz="0" w:space="0" w:color="auto"/>
            <w:right w:val="none" w:sz="0" w:space="0" w:color="auto"/>
          </w:divBdr>
        </w:div>
        <w:div w:id="1661730991">
          <w:marLeft w:val="640"/>
          <w:marRight w:val="0"/>
          <w:marTop w:val="0"/>
          <w:marBottom w:val="0"/>
          <w:divBdr>
            <w:top w:val="none" w:sz="0" w:space="0" w:color="auto"/>
            <w:left w:val="none" w:sz="0" w:space="0" w:color="auto"/>
            <w:bottom w:val="none" w:sz="0" w:space="0" w:color="auto"/>
            <w:right w:val="none" w:sz="0" w:space="0" w:color="auto"/>
          </w:divBdr>
        </w:div>
        <w:div w:id="961422637">
          <w:marLeft w:val="640"/>
          <w:marRight w:val="0"/>
          <w:marTop w:val="0"/>
          <w:marBottom w:val="0"/>
          <w:divBdr>
            <w:top w:val="none" w:sz="0" w:space="0" w:color="auto"/>
            <w:left w:val="none" w:sz="0" w:space="0" w:color="auto"/>
            <w:bottom w:val="none" w:sz="0" w:space="0" w:color="auto"/>
            <w:right w:val="none" w:sz="0" w:space="0" w:color="auto"/>
          </w:divBdr>
        </w:div>
        <w:div w:id="1372992178">
          <w:marLeft w:val="640"/>
          <w:marRight w:val="0"/>
          <w:marTop w:val="0"/>
          <w:marBottom w:val="0"/>
          <w:divBdr>
            <w:top w:val="none" w:sz="0" w:space="0" w:color="auto"/>
            <w:left w:val="none" w:sz="0" w:space="0" w:color="auto"/>
            <w:bottom w:val="none" w:sz="0" w:space="0" w:color="auto"/>
            <w:right w:val="none" w:sz="0" w:space="0" w:color="auto"/>
          </w:divBdr>
        </w:div>
        <w:div w:id="1552186843">
          <w:marLeft w:val="640"/>
          <w:marRight w:val="0"/>
          <w:marTop w:val="0"/>
          <w:marBottom w:val="0"/>
          <w:divBdr>
            <w:top w:val="none" w:sz="0" w:space="0" w:color="auto"/>
            <w:left w:val="none" w:sz="0" w:space="0" w:color="auto"/>
            <w:bottom w:val="none" w:sz="0" w:space="0" w:color="auto"/>
            <w:right w:val="none" w:sz="0" w:space="0" w:color="auto"/>
          </w:divBdr>
        </w:div>
        <w:div w:id="1746141629">
          <w:marLeft w:val="640"/>
          <w:marRight w:val="0"/>
          <w:marTop w:val="0"/>
          <w:marBottom w:val="0"/>
          <w:divBdr>
            <w:top w:val="none" w:sz="0" w:space="0" w:color="auto"/>
            <w:left w:val="none" w:sz="0" w:space="0" w:color="auto"/>
            <w:bottom w:val="none" w:sz="0" w:space="0" w:color="auto"/>
            <w:right w:val="none" w:sz="0" w:space="0" w:color="auto"/>
          </w:divBdr>
        </w:div>
        <w:div w:id="895358302">
          <w:marLeft w:val="640"/>
          <w:marRight w:val="0"/>
          <w:marTop w:val="0"/>
          <w:marBottom w:val="0"/>
          <w:divBdr>
            <w:top w:val="none" w:sz="0" w:space="0" w:color="auto"/>
            <w:left w:val="none" w:sz="0" w:space="0" w:color="auto"/>
            <w:bottom w:val="none" w:sz="0" w:space="0" w:color="auto"/>
            <w:right w:val="none" w:sz="0" w:space="0" w:color="auto"/>
          </w:divBdr>
        </w:div>
        <w:div w:id="1214345979">
          <w:marLeft w:val="640"/>
          <w:marRight w:val="0"/>
          <w:marTop w:val="0"/>
          <w:marBottom w:val="0"/>
          <w:divBdr>
            <w:top w:val="none" w:sz="0" w:space="0" w:color="auto"/>
            <w:left w:val="none" w:sz="0" w:space="0" w:color="auto"/>
            <w:bottom w:val="none" w:sz="0" w:space="0" w:color="auto"/>
            <w:right w:val="none" w:sz="0" w:space="0" w:color="auto"/>
          </w:divBdr>
        </w:div>
        <w:div w:id="750856886">
          <w:marLeft w:val="640"/>
          <w:marRight w:val="0"/>
          <w:marTop w:val="0"/>
          <w:marBottom w:val="0"/>
          <w:divBdr>
            <w:top w:val="none" w:sz="0" w:space="0" w:color="auto"/>
            <w:left w:val="none" w:sz="0" w:space="0" w:color="auto"/>
            <w:bottom w:val="none" w:sz="0" w:space="0" w:color="auto"/>
            <w:right w:val="none" w:sz="0" w:space="0" w:color="auto"/>
          </w:divBdr>
        </w:div>
        <w:div w:id="415323741">
          <w:marLeft w:val="640"/>
          <w:marRight w:val="0"/>
          <w:marTop w:val="0"/>
          <w:marBottom w:val="0"/>
          <w:divBdr>
            <w:top w:val="none" w:sz="0" w:space="0" w:color="auto"/>
            <w:left w:val="none" w:sz="0" w:space="0" w:color="auto"/>
            <w:bottom w:val="none" w:sz="0" w:space="0" w:color="auto"/>
            <w:right w:val="none" w:sz="0" w:space="0" w:color="auto"/>
          </w:divBdr>
        </w:div>
        <w:div w:id="1349135774">
          <w:marLeft w:val="640"/>
          <w:marRight w:val="0"/>
          <w:marTop w:val="0"/>
          <w:marBottom w:val="0"/>
          <w:divBdr>
            <w:top w:val="none" w:sz="0" w:space="0" w:color="auto"/>
            <w:left w:val="none" w:sz="0" w:space="0" w:color="auto"/>
            <w:bottom w:val="none" w:sz="0" w:space="0" w:color="auto"/>
            <w:right w:val="none" w:sz="0" w:space="0" w:color="auto"/>
          </w:divBdr>
        </w:div>
        <w:div w:id="313149053">
          <w:marLeft w:val="640"/>
          <w:marRight w:val="0"/>
          <w:marTop w:val="0"/>
          <w:marBottom w:val="0"/>
          <w:divBdr>
            <w:top w:val="none" w:sz="0" w:space="0" w:color="auto"/>
            <w:left w:val="none" w:sz="0" w:space="0" w:color="auto"/>
            <w:bottom w:val="none" w:sz="0" w:space="0" w:color="auto"/>
            <w:right w:val="none" w:sz="0" w:space="0" w:color="auto"/>
          </w:divBdr>
        </w:div>
        <w:div w:id="1370493559">
          <w:marLeft w:val="640"/>
          <w:marRight w:val="0"/>
          <w:marTop w:val="0"/>
          <w:marBottom w:val="0"/>
          <w:divBdr>
            <w:top w:val="none" w:sz="0" w:space="0" w:color="auto"/>
            <w:left w:val="none" w:sz="0" w:space="0" w:color="auto"/>
            <w:bottom w:val="none" w:sz="0" w:space="0" w:color="auto"/>
            <w:right w:val="none" w:sz="0" w:space="0" w:color="auto"/>
          </w:divBdr>
        </w:div>
        <w:div w:id="1959221693">
          <w:marLeft w:val="640"/>
          <w:marRight w:val="0"/>
          <w:marTop w:val="0"/>
          <w:marBottom w:val="0"/>
          <w:divBdr>
            <w:top w:val="none" w:sz="0" w:space="0" w:color="auto"/>
            <w:left w:val="none" w:sz="0" w:space="0" w:color="auto"/>
            <w:bottom w:val="none" w:sz="0" w:space="0" w:color="auto"/>
            <w:right w:val="none" w:sz="0" w:space="0" w:color="auto"/>
          </w:divBdr>
        </w:div>
        <w:div w:id="1381828156">
          <w:marLeft w:val="640"/>
          <w:marRight w:val="0"/>
          <w:marTop w:val="0"/>
          <w:marBottom w:val="0"/>
          <w:divBdr>
            <w:top w:val="none" w:sz="0" w:space="0" w:color="auto"/>
            <w:left w:val="none" w:sz="0" w:space="0" w:color="auto"/>
            <w:bottom w:val="none" w:sz="0" w:space="0" w:color="auto"/>
            <w:right w:val="none" w:sz="0" w:space="0" w:color="auto"/>
          </w:divBdr>
        </w:div>
        <w:div w:id="594749061">
          <w:marLeft w:val="640"/>
          <w:marRight w:val="0"/>
          <w:marTop w:val="0"/>
          <w:marBottom w:val="0"/>
          <w:divBdr>
            <w:top w:val="none" w:sz="0" w:space="0" w:color="auto"/>
            <w:left w:val="none" w:sz="0" w:space="0" w:color="auto"/>
            <w:bottom w:val="none" w:sz="0" w:space="0" w:color="auto"/>
            <w:right w:val="none" w:sz="0" w:space="0" w:color="auto"/>
          </w:divBdr>
        </w:div>
        <w:div w:id="1447457802">
          <w:marLeft w:val="640"/>
          <w:marRight w:val="0"/>
          <w:marTop w:val="0"/>
          <w:marBottom w:val="0"/>
          <w:divBdr>
            <w:top w:val="none" w:sz="0" w:space="0" w:color="auto"/>
            <w:left w:val="none" w:sz="0" w:space="0" w:color="auto"/>
            <w:bottom w:val="none" w:sz="0" w:space="0" w:color="auto"/>
            <w:right w:val="none" w:sz="0" w:space="0" w:color="auto"/>
          </w:divBdr>
        </w:div>
        <w:div w:id="1573931114">
          <w:marLeft w:val="640"/>
          <w:marRight w:val="0"/>
          <w:marTop w:val="0"/>
          <w:marBottom w:val="0"/>
          <w:divBdr>
            <w:top w:val="none" w:sz="0" w:space="0" w:color="auto"/>
            <w:left w:val="none" w:sz="0" w:space="0" w:color="auto"/>
            <w:bottom w:val="none" w:sz="0" w:space="0" w:color="auto"/>
            <w:right w:val="none" w:sz="0" w:space="0" w:color="auto"/>
          </w:divBdr>
        </w:div>
        <w:div w:id="373316259">
          <w:marLeft w:val="640"/>
          <w:marRight w:val="0"/>
          <w:marTop w:val="0"/>
          <w:marBottom w:val="0"/>
          <w:divBdr>
            <w:top w:val="none" w:sz="0" w:space="0" w:color="auto"/>
            <w:left w:val="none" w:sz="0" w:space="0" w:color="auto"/>
            <w:bottom w:val="none" w:sz="0" w:space="0" w:color="auto"/>
            <w:right w:val="none" w:sz="0" w:space="0" w:color="auto"/>
          </w:divBdr>
        </w:div>
        <w:div w:id="983192724">
          <w:marLeft w:val="640"/>
          <w:marRight w:val="0"/>
          <w:marTop w:val="0"/>
          <w:marBottom w:val="0"/>
          <w:divBdr>
            <w:top w:val="none" w:sz="0" w:space="0" w:color="auto"/>
            <w:left w:val="none" w:sz="0" w:space="0" w:color="auto"/>
            <w:bottom w:val="none" w:sz="0" w:space="0" w:color="auto"/>
            <w:right w:val="none" w:sz="0" w:space="0" w:color="auto"/>
          </w:divBdr>
        </w:div>
        <w:div w:id="1398936650">
          <w:marLeft w:val="640"/>
          <w:marRight w:val="0"/>
          <w:marTop w:val="0"/>
          <w:marBottom w:val="0"/>
          <w:divBdr>
            <w:top w:val="none" w:sz="0" w:space="0" w:color="auto"/>
            <w:left w:val="none" w:sz="0" w:space="0" w:color="auto"/>
            <w:bottom w:val="none" w:sz="0" w:space="0" w:color="auto"/>
            <w:right w:val="none" w:sz="0" w:space="0" w:color="auto"/>
          </w:divBdr>
        </w:div>
        <w:div w:id="1516114261">
          <w:marLeft w:val="640"/>
          <w:marRight w:val="0"/>
          <w:marTop w:val="0"/>
          <w:marBottom w:val="0"/>
          <w:divBdr>
            <w:top w:val="none" w:sz="0" w:space="0" w:color="auto"/>
            <w:left w:val="none" w:sz="0" w:space="0" w:color="auto"/>
            <w:bottom w:val="none" w:sz="0" w:space="0" w:color="auto"/>
            <w:right w:val="none" w:sz="0" w:space="0" w:color="auto"/>
          </w:divBdr>
        </w:div>
        <w:div w:id="1754740983">
          <w:marLeft w:val="640"/>
          <w:marRight w:val="0"/>
          <w:marTop w:val="0"/>
          <w:marBottom w:val="0"/>
          <w:divBdr>
            <w:top w:val="none" w:sz="0" w:space="0" w:color="auto"/>
            <w:left w:val="none" w:sz="0" w:space="0" w:color="auto"/>
            <w:bottom w:val="none" w:sz="0" w:space="0" w:color="auto"/>
            <w:right w:val="none" w:sz="0" w:space="0" w:color="auto"/>
          </w:divBdr>
        </w:div>
        <w:div w:id="1636720105">
          <w:marLeft w:val="640"/>
          <w:marRight w:val="0"/>
          <w:marTop w:val="0"/>
          <w:marBottom w:val="0"/>
          <w:divBdr>
            <w:top w:val="none" w:sz="0" w:space="0" w:color="auto"/>
            <w:left w:val="none" w:sz="0" w:space="0" w:color="auto"/>
            <w:bottom w:val="none" w:sz="0" w:space="0" w:color="auto"/>
            <w:right w:val="none" w:sz="0" w:space="0" w:color="auto"/>
          </w:divBdr>
        </w:div>
        <w:div w:id="1155954182">
          <w:marLeft w:val="640"/>
          <w:marRight w:val="0"/>
          <w:marTop w:val="0"/>
          <w:marBottom w:val="0"/>
          <w:divBdr>
            <w:top w:val="none" w:sz="0" w:space="0" w:color="auto"/>
            <w:left w:val="none" w:sz="0" w:space="0" w:color="auto"/>
            <w:bottom w:val="none" w:sz="0" w:space="0" w:color="auto"/>
            <w:right w:val="none" w:sz="0" w:space="0" w:color="auto"/>
          </w:divBdr>
        </w:div>
        <w:div w:id="29847254">
          <w:marLeft w:val="640"/>
          <w:marRight w:val="0"/>
          <w:marTop w:val="0"/>
          <w:marBottom w:val="0"/>
          <w:divBdr>
            <w:top w:val="none" w:sz="0" w:space="0" w:color="auto"/>
            <w:left w:val="none" w:sz="0" w:space="0" w:color="auto"/>
            <w:bottom w:val="none" w:sz="0" w:space="0" w:color="auto"/>
            <w:right w:val="none" w:sz="0" w:space="0" w:color="auto"/>
          </w:divBdr>
        </w:div>
        <w:div w:id="997804273">
          <w:marLeft w:val="640"/>
          <w:marRight w:val="0"/>
          <w:marTop w:val="0"/>
          <w:marBottom w:val="0"/>
          <w:divBdr>
            <w:top w:val="none" w:sz="0" w:space="0" w:color="auto"/>
            <w:left w:val="none" w:sz="0" w:space="0" w:color="auto"/>
            <w:bottom w:val="none" w:sz="0" w:space="0" w:color="auto"/>
            <w:right w:val="none" w:sz="0" w:space="0" w:color="auto"/>
          </w:divBdr>
        </w:div>
        <w:div w:id="1419792630">
          <w:marLeft w:val="640"/>
          <w:marRight w:val="0"/>
          <w:marTop w:val="0"/>
          <w:marBottom w:val="0"/>
          <w:divBdr>
            <w:top w:val="none" w:sz="0" w:space="0" w:color="auto"/>
            <w:left w:val="none" w:sz="0" w:space="0" w:color="auto"/>
            <w:bottom w:val="none" w:sz="0" w:space="0" w:color="auto"/>
            <w:right w:val="none" w:sz="0" w:space="0" w:color="auto"/>
          </w:divBdr>
        </w:div>
        <w:div w:id="385567264">
          <w:marLeft w:val="640"/>
          <w:marRight w:val="0"/>
          <w:marTop w:val="0"/>
          <w:marBottom w:val="0"/>
          <w:divBdr>
            <w:top w:val="none" w:sz="0" w:space="0" w:color="auto"/>
            <w:left w:val="none" w:sz="0" w:space="0" w:color="auto"/>
            <w:bottom w:val="none" w:sz="0" w:space="0" w:color="auto"/>
            <w:right w:val="none" w:sz="0" w:space="0" w:color="auto"/>
          </w:divBdr>
        </w:div>
        <w:div w:id="1433167267">
          <w:marLeft w:val="640"/>
          <w:marRight w:val="0"/>
          <w:marTop w:val="0"/>
          <w:marBottom w:val="0"/>
          <w:divBdr>
            <w:top w:val="none" w:sz="0" w:space="0" w:color="auto"/>
            <w:left w:val="none" w:sz="0" w:space="0" w:color="auto"/>
            <w:bottom w:val="none" w:sz="0" w:space="0" w:color="auto"/>
            <w:right w:val="none" w:sz="0" w:space="0" w:color="auto"/>
          </w:divBdr>
        </w:div>
        <w:div w:id="922029745">
          <w:marLeft w:val="640"/>
          <w:marRight w:val="0"/>
          <w:marTop w:val="0"/>
          <w:marBottom w:val="0"/>
          <w:divBdr>
            <w:top w:val="none" w:sz="0" w:space="0" w:color="auto"/>
            <w:left w:val="none" w:sz="0" w:space="0" w:color="auto"/>
            <w:bottom w:val="none" w:sz="0" w:space="0" w:color="auto"/>
            <w:right w:val="none" w:sz="0" w:space="0" w:color="auto"/>
          </w:divBdr>
        </w:div>
        <w:div w:id="878930117">
          <w:marLeft w:val="640"/>
          <w:marRight w:val="0"/>
          <w:marTop w:val="0"/>
          <w:marBottom w:val="0"/>
          <w:divBdr>
            <w:top w:val="none" w:sz="0" w:space="0" w:color="auto"/>
            <w:left w:val="none" w:sz="0" w:space="0" w:color="auto"/>
            <w:bottom w:val="none" w:sz="0" w:space="0" w:color="auto"/>
            <w:right w:val="none" w:sz="0" w:space="0" w:color="auto"/>
          </w:divBdr>
        </w:div>
        <w:div w:id="1838498537">
          <w:marLeft w:val="640"/>
          <w:marRight w:val="0"/>
          <w:marTop w:val="0"/>
          <w:marBottom w:val="0"/>
          <w:divBdr>
            <w:top w:val="none" w:sz="0" w:space="0" w:color="auto"/>
            <w:left w:val="none" w:sz="0" w:space="0" w:color="auto"/>
            <w:bottom w:val="none" w:sz="0" w:space="0" w:color="auto"/>
            <w:right w:val="none" w:sz="0" w:space="0" w:color="auto"/>
          </w:divBdr>
        </w:div>
        <w:div w:id="223612283">
          <w:marLeft w:val="640"/>
          <w:marRight w:val="0"/>
          <w:marTop w:val="0"/>
          <w:marBottom w:val="0"/>
          <w:divBdr>
            <w:top w:val="none" w:sz="0" w:space="0" w:color="auto"/>
            <w:left w:val="none" w:sz="0" w:space="0" w:color="auto"/>
            <w:bottom w:val="none" w:sz="0" w:space="0" w:color="auto"/>
            <w:right w:val="none" w:sz="0" w:space="0" w:color="auto"/>
          </w:divBdr>
        </w:div>
        <w:div w:id="1163621003">
          <w:marLeft w:val="640"/>
          <w:marRight w:val="0"/>
          <w:marTop w:val="0"/>
          <w:marBottom w:val="0"/>
          <w:divBdr>
            <w:top w:val="none" w:sz="0" w:space="0" w:color="auto"/>
            <w:left w:val="none" w:sz="0" w:space="0" w:color="auto"/>
            <w:bottom w:val="none" w:sz="0" w:space="0" w:color="auto"/>
            <w:right w:val="none" w:sz="0" w:space="0" w:color="auto"/>
          </w:divBdr>
        </w:div>
        <w:div w:id="1744140771">
          <w:marLeft w:val="640"/>
          <w:marRight w:val="0"/>
          <w:marTop w:val="0"/>
          <w:marBottom w:val="0"/>
          <w:divBdr>
            <w:top w:val="none" w:sz="0" w:space="0" w:color="auto"/>
            <w:left w:val="none" w:sz="0" w:space="0" w:color="auto"/>
            <w:bottom w:val="none" w:sz="0" w:space="0" w:color="auto"/>
            <w:right w:val="none" w:sz="0" w:space="0" w:color="auto"/>
          </w:divBdr>
        </w:div>
        <w:div w:id="942343336">
          <w:marLeft w:val="640"/>
          <w:marRight w:val="0"/>
          <w:marTop w:val="0"/>
          <w:marBottom w:val="0"/>
          <w:divBdr>
            <w:top w:val="none" w:sz="0" w:space="0" w:color="auto"/>
            <w:left w:val="none" w:sz="0" w:space="0" w:color="auto"/>
            <w:bottom w:val="none" w:sz="0" w:space="0" w:color="auto"/>
            <w:right w:val="none" w:sz="0" w:space="0" w:color="auto"/>
          </w:divBdr>
        </w:div>
        <w:div w:id="615213737">
          <w:marLeft w:val="640"/>
          <w:marRight w:val="0"/>
          <w:marTop w:val="0"/>
          <w:marBottom w:val="0"/>
          <w:divBdr>
            <w:top w:val="none" w:sz="0" w:space="0" w:color="auto"/>
            <w:left w:val="none" w:sz="0" w:space="0" w:color="auto"/>
            <w:bottom w:val="none" w:sz="0" w:space="0" w:color="auto"/>
            <w:right w:val="none" w:sz="0" w:space="0" w:color="auto"/>
          </w:divBdr>
        </w:div>
        <w:div w:id="1961766857">
          <w:marLeft w:val="640"/>
          <w:marRight w:val="0"/>
          <w:marTop w:val="0"/>
          <w:marBottom w:val="0"/>
          <w:divBdr>
            <w:top w:val="none" w:sz="0" w:space="0" w:color="auto"/>
            <w:left w:val="none" w:sz="0" w:space="0" w:color="auto"/>
            <w:bottom w:val="none" w:sz="0" w:space="0" w:color="auto"/>
            <w:right w:val="none" w:sz="0" w:space="0" w:color="auto"/>
          </w:divBdr>
        </w:div>
        <w:div w:id="1218052975">
          <w:marLeft w:val="640"/>
          <w:marRight w:val="0"/>
          <w:marTop w:val="0"/>
          <w:marBottom w:val="0"/>
          <w:divBdr>
            <w:top w:val="none" w:sz="0" w:space="0" w:color="auto"/>
            <w:left w:val="none" w:sz="0" w:space="0" w:color="auto"/>
            <w:bottom w:val="none" w:sz="0" w:space="0" w:color="auto"/>
            <w:right w:val="none" w:sz="0" w:space="0" w:color="auto"/>
          </w:divBdr>
        </w:div>
        <w:div w:id="1191726912">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2274949">
      <w:bodyDiv w:val="1"/>
      <w:marLeft w:val="0"/>
      <w:marRight w:val="0"/>
      <w:marTop w:val="0"/>
      <w:marBottom w:val="0"/>
      <w:divBdr>
        <w:top w:val="none" w:sz="0" w:space="0" w:color="auto"/>
        <w:left w:val="none" w:sz="0" w:space="0" w:color="auto"/>
        <w:bottom w:val="none" w:sz="0" w:space="0" w:color="auto"/>
        <w:right w:val="none" w:sz="0" w:space="0" w:color="auto"/>
      </w:divBdr>
      <w:divsChild>
        <w:div w:id="657152562">
          <w:marLeft w:val="640"/>
          <w:marRight w:val="0"/>
          <w:marTop w:val="0"/>
          <w:marBottom w:val="0"/>
          <w:divBdr>
            <w:top w:val="none" w:sz="0" w:space="0" w:color="auto"/>
            <w:left w:val="none" w:sz="0" w:space="0" w:color="auto"/>
            <w:bottom w:val="none" w:sz="0" w:space="0" w:color="auto"/>
            <w:right w:val="none" w:sz="0" w:space="0" w:color="auto"/>
          </w:divBdr>
        </w:div>
        <w:div w:id="1082996136">
          <w:marLeft w:val="640"/>
          <w:marRight w:val="0"/>
          <w:marTop w:val="0"/>
          <w:marBottom w:val="0"/>
          <w:divBdr>
            <w:top w:val="none" w:sz="0" w:space="0" w:color="auto"/>
            <w:left w:val="none" w:sz="0" w:space="0" w:color="auto"/>
            <w:bottom w:val="none" w:sz="0" w:space="0" w:color="auto"/>
            <w:right w:val="none" w:sz="0" w:space="0" w:color="auto"/>
          </w:divBdr>
        </w:div>
        <w:div w:id="392658018">
          <w:marLeft w:val="640"/>
          <w:marRight w:val="0"/>
          <w:marTop w:val="0"/>
          <w:marBottom w:val="0"/>
          <w:divBdr>
            <w:top w:val="none" w:sz="0" w:space="0" w:color="auto"/>
            <w:left w:val="none" w:sz="0" w:space="0" w:color="auto"/>
            <w:bottom w:val="none" w:sz="0" w:space="0" w:color="auto"/>
            <w:right w:val="none" w:sz="0" w:space="0" w:color="auto"/>
          </w:divBdr>
        </w:div>
        <w:div w:id="1587685165">
          <w:marLeft w:val="640"/>
          <w:marRight w:val="0"/>
          <w:marTop w:val="0"/>
          <w:marBottom w:val="0"/>
          <w:divBdr>
            <w:top w:val="none" w:sz="0" w:space="0" w:color="auto"/>
            <w:left w:val="none" w:sz="0" w:space="0" w:color="auto"/>
            <w:bottom w:val="none" w:sz="0" w:space="0" w:color="auto"/>
            <w:right w:val="none" w:sz="0" w:space="0" w:color="auto"/>
          </w:divBdr>
        </w:div>
        <w:div w:id="2139104935">
          <w:marLeft w:val="640"/>
          <w:marRight w:val="0"/>
          <w:marTop w:val="0"/>
          <w:marBottom w:val="0"/>
          <w:divBdr>
            <w:top w:val="none" w:sz="0" w:space="0" w:color="auto"/>
            <w:left w:val="none" w:sz="0" w:space="0" w:color="auto"/>
            <w:bottom w:val="none" w:sz="0" w:space="0" w:color="auto"/>
            <w:right w:val="none" w:sz="0" w:space="0" w:color="auto"/>
          </w:divBdr>
        </w:div>
        <w:div w:id="1888377449">
          <w:marLeft w:val="640"/>
          <w:marRight w:val="0"/>
          <w:marTop w:val="0"/>
          <w:marBottom w:val="0"/>
          <w:divBdr>
            <w:top w:val="none" w:sz="0" w:space="0" w:color="auto"/>
            <w:left w:val="none" w:sz="0" w:space="0" w:color="auto"/>
            <w:bottom w:val="none" w:sz="0" w:space="0" w:color="auto"/>
            <w:right w:val="none" w:sz="0" w:space="0" w:color="auto"/>
          </w:divBdr>
        </w:div>
        <w:div w:id="328484396">
          <w:marLeft w:val="640"/>
          <w:marRight w:val="0"/>
          <w:marTop w:val="0"/>
          <w:marBottom w:val="0"/>
          <w:divBdr>
            <w:top w:val="none" w:sz="0" w:space="0" w:color="auto"/>
            <w:left w:val="none" w:sz="0" w:space="0" w:color="auto"/>
            <w:bottom w:val="none" w:sz="0" w:space="0" w:color="auto"/>
            <w:right w:val="none" w:sz="0" w:space="0" w:color="auto"/>
          </w:divBdr>
        </w:div>
        <w:div w:id="497306509">
          <w:marLeft w:val="640"/>
          <w:marRight w:val="0"/>
          <w:marTop w:val="0"/>
          <w:marBottom w:val="0"/>
          <w:divBdr>
            <w:top w:val="none" w:sz="0" w:space="0" w:color="auto"/>
            <w:left w:val="none" w:sz="0" w:space="0" w:color="auto"/>
            <w:bottom w:val="none" w:sz="0" w:space="0" w:color="auto"/>
            <w:right w:val="none" w:sz="0" w:space="0" w:color="auto"/>
          </w:divBdr>
        </w:div>
        <w:div w:id="150103429">
          <w:marLeft w:val="640"/>
          <w:marRight w:val="0"/>
          <w:marTop w:val="0"/>
          <w:marBottom w:val="0"/>
          <w:divBdr>
            <w:top w:val="none" w:sz="0" w:space="0" w:color="auto"/>
            <w:left w:val="none" w:sz="0" w:space="0" w:color="auto"/>
            <w:bottom w:val="none" w:sz="0" w:space="0" w:color="auto"/>
            <w:right w:val="none" w:sz="0" w:space="0" w:color="auto"/>
          </w:divBdr>
        </w:div>
        <w:div w:id="1464805278">
          <w:marLeft w:val="640"/>
          <w:marRight w:val="0"/>
          <w:marTop w:val="0"/>
          <w:marBottom w:val="0"/>
          <w:divBdr>
            <w:top w:val="none" w:sz="0" w:space="0" w:color="auto"/>
            <w:left w:val="none" w:sz="0" w:space="0" w:color="auto"/>
            <w:bottom w:val="none" w:sz="0" w:space="0" w:color="auto"/>
            <w:right w:val="none" w:sz="0" w:space="0" w:color="auto"/>
          </w:divBdr>
        </w:div>
        <w:div w:id="1779062480">
          <w:marLeft w:val="640"/>
          <w:marRight w:val="0"/>
          <w:marTop w:val="0"/>
          <w:marBottom w:val="0"/>
          <w:divBdr>
            <w:top w:val="none" w:sz="0" w:space="0" w:color="auto"/>
            <w:left w:val="none" w:sz="0" w:space="0" w:color="auto"/>
            <w:bottom w:val="none" w:sz="0" w:space="0" w:color="auto"/>
            <w:right w:val="none" w:sz="0" w:space="0" w:color="auto"/>
          </w:divBdr>
        </w:div>
        <w:div w:id="26107859">
          <w:marLeft w:val="640"/>
          <w:marRight w:val="0"/>
          <w:marTop w:val="0"/>
          <w:marBottom w:val="0"/>
          <w:divBdr>
            <w:top w:val="none" w:sz="0" w:space="0" w:color="auto"/>
            <w:left w:val="none" w:sz="0" w:space="0" w:color="auto"/>
            <w:bottom w:val="none" w:sz="0" w:space="0" w:color="auto"/>
            <w:right w:val="none" w:sz="0" w:space="0" w:color="auto"/>
          </w:divBdr>
        </w:div>
        <w:div w:id="1255897781">
          <w:marLeft w:val="640"/>
          <w:marRight w:val="0"/>
          <w:marTop w:val="0"/>
          <w:marBottom w:val="0"/>
          <w:divBdr>
            <w:top w:val="none" w:sz="0" w:space="0" w:color="auto"/>
            <w:left w:val="none" w:sz="0" w:space="0" w:color="auto"/>
            <w:bottom w:val="none" w:sz="0" w:space="0" w:color="auto"/>
            <w:right w:val="none" w:sz="0" w:space="0" w:color="auto"/>
          </w:divBdr>
        </w:div>
        <w:div w:id="789209085">
          <w:marLeft w:val="640"/>
          <w:marRight w:val="0"/>
          <w:marTop w:val="0"/>
          <w:marBottom w:val="0"/>
          <w:divBdr>
            <w:top w:val="none" w:sz="0" w:space="0" w:color="auto"/>
            <w:left w:val="none" w:sz="0" w:space="0" w:color="auto"/>
            <w:bottom w:val="none" w:sz="0" w:space="0" w:color="auto"/>
            <w:right w:val="none" w:sz="0" w:space="0" w:color="auto"/>
          </w:divBdr>
        </w:div>
        <w:div w:id="360211270">
          <w:marLeft w:val="640"/>
          <w:marRight w:val="0"/>
          <w:marTop w:val="0"/>
          <w:marBottom w:val="0"/>
          <w:divBdr>
            <w:top w:val="none" w:sz="0" w:space="0" w:color="auto"/>
            <w:left w:val="none" w:sz="0" w:space="0" w:color="auto"/>
            <w:bottom w:val="none" w:sz="0" w:space="0" w:color="auto"/>
            <w:right w:val="none" w:sz="0" w:space="0" w:color="auto"/>
          </w:divBdr>
        </w:div>
        <w:div w:id="441922242">
          <w:marLeft w:val="640"/>
          <w:marRight w:val="0"/>
          <w:marTop w:val="0"/>
          <w:marBottom w:val="0"/>
          <w:divBdr>
            <w:top w:val="none" w:sz="0" w:space="0" w:color="auto"/>
            <w:left w:val="none" w:sz="0" w:space="0" w:color="auto"/>
            <w:bottom w:val="none" w:sz="0" w:space="0" w:color="auto"/>
            <w:right w:val="none" w:sz="0" w:space="0" w:color="auto"/>
          </w:divBdr>
        </w:div>
        <w:div w:id="1440486819">
          <w:marLeft w:val="640"/>
          <w:marRight w:val="0"/>
          <w:marTop w:val="0"/>
          <w:marBottom w:val="0"/>
          <w:divBdr>
            <w:top w:val="none" w:sz="0" w:space="0" w:color="auto"/>
            <w:left w:val="none" w:sz="0" w:space="0" w:color="auto"/>
            <w:bottom w:val="none" w:sz="0" w:space="0" w:color="auto"/>
            <w:right w:val="none" w:sz="0" w:space="0" w:color="auto"/>
          </w:divBdr>
        </w:div>
        <w:div w:id="514199522">
          <w:marLeft w:val="640"/>
          <w:marRight w:val="0"/>
          <w:marTop w:val="0"/>
          <w:marBottom w:val="0"/>
          <w:divBdr>
            <w:top w:val="none" w:sz="0" w:space="0" w:color="auto"/>
            <w:left w:val="none" w:sz="0" w:space="0" w:color="auto"/>
            <w:bottom w:val="none" w:sz="0" w:space="0" w:color="auto"/>
            <w:right w:val="none" w:sz="0" w:space="0" w:color="auto"/>
          </w:divBdr>
        </w:div>
        <w:div w:id="1267349537">
          <w:marLeft w:val="640"/>
          <w:marRight w:val="0"/>
          <w:marTop w:val="0"/>
          <w:marBottom w:val="0"/>
          <w:divBdr>
            <w:top w:val="none" w:sz="0" w:space="0" w:color="auto"/>
            <w:left w:val="none" w:sz="0" w:space="0" w:color="auto"/>
            <w:bottom w:val="none" w:sz="0" w:space="0" w:color="auto"/>
            <w:right w:val="none" w:sz="0" w:space="0" w:color="auto"/>
          </w:divBdr>
        </w:div>
        <w:div w:id="1640840276">
          <w:marLeft w:val="640"/>
          <w:marRight w:val="0"/>
          <w:marTop w:val="0"/>
          <w:marBottom w:val="0"/>
          <w:divBdr>
            <w:top w:val="none" w:sz="0" w:space="0" w:color="auto"/>
            <w:left w:val="none" w:sz="0" w:space="0" w:color="auto"/>
            <w:bottom w:val="none" w:sz="0" w:space="0" w:color="auto"/>
            <w:right w:val="none" w:sz="0" w:space="0" w:color="auto"/>
          </w:divBdr>
        </w:div>
        <w:div w:id="195433465">
          <w:marLeft w:val="640"/>
          <w:marRight w:val="0"/>
          <w:marTop w:val="0"/>
          <w:marBottom w:val="0"/>
          <w:divBdr>
            <w:top w:val="none" w:sz="0" w:space="0" w:color="auto"/>
            <w:left w:val="none" w:sz="0" w:space="0" w:color="auto"/>
            <w:bottom w:val="none" w:sz="0" w:space="0" w:color="auto"/>
            <w:right w:val="none" w:sz="0" w:space="0" w:color="auto"/>
          </w:divBdr>
        </w:div>
        <w:div w:id="1301963206">
          <w:marLeft w:val="640"/>
          <w:marRight w:val="0"/>
          <w:marTop w:val="0"/>
          <w:marBottom w:val="0"/>
          <w:divBdr>
            <w:top w:val="none" w:sz="0" w:space="0" w:color="auto"/>
            <w:left w:val="none" w:sz="0" w:space="0" w:color="auto"/>
            <w:bottom w:val="none" w:sz="0" w:space="0" w:color="auto"/>
            <w:right w:val="none" w:sz="0" w:space="0" w:color="auto"/>
          </w:divBdr>
        </w:div>
        <w:div w:id="220289380">
          <w:marLeft w:val="640"/>
          <w:marRight w:val="0"/>
          <w:marTop w:val="0"/>
          <w:marBottom w:val="0"/>
          <w:divBdr>
            <w:top w:val="none" w:sz="0" w:space="0" w:color="auto"/>
            <w:left w:val="none" w:sz="0" w:space="0" w:color="auto"/>
            <w:bottom w:val="none" w:sz="0" w:space="0" w:color="auto"/>
            <w:right w:val="none" w:sz="0" w:space="0" w:color="auto"/>
          </w:divBdr>
        </w:div>
        <w:div w:id="48070070">
          <w:marLeft w:val="640"/>
          <w:marRight w:val="0"/>
          <w:marTop w:val="0"/>
          <w:marBottom w:val="0"/>
          <w:divBdr>
            <w:top w:val="none" w:sz="0" w:space="0" w:color="auto"/>
            <w:left w:val="none" w:sz="0" w:space="0" w:color="auto"/>
            <w:bottom w:val="none" w:sz="0" w:space="0" w:color="auto"/>
            <w:right w:val="none" w:sz="0" w:space="0" w:color="auto"/>
          </w:divBdr>
        </w:div>
        <w:div w:id="1367871814">
          <w:marLeft w:val="640"/>
          <w:marRight w:val="0"/>
          <w:marTop w:val="0"/>
          <w:marBottom w:val="0"/>
          <w:divBdr>
            <w:top w:val="none" w:sz="0" w:space="0" w:color="auto"/>
            <w:left w:val="none" w:sz="0" w:space="0" w:color="auto"/>
            <w:bottom w:val="none" w:sz="0" w:space="0" w:color="auto"/>
            <w:right w:val="none" w:sz="0" w:space="0" w:color="auto"/>
          </w:divBdr>
        </w:div>
        <w:div w:id="1188519222">
          <w:marLeft w:val="640"/>
          <w:marRight w:val="0"/>
          <w:marTop w:val="0"/>
          <w:marBottom w:val="0"/>
          <w:divBdr>
            <w:top w:val="none" w:sz="0" w:space="0" w:color="auto"/>
            <w:left w:val="none" w:sz="0" w:space="0" w:color="auto"/>
            <w:bottom w:val="none" w:sz="0" w:space="0" w:color="auto"/>
            <w:right w:val="none" w:sz="0" w:space="0" w:color="auto"/>
          </w:divBdr>
        </w:div>
        <w:div w:id="300113988">
          <w:marLeft w:val="640"/>
          <w:marRight w:val="0"/>
          <w:marTop w:val="0"/>
          <w:marBottom w:val="0"/>
          <w:divBdr>
            <w:top w:val="none" w:sz="0" w:space="0" w:color="auto"/>
            <w:left w:val="none" w:sz="0" w:space="0" w:color="auto"/>
            <w:bottom w:val="none" w:sz="0" w:space="0" w:color="auto"/>
            <w:right w:val="none" w:sz="0" w:space="0" w:color="auto"/>
          </w:divBdr>
        </w:div>
        <w:div w:id="661932963">
          <w:marLeft w:val="640"/>
          <w:marRight w:val="0"/>
          <w:marTop w:val="0"/>
          <w:marBottom w:val="0"/>
          <w:divBdr>
            <w:top w:val="none" w:sz="0" w:space="0" w:color="auto"/>
            <w:left w:val="none" w:sz="0" w:space="0" w:color="auto"/>
            <w:bottom w:val="none" w:sz="0" w:space="0" w:color="auto"/>
            <w:right w:val="none" w:sz="0" w:space="0" w:color="auto"/>
          </w:divBdr>
        </w:div>
        <w:div w:id="1011566535">
          <w:marLeft w:val="640"/>
          <w:marRight w:val="0"/>
          <w:marTop w:val="0"/>
          <w:marBottom w:val="0"/>
          <w:divBdr>
            <w:top w:val="none" w:sz="0" w:space="0" w:color="auto"/>
            <w:left w:val="none" w:sz="0" w:space="0" w:color="auto"/>
            <w:bottom w:val="none" w:sz="0" w:space="0" w:color="auto"/>
            <w:right w:val="none" w:sz="0" w:space="0" w:color="auto"/>
          </w:divBdr>
        </w:div>
        <w:div w:id="1242832103">
          <w:marLeft w:val="640"/>
          <w:marRight w:val="0"/>
          <w:marTop w:val="0"/>
          <w:marBottom w:val="0"/>
          <w:divBdr>
            <w:top w:val="none" w:sz="0" w:space="0" w:color="auto"/>
            <w:left w:val="none" w:sz="0" w:space="0" w:color="auto"/>
            <w:bottom w:val="none" w:sz="0" w:space="0" w:color="auto"/>
            <w:right w:val="none" w:sz="0" w:space="0" w:color="auto"/>
          </w:divBdr>
        </w:div>
        <w:div w:id="1695884710">
          <w:marLeft w:val="640"/>
          <w:marRight w:val="0"/>
          <w:marTop w:val="0"/>
          <w:marBottom w:val="0"/>
          <w:divBdr>
            <w:top w:val="none" w:sz="0" w:space="0" w:color="auto"/>
            <w:left w:val="none" w:sz="0" w:space="0" w:color="auto"/>
            <w:bottom w:val="none" w:sz="0" w:space="0" w:color="auto"/>
            <w:right w:val="none" w:sz="0" w:space="0" w:color="auto"/>
          </w:divBdr>
        </w:div>
        <w:div w:id="1718697464">
          <w:marLeft w:val="640"/>
          <w:marRight w:val="0"/>
          <w:marTop w:val="0"/>
          <w:marBottom w:val="0"/>
          <w:divBdr>
            <w:top w:val="none" w:sz="0" w:space="0" w:color="auto"/>
            <w:left w:val="none" w:sz="0" w:space="0" w:color="auto"/>
            <w:bottom w:val="none" w:sz="0" w:space="0" w:color="auto"/>
            <w:right w:val="none" w:sz="0" w:space="0" w:color="auto"/>
          </w:divBdr>
        </w:div>
        <w:div w:id="2131704085">
          <w:marLeft w:val="640"/>
          <w:marRight w:val="0"/>
          <w:marTop w:val="0"/>
          <w:marBottom w:val="0"/>
          <w:divBdr>
            <w:top w:val="none" w:sz="0" w:space="0" w:color="auto"/>
            <w:left w:val="none" w:sz="0" w:space="0" w:color="auto"/>
            <w:bottom w:val="none" w:sz="0" w:space="0" w:color="auto"/>
            <w:right w:val="none" w:sz="0" w:space="0" w:color="auto"/>
          </w:divBdr>
        </w:div>
        <w:div w:id="1650937748">
          <w:marLeft w:val="640"/>
          <w:marRight w:val="0"/>
          <w:marTop w:val="0"/>
          <w:marBottom w:val="0"/>
          <w:divBdr>
            <w:top w:val="none" w:sz="0" w:space="0" w:color="auto"/>
            <w:left w:val="none" w:sz="0" w:space="0" w:color="auto"/>
            <w:bottom w:val="none" w:sz="0" w:space="0" w:color="auto"/>
            <w:right w:val="none" w:sz="0" w:space="0" w:color="auto"/>
          </w:divBdr>
        </w:div>
        <w:div w:id="65109640">
          <w:marLeft w:val="640"/>
          <w:marRight w:val="0"/>
          <w:marTop w:val="0"/>
          <w:marBottom w:val="0"/>
          <w:divBdr>
            <w:top w:val="none" w:sz="0" w:space="0" w:color="auto"/>
            <w:left w:val="none" w:sz="0" w:space="0" w:color="auto"/>
            <w:bottom w:val="none" w:sz="0" w:space="0" w:color="auto"/>
            <w:right w:val="none" w:sz="0" w:space="0" w:color="auto"/>
          </w:divBdr>
        </w:div>
        <w:div w:id="1581676069">
          <w:marLeft w:val="640"/>
          <w:marRight w:val="0"/>
          <w:marTop w:val="0"/>
          <w:marBottom w:val="0"/>
          <w:divBdr>
            <w:top w:val="none" w:sz="0" w:space="0" w:color="auto"/>
            <w:left w:val="none" w:sz="0" w:space="0" w:color="auto"/>
            <w:bottom w:val="none" w:sz="0" w:space="0" w:color="auto"/>
            <w:right w:val="none" w:sz="0" w:space="0" w:color="auto"/>
          </w:divBdr>
        </w:div>
        <w:div w:id="426778268">
          <w:marLeft w:val="640"/>
          <w:marRight w:val="0"/>
          <w:marTop w:val="0"/>
          <w:marBottom w:val="0"/>
          <w:divBdr>
            <w:top w:val="none" w:sz="0" w:space="0" w:color="auto"/>
            <w:left w:val="none" w:sz="0" w:space="0" w:color="auto"/>
            <w:bottom w:val="none" w:sz="0" w:space="0" w:color="auto"/>
            <w:right w:val="none" w:sz="0" w:space="0" w:color="auto"/>
          </w:divBdr>
        </w:div>
        <w:div w:id="1315841247">
          <w:marLeft w:val="640"/>
          <w:marRight w:val="0"/>
          <w:marTop w:val="0"/>
          <w:marBottom w:val="0"/>
          <w:divBdr>
            <w:top w:val="none" w:sz="0" w:space="0" w:color="auto"/>
            <w:left w:val="none" w:sz="0" w:space="0" w:color="auto"/>
            <w:bottom w:val="none" w:sz="0" w:space="0" w:color="auto"/>
            <w:right w:val="none" w:sz="0" w:space="0" w:color="auto"/>
          </w:divBdr>
        </w:div>
        <w:div w:id="382943814">
          <w:marLeft w:val="640"/>
          <w:marRight w:val="0"/>
          <w:marTop w:val="0"/>
          <w:marBottom w:val="0"/>
          <w:divBdr>
            <w:top w:val="none" w:sz="0" w:space="0" w:color="auto"/>
            <w:left w:val="none" w:sz="0" w:space="0" w:color="auto"/>
            <w:bottom w:val="none" w:sz="0" w:space="0" w:color="auto"/>
            <w:right w:val="none" w:sz="0" w:space="0" w:color="auto"/>
          </w:divBdr>
        </w:div>
        <w:div w:id="221522616">
          <w:marLeft w:val="640"/>
          <w:marRight w:val="0"/>
          <w:marTop w:val="0"/>
          <w:marBottom w:val="0"/>
          <w:divBdr>
            <w:top w:val="none" w:sz="0" w:space="0" w:color="auto"/>
            <w:left w:val="none" w:sz="0" w:space="0" w:color="auto"/>
            <w:bottom w:val="none" w:sz="0" w:space="0" w:color="auto"/>
            <w:right w:val="none" w:sz="0" w:space="0" w:color="auto"/>
          </w:divBdr>
        </w:div>
        <w:div w:id="1573274095">
          <w:marLeft w:val="640"/>
          <w:marRight w:val="0"/>
          <w:marTop w:val="0"/>
          <w:marBottom w:val="0"/>
          <w:divBdr>
            <w:top w:val="none" w:sz="0" w:space="0" w:color="auto"/>
            <w:left w:val="none" w:sz="0" w:space="0" w:color="auto"/>
            <w:bottom w:val="none" w:sz="0" w:space="0" w:color="auto"/>
            <w:right w:val="none" w:sz="0" w:space="0" w:color="auto"/>
          </w:divBdr>
        </w:div>
        <w:div w:id="2059937699">
          <w:marLeft w:val="640"/>
          <w:marRight w:val="0"/>
          <w:marTop w:val="0"/>
          <w:marBottom w:val="0"/>
          <w:divBdr>
            <w:top w:val="none" w:sz="0" w:space="0" w:color="auto"/>
            <w:left w:val="none" w:sz="0" w:space="0" w:color="auto"/>
            <w:bottom w:val="none" w:sz="0" w:space="0" w:color="auto"/>
            <w:right w:val="none" w:sz="0" w:space="0" w:color="auto"/>
          </w:divBdr>
        </w:div>
        <w:div w:id="964777019">
          <w:marLeft w:val="640"/>
          <w:marRight w:val="0"/>
          <w:marTop w:val="0"/>
          <w:marBottom w:val="0"/>
          <w:divBdr>
            <w:top w:val="none" w:sz="0" w:space="0" w:color="auto"/>
            <w:left w:val="none" w:sz="0" w:space="0" w:color="auto"/>
            <w:bottom w:val="none" w:sz="0" w:space="0" w:color="auto"/>
            <w:right w:val="none" w:sz="0" w:space="0" w:color="auto"/>
          </w:divBdr>
        </w:div>
        <w:div w:id="1871646352">
          <w:marLeft w:val="640"/>
          <w:marRight w:val="0"/>
          <w:marTop w:val="0"/>
          <w:marBottom w:val="0"/>
          <w:divBdr>
            <w:top w:val="none" w:sz="0" w:space="0" w:color="auto"/>
            <w:left w:val="none" w:sz="0" w:space="0" w:color="auto"/>
            <w:bottom w:val="none" w:sz="0" w:space="0" w:color="auto"/>
            <w:right w:val="none" w:sz="0" w:space="0" w:color="auto"/>
          </w:divBdr>
        </w:div>
        <w:div w:id="1181511237">
          <w:marLeft w:val="640"/>
          <w:marRight w:val="0"/>
          <w:marTop w:val="0"/>
          <w:marBottom w:val="0"/>
          <w:divBdr>
            <w:top w:val="none" w:sz="0" w:space="0" w:color="auto"/>
            <w:left w:val="none" w:sz="0" w:space="0" w:color="auto"/>
            <w:bottom w:val="none" w:sz="0" w:space="0" w:color="auto"/>
            <w:right w:val="none" w:sz="0" w:space="0" w:color="auto"/>
          </w:divBdr>
        </w:div>
        <w:div w:id="2029479361">
          <w:marLeft w:val="640"/>
          <w:marRight w:val="0"/>
          <w:marTop w:val="0"/>
          <w:marBottom w:val="0"/>
          <w:divBdr>
            <w:top w:val="none" w:sz="0" w:space="0" w:color="auto"/>
            <w:left w:val="none" w:sz="0" w:space="0" w:color="auto"/>
            <w:bottom w:val="none" w:sz="0" w:space="0" w:color="auto"/>
            <w:right w:val="none" w:sz="0" w:space="0" w:color="auto"/>
          </w:divBdr>
        </w:div>
        <w:div w:id="962881479">
          <w:marLeft w:val="640"/>
          <w:marRight w:val="0"/>
          <w:marTop w:val="0"/>
          <w:marBottom w:val="0"/>
          <w:divBdr>
            <w:top w:val="none" w:sz="0" w:space="0" w:color="auto"/>
            <w:left w:val="none" w:sz="0" w:space="0" w:color="auto"/>
            <w:bottom w:val="none" w:sz="0" w:space="0" w:color="auto"/>
            <w:right w:val="none" w:sz="0" w:space="0" w:color="auto"/>
          </w:divBdr>
        </w:div>
        <w:div w:id="1589969600">
          <w:marLeft w:val="640"/>
          <w:marRight w:val="0"/>
          <w:marTop w:val="0"/>
          <w:marBottom w:val="0"/>
          <w:divBdr>
            <w:top w:val="none" w:sz="0" w:space="0" w:color="auto"/>
            <w:left w:val="none" w:sz="0" w:space="0" w:color="auto"/>
            <w:bottom w:val="none" w:sz="0" w:space="0" w:color="auto"/>
            <w:right w:val="none" w:sz="0" w:space="0" w:color="auto"/>
          </w:divBdr>
        </w:div>
        <w:div w:id="2046978404">
          <w:marLeft w:val="640"/>
          <w:marRight w:val="0"/>
          <w:marTop w:val="0"/>
          <w:marBottom w:val="0"/>
          <w:divBdr>
            <w:top w:val="none" w:sz="0" w:space="0" w:color="auto"/>
            <w:left w:val="none" w:sz="0" w:space="0" w:color="auto"/>
            <w:bottom w:val="none" w:sz="0" w:space="0" w:color="auto"/>
            <w:right w:val="none" w:sz="0" w:space="0" w:color="auto"/>
          </w:divBdr>
        </w:div>
        <w:div w:id="1303458556">
          <w:marLeft w:val="640"/>
          <w:marRight w:val="0"/>
          <w:marTop w:val="0"/>
          <w:marBottom w:val="0"/>
          <w:divBdr>
            <w:top w:val="none" w:sz="0" w:space="0" w:color="auto"/>
            <w:left w:val="none" w:sz="0" w:space="0" w:color="auto"/>
            <w:bottom w:val="none" w:sz="0" w:space="0" w:color="auto"/>
            <w:right w:val="none" w:sz="0" w:space="0" w:color="auto"/>
          </w:divBdr>
        </w:div>
        <w:div w:id="397366118">
          <w:marLeft w:val="640"/>
          <w:marRight w:val="0"/>
          <w:marTop w:val="0"/>
          <w:marBottom w:val="0"/>
          <w:divBdr>
            <w:top w:val="none" w:sz="0" w:space="0" w:color="auto"/>
            <w:left w:val="none" w:sz="0" w:space="0" w:color="auto"/>
            <w:bottom w:val="none" w:sz="0" w:space="0" w:color="auto"/>
            <w:right w:val="none" w:sz="0" w:space="0" w:color="auto"/>
          </w:divBdr>
        </w:div>
        <w:div w:id="481971745">
          <w:marLeft w:val="640"/>
          <w:marRight w:val="0"/>
          <w:marTop w:val="0"/>
          <w:marBottom w:val="0"/>
          <w:divBdr>
            <w:top w:val="none" w:sz="0" w:space="0" w:color="auto"/>
            <w:left w:val="none" w:sz="0" w:space="0" w:color="auto"/>
            <w:bottom w:val="none" w:sz="0" w:space="0" w:color="auto"/>
            <w:right w:val="none" w:sz="0" w:space="0" w:color="auto"/>
          </w:divBdr>
        </w:div>
        <w:div w:id="1578242089">
          <w:marLeft w:val="640"/>
          <w:marRight w:val="0"/>
          <w:marTop w:val="0"/>
          <w:marBottom w:val="0"/>
          <w:divBdr>
            <w:top w:val="none" w:sz="0" w:space="0" w:color="auto"/>
            <w:left w:val="none" w:sz="0" w:space="0" w:color="auto"/>
            <w:bottom w:val="none" w:sz="0" w:space="0" w:color="auto"/>
            <w:right w:val="none" w:sz="0" w:space="0" w:color="auto"/>
          </w:divBdr>
        </w:div>
        <w:div w:id="2121147348">
          <w:marLeft w:val="640"/>
          <w:marRight w:val="0"/>
          <w:marTop w:val="0"/>
          <w:marBottom w:val="0"/>
          <w:divBdr>
            <w:top w:val="none" w:sz="0" w:space="0" w:color="auto"/>
            <w:left w:val="none" w:sz="0" w:space="0" w:color="auto"/>
            <w:bottom w:val="none" w:sz="0" w:space="0" w:color="auto"/>
            <w:right w:val="none" w:sz="0" w:space="0" w:color="auto"/>
          </w:divBdr>
        </w:div>
        <w:div w:id="2077390811">
          <w:marLeft w:val="640"/>
          <w:marRight w:val="0"/>
          <w:marTop w:val="0"/>
          <w:marBottom w:val="0"/>
          <w:divBdr>
            <w:top w:val="none" w:sz="0" w:space="0" w:color="auto"/>
            <w:left w:val="none" w:sz="0" w:space="0" w:color="auto"/>
            <w:bottom w:val="none" w:sz="0" w:space="0" w:color="auto"/>
            <w:right w:val="none" w:sz="0" w:space="0" w:color="auto"/>
          </w:divBdr>
        </w:div>
        <w:div w:id="678971252">
          <w:marLeft w:val="640"/>
          <w:marRight w:val="0"/>
          <w:marTop w:val="0"/>
          <w:marBottom w:val="0"/>
          <w:divBdr>
            <w:top w:val="none" w:sz="0" w:space="0" w:color="auto"/>
            <w:left w:val="none" w:sz="0" w:space="0" w:color="auto"/>
            <w:bottom w:val="none" w:sz="0" w:space="0" w:color="auto"/>
            <w:right w:val="none" w:sz="0" w:space="0" w:color="auto"/>
          </w:divBdr>
        </w:div>
        <w:div w:id="1570340548">
          <w:marLeft w:val="640"/>
          <w:marRight w:val="0"/>
          <w:marTop w:val="0"/>
          <w:marBottom w:val="0"/>
          <w:divBdr>
            <w:top w:val="none" w:sz="0" w:space="0" w:color="auto"/>
            <w:left w:val="none" w:sz="0" w:space="0" w:color="auto"/>
            <w:bottom w:val="none" w:sz="0" w:space="0" w:color="auto"/>
            <w:right w:val="none" w:sz="0" w:space="0" w:color="auto"/>
          </w:divBdr>
        </w:div>
        <w:div w:id="1562517363">
          <w:marLeft w:val="640"/>
          <w:marRight w:val="0"/>
          <w:marTop w:val="0"/>
          <w:marBottom w:val="0"/>
          <w:divBdr>
            <w:top w:val="none" w:sz="0" w:space="0" w:color="auto"/>
            <w:left w:val="none" w:sz="0" w:space="0" w:color="auto"/>
            <w:bottom w:val="none" w:sz="0" w:space="0" w:color="auto"/>
            <w:right w:val="none" w:sz="0" w:space="0" w:color="auto"/>
          </w:divBdr>
        </w:div>
        <w:div w:id="515533489">
          <w:marLeft w:val="640"/>
          <w:marRight w:val="0"/>
          <w:marTop w:val="0"/>
          <w:marBottom w:val="0"/>
          <w:divBdr>
            <w:top w:val="none" w:sz="0" w:space="0" w:color="auto"/>
            <w:left w:val="none" w:sz="0" w:space="0" w:color="auto"/>
            <w:bottom w:val="none" w:sz="0" w:space="0" w:color="auto"/>
            <w:right w:val="none" w:sz="0" w:space="0" w:color="auto"/>
          </w:divBdr>
        </w:div>
        <w:div w:id="520164708">
          <w:marLeft w:val="640"/>
          <w:marRight w:val="0"/>
          <w:marTop w:val="0"/>
          <w:marBottom w:val="0"/>
          <w:divBdr>
            <w:top w:val="none" w:sz="0" w:space="0" w:color="auto"/>
            <w:left w:val="none" w:sz="0" w:space="0" w:color="auto"/>
            <w:bottom w:val="none" w:sz="0" w:space="0" w:color="auto"/>
            <w:right w:val="none" w:sz="0" w:space="0" w:color="auto"/>
          </w:divBdr>
        </w:div>
        <w:div w:id="789397924">
          <w:marLeft w:val="640"/>
          <w:marRight w:val="0"/>
          <w:marTop w:val="0"/>
          <w:marBottom w:val="0"/>
          <w:divBdr>
            <w:top w:val="none" w:sz="0" w:space="0" w:color="auto"/>
            <w:left w:val="none" w:sz="0" w:space="0" w:color="auto"/>
            <w:bottom w:val="none" w:sz="0" w:space="0" w:color="auto"/>
            <w:right w:val="none" w:sz="0" w:space="0" w:color="auto"/>
          </w:divBdr>
        </w:div>
        <w:div w:id="1549338379">
          <w:marLeft w:val="640"/>
          <w:marRight w:val="0"/>
          <w:marTop w:val="0"/>
          <w:marBottom w:val="0"/>
          <w:divBdr>
            <w:top w:val="none" w:sz="0" w:space="0" w:color="auto"/>
            <w:left w:val="none" w:sz="0" w:space="0" w:color="auto"/>
            <w:bottom w:val="none" w:sz="0" w:space="0" w:color="auto"/>
            <w:right w:val="none" w:sz="0" w:space="0" w:color="auto"/>
          </w:divBdr>
        </w:div>
        <w:div w:id="1181621506">
          <w:marLeft w:val="640"/>
          <w:marRight w:val="0"/>
          <w:marTop w:val="0"/>
          <w:marBottom w:val="0"/>
          <w:divBdr>
            <w:top w:val="none" w:sz="0" w:space="0" w:color="auto"/>
            <w:left w:val="none" w:sz="0" w:space="0" w:color="auto"/>
            <w:bottom w:val="none" w:sz="0" w:space="0" w:color="auto"/>
            <w:right w:val="none" w:sz="0" w:space="0" w:color="auto"/>
          </w:divBdr>
        </w:div>
        <w:div w:id="1660041732">
          <w:marLeft w:val="640"/>
          <w:marRight w:val="0"/>
          <w:marTop w:val="0"/>
          <w:marBottom w:val="0"/>
          <w:divBdr>
            <w:top w:val="none" w:sz="0" w:space="0" w:color="auto"/>
            <w:left w:val="none" w:sz="0" w:space="0" w:color="auto"/>
            <w:bottom w:val="none" w:sz="0" w:space="0" w:color="auto"/>
            <w:right w:val="none" w:sz="0" w:space="0" w:color="auto"/>
          </w:divBdr>
        </w:div>
        <w:div w:id="1382707422">
          <w:marLeft w:val="640"/>
          <w:marRight w:val="0"/>
          <w:marTop w:val="0"/>
          <w:marBottom w:val="0"/>
          <w:divBdr>
            <w:top w:val="none" w:sz="0" w:space="0" w:color="auto"/>
            <w:left w:val="none" w:sz="0" w:space="0" w:color="auto"/>
            <w:bottom w:val="none" w:sz="0" w:space="0" w:color="auto"/>
            <w:right w:val="none" w:sz="0" w:space="0" w:color="auto"/>
          </w:divBdr>
        </w:div>
        <w:div w:id="790823370">
          <w:marLeft w:val="640"/>
          <w:marRight w:val="0"/>
          <w:marTop w:val="0"/>
          <w:marBottom w:val="0"/>
          <w:divBdr>
            <w:top w:val="none" w:sz="0" w:space="0" w:color="auto"/>
            <w:left w:val="none" w:sz="0" w:space="0" w:color="auto"/>
            <w:bottom w:val="none" w:sz="0" w:space="0" w:color="auto"/>
            <w:right w:val="none" w:sz="0" w:space="0" w:color="auto"/>
          </w:divBdr>
        </w:div>
        <w:div w:id="536241879">
          <w:marLeft w:val="640"/>
          <w:marRight w:val="0"/>
          <w:marTop w:val="0"/>
          <w:marBottom w:val="0"/>
          <w:divBdr>
            <w:top w:val="none" w:sz="0" w:space="0" w:color="auto"/>
            <w:left w:val="none" w:sz="0" w:space="0" w:color="auto"/>
            <w:bottom w:val="none" w:sz="0" w:space="0" w:color="auto"/>
            <w:right w:val="none" w:sz="0" w:space="0" w:color="auto"/>
          </w:divBdr>
        </w:div>
        <w:div w:id="1899584421">
          <w:marLeft w:val="640"/>
          <w:marRight w:val="0"/>
          <w:marTop w:val="0"/>
          <w:marBottom w:val="0"/>
          <w:divBdr>
            <w:top w:val="none" w:sz="0" w:space="0" w:color="auto"/>
            <w:left w:val="none" w:sz="0" w:space="0" w:color="auto"/>
            <w:bottom w:val="none" w:sz="0" w:space="0" w:color="auto"/>
            <w:right w:val="none" w:sz="0" w:space="0" w:color="auto"/>
          </w:divBdr>
        </w:div>
        <w:div w:id="1841386053">
          <w:marLeft w:val="640"/>
          <w:marRight w:val="0"/>
          <w:marTop w:val="0"/>
          <w:marBottom w:val="0"/>
          <w:divBdr>
            <w:top w:val="none" w:sz="0" w:space="0" w:color="auto"/>
            <w:left w:val="none" w:sz="0" w:space="0" w:color="auto"/>
            <w:bottom w:val="none" w:sz="0" w:space="0" w:color="auto"/>
            <w:right w:val="none" w:sz="0" w:space="0" w:color="auto"/>
          </w:divBdr>
        </w:div>
        <w:div w:id="1070538565">
          <w:marLeft w:val="640"/>
          <w:marRight w:val="0"/>
          <w:marTop w:val="0"/>
          <w:marBottom w:val="0"/>
          <w:divBdr>
            <w:top w:val="none" w:sz="0" w:space="0" w:color="auto"/>
            <w:left w:val="none" w:sz="0" w:space="0" w:color="auto"/>
            <w:bottom w:val="none" w:sz="0" w:space="0" w:color="auto"/>
            <w:right w:val="none" w:sz="0" w:space="0" w:color="auto"/>
          </w:divBdr>
        </w:div>
        <w:div w:id="753892518">
          <w:marLeft w:val="640"/>
          <w:marRight w:val="0"/>
          <w:marTop w:val="0"/>
          <w:marBottom w:val="0"/>
          <w:divBdr>
            <w:top w:val="none" w:sz="0" w:space="0" w:color="auto"/>
            <w:left w:val="none" w:sz="0" w:space="0" w:color="auto"/>
            <w:bottom w:val="none" w:sz="0" w:space="0" w:color="auto"/>
            <w:right w:val="none" w:sz="0" w:space="0" w:color="auto"/>
          </w:divBdr>
        </w:div>
        <w:div w:id="695084712">
          <w:marLeft w:val="640"/>
          <w:marRight w:val="0"/>
          <w:marTop w:val="0"/>
          <w:marBottom w:val="0"/>
          <w:divBdr>
            <w:top w:val="none" w:sz="0" w:space="0" w:color="auto"/>
            <w:left w:val="none" w:sz="0" w:space="0" w:color="auto"/>
            <w:bottom w:val="none" w:sz="0" w:space="0" w:color="auto"/>
            <w:right w:val="none" w:sz="0" w:space="0" w:color="auto"/>
          </w:divBdr>
        </w:div>
        <w:div w:id="265815929">
          <w:marLeft w:val="640"/>
          <w:marRight w:val="0"/>
          <w:marTop w:val="0"/>
          <w:marBottom w:val="0"/>
          <w:divBdr>
            <w:top w:val="none" w:sz="0" w:space="0" w:color="auto"/>
            <w:left w:val="none" w:sz="0" w:space="0" w:color="auto"/>
            <w:bottom w:val="none" w:sz="0" w:space="0" w:color="auto"/>
            <w:right w:val="none" w:sz="0" w:space="0" w:color="auto"/>
          </w:divBdr>
        </w:div>
        <w:div w:id="1169321907">
          <w:marLeft w:val="640"/>
          <w:marRight w:val="0"/>
          <w:marTop w:val="0"/>
          <w:marBottom w:val="0"/>
          <w:divBdr>
            <w:top w:val="none" w:sz="0" w:space="0" w:color="auto"/>
            <w:left w:val="none" w:sz="0" w:space="0" w:color="auto"/>
            <w:bottom w:val="none" w:sz="0" w:space="0" w:color="auto"/>
            <w:right w:val="none" w:sz="0" w:space="0" w:color="auto"/>
          </w:divBdr>
        </w:div>
        <w:div w:id="1248155359">
          <w:marLeft w:val="640"/>
          <w:marRight w:val="0"/>
          <w:marTop w:val="0"/>
          <w:marBottom w:val="0"/>
          <w:divBdr>
            <w:top w:val="none" w:sz="0" w:space="0" w:color="auto"/>
            <w:left w:val="none" w:sz="0" w:space="0" w:color="auto"/>
            <w:bottom w:val="none" w:sz="0" w:space="0" w:color="auto"/>
            <w:right w:val="none" w:sz="0" w:space="0" w:color="auto"/>
          </w:divBdr>
        </w:div>
        <w:div w:id="1308776545">
          <w:marLeft w:val="640"/>
          <w:marRight w:val="0"/>
          <w:marTop w:val="0"/>
          <w:marBottom w:val="0"/>
          <w:divBdr>
            <w:top w:val="none" w:sz="0" w:space="0" w:color="auto"/>
            <w:left w:val="none" w:sz="0" w:space="0" w:color="auto"/>
            <w:bottom w:val="none" w:sz="0" w:space="0" w:color="auto"/>
            <w:right w:val="none" w:sz="0" w:space="0" w:color="auto"/>
          </w:divBdr>
        </w:div>
        <w:div w:id="575627617">
          <w:marLeft w:val="640"/>
          <w:marRight w:val="0"/>
          <w:marTop w:val="0"/>
          <w:marBottom w:val="0"/>
          <w:divBdr>
            <w:top w:val="none" w:sz="0" w:space="0" w:color="auto"/>
            <w:left w:val="none" w:sz="0" w:space="0" w:color="auto"/>
            <w:bottom w:val="none" w:sz="0" w:space="0" w:color="auto"/>
            <w:right w:val="none" w:sz="0" w:space="0" w:color="auto"/>
          </w:divBdr>
        </w:div>
        <w:div w:id="2118673327">
          <w:marLeft w:val="640"/>
          <w:marRight w:val="0"/>
          <w:marTop w:val="0"/>
          <w:marBottom w:val="0"/>
          <w:divBdr>
            <w:top w:val="none" w:sz="0" w:space="0" w:color="auto"/>
            <w:left w:val="none" w:sz="0" w:space="0" w:color="auto"/>
            <w:bottom w:val="none" w:sz="0" w:space="0" w:color="auto"/>
            <w:right w:val="none" w:sz="0" w:space="0" w:color="auto"/>
          </w:divBdr>
        </w:div>
        <w:div w:id="1500195552">
          <w:marLeft w:val="640"/>
          <w:marRight w:val="0"/>
          <w:marTop w:val="0"/>
          <w:marBottom w:val="0"/>
          <w:divBdr>
            <w:top w:val="none" w:sz="0" w:space="0" w:color="auto"/>
            <w:left w:val="none" w:sz="0" w:space="0" w:color="auto"/>
            <w:bottom w:val="none" w:sz="0" w:space="0" w:color="auto"/>
            <w:right w:val="none" w:sz="0" w:space="0" w:color="auto"/>
          </w:divBdr>
        </w:div>
        <w:div w:id="1933659987">
          <w:marLeft w:val="640"/>
          <w:marRight w:val="0"/>
          <w:marTop w:val="0"/>
          <w:marBottom w:val="0"/>
          <w:divBdr>
            <w:top w:val="none" w:sz="0" w:space="0" w:color="auto"/>
            <w:left w:val="none" w:sz="0" w:space="0" w:color="auto"/>
            <w:bottom w:val="none" w:sz="0" w:space="0" w:color="auto"/>
            <w:right w:val="none" w:sz="0" w:space="0" w:color="auto"/>
          </w:divBdr>
        </w:div>
        <w:div w:id="1132599465">
          <w:marLeft w:val="640"/>
          <w:marRight w:val="0"/>
          <w:marTop w:val="0"/>
          <w:marBottom w:val="0"/>
          <w:divBdr>
            <w:top w:val="none" w:sz="0" w:space="0" w:color="auto"/>
            <w:left w:val="none" w:sz="0" w:space="0" w:color="auto"/>
            <w:bottom w:val="none" w:sz="0" w:space="0" w:color="auto"/>
            <w:right w:val="none" w:sz="0" w:space="0" w:color="auto"/>
          </w:divBdr>
        </w:div>
        <w:div w:id="168444154">
          <w:marLeft w:val="640"/>
          <w:marRight w:val="0"/>
          <w:marTop w:val="0"/>
          <w:marBottom w:val="0"/>
          <w:divBdr>
            <w:top w:val="none" w:sz="0" w:space="0" w:color="auto"/>
            <w:left w:val="none" w:sz="0" w:space="0" w:color="auto"/>
            <w:bottom w:val="none" w:sz="0" w:space="0" w:color="auto"/>
            <w:right w:val="none" w:sz="0" w:space="0" w:color="auto"/>
          </w:divBdr>
        </w:div>
        <w:div w:id="1442802091">
          <w:marLeft w:val="640"/>
          <w:marRight w:val="0"/>
          <w:marTop w:val="0"/>
          <w:marBottom w:val="0"/>
          <w:divBdr>
            <w:top w:val="none" w:sz="0" w:space="0" w:color="auto"/>
            <w:left w:val="none" w:sz="0" w:space="0" w:color="auto"/>
            <w:bottom w:val="none" w:sz="0" w:space="0" w:color="auto"/>
            <w:right w:val="none" w:sz="0" w:space="0" w:color="auto"/>
          </w:divBdr>
        </w:div>
        <w:div w:id="1927642377">
          <w:marLeft w:val="640"/>
          <w:marRight w:val="0"/>
          <w:marTop w:val="0"/>
          <w:marBottom w:val="0"/>
          <w:divBdr>
            <w:top w:val="none" w:sz="0" w:space="0" w:color="auto"/>
            <w:left w:val="none" w:sz="0" w:space="0" w:color="auto"/>
            <w:bottom w:val="none" w:sz="0" w:space="0" w:color="auto"/>
            <w:right w:val="none" w:sz="0" w:space="0" w:color="auto"/>
          </w:divBdr>
        </w:div>
        <w:div w:id="11495740">
          <w:marLeft w:val="640"/>
          <w:marRight w:val="0"/>
          <w:marTop w:val="0"/>
          <w:marBottom w:val="0"/>
          <w:divBdr>
            <w:top w:val="none" w:sz="0" w:space="0" w:color="auto"/>
            <w:left w:val="none" w:sz="0" w:space="0" w:color="auto"/>
            <w:bottom w:val="none" w:sz="0" w:space="0" w:color="auto"/>
            <w:right w:val="none" w:sz="0" w:space="0" w:color="auto"/>
          </w:divBdr>
        </w:div>
        <w:div w:id="1520462915">
          <w:marLeft w:val="640"/>
          <w:marRight w:val="0"/>
          <w:marTop w:val="0"/>
          <w:marBottom w:val="0"/>
          <w:divBdr>
            <w:top w:val="none" w:sz="0" w:space="0" w:color="auto"/>
            <w:left w:val="none" w:sz="0" w:space="0" w:color="auto"/>
            <w:bottom w:val="none" w:sz="0" w:space="0" w:color="auto"/>
            <w:right w:val="none" w:sz="0" w:space="0" w:color="auto"/>
          </w:divBdr>
        </w:div>
        <w:div w:id="1766878792">
          <w:marLeft w:val="640"/>
          <w:marRight w:val="0"/>
          <w:marTop w:val="0"/>
          <w:marBottom w:val="0"/>
          <w:divBdr>
            <w:top w:val="none" w:sz="0" w:space="0" w:color="auto"/>
            <w:left w:val="none" w:sz="0" w:space="0" w:color="auto"/>
            <w:bottom w:val="none" w:sz="0" w:space="0" w:color="auto"/>
            <w:right w:val="none" w:sz="0" w:space="0" w:color="auto"/>
          </w:divBdr>
        </w:div>
        <w:div w:id="2065906566">
          <w:marLeft w:val="640"/>
          <w:marRight w:val="0"/>
          <w:marTop w:val="0"/>
          <w:marBottom w:val="0"/>
          <w:divBdr>
            <w:top w:val="none" w:sz="0" w:space="0" w:color="auto"/>
            <w:left w:val="none" w:sz="0" w:space="0" w:color="auto"/>
            <w:bottom w:val="none" w:sz="0" w:space="0" w:color="auto"/>
            <w:right w:val="none" w:sz="0" w:space="0" w:color="auto"/>
          </w:divBdr>
        </w:div>
        <w:div w:id="463088360">
          <w:marLeft w:val="640"/>
          <w:marRight w:val="0"/>
          <w:marTop w:val="0"/>
          <w:marBottom w:val="0"/>
          <w:divBdr>
            <w:top w:val="none" w:sz="0" w:space="0" w:color="auto"/>
            <w:left w:val="none" w:sz="0" w:space="0" w:color="auto"/>
            <w:bottom w:val="none" w:sz="0" w:space="0" w:color="auto"/>
            <w:right w:val="none" w:sz="0" w:space="0" w:color="auto"/>
          </w:divBdr>
        </w:div>
        <w:div w:id="311179332">
          <w:marLeft w:val="640"/>
          <w:marRight w:val="0"/>
          <w:marTop w:val="0"/>
          <w:marBottom w:val="0"/>
          <w:divBdr>
            <w:top w:val="none" w:sz="0" w:space="0" w:color="auto"/>
            <w:left w:val="none" w:sz="0" w:space="0" w:color="auto"/>
            <w:bottom w:val="none" w:sz="0" w:space="0" w:color="auto"/>
            <w:right w:val="none" w:sz="0" w:space="0" w:color="auto"/>
          </w:divBdr>
        </w:div>
        <w:div w:id="380636154">
          <w:marLeft w:val="640"/>
          <w:marRight w:val="0"/>
          <w:marTop w:val="0"/>
          <w:marBottom w:val="0"/>
          <w:divBdr>
            <w:top w:val="none" w:sz="0" w:space="0" w:color="auto"/>
            <w:left w:val="none" w:sz="0" w:space="0" w:color="auto"/>
            <w:bottom w:val="none" w:sz="0" w:space="0" w:color="auto"/>
            <w:right w:val="none" w:sz="0" w:space="0" w:color="auto"/>
          </w:divBdr>
        </w:div>
        <w:div w:id="1923951797">
          <w:marLeft w:val="640"/>
          <w:marRight w:val="0"/>
          <w:marTop w:val="0"/>
          <w:marBottom w:val="0"/>
          <w:divBdr>
            <w:top w:val="none" w:sz="0" w:space="0" w:color="auto"/>
            <w:left w:val="none" w:sz="0" w:space="0" w:color="auto"/>
            <w:bottom w:val="none" w:sz="0" w:space="0" w:color="auto"/>
            <w:right w:val="none" w:sz="0" w:space="0" w:color="auto"/>
          </w:divBdr>
        </w:div>
        <w:div w:id="701171502">
          <w:marLeft w:val="640"/>
          <w:marRight w:val="0"/>
          <w:marTop w:val="0"/>
          <w:marBottom w:val="0"/>
          <w:divBdr>
            <w:top w:val="none" w:sz="0" w:space="0" w:color="auto"/>
            <w:left w:val="none" w:sz="0" w:space="0" w:color="auto"/>
            <w:bottom w:val="none" w:sz="0" w:space="0" w:color="auto"/>
            <w:right w:val="none" w:sz="0" w:space="0" w:color="auto"/>
          </w:divBdr>
        </w:div>
        <w:div w:id="1794707866">
          <w:marLeft w:val="640"/>
          <w:marRight w:val="0"/>
          <w:marTop w:val="0"/>
          <w:marBottom w:val="0"/>
          <w:divBdr>
            <w:top w:val="none" w:sz="0" w:space="0" w:color="auto"/>
            <w:left w:val="none" w:sz="0" w:space="0" w:color="auto"/>
            <w:bottom w:val="none" w:sz="0" w:space="0" w:color="auto"/>
            <w:right w:val="none" w:sz="0" w:space="0" w:color="auto"/>
          </w:divBdr>
        </w:div>
        <w:div w:id="1150100455">
          <w:marLeft w:val="640"/>
          <w:marRight w:val="0"/>
          <w:marTop w:val="0"/>
          <w:marBottom w:val="0"/>
          <w:divBdr>
            <w:top w:val="none" w:sz="0" w:space="0" w:color="auto"/>
            <w:left w:val="none" w:sz="0" w:space="0" w:color="auto"/>
            <w:bottom w:val="none" w:sz="0" w:space="0" w:color="auto"/>
            <w:right w:val="none" w:sz="0" w:space="0" w:color="auto"/>
          </w:divBdr>
        </w:div>
        <w:div w:id="1694379861">
          <w:marLeft w:val="640"/>
          <w:marRight w:val="0"/>
          <w:marTop w:val="0"/>
          <w:marBottom w:val="0"/>
          <w:divBdr>
            <w:top w:val="none" w:sz="0" w:space="0" w:color="auto"/>
            <w:left w:val="none" w:sz="0" w:space="0" w:color="auto"/>
            <w:bottom w:val="none" w:sz="0" w:space="0" w:color="auto"/>
            <w:right w:val="none" w:sz="0" w:space="0" w:color="auto"/>
          </w:divBdr>
        </w:div>
        <w:div w:id="1954702206">
          <w:marLeft w:val="640"/>
          <w:marRight w:val="0"/>
          <w:marTop w:val="0"/>
          <w:marBottom w:val="0"/>
          <w:divBdr>
            <w:top w:val="none" w:sz="0" w:space="0" w:color="auto"/>
            <w:left w:val="none" w:sz="0" w:space="0" w:color="auto"/>
            <w:bottom w:val="none" w:sz="0" w:space="0" w:color="auto"/>
            <w:right w:val="none" w:sz="0" w:space="0" w:color="auto"/>
          </w:divBdr>
        </w:div>
        <w:div w:id="2019116328">
          <w:marLeft w:val="640"/>
          <w:marRight w:val="0"/>
          <w:marTop w:val="0"/>
          <w:marBottom w:val="0"/>
          <w:divBdr>
            <w:top w:val="none" w:sz="0" w:space="0" w:color="auto"/>
            <w:left w:val="none" w:sz="0" w:space="0" w:color="auto"/>
            <w:bottom w:val="none" w:sz="0" w:space="0" w:color="auto"/>
            <w:right w:val="none" w:sz="0" w:space="0" w:color="auto"/>
          </w:divBdr>
        </w:div>
        <w:div w:id="856652661">
          <w:marLeft w:val="640"/>
          <w:marRight w:val="0"/>
          <w:marTop w:val="0"/>
          <w:marBottom w:val="0"/>
          <w:divBdr>
            <w:top w:val="none" w:sz="0" w:space="0" w:color="auto"/>
            <w:left w:val="none" w:sz="0" w:space="0" w:color="auto"/>
            <w:bottom w:val="none" w:sz="0" w:space="0" w:color="auto"/>
            <w:right w:val="none" w:sz="0" w:space="0" w:color="auto"/>
          </w:divBdr>
        </w:div>
        <w:div w:id="1729380801">
          <w:marLeft w:val="640"/>
          <w:marRight w:val="0"/>
          <w:marTop w:val="0"/>
          <w:marBottom w:val="0"/>
          <w:divBdr>
            <w:top w:val="none" w:sz="0" w:space="0" w:color="auto"/>
            <w:left w:val="none" w:sz="0" w:space="0" w:color="auto"/>
            <w:bottom w:val="none" w:sz="0" w:space="0" w:color="auto"/>
            <w:right w:val="none" w:sz="0" w:space="0" w:color="auto"/>
          </w:divBdr>
        </w:div>
        <w:div w:id="455225157">
          <w:marLeft w:val="640"/>
          <w:marRight w:val="0"/>
          <w:marTop w:val="0"/>
          <w:marBottom w:val="0"/>
          <w:divBdr>
            <w:top w:val="none" w:sz="0" w:space="0" w:color="auto"/>
            <w:left w:val="none" w:sz="0" w:space="0" w:color="auto"/>
            <w:bottom w:val="none" w:sz="0" w:space="0" w:color="auto"/>
            <w:right w:val="none" w:sz="0" w:space="0" w:color="auto"/>
          </w:divBdr>
        </w:div>
        <w:div w:id="1892496197">
          <w:marLeft w:val="640"/>
          <w:marRight w:val="0"/>
          <w:marTop w:val="0"/>
          <w:marBottom w:val="0"/>
          <w:divBdr>
            <w:top w:val="none" w:sz="0" w:space="0" w:color="auto"/>
            <w:left w:val="none" w:sz="0" w:space="0" w:color="auto"/>
            <w:bottom w:val="none" w:sz="0" w:space="0" w:color="auto"/>
            <w:right w:val="none" w:sz="0" w:space="0" w:color="auto"/>
          </w:divBdr>
        </w:div>
        <w:div w:id="1704667364">
          <w:marLeft w:val="640"/>
          <w:marRight w:val="0"/>
          <w:marTop w:val="0"/>
          <w:marBottom w:val="0"/>
          <w:divBdr>
            <w:top w:val="none" w:sz="0" w:space="0" w:color="auto"/>
            <w:left w:val="none" w:sz="0" w:space="0" w:color="auto"/>
            <w:bottom w:val="none" w:sz="0" w:space="0" w:color="auto"/>
            <w:right w:val="none" w:sz="0" w:space="0" w:color="auto"/>
          </w:divBdr>
        </w:div>
        <w:div w:id="1406875370">
          <w:marLeft w:val="640"/>
          <w:marRight w:val="0"/>
          <w:marTop w:val="0"/>
          <w:marBottom w:val="0"/>
          <w:divBdr>
            <w:top w:val="none" w:sz="0" w:space="0" w:color="auto"/>
            <w:left w:val="none" w:sz="0" w:space="0" w:color="auto"/>
            <w:bottom w:val="none" w:sz="0" w:space="0" w:color="auto"/>
            <w:right w:val="none" w:sz="0" w:space="0" w:color="auto"/>
          </w:divBdr>
        </w:div>
        <w:div w:id="1082676293">
          <w:marLeft w:val="640"/>
          <w:marRight w:val="0"/>
          <w:marTop w:val="0"/>
          <w:marBottom w:val="0"/>
          <w:divBdr>
            <w:top w:val="none" w:sz="0" w:space="0" w:color="auto"/>
            <w:left w:val="none" w:sz="0" w:space="0" w:color="auto"/>
            <w:bottom w:val="none" w:sz="0" w:space="0" w:color="auto"/>
            <w:right w:val="none" w:sz="0" w:space="0" w:color="auto"/>
          </w:divBdr>
        </w:div>
        <w:div w:id="152113499">
          <w:marLeft w:val="640"/>
          <w:marRight w:val="0"/>
          <w:marTop w:val="0"/>
          <w:marBottom w:val="0"/>
          <w:divBdr>
            <w:top w:val="none" w:sz="0" w:space="0" w:color="auto"/>
            <w:left w:val="none" w:sz="0" w:space="0" w:color="auto"/>
            <w:bottom w:val="none" w:sz="0" w:space="0" w:color="auto"/>
            <w:right w:val="none" w:sz="0" w:space="0" w:color="auto"/>
          </w:divBdr>
        </w:div>
        <w:div w:id="1242985651">
          <w:marLeft w:val="640"/>
          <w:marRight w:val="0"/>
          <w:marTop w:val="0"/>
          <w:marBottom w:val="0"/>
          <w:divBdr>
            <w:top w:val="none" w:sz="0" w:space="0" w:color="auto"/>
            <w:left w:val="none" w:sz="0" w:space="0" w:color="auto"/>
            <w:bottom w:val="none" w:sz="0" w:space="0" w:color="auto"/>
            <w:right w:val="none" w:sz="0" w:space="0" w:color="auto"/>
          </w:divBdr>
        </w:div>
        <w:div w:id="279605602">
          <w:marLeft w:val="640"/>
          <w:marRight w:val="0"/>
          <w:marTop w:val="0"/>
          <w:marBottom w:val="0"/>
          <w:divBdr>
            <w:top w:val="none" w:sz="0" w:space="0" w:color="auto"/>
            <w:left w:val="none" w:sz="0" w:space="0" w:color="auto"/>
            <w:bottom w:val="none" w:sz="0" w:space="0" w:color="auto"/>
            <w:right w:val="none" w:sz="0" w:space="0" w:color="auto"/>
          </w:divBdr>
        </w:div>
        <w:div w:id="1700736912">
          <w:marLeft w:val="640"/>
          <w:marRight w:val="0"/>
          <w:marTop w:val="0"/>
          <w:marBottom w:val="0"/>
          <w:divBdr>
            <w:top w:val="none" w:sz="0" w:space="0" w:color="auto"/>
            <w:left w:val="none" w:sz="0" w:space="0" w:color="auto"/>
            <w:bottom w:val="none" w:sz="0" w:space="0" w:color="auto"/>
            <w:right w:val="none" w:sz="0" w:space="0" w:color="auto"/>
          </w:divBdr>
        </w:div>
        <w:div w:id="977108219">
          <w:marLeft w:val="640"/>
          <w:marRight w:val="0"/>
          <w:marTop w:val="0"/>
          <w:marBottom w:val="0"/>
          <w:divBdr>
            <w:top w:val="none" w:sz="0" w:space="0" w:color="auto"/>
            <w:left w:val="none" w:sz="0" w:space="0" w:color="auto"/>
            <w:bottom w:val="none" w:sz="0" w:space="0" w:color="auto"/>
            <w:right w:val="none" w:sz="0" w:space="0" w:color="auto"/>
          </w:divBdr>
        </w:div>
        <w:div w:id="1684554664">
          <w:marLeft w:val="640"/>
          <w:marRight w:val="0"/>
          <w:marTop w:val="0"/>
          <w:marBottom w:val="0"/>
          <w:divBdr>
            <w:top w:val="none" w:sz="0" w:space="0" w:color="auto"/>
            <w:left w:val="none" w:sz="0" w:space="0" w:color="auto"/>
            <w:bottom w:val="none" w:sz="0" w:space="0" w:color="auto"/>
            <w:right w:val="none" w:sz="0" w:space="0" w:color="auto"/>
          </w:divBdr>
        </w:div>
        <w:div w:id="755634805">
          <w:marLeft w:val="640"/>
          <w:marRight w:val="0"/>
          <w:marTop w:val="0"/>
          <w:marBottom w:val="0"/>
          <w:divBdr>
            <w:top w:val="none" w:sz="0" w:space="0" w:color="auto"/>
            <w:left w:val="none" w:sz="0" w:space="0" w:color="auto"/>
            <w:bottom w:val="none" w:sz="0" w:space="0" w:color="auto"/>
            <w:right w:val="none" w:sz="0" w:space="0" w:color="auto"/>
          </w:divBdr>
        </w:div>
        <w:div w:id="681904830">
          <w:marLeft w:val="640"/>
          <w:marRight w:val="0"/>
          <w:marTop w:val="0"/>
          <w:marBottom w:val="0"/>
          <w:divBdr>
            <w:top w:val="none" w:sz="0" w:space="0" w:color="auto"/>
            <w:left w:val="none" w:sz="0" w:space="0" w:color="auto"/>
            <w:bottom w:val="none" w:sz="0" w:space="0" w:color="auto"/>
            <w:right w:val="none" w:sz="0" w:space="0" w:color="auto"/>
          </w:divBdr>
        </w:div>
        <w:div w:id="589049539">
          <w:marLeft w:val="640"/>
          <w:marRight w:val="0"/>
          <w:marTop w:val="0"/>
          <w:marBottom w:val="0"/>
          <w:divBdr>
            <w:top w:val="none" w:sz="0" w:space="0" w:color="auto"/>
            <w:left w:val="none" w:sz="0" w:space="0" w:color="auto"/>
            <w:bottom w:val="none" w:sz="0" w:space="0" w:color="auto"/>
            <w:right w:val="none" w:sz="0" w:space="0" w:color="auto"/>
          </w:divBdr>
        </w:div>
        <w:div w:id="2011715341">
          <w:marLeft w:val="640"/>
          <w:marRight w:val="0"/>
          <w:marTop w:val="0"/>
          <w:marBottom w:val="0"/>
          <w:divBdr>
            <w:top w:val="none" w:sz="0" w:space="0" w:color="auto"/>
            <w:left w:val="none" w:sz="0" w:space="0" w:color="auto"/>
            <w:bottom w:val="none" w:sz="0" w:space="0" w:color="auto"/>
            <w:right w:val="none" w:sz="0" w:space="0" w:color="auto"/>
          </w:divBdr>
        </w:div>
        <w:div w:id="837505653">
          <w:marLeft w:val="640"/>
          <w:marRight w:val="0"/>
          <w:marTop w:val="0"/>
          <w:marBottom w:val="0"/>
          <w:divBdr>
            <w:top w:val="none" w:sz="0" w:space="0" w:color="auto"/>
            <w:left w:val="none" w:sz="0" w:space="0" w:color="auto"/>
            <w:bottom w:val="none" w:sz="0" w:space="0" w:color="auto"/>
            <w:right w:val="none" w:sz="0" w:space="0" w:color="auto"/>
          </w:divBdr>
        </w:div>
        <w:div w:id="2006393679">
          <w:marLeft w:val="640"/>
          <w:marRight w:val="0"/>
          <w:marTop w:val="0"/>
          <w:marBottom w:val="0"/>
          <w:divBdr>
            <w:top w:val="none" w:sz="0" w:space="0" w:color="auto"/>
            <w:left w:val="none" w:sz="0" w:space="0" w:color="auto"/>
            <w:bottom w:val="none" w:sz="0" w:space="0" w:color="auto"/>
            <w:right w:val="none" w:sz="0" w:space="0" w:color="auto"/>
          </w:divBdr>
        </w:div>
        <w:div w:id="544173959">
          <w:marLeft w:val="640"/>
          <w:marRight w:val="0"/>
          <w:marTop w:val="0"/>
          <w:marBottom w:val="0"/>
          <w:divBdr>
            <w:top w:val="none" w:sz="0" w:space="0" w:color="auto"/>
            <w:left w:val="none" w:sz="0" w:space="0" w:color="auto"/>
            <w:bottom w:val="none" w:sz="0" w:space="0" w:color="auto"/>
            <w:right w:val="none" w:sz="0" w:space="0" w:color="auto"/>
          </w:divBdr>
        </w:div>
        <w:div w:id="972711095">
          <w:marLeft w:val="640"/>
          <w:marRight w:val="0"/>
          <w:marTop w:val="0"/>
          <w:marBottom w:val="0"/>
          <w:divBdr>
            <w:top w:val="none" w:sz="0" w:space="0" w:color="auto"/>
            <w:left w:val="none" w:sz="0" w:space="0" w:color="auto"/>
            <w:bottom w:val="none" w:sz="0" w:space="0" w:color="auto"/>
            <w:right w:val="none" w:sz="0" w:space="0" w:color="auto"/>
          </w:divBdr>
        </w:div>
        <w:div w:id="1708489801">
          <w:marLeft w:val="640"/>
          <w:marRight w:val="0"/>
          <w:marTop w:val="0"/>
          <w:marBottom w:val="0"/>
          <w:divBdr>
            <w:top w:val="none" w:sz="0" w:space="0" w:color="auto"/>
            <w:left w:val="none" w:sz="0" w:space="0" w:color="auto"/>
            <w:bottom w:val="none" w:sz="0" w:space="0" w:color="auto"/>
            <w:right w:val="none" w:sz="0" w:space="0" w:color="auto"/>
          </w:divBdr>
        </w:div>
        <w:div w:id="1000544427">
          <w:marLeft w:val="640"/>
          <w:marRight w:val="0"/>
          <w:marTop w:val="0"/>
          <w:marBottom w:val="0"/>
          <w:divBdr>
            <w:top w:val="none" w:sz="0" w:space="0" w:color="auto"/>
            <w:left w:val="none" w:sz="0" w:space="0" w:color="auto"/>
            <w:bottom w:val="none" w:sz="0" w:space="0" w:color="auto"/>
            <w:right w:val="none" w:sz="0" w:space="0" w:color="auto"/>
          </w:divBdr>
        </w:div>
        <w:div w:id="1688219009">
          <w:marLeft w:val="640"/>
          <w:marRight w:val="0"/>
          <w:marTop w:val="0"/>
          <w:marBottom w:val="0"/>
          <w:divBdr>
            <w:top w:val="none" w:sz="0" w:space="0" w:color="auto"/>
            <w:left w:val="none" w:sz="0" w:space="0" w:color="auto"/>
            <w:bottom w:val="none" w:sz="0" w:space="0" w:color="auto"/>
            <w:right w:val="none" w:sz="0" w:space="0" w:color="auto"/>
          </w:divBdr>
        </w:div>
        <w:div w:id="1397167922">
          <w:marLeft w:val="640"/>
          <w:marRight w:val="0"/>
          <w:marTop w:val="0"/>
          <w:marBottom w:val="0"/>
          <w:divBdr>
            <w:top w:val="none" w:sz="0" w:space="0" w:color="auto"/>
            <w:left w:val="none" w:sz="0" w:space="0" w:color="auto"/>
            <w:bottom w:val="none" w:sz="0" w:space="0" w:color="auto"/>
            <w:right w:val="none" w:sz="0" w:space="0" w:color="auto"/>
          </w:divBdr>
        </w:div>
        <w:div w:id="1436167515">
          <w:marLeft w:val="640"/>
          <w:marRight w:val="0"/>
          <w:marTop w:val="0"/>
          <w:marBottom w:val="0"/>
          <w:divBdr>
            <w:top w:val="none" w:sz="0" w:space="0" w:color="auto"/>
            <w:left w:val="none" w:sz="0" w:space="0" w:color="auto"/>
            <w:bottom w:val="none" w:sz="0" w:space="0" w:color="auto"/>
            <w:right w:val="none" w:sz="0" w:space="0" w:color="auto"/>
          </w:divBdr>
        </w:div>
        <w:div w:id="93135672">
          <w:marLeft w:val="640"/>
          <w:marRight w:val="0"/>
          <w:marTop w:val="0"/>
          <w:marBottom w:val="0"/>
          <w:divBdr>
            <w:top w:val="none" w:sz="0" w:space="0" w:color="auto"/>
            <w:left w:val="none" w:sz="0" w:space="0" w:color="auto"/>
            <w:bottom w:val="none" w:sz="0" w:space="0" w:color="auto"/>
            <w:right w:val="none" w:sz="0" w:space="0" w:color="auto"/>
          </w:divBdr>
        </w:div>
        <w:div w:id="493955554">
          <w:marLeft w:val="640"/>
          <w:marRight w:val="0"/>
          <w:marTop w:val="0"/>
          <w:marBottom w:val="0"/>
          <w:divBdr>
            <w:top w:val="none" w:sz="0" w:space="0" w:color="auto"/>
            <w:left w:val="none" w:sz="0" w:space="0" w:color="auto"/>
            <w:bottom w:val="none" w:sz="0" w:space="0" w:color="auto"/>
            <w:right w:val="none" w:sz="0" w:space="0" w:color="auto"/>
          </w:divBdr>
        </w:div>
        <w:div w:id="1174803311">
          <w:marLeft w:val="640"/>
          <w:marRight w:val="0"/>
          <w:marTop w:val="0"/>
          <w:marBottom w:val="0"/>
          <w:divBdr>
            <w:top w:val="none" w:sz="0" w:space="0" w:color="auto"/>
            <w:left w:val="none" w:sz="0" w:space="0" w:color="auto"/>
            <w:bottom w:val="none" w:sz="0" w:space="0" w:color="auto"/>
            <w:right w:val="none" w:sz="0" w:space="0" w:color="auto"/>
          </w:divBdr>
        </w:div>
        <w:div w:id="180508868">
          <w:marLeft w:val="640"/>
          <w:marRight w:val="0"/>
          <w:marTop w:val="0"/>
          <w:marBottom w:val="0"/>
          <w:divBdr>
            <w:top w:val="none" w:sz="0" w:space="0" w:color="auto"/>
            <w:left w:val="none" w:sz="0" w:space="0" w:color="auto"/>
            <w:bottom w:val="none" w:sz="0" w:space="0" w:color="auto"/>
            <w:right w:val="none" w:sz="0" w:space="0" w:color="auto"/>
          </w:divBdr>
        </w:div>
        <w:div w:id="1852141436">
          <w:marLeft w:val="640"/>
          <w:marRight w:val="0"/>
          <w:marTop w:val="0"/>
          <w:marBottom w:val="0"/>
          <w:divBdr>
            <w:top w:val="none" w:sz="0" w:space="0" w:color="auto"/>
            <w:left w:val="none" w:sz="0" w:space="0" w:color="auto"/>
            <w:bottom w:val="none" w:sz="0" w:space="0" w:color="auto"/>
            <w:right w:val="none" w:sz="0" w:space="0" w:color="auto"/>
          </w:divBdr>
        </w:div>
        <w:div w:id="427388458">
          <w:marLeft w:val="640"/>
          <w:marRight w:val="0"/>
          <w:marTop w:val="0"/>
          <w:marBottom w:val="0"/>
          <w:divBdr>
            <w:top w:val="none" w:sz="0" w:space="0" w:color="auto"/>
            <w:left w:val="none" w:sz="0" w:space="0" w:color="auto"/>
            <w:bottom w:val="none" w:sz="0" w:space="0" w:color="auto"/>
            <w:right w:val="none" w:sz="0" w:space="0" w:color="auto"/>
          </w:divBdr>
        </w:div>
        <w:div w:id="2092507318">
          <w:marLeft w:val="640"/>
          <w:marRight w:val="0"/>
          <w:marTop w:val="0"/>
          <w:marBottom w:val="0"/>
          <w:divBdr>
            <w:top w:val="none" w:sz="0" w:space="0" w:color="auto"/>
            <w:left w:val="none" w:sz="0" w:space="0" w:color="auto"/>
            <w:bottom w:val="none" w:sz="0" w:space="0" w:color="auto"/>
            <w:right w:val="none" w:sz="0" w:space="0" w:color="auto"/>
          </w:divBdr>
        </w:div>
        <w:div w:id="1864246934">
          <w:marLeft w:val="640"/>
          <w:marRight w:val="0"/>
          <w:marTop w:val="0"/>
          <w:marBottom w:val="0"/>
          <w:divBdr>
            <w:top w:val="none" w:sz="0" w:space="0" w:color="auto"/>
            <w:left w:val="none" w:sz="0" w:space="0" w:color="auto"/>
            <w:bottom w:val="none" w:sz="0" w:space="0" w:color="auto"/>
            <w:right w:val="none" w:sz="0" w:space="0" w:color="auto"/>
          </w:divBdr>
        </w:div>
        <w:div w:id="1247955892">
          <w:marLeft w:val="640"/>
          <w:marRight w:val="0"/>
          <w:marTop w:val="0"/>
          <w:marBottom w:val="0"/>
          <w:divBdr>
            <w:top w:val="none" w:sz="0" w:space="0" w:color="auto"/>
            <w:left w:val="none" w:sz="0" w:space="0" w:color="auto"/>
            <w:bottom w:val="none" w:sz="0" w:space="0" w:color="auto"/>
            <w:right w:val="none" w:sz="0" w:space="0" w:color="auto"/>
          </w:divBdr>
        </w:div>
        <w:div w:id="1626161188">
          <w:marLeft w:val="640"/>
          <w:marRight w:val="0"/>
          <w:marTop w:val="0"/>
          <w:marBottom w:val="0"/>
          <w:divBdr>
            <w:top w:val="none" w:sz="0" w:space="0" w:color="auto"/>
            <w:left w:val="none" w:sz="0" w:space="0" w:color="auto"/>
            <w:bottom w:val="none" w:sz="0" w:space="0" w:color="auto"/>
            <w:right w:val="none" w:sz="0" w:space="0" w:color="auto"/>
          </w:divBdr>
        </w:div>
        <w:div w:id="1270820203">
          <w:marLeft w:val="640"/>
          <w:marRight w:val="0"/>
          <w:marTop w:val="0"/>
          <w:marBottom w:val="0"/>
          <w:divBdr>
            <w:top w:val="none" w:sz="0" w:space="0" w:color="auto"/>
            <w:left w:val="none" w:sz="0" w:space="0" w:color="auto"/>
            <w:bottom w:val="none" w:sz="0" w:space="0" w:color="auto"/>
            <w:right w:val="none" w:sz="0" w:space="0" w:color="auto"/>
          </w:divBdr>
        </w:div>
        <w:div w:id="1879662023">
          <w:marLeft w:val="640"/>
          <w:marRight w:val="0"/>
          <w:marTop w:val="0"/>
          <w:marBottom w:val="0"/>
          <w:divBdr>
            <w:top w:val="none" w:sz="0" w:space="0" w:color="auto"/>
            <w:left w:val="none" w:sz="0" w:space="0" w:color="auto"/>
            <w:bottom w:val="none" w:sz="0" w:space="0" w:color="auto"/>
            <w:right w:val="none" w:sz="0" w:space="0" w:color="auto"/>
          </w:divBdr>
        </w:div>
        <w:div w:id="1128164411">
          <w:marLeft w:val="640"/>
          <w:marRight w:val="0"/>
          <w:marTop w:val="0"/>
          <w:marBottom w:val="0"/>
          <w:divBdr>
            <w:top w:val="none" w:sz="0" w:space="0" w:color="auto"/>
            <w:left w:val="none" w:sz="0" w:space="0" w:color="auto"/>
            <w:bottom w:val="none" w:sz="0" w:space="0" w:color="auto"/>
            <w:right w:val="none" w:sz="0" w:space="0" w:color="auto"/>
          </w:divBdr>
        </w:div>
        <w:div w:id="929312003">
          <w:marLeft w:val="640"/>
          <w:marRight w:val="0"/>
          <w:marTop w:val="0"/>
          <w:marBottom w:val="0"/>
          <w:divBdr>
            <w:top w:val="none" w:sz="0" w:space="0" w:color="auto"/>
            <w:left w:val="none" w:sz="0" w:space="0" w:color="auto"/>
            <w:bottom w:val="none" w:sz="0" w:space="0" w:color="auto"/>
            <w:right w:val="none" w:sz="0" w:space="0" w:color="auto"/>
          </w:divBdr>
        </w:div>
        <w:div w:id="1663195316">
          <w:marLeft w:val="640"/>
          <w:marRight w:val="0"/>
          <w:marTop w:val="0"/>
          <w:marBottom w:val="0"/>
          <w:divBdr>
            <w:top w:val="none" w:sz="0" w:space="0" w:color="auto"/>
            <w:left w:val="none" w:sz="0" w:space="0" w:color="auto"/>
            <w:bottom w:val="none" w:sz="0" w:space="0" w:color="auto"/>
            <w:right w:val="none" w:sz="0" w:space="0" w:color="auto"/>
          </w:divBdr>
        </w:div>
        <w:div w:id="386301772">
          <w:marLeft w:val="640"/>
          <w:marRight w:val="0"/>
          <w:marTop w:val="0"/>
          <w:marBottom w:val="0"/>
          <w:divBdr>
            <w:top w:val="none" w:sz="0" w:space="0" w:color="auto"/>
            <w:left w:val="none" w:sz="0" w:space="0" w:color="auto"/>
            <w:bottom w:val="none" w:sz="0" w:space="0" w:color="auto"/>
            <w:right w:val="none" w:sz="0" w:space="0" w:color="auto"/>
          </w:divBdr>
        </w:div>
        <w:div w:id="1168835854">
          <w:marLeft w:val="640"/>
          <w:marRight w:val="0"/>
          <w:marTop w:val="0"/>
          <w:marBottom w:val="0"/>
          <w:divBdr>
            <w:top w:val="none" w:sz="0" w:space="0" w:color="auto"/>
            <w:left w:val="none" w:sz="0" w:space="0" w:color="auto"/>
            <w:bottom w:val="none" w:sz="0" w:space="0" w:color="auto"/>
            <w:right w:val="none" w:sz="0" w:space="0" w:color="auto"/>
          </w:divBdr>
        </w:div>
        <w:div w:id="1721248631">
          <w:marLeft w:val="640"/>
          <w:marRight w:val="0"/>
          <w:marTop w:val="0"/>
          <w:marBottom w:val="0"/>
          <w:divBdr>
            <w:top w:val="none" w:sz="0" w:space="0" w:color="auto"/>
            <w:left w:val="none" w:sz="0" w:space="0" w:color="auto"/>
            <w:bottom w:val="none" w:sz="0" w:space="0" w:color="auto"/>
            <w:right w:val="none" w:sz="0" w:space="0" w:color="auto"/>
          </w:divBdr>
        </w:div>
        <w:div w:id="19554471">
          <w:marLeft w:val="640"/>
          <w:marRight w:val="0"/>
          <w:marTop w:val="0"/>
          <w:marBottom w:val="0"/>
          <w:divBdr>
            <w:top w:val="none" w:sz="0" w:space="0" w:color="auto"/>
            <w:left w:val="none" w:sz="0" w:space="0" w:color="auto"/>
            <w:bottom w:val="none" w:sz="0" w:space="0" w:color="auto"/>
            <w:right w:val="none" w:sz="0" w:space="0" w:color="auto"/>
          </w:divBdr>
        </w:div>
        <w:div w:id="2121408517">
          <w:marLeft w:val="640"/>
          <w:marRight w:val="0"/>
          <w:marTop w:val="0"/>
          <w:marBottom w:val="0"/>
          <w:divBdr>
            <w:top w:val="none" w:sz="0" w:space="0" w:color="auto"/>
            <w:left w:val="none" w:sz="0" w:space="0" w:color="auto"/>
            <w:bottom w:val="none" w:sz="0" w:space="0" w:color="auto"/>
            <w:right w:val="none" w:sz="0" w:space="0" w:color="auto"/>
          </w:divBdr>
        </w:div>
        <w:div w:id="1930772306">
          <w:marLeft w:val="640"/>
          <w:marRight w:val="0"/>
          <w:marTop w:val="0"/>
          <w:marBottom w:val="0"/>
          <w:divBdr>
            <w:top w:val="none" w:sz="0" w:space="0" w:color="auto"/>
            <w:left w:val="none" w:sz="0" w:space="0" w:color="auto"/>
            <w:bottom w:val="none" w:sz="0" w:space="0" w:color="auto"/>
            <w:right w:val="none" w:sz="0" w:space="0" w:color="auto"/>
          </w:divBdr>
        </w:div>
        <w:div w:id="895236191">
          <w:marLeft w:val="640"/>
          <w:marRight w:val="0"/>
          <w:marTop w:val="0"/>
          <w:marBottom w:val="0"/>
          <w:divBdr>
            <w:top w:val="none" w:sz="0" w:space="0" w:color="auto"/>
            <w:left w:val="none" w:sz="0" w:space="0" w:color="auto"/>
            <w:bottom w:val="none" w:sz="0" w:space="0" w:color="auto"/>
            <w:right w:val="none" w:sz="0" w:space="0" w:color="auto"/>
          </w:divBdr>
        </w:div>
        <w:div w:id="441729874">
          <w:marLeft w:val="640"/>
          <w:marRight w:val="0"/>
          <w:marTop w:val="0"/>
          <w:marBottom w:val="0"/>
          <w:divBdr>
            <w:top w:val="none" w:sz="0" w:space="0" w:color="auto"/>
            <w:left w:val="none" w:sz="0" w:space="0" w:color="auto"/>
            <w:bottom w:val="none" w:sz="0" w:space="0" w:color="auto"/>
            <w:right w:val="none" w:sz="0" w:space="0" w:color="auto"/>
          </w:divBdr>
        </w:div>
        <w:div w:id="1290159563">
          <w:marLeft w:val="640"/>
          <w:marRight w:val="0"/>
          <w:marTop w:val="0"/>
          <w:marBottom w:val="0"/>
          <w:divBdr>
            <w:top w:val="none" w:sz="0" w:space="0" w:color="auto"/>
            <w:left w:val="none" w:sz="0" w:space="0" w:color="auto"/>
            <w:bottom w:val="none" w:sz="0" w:space="0" w:color="auto"/>
            <w:right w:val="none" w:sz="0" w:space="0" w:color="auto"/>
          </w:divBdr>
        </w:div>
        <w:div w:id="172769476">
          <w:marLeft w:val="640"/>
          <w:marRight w:val="0"/>
          <w:marTop w:val="0"/>
          <w:marBottom w:val="0"/>
          <w:divBdr>
            <w:top w:val="none" w:sz="0" w:space="0" w:color="auto"/>
            <w:left w:val="none" w:sz="0" w:space="0" w:color="auto"/>
            <w:bottom w:val="none" w:sz="0" w:space="0" w:color="auto"/>
            <w:right w:val="none" w:sz="0" w:space="0" w:color="auto"/>
          </w:divBdr>
        </w:div>
        <w:div w:id="1272200068">
          <w:marLeft w:val="640"/>
          <w:marRight w:val="0"/>
          <w:marTop w:val="0"/>
          <w:marBottom w:val="0"/>
          <w:divBdr>
            <w:top w:val="none" w:sz="0" w:space="0" w:color="auto"/>
            <w:left w:val="none" w:sz="0" w:space="0" w:color="auto"/>
            <w:bottom w:val="none" w:sz="0" w:space="0" w:color="auto"/>
            <w:right w:val="none" w:sz="0" w:space="0" w:color="auto"/>
          </w:divBdr>
        </w:div>
        <w:div w:id="1427261573">
          <w:marLeft w:val="640"/>
          <w:marRight w:val="0"/>
          <w:marTop w:val="0"/>
          <w:marBottom w:val="0"/>
          <w:divBdr>
            <w:top w:val="none" w:sz="0" w:space="0" w:color="auto"/>
            <w:left w:val="none" w:sz="0" w:space="0" w:color="auto"/>
            <w:bottom w:val="none" w:sz="0" w:space="0" w:color="auto"/>
            <w:right w:val="none" w:sz="0" w:space="0" w:color="auto"/>
          </w:divBdr>
        </w:div>
        <w:div w:id="1014771493">
          <w:marLeft w:val="640"/>
          <w:marRight w:val="0"/>
          <w:marTop w:val="0"/>
          <w:marBottom w:val="0"/>
          <w:divBdr>
            <w:top w:val="none" w:sz="0" w:space="0" w:color="auto"/>
            <w:left w:val="none" w:sz="0" w:space="0" w:color="auto"/>
            <w:bottom w:val="none" w:sz="0" w:space="0" w:color="auto"/>
            <w:right w:val="none" w:sz="0" w:space="0" w:color="auto"/>
          </w:divBdr>
        </w:div>
        <w:div w:id="728696108">
          <w:marLeft w:val="640"/>
          <w:marRight w:val="0"/>
          <w:marTop w:val="0"/>
          <w:marBottom w:val="0"/>
          <w:divBdr>
            <w:top w:val="none" w:sz="0" w:space="0" w:color="auto"/>
            <w:left w:val="none" w:sz="0" w:space="0" w:color="auto"/>
            <w:bottom w:val="none" w:sz="0" w:space="0" w:color="auto"/>
            <w:right w:val="none" w:sz="0" w:space="0" w:color="auto"/>
          </w:divBdr>
        </w:div>
        <w:div w:id="2140800871">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4971616">
      <w:bodyDiv w:val="1"/>
      <w:marLeft w:val="0"/>
      <w:marRight w:val="0"/>
      <w:marTop w:val="0"/>
      <w:marBottom w:val="0"/>
      <w:divBdr>
        <w:top w:val="none" w:sz="0" w:space="0" w:color="auto"/>
        <w:left w:val="none" w:sz="0" w:space="0" w:color="auto"/>
        <w:bottom w:val="none" w:sz="0" w:space="0" w:color="auto"/>
        <w:right w:val="none" w:sz="0" w:space="0" w:color="auto"/>
      </w:divBdr>
      <w:divsChild>
        <w:div w:id="687021492">
          <w:marLeft w:val="640"/>
          <w:marRight w:val="0"/>
          <w:marTop w:val="0"/>
          <w:marBottom w:val="0"/>
          <w:divBdr>
            <w:top w:val="none" w:sz="0" w:space="0" w:color="auto"/>
            <w:left w:val="none" w:sz="0" w:space="0" w:color="auto"/>
            <w:bottom w:val="none" w:sz="0" w:space="0" w:color="auto"/>
            <w:right w:val="none" w:sz="0" w:space="0" w:color="auto"/>
          </w:divBdr>
        </w:div>
        <w:div w:id="237906673">
          <w:marLeft w:val="640"/>
          <w:marRight w:val="0"/>
          <w:marTop w:val="0"/>
          <w:marBottom w:val="0"/>
          <w:divBdr>
            <w:top w:val="none" w:sz="0" w:space="0" w:color="auto"/>
            <w:left w:val="none" w:sz="0" w:space="0" w:color="auto"/>
            <w:bottom w:val="none" w:sz="0" w:space="0" w:color="auto"/>
            <w:right w:val="none" w:sz="0" w:space="0" w:color="auto"/>
          </w:divBdr>
        </w:div>
        <w:div w:id="1975527713">
          <w:marLeft w:val="640"/>
          <w:marRight w:val="0"/>
          <w:marTop w:val="0"/>
          <w:marBottom w:val="0"/>
          <w:divBdr>
            <w:top w:val="none" w:sz="0" w:space="0" w:color="auto"/>
            <w:left w:val="none" w:sz="0" w:space="0" w:color="auto"/>
            <w:bottom w:val="none" w:sz="0" w:space="0" w:color="auto"/>
            <w:right w:val="none" w:sz="0" w:space="0" w:color="auto"/>
          </w:divBdr>
        </w:div>
        <w:div w:id="1649355098">
          <w:marLeft w:val="640"/>
          <w:marRight w:val="0"/>
          <w:marTop w:val="0"/>
          <w:marBottom w:val="0"/>
          <w:divBdr>
            <w:top w:val="none" w:sz="0" w:space="0" w:color="auto"/>
            <w:left w:val="none" w:sz="0" w:space="0" w:color="auto"/>
            <w:bottom w:val="none" w:sz="0" w:space="0" w:color="auto"/>
            <w:right w:val="none" w:sz="0" w:space="0" w:color="auto"/>
          </w:divBdr>
        </w:div>
        <w:div w:id="2005434257">
          <w:marLeft w:val="640"/>
          <w:marRight w:val="0"/>
          <w:marTop w:val="0"/>
          <w:marBottom w:val="0"/>
          <w:divBdr>
            <w:top w:val="none" w:sz="0" w:space="0" w:color="auto"/>
            <w:left w:val="none" w:sz="0" w:space="0" w:color="auto"/>
            <w:bottom w:val="none" w:sz="0" w:space="0" w:color="auto"/>
            <w:right w:val="none" w:sz="0" w:space="0" w:color="auto"/>
          </w:divBdr>
        </w:div>
        <w:div w:id="85423056">
          <w:marLeft w:val="640"/>
          <w:marRight w:val="0"/>
          <w:marTop w:val="0"/>
          <w:marBottom w:val="0"/>
          <w:divBdr>
            <w:top w:val="none" w:sz="0" w:space="0" w:color="auto"/>
            <w:left w:val="none" w:sz="0" w:space="0" w:color="auto"/>
            <w:bottom w:val="none" w:sz="0" w:space="0" w:color="auto"/>
            <w:right w:val="none" w:sz="0" w:space="0" w:color="auto"/>
          </w:divBdr>
        </w:div>
        <w:div w:id="469634547">
          <w:marLeft w:val="640"/>
          <w:marRight w:val="0"/>
          <w:marTop w:val="0"/>
          <w:marBottom w:val="0"/>
          <w:divBdr>
            <w:top w:val="none" w:sz="0" w:space="0" w:color="auto"/>
            <w:left w:val="none" w:sz="0" w:space="0" w:color="auto"/>
            <w:bottom w:val="none" w:sz="0" w:space="0" w:color="auto"/>
            <w:right w:val="none" w:sz="0" w:space="0" w:color="auto"/>
          </w:divBdr>
        </w:div>
        <w:div w:id="1024283726">
          <w:marLeft w:val="640"/>
          <w:marRight w:val="0"/>
          <w:marTop w:val="0"/>
          <w:marBottom w:val="0"/>
          <w:divBdr>
            <w:top w:val="none" w:sz="0" w:space="0" w:color="auto"/>
            <w:left w:val="none" w:sz="0" w:space="0" w:color="auto"/>
            <w:bottom w:val="none" w:sz="0" w:space="0" w:color="auto"/>
            <w:right w:val="none" w:sz="0" w:space="0" w:color="auto"/>
          </w:divBdr>
        </w:div>
        <w:div w:id="1209411742">
          <w:marLeft w:val="640"/>
          <w:marRight w:val="0"/>
          <w:marTop w:val="0"/>
          <w:marBottom w:val="0"/>
          <w:divBdr>
            <w:top w:val="none" w:sz="0" w:space="0" w:color="auto"/>
            <w:left w:val="none" w:sz="0" w:space="0" w:color="auto"/>
            <w:bottom w:val="none" w:sz="0" w:space="0" w:color="auto"/>
            <w:right w:val="none" w:sz="0" w:space="0" w:color="auto"/>
          </w:divBdr>
        </w:div>
        <w:div w:id="1492868063">
          <w:marLeft w:val="640"/>
          <w:marRight w:val="0"/>
          <w:marTop w:val="0"/>
          <w:marBottom w:val="0"/>
          <w:divBdr>
            <w:top w:val="none" w:sz="0" w:space="0" w:color="auto"/>
            <w:left w:val="none" w:sz="0" w:space="0" w:color="auto"/>
            <w:bottom w:val="none" w:sz="0" w:space="0" w:color="auto"/>
            <w:right w:val="none" w:sz="0" w:space="0" w:color="auto"/>
          </w:divBdr>
        </w:div>
        <w:div w:id="804353089">
          <w:marLeft w:val="640"/>
          <w:marRight w:val="0"/>
          <w:marTop w:val="0"/>
          <w:marBottom w:val="0"/>
          <w:divBdr>
            <w:top w:val="none" w:sz="0" w:space="0" w:color="auto"/>
            <w:left w:val="none" w:sz="0" w:space="0" w:color="auto"/>
            <w:bottom w:val="none" w:sz="0" w:space="0" w:color="auto"/>
            <w:right w:val="none" w:sz="0" w:space="0" w:color="auto"/>
          </w:divBdr>
        </w:div>
        <w:div w:id="320546703">
          <w:marLeft w:val="640"/>
          <w:marRight w:val="0"/>
          <w:marTop w:val="0"/>
          <w:marBottom w:val="0"/>
          <w:divBdr>
            <w:top w:val="none" w:sz="0" w:space="0" w:color="auto"/>
            <w:left w:val="none" w:sz="0" w:space="0" w:color="auto"/>
            <w:bottom w:val="none" w:sz="0" w:space="0" w:color="auto"/>
            <w:right w:val="none" w:sz="0" w:space="0" w:color="auto"/>
          </w:divBdr>
        </w:div>
        <w:div w:id="704523445">
          <w:marLeft w:val="640"/>
          <w:marRight w:val="0"/>
          <w:marTop w:val="0"/>
          <w:marBottom w:val="0"/>
          <w:divBdr>
            <w:top w:val="none" w:sz="0" w:space="0" w:color="auto"/>
            <w:left w:val="none" w:sz="0" w:space="0" w:color="auto"/>
            <w:bottom w:val="none" w:sz="0" w:space="0" w:color="auto"/>
            <w:right w:val="none" w:sz="0" w:space="0" w:color="auto"/>
          </w:divBdr>
        </w:div>
        <w:div w:id="894245312">
          <w:marLeft w:val="640"/>
          <w:marRight w:val="0"/>
          <w:marTop w:val="0"/>
          <w:marBottom w:val="0"/>
          <w:divBdr>
            <w:top w:val="none" w:sz="0" w:space="0" w:color="auto"/>
            <w:left w:val="none" w:sz="0" w:space="0" w:color="auto"/>
            <w:bottom w:val="none" w:sz="0" w:space="0" w:color="auto"/>
            <w:right w:val="none" w:sz="0" w:space="0" w:color="auto"/>
          </w:divBdr>
        </w:div>
        <w:div w:id="2084983345">
          <w:marLeft w:val="640"/>
          <w:marRight w:val="0"/>
          <w:marTop w:val="0"/>
          <w:marBottom w:val="0"/>
          <w:divBdr>
            <w:top w:val="none" w:sz="0" w:space="0" w:color="auto"/>
            <w:left w:val="none" w:sz="0" w:space="0" w:color="auto"/>
            <w:bottom w:val="none" w:sz="0" w:space="0" w:color="auto"/>
            <w:right w:val="none" w:sz="0" w:space="0" w:color="auto"/>
          </w:divBdr>
        </w:div>
        <w:div w:id="832375983">
          <w:marLeft w:val="640"/>
          <w:marRight w:val="0"/>
          <w:marTop w:val="0"/>
          <w:marBottom w:val="0"/>
          <w:divBdr>
            <w:top w:val="none" w:sz="0" w:space="0" w:color="auto"/>
            <w:left w:val="none" w:sz="0" w:space="0" w:color="auto"/>
            <w:bottom w:val="none" w:sz="0" w:space="0" w:color="auto"/>
            <w:right w:val="none" w:sz="0" w:space="0" w:color="auto"/>
          </w:divBdr>
        </w:div>
        <w:div w:id="635450530">
          <w:marLeft w:val="640"/>
          <w:marRight w:val="0"/>
          <w:marTop w:val="0"/>
          <w:marBottom w:val="0"/>
          <w:divBdr>
            <w:top w:val="none" w:sz="0" w:space="0" w:color="auto"/>
            <w:left w:val="none" w:sz="0" w:space="0" w:color="auto"/>
            <w:bottom w:val="none" w:sz="0" w:space="0" w:color="auto"/>
            <w:right w:val="none" w:sz="0" w:space="0" w:color="auto"/>
          </w:divBdr>
        </w:div>
        <w:div w:id="1177840237">
          <w:marLeft w:val="640"/>
          <w:marRight w:val="0"/>
          <w:marTop w:val="0"/>
          <w:marBottom w:val="0"/>
          <w:divBdr>
            <w:top w:val="none" w:sz="0" w:space="0" w:color="auto"/>
            <w:left w:val="none" w:sz="0" w:space="0" w:color="auto"/>
            <w:bottom w:val="none" w:sz="0" w:space="0" w:color="auto"/>
            <w:right w:val="none" w:sz="0" w:space="0" w:color="auto"/>
          </w:divBdr>
        </w:div>
        <w:div w:id="1890997284">
          <w:marLeft w:val="640"/>
          <w:marRight w:val="0"/>
          <w:marTop w:val="0"/>
          <w:marBottom w:val="0"/>
          <w:divBdr>
            <w:top w:val="none" w:sz="0" w:space="0" w:color="auto"/>
            <w:left w:val="none" w:sz="0" w:space="0" w:color="auto"/>
            <w:bottom w:val="none" w:sz="0" w:space="0" w:color="auto"/>
            <w:right w:val="none" w:sz="0" w:space="0" w:color="auto"/>
          </w:divBdr>
        </w:div>
        <w:div w:id="2019385182">
          <w:marLeft w:val="640"/>
          <w:marRight w:val="0"/>
          <w:marTop w:val="0"/>
          <w:marBottom w:val="0"/>
          <w:divBdr>
            <w:top w:val="none" w:sz="0" w:space="0" w:color="auto"/>
            <w:left w:val="none" w:sz="0" w:space="0" w:color="auto"/>
            <w:bottom w:val="none" w:sz="0" w:space="0" w:color="auto"/>
            <w:right w:val="none" w:sz="0" w:space="0" w:color="auto"/>
          </w:divBdr>
        </w:div>
        <w:div w:id="932007147">
          <w:marLeft w:val="640"/>
          <w:marRight w:val="0"/>
          <w:marTop w:val="0"/>
          <w:marBottom w:val="0"/>
          <w:divBdr>
            <w:top w:val="none" w:sz="0" w:space="0" w:color="auto"/>
            <w:left w:val="none" w:sz="0" w:space="0" w:color="auto"/>
            <w:bottom w:val="none" w:sz="0" w:space="0" w:color="auto"/>
            <w:right w:val="none" w:sz="0" w:space="0" w:color="auto"/>
          </w:divBdr>
        </w:div>
        <w:div w:id="1682077609">
          <w:marLeft w:val="640"/>
          <w:marRight w:val="0"/>
          <w:marTop w:val="0"/>
          <w:marBottom w:val="0"/>
          <w:divBdr>
            <w:top w:val="none" w:sz="0" w:space="0" w:color="auto"/>
            <w:left w:val="none" w:sz="0" w:space="0" w:color="auto"/>
            <w:bottom w:val="none" w:sz="0" w:space="0" w:color="auto"/>
            <w:right w:val="none" w:sz="0" w:space="0" w:color="auto"/>
          </w:divBdr>
        </w:div>
        <w:div w:id="1180854934">
          <w:marLeft w:val="640"/>
          <w:marRight w:val="0"/>
          <w:marTop w:val="0"/>
          <w:marBottom w:val="0"/>
          <w:divBdr>
            <w:top w:val="none" w:sz="0" w:space="0" w:color="auto"/>
            <w:left w:val="none" w:sz="0" w:space="0" w:color="auto"/>
            <w:bottom w:val="none" w:sz="0" w:space="0" w:color="auto"/>
            <w:right w:val="none" w:sz="0" w:space="0" w:color="auto"/>
          </w:divBdr>
        </w:div>
        <w:div w:id="841090168">
          <w:marLeft w:val="640"/>
          <w:marRight w:val="0"/>
          <w:marTop w:val="0"/>
          <w:marBottom w:val="0"/>
          <w:divBdr>
            <w:top w:val="none" w:sz="0" w:space="0" w:color="auto"/>
            <w:left w:val="none" w:sz="0" w:space="0" w:color="auto"/>
            <w:bottom w:val="none" w:sz="0" w:space="0" w:color="auto"/>
            <w:right w:val="none" w:sz="0" w:space="0" w:color="auto"/>
          </w:divBdr>
        </w:div>
        <w:div w:id="2087992296">
          <w:marLeft w:val="640"/>
          <w:marRight w:val="0"/>
          <w:marTop w:val="0"/>
          <w:marBottom w:val="0"/>
          <w:divBdr>
            <w:top w:val="none" w:sz="0" w:space="0" w:color="auto"/>
            <w:left w:val="none" w:sz="0" w:space="0" w:color="auto"/>
            <w:bottom w:val="none" w:sz="0" w:space="0" w:color="auto"/>
            <w:right w:val="none" w:sz="0" w:space="0" w:color="auto"/>
          </w:divBdr>
        </w:div>
        <w:div w:id="1473209611">
          <w:marLeft w:val="640"/>
          <w:marRight w:val="0"/>
          <w:marTop w:val="0"/>
          <w:marBottom w:val="0"/>
          <w:divBdr>
            <w:top w:val="none" w:sz="0" w:space="0" w:color="auto"/>
            <w:left w:val="none" w:sz="0" w:space="0" w:color="auto"/>
            <w:bottom w:val="none" w:sz="0" w:space="0" w:color="auto"/>
            <w:right w:val="none" w:sz="0" w:space="0" w:color="auto"/>
          </w:divBdr>
        </w:div>
        <w:div w:id="67004655">
          <w:marLeft w:val="640"/>
          <w:marRight w:val="0"/>
          <w:marTop w:val="0"/>
          <w:marBottom w:val="0"/>
          <w:divBdr>
            <w:top w:val="none" w:sz="0" w:space="0" w:color="auto"/>
            <w:left w:val="none" w:sz="0" w:space="0" w:color="auto"/>
            <w:bottom w:val="none" w:sz="0" w:space="0" w:color="auto"/>
            <w:right w:val="none" w:sz="0" w:space="0" w:color="auto"/>
          </w:divBdr>
        </w:div>
        <w:div w:id="1129854791">
          <w:marLeft w:val="640"/>
          <w:marRight w:val="0"/>
          <w:marTop w:val="0"/>
          <w:marBottom w:val="0"/>
          <w:divBdr>
            <w:top w:val="none" w:sz="0" w:space="0" w:color="auto"/>
            <w:left w:val="none" w:sz="0" w:space="0" w:color="auto"/>
            <w:bottom w:val="none" w:sz="0" w:space="0" w:color="auto"/>
            <w:right w:val="none" w:sz="0" w:space="0" w:color="auto"/>
          </w:divBdr>
        </w:div>
        <w:div w:id="1108744858">
          <w:marLeft w:val="640"/>
          <w:marRight w:val="0"/>
          <w:marTop w:val="0"/>
          <w:marBottom w:val="0"/>
          <w:divBdr>
            <w:top w:val="none" w:sz="0" w:space="0" w:color="auto"/>
            <w:left w:val="none" w:sz="0" w:space="0" w:color="auto"/>
            <w:bottom w:val="none" w:sz="0" w:space="0" w:color="auto"/>
            <w:right w:val="none" w:sz="0" w:space="0" w:color="auto"/>
          </w:divBdr>
        </w:div>
        <w:div w:id="182330842">
          <w:marLeft w:val="640"/>
          <w:marRight w:val="0"/>
          <w:marTop w:val="0"/>
          <w:marBottom w:val="0"/>
          <w:divBdr>
            <w:top w:val="none" w:sz="0" w:space="0" w:color="auto"/>
            <w:left w:val="none" w:sz="0" w:space="0" w:color="auto"/>
            <w:bottom w:val="none" w:sz="0" w:space="0" w:color="auto"/>
            <w:right w:val="none" w:sz="0" w:space="0" w:color="auto"/>
          </w:divBdr>
        </w:div>
        <w:div w:id="765881016">
          <w:marLeft w:val="640"/>
          <w:marRight w:val="0"/>
          <w:marTop w:val="0"/>
          <w:marBottom w:val="0"/>
          <w:divBdr>
            <w:top w:val="none" w:sz="0" w:space="0" w:color="auto"/>
            <w:left w:val="none" w:sz="0" w:space="0" w:color="auto"/>
            <w:bottom w:val="none" w:sz="0" w:space="0" w:color="auto"/>
            <w:right w:val="none" w:sz="0" w:space="0" w:color="auto"/>
          </w:divBdr>
        </w:div>
        <w:div w:id="885406735">
          <w:marLeft w:val="640"/>
          <w:marRight w:val="0"/>
          <w:marTop w:val="0"/>
          <w:marBottom w:val="0"/>
          <w:divBdr>
            <w:top w:val="none" w:sz="0" w:space="0" w:color="auto"/>
            <w:left w:val="none" w:sz="0" w:space="0" w:color="auto"/>
            <w:bottom w:val="none" w:sz="0" w:space="0" w:color="auto"/>
            <w:right w:val="none" w:sz="0" w:space="0" w:color="auto"/>
          </w:divBdr>
        </w:div>
        <w:div w:id="373309520">
          <w:marLeft w:val="640"/>
          <w:marRight w:val="0"/>
          <w:marTop w:val="0"/>
          <w:marBottom w:val="0"/>
          <w:divBdr>
            <w:top w:val="none" w:sz="0" w:space="0" w:color="auto"/>
            <w:left w:val="none" w:sz="0" w:space="0" w:color="auto"/>
            <w:bottom w:val="none" w:sz="0" w:space="0" w:color="auto"/>
            <w:right w:val="none" w:sz="0" w:space="0" w:color="auto"/>
          </w:divBdr>
        </w:div>
        <w:div w:id="1660380338">
          <w:marLeft w:val="640"/>
          <w:marRight w:val="0"/>
          <w:marTop w:val="0"/>
          <w:marBottom w:val="0"/>
          <w:divBdr>
            <w:top w:val="none" w:sz="0" w:space="0" w:color="auto"/>
            <w:left w:val="none" w:sz="0" w:space="0" w:color="auto"/>
            <w:bottom w:val="none" w:sz="0" w:space="0" w:color="auto"/>
            <w:right w:val="none" w:sz="0" w:space="0" w:color="auto"/>
          </w:divBdr>
        </w:div>
        <w:div w:id="350497949">
          <w:marLeft w:val="640"/>
          <w:marRight w:val="0"/>
          <w:marTop w:val="0"/>
          <w:marBottom w:val="0"/>
          <w:divBdr>
            <w:top w:val="none" w:sz="0" w:space="0" w:color="auto"/>
            <w:left w:val="none" w:sz="0" w:space="0" w:color="auto"/>
            <w:bottom w:val="none" w:sz="0" w:space="0" w:color="auto"/>
            <w:right w:val="none" w:sz="0" w:space="0" w:color="auto"/>
          </w:divBdr>
        </w:div>
        <w:div w:id="578029260">
          <w:marLeft w:val="640"/>
          <w:marRight w:val="0"/>
          <w:marTop w:val="0"/>
          <w:marBottom w:val="0"/>
          <w:divBdr>
            <w:top w:val="none" w:sz="0" w:space="0" w:color="auto"/>
            <w:left w:val="none" w:sz="0" w:space="0" w:color="auto"/>
            <w:bottom w:val="none" w:sz="0" w:space="0" w:color="auto"/>
            <w:right w:val="none" w:sz="0" w:space="0" w:color="auto"/>
          </w:divBdr>
        </w:div>
        <w:div w:id="1084228668">
          <w:marLeft w:val="640"/>
          <w:marRight w:val="0"/>
          <w:marTop w:val="0"/>
          <w:marBottom w:val="0"/>
          <w:divBdr>
            <w:top w:val="none" w:sz="0" w:space="0" w:color="auto"/>
            <w:left w:val="none" w:sz="0" w:space="0" w:color="auto"/>
            <w:bottom w:val="none" w:sz="0" w:space="0" w:color="auto"/>
            <w:right w:val="none" w:sz="0" w:space="0" w:color="auto"/>
          </w:divBdr>
        </w:div>
        <w:div w:id="1997373078">
          <w:marLeft w:val="640"/>
          <w:marRight w:val="0"/>
          <w:marTop w:val="0"/>
          <w:marBottom w:val="0"/>
          <w:divBdr>
            <w:top w:val="none" w:sz="0" w:space="0" w:color="auto"/>
            <w:left w:val="none" w:sz="0" w:space="0" w:color="auto"/>
            <w:bottom w:val="none" w:sz="0" w:space="0" w:color="auto"/>
            <w:right w:val="none" w:sz="0" w:space="0" w:color="auto"/>
          </w:divBdr>
        </w:div>
        <w:div w:id="1693845013">
          <w:marLeft w:val="640"/>
          <w:marRight w:val="0"/>
          <w:marTop w:val="0"/>
          <w:marBottom w:val="0"/>
          <w:divBdr>
            <w:top w:val="none" w:sz="0" w:space="0" w:color="auto"/>
            <w:left w:val="none" w:sz="0" w:space="0" w:color="auto"/>
            <w:bottom w:val="none" w:sz="0" w:space="0" w:color="auto"/>
            <w:right w:val="none" w:sz="0" w:space="0" w:color="auto"/>
          </w:divBdr>
        </w:div>
        <w:div w:id="1306082615">
          <w:marLeft w:val="640"/>
          <w:marRight w:val="0"/>
          <w:marTop w:val="0"/>
          <w:marBottom w:val="0"/>
          <w:divBdr>
            <w:top w:val="none" w:sz="0" w:space="0" w:color="auto"/>
            <w:left w:val="none" w:sz="0" w:space="0" w:color="auto"/>
            <w:bottom w:val="none" w:sz="0" w:space="0" w:color="auto"/>
            <w:right w:val="none" w:sz="0" w:space="0" w:color="auto"/>
          </w:divBdr>
        </w:div>
        <w:div w:id="1920171389">
          <w:marLeft w:val="640"/>
          <w:marRight w:val="0"/>
          <w:marTop w:val="0"/>
          <w:marBottom w:val="0"/>
          <w:divBdr>
            <w:top w:val="none" w:sz="0" w:space="0" w:color="auto"/>
            <w:left w:val="none" w:sz="0" w:space="0" w:color="auto"/>
            <w:bottom w:val="none" w:sz="0" w:space="0" w:color="auto"/>
            <w:right w:val="none" w:sz="0" w:space="0" w:color="auto"/>
          </w:divBdr>
        </w:div>
        <w:div w:id="1228146060">
          <w:marLeft w:val="640"/>
          <w:marRight w:val="0"/>
          <w:marTop w:val="0"/>
          <w:marBottom w:val="0"/>
          <w:divBdr>
            <w:top w:val="none" w:sz="0" w:space="0" w:color="auto"/>
            <w:left w:val="none" w:sz="0" w:space="0" w:color="auto"/>
            <w:bottom w:val="none" w:sz="0" w:space="0" w:color="auto"/>
            <w:right w:val="none" w:sz="0" w:space="0" w:color="auto"/>
          </w:divBdr>
        </w:div>
        <w:div w:id="1587350150">
          <w:marLeft w:val="640"/>
          <w:marRight w:val="0"/>
          <w:marTop w:val="0"/>
          <w:marBottom w:val="0"/>
          <w:divBdr>
            <w:top w:val="none" w:sz="0" w:space="0" w:color="auto"/>
            <w:left w:val="none" w:sz="0" w:space="0" w:color="auto"/>
            <w:bottom w:val="none" w:sz="0" w:space="0" w:color="auto"/>
            <w:right w:val="none" w:sz="0" w:space="0" w:color="auto"/>
          </w:divBdr>
        </w:div>
        <w:div w:id="1218518724">
          <w:marLeft w:val="640"/>
          <w:marRight w:val="0"/>
          <w:marTop w:val="0"/>
          <w:marBottom w:val="0"/>
          <w:divBdr>
            <w:top w:val="none" w:sz="0" w:space="0" w:color="auto"/>
            <w:left w:val="none" w:sz="0" w:space="0" w:color="auto"/>
            <w:bottom w:val="none" w:sz="0" w:space="0" w:color="auto"/>
            <w:right w:val="none" w:sz="0" w:space="0" w:color="auto"/>
          </w:divBdr>
        </w:div>
        <w:div w:id="1223756695">
          <w:marLeft w:val="640"/>
          <w:marRight w:val="0"/>
          <w:marTop w:val="0"/>
          <w:marBottom w:val="0"/>
          <w:divBdr>
            <w:top w:val="none" w:sz="0" w:space="0" w:color="auto"/>
            <w:left w:val="none" w:sz="0" w:space="0" w:color="auto"/>
            <w:bottom w:val="none" w:sz="0" w:space="0" w:color="auto"/>
            <w:right w:val="none" w:sz="0" w:space="0" w:color="auto"/>
          </w:divBdr>
        </w:div>
        <w:div w:id="1016495291">
          <w:marLeft w:val="640"/>
          <w:marRight w:val="0"/>
          <w:marTop w:val="0"/>
          <w:marBottom w:val="0"/>
          <w:divBdr>
            <w:top w:val="none" w:sz="0" w:space="0" w:color="auto"/>
            <w:left w:val="none" w:sz="0" w:space="0" w:color="auto"/>
            <w:bottom w:val="none" w:sz="0" w:space="0" w:color="auto"/>
            <w:right w:val="none" w:sz="0" w:space="0" w:color="auto"/>
          </w:divBdr>
        </w:div>
        <w:div w:id="1132213273">
          <w:marLeft w:val="640"/>
          <w:marRight w:val="0"/>
          <w:marTop w:val="0"/>
          <w:marBottom w:val="0"/>
          <w:divBdr>
            <w:top w:val="none" w:sz="0" w:space="0" w:color="auto"/>
            <w:left w:val="none" w:sz="0" w:space="0" w:color="auto"/>
            <w:bottom w:val="none" w:sz="0" w:space="0" w:color="auto"/>
            <w:right w:val="none" w:sz="0" w:space="0" w:color="auto"/>
          </w:divBdr>
        </w:div>
        <w:div w:id="1030034434">
          <w:marLeft w:val="640"/>
          <w:marRight w:val="0"/>
          <w:marTop w:val="0"/>
          <w:marBottom w:val="0"/>
          <w:divBdr>
            <w:top w:val="none" w:sz="0" w:space="0" w:color="auto"/>
            <w:left w:val="none" w:sz="0" w:space="0" w:color="auto"/>
            <w:bottom w:val="none" w:sz="0" w:space="0" w:color="auto"/>
            <w:right w:val="none" w:sz="0" w:space="0" w:color="auto"/>
          </w:divBdr>
        </w:div>
        <w:div w:id="357659693">
          <w:marLeft w:val="640"/>
          <w:marRight w:val="0"/>
          <w:marTop w:val="0"/>
          <w:marBottom w:val="0"/>
          <w:divBdr>
            <w:top w:val="none" w:sz="0" w:space="0" w:color="auto"/>
            <w:left w:val="none" w:sz="0" w:space="0" w:color="auto"/>
            <w:bottom w:val="none" w:sz="0" w:space="0" w:color="auto"/>
            <w:right w:val="none" w:sz="0" w:space="0" w:color="auto"/>
          </w:divBdr>
        </w:div>
        <w:div w:id="297220678">
          <w:marLeft w:val="640"/>
          <w:marRight w:val="0"/>
          <w:marTop w:val="0"/>
          <w:marBottom w:val="0"/>
          <w:divBdr>
            <w:top w:val="none" w:sz="0" w:space="0" w:color="auto"/>
            <w:left w:val="none" w:sz="0" w:space="0" w:color="auto"/>
            <w:bottom w:val="none" w:sz="0" w:space="0" w:color="auto"/>
            <w:right w:val="none" w:sz="0" w:space="0" w:color="auto"/>
          </w:divBdr>
        </w:div>
        <w:div w:id="441388798">
          <w:marLeft w:val="640"/>
          <w:marRight w:val="0"/>
          <w:marTop w:val="0"/>
          <w:marBottom w:val="0"/>
          <w:divBdr>
            <w:top w:val="none" w:sz="0" w:space="0" w:color="auto"/>
            <w:left w:val="none" w:sz="0" w:space="0" w:color="auto"/>
            <w:bottom w:val="none" w:sz="0" w:space="0" w:color="auto"/>
            <w:right w:val="none" w:sz="0" w:space="0" w:color="auto"/>
          </w:divBdr>
        </w:div>
        <w:div w:id="1039934509">
          <w:marLeft w:val="640"/>
          <w:marRight w:val="0"/>
          <w:marTop w:val="0"/>
          <w:marBottom w:val="0"/>
          <w:divBdr>
            <w:top w:val="none" w:sz="0" w:space="0" w:color="auto"/>
            <w:left w:val="none" w:sz="0" w:space="0" w:color="auto"/>
            <w:bottom w:val="none" w:sz="0" w:space="0" w:color="auto"/>
            <w:right w:val="none" w:sz="0" w:space="0" w:color="auto"/>
          </w:divBdr>
        </w:div>
        <w:div w:id="1467351159">
          <w:marLeft w:val="640"/>
          <w:marRight w:val="0"/>
          <w:marTop w:val="0"/>
          <w:marBottom w:val="0"/>
          <w:divBdr>
            <w:top w:val="none" w:sz="0" w:space="0" w:color="auto"/>
            <w:left w:val="none" w:sz="0" w:space="0" w:color="auto"/>
            <w:bottom w:val="none" w:sz="0" w:space="0" w:color="auto"/>
            <w:right w:val="none" w:sz="0" w:space="0" w:color="auto"/>
          </w:divBdr>
        </w:div>
        <w:div w:id="1683051264">
          <w:marLeft w:val="640"/>
          <w:marRight w:val="0"/>
          <w:marTop w:val="0"/>
          <w:marBottom w:val="0"/>
          <w:divBdr>
            <w:top w:val="none" w:sz="0" w:space="0" w:color="auto"/>
            <w:left w:val="none" w:sz="0" w:space="0" w:color="auto"/>
            <w:bottom w:val="none" w:sz="0" w:space="0" w:color="auto"/>
            <w:right w:val="none" w:sz="0" w:space="0" w:color="auto"/>
          </w:divBdr>
        </w:div>
        <w:div w:id="1306664365">
          <w:marLeft w:val="640"/>
          <w:marRight w:val="0"/>
          <w:marTop w:val="0"/>
          <w:marBottom w:val="0"/>
          <w:divBdr>
            <w:top w:val="none" w:sz="0" w:space="0" w:color="auto"/>
            <w:left w:val="none" w:sz="0" w:space="0" w:color="auto"/>
            <w:bottom w:val="none" w:sz="0" w:space="0" w:color="auto"/>
            <w:right w:val="none" w:sz="0" w:space="0" w:color="auto"/>
          </w:divBdr>
        </w:div>
        <w:div w:id="357465999">
          <w:marLeft w:val="640"/>
          <w:marRight w:val="0"/>
          <w:marTop w:val="0"/>
          <w:marBottom w:val="0"/>
          <w:divBdr>
            <w:top w:val="none" w:sz="0" w:space="0" w:color="auto"/>
            <w:left w:val="none" w:sz="0" w:space="0" w:color="auto"/>
            <w:bottom w:val="none" w:sz="0" w:space="0" w:color="auto"/>
            <w:right w:val="none" w:sz="0" w:space="0" w:color="auto"/>
          </w:divBdr>
        </w:div>
        <w:div w:id="788090458">
          <w:marLeft w:val="640"/>
          <w:marRight w:val="0"/>
          <w:marTop w:val="0"/>
          <w:marBottom w:val="0"/>
          <w:divBdr>
            <w:top w:val="none" w:sz="0" w:space="0" w:color="auto"/>
            <w:left w:val="none" w:sz="0" w:space="0" w:color="auto"/>
            <w:bottom w:val="none" w:sz="0" w:space="0" w:color="auto"/>
            <w:right w:val="none" w:sz="0" w:space="0" w:color="auto"/>
          </w:divBdr>
        </w:div>
        <w:div w:id="1914004452">
          <w:marLeft w:val="640"/>
          <w:marRight w:val="0"/>
          <w:marTop w:val="0"/>
          <w:marBottom w:val="0"/>
          <w:divBdr>
            <w:top w:val="none" w:sz="0" w:space="0" w:color="auto"/>
            <w:left w:val="none" w:sz="0" w:space="0" w:color="auto"/>
            <w:bottom w:val="none" w:sz="0" w:space="0" w:color="auto"/>
            <w:right w:val="none" w:sz="0" w:space="0" w:color="auto"/>
          </w:divBdr>
        </w:div>
        <w:div w:id="1220247240">
          <w:marLeft w:val="640"/>
          <w:marRight w:val="0"/>
          <w:marTop w:val="0"/>
          <w:marBottom w:val="0"/>
          <w:divBdr>
            <w:top w:val="none" w:sz="0" w:space="0" w:color="auto"/>
            <w:left w:val="none" w:sz="0" w:space="0" w:color="auto"/>
            <w:bottom w:val="none" w:sz="0" w:space="0" w:color="auto"/>
            <w:right w:val="none" w:sz="0" w:space="0" w:color="auto"/>
          </w:divBdr>
        </w:div>
        <w:div w:id="1680499937">
          <w:marLeft w:val="640"/>
          <w:marRight w:val="0"/>
          <w:marTop w:val="0"/>
          <w:marBottom w:val="0"/>
          <w:divBdr>
            <w:top w:val="none" w:sz="0" w:space="0" w:color="auto"/>
            <w:left w:val="none" w:sz="0" w:space="0" w:color="auto"/>
            <w:bottom w:val="none" w:sz="0" w:space="0" w:color="auto"/>
            <w:right w:val="none" w:sz="0" w:space="0" w:color="auto"/>
          </w:divBdr>
        </w:div>
        <w:div w:id="1106585689">
          <w:marLeft w:val="640"/>
          <w:marRight w:val="0"/>
          <w:marTop w:val="0"/>
          <w:marBottom w:val="0"/>
          <w:divBdr>
            <w:top w:val="none" w:sz="0" w:space="0" w:color="auto"/>
            <w:left w:val="none" w:sz="0" w:space="0" w:color="auto"/>
            <w:bottom w:val="none" w:sz="0" w:space="0" w:color="auto"/>
            <w:right w:val="none" w:sz="0" w:space="0" w:color="auto"/>
          </w:divBdr>
        </w:div>
        <w:div w:id="1626350514">
          <w:marLeft w:val="640"/>
          <w:marRight w:val="0"/>
          <w:marTop w:val="0"/>
          <w:marBottom w:val="0"/>
          <w:divBdr>
            <w:top w:val="none" w:sz="0" w:space="0" w:color="auto"/>
            <w:left w:val="none" w:sz="0" w:space="0" w:color="auto"/>
            <w:bottom w:val="none" w:sz="0" w:space="0" w:color="auto"/>
            <w:right w:val="none" w:sz="0" w:space="0" w:color="auto"/>
          </w:divBdr>
        </w:div>
        <w:div w:id="5133215">
          <w:marLeft w:val="640"/>
          <w:marRight w:val="0"/>
          <w:marTop w:val="0"/>
          <w:marBottom w:val="0"/>
          <w:divBdr>
            <w:top w:val="none" w:sz="0" w:space="0" w:color="auto"/>
            <w:left w:val="none" w:sz="0" w:space="0" w:color="auto"/>
            <w:bottom w:val="none" w:sz="0" w:space="0" w:color="auto"/>
            <w:right w:val="none" w:sz="0" w:space="0" w:color="auto"/>
          </w:divBdr>
        </w:div>
        <w:div w:id="293412032">
          <w:marLeft w:val="640"/>
          <w:marRight w:val="0"/>
          <w:marTop w:val="0"/>
          <w:marBottom w:val="0"/>
          <w:divBdr>
            <w:top w:val="none" w:sz="0" w:space="0" w:color="auto"/>
            <w:left w:val="none" w:sz="0" w:space="0" w:color="auto"/>
            <w:bottom w:val="none" w:sz="0" w:space="0" w:color="auto"/>
            <w:right w:val="none" w:sz="0" w:space="0" w:color="auto"/>
          </w:divBdr>
        </w:div>
        <w:div w:id="268240481">
          <w:marLeft w:val="640"/>
          <w:marRight w:val="0"/>
          <w:marTop w:val="0"/>
          <w:marBottom w:val="0"/>
          <w:divBdr>
            <w:top w:val="none" w:sz="0" w:space="0" w:color="auto"/>
            <w:left w:val="none" w:sz="0" w:space="0" w:color="auto"/>
            <w:bottom w:val="none" w:sz="0" w:space="0" w:color="auto"/>
            <w:right w:val="none" w:sz="0" w:space="0" w:color="auto"/>
          </w:divBdr>
        </w:div>
        <w:div w:id="850920298">
          <w:marLeft w:val="640"/>
          <w:marRight w:val="0"/>
          <w:marTop w:val="0"/>
          <w:marBottom w:val="0"/>
          <w:divBdr>
            <w:top w:val="none" w:sz="0" w:space="0" w:color="auto"/>
            <w:left w:val="none" w:sz="0" w:space="0" w:color="auto"/>
            <w:bottom w:val="none" w:sz="0" w:space="0" w:color="auto"/>
            <w:right w:val="none" w:sz="0" w:space="0" w:color="auto"/>
          </w:divBdr>
        </w:div>
        <w:div w:id="38631123">
          <w:marLeft w:val="640"/>
          <w:marRight w:val="0"/>
          <w:marTop w:val="0"/>
          <w:marBottom w:val="0"/>
          <w:divBdr>
            <w:top w:val="none" w:sz="0" w:space="0" w:color="auto"/>
            <w:left w:val="none" w:sz="0" w:space="0" w:color="auto"/>
            <w:bottom w:val="none" w:sz="0" w:space="0" w:color="auto"/>
            <w:right w:val="none" w:sz="0" w:space="0" w:color="auto"/>
          </w:divBdr>
        </w:div>
        <w:div w:id="377821116">
          <w:marLeft w:val="640"/>
          <w:marRight w:val="0"/>
          <w:marTop w:val="0"/>
          <w:marBottom w:val="0"/>
          <w:divBdr>
            <w:top w:val="none" w:sz="0" w:space="0" w:color="auto"/>
            <w:left w:val="none" w:sz="0" w:space="0" w:color="auto"/>
            <w:bottom w:val="none" w:sz="0" w:space="0" w:color="auto"/>
            <w:right w:val="none" w:sz="0" w:space="0" w:color="auto"/>
          </w:divBdr>
        </w:div>
        <w:div w:id="459300952">
          <w:marLeft w:val="640"/>
          <w:marRight w:val="0"/>
          <w:marTop w:val="0"/>
          <w:marBottom w:val="0"/>
          <w:divBdr>
            <w:top w:val="none" w:sz="0" w:space="0" w:color="auto"/>
            <w:left w:val="none" w:sz="0" w:space="0" w:color="auto"/>
            <w:bottom w:val="none" w:sz="0" w:space="0" w:color="auto"/>
            <w:right w:val="none" w:sz="0" w:space="0" w:color="auto"/>
          </w:divBdr>
        </w:div>
        <w:div w:id="571081187">
          <w:marLeft w:val="640"/>
          <w:marRight w:val="0"/>
          <w:marTop w:val="0"/>
          <w:marBottom w:val="0"/>
          <w:divBdr>
            <w:top w:val="none" w:sz="0" w:space="0" w:color="auto"/>
            <w:left w:val="none" w:sz="0" w:space="0" w:color="auto"/>
            <w:bottom w:val="none" w:sz="0" w:space="0" w:color="auto"/>
            <w:right w:val="none" w:sz="0" w:space="0" w:color="auto"/>
          </w:divBdr>
        </w:div>
        <w:div w:id="2061324611">
          <w:marLeft w:val="640"/>
          <w:marRight w:val="0"/>
          <w:marTop w:val="0"/>
          <w:marBottom w:val="0"/>
          <w:divBdr>
            <w:top w:val="none" w:sz="0" w:space="0" w:color="auto"/>
            <w:left w:val="none" w:sz="0" w:space="0" w:color="auto"/>
            <w:bottom w:val="none" w:sz="0" w:space="0" w:color="auto"/>
            <w:right w:val="none" w:sz="0" w:space="0" w:color="auto"/>
          </w:divBdr>
        </w:div>
        <w:div w:id="429400306">
          <w:marLeft w:val="640"/>
          <w:marRight w:val="0"/>
          <w:marTop w:val="0"/>
          <w:marBottom w:val="0"/>
          <w:divBdr>
            <w:top w:val="none" w:sz="0" w:space="0" w:color="auto"/>
            <w:left w:val="none" w:sz="0" w:space="0" w:color="auto"/>
            <w:bottom w:val="none" w:sz="0" w:space="0" w:color="auto"/>
            <w:right w:val="none" w:sz="0" w:space="0" w:color="auto"/>
          </w:divBdr>
        </w:div>
        <w:div w:id="2131629086">
          <w:marLeft w:val="640"/>
          <w:marRight w:val="0"/>
          <w:marTop w:val="0"/>
          <w:marBottom w:val="0"/>
          <w:divBdr>
            <w:top w:val="none" w:sz="0" w:space="0" w:color="auto"/>
            <w:left w:val="none" w:sz="0" w:space="0" w:color="auto"/>
            <w:bottom w:val="none" w:sz="0" w:space="0" w:color="auto"/>
            <w:right w:val="none" w:sz="0" w:space="0" w:color="auto"/>
          </w:divBdr>
        </w:div>
        <w:div w:id="1525560653">
          <w:marLeft w:val="640"/>
          <w:marRight w:val="0"/>
          <w:marTop w:val="0"/>
          <w:marBottom w:val="0"/>
          <w:divBdr>
            <w:top w:val="none" w:sz="0" w:space="0" w:color="auto"/>
            <w:left w:val="none" w:sz="0" w:space="0" w:color="auto"/>
            <w:bottom w:val="none" w:sz="0" w:space="0" w:color="auto"/>
            <w:right w:val="none" w:sz="0" w:space="0" w:color="auto"/>
          </w:divBdr>
        </w:div>
        <w:div w:id="1407453702">
          <w:marLeft w:val="640"/>
          <w:marRight w:val="0"/>
          <w:marTop w:val="0"/>
          <w:marBottom w:val="0"/>
          <w:divBdr>
            <w:top w:val="none" w:sz="0" w:space="0" w:color="auto"/>
            <w:left w:val="none" w:sz="0" w:space="0" w:color="auto"/>
            <w:bottom w:val="none" w:sz="0" w:space="0" w:color="auto"/>
            <w:right w:val="none" w:sz="0" w:space="0" w:color="auto"/>
          </w:divBdr>
        </w:div>
        <w:div w:id="347754852">
          <w:marLeft w:val="640"/>
          <w:marRight w:val="0"/>
          <w:marTop w:val="0"/>
          <w:marBottom w:val="0"/>
          <w:divBdr>
            <w:top w:val="none" w:sz="0" w:space="0" w:color="auto"/>
            <w:left w:val="none" w:sz="0" w:space="0" w:color="auto"/>
            <w:bottom w:val="none" w:sz="0" w:space="0" w:color="auto"/>
            <w:right w:val="none" w:sz="0" w:space="0" w:color="auto"/>
          </w:divBdr>
        </w:div>
        <w:div w:id="323818016">
          <w:marLeft w:val="640"/>
          <w:marRight w:val="0"/>
          <w:marTop w:val="0"/>
          <w:marBottom w:val="0"/>
          <w:divBdr>
            <w:top w:val="none" w:sz="0" w:space="0" w:color="auto"/>
            <w:left w:val="none" w:sz="0" w:space="0" w:color="auto"/>
            <w:bottom w:val="none" w:sz="0" w:space="0" w:color="auto"/>
            <w:right w:val="none" w:sz="0" w:space="0" w:color="auto"/>
          </w:divBdr>
        </w:div>
        <w:div w:id="1752774880">
          <w:marLeft w:val="640"/>
          <w:marRight w:val="0"/>
          <w:marTop w:val="0"/>
          <w:marBottom w:val="0"/>
          <w:divBdr>
            <w:top w:val="none" w:sz="0" w:space="0" w:color="auto"/>
            <w:left w:val="none" w:sz="0" w:space="0" w:color="auto"/>
            <w:bottom w:val="none" w:sz="0" w:space="0" w:color="auto"/>
            <w:right w:val="none" w:sz="0" w:space="0" w:color="auto"/>
          </w:divBdr>
        </w:div>
        <w:div w:id="312024951">
          <w:marLeft w:val="640"/>
          <w:marRight w:val="0"/>
          <w:marTop w:val="0"/>
          <w:marBottom w:val="0"/>
          <w:divBdr>
            <w:top w:val="none" w:sz="0" w:space="0" w:color="auto"/>
            <w:left w:val="none" w:sz="0" w:space="0" w:color="auto"/>
            <w:bottom w:val="none" w:sz="0" w:space="0" w:color="auto"/>
            <w:right w:val="none" w:sz="0" w:space="0" w:color="auto"/>
          </w:divBdr>
        </w:div>
        <w:div w:id="457841341">
          <w:marLeft w:val="640"/>
          <w:marRight w:val="0"/>
          <w:marTop w:val="0"/>
          <w:marBottom w:val="0"/>
          <w:divBdr>
            <w:top w:val="none" w:sz="0" w:space="0" w:color="auto"/>
            <w:left w:val="none" w:sz="0" w:space="0" w:color="auto"/>
            <w:bottom w:val="none" w:sz="0" w:space="0" w:color="auto"/>
            <w:right w:val="none" w:sz="0" w:space="0" w:color="auto"/>
          </w:divBdr>
        </w:div>
        <w:div w:id="1293709906">
          <w:marLeft w:val="640"/>
          <w:marRight w:val="0"/>
          <w:marTop w:val="0"/>
          <w:marBottom w:val="0"/>
          <w:divBdr>
            <w:top w:val="none" w:sz="0" w:space="0" w:color="auto"/>
            <w:left w:val="none" w:sz="0" w:space="0" w:color="auto"/>
            <w:bottom w:val="none" w:sz="0" w:space="0" w:color="auto"/>
            <w:right w:val="none" w:sz="0" w:space="0" w:color="auto"/>
          </w:divBdr>
        </w:div>
        <w:div w:id="1688557766">
          <w:marLeft w:val="640"/>
          <w:marRight w:val="0"/>
          <w:marTop w:val="0"/>
          <w:marBottom w:val="0"/>
          <w:divBdr>
            <w:top w:val="none" w:sz="0" w:space="0" w:color="auto"/>
            <w:left w:val="none" w:sz="0" w:space="0" w:color="auto"/>
            <w:bottom w:val="none" w:sz="0" w:space="0" w:color="auto"/>
            <w:right w:val="none" w:sz="0" w:space="0" w:color="auto"/>
          </w:divBdr>
        </w:div>
        <w:div w:id="1351032234">
          <w:marLeft w:val="640"/>
          <w:marRight w:val="0"/>
          <w:marTop w:val="0"/>
          <w:marBottom w:val="0"/>
          <w:divBdr>
            <w:top w:val="none" w:sz="0" w:space="0" w:color="auto"/>
            <w:left w:val="none" w:sz="0" w:space="0" w:color="auto"/>
            <w:bottom w:val="none" w:sz="0" w:space="0" w:color="auto"/>
            <w:right w:val="none" w:sz="0" w:space="0" w:color="auto"/>
          </w:divBdr>
        </w:div>
        <w:div w:id="221261755">
          <w:marLeft w:val="640"/>
          <w:marRight w:val="0"/>
          <w:marTop w:val="0"/>
          <w:marBottom w:val="0"/>
          <w:divBdr>
            <w:top w:val="none" w:sz="0" w:space="0" w:color="auto"/>
            <w:left w:val="none" w:sz="0" w:space="0" w:color="auto"/>
            <w:bottom w:val="none" w:sz="0" w:space="0" w:color="auto"/>
            <w:right w:val="none" w:sz="0" w:space="0" w:color="auto"/>
          </w:divBdr>
        </w:div>
        <w:div w:id="999191189">
          <w:marLeft w:val="640"/>
          <w:marRight w:val="0"/>
          <w:marTop w:val="0"/>
          <w:marBottom w:val="0"/>
          <w:divBdr>
            <w:top w:val="none" w:sz="0" w:space="0" w:color="auto"/>
            <w:left w:val="none" w:sz="0" w:space="0" w:color="auto"/>
            <w:bottom w:val="none" w:sz="0" w:space="0" w:color="auto"/>
            <w:right w:val="none" w:sz="0" w:space="0" w:color="auto"/>
          </w:divBdr>
        </w:div>
        <w:div w:id="1674185440">
          <w:marLeft w:val="640"/>
          <w:marRight w:val="0"/>
          <w:marTop w:val="0"/>
          <w:marBottom w:val="0"/>
          <w:divBdr>
            <w:top w:val="none" w:sz="0" w:space="0" w:color="auto"/>
            <w:left w:val="none" w:sz="0" w:space="0" w:color="auto"/>
            <w:bottom w:val="none" w:sz="0" w:space="0" w:color="auto"/>
            <w:right w:val="none" w:sz="0" w:space="0" w:color="auto"/>
          </w:divBdr>
        </w:div>
        <w:div w:id="910430900">
          <w:marLeft w:val="640"/>
          <w:marRight w:val="0"/>
          <w:marTop w:val="0"/>
          <w:marBottom w:val="0"/>
          <w:divBdr>
            <w:top w:val="none" w:sz="0" w:space="0" w:color="auto"/>
            <w:left w:val="none" w:sz="0" w:space="0" w:color="auto"/>
            <w:bottom w:val="none" w:sz="0" w:space="0" w:color="auto"/>
            <w:right w:val="none" w:sz="0" w:space="0" w:color="auto"/>
          </w:divBdr>
        </w:div>
        <w:div w:id="302582348">
          <w:marLeft w:val="640"/>
          <w:marRight w:val="0"/>
          <w:marTop w:val="0"/>
          <w:marBottom w:val="0"/>
          <w:divBdr>
            <w:top w:val="none" w:sz="0" w:space="0" w:color="auto"/>
            <w:left w:val="none" w:sz="0" w:space="0" w:color="auto"/>
            <w:bottom w:val="none" w:sz="0" w:space="0" w:color="auto"/>
            <w:right w:val="none" w:sz="0" w:space="0" w:color="auto"/>
          </w:divBdr>
        </w:div>
        <w:div w:id="39672541">
          <w:marLeft w:val="640"/>
          <w:marRight w:val="0"/>
          <w:marTop w:val="0"/>
          <w:marBottom w:val="0"/>
          <w:divBdr>
            <w:top w:val="none" w:sz="0" w:space="0" w:color="auto"/>
            <w:left w:val="none" w:sz="0" w:space="0" w:color="auto"/>
            <w:bottom w:val="none" w:sz="0" w:space="0" w:color="auto"/>
            <w:right w:val="none" w:sz="0" w:space="0" w:color="auto"/>
          </w:divBdr>
        </w:div>
        <w:div w:id="17826851">
          <w:marLeft w:val="640"/>
          <w:marRight w:val="0"/>
          <w:marTop w:val="0"/>
          <w:marBottom w:val="0"/>
          <w:divBdr>
            <w:top w:val="none" w:sz="0" w:space="0" w:color="auto"/>
            <w:left w:val="none" w:sz="0" w:space="0" w:color="auto"/>
            <w:bottom w:val="none" w:sz="0" w:space="0" w:color="auto"/>
            <w:right w:val="none" w:sz="0" w:space="0" w:color="auto"/>
          </w:divBdr>
        </w:div>
        <w:div w:id="1220900130">
          <w:marLeft w:val="640"/>
          <w:marRight w:val="0"/>
          <w:marTop w:val="0"/>
          <w:marBottom w:val="0"/>
          <w:divBdr>
            <w:top w:val="none" w:sz="0" w:space="0" w:color="auto"/>
            <w:left w:val="none" w:sz="0" w:space="0" w:color="auto"/>
            <w:bottom w:val="none" w:sz="0" w:space="0" w:color="auto"/>
            <w:right w:val="none" w:sz="0" w:space="0" w:color="auto"/>
          </w:divBdr>
        </w:div>
        <w:div w:id="848908226">
          <w:marLeft w:val="640"/>
          <w:marRight w:val="0"/>
          <w:marTop w:val="0"/>
          <w:marBottom w:val="0"/>
          <w:divBdr>
            <w:top w:val="none" w:sz="0" w:space="0" w:color="auto"/>
            <w:left w:val="none" w:sz="0" w:space="0" w:color="auto"/>
            <w:bottom w:val="none" w:sz="0" w:space="0" w:color="auto"/>
            <w:right w:val="none" w:sz="0" w:space="0" w:color="auto"/>
          </w:divBdr>
        </w:div>
        <w:div w:id="1917125670">
          <w:marLeft w:val="640"/>
          <w:marRight w:val="0"/>
          <w:marTop w:val="0"/>
          <w:marBottom w:val="0"/>
          <w:divBdr>
            <w:top w:val="none" w:sz="0" w:space="0" w:color="auto"/>
            <w:left w:val="none" w:sz="0" w:space="0" w:color="auto"/>
            <w:bottom w:val="none" w:sz="0" w:space="0" w:color="auto"/>
            <w:right w:val="none" w:sz="0" w:space="0" w:color="auto"/>
          </w:divBdr>
        </w:div>
        <w:div w:id="583612704">
          <w:marLeft w:val="640"/>
          <w:marRight w:val="0"/>
          <w:marTop w:val="0"/>
          <w:marBottom w:val="0"/>
          <w:divBdr>
            <w:top w:val="none" w:sz="0" w:space="0" w:color="auto"/>
            <w:left w:val="none" w:sz="0" w:space="0" w:color="auto"/>
            <w:bottom w:val="none" w:sz="0" w:space="0" w:color="auto"/>
            <w:right w:val="none" w:sz="0" w:space="0" w:color="auto"/>
          </w:divBdr>
        </w:div>
        <w:div w:id="565799711">
          <w:marLeft w:val="640"/>
          <w:marRight w:val="0"/>
          <w:marTop w:val="0"/>
          <w:marBottom w:val="0"/>
          <w:divBdr>
            <w:top w:val="none" w:sz="0" w:space="0" w:color="auto"/>
            <w:left w:val="none" w:sz="0" w:space="0" w:color="auto"/>
            <w:bottom w:val="none" w:sz="0" w:space="0" w:color="auto"/>
            <w:right w:val="none" w:sz="0" w:space="0" w:color="auto"/>
          </w:divBdr>
        </w:div>
        <w:div w:id="434254165">
          <w:marLeft w:val="640"/>
          <w:marRight w:val="0"/>
          <w:marTop w:val="0"/>
          <w:marBottom w:val="0"/>
          <w:divBdr>
            <w:top w:val="none" w:sz="0" w:space="0" w:color="auto"/>
            <w:left w:val="none" w:sz="0" w:space="0" w:color="auto"/>
            <w:bottom w:val="none" w:sz="0" w:space="0" w:color="auto"/>
            <w:right w:val="none" w:sz="0" w:space="0" w:color="auto"/>
          </w:divBdr>
        </w:div>
        <w:div w:id="725027798">
          <w:marLeft w:val="640"/>
          <w:marRight w:val="0"/>
          <w:marTop w:val="0"/>
          <w:marBottom w:val="0"/>
          <w:divBdr>
            <w:top w:val="none" w:sz="0" w:space="0" w:color="auto"/>
            <w:left w:val="none" w:sz="0" w:space="0" w:color="auto"/>
            <w:bottom w:val="none" w:sz="0" w:space="0" w:color="auto"/>
            <w:right w:val="none" w:sz="0" w:space="0" w:color="auto"/>
          </w:divBdr>
        </w:div>
        <w:div w:id="554776907">
          <w:marLeft w:val="640"/>
          <w:marRight w:val="0"/>
          <w:marTop w:val="0"/>
          <w:marBottom w:val="0"/>
          <w:divBdr>
            <w:top w:val="none" w:sz="0" w:space="0" w:color="auto"/>
            <w:left w:val="none" w:sz="0" w:space="0" w:color="auto"/>
            <w:bottom w:val="none" w:sz="0" w:space="0" w:color="auto"/>
            <w:right w:val="none" w:sz="0" w:space="0" w:color="auto"/>
          </w:divBdr>
        </w:div>
        <w:div w:id="302321499">
          <w:marLeft w:val="640"/>
          <w:marRight w:val="0"/>
          <w:marTop w:val="0"/>
          <w:marBottom w:val="0"/>
          <w:divBdr>
            <w:top w:val="none" w:sz="0" w:space="0" w:color="auto"/>
            <w:left w:val="none" w:sz="0" w:space="0" w:color="auto"/>
            <w:bottom w:val="none" w:sz="0" w:space="0" w:color="auto"/>
            <w:right w:val="none" w:sz="0" w:space="0" w:color="auto"/>
          </w:divBdr>
        </w:div>
        <w:div w:id="565184397">
          <w:marLeft w:val="640"/>
          <w:marRight w:val="0"/>
          <w:marTop w:val="0"/>
          <w:marBottom w:val="0"/>
          <w:divBdr>
            <w:top w:val="none" w:sz="0" w:space="0" w:color="auto"/>
            <w:left w:val="none" w:sz="0" w:space="0" w:color="auto"/>
            <w:bottom w:val="none" w:sz="0" w:space="0" w:color="auto"/>
            <w:right w:val="none" w:sz="0" w:space="0" w:color="auto"/>
          </w:divBdr>
        </w:div>
        <w:div w:id="885064049">
          <w:marLeft w:val="640"/>
          <w:marRight w:val="0"/>
          <w:marTop w:val="0"/>
          <w:marBottom w:val="0"/>
          <w:divBdr>
            <w:top w:val="none" w:sz="0" w:space="0" w:color="auto"/>
            <w:left w:val="none" w:sz="0" w:space="0" w:color="auto"/>
            <w:bottom w:val="none" w:sz="0" w:space="0" w:color="auto"/>
            <w:right w:val="none" w:sz="0" w:space="0" w:color="auto"/>
          </w:divBdr>
        </w:div>
        <w:div w:id="1523396192">
          <w:marLeft w:val="640"/>
          <w:marRight w:val="0"/>
          <w:marTop w:val="0"/>
          <w:marBottom w:val="0"/>
          <w:divBdr>
            <w:top w:val="none" w:sz="0" w:space="0" w:color="auto"/>
            <w:left w:val="none" w:sz="0" w:space="0" w:color="auto"/>
            <w:bottom w:val="none" w:sz="0" w:space="0" w:color="auto"/>
            <w:right w:val="none" w:sz="0" w:space="0" w:color="auto"/>
          </w:divBdr>
        </w:div>
        <w:div w:id="748381596">
          <w:marLeft w:val="640"/>
          <w:marRight w:val="0"/>
          <w:marTop w:val="0"/>
          <w:marBottom w:val="0"/>
          <w:divBdr>
            <w:top w:val="none" w:sz="0" w:space="0" w:color="auto"/>
            <w:left w:val="none" w:sz="0" w:space="0" w:color="auto"/>
            <w:bottom w:val="none" w:sz="0" w:space="0" w:color="auto"/>
            <w:right w:val="none" w:sz="0" w:space="0" w:color="auto"/>
          </w:divBdr>
        </w:div>
        <w:div w:id="1211724249">
          <w:marLeft w:val="640"/>
          <w:marRight w:val="0"/>
          <w:marTop w:val="0"/>
          <w:marBottom w:val="0"/>
          <w:divBdr>
            <w:top w:val="none" w:sz="0" w:space="0" w:color="auto"/>
            <w:left w:val="none" w:sz="0" w:space="0" w:color="auto"/>
            <w:bottom w:val="none" w:sz="0" w:space="0" w:color="auto"/>
            <w:right w:val="none" w:sz="0" w:space="0" w:color="auto"/>
          </w:divBdr>
        </w:div>
        <w:div w:id="902369977">
          <w:marLeft w:val="640"/>
          <w:marRight w:val="0"/>
          <w:marTop w:val="0"/>
          <w:marBottom w:val="0"/>
          <w:divBdr>
            <w:top w:val="none" w:sz="0" w:space="0" w:color="auto"/>
            <w:left w:val="none" w:sz="0" w:space="0" w:color="auto"/>
            <w:bottom w:val="none" w:sz="0" w:space="0" w:color="auto"/>
            <w:right w:val="none" w:sz="0" w:space="0" w:color="auto"/>
          </w:divBdr>
        </w:div>
        <w:div w:id="1584992537">
          <w:marLeft w:val="640"/>
          <w:marRight w:val="0"/>
          <w:marTop w:val="0"/>
          <w:marBottom w:val="0"/>
          <w:divBdr>
            <w:top w:val="none" w:sz="0" w:space="0" w:color="auto"/>
            <w:left w:val="none" w:sz="0" w:space="0" w:color="auto"/>
            <w:bottom w:val="none" w:sz="0" w:space="0" w:color="auto"/>
            <w:right w:val="none" w:sz="0" w:space="0" w:color="auto"/>
          </w:divBdr>
        </w:div>
        <w:div w:id="2096241901">
          <w:marLeft w:val="640"/>
          <w:marRight w:val="0"/>
          <w:marTop w:val="0"/>
          <w:marBottom w:val="0"/>
          <w:divBdr>
            <w:top w:val="none" w:sz="0" w:space="0" w:color="auto"/>
            <w:left w:val="none" w:sz="0" w:space="0" w:color="auto"/>
            <w:bottom w:val="none" w:sz="0" w:space="0" w:color="auto"/>
            <w:right w:val="none" w:sz="0" w:space="0" w:color="auto"/>
          </w:divBdr>
        </w:div>
        <w:div w:id="1026442745">
          <w:marLeft w:val="640"/>
          <w:marRight w:val="0"/>
          <w:marTop w:val="0"/>
          <w:marBottom w:val="0"/>
          <w:divBdr>
            <w:top w:val="none" w:sz="0" w:space="0" w:color="auto"/>
            <w:left w:val="none" w:sz="0" w:space="0" w:color="auto"/>
            <w:bottom w:val="none" w:sz="0" w:space="0" w:color="auto"/>
            <w:right w:val="none" w:sz="0" w:space="0" w:color="auto"/>
          </w:divBdr>
        </w:div>
        <w:div w:id="2061711166">
          <w:marLeft w:val="640"/>
          <w:marRight w:val="0"/>
          <w:marTop w:val="0"/>
          <w:marBottom w:val="0"/>
          <w:divBdr>
            <w:top w:val="none" w:sz="0" w:space="0" w:color="auto"/>
            <w:left w:val="none" w:sz="0" w:space="0" w:color="auto"/>
            <w:bottom w:val="none" w:sz="0" w:space="0" w:color="auto"/>
            <w:right w:val="none" w:sz="0" w:space="0" w:color="auto"/>
          </w:divBdr>
        </w:div>
        <w:div w:id="1629123847">
          <w:marLeft w:val="640"/>
          <w:marRight w:val="0"/>
          <w:marTop w:val="0"/>
          <w:marBottom w:val="0"/>
          <w:divBdr>
            <w:top w:val="none" w:sz="0" w:space="0" w:color="auto"/>
            <w:left w:val="none" w:sz="0" w:space="0" w:color="auto"/>
            <w:bottom w:val="none" w:sz="0" w:space="0" w:color="auto"/>
            <w:right w:val="none" w:sz="0" w:space="0" w:color="auto"/>
          </w:divBdr>
        </w:div>
        <w:div w:id="748625141">
          <w:marLeft w:val="640"/>
          <w:marRight w:val="0"/>
          <w:marTop w:val="0"/>
          <w:marBottom w:val="0"/>
          <w:divBdr>
            <w:top w:val="none" w:sz="0" w:space="0" w:color="auto"/>
            <w:left w:val="none" w:sz="0" w:space="0" w:color="auto"/>
            <w:bottom w:val="none" w:sz="0" w:space="0" w:color="auto"/>
            <w:right w:val="none" w:sz="0" w:space="0" w:color="auto"/>
          </w:divBdr>
        </w:div>
        <w:div w:id="1861233751">
          <w:marLeft w:val="640"/>
          <w:marRight w:val="0"/>
          <w:marTop w:val="0"/>
          <w:marBottom w:val="0"/>
          <w:divBdr>
            <w:top w:val="none" w:sz="0" w:space="0" w:color="auto"/>
            <w:left w:val="none" w:sz="0" w:space="0" w:color="auto"/>
            <w:bottom w:val="none" w:sz="0" w:space="0" w:color="auto"/>
            <w:right w:val="none" w:sz="0" w:space="0" w:color="auto"/>
          </w:divBdr>
        </w:div>
        <w:div w:id="203911485">
          <w:marLeft w:val="640"/>
          <w:marRight w:val="0"/>
          <w:marTop w:val="0"/>
          <w:marBottom w:val="0"/>
          <w:divBdr>
            <w:top w:val="none" w:sz="0" w:space="0" w:color="auto"/>
            <w:left w:val="none" w:sz="0" w:space="0" w:color="auto"/>
            <w:bottom w:val="none" w:sz="0" w:space="0" w:color="auto"/>
            <w:right w:val="none" w:sz="0" w:space="0" w:color="auto"/>
          </w:divBdr>
        </w:div>
        <w:div w:id="1492022781">
          <w:marLeft w:val="640"/>
          <w:marRight w:val="0"/>
          <w:marTop w:val="0"/>
          <w:marBottom w:val="0"/>
          <w:divBdr>
            <w:top w:val="none" w:sz="0" w:space="0" w:color="auto"/>
            <w:left w:val="none" w:sz="0" w:space="0" w:color="auto"/>
            <w:bottom w:val="none" w:sz="0" w:space="0" w:color="auto"/>
            <w:right w:val="none" w:sz="0" w:space="0" w:color="auto"/>
          </w:divBdr>
        </w:div>
        <w:div w:id="409817735">
          <w:marLeft w:val="640"/>
          <w:marRight w:val="0"/>
          <w:marTop w:val="0"/>
          <w:marBottom w:val="0"/>
          <w:divBdr>
            <w:top w:val="none" w:sz="0" w:space="0" w:color="auto"/>
            <w:left w:val="none" w:sz="0" w:space="0" w:color="auto"/>
            <w:bottom w:val="none" w:sz="0" w:space="0" w:color="auto"/>
            <w:right w:val="none" w:sz="0" w:space="0" w:color="auto"/>
          </w:divBdr>
        </w:div>
        <w:div w:id="746808595">
          <w:marLeft w:val="640"/>
          <w:marRight w:val="0"/>
          <w:marTop w:val="0"/>
          <w:marBottom w:val="0"/>
          <w:divBdr>
            <w:top w:val="none" w:sz="0" w:space="0" w:color="auto"/>
            <w:left w:val="none" w:sz="0" w:space="0" w:color="auto"/>
            <w:bottom w:val="none" w:sz="0" w:space="0" w:color="auto"/>
            <w:right w:val="none" w:sz="0" w:space="0" w:color="auto"/>
          </w:divBdr>
        </w:div>
        <w:div w:id="491027346">
          <w:marLeft w:val="640"/>
          <w:marRight w:val="0"/>
          <w:marTop w:val="0"/>
          <w:marBottom w:val="0"/>
          <w:divBdr>
            <w:top w:val="none" w:sz="0" w:space="0" w:color="auto"/>
            <w:left w:val="none" w:sz="0" w:space="0" w:color="auto"/>
            <w:bottom w:val="none" w:sz="0" w:space="0" w:color="auto"/>
            <w:right w:val="none" w:sz="0" w:space="0" w:color="auto"/>
          </w:divBdr>
        </w:div>
        <w:div w:id="1044863317">
          <w:marLeft w:val="640"/>
          <w:marRight w:val="0"/>
          <w:marTop w:val="0"/>
          <w:marBottom w:val="0"/>
          <w:divBdr>
            <w:top w:val="none" w:sz="0" w:space="0" w:color="auto"/>
            <w:left w:val="none" w:sz="0" w:space="0" w:color="auto"/>
            <w:bottom w:val="none" w:sz="0" w:space="0" w:color="auto"/>
            <w:right w:val="none" w:sz="0" w:space="0" w:color="auto"/>
          </w:divBdr>
        </w:div>
        <w:div w:id="900288766">
          <w:marLeft w:val="640"/>
          <w:marRight w:val="0"/>
          <w:marTop w:val="0"/>
          <w:marBottom w:val="0"/>
          <w:divBdr>
            <w:top w:val="none" w:sz="0" w:space="0" w:color="auto"/>
            <w:left w:val="none" w:sz="0" w:space="0" w:color="auto"/>
            <w:bottom w:val="none" w:sz="0" w:space="0" w:color="auto"/>
            <w:right w:val="none" w:sz="0" w:space="0" w:color="auto"/>
          </w:divBdr>
        </w:div>
        <w:div w:id="1400054141">
          <w:marLeft w:val="640"/>
          <w:marRight w:val="0"/>
          <w:marTop w:val="0"/>
          <w:marBottom w:val="0"/>
          <w:divBdr>
            <w:top w:val="none" w:sz="0" w:space="0" w:color="auto"/>
            <w:left w:val="none" w:sz="0" w:space="0" w:color="auto"/>
            <w:bottom w:val="none" w:sz="0" w:space="0" w:color="auto"/>
            <w:right w:val="none" w:sz="0" w:space="0" w:color="auto"/>
          </w:divBdr>
        </w:div>
        <w:div w:id="1488008895">
          <w:marLeft w:val="640"/>
          <w:marRight w:val="0"/>
          <w:marTop w:val="0"/>
          <w:marBottom w:val="0"/>
          <w:divBdr>
            <w:top w:val="none" w:sz="0" w:space="0" w:color="auto"/>
            <w:left w:val="none" w:sz="0" w:space="0" w:color="auto"/>
            <w:bottom w:val="none" w:sz="0" w:space="0" w:color="auto"/>
            <w:right w:val="none" w:sz="0" w:space="0" w:color="auto"/>
          </w:divBdr>
        </w:div>
        <w:div w:id="1359896000">
          <w:marLeft w:val="640"/>
          <w:marRight w:val="0"/>
          <w:marTop w:val="0"/>
          <w:marBottom w:val="0"/>
          <w:divBdr>
            <w:top w:val="none" w:sz="0" w:space="0" w:color="auto"/>
            <w:left w:val="none" w:sz="0" w:space="0" w:color="auto"/>
            <w:bottom w:val="none" w:sz="0" w:space="0" w:color="auto"/>
            <w:right w:val="none" w:sz="0" w:space="0" w:color="auto"/>
          </w:divBdr>
        </w:div>
        <w:div w:id="953486133">
          <w:marLeft w:val="640"/>
          <w:marRight w:val="0"/>
          <w:marTop w:val="0"/>
          <w:marBottom w:val="0"/>
          <w:divBdr>
            <w:top w:val="none" w:sz="0" w:space="0" w:color="auto"/>
            <w:left w:val="none" w:sz="0" w:space="0" w:color="auto"/>
            <w:bottom w:val="none" w:sz="0" w:space="0" w:color="auto"/>
            <w:right w:val="none" w:sz="0" w:space="0" w:color="auto"/>
          </w:divBdr>
        </w:div>
        <w:div w:id="1753623363">
          <w:marLeft w:val="640"/>
          <w:marRight w:val="0"/>
          <w:marTop w:val="0"/>
          <w:marBottom w:val="0"/>
          <w:divBdr>
            <w:top w:val="none" w:sz="0" w:space="0" w:color="auto"/>
            <w:left w:val="none" w:sz="0" w:space="0" w:color="auto"/>
            <w:bottom w:val="none" w:sz="0" w:space="0" w:color="auto"/>
            <w:right w:val="none" w:sz="0" w:space="0" w:color="auto"/>
          </w:divBdr>
        </w:div>
        <w:div w:id="781656671">
          <w:marLeft w:val="640"/>
          <w:marRight w:val="0"/>
          <w:marTop w:val="0"/>
          <w:marBottom w:val="0"/>
          <w:divBdr>
            <w:top w:val="none" w:sz="0" w:space="0" w:color="auto"/>
            <w:left w:val="none" w:sz="0" w:space="0" w:color="auto"/>
            <w:bottom w:val="none" w:sz="0" w:space="0" w:color="auto"/>
            <w:right w:val="none" w:sz="0" w:space="0" w:color="auto"/>
          </w:divBdr>
        </w:div>
        <w:div w:id="726731846">
          <w:marLeft w:val="640"/>
          <w:marRight w:val="0"/>
          <w:marTop w:val="0"/>
          <w:marBottom w:val="0"/>
          <w:divBdr>
            <w:top w:val="none" w:sz="0" w:space="0" w:color="auto"/>
            <w:left w:val="none" w:sz="0" w:space="0" w:color="auto"/>
            <w:bottom w:val="none" w:sz="0" w:space="0" w:color="auto"/>
            <w:right w:val="none" w:sz="0" w:space="0" w:color="auto"/>
          </w:divBdr>
        </w:div>
        <w:div w:id="1792625903">
          <w:marLeft w:val="640"/>
          <w:marRight w:val="0"/>
          <w:marTop w:val="0"/>
          <w:marBottom w:val="0"/>
          <w:divBdr>
            <w:top w:val="none" w:sz="0" w:space="0" w:color="auto"/>
            <w:left w:val="none" w:sz="0" w:space="0" w:color="auto"/>
            <w:bottom w:val="none" w:sz="0" w:space="0" w:color="auto"/>
            <w:right w:val="none" w:sz="0" w:space="0" w:color="auto"/>
          </w:divBdr>
        </w:div>
        <w:div w:id="199975961">
          <w:marLeft w:val="640"/>
          <w:marRight w:val="0"/>
          <w:marTop w:val="0"/>
          <w:marBottom w:val="0"/>
          <w:divBdr>
            <w:top w:val="none" w:sz="0" w:space="0" w:color="auto"/>
            <w:left w:val="none" w:sz="0" w:space="0" w:color="auto"/>
            <w:bottom w:val="none" w:sz="0" w:space="0" w:color="auto"/>
            <w:right w:val="none" w:sz="0" w:space="0" w:color="auto"/>
          </w:divBdr>
        </w:div>
        <w:div w:id="849563908">
          <w:marLeft w:val="640"/>
          <w:marRight w:val="0"/>
          <w:marTop w:val="0"/>
          <w:marBottom w:val="0"/>
          <w:divBdr>
            <w:top w:val="none" w:sz="0" w:space="0" w:color="auto"/>
            <w:left w:val="none" w:sz="0" w:space="0" w:color="auto"/>
            <w:bottom w:val="none" w:sz="0" w:space="0" w:color="auto"/>
            <w:right w:val="none" w:sz="0" w:space="0" w:color="auto"/>
          </w:divBdr>
        </w:div>
        <w:div w:id="341275641">
          <w:marLeft w:val="640"/>
          <w:marRight w:val="0"/>
          <w:marTop w:val="0"/>
          <w:marBottom w:val="0"/>
          <w:divBdr>
            <w:top w:val="none" w:sz="0" w:space="0" w:color="auto"/>
            <w:left w:val="none" w:sz="0" w:space="0" w:color="auto"/>
            <w:bottom w:val="none" w:sz="0" w:space="0" w:color="auto"/>
            <w:right w:val="none" w:sz="0" w:space="0" w:color="auto"/>
          </w:divBdr>
        </w:div>
        <w:div w:id="820275647">
          <w:marLeft w:val="640"/>
          <w:marRight w:val="0"/>
          <w:marTop w:val="0"/>
          <w:marBottom w:val="0"/>
          <w:divBdr>
            <w:top w:val="none" w:sz="0" w:space="0" w:color="auto"/>
            <w:left w:val="none" w:sz="0" w:space="0" w:color="auto"/>
            <w:bottom w:val="none" w:sz="0" w:space="0" w:color="auto"/>
            <w:right w:val="none" w:sz="0" w:space="0" w:color="auto"/>
          </w:divBdr>
        </w:div>
        <w:div w:id="1499232161">
          <w:marLeft w:val="640"/>
          <w:marRight w:val="0"/>
          <w:marTop w:val="0"/>
          <w:marBottom w:val="0"/>
          <w:divBdr>
            <w:top w:val="none" w:sz="0" w:space="0" w:color="auto"/>
            <w:left w:val="none" w:sz="0" w:space="0" w:color="auto"/>
            <w:bottom w:val="none" w:sz="0" w:space="0" w:color="auto"/>
            <w:right w:val="none" w:sz="0" w:space="0" w:color="auto"/>
          </w:divBdr>
        </w:div>
        <w:div w:id="220990207">
          <w:marLeft w:val="640"/>
          <w:marRight w:val="0"/>
          <w:marTop w:val="0"/>
          <w:marBottom w:val="0"/>
          <w:divBdr>
            <w:top w:val="none" w:sz="0" w:space="0" w:color="auto"/>
            <w:left w:val="none" w:sz="0" w:space="0" w:color="auto"/>
            <w:bottom w:val="none" w:sz="0" w:space="0" w:color="auto"/>
            <w:right w:val="none" w:sz="0" w:space="0" w:color="auto"/>
          </w:divBdr>
        </w:div>
        <w:div w:id="1733692661">
          <w:marLeft w:val="640"/>
          <w:marRight w:val="0"/>
          <w:marTop w:val="0"/>
          <w:marBottom w:val="0"/>
          <w:divBdr>
            <w:top w:val="none" w:sz="0" w:space="0" w:color="auto"/>
            <w:left w:val="none" w:sz="0" w:space="0" w:color="auto"/>
            <w:bottom w:val="none" w:sz="0" w:space="0" w:color="auto"/>
            <w:right w:val="none" w:sz="0" w:space="0" w:color="auto"/>
          </w:divBdr>
        </w:div>
        <w:div w:id="277489343">
          <w:marLeft w:val="640"/>
          <w:marRight w:val="0"/>
          <w:marTop w:val="0"/>
          <w:marBottom w:val="0"/>
          <w:divBdr>
            <w:top w:val="none" w:sz="0" w:space="0" w:color="auto"/>
            <w:left w:val="none" w:sz="0" w:space="0" w:color="auto"/>
            <w:bottom w:val="none" w:sz="0" w:space="0" w:color="auto"/>
            <w:right w:val="none" w:sz="0" w:space="0" w:color="auto"/>
          </w:divBdr>
        </w:div>
        <w:div w:id="140464438">
          <w:marLeft w:val="640"/>
          <w:marRight w:val="0"/>
          <w:marTop w:val="0"/>
          <w:marBottom w:val="0"/>
          <w:divBdr>
            <w:top w:val="none" w:sz="0" w:space="0" w:color="auto"/>
            <w:left w:val="none" w:sz="0" w:space="0" w:color="auto"/>
            <w:bottom w:val="none" w:sz="0" w:space="0" w:color="auto"/>
            <w:right w:val="none" w:sz="0" w:space="0" w:color="auto"/>
          </w:divBdr>
        </w:div>
        <w:div w:id="715131373">
          <w:marLeft w:val="640"/>
          <w:marRight w:val="0"/>
          <w:marTop w:val="0"/>
          <w:marBottom w:val="0"/>
          <w:divBdr>
            <w:top w:val="none" w:sz="0" w:space="0" w:color="auto"/>
            <w:left w:val="none" w:sz="0" w:space="0" w:color="auto"/>
            <w:bottom w:val="none" w:sz="0" w:space="0" w:color="auto"/>
            <w:right w:val="none" w:sz="0" w:space="0" w:color="auto"/>
          </w:divBdr>
        </w:div>
        <w:div w:id="1543589362">
          <w:marLeft w:val="640"/>
          <w:marRight w:val="0"/>
          <w:marTop w:val="0"/>
          <w:marBottom w:val="0"/>
          <w:divBdr>
            <w:top w:val="none" w:sz="0" w:space="0" w:color="auto"/>
            <w:left w:val="none" w:sz="0" w:space="0" w:color="auto"/>
            <w:bottom w:val="none" w:sz="0" w:space="0" w:color="auto"/>
            <w:right w:val="none" w:sz="0" w:space="0" w:color="auto"/>
          </w:divBdr>
        </w:div>
        <w:div w:id="1781103043">
          <w:marLeft w:val="640"/>
          <w:marRight w:val="0"/>
          <w:marTop w:val="0"/>
          <w:marBottom w:val="0"/>
          <w:divBdr>
            <w:top w:val="none" w:sz="0" w:space="0" w:color="auto"/>
            <w:left w:val="none" w:sz="0" w:space="0" w:color="auto"/>
            <w:bottom w:val="none" w:sz="0" w:space="0" w:color="auto"/>
            <w:right w:val="none" w:sz="0" w:space="0" w:color="auto"/>
          </w:divBdr>
        </w:div>
        <w:div w:id="1731534268">
          <w:marLeft w:val="640"/>
          <w:marRight w:val="0"/>
          <w:marTop w:val="0"/>
          <w:marBottom w:val="0"/>
          <w:divBdr>
            <w:top w:val="none" w:sz="0" w:space="0" w:color="auto"/>
            <w:left w:val="none" w:sz="0" w:space="0" w:color="auto"/>
            <w:bottom w:val="none" w:sz="0" w:space="0" w:color="auto"/>
            <w:right w:val="none" w:sz="0" w:space="0" w:color="auto"/>
          </w:divBdr>
        </w:div>
        <w:div w:id="1064719476">
          <w:marLeft w:val="640"/>
          <w:marRight w:val="0"/>
          <w:marTop w:val="0"/>
          <w:marBottom w:val="0"/>
          <w:divBdr>
            <w:top w:val="none" w:sz="0" w:space="0" w:color="auto"/>
            <w:left w:val="none" w:sz="0" w:space="0" w:color="auto"/>
            <w:bottom w:val="none" w:sz="0" w:space="0" w:color="auto"/>
            <w:right w:val="none" w:sz="0" w:space="0" w:color="auto"/>
          </w:divBdr>
        </w:div>
        <w:div w:id="2126774385">
          <w:marLeft w:val="640"/>
          <w:marRight w:val="0"/>
          <w:marTop w:val="0"/>
          <w:marBottom w:val="0"/>
          <w:divBdr>
            <w:top w:val="none" w:sz="0" w:space="0" w:color="auto"/>
            <w:left w:val="none" w:sz="0" w:space="0" w:color="auto"/>
            <w:bottom w:val="none" w:sz="0" w:space="0" w:color="auto"/>
            <w:right w:val="none" w:sz="0" w:space="0" w:color="auto"/>
          </w:divBdr>
        </w:div>
        <w:div w:id="132871833">
          <w:marLeft w:val="640"/>
          <w:marRight w:val="0"/>
          <w:marTop w:val="0"/>
          <w:marBottom w:val="0"/>
          <w:divBdr>
            <w:top w:val="none" w:sz="0" w:space="0" w:color="auto"/>
            <w:left w:val="none" w:sz="0" w:space="0" w:color="auto"/>
            <w:bottom w:val="none" w:sz="0" w:space="0" w:color="auto"/>
            <w:right w:val="none" w:sz="0" w:space="0" w:color="auto"/>
          </w:divBdr>
        </w:div>
        <w:div w:id="1922331708">
          <w:marLeft w:val="640"/>
          <w:marRight w:val="0"/>
          <w:marTop w:val="0"/>
          <w:marBottom w:val="0"/>
          <w:divBdr>
            <w:top w:val="none" w:sz="0" w:space="0" w:color="auto"/>
            <w:left w:val="none" w:sz="0" w:space="0" w:color="auto"/>
            <w:bottom w:val="none" w:sz="0" w:space="0" w:color="auto"/>
            <w:right w:val="none" w:sz="0" w:space="0" w:color="auto"/>
          </w:divBdr>
        </w:div>
        <w:div w:id="1431969731">
          <w:marLeft w:val="640"/>
          <w:marRight w:val="0"/>
          <w:marTop w:val="0"/>
          <w:marBottom w:val="0"/>
          <w:divBdr>
            <w:top w:val="none" w:sz="0" w:space="0" w:color="auto"/>
            <w:left w:val="none" w:sz="0" w:space="0" w:color="auto"/>
            <w:bottom w:val="none" w:sz="0" w:space="0" w:color="auto"/>
            <w:right w:val="none" w:sz="0" w:space="0" w:color="auto"/>
          </w:divBdr>
        </w:div>
        <w:div w:id="344937905">
          <w:marLeft w:val="640"/>
          <w:marRight w:val="0"/>
          <w:marTop w:val="0"/>
          <w:marBottom w:val="0"/>
          <w:divBdr>
            <w:top w:val="none" w:sz="0" w:space="0" w:color="auto"/>
            <w:left w:val="none" w:sz="0" w:space="0" w:color="auto"/>
            <w:bottom w:val="none" w:sz="0" w:space="0" w:color="auto"/>
            <w:right w:val="none" w:sz="0" w:space="0" w:color="auto"/>
          </w:divBdr>
        </w:div>
        <w:div w:id="49771874">
          <w:marLeft w:val="640"/>
          <w:marRight w:val="0"/>
          <w:marTop w:val="0"/>
          <w:marBottom w:val="0"/>
          <w:divBdr>
            <w:top w:val="none" w:sz="0" w:space="0" w:color="auto"/>
            <w:left w:val="none" w:sz="0" w:space="0" w:color="auto"/>
            <w:bottom w:val="none" w:sz="0" w:space="0" w:color="auto"/>
            <w:right w:val="none" w:sz="0" w:space="0" w:color="auto"/>
          </w:divBdr>
        </w:div>
        <w:div w:id="1571501721">
          <w:marLeft w:val="640"/>
          <w:marRight w:val="0"/>
          <w:marTop w:val="0"/>
          <w:marBottom w:val="0"/>
          <w:divBdr>
            <w:top w:val="none" w:sz="0" w:space="0" w:color="auto"/>
            <w:left w:val="none" w:sz="0" w:space="0" w:color="auto"/>
            <w:bottom w:val="none" w:sz="0" w:space="0" w:color="auto"/>
            <w:right w:val="none" w:sz="0" w:space="0" w:color="auto"/>
          </w:divBdr>
        </w:div>
        <w:div w:id="660281191">
          <w:marLeft w:val="640"/>
          <w:marRight w:val="0"/>
          <w:marTop w:val="0"/>
          <w:marBottom w:val="0"/>
          <w:divBdr>
            <w:top w:val="none" w:sz="0" w:space="0" w:color="auto"/>
            <w:left w:val="none" w:sz="0" w:space="0" w:color="auto"/>
            <w:bottom w:val="none" w:sz="0" w:space="0" w:color="auto"/>
            <w:right w:val="none" w:sz="0" w:space="0" w:color="auto"/>
          </w:divBdr>
        </w:div>
        <w:div w:id="1281453857">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1905987154">
          <w:marLeft w:val="640"/>
          <w:marRight w:val="0"/>
          <w:marTop w:val="0"/>
          <w:marBottom w:val="0"/>
          <w:divBdr>
            <w:top w:val="none" w:sz="0" w:space="0" w:color="auto"/>
            <w:left w:val="none" w:sz="0" w:space="0" w:color="auto"/>
            <w:bottom w:val="none" w:sz="0" w:space="0" w:color="auto"/>
            <w:right w:val="none" w:sz="0" w:space="0" w:color="auto"/>
          </w:divBdr>
        </w:div>
        <w:div w:id="1928493214">
          <w:marLeft w:val="640"/>
          <w:marRight w:val="0"/>
          <w:marTop w:val="0"/>
          <w:marBottom w:val="0"/>
          <w:divBdr>
            <w:top w:val="none" w:sz="0" w:space="0" w:color="auto"/>
            <w:left w:val="none" w:sz="0" w:space="0" w:color="auto"/>
            <w:bottom w:val="none" w:sz="0" w:space="0" w:color="auto"/>
            <w:right w:val="none" w:sz="0" w:space="0" w:color="auto"/>
          </w:divBdr>
        </w:div>
        <w:div w:id="1750343338">
          <w:marLeft w:val="640"/>
          <w:marRight w:val="0"/>
          <w:marTop w:val="0"/>
          <w:marBottom w:val="0"/>
          <w:divBdr>
            <w:top w:val="none" w:sz="0" w:space="0" w:color="auto"/>
            <w:left w:val="none" w:sz="0" w:space="0" w:color="auto"/>
            <w:bottom w:val="none" w:sz="0" w:space="0" w:color="auto"/>
            <w:right w:val="none" w:sz="0" w:space="0" w:color="auto"/>
          </w:divBdr>
        </w:div>
        <w:div w:id="1810392297">
          <w:marLeft w:val="640"/>
          <w:marRight w:val="0"/>
          <w:marTop w:val="0"/>
          <w:marBottom w:val="0"/>
          <w:divBdr>
            <w:top w:val="none" w:sz="0" w:space="0" w:color="auto"/>
            <w:left w:val="none" w:sz="0" w:space="0" w:color="auto"/>
            <w:bottom w:val="none" w:sz="0" w:space="0" w:color="auto"/>
            <w:right w:val="none" w:sz="0" w:space="0" w:color="auto"/>
          </w:divBdr>
        </w:div>
        <w:div w:id="1938713991">
          <w:marLeft w:val="640"/>
          <w:marRight w:val="0"/>
          <w:marTop w:val="0"/>
          <w:marBottom w:val="0"/>
          <w:divBdr>
            <w:top w:val="none" w:sz="0" w:space="0" w:color="auto"/>
            <w:left w:val="none" w:sz="0" w:space="0" w:color="auto"/>
            <w:bottom w:val="none" w:sz="0" w:space="0" w:color="auto"/>
            <w:right w:val="none" w:sz="0" w:space="0" w:color="auto"/>
          </w:divBdr>
        </w:div>
      </w:divsChild>
    </w:div>
    <w:div w:id="2005156869">
      <w:bodyDiv w:val="1"/>
      <w:marLeft w:val="0"/>
      <w:marRight w:val="0"/>
      <w:marTop w:val="0"/>
      <w:marBottom w:val="0"/>
      <w:divBdr>
        <w:top w:val="none" w:sz="0" w:space="0" w:color="auto"/>
        <w:left w:val="none" w:sz="0" w:space="0" w:color="auto"/>
        <w:bottom w:val="none" w:sz="0" w:space="0" w:color="auto"/>
        <w:right w:val="none" w:sz="0" w:space="0" w:color="auto"/>
      </w:divBdr>
      <w:divsChild>
        <w:div w:id="1797941473">
          <w:marLeft w:val="640"/>
          <w:marRight w:val="0"/>
          <w:marTop w:val="0"/>
          <w:marBottom w:val="0"/>
          <w:divBdr>
            <w:top w:val="none" w:sz="0" w:space="0" w:color="auto"/>
            <w:left w:val="none" w:sz="0" w:space="0" w:color="auto"/>
            <w:bottom w:val="none" w:sz="0" w:space="0" w:color="auto"/>
            <w:right w:val="none" w:sz="0" w:space="0" w:color="auto"/>
          </w:divBdr>
        </w:div>
        <w:div w:id="592713274">
          <w:marLeft w:val="640"/>
          <w:marRight w:val="0"/>
          <w:marTop w:val="0"/>
          <w:marBottom w:val="0"/>
          <w:divBdr>
            <w:top w:val="none" w:sz="0" w:space="0" w:color="auto"/>
            <w:left w:val="none" w:sz="0" w:space="0" w:color="auto"/>
            <w:bottom w:val="none" w:sz="0" w:space="0" w:color="auto"/>
            <w:right w:val="none" w:sz="0" w:space="0" w:color="auto"/>
          </w:divBdr>
        </w:div>
        <w:div w:id="942881158">
          <w:marLeft w:val="640"/>
          <w:marRight w:val="0"/>
          <w:marTop w:val="0"/>
          <w:marBottom w:val="0"/>
          <w:divBdr>
            <w:top w:val="none" w:sz="0" w:space="0" w:color="auto"/>
            <w:left w:val="none" w:sz="0" w:space="0" w:color="auto"/>
            <w:bottom w:val="none" w:sz="0" w:space="0" w:color="auto"/>
            <w:right w:val="none" w:sz="0" w:space="0" w:color="auto"/>
          </w:divBdr>
        </w:div>
        <w:div w:id="1498232705">
          <w:marLeft w:val="640"/>
          <w:marRight w:val="0"/>
          <w:marTop w:val="0"/>
          <w:marBottom w:val="0"/>
          <w:divBdr>
            <w:top w:val="none" w:sz="0" w:space="0" w:color="auto"/>
            <w:left w:val="none" w:sz="0" w:space="0" w:color="auto"/>
            <w:bottom w:val="none" w:sz="0" w:space="0" w:color="auto"/>
            <w:right w:val="none" w:sz="0" w:space="0" w:color="auto"/>
          </w:divBdr>
        </w:div>
        <w:div w:id="1542129336">
          <w:marLeft w:val="640"/>
          <w:marRight w:val="0"/>
          <w:marTop w:val="0"/>
          <w:marBottom w:val="0"/>
          <w:divBdr>
            <w:top w:val="none" w:sz="0" w:space="0" w:color="auto"/>
            <w:left w:val="none" w:sz="0" w:space="0" w:color="auto"/>
            <w:bottom w:val="none" w:sz="0" w:space="0" w:color="auto"/>
            <w:right w:val="none" w:sz="0" w:space="0" w:color="auto"/>
          </w:divBdr>
        </w:div>
        <w:div w:id="1078940994">
          <w:marLeft w:val="640"/>
          <w:marRight w:val="0"/>
          <w:marTop w:val="0"/>
          <w:marBottom w:val="0"/>
          <w:divBdr>
            <w:top w:val="none" w:sz="0" w:space="0" w:color="auto"/>
            <w:left w:val="none" w:sz="0" w:space="0" w:color="auto"/>
            <w:bottom w:val="none" w:sz="0" w:space="0" w:color="auto"/>
            <w:right w:val="none" w:sz="0" w:space="0" w:color="auto"/>
          </w:divBdr>
        </w:div>
        <w:div w:id="1607344472">
          <w:marLeft w:val="640"/>
          <w:marRight w:val="0"/>
          <w:marTop w:val="0"/>
          <w:marBottom w:val="0"/>
          <w:divBdr>
            <w:top w:val="none" w:sz="0" w:space="0" w:color="auto"/>
            <w:left w:val="none" w:sz="0" w:space="0" w:color="auto"/>
            <w:bottom w:val="none" w:sz="0" w:space="0" w:color="auto"/>
            <w:right w:val="none" w:sz="0" w:space="0" w:color="auto"/>
          </w:divBdr>
        </w:div>
        <w:div w:id="1275404497">
          <w:marLeft w:val="640"/>
          <w:marRight w:val="0"/>
          <w:marTop w:val="0"/>
          <w:marBottom w:val="0"/>
          <w:divBdr>
            <w:top w:val="none" w:sz="0" w:space="0" w:color="auto"/>
            <w:left w:val="none" w:sz="0" w:space="0" w:color="auto"/>
            <w:bottom w:val="none" w:sz="0" w:space="0" w:color="auto"/>
            <w:right w:val="none" w:sz="0" w:space="0" w:color="auto"/>
          </w:divBdr>
        </w:div>
        <w:div w:id="93093439">
          <w:marLeft w:val="640"/>
          <w:marRight w:val="0"/>
          <w:marTop w:val="0"/>
          <w:marBottom w:val="0"/>
          <w:divBdr>
            <w:top w:val="none" w:sz="0" w:space="0" w:color="auto"/>
            <w:left w:val="none" w:sz="0" w:space="0" w:color="auto"/>
            <w:bottom w:val="none" w:sz="0" w:space="0" w:color="auto"/>
            <w:right w:val="none" w:sz="0" w:space="0" w:color="auto"/>
          </w:divBdr>
        </w:div>
        <w:div w:id="1796827509">
          <w:marLeft w:val="640"/>
          <w:marRight w:val="0"/>
          <w:marTop w:val="0"/>
          <w:marBottom w:val="0"/>
          <w:divBdr>
            <w:top w:val="none" w:sz="0" w:space="0" w:color="auto"/>
            <w:left w:val="none" w:sz="0" w:space="0" w:color="auto"/>
            <w:bottom w:val="none" w:sz="0" w:space="0" w:color="auto"/>
            <w:right w:val="none" w:sz="0" w:space="0" w:color="auto"/>
          </w:divBdr>
        </w:div>
        <w:div w:id="1412314549">
          <w:marLeft w:val="640"/>
          <w:marRight w:val="0"/>
          <w:marTop w:val="0"/>
          <w:marBottom w:val="0"/>
          <w:divBdr>
            <w:top w:val="none" w:sz="0" w:space="0" w:color="auto"/>
            <w:left w:val="none" w:sz="0" w:space="0" w:color="auto"/>
            <w:bottom w:val="none" w:sz="0" w:space="0" w:color="auto"/>
            <w:right w:val="none" w:sz="0" w:space="0" w:color="auto"/>
          </w:divBdr>
        </w:div>
        <w:div w:id="1950769884">
          <w:marLeft w:val="640"/>
          <w:marRight w:val="0"/>
          <w:marTop w:val="0"/>
          <w:marBottom w:val="0"/>
          <w:divBdr>
            <w:top w:val="none" w:sz="0" w:space="0" w:color="auto"/>
            <w:left w:val="none" w:sz="0" w:space="0" w:color="auto"/>
            <w:bottom w:val="none" w:sz="0" w:space="0" w:color="auto"/>
            <w:right w:val="none" w:sz="0" w:space="0" w:color="auto"/>
          </w:divBdr>
        </w:div>
        <w:div w:id="983041623">
          <w:marLeft w:val="640"/>
          <w:marRight w:val="0"/>
          <w:marTop w:val="0"/>
          <w:marBottom w:val="0"/>
          <w:divBdr>
            <w:top w:val="none" w:sz="0" w:space="0" w:color="auto"/>
            <w:left w:val="none" w:sz="0" w:space="0" w:color="auto"/>
            <w:bottom w:val="none" w:sz="0" w:space="0" w:color="auto"/>
            <w:right w:val="none" w:sz="0" w:space="0" w:color="auto"/>
          </w:divBdr>
        </w:div>
        <w:div w:id="1228565573">
          <w:marLeft w:val="640"/>
          <w:marRight w:val="0"/>
          <w:marTop w:val="0"/>
          <w:marBottom w:val="0"/>
          <w:divBdr>
            <w:top w:val="none" w:sz="0" w:space="0" w:color="auto"/>
            <w:left w:val="none" w:sz="0" w:space="0" w:color="auto"/>
            <w:bottom w:val="none" w:sz="0" w:space="0" w:color="auto"/>
            <w:right w:val="none" w:sz="0" w:space="0" w:color="auto"/>
          </w:divBdr>
        </w:div>
        <w:div w:id="898630397">
          <w:marLeft w:val="640"/>
          <w:marRight w:val="0"/>
          <w:marTop w:val="0"/>
          <w:marBottom w:val="0"/>
          <w:divBdr>
            <w:top w:val="none" w:sz="0" w:space="0" w:color="auto"/>
            <w:left w:val="none" w:sz="0" w:space="0" w:color="auto"/>
            <w:bottom w:val="none" w:sz="0" w:space="0" w:color="auto"/>
            <w:right w:val="none" w:sz="0" w:space="0" w:color="auto"/>
          </w:divBdr>
        </w:div>
        <w:div w:id="430928639">
          <w:marLeft w:val="640"/>
          <w:marRight w:val="0"/>
          <w:marTop w:val="0"/>
          <w:marBottom w:val="0"/>
          <w:divBdr>
            <w:top w:val="none" w:sz="0" w:space="0" w:color="auto"/>
            <w:left w:val="none" w:sz="0" w:space="0" w:color="auto"/>
            <w:bottom w:val="none" w:sz="0" w:space="0" w:color="auto"/>
            <w:right w:val="none" w:sz="0" w:space="0" w:color="auto"/>
          </w:divBdr>
        </w:div>
        <w:div w:id="1316378459">
          <w:marLeft w:val="640"/>
          <w:marRight w:val="0"/>
          <w:marTop w:val="0"/>
          <w:marBottom w:val="0"/>
          <w:divBdr>
            <w:top w:val="none" w:sz="0" w:space="0" w:color="auto"/>
            <w:left w:val="none" w:sz="0" w:space="0" w:color="auto"/>
            <w:bottom w:val="none" w:sz="0" w:space="0" w:color="auto"/>
            <w:right w:val="none" w:sz="0" w:space="0" w:color="auto"/>
          </w:divBdr>
        </w:div>
        <w:div w:id="1807356219">
          <w:marLeft w:val="640"/>
          <w:marRight w:val="0"/>
          <w:marTop w:val="0"/>
          <w:marBottom w:val="0"/>
          <w:divBdr>
            <w:top w:val="none" w:sz="0" w:space="0" w:color="auto"/>
            <w:left w:val="none" w:sz="0" w:space="0" w:color="auto"/>
            <w:bottom w:val="none" w:sz="0" w:space="0" w:color="auto"/>
            <w:right w:val="none" w:sz="0" w:space="0" w:color="auto"/>
          </w:divBdr>
        </w:div>
        <w:div w:id="297999404">
          <w:marLeft w:val="640"/>
          <w:marRight w:val="0"/>
          <w:marTop w:val="0"/>
          <w:marBottom w:val="0"/>
          <w:divBdr>
            <w:top w:val="none" w:sz="0" w:space="0" w:color="auto"/>
            <w:left w:val="none" w:sz="0" w:space="0" w:color="auto"/>
            <w:bottom w:val="none" w:sz="0" w:space="0" w:color="auto"/>
            <w:right w:val="none" w:sz="0" w:space="0" w:color="auto"/>
          </w:divBdr>
        </w:div>
        <w:div w:id="1631085625">
          <w:marLeft w:val="640"/>
          <w:marRight w:val="0"/>
          <w:marTop w:val="0"/>
          <w:marBottom w:val="0"/>
          <w:divBdr>
            <w:top w:val="none" w:sz="0" w:space="0" w:color="auto"/>
            <w:left w:val="none" w:sz="0" w:space="0" w:color="auto"/>
            <w:bottom w:val="none" w:sz="0" w:space="0" w:color="auto"/>
            <w:right w:val="none" w:sz="0" w:space="0" w:color="auto"/>
          </w:divBdr>
        </w:div>
        <w:div w:id="2036029891">
          <w:marLeft w:val="640"/>
          <w:marRight w:val="0"/>
          <w:marTop w:val="0"/>
          <w:marBottom w:val="0"/>
          <w:divBdr>
            <w:top w:val="none" w:sz="0" w:space="0" w:color="auto"/>
            <w:left w:val="none" w:sz="0" w:space="0" w:color="auto"/>
            <w:bottom w:val="none" w:sz="0" w:space="0" w:color="auto"/>
            <w:right w:val="none" w:sz="0" w:space="0" w:color="auto"/>
          </w:divBdr>
        </w:div>
        <w:div w:id="944339327">
          <w:marLeft w:val="640"/>
          <w:marRight w:val="0"/>
          <w:marTop w:val="0"/>
          <w:marBottom w:val="0"/>
          <w:divBdr>
            <w:top w:val="none" w:sz="0" w:space="0" w:color="auto"/>
            <w:left w:val="none" w:sz="0" w:space="0" w:color="auto"/>
            <w:bottom w:val="none" w:sz="0" w:space="0" w:color="auto"/>
            <w:right w:val="none" w:sz="0" w:space="0" w:color="auto"/>
          </w:divBdr>
        </w:div>
        <w:div w:id="392197678">
          <w:marLeft w:val="640"/>
          <w:marRight w:val="0"/>
          <w:marTop w:val="0"/>
          <w:marBottom w:val="0"/>
          <w:divBdr>
            <w:top w:val="none" w:sz="0" w:space="0" w:color="auto"/>
            <w:left w:val="none" w:sz="0" w:space="0" w:color="auto"/>
            <w:bottom w:val="none" w:sz="0" w:space="0" w:color="auto"/>
            <w:right w:val="none" w:sz="0" w:space="0" w:color="auto"/>
          </w:divBdr>
        </w:div>
        <w:div w:id="1929536910">
          <w:marLeft w:val="640"/>
          <w:marRight w:val="0"/>
          <w:marTop w:val="0"/>
          <w:marBottom w:val="0"/>
          <w:divBdr>
            <w:top w:val="none" w:sz="0" w:space="0" w:color="auto"/>
            <w:left w:val="none" w:sz="0" w:space="0" w:color="auto"/>
            <w:bottom w:val="none" w:sz="0" w:space="0" w:color="auto"/>
            <w:right w:val="none" w:sz="0" w:space="0" w:color="auto"/>
          </w:divBdr>
        </w:div>
        <w:div w:id="223181670">
          <w:marLeft w:val="640"/>
          <w:marRight w:val="0"/>
          <w:marTop w:val="0"/>
          <w:marBottom w:val="0"/>
          <w:divBdr>
            <w:top w:val="none" w:sz="0" w:space="0" w:color="auto"/>
            <w:left w:val="none" w:sz="0" w:space="0" w:color="auto"/>
            <w:bottom w:val="none" w:sz="0" w:space="0" w:color="auto"/>
            <w:right w:val="none" w:sz="0" w:space="0" w:color="auto"/>
          </w:divBdr>
        </w:div>
        <w:div w:id="871116993">
          <w:marLeft w:val="640"/>
          <w:marRight w:val="0"/>
          <w:marTop w:val="0"/>
          <w:marBottom w:val="0"/>
          <w:divBdr>
            <w:top w:val="none" w:sz="0" w:space="0" w:color="auto"/>
            <w:left w:val="none" w:sz="0" w:space="0" w:color="auto"/>
            <w:bottom w:val="none" w:sz="0" w:space="0" w:color="auto"/>
            <w:right w:val="none" w:sz="0" w:space="0" w:color="auto"/>
          </w:divBdr>
        </w:div>
        <w:div w:id="2046369831">
          <w:marLeft w:val="640"/>
          <w:marRight w:val="0"/>
          <w:marTop w:val="0"/>
          <w:marBottom w:val="0"/>
          <w:divBdr>
            <w:top w:val="none" w:sz="0" w:space="0" w:color="auto"/>
            <w:left w:val="none" w:sz="0" w:space="0" w:color="auto"/>
            <w:bottom w:val="none" w:sz="0" w:space="0" w:color="auto"/>
            <w:right w:val="none" w:sz="0" w:space="0" w:color="auto"/>
          </w:divBdr>
        </w:div>
        <w:div w:id="86776623">
          <w:marLeft w:val="640"/>
          <w:marRight w:val="0"/>
          <w:marTop w:val="0"/>
          <w:marBottom w:val="0"/>
          <w:divBdr>
            <w:top w:val="none" w:sz="0" w:space="0" w:color="auto"/>
            <w:left w:val="none" w:sz="0" w:space="0" w:color="auto"/>
            <w:bottom w:val="none" w:sz="0" w:space="0" w:color="auto"/>
            <w:right w:val="none" w:sz="0" w:space="0" w:color="auto"/>
          </w:divBdr>
        </w:div>
        <w:div w:id="1804494063">
          <w:marLeft w:val="640"/>
          <w:marRight w:val="0"/>
          <w:marTop w:val="0"/>
          <w:marBottom w:val="0"/>
          <w:divBdr>
            <w:top w:val="none" w:sz="0" w:space="0" w:color="auto"/>
            <w:left w:val="none" w:sz="0" w:space="0" w:color="auto"/>
            <w:bottom w:val="none" w:sz="0" w:space="0" w:color="auto"/>
            <w:right w:val="none" w:sz="0" w:space="0" w:color="auto"/>
          </w:divBdr>
        </w:div>
        <w:div w:id="1047998001">
          <w:marLeft w:val="640"/>
          <w:marRight w:val="0"/>
          <w:marTop w:val="0"/>
          <w:marBottom w:val="0"/>
          <w:divBdr>
            <w:top w:val="none" w:sz="0" w:space="0" w:color="auto"/>
            <w:left w:val="none" w:sz="0" w:space="0" w:color="auto"/>
            <w:bottom w:val="none" w:sz="0" w:space="0" w:color="auto"/>
            <w:right w:val="none" w:sz="0" w:space="0" w:color="auto"/>
          </w:divBdr>
        </w:div>
        <w:div w:id="802308925">
          <w:marLeft w:val="640"/>
          <w:marRight w:val="0"/>
          <w:marTop w:val="0"/>
          <w:marBottom w:val="0"/>
          <w:divBdr>
            <w:top w:val="none" w:sz="0" w:space="0" w:color="auto"/>
            <w:left w:val="none" w:sz="0" w:space="0" w:color="auto"/>
            <w:bottom w:val="none" w:sz="0" w:space="0" w:color="auto"/>
            <w:right w:val="none" w:sz="0" w:space="0" w:color="auto"/>
          </w:divBdr>
        </w:div>
        <w:div w:id="299960864">
          <w:marLeft w:val="640"/>
          <w:marRight w:val="0"/>
          <w:marTop w:val="0"/>
          <w:marBottom w:val="0"/>
          <w:divBdr>
            <w:top w:val="none" w:sz="0" w:space="0" w:color="auto"/>
            <w:left w:val="none" w:sz="0" w:space="0" w:color="auto"/>
            <w:bottom w:val="none" w:sz="0" w:space="0" w:color="auto"/>
            <w:right w:val="none" w:sz="0" w:space="0" w:color="auto"/>
          </w:divBdr>
        </w:div>
        <w:div w:id="1856149">
          <w:marLeft w:val="640"/>
          <w:marRight w:val="0"/>
          <w:marTop w:val="0"/>
          <w:marBottom w:val="0"/>
          <w:divBdr>
            <w:top w:val="none" w:sz="0" w:space="0" w:color="auto"/>
            <w:left w:val="none" w:sz="0" w:space="0" w:color="auto"/>
            <w:bottom w:val="none" w:sz="0" w:space="0" w:color="auto"/>
            <w:right w:val="none" w:sz="0" w:space="0" w:color="auto"/>
          </w:divBdr>
        </w:div>
        <w:div w:id="785197986">
          <w:marLeft w:val="640"/>
          <w:marRight w:val="0"/>
          <w:marTop w:val="0"/>
          <w:marBottom w:val="0"/>
          <w:divBdr>
            <w:top w:val="none" w:sz="0" w:space="0" w:color="auto"/>
            <w:left w:val="none" w:sz="0" w:space="0" w:color="auto"/>
            <w:bottom w:val="none" w:sz="0" w:space="0" w:color="auto"/>
            <w:right w:val="none" w:sz="0" w:space="0" w:color="auto"/>
          </w:divBdr>
        </w:div>
        <w:div w:id="82072442">
          <w:marLeft w:val="640"/>
          <w:marRight w:val="0"/>
          <w:marTop w:val="0"/>
          <w:marBottom w:val="0"/>
          <w:divBdr>
            <w:top w:val="none" w:sz="0" w:space="0" w:color="auto"/>
            <w:left w:val="none" w:sz="0" w:space="0" w:color="auto"/>
            <w:bottom w:val="none" w:sz="0" w:space="0" w:color="auto"/>
            <w:right w:val="none" w:sz="0" w:space="0" w:color="auto"/>
          </w:divBdr>
        </w:div>
        <w:div w:id="154688286">
          <w:marLeft w:val="640"/>
          <w:marRight w:val="0"/>
          <w:marTop w:val="0"/>
          <w:marBottom w:val="0"/>
          <w:divBdr>
            <w:top w:val="none" w:sz="0" w:space="0" w:color="auto"/>
            <w:left w:val="none" w:sz="0" w:space="0" w:color="auto"/>
            <w:bottom w:val="none" w:sz="0" w:space="0" w:color="auto"/>
            <w:right w:val="none" w:sz="0" w:space="0" w:color="auto"/>
          </w:divBdr>
        </w:div>
        <w:div w:id="853767839">
          <w:marLeft w:val="640"/>
          <w:marRight w:val="0"/>
          <w:marTop w:val="0"/>
          <w:marBottom w:val="0"/>
          <w:divBdr>
            <w:top w:val="none" w:sz="0" w:space="0" w:color="auto"/>
            <w:left w:val="none" w:sz="0" w:space="0" w:color="auto"/>
            <w:bottom w:val="none" w:sz="0" w:space="0" w:color="auto"/>
            <w:right w:val="none" w:sz="0" w:space="0" w:color="auto"/>
          </w:divBdr>
        </w:div>
        <w:div w:id="1868719404">
          <w:marLeft w:val="640"/>
          <w:marRight w:val="0"/>
          <w:marTop w:val="0"/>
          <w:marBottom w:val="0"/>
          <w:divBdr>
            <w:top w:val="none" w:sz="0" w:space="0" w:color="auto"/>
            <w:left w:val="none" w:sz="0" w:space="0" w:color="auto"/>
            <w:bottom w:val="none" w:sz="0" w:space="0" w:color="auto"/>
            <w:right w:val="none" w:sz="0" w:space="0" w:color="auto"/>
          </w:divBdr>
        </w:div>
        <w:div w:id="1895042287">
          <w:marLeft w:val="640"/>
          <w:marRight w:val="0"/>
          <w:marTop w:val="0"/>
          <w:marBottom w:val="0"/>
          <w:divBdr>
            <w:top w:val="none" w:sz="0" w:space="0" w:color="auto"/>
            <w:left w:val="none" w:sz="0" w:space="0" w:color="auto"/>
            <w:bottom w:val="none" w:sz="0" w:space="0" w:color="auto"/>
            <w:right w:val="none" w:sz="0" w:space="0" w:color="auto"/>
          </w:divBdr>
        </w:div>
        <w:div w:id="903954418">
          <w:marLeft w:val="640"/>
          <w:marRight w:val="0"/>
          <w:marTop w:val="0"/>
          <w:marBottom w:val="0"/>
          <w:divBdr>
            <w:top w:val="none" w:sz="0" w:space="0" w:color="auto"/>
            <w:left w:val="none" w:sz="0" w:space="0" w:color="auto"/>
            <w:bottom w:val="none" w:sz="0" w:space="0" w:color="auto"/>
            <w:right w:val="none" w:sz="0" w:space="0" w:color="auto"/>
          </w:divBdr>
        </w:div>
        <w:div w:id="969431593">
          <w:marLeft w:val="640"/>
          <w:marRight w:val="0"/>
          <w:marTop w:val="0"/>
          <w:marBottom w:val="0"/>
          <w:divBdr>
            <w:top w:val="none" w:sz="0" w:space="0" w:color="auto"/>
            <w:left w:val="none" w:sz="0" w:space="0" w:color="auto"/>
            <w:bottom w:val="none" w:sz="0" w:space="0" w:color="auto"/>
            <w:right w:val="none" w:sz="0" w:space="0" w:color="auto"/>
          </w:divBdr>
        </w:div>
        <w:div w:id="1935941288">
          <w:marLeft w:val="640"/>
          <w:marRight w:val="0"/>
          <w:marTop w:val="0"/>
          <w:marBottom w:val="0"/>
          <w:divBdr>
            <w:top w:val="none" w:sz="0" w:space="0" w:color="auto"/>
            <w:left w:val="none" w:sz="0" w:space="0" w:color="auto"/>
            <w:bottom w:val="none" w:sz="0" w:space="0" w:color="auto"/>
            <w:right w:val="none" w:sz="0" w:space="0" w:color="auto"/>
          </w:divBdr>
        </w:div>
        <w:div w:id="839197664">
          <w:marLeft w:val="640"/>
          <w:marRight w:val="0"/>
          <w:marTop w:val="0"/>
          <w:marBottom w:val="0"/>
          <w:divBdr>
            <w:top w:val="none" w:sz="0" w:space="0" w:color="auto"/>
            <w:left w:val="none" w:sz="0" w:space="0" w:color="auto"/>
            <w:bottom w:val="none" w:sz="0" w:space="0" w:color="auto"/>
            <w:right w:val="none" w:sz="0" w:space="0" w:color="auto"/>
          </w:divBdr>
        </w:div>
        <w:div w:id="1613048408">
          <w:marLeft w:val="640"/>
          <w:marRight w:val="0"/>
          <w:marTop w:val="0"/>
          <w:marBottom w:val="0"/>
          <w:divBdr>
            <w:top w:val="none" w:sz="0" w:space="0" w:color="auto"/>
            <w:left w:val="none" w:sz="0" w:space="0" w:color="auto"/>
            <w:bottom w:val="none" w:sz="0" w:space="0" w:color="auto"/>
            <w:right w:val="none" w:sz="0" w:space="0" w:color="auto"/>
          </w:divBdr>
        </w:div>
        <w:div w:id="273749096">
          <w:marLeft w:val="640"/>
          <w:marRight w:val="0"/>
          <w:marTop w:val="0"/>
          <w:marBottom w:val="0"/>
          <w:divBdr>
            <w:top w:val="none" w:sz="0" w:space="0" w:color="auto"/>
            <w:left w:val="none" w:sz="0" w:space="0" w:color="auto"/>
            <w:bottom w:val="none" w:sz="0" w:space="0" w:color="auto"/>
            <w:right w:val="none" w:sz="0" w:space="0" w:color="auto"/>
          </w:divBdr>
        </w:div>
        <w:div w:id="1706590147">
          <w:marLeft w:val="640"/>
          <w:marRight w:val="0"/>
          <w:marTop w:val="0"/>
          <w:marBottom w:val="0"/>
          <w:divBdr>
            <w:top w:val="none" w:sz="0" w:space="0" w:color="auto"/>
            <w:left w:val="none" w:sz="0" w:space="0" w:color="auto"/>
            <w:bottom w:val="none" w:sz="0" w:space="0" w:color="auto"/>
            <w:right w:val="none" w:sz="0" w:space="0" w:color="auto"/>
          </w:divBdr>
        </w:div>
        <w:div w:id="336202462">
          <w:marLeft w:val="640"/>
          <w:marRight w:val="0"/>
          <w:marTop w:val="0"/>
          <w:marBottom w:val="0"/>
          <w:divBdr>
            <w:top w:val="none" w:sz="0" w:space="0" w:color="auto"/>
            <w:left w:val="none" w:sz="0" w:space="0" w:color="auto"/>
            <w:bottom w:val="none" w:sz="0" w:space="0" w:color="auto"/>
            <w:right w:val="none" w:sz="0" w:space="0" w:color="auto"/>
          </w:divBdr>
        </w:div>
        <w:div w:id="2013947162">
          <w:marLeft w:val="640"/>
          <w:marRight w:val="0"/>
          <w:marTop w:val="0"/>
          <w:marBottom w:val="0"/>
          <w:divBdr>
            <w:top w:val="none" w:sz="0" w:space="0" w:color="auto"/>
            <w:left w:val="none" w:sz="0" w:space="0" w:color="auto"/>
            <w:bottom w:val="none" w:sz="0" w:space="0" w:color="auto"/>
            <w:right w:val="none" w:sz="0" w:space="0" w:color="auto"/>
          </w:divBdr>
        </w:div>
        <w:div w:id="1059404906">
          <w:marLeft w:val="640"/>
          <w:marRight w:val="0"/>
          <w:marTop w:val="0"/>
          <w:marBottom w:val="0"/>
          <w:divBdr>
            <w:top w:val="none" w:sz="0" w:space="0" w:color="auto"/>
            <w:left w:val="none" w:sz="0" w:space="0" w:color="auto"/>
            <w:bottom w:val="none" w:sz="0" w:space="0" w:color="auto"/>
            <w:right w:val="none" w:sz="0" w:space="0" w:color="auto"/>
          </w:divBdr>
        </w:div>
        <w:div w:id="1198129781">
          <w:marLeft w:val="640"/>
          <w:marRight w:val="0"/>
          <w:marTop w:val="0"/>
          <w:marBottom w:val="0"/>
          <w:divBdr>
            <w:top w:val="none" w:sz="0" w:space="0" w:color="auto"/>
            <w:left w:val="none" w:sz="0" w:space="0" w:color="auto"/>
            <w:bottom w:val="none" w:sz="0" w:space="0" w:color="auto"/>
            <w:right w:val="none" w:sz="0" w:space="0" w:color="auto"/>
          </w:divBdr>
        </w:div>
        <w:div w:id="1298877773">
          <w:marLeft w:val="640"/>
          <w:marRight w:val="0"/>
          <w:marTop w:val="0"/>
          <w:marBottom w:val="0"/>
          <w:divBdr>
            <w:top w:val="none" w:sz="0" w:space="0" w:color="auto"/>
            <w:left w:val="none" w:sz="0" w:space="0" w:color="auto"/>
            <w:bottom w:val="none" w:sz="0" w:space="0" w:color="auto"/>
            <w:right w:val="none" w:sz="0" w:space="0" w:color="auto"/>
          </w:divBdr>
        </w:div>
        <w:div w:id="679283395">
          <w:marLeft w:val="640"/>
          <w:marRight w:val="0"/>
          <w:marTop w:val="0"/>
          <w:marBottom w:val="0"/>
          <w:divBdr>
            <w:top w:val="none" w:sz="0" w:space="0" w:color="auto"/>
            <w:left w:val="none" w:sz="0" w:space="0" w:color="auto"/>
            <w:bottom w:val="none" w:sz="0" w:space="0" w:color="auto"/>
            <w:right w:val="none" w:sz="0" w:space="0" w:color="auto"/>
          </w:divBdr>
        </w:div>
        <w:div w:id="1851218808">
          <w:marLeft w:val="640"/>
          <w:marRight w:val="0"/>
          <w:marTop w:val="0"/>
          <w:marBottom w:val="0"/>
          <w:divBdr>
            <w:top w:val="none" w:sz="0" w:space="0" w:color="auto"/>
            <w:left w:val="none" w:sz="0" w:space="0" w:color="auto"/>
            <w:bottom w:val="none" w:sz="0" w:space="0" w:color="auto"/>
            <w:right w:val="none" w:sz="0" w:space="0" w:color="auto"/>
          </w:divBdr>
        </w:div>
        <w:div w:id="580605717">
          <w:marLeft w:val="640"/>
          <w:marRight w:val="0"/>
          <w:marTop w:val="0"/>
          <w:marBottom w:val="0"/>
          <w:divBdr>
            <w:top w:val="none" w:sz="0" w:space="0" w:color="auto"/>
            <w:left w:val="none" w:sz="0" w:space="0" w:color="auto"/>
            <w:bottom w:val="none" w:sz="0" w:space="0" w:color="auto"/>
            <w:right w:val="none" w:sz="0" w:space="0" w:color="auto"/>
          </w:divBdr>
        </w:div>
        <w:div w:id="1634671184">
          <w:marLeft w:val="640"/>
          <w:marRight w:val="0"/>
          <w:marTop w:val="0"/>
          <w:marBottom w:val="0"/>
          <w:divBdr>
            <w:top w:val="none" w:sz="0" w:space="0" w:color="auto"/>
            <w:left w:val="none" w:sz="0" w:space="0" w:color="auto"/>
            <w:bottom w:val="none" w:sz="0" w:space="0" w:color="auto"/>
            <w:right w:val="none" w:sz="0" w:space="0" w:color="auto"/>
          </w:divBdr>
        </w:div>
        <w:div w:id="192114764">
          <w:marLeft w:val="640"/>
          <w:marRight w:val="0"/>
          <w:marTop w:val="0"/>
          <w:marBottom w:val="0"/>
          <w:divBdr>
            <w:top w:val="none" w:sz="0" w:space="0" w:color="auto"/>
            <w:left w:val="none" w:sz="0" w:space="0" w:color="auto"/>
            <w:bottom w:val="none" w:sz="0" w:space="0" w:color="auto"/>
            <w:right w:val="none" w:sz="0" w:space="0" w:color="auto"/>
          </w:divBdr>
        </w:div>
        <w:div w:id="867523423">
          <w:marLeft w:val="640"/>
          <w:marRight w:val="0"/>
          <w:marTop w:val="0"/>
          <w:marBottom w:val="0"/>
          <w:divBdr>
            <w:top w:val="none" w:sz="0" w:space="0" w:color="auto"/>
            <w:left w:val="none" w:sz="0" w:space="0" w:color="auto"/>
            <w:bottom w:val="none" w:sz="0" w:space="0" w:color="auto"/>
            <w:right w:val="none" w:sz="0" w:space="0" w:color="auto"/>
          </w:divBdr>
        </w:div>
        <w:div w:id="1866677931">
          <w:marLeft w:val="640"/>
          <w:marRight w:val="0"/>
          <w:marTop w:val="0"/>
          <w:marBottom w:val="0"/>
          <w:divBdr>
            <w:top w:val="none" w:sz="0" w:space="0" w:color="auto"/>
            <w:left w:val="none" w:sz="0" w:space="0" w:color="auto"/>
            <w:bottom w:val="none" w:sz="0" w:space="0" w:color="auto"/>
            <w:right w:val="none" w:sz="0" w:space="0" w:color="auto"/>
          </w:divBdr>
        </w:div>
        <w:div w:id="793793231">
          <w:marLeft w:val="640"/>
          <w:marRight w:val="0"/>
          <w:marTop w:val="0"/>
          <w:marBottom w:val="0"/>
          <w:divBdr>
            <w:top w:val="none" w:sz="0" w:space="0" w:color="auto"/>
            <w:left w:val="none" w:sz="0" w:space="0" w:color="auto"/>
            <w:bottom w:val="none" w:sz="0" w:space="0" w:color="auto"/>
            <w:right w:val="none" w:sz="0" w:space="0" w:color="auto"/>
          </w:divBdr>
        </w:div>
        <w:div w:id="6754625">
          <w:marLeft w:val="640"/>
          <w:marRight w:val="0"/>
          <w:marTop w:val="0"/>
          <w:marBottom w:val="0"/>
          <w:divBdr>
            <w:top w:val="none" w:sz="0" w:space="0" w:color="auto"/>
            <w:left w:val="none" w:sz="0" w:space="0" w:color="auto"/>
            <w:bottom w:val="none" w:sz="0" w:space="0" w:color="auto"/>
            <w:right w:val="none" w:sz="0" w:space="0" w:color="auto"/>
          </w:divBdr>
        </w:div>
        <w:div w:id="1880896273">
          <w:marLeft w:val="640"/>
          <w:marRight w:val="0"/>
          <w:marTop w:val="0"/>
          <w:marBottom w:val="0"/>
          <w:divBdr>
            <w:top w:val="none" w:sz="0" w:space="0" w:color="auto"/>
            <w:left w:val="none" w:sz="0" w:space="0" w:color="auto"/>
            <w:bottom w:val="none" w:sz="0" w:space="0" w:color="auto"/>
            <w:right w:val="none" w:sz="0" w:space="0" w:color="auto"/>
          </w:divBdr>
        </w:div>
        <w:div w:id="961304130">
          <w:marLeft w:val="640"/>
          <w:marRight w:val="0"/>
          <w:marTop w:val="0"/>
          <w:marBottom w:val="0"/>
          <w:divBdr>
            <w:top w:val="none" w:sz="0" w:space="0" w:color="auto"/>
            <w:left w:val="none" w:sz="0" w:space="0" w:color="auto"/>
            <w:bottom w:val="none" w:sz="0" w:space="0" w:color="auto"/>
            <w:right w:val="none" w:sz="0" w:space="0" w:color="auto"/>
          </w:divBdr>
        </w:div>
        <w:div w:id="1078870784">
          <w:marLeft w:val="640"/>
          <w:marRight w:val="0"/>
          <w:marTop w:val="0"/>
          <w:marBottom w:val="0"/>
          <w:divBdr>
            <w:top w:val="none" w:sz="0" w:space="0" w:color="auto"/>
            <w:left w:val="none" w:sz="0" w:space="0" w:color="auto"/>
            <w:bottom w:val="none" w:sz="0" w:space="0" w:color="auto"/>
            <w:right w:val="none" w:sz="0" w:space="0" w:color="auto"/>
          </w:divBdr>
        </w:div>
        <w:div w:id="2074766456">
          <w:marLeft w:val="640"/>
          <w:marRight w:val="0"/>
          <w:marTop w:val="0"/>
          <w:marBottom w:val="0"/>
          <w:divBdr>
            <w:top w:val="none" w:sz="0" w:space="0" w:color="auto"/>
            <w:left w:val="none" w:sz="0" w:space="0" w:color="auto"/>
            <w:bottom w:val="none" w:sz="0" w:space="0" w:color="auto"/>
            <w:right w:val="none" w:sz="0" w:space="0" w:color="auto"/>
          </w:divBdr>
        </w:div>
        <w:div w:id="1456677990">
          <w:marLeft w:val="640"/>
          <w:marRight w:val="0"/>
          <w:marTop w:val="0"/>
          <w:marBottom w:val="0"/>
          <w:divBdr>
            <w:top w:val="none" w:sz="0" w:space="0" w:color="auto"/>
            <w:left w:val="none" w:sz="0" w:space="0" w:color="auto"/>
            <w:bottom w:val="none" w:sz="0" w:space="0" w:color="auto"/>
            <w:right w:val="none" w:sz="0" w:space="0" w:color="auto"/>
          </w:divBdr>
        </w:div>
        <w:div w:id="1556352201">
          <w:marLeft w:val="640"/>
          <w:marRight w:val="0"/>
          <w:marTop w:val="0"/>
          <w:marBottom w:val="0"/>
          <w:divBdr>
            <w:top w:val="none" w:sz="0" w:space="0" w:color="auto"/>
            <w:left w:val="none" w:sz="0" w:space="0" w:color="auto"/>
            <w:bottom w:val="none" w:sz="0" w:space="0" w:color="auto"/>
            <w:right w:val="none" w:sz="0" w:space="0" w:color="auto"/>
          </w:divBdr>
        </w:div>
        <w:div w:id="206529577">
          <w:marLeft w:val="640"/>
          <w:marRight w:val="0"/>
          <w:marTop w:val="0"/>
          <w:marBottom w:val="0"/>
          <w:divBdr>
            <w:top w:val="none" w:sz="0" w:space="0" w:color="auto"/>
            <w:left w:val="none" w:sz="0" w:space="0" w:color="auto"/>
            <w:bottom w:val="none" w:sz="0" w:space="0" w:color="auto"/>
            <w:right w:val="none" w:sz="0" w:space="0" w:color="auto"/>
          </w:divBdr>
        </w:div>
        <w:div w:id="490293270">
          <w:marLeft w:val="640"/>
          <w:marRight w:val="0"/>
          <w:marTop w:val="0"/>
          <w:marBottom w:val="0"/>
          <w:divBdr>
            <w:top w:val="none" w:sz="0" w:space="0" w:color="auto"/>
            <w:left w:val="none" w:sz="0" w:space="0" w:color="auto"/>
            <w:bottom w:val="none" w:sz="0" w:space="0" w:color="auto"/>
            <w:right w:val="none" w:sz="0" w:space="0" w:color="auto"/>
          </w:divBdr>
        </w:div>
        <w:div w:id="483667499">
          <w:marLeft w:val="640"/>
          <w:marRight w:val="0"/>
          <w:marTop w:val="0"/>
          <w:marBottom w:val="0"/>
          <w:divBdr>
            <w:top w:val="none" w:sz="0" w:space="0" w:color="auto"/>
            <w:left w:val="none" w:sz="0" w:space="0" w:color="auto"/>
            <w:bottom w:val="none" w:sz="0" w:space="0" w:color="auto"/>
            <w:right w:val="none" w:sz="0" w:space="0" w:color="auto"/>
          </w:divBdr>
        </w:div>
        <w:div w:id="1064599447">
          <w:marLeft w:val="640"/>
          <w:marRight w:val="0"/>
          <w:marTop w:val="0"/>
          <w:marBottom w:val="0"/>
          <w:divBdr>
            <w:top w:val="none" w:sz="0" w:space="0" w:color="auto"/>
            <w:left w:val="none" w:sz="0" w:space="0" w:color="auto"/>
            <w:bottom w:val="none" w:sz="0" w:space="0" w:color="auto"/>
            <w:right w:val="none" w:sz="0" w:space="0" w:color="auto"/>
          </w:divBdr>
        </w:div>
        <w:div w:id="1621381417">
          <w:marLeft w:val="640"/>
          <w:marRight w:val="0"/>
          <w:marTop w:val="0"/>
          <w:marBottom w:val="0"/>
          <w:divBdr>
            <w:top w:val="none" w:sz="0" w:space="0" w:color="auto"/>
            <w:left w:val="none" w:sz="0" w:space="0" w:color="auto"/>
            <w:bottom w:val="none" w:sz="0" w:space="0" w:color="auto"/>
            <w:right w:val="none" w:sz="0" w:space="0" w:color="auto"/>
          </w:divBdr>
        </w:div>
        <w:div w:id="530532172">
          <w:marLeft w:val="640"/>
          <w:marRight w:val="0"/>
          <w:marTop w:val="0"/>
          <w:marBottom w:val="0"/>
          <w:divBdr>
            <w:top w:val="none" w:sz="0" w:space="0" w:color="auto"/>
            <w:left w:val="none" w:sz="0" w:space="0" w:color="auto"/>
            <w:bottom w:val="none" w:sz="0" w:space="0" w:color="auto"/>
            <w:right w:val="none" w:sz="0" w:space="0" w:color="auto"/>
          </w:divBdr>
        </w:div>
        <w:div w:id="1326736909">
          <w:marLeft w:val="640"/>
          <w:marRight w:val="0"/>
          <w:marTop w:val="0"/>
          <w:marBottom w:val="0"/>
          <w:divBdr>
            <w:top w:val="none" w:sz="0" w:space="0" w:color="auto"/>
            <w:left w:val="none" w:sz="0" w:space="0" w:color="auto"/>
            <w:bottom w:val="none" w:sz="0" w:space="0" w:color="auto"/>
            <w:right w:val="none" w:sz="0" w:space="0" w:color="auto"/>
          </w:divBdr>
        </w:div>
        <w:div w:id="735935064">
          <w:marLeft w:val="640"/>
          <w:marRight w:val="0"/>
          <w:marTop w:val="0"/>
          <w:marBottom w:val="0"/>
          <w:divBdr>
            <w:top w:val="none" w:sz="0" w:space="0" w:color="auto"/>
            <w:left w:val="none" w:sz="0" w:space="0" w:color="auto"/>
            <w:bottom w:val="none" w:sz="0" w:space="0" w:color="auto"/>
            <w:right w:val="none" w:sz="0" w:space="0" w:color="auto"/>
          </w:divBdr>
        </w:div>
        <w:div w:id="701176992">
          <w:marLeft w:val="640"/>
          <w:marRight w:val="0"/>
          <w:marTop w:val="0"/>
          <w:marBottom w:val="0"/>
          <w:divBdr>
            <w:top w:val="none" w:sz="0" w:space="0" w:color="auto"/>
            <w:left w:val="none" w:sz="0" w:space="0" w:color="auto"/>
            <w:bottom w:val="none" w:sz="0" w:space="0" w:color="auto"/>
            <w:right w:val="none" w:sz="0" w:space="0" w:color="auto"/>
          </w:divBdr>
        </w:div>
        <w:div w:id="955983092">
          <w:marLeft w:val="640"/>
          <w:marRight w:val="0"/>
          <w:marTop w:val="0"/>
          <w:marBottom w:val="0"/>
          <w:divBdr>
            <w:top w:val="none" w:sz="0" w:space="0" w:color="auto"/>
            <w:left w:val="none" w:sz="0" w:space="0" w:color="auto"/>
            <w:bottom w:val="none" w:sz="0" w:space="0" w:color="auto"/>
            <w:right w:val="none" w:sz="0" w:space="0" w:color="auto"/>
          </w:divBdr>
        </w:div>
        <w:div w:id="1032420594">
          <w:marLeft w:val="640"/>
          <w:marRight w:val="0"/>
          <w:marTop w:val="0"/>
          <w:marBottom w:val="0"/>
          <w:divBdr>
            <w:top w:val="none" w:sz="0" w:space="0" w:color="auto"/>
            <w:left w:val="none" w:sz="0" w:space="0" w:color="auto"/>
            <w:bottom w:val="none" w:sz="0" w:space="0" w:color="auto"/>
            <w:right w:val="none" w:sz="0" w:space="0" w:color="auto"/>
          </w:divBdr>
        </w:div>
        <w:div w:id="1811943076">
          <w:marLeft w:val="640"/>
          <w:marRight w:val="0"/>
          <w:marTop w:val="0"/>
          <w:marBottom w:val="0"/>
          <w:divBdr>
            <w:top w:val="none" w:sz="0" w:space="0" w:color="auto"/>
            <w:left w:val="none" w:sz="0" w:space="0" w:color="auto"/>
            <w:bottom w:val="none" w:sz="0" w:space="0" w:color="auto"/>
            <w:right w:val="none" w:sz="0" w:space="0" w:color="auto"/>
          </w:divBdr>
        </w:div>
        <w:div w:id="732236525">
          <w:marLeft w:val="640"/>
          <w:marRight w:val="0"/>
          <w:marTop w:val="0"/>
          <w:marBottom w:val="0"/>
          <w:divBdr>
            <w:top w:val="none" w:sz="0" w:space="0" w:color="auto"/>
            <w:left w:val="none" w:sz="0" w:space="0" w:color="auto"/>
            <w:bottom w:val="none" w:sz="0" w:space="0" w:color="auto"/>
            <w:right w:val="none" w:sz="0" w:space="0" w:color="auto"/>
          </w:divBdr>
        </w:div>
        <w:div w:id="1123304919">
          <w:marLeft w:val="640"/>
          <w:marRight w:val="0"/>
          <w:marTop w:val="0"/>
          <w:marBottom w:val="0"/>
          <w:divBdr>
            <w:top w:val="none" w:sz="0" w:space="0" w:color="auto"/>
            <w:left w:val="none" w:sz="0" w:space="0" w:color="auto"/>
            <w:bottom w:val="none" w:sz="0" w:space="0" w:color="auto"/>
            <w:right w:val="none" w:sz="0" w:space="0" w:color="auto"/>
          </w:divBdr>
        </w:div>
        <w:div w:id="2006351234">
          <w:marLeft w:val="640"/>
          <w:marRight w:val="0"/>
          <w:marTop w:val="0"/>
          <w:marBottom w:val="0"/>
          <w:divBdr>
            <w:top w:val="none" w:sz="0" w:space="0" w:color="auto"/>
            <w:left w:val="none" w:sz="0" w:space="0" w:color="auto"/>
            <w:bottom w:val="none" w:sz="0" w:space="0" w:color="auto"/>
            <w:right w:val="none" w:sz="0" w:space="0" w:color="auto"/>
          </w:divBdr>
        </w:div>
        <w:div w:id="2128312479">
          <w:marLeft w:val="640"/>
          <w:marRight w:val="0"/>
          <w:marTop w:val="0"/>
          <w:marBottom w:val="0"/>
          <w:divBdr>
            <w:top w:val="none" w:sz="0" w:space="0" w:color="auto"/>
            <w:left w:val="none" w:sz="0" w:space="0" w:color="auto"/>
            <w:bottom w:val="none" w:sz="0" w:space="0" w:color="auto"/>
            <w:right w:val="none" w:sz="0" w:space="0" w:color="auto"/>
          </w:divBdr>
        </w:div>
        <w:div w:id="674648460">
          <w:marLeft w:val="640"/>
          <w:marRight w:val="0"/>
          <w:marTop w:val="0"/>
          <w:marBottom w:val="0"/>
          <w:divBdr>
            <w:top w:val="none" w:sz="0" w:space="0" w:color="auto"/>
            <w:left w:val="none" w:sz="0" w:space="0" w:color="auto"/>
            <w:bottom w:val="none" w:sz="0" w:space="0" w:color="auto"/>
            <w:right w:val="none" w:sz="0" w:space="0" w:color="auto"/>
          </w:divBdr>
        </w:div>
        <w:div w:id="257251904">
          <w:marLeft w:val="640"/>
          <w:marRight w:val="0"/>
          <w:marTop w:val="0"/>
          <w:marBottom w:val="0"/>
          <w:divBdr>
            <w:top w:val="none" w:sz="0" w:space="0" w:color="auto"/>
            <w:left w:val="none" w:sz="0" w:space="0" w:color="auto"/>
            <w:bottom w:val="none" w:sz="0" w:space="0" w:color="auto"/>
            <w:right w:val="none" w:sz="0" w:space="0" w:color="auto"/>
          </w:divBdr>
        </w:div>
        <w:div w:id="1929465674">
          <w:marLeft w:val="640"/>
          <w:marRight w:val="0"/>
          <w:marTop w:val="0"/>
          <w:marBottom w:val="0"/>
          <w:divBdr>
            <w:top w:val="none" w:sz="0" w:space="0" w:color="auto"/>
            <w:left w:val="none" w:sz="0" w:space="0" w:color="auto"/>
            <w:bottom w:val="none" w:sz="0" w:space="0" w:color="auto"/>
            <w:right w:val="none" w:sz="0" w:space="0" w:color="auto"/>
          </w:divBdr>
        </w:div>
        <w:div w:id="1469929980">
          <w:marLeft w:val="640"/>
          <w:marRight w:val="0"/>
          <w:marTop w:val="0"/>
          <w:marBottom w:val="0"/>
          <w:divBdr>
            <w:top w:val="none" w:sz="0" w:space="0" w:color="auto"/>
            <w:left w:val="none" w:sz="0" w:space="0" w:color="auto"/>
            <w:bottom w:val="none" w:sz="0" w:space="0" w:color="auto"/>
            <w:right w:val="none" w:sz="0" w:space="0" w:color="auto"/>
          </w:divBdr>
        </w:div>
        <w:div w:id="1159539800">
          <w:marLeft w:val="640"/>
          <w:marRight w:val="0"/>
          <w:marTop w:val="0"/>
          <w:marBottom w:val="0"/>
          <w:divBdr>
            <w:top w:val="none" w:sz="0" w:space="0" w:color="auto"/>
            <w:left w:val="none" w:sz="0" w:space="0" w:color="auto"/>
            <w:bottom w:val="none" w:sz="0" w:space="0" w:color="auto"/>
            <w:right w:val="none" w:sz="0" w:space="0" w:color="auto"/>
          </w:divBdr>
        </w:div>
        <w:div w:id="1005592617">
          <w:marLeft w:val="640"/>
          <w:marRight w:val="0"/>
          <w:marTop w:val="0"/>
          <w:marBottom w:val="0"/>
          <w:divBdr>
            <w:top w:val="none" w:sz="0" w:space="0" w:color="auto"/>
            <w:left w:val="none" w:sz="0" w:space="0" w:color="auto"/>
            <w:bottom w:val="none" w:sz="0" w:space="0" w:color="auto"/>
            <w:right w:val="none" w:sz="0" w:space="0" w:color="auto"/>
          </w:divBdr>
        </w:div>
        <w:div w:id="1526214662">
          <w:marLeft w:val="640"/>
          <w:marRight w:val="0"/>
          <w:marTop w:val="0"/>
          <w:marBottom w:val="0"/>
          <w:divBdr>
            <w:top w:val="none" w:sz="0" w:space="0" w:color="auto"/>
            <w:left w:val="none" w:sz="0" w:space="0" w:color="auto"/>
            <w:bottom w:val="none" w:sz="0" w:space="0" w:color="auto"/>
            <w:right w:val="none" w:sz="0" w:space="0" w:color="auto"/>
          </w:divBdr>
        </w:div>
        <w:div w:id="1720665844">
          <w:marLeft w:val="640"/>
          <w:marRight w:val="0"/>
          <w:marTop w:val="0"/>
          <w:marBottom w:val="0"/>
          <w:divBdr>
            <w:top w:val="none" w:sz="0" w:space="0" w:color="auto"/>
            <w:left w:val="none" w:sz="0" w:space="0" w:color="auto"/>
            <w:bottom w:val="none" w:sz="0" w:space="0" w:color="auto"/>
            <w:right w:val="none" w:sz="0" w:space="0" w:color="auto"/>
          </w:divBdr>
        </w:div>
        <w:div w:id="672071719">
          <w:marLeft w:val="640"/>
          <w:marRight w:val="0"/>
          <w:marTop w:val="0"/>
          <w:marBottom w:val="0"/>
          <w:divBdr>
            <w:top w:val="none" w:sz="0" w:space="0" w:color="auto"/>
            <w:left w:val="none" w:sz="0" w:space="0" w:color="auto"/>
            <w:bottom w:val="none" w:sz="0" w:space="0" w:color="auto"/>
            <w:right w:val="none" w:sz="0" w:space="0" w:color="auto"/>
          </w:divBdr>
        </w:div>
        <w:div w:id="1494108117">
          <w:marLeft w:val="640"/>
          <w:marRight w:val="0"/>
          <w:marTop w:val="0"/>
          <w:marBottom w:val="0"/>
          <w:divBdr>
            <w:top w:val="none" w:sz="0" w:space="0" w:color="auto"/>
            <w:left w:val="none" w:sz="0" w:space="0" w:color="auto"/>
            <w:bottom w:val="none" w:sz="0" w:space="0" w:color="auto"/>
            <w:right w:val="none" w:sz="0" w:space="0" w:color="auto"/>
          </w:divBdr>
        </w:div>
        <w:div w:id="1693530701">
          <w:marLeft w:val="640"/>
          <w:marRight w:val="0"/>
          <w:marTop w:val="0"/>
          <w:marBottom w:val="0"/>
          <w:divBdr>
            <w:top w:val="none" w:sz="0" w:space="0" w:color="auto"/>
            <w:left w:val="none" w:sz="0" w:space="0" w:color="auto"/>
            <w:bottom w:val="none" w:sz="0" w:space="0" w:color="auto"/>
            <w:right w:val="none" w:sz="0" w:space="0" w:color="auto"/>
          </w:divBdr>
        </w:div>
        <w:div w:id="897547426">
          <w:marLeft w:val="640"/>
          <w:marRight w:val="0"/>
          <w:marTop w:val="0"/>
          <w:marBottom w:val="0"/>
          <w:divBdr>
            <w:top w:val="none" w:sz="0" w:space="0" w:color="auto"/>
            <w:left w:val="none" w:sz="0" w:space="0" w:color="auto"/>
            <w:bottom w:val="none" w:sz="0" w:space="0" w:color="auto"/>
            <w:right w:val="none" w:sz="0" w:space="0" w:color="auto"/>
          </w:divBdr>
        </w:div>
        <w:div w:id="260844845">
          <w:marLeft w:val="640"/>
          <w:marRight w:val="0"/>
          <w:marTop w:val="0"/>
          <w:marBottom w:val="0"/>
          <w:divBdr>
            <w:top w:val="none" w:sz="0" w:space="0" w:color="auto"/>
            <w:left w:val="none" w:sz="0" w:space="0" w:color="auto"/>
            <w:bottom w:val="none" w:sz="0" w:space="0" w:color="auto"/>
            <w:right w:val="none" w:sz="0" w:space="0" w:color="auto"/>
          </w:divBdr>
        </w:div>
        <w:div w:id="996032412">
          <w:marLeft w:val="640"/>
          <w:marRight w:val="0"/>
          <w:marTop w:val="0"/>
          <w:marBottom w:val="0"/>
          <w:divBdr>
            <w:top w:val="none" w:sz="0" w:space="0" w:color="auto"/>
            <w:left w:val="none" w:sz="0" w:space="0" w:color="auto"/>
            <w:bottom w:val="none" w:sz="0" w:space="0" w:color="auto"/>
            <w:right w:val="none" w:sz="0" w:space="0" w:color="auto"/>
          </w:divBdr>
        </w:div>
        <w:div w:id="1389301136">
          <w:marLeft w:val="640"/>
          <w:marRight w:val="0"/>
          <w:marTop w:val="0"/>
          <w:marBottom w:val="0"/>
          <w:divBdr>
            <w:top w:val="none" w:sz="0" w:space="0" w:color="auto"/>
            <w:left w:val="none" w:sz="0" w:space="0" w:color="auto"/>
            <w:bottom w:val="none" w:sz="0" w:space="0" w:color="auto"/>
            <w:right w:val="none" w:sz="0" w:space="0" w:color="auto"/>
          </w:divBdr>
        </w:div>
        <w:div w:id="1387216606">
          <w:marLeft w:val="640"/>
          <w:marRight w:val="0"/>
          <w:marTop w:val="0"/>
          <w:marBottom w:val="0"/>
          <w:divBdr>
            <w:top w:val="none" w:sz="0" w:space="0" w:color="auto"/>
            <w:left w:val="none" w:sz="0" w:space="0" w:color="auto"/>
            <w:bottom w:val="none" w:sz="0" w:space="0" w:color="auto"/>
            <w:right w:val="none" w:sz="0" w:space="0" w:color="auto"/>
          </w:divBdr>
        </w:div>
        <w:div w:id="1906454660">
          <w:marLeft w:val="640"/>
          <w:marRight w:val="0"/>
          <w:marTop w:val="0"/>
          <w:marBottom w:val="0"/>
          <w:divBdr>
            <w:top w:val="none" w:sz="0" w:space="0" w:color="auto"/>
            <w:left w:val="none" w:sz="0" w:space="0" w:color="auto"/>
            <w:bottom w:val="none" w:sz="0" w:space="0" w:color="auto"/>
            <w:right w:val="none" w:sz="0" w:space="0" w:color="auto"/>
          </w:divBdr>
        </w:div>
        <w:div w:id="1630743011">
          <w:marLeft w:val="640"/>
          <w:marRight w:val="0"/>
          <w:marTop w:val="0"/>
          <w:marBottom w:val="0"/>
          <w:divBdr>
            <w:top w:val="none" w:sz="0" w:space="0" w:color="auto"/>
            <w:left w:val="none" w:sz="0" w:space="0" w:color="auto"/>
            <w:bottom w:val="none" w:sz="0" w:space="0" w:color="auto"/>
            <w:right w:val="none" w:sz="0" w:space="0" w:color="auto"/>
          </w:divBdr>
        </w:div>
        <w:div w:id="1938366657">
          <w:marLeft w:val="640"/>
          <w:marRight w:val="0"/>
          <w:marTop w:val="0"/>
          <w:marBottom w:val="0"/>
          <w:divBdr>
            <w:top w:val="none" w:sz="0" w:space="0" w:color="auto"/>
            <w:left w:val="none" w:sz="0" w:space="0" w:color="auto"/>
            <w:bottom w:val="none" w:sz="0" w:space="0" w:color="auto"/>
            <w:right w:val="none" w:sz="0" w:space="0" w:color="auto"/>
          </w:divBdr>
        </w:div>
        <w:div w:id="684745086">
          <w:marLeft w:val="640"/>
          <w:marRight w:val="0"/>
          <w:marTop w:val="0"/>
          <w:marBottom w:val="0"/>
          <w:divBdr>
            <w:top w:val="none" w:sz="0" w:space="0" w:color="auto"/>
            <w:left w:val="none" w:sz="0" w:space="0" w:color="auto"/>
            <w:bottom w:val="none" w:sz="0" w:space="0" w:color="auto"/>
            <w:right w:val="none" w:sz="0" w:space="0" w:color="auto"/>
          </w:divBdr>
        </w:div>
        <w:div w:id="901527004">
          <w:marLeft w:val="640"/>
          <w:marRight w:val="0"/>
          <w:marTop w:val="0"/>
          <w:marBottom w:val="0"/>
          <w:divBdr>
            <w:top w:val="none" w:sz="0" w:space="0" w:color="auto"/>
            <w:left w:val="none" w:sz="0" w:space="0" w:color="auto"/>
            <w:bottom w:val="none" w:sz="0" w:space="0" w:color="auto"/>
            <w:right w:val="none" w:sz="0" w:space="0" w:color="auto"/>
          </w:divBdr>
        </w:div>
        <w:div w:id="1365250704">
          <w:marLeft w:val="640"/>
          <w:marRight w:val="0"/>
          <w:marTop w:val="0"/>
          <w:marBottom w:val="0"/>
          <w:divBdr>
            <w:top w:val="none" w:sz="0" w:space="0" w:color="auto"/>
            <w:left w:val="none" w:sz="0" w:space="0" w:color="auto"/>
            <w:bottom w:val="none" w:sz="0" w:space="0" w:color="auto"/>
            <w:right w:val="none" w:sz="0" w:space="0" w:color="auto"/>
          </w:divBdr>
        </w:div>
        <w:div w:id="715549788">
          <w:marLeft w:val="640"/>
          <w:marRight w:val="0"/>
          <w:marTop w:val="0"/>
          <w:marBottom w:val="0"/>
          <w:divBdr>
            <w:top w:val="none" w:sz="0" w:space="0" w:color="auto"/>
            <w:left w:val="none" w:sz="0" w:space="0" w:color="auto"/>
            <w:bottom w:val="none" w:sz="0" w:space="0" w:color="auto"/>
            <w:right w:val="none" w:sz="0" w:space="0" w:color="auto"/>
          </w:divBdr>
        </w:div>
        <w:div w:id="591400493">
          <w:marLeft w:val="640"/>
          <w:marRight w:val="0"/>
          <w:marTop w:val="0"/>
          <w:marBottom w:val="0"/>
          <w:divBdr>
            <w:top w:val="none" w:sz="0" w:space="0" w:color="auto"/>
            <w:left w:val="none" w:sz="0" w:space="0" w:color="auto"/>
            <w:bottom w:val="none" w:sz="0" w:space="0" w:color="auto"/>
            <w:right w:val="none" w:sz="0" w:space="0" w:color="auto"/>
          </w:divBdr>
        </w:div>
        <w:div w:id="1400059491">
          <w:marLeft w:val="640"/>
          <w:marRight w:val="0"/>
          <w:marTop w:val="0"/>
          <w:marBottom w:val="0"/>
          <w:divBdr>
            <w:top w:val="none" w:sz="0" w:space="0" w:color="auto"/>
            <w:left w:val="none" w:sz="0" w:space="0" w:color="auto"/>
            <w:bottom w:val="none" w:sz="0" w:space="0" w:color="auto"/>
            <w:right w:val="none" w:sz="0" w:space="0" w:color="auto"/>
          </w:divBdr>
        </w:div>
        <w:div w:id="374039474">
          <w:marLeft w:val="640"/>
          <w:marRight w:val="0"/>
          <w:marTop w:val="0"/>
          <w:marBottom w:val="0"/>
          <w:divBdr>
            <w:top w:val="none" w:sz="0" w:space="0" w:color="auto"/>
            <w:left w:val="none" w:sz="0" w:space="0" w:color="auto"/>
            <w:bottom w:val="none" w:sz="0" w:space="0" w:color="auto"/>
            <w:right w:val="none" w:sz="0" w:space="0" w:color="auto"/>
          </w:divBdr>
        </w:div>
        <w:div w:id="959341238">
          <w:marLeft w:val="640"/>
          <w:marRight w:val="0"/>
          <w:marTop w:val="0"/>
          <w:marBottom w:val="0"/>
          <w:divBdr>
            <w:top w:val="none" w:sz="0" w:space="0" w:color="auto"/>
            <w:left w:val="none" w:sz="0" w:space="0" w:color="auto"/>
            <w:bottom w:val="none" w:sz="0" w:space="0" w:color="auto"/>
            <w:right w:val="none" w:sz="0" w:space="0" w:color="auto"/>
          </w:divBdr>
        </w:div>
        <w:div w:id="180165230">
          <w:marLeft w:val="640"/>
          <w:marRight w:val="0"/>
          <w:marTop w:val="0"/>
          <w:marBottom w:val="0"/>
          <w:divBdr>
            <w:top w:val="none" w:sz="0" w:space="0" w:color="auto"/>
            <w:left w:val="none" w:sz="0" w:space="0" w:color="auto"/>
            <w:bottom w:val="none" w:sz="0" w:space="0" w:color="auto"/>
            <w:right w:val="none" w:sz="0" w:space="0" w:color="auto"/>
          </w:divBdr>
        </w:div>
        <w:div w:id="272395996">
          <w:marLeft w:val="640"/>
          <w:marRight w:val="0"/>
          <w:marTop w:val="0"/>
          <w:marBottom w:val="0"/>
          <w:divBdr>
            <w:top w:val="none" w:sz="0" w:space="0" w:color="auto"/>
            <w:left w:val="none" w:sz="0" w:space="0" w:color="auto"/>
            <w:bottom w:val="none" w:sz="0" w:space="0" w:color="auto"/>
            <w:right w:val="none" w:sz="0" w:space="0" w:color="auto"/>
          </w:divBdr>
        </w:div>
        <w:div w:id="537937890">
          <w:marLeft w:val="640"/>
          <w:marRight w:val="0"/>
          <w:marTop w:val="0"/>
          <w:marBottom w:val="0"/>
          <w:divBdr>
            <w:top w:val="none" w:sz="0" w:space="0" w:color="auto"/>
            <w:left w:val="none" w:sz="0" w:space="0" w:color="auto"/>
            <w:bottom w:val="none" w:sz="0" w:space="0" w:color="auto"/>
            <w:right w:val="none" w:sz="0" w:space="0" w:color="auto"/>
          </w:divBdr>
        </w:div>
        <w:div w:id="1062294980">
          <w:marLeft w:val="640"/>
          <w:marRight w:val="0"/>
          <w:marTop w:val="0"/>
          <w:marBottom w:val="0"/>
          <w:divBdr>
            <w:top w:val="none" w:sz="0" w:space="0" w:color="auto"/>
            <w:left w:val="none" w:sz="0" w:space="0" w:color="auto"/>
            <w:bottom w:val="none" w:sz="0" w:space="0" w:color="auto"/>
            <w:right w:val="none" w:sz="0" w:space="0" w:color="auto"/>
          </w:divBdr>
        </w:div>
        <w:div w:id="1638759071">
          <w:marLeft w:val="640"/>
          <w:marRight w:val="0"/>
          <w:marTop w:val="0"/>
          <w:marBottom w:val="0"/>
          <w:divBdr>
            <w:top w:val="none" w:sz="0" w:space="0" w:color="auto"/>
            <w:left w:val="none" w:sz="0" w:space="0" w:color="auto"/>
            <w:bottom w:val="none" w:sz="0" w:space="0" w:color="auto"/>
            <w:right w:val="none" w:sz="0" w:space="0" w:color="auto"/>
          </w:divBdr>
        </w:div>
        <w:div w:id="1431315053">
          <w:marLeft w:val="640"/>
          <w:marRight w:val="0"/>
          <w:marTop w:val="0"/>
          <w:marBottom w:val="0"/>
          <w:divBdr>
            <w:top w:val="none" w:sz="0" w:space="0" w:color="auto"/>
            <w:left w:val="none" w:sz="0" w:space="0" w:color="auto"/>
            <w:bottom w:val="none" w:sz="0" w:space="0" w:color="auto"/>
            <w:right w:val="none" w:sz="0" w:space="0" w:color="auto"/>
          </w:divBdr>
        </w:div>
        <w:div w:id="838158629">
          <w:marLeft w:val="640"/>
          <w:marRight w:val="0"/>
          <w:marTop w:val="0"/>
          <w:marBottom w:val="0"/>
          <w:divBdr>
            <w:top w:val="none" w:sz="0" w:space="0" w:color="auto"/>
            <w:left w:val="none" w:sz="0" w:space="0" w:color="auto"/>
            <w:bottom w:val="none" w:sz="0" w:space="0" w:color="auto"/>
            <w:right w:val="none" w:sz="0" w:space="0" w:color="auto"/>
          </w:divBdr>
        </w:div>
        <w:div w:id="639961043">
          <w:marLeft w:val="640"/>
          <w:marRight w:val="0"/>
          <w:marTop w:val="0"/>
          <w:marBottom w:val="0"/>
          <w:divBdr>
            <w:top w:val="none" w:sz="0" w:space="0" w:color="auto"/>
            <w:left w:val="none" w:sz="0" w:space="0" w:color="auto"/>
            <w:bottom w:val="none" w:sz="0" w:space="0" w:color="auto"/>
            <w:right w:val="none" w:sz="0" w:space="0" w:color="auto"/>
          </w:divBdr>
        </w:div>
        <w:div w:id="834565333">
          <w:marLeft w:val="640"/>
          <w:marRight w:val="0"/>
          <w:marTop w:val="0"/>
          <w:marBottom w:val="0"/>
          <w:divBdr>
            <w:top w:val="none" w:sz="0" w:space="0" w:color="auto"/>
            <w:left w:val="none" w:sz="0" w:space="0" w:color="auto"/>
            <w:bottom w:val="none" w:sz="0" w:space="0" w:color="auto"/>
            <w:right w:val="none" w:sz="0" w:space="0" w:color="auto"/>
          </w:divBdr>
        </w:div>
        <w:div w:id="924338677">
          <w:marLeft w:val="640"/>
          <w:marRight w:val="0"/>
          <w:marTop w:val="0"/>
          <w:marBottom w:val="0"/>
          <w:divBdr>
            <w:top w:val="none" w:sz="0" w:space="0" w:color="auto"/>
            <w:left w:val="none" w:sz="0" w:space="0" w:color="auto"/>
            <w:bottom w:val="none" w:sz="0" w:space="0" w:color="auto"/>
            <w:right w:val="none" w:sz="0" w:space="0" w:color="auto"/>
          </w:divBdr>
        </w:div>
        <w:div w:id="1517036530">
          <w:marLeft w:val="640"/>
          <w:marRight w:val="0"/>
          <w:marTop w:val="0"/>
          <w:marBottom w:val="0"/>
          <w:divBdr>
            <w:top w:val="none" w:sz="0" w:space="0" w:color="auto"/>
            <w:left w:val="none" w:sz="0" w:space="0" w:color="auto"/>
            <w:bottom w:val="none" w:sz="0" w:space="0" w:color="auto"/>
            <w:right w:val="none" w:sz="0" w:space="0" w:color="auto"/>
          </w:divBdr>
        </w:div>
        <w:div w:id="462191413">
          <w:marLeft w:val="640"/>
          <w:marRight w:val="0"/>
          <w:marTop w:val="0"/>
          <w:marBottom w:val="0"/>
          <w:divBdr>
            <w:top w:val="none" w:sz="0" w:space="0" w:color="auto"/>
            <w:left w:val="none" w:sz="0" w:space="0" w:color="auto"/>
            <w:bottom w:val="none" w:sz="0" w:space="0" w:color="auto"/>
            <w:right w:val="none" w:sz="0" w:space="0" w:color="auto"/>
          </w:divBdr>
        </w:div>
        <w:div w:id="1019039607">
          <w:marLeft w:val="640"/>
          <w:marRight w:val="0"/>
          <w:marTop w:val="0"/>
          <w:marBottom w:val="0"/>
          <w:divBdr>
            <w:top w:val="none" w:sz="0" w:space="0" w:color="auto"/>
            <w:left w:val="none" w:sz="0" w:space="0" w:color="auto"/>
            <w:bottom w:val="none" w:sz="0" w:space="0" w:color="auto"/>
            <w:right w:val="none" w:sz="0" w:space="0" w:color="auto"/>
          </w:divBdr>
        </w:div>
        <w:div w:id="475756489">
          <w:marLeft w:val="640"/>
          <w:marRight w:val="0"/>
          <w:marTop w:val="0"/>
          <w:marBottom w:val="0"/>
          <w:divBdr>
            <w:top w:val="none" w:sz="0" w:space="0" w:color="auto"/>
            <w:left w:val="none" w:sz="0" w:space="0" w:color="auto"/>
            <w:bottom w:val="none" w:sz="0" w:space="0" w:color="auto"/>
            <w:right w:val="none" w:sz="0" w:space="0" w:color="auto"/>
          </w:divBdr>
        </w:div>
        <w:div w:id="17587194">
          <w:marLeft w:val="640"/>
          <w:marRight w:val="0"/>
          <w:marTop w:val="0"/>
          <w:marBottom w:val="0"/>
          <w:divBdr>
            <w:top w:val="none" w:sz="0" w:space="0" w:color="auto"/>
            <w:left w:val="none" w:sz="0" w:space="0" w:color="auto"/>
            <w:bottom w:val="none" w:sz="0" w:space="0" w:color="auto"/>
            <w:right w:val="none" w:sz="0" w:space="0" w:color="auto"/>
          </w:divBdr>
        </w:div>
        <w:div w:id="889921484">
          <w:marLeft w:val="640"/>
          <w:marRight w:val="0"/>
          <w:marTop w:val="0"/>
          <w:marBottom w:val="0"/>
          <w:divBdr>
            <w:top w:val="none" w:sz="0" w:space="0" w:color="auto"/>
            <w:left w:val="none" w:sz="0" w:space="0" w:color="auto"/>
            <w:bottom w:val="none" w:sz="0" w:space="0" w:color="auto"/>
            <w:right w:val="none" w:sz="0" w:space="0" w:color="auto"/>
          </w:divBdr>
        </w:div>
        <w:div w:id="1820148061">
          <w:marLeft w:val="640"/>
          <w:marRight w:val="0"/>
          <w:marTop w:val="0"/>
          <w:marBottom w:val="0"/>
          <w:divBdr>
            <w:top w:val="none" w:sz="0" w:space="0" w:color="auto"/>
            <w:left w:val="none" w:sz="0" w:space="0" w:color="auto"/>
            <w:bottom w:val="none" w:sz="0" w:space="0" w:color="auto"/>
            <w:right w:val="none" w:sz="0" w:space="0" w:color="auto"/>
          </w:divBdr>
        </w:div>
        <w:div w:id="467743993">
          <w:marLeft w:val="640"/>
          <w:marRight w:val="0"/>
          <w:marTop w:val="0"/>
          <w:marBottom w:val="0"/>
          <w:divBdr>
            <w:top w:val="none" w:sz="0" w:space="0" w:color="auto"/>
            <w:left w:val="none" w:sz="0" w:space="0" w:color="auto"/>
            <w:bottom w:val="none" w:sz="0" w:space="0" w:color="auto"/>
            <w:right w:val="none" w:sz="0" w:space="0" w:color="auto"/>
          </w:divBdr>
        </w:div>
        <w:div w:id="1025909739">
          <w:marLeft w:val="640"/>
          <w:marRight w:val="0"/>
          <w:marTop w:val="0"/>
          <w:marBottom w:val="0"/>
          <w:divBdr>
            <w:top w:val="none" w:sz="0" w:space="0" w:color="auto"/>
            <w:left w:val="none" w:sz="0" w:space="0" w:color="auto"/>
            <w:bottom w:val="none" w:sz="0" w:space="0" w:color="auto"/>
            <w:right w:val="none" w:sz="0" w:space="0" w:color="auto"/>
          </w:divBdr>
        </w:div>
        <w:div w:id="137769446">
          <w:marLeft w:val="640"/>
          <w:marRight w:val="0"/>
          <w:marTop w:val="0"/>
          <w:marBottom w:val="0"/>
          <w:divBdr>
            <w:top w:val="none" w:sz="0" w:space="0" w:color="auto"/>
            <w:left w:val="none" w:sz="0" w:space="0" w:color="auto"/>
            <w:bottom w:val="none" w:sz="0" w:space="0" w:color="auto"/>
            <w:right w:val="none" w:sz="0" w:space="0" w:color="auto"/>
          </w:divBdr>
        </w:div>
        <w:div w:id="1363439111">
          <w:marLeft w:val="640"/>
          <w:marRight w:val="0"/>
          <w:marTop w:val="0"/>
          <w:marBottom w:val="0"/>
          <w:divBdr>
            <w:top w:val="none" w:sz="0" w:space="0" w:color="auto"/>
            <w:left w:val="none" w:sz="0" w:space="0" w:color="auto"/>
            <w:bottom w:val="none" w:sz="0" w:space="0" w:color="auto"/>
            <w:right w:val="none" w:sz="0" w:space="0" w:color="auto"/>
          </w:divBdr>
        </w:div>
        <w:div w:id="557517399">
          <w:marLeft w:val="640"/>
          <w:marRight w:val="0"/>
          <w:marTop w:val="0"/>
          <w:marBottom w:val="0"/>
          <w:divBdr>
            <w:top w:val="none" w:sz="0" w:space="0" w:color="auto"/>
            <w:left w:val="none" w:sz="0" w:space="0" w:color="auto"/>
            <w:bottom w:val="none" w:sz="0" w:space="0" w:color="auto"/>
            <w:right w:val="none" w:sz="0" w:space="0" w:color="auto"/>
          </w:divBdr>
        </w:div>
        <w:div w:id="1187451046">
          <w:marLeft w:val="640"/>
          <w:marRight w:val="0"/>
          <w:marTop w:val="0"/>
          <w:marBottom w:val="0"/>
          <w:divBdr>
            <w:top w:val="none" w:sz="0" w:space="0" w:color="auto"/>
            <w:left w:val="none" w:sz="0" w:space="0" w:color="auto"/>
            <w:bottom w:val="none" w:sz="0" w:space="0" w:color="auto"/>
            <w:right w:val="none" w:sz="0" w:space="0" w:color="auto"/>
          </w:divBdr>
        </w:div>
        <w:div w:id="835532491">
          <w:marLeft w:val="640"/>
          <w:marRight w:val="0"/>
          <w:marTop w:val="0"/>
          <w:marBottom w:val="0"/>
          <w:divBdr>
            <w:top w:val="none" w:sz="0" w:space="0" w:color="auto"/>
            <w:left w:val="none" w:sz="0" w:space="0" w:color="auto"/>
            <w:bottom w:val="none" w:sz="0" w:space="0" w:color="auto"/>
            <w:right w:val="none" w:sz="0" w:space="0" w:color="auto"/>
          </w:divBdr>
        </w:div>
        <w:div w:id="261685774">
          <w:marLeft w:val="640"/>
          <w:marRight w:val="0"/>
          <w:marTop w:val="0"/>
          <w:marBottom w:val="0"/>
          <w:divBdr>
            <w:top w:val="none" w:sz="0" w:space="0" w:color="auto"/>
            <w:left w:val="none" w:sz="0" w:space="0" w:color="auto"/>
            <w:bottom w:val="none" w:sz="0" w:space="0" w:color="auto"/>
            <w:right w:val="none" w:sz="0" w:space="0" w:color="auto"/>
          </w:divBdr>
        </w:div>
        <w:div w:id="1478034610">
          <w:marLeft w:val="640"/>
          <w:marRight w:val="0"/>
          <w:marTop w:val="0"/>
          <w:marBottom w:val="0"/>
          <w:divBdr>
            <w:top w:val="none" w:sz="0" w:space="0" w:color="auto"/>
            <w:left w:val="none" w:sz="0" w:space="0" w:color="auto"/>
            <w:bottom w:val="none" w:sz="0" w:space="0" w:color="auto"/>
            <w:right w:val="none" w:sz="0" w:space="0" w:color="auto"/>
          </w:divBdr>
        </w:div>
        <w:div w:id="537623175">
          <w:marLeft w:val="640"/>
          <w:marRight w:val="0"/>
          <w:marTop w:val="0"/>
          <w:marBottom w:val="0"/>
          <w:divBdr>
            <w:top w:val="none" w:sz="0" w:space="0" w:color="auto"/>
            <w:left w:val="none" w:sz="0" w:space="0" w:color="auto"/>
            <w:bottom w:val="none" w:sz="0" w:space="0" w:color="auto"/>
            <w:right w:val="none" w:sz="0" w:space="0" w:color="auto"/>
          </w:divBdr>
        </w:div>
        <w:div w:id="1102066086">
          <w:marLeft w:val="640"/>
          <w:marRight w:val="0"/>
          <w:marTop w:val="0"/>
          <w:marBottom w:val="0"/>
          <w:divBdr>
            <w:top w:val="none" w:sz="0" w:space="0" w:color="auto"/>
            <w:left w:val="none" w:sz="0" w:space="0" w:color="auto"/>
            <w:bottom w:val="none" w:sz="0" w:space="0" w:color="auto"/>
            <w:right w:val="none" w:sz="0" w:space="0" w:color="auto"/>
          </w:divBdr>
        </w:div>
        <w:div w:id="1044938367">
          <w:marLeft w:val="640"/>
          <w:marRight w:val="0"/>
          <w:marTop w:val="0"/>
          <w:marBottom w:val="0"/>
          <w:divBdr>
            <w:top w:val="none" w:sz="0" w:space="0" w:color="auto"/>
            <w:left w:val="none" w:sz="0" w:space="0" w:color="auto"/>
            <w:bottom w:val="none" w:sz="0" w:space="0" w:color="auto"/>
            <w:right w:val="none" w:sz="0" w:space="0" w:color="auto"/>
          </w:divBdr>
        </w:div>
        <w:div w:id="1901092837">
          <w:marLeft w:val="640"/>
          <w:marRight w:val="0"/>
          <w:marTop w:val="0"/>
          <w:marBottom w:val="0"/>
          <w:divBdr>
            <w:top w:val="none" w:sz="0" w:space="0" w:color="auto"/>
            <w:left w:val="none" w:sz="0" w:space="0" w:color="auto"/>
            <w:bottom w:val="none" w:sz="0" w:space="0" w:color="auto"/>
            <w:right w:val="none" w:sz="0" w:space="0" w:color="auto"/>
          </w:divBdr>
        </w:div>
        <w:div w:id="1720203659">
          <w:marLeft w:val="640"/>
          <w:marRight w:val="0"/>
          <w:marTop w:val="0"/>
          <w:marBottom w:val="0"/>
          <w:divBdr>
            <w:top w:val="none" w:sz="0" w:space="0" w:color="auto"/>
            <w:left w:val="none" w:sz="0" w:space="0" w:color="auto"/>
            <w:bottom w:val="none" w:sz="0" w:space="0" w:color="auto"/>
            <w:right w:val="none" w:sz="0" w:space="0" w:color="auto"/>
          </w:divBdr>
        </w:div>
        <w:div w:id="589968983">
          <w:marLeft w:val="640"/>
          <w:marRight w:val="0"/>
          <w:marTop w:val="0"/>
          <w:marBottom w:val="0"/>
          <w:divBdr>
            <w:top w:val="none" w:sz="0" w:space="0" w:color="auto"/>
            <w:left w:val="none" w:sz="0" w:space="0" w:color="auto"/>
            <w:bottom w:val="none" w:sz="0" w:space="0" w:color="auto"/>
            <w:right w:val="none" w:sz="0" w:space="0" w:color="auto"/>
          </w:divBdr>
        </w:div>
        <w:div w:id="950356520">
          <w:marLeft w:val="640"/>
          <w:marRight w:val="0"/>
          <w:marTop w:val="0"/>
          <w:marBottom w:val="0"/>
          <w:divBdr>
            <w:top w:val="none" w:sz="0" w:space="0" w:color="auto"/>
            <w:left w:val="none" w:sz="0" w:space="0" w:color="auto"/>
            <w:bottom w:val="none" w:sz="0" w:space="0" w:color="auto"/>
            <w:right w:val="none" w:sz="0" w:space="0" w:color="auto"/>
          </w:divBdr>
        </w:div>
        <w:div w:id="2090468428">
          <w:marLeft w:val="640"/>
          <w:marRight w:val="0"/>
          <w:marTop w:val="0"/>
          <w:marBottom w:val="0"/>
          <w:divBdr>
            <w:top w:val="none" w:sz="0" w:space="0" w:color="auto"/>
            <w:left w:val="none" w:sz="0" w:space="0" w:color="auto"/>
            <w:bottom w:val="none" w:sz="0" w:space="0" w:color="auto"/>
            <w:right w:val="none" w:sz="0" w:space="0" w:color="auto"/>
          </w:divBdr>
        </w:div>
        <w:div w:id="1653486268">
          <w:marLeft w:val="640"/>
          <w:marRight w:val="0"/>
          <w:marTop w:val="0"/>
          <w:marBottom w:val="0"/>
          <w:divBdr>
            <w:top w:val="none" w:sz="0" w:space="0" w:color="auto"/>
            <w:left w:val="none" w:sz="0" w:space="0" w:color="auto"/>
            <w:bottom w:val="none" w:sz="0" w:space="0" w:color="auto"/>
            <w:right w:val="none" w:sz="0" w:space="0" w:color="auto"/>
          </w:divBdr>
        </w:div>
        <w:div w:id="1874344578">
          <w:marLeft w:val="640"/>
          <w:marRight w:val="0"/>
          <w:marTop w:val="0"/>
          <w:marBottom w:val="0"/>
          <w:divBdr>
            <w:top w:val="none" w:sz="0" w:space="0" w:color="auto"/>
            <w:left w:val="none" w:sz="0" w:space="0" w:color="auto"/>
            <w:bottom w:val="none" w:sz="0" w:space="0" w:color="auto"/>
            <w:right w:val="none" w:sz="0" w:space="0" w:color="auto"/>
          </w:divBdr>
        </w:div>
        <w:div w:id="682706603">
          <w:marLeft w:val="640"/>
          <w:marRight w:val="0"/>
          <w:marTop w:val="0"/>
          <w:marBottom w:val="0"/>
          <w:divBdr>
            <w:top w:val="none" w:sz="0" w:space="0" w:color="auto"/>
            <w:left w:val="none" w:sz="0" w:space="0" w:color="auto"/>
            <w:bottom w:val="none" w:sz="0" w:space="0" w:color="auto"/>
            <w:right w:val="none" w:sz="0" w:space="0" w:color="auto"/>
          </w:divBdr>
        </w:div>
        <w:div w:id="908465020">
          <w:marLeft w:val="640"/>
          <w:marRight w:val="0"/>
          <w:marTop w:val="0"/>
          <w:marBottom w:val="0"/>
          <w:divBdr>
            <w:top w:val="none" w:sz="0" w:space="0" w:color="auto"/>
            <w:left w:val="none" w:sz="0" w:space="0" w:color="auto"/>
            <w:bottom w:val="none" w:sz="0" w:space="0" w:color="auto"/>
            <w:right w:val="none" w:sz="0" w:space="0" w:color="auto"/>
          </w:divBdr>
        </w:div>
        <w:div w:id="244994107">
          <w:marLeft w:val="640"/>
          <w:marRight w:val="0"/>
          <w:marTop w:val="0"/>
          <w:marBottom w:val="0"/>
          <w:divBdr>
            <w:top w:val="none" w:sz="0" w:space="0" w:color="auto"/>
            <w:left w:val="none" w:sz="0" w:space="0" w:color="auto"/>
            <w:bottom w:val="none" w:sz="0" w:space="0" w:color="auto"/>
            <w:right w:val="none" w:sz="0" w:space="0" w:color="auto"/>
          </w:divBdr>
        </w:div>
        <w:div w:id="1962106477">
          <w:marLeft w:val="640"/>
          <w:marRight w:val="0"/>
          <w:marTop w:val="0"/>
          <w:marBottom w:val="0"/>
          <w:divBdr>
            <w:top w:val="none" w:sz="0" w:space="0" w:color="auto"/>
            <w:left w:val="none" w:sz="0" w:space="0" w:color="auto"/>
            <w:bottom w:val="none" w:sz="0" w:space="0" w:color="auto"/>
            <w:right w:val="none" w:sz="0" w:space="0" w:color="auto"/>
          </w:divBdr>
        </w:div>
        <w:div w:id="410664924">
          <w:marLeft w:val="640"/>
          <w:marRight w:val="0"/>
          <w:marTop w:val="0"/>
          <w:marBottom w:val="0"/>
          <w:divBdr>
            <w:top w:val="none" w:sz="0" w:space="0" w:color="auto"/>
            <w:left w:val="none" w:sz="0" w:space="0" w:color="auto"/>
            <w:bottom w:val="none" w:sz="0" w:space="0" w:color="auto"/>
            <w:right w:val="none" w:sz="0" w:space="0" w:color="auto"/>
          </w:divBdr>
        </w:div>
        <w:div w:id="2111388953">
          <w:marLeft w:val="640"/>
          <w:marRight w:val="0"/>
          <w:marTop w:val="0"/>
          <w:marBottom w:val="0"/>
          <w:divBdr>
            <w:top w:val="none" w:sz="0" w:space="0" w:color="auto"/>
            <w:left w:val="none" w:sz="0" w:space="0" w:color="auto"/>
            <w:bottom w:val="none" w:sz="0" w:space="0" w:color="auto"/>
            <w:right w:val="none" w:sz="0" w:space="0" w:color="auto"/>
          </w:divBdr>
        </w:div>
        <w:div w:id="314533680">
          <w:marLeft w:val="640"/>
          <w:marRight w:val="0"/>
          <w:marTop w:val="0"/>
          <w:marBottom w:val="0"/>
          <w:divBdr>
            <w:top w:val="none" w:sz="0" w:space="0" w:color="auto"/>
            <w:left w:val="none" w:sz="0" w:space="0" w:color="auto"/>
            <w:bottom w:val="none" w:sz="0" w:space="0" w:color="auto"/>
            <w:right w:val="none" w:sz="0" w:space="0" w:color="auto"/>
          </w:divBdr>
        </w:div>
        <w:div w:id="1411076368">
          <w:marLeft w:val="640"/>
          <w:marRight w:val="0"/>
          <w:marTop w:val="0"/>
          <w:marBottom w:val="0"/>
          <w:divBdr>
            <w:top w:val="none" w:sz="0" w:space="0" w:color="auto"/>
            <w:left w:val="none" w:sz="0" w:space="0" w:color="auto"/>
            <w:bottom w:val="none" w:sz="0" w:space="0" w:color="auto"/>
            <w:right w:val="none" w:sz="0" w:space="0" w:color="auto"/>
          </w:divBdr>
        </w:div>
        <w:div w:id="19013437">
          <w:marLeft w:val="640"/>
          <w:marRight w:val="0"/>
          <w:marTop w:val="0"/>
          <w:marBottom w:val="0"/>
          <w:divBdr>
            <w:top w:val="none" w:sz="0" w:space="0" w:color="auto"/>
            <w:left w:val="none" w:sz="0" w:space="0" w:color="auto"/>
            <w:bottom w:val="none" w:sz="0" w:space="0" w:color="auto"/>
            <w:right w:val="none" w:sz="0" w:space="0" w:color="auto"/>
          </w:divBdr>
        </w:div>
        <w:div w:id="1933856604">
          <w:marLeft w:val="640"/>
          <w:marRight w:val="0"/>
          <w:marTop w:val="0"/>
          <w:marBottom w:val="0"/>
          <w:divBdr>
            <w:top w:val="none" w:sz="0" w:space="0" w:color="auto"/>
            <w:left w:val="none" w:sz="0" w:space="0" w:color="auto"/>
            <w:bottom w:val="none" w:sz="0" w:space="0" w:color="auto"/>
            <w:right w:val="none" w:sz="0" w:space="0" w:color="auto"/>
          </w:divBdr>
        </w:div>
        <w:div w:id="612057133">
          <w:marLeft w:val="640"/>
          <w:marRight w:val="0"/>
          <w:marTop w:val="0"/>
          <w:marBottom w:val="0"/>
          <w:divBdr>
            <w:top w:val="none" w:sz="0" w:space="0" w:color="auto"/>
            <w:left w:val="none" w:sz="0" w:space="0" w:color="auto"/>
            <w:bottom w:val="none" w:sz="0" w:space="0" w:color="auto"/>
            <w:right w:val="none" w:sz="0" w:space="0" w:color="auto"/>
          </w:divBdr>
        </w:div>
        <w:div w:id="747121002">
          <w:marLeft w:val="640"/>
          <w:marRight w:val="0"/>
          <w:marTop w:val="0"/>
          <w:marBottom w:val="0"/>
          <w:divBdr>
            <w:top w:val="none" w:sz="0" w:space="0" w:color="auto"/>
            <w:left w:val="none" w:sz="0" w:space="0" w:color="auto"/>
            <w:bottom w:val="none" w:sz="0" w:space="0" w:color="auto"/>
            <w:right w:val="none" w:sz="0" w:space="0" w:color="auto"/>
          </w:divBdr>
        </w:div>
        <w:div w:id="1804812802">
          <w:marLeft w:val="640"/>
          <w:marRight w:val="0"/>
          <w:marTop w:val="0"/>
          <w:marBottom w:val="0"/>
          <w:divBdr>
            <w:top w:val="none" w:sz="0" w:space="0" w:color="auto"/>
            <w:left w:val="none" w:sz="0" w:space="0" w:color="auto"/>
            <w:bottom w:val="none" w:sz="0" w:space="0" w:color="auto"/>
            <w:right w:val="none" w:sz="0" w:space="0" w:color="auto"/>
          </w:divBdr>
        </w:div>
        <w:div w:id="1390231840">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28094953">
      <w:bodyDiv w:val="1"/>
      <w:marLeft w:val="0"/>
      <w:marRight w:val="0"/>
      <w:marTop w:val="0"/>
      <w:marBottom w:val="0"/>
      <w:divBdr>
        <w:top w:val="none" w:sz="0" w:space="0" w:color="auto"/>
        <w:left w:val="none" w:sz="0" w:space="0" w:color="auto"/>
        <w:bottom w:val="none" w:sz="0" w:space="0" w:color="auto"/>
        <w:right w:val="none" w:sz="0" w:space="0" w:color="auto"/>
      </w:divBdr>
      <w:divsChild>
        <w:div w:id="1468430779">
          <w:marLeft w:val="640"/>
          <w:marRight w:val="0"/>
          <w:marTop w:val="0"/>
          <w:marBottom w:val="0"/>
          <w:divBdr>
            <w:top w:val="none" w:sz="0" w:space="0" w:color="auto"/>
            <w:left w:val="none" w:sz="0" w:space="0" w:color="auto"/>
            <w:bottom w:val="none" w:sz="0" w:space="0" w:color="auto"/>
            <w:right w:val="none" w:sz="0" w:space="0" w:color="auto"/>
          </w:divBdr>
        </w:div>
        <w:div w:id="447238445">
          <w:marLeft w:val="640"/>
          <w:marRight w:val="0"/>
          <w:marTop w:val="0"/>
          <w:marBottom w:val="0"/>
          <w:divBdr>
            <w:top w:val="none" w:sz="0" w:space="0" w:color="auto"/>
            <w:left w:val="none" w:sz="0" w:space="0" w:color="auto"/>
            <w:bottom w:val="none" w:sz="0" w:space="0" w:color="auto"/>
            <w:right w:val="none" w:sz="0" w:space="0" w:color="auto"/>
          </w:divBdr>
        </w:div>
        <w:div w:id="1041901847">
          <w:marLeft w:val="640"/>
          <w:marRight w:val="0"/>
          <w:marTop w:val="0"/>
          <w:marBottom w:val="0"/>
          <w:divBdr>
            <w:top w:val="none" w:sz="0" w:space="0" w:color="auto"/>
            <w:left w:val="none" w:sz="0" w:space="0" w:color="auto"/>
            <w:bottom w:val="none" w:sz="0" w:space="0" w:color="auto"/>
            <w:right w:val="none" w:sz="0" w:space="0" w:color="auto"/>
          </w:divBdr>
        </w:div>
        <w:div w:id="1723407052">
          <w:marLeft w:val="640"/>
          <w:marRight w:val="0"/>
          <w:marTop w:val="0"/>
          <w:marBottom w:val="0"/>
          <w:divBdr>
            <w:top w:val="none" w:sz="0" w:space="0" w:color="auto"/>
            <w:left w:val="none" w:sz="0" w:space="0" w:color="auto"/>
            <w:bottom w:val="none" w:sz="0" w:space="0" w:color="auto"/>
            <w:right w:val="none" w:sz="0" w:space="0" w:color="auto"/>
          </w:divBdr>
        </w:div>
        <w:div w:id="455946611">
          <w:marLeft w:val="640"/>
          <w:marRight w:val="0"/>
          <w:marTop w:val="0"/>
          <w:marBottom w:val="0"/>
          <w:divBdr>
            <w:top w:val="none" w:sz="0" w:space="0" w:color="auto"/>
            <w:left w:val="none" w:sz="0" w:space="0" w:color="auto"/>
            <w:bottom w:val="none" w:sz="0" w:space="0" w:color="auto"/>
            <w:right w:val="none" w:sz="0" w:space="0" w:color="auto"/>
          </w:divBdr>
        </w:div>
        <w:div w:id="501898069">
          <w:marLeft w:val="640"/>
          <w:marRight w:val="0"/>
          <w:marTop w:val="0"/>
          <w:marBottom w:val="0"/>
          <w:divBdr>
            <w:top w:val="none" w:sz="0" w:space="0" w:color="auto"/>
            <w:left w:val="none" w:sz="0" w:space="0" w:color="auto"/>
            <w:bottom w:val="none" w:sz="0" w:space="0" w:color="auto"/>
            <w:right w:val="none" w:sz="0" w:space="0" w:color="auto"/>
          </w:divBdr>
        </w:div>
        <w:div w:id="1677151533">
          <w:marLeft w:val="640"/>
          <w:marRight w:val="0"/>
          <w:marTop w:val="0"/>
          <w:marBottom w:val="0"/>
          <w:divBdr>
            <w:top w:val="none" w:sz="0" w:space="0" w:color="auto"/>
            <w:left w:val="none" w:sz="0" w:space="0" w:color="auto"/>
            <w:bottom w:val="none" w:sz="0" w:space="0" w:color="auto"/>
            <w:right w:val="none" w:sz="0" w:space="0" w:color="auto"/>
          </w:divBdr>
        </w:div>
        <w:div w:id="1238250744">
          <w:marLeft w:val="640"/>
          <w:marRight w:val="0"/>
          <w:marTop w:val="0"/>
          <w:marBottom w:val="0"/>
          <w:divBdr>
            <w:top w:val="none" w:sz="0" w:space="0" w:color="auto"/>
            <w:left w:val="none" w:sz="0" w:space="0" w:color="auto"/>
            <w:bottom w:val="none" w:sz="0" w:space="0" w:color="auto"/>
            <w:right w:val="none" w:sz="0" w:space="0" w:color="auto"/>
          </w:divBdr>
        </w:div>
        <w:div w:id="525757789">
          <w:marLeft w:val="640"/>
          <w:marRight w:val="0"/>
          <w:marTop w:val="0"/>
          <w:marBottom w:val="0"/>
          <w:divBdr>
            <w:top w:val="none" w:sz="0" w:space="0" w:color="auto"/>
            <w:left w:val="none" w:sz="0" w:space="0" w:color="auto"/>
            <w:bottom w:val="none" w:sz="0" w:space="0" w:color="auto"/>
            <w:right w:val="none" w:sz="0" w:space="0" w:color="auto"/>
          </w:divBdr>
        </w:div>
        <w:div w:id="1070540477">
          <w:marLeft w:val="640"/>
          <w:marRight w:val="0"/>
          <w:marTop w:val="0"/>
          <w:marBottom w:val="0"/>
          <w:divBdr>
            <w:top w:val="none" w:sz="0" w:space="0" w:color="auto"/>
            <w:left w:val="none" w:sz="0" w:space="0" w:color="auto"/>
            <w:bottom w:val="none" w:sz="0" w:space="0" w:color="auto"/>
            <w:right w:val="none" w:sz="0" w:space="0" w:color="auto"/>
          </w:divBdr>
        </w:div>
        <w:div w:id="1026712555">
          <w:marLeft w:val="640"/>
          <w:marRight w:val="0"/>
          <w:marTop w:val="0"/>
          <w:marBottom w:val="0"/>
          <w:divBdr>
            <w:top w:val="none" w:sz="0" w:space="0" w:color="auto"/>
            <w:left w:val="none" w:sz="0" w:space="0" w:color="auto"/>
            <w:bottom w:val="none" w:sz="0" w:space="0" w:color="auto"/>
            <w:right w:val="none" w:sz="0" w:space="0" w:color="auto"/>
          </w:divBdr>
        </w:div>
        <w:div w:id="1130973901">
          <w:marLeft w:val="640"/>
          <w:marRight w:val="0"/>
          <w:marTop w:val="0"/>
          <w:marBottom w:val="0"/>
          <w:divBdr>
            <w:top w:val="none" w:sz="0" w:space="0" w:color="auto"/>
            <w:left w:val="none" w:sz="0" w:space="0" w:color="auto"/>
            <w:bottom w:val="none" w:sz="0" w:space="0" w:color="auto"/>
            <w:right w:val="none" w:sz="0" w:space="0" w:color="auto"/>
          </w:divBdr>
        </w:div>
        <w:div w:id="902907487">
          <w:marLeft w:val="640"/>
          <w:marRight w:val="0"/>
          <w:marTop w:val="0"/>
          <w:marBottom w:val="0"/>
          <w:divBdr>
            <w:top w:val="none" w:sz="0" w:space="0" w:color="auto"/>
            <w:left w:val="none" w:sz="0" w:space="0" w:color="auto"/>
            <w:bottom w:val="none" w:sz="0" w:space="0" w:color="auto"/>
            <w:right w:val="none" w:sz="0" w:space="0" w:color="auto"/>
          </w:divBdr>
        </w:div>
        <w:div w:id="1289773827">
          <w:marLeft w:val="640"/>
          <w:marRight w:val="0"/>
          <w:marTop w:val="0"/>
          <w:marBottom w:val="0"/>
          <w:divBdr>
            <w:top w:val="none" w:sz="0" w:space="0" w:color="auto"/>
            <w:left w:val="none" w:sz="0" w:space="0" w:color="auto"/>
            <w:bottom w:val="none" w:sz="0" w:space="0" w:color="auto"/>
            <w:right w:val="none" w:sz="0" w:space="0" w:color="auto"/>
          </w:divBdr>
        </w:div>
        <w:div w:id="233249780">
          <w:marLeft w:val="640"/>
          <w:marRight w:val="0"/>
          <w:marTop w:val="0"/>
          <w:marBottom w:val="0"/>
          <w:divBdr>
            <w:top w:val="none" w:sz="0" w:space="0" w:color="auto"/>
            <w:left w:val="none" w:sz="0" w:space="0" w:color="auto"/>
            <w:bottom w:val="none" w:sz="0" w:space="0" w:color="auto"/>
            <w:right w:val="none" w:sz="0" w:space="0" w:color="auto"/>
          </w:divBdr>
        </w:div>
        <w:div w:id="2020694617">
          <w:marLeft w:val="640"/>
          <w:marRight w:val="0"/>
          <w:marTop w:val="0"/>
          <w:marBottom w:val="0"/>
          <w:divBdr>
            <w:top w:val="none" w:sz="0" w:space="0" w:color="auto"/>
            <w:left w:val="none" w:sz="0" w:space="0" w:color="auto"/>
            <w:bottom w:val="none" w:sz="0" w:space="0" w:color="auto"/>
            <w:right w:val="none" w:sz="0" w:space="0" w:color="auto"/>
          </w:divBdr>
        </w:div>
        <w:div w:id="999389987">
          <w:marLeft w:val="640"/>
          <w:marRight w:val="0"/>
          <w:marTop w:val="0"/>
          <w:marBottom w:val="0"/>
          <w:divBdr>
            <w:top w:val="none" w:sz="0" w:space="0" w:color="auto"/>
            <w:left w:val="none" w:sz="0" w:space="0" w:color="auto"/>
            <w:bottom w:val="none" w:sz="0" w:space="0" w:color="auto"/>
            <w:right w:val="none" w:sz="0" w:space="0" w:color="auto"/>
          </w:divBdr>
        </w:div>
        <w:div w:id="486751009">
          <w:marLeft w:val="640"/>
          <w:marRight w:val="0"/>
          <w:marTop w:val="0"/>
          <w:marBottom w:val="0"/>
          <w:divBdr>
            <w:top w:val="none" w:sz="0" w:space="0" w:color="auto"/>
            <w:left w:val="none" w:sz="0" w:space="0" w:color="auto"/>
            <w:bottom w:val="none" w:sz="0" w:space="0" w:color="auto"/>
            <w:right w:val="none" w:sz="0" w:space="0" w:color="auto"/>
          </w:divBdr>
        </w:div>
        <w:div w:id="2023239898">
          <w:marLeft w:val="640"/>
          <w:marRight w:val="0"/>
          <w:marTop w:val="0"/>
          <w:marBottom w:val="0"/>
          <w:divBdr>
            <w:top w:val="none" w:sz="0" w:space="0" w:color="auto"/>
            <w:left w:val="none" w:sz="0" w:space="0" w:color="auto"/>
            <w:bottom w:val="none" w:sz="0" w:space="0" w:color="auto"/>
            <w:right w:val="none" w:sz="0" w:space="0" w:color="auto"/>
          </w:divBdr>
        </w:div>
        <w:div w:id="1141768558">
          <w:marLeft w:val="640"/>
          <w:marRight w:val="0"/>
          <w:marTop w:val="0"/>
          <w:marBottom w:val="0"/>
          <w:divBdr>
            <w:top w:val="none" w:sz="0" w:space="0" w:color="auto"/>
            <w:left w:val="none" w:sz="0" w:space="0" w:color="auto"/>
            <w:bottom w:val="none" w:sz="0" w:space="0" w:color="auto"/>
            <w:right w:val="none" w:sz="0" w:space="0" w:color="auto"/>
          </w:divBdr>
        </w:div>
        <w:div w:id="1676960159">
          <w:marLeft w:val="640"/>
          <w:marRight w:val="0"/>
          <w:marTop w:val="0"/>
          <w:marBottom w:val="0"/>
          <w:divBdr>
            <w:top w:val="none" w:sz="0" w:space="0" w:color="auto"/>
            <w:left w:val="none" w:sz="0" w:space="0" w:color="auto"/>
            <w:bottom w:val="none" w:sz="0" w:space="0" w:color="auto"/>
            <w:right w:val="none" w:sz="0" w:space="0" w:color="auto"/>
          </w:divBdr>
        </w:div>
        <w:div w:id="1120102743">
          <w:marLeft w:val="640"/>
          <w:marRight w:val="0"/>
          <w:marTop w:val="0"/>
          <w:marBottom w:val="0"/>
          <w:divBdr>
            <w:top w:val="none" w:sz="0" w:space="0" w:color="auto"/>
            <w:left w:val="none" w:sz="0" w:space="0" w:color="auto"/>
            <w:bottom w:val="none" w:sz="0" w:space="0" w:color="auto"/>
            <w:right w:val="none" w:sz="0" w:space="0" w:color="auto"/>
          </w:divBdr>
        </w:div>
        <w:div w:id="1255283550">
          <w:marLeft w:val="640"/>
          <w:marRight w:val="0"/>
          <w:marTop w:val="0"/>
          <w:marBottom w:val="0"/>
          <w:divBdr>
            <w:top w:val="none" w:sz="0" w:space="0" w:color="auto"/>
            <w:left w:val="none" w:sz="0" w:space="0" w:color="auto"/>
            <w:bottom w:val="none" w:sz="0" w:space="0" w:color="auto"/>
            <w:right w:val="none" w:sz="0" w:space="0" w:color="auto"/>
          </w:divBdr>
        </w:div>
        <w:div w:id="119420835">
          <w:marLeft w:val="640"/>
          <w:marRight w:val="0"/>
          <w:marTop w:val="0"/>
          <w:marBottom w:val="0"/>
          <w:divBdr>
            <w:top w:val="none" w:sz="0" w:space="0" w:color="auto"/>
            <w:left w:val="none" w:sz="0" w:space="0" w:color="auto"/>
            <w:bottom w:val="none" w:sz="0" w:space="0" w:color="auto"/>
            <w:right w:val="none" w:sz="0" w:space="0" w:color="auto"/>
          </w:divBdr>
        </w:div>
        <w:div w:id="318265481">
          <w:marLeft w:val="640"/>
          <w:marRight w:val="0"/>
          <w:marTop w:val="0"/>
          <w:marBottom w:val="0"/>
          <w:divBdr>
            <w:top w:val="none" w:sz="0" w:space="0" w:color="auto"/>
            <w:left w:val="none" w:sz="0" w:space="0" w:color="auto"/>
            <w:bottom w:val="none" w:sz="0" w:space="0" w:color="auto"/>
            <w:right w:val="none" w:sz="0" w:space="0" w:color="auto"/>
          </w:divBdr>
        </w:div>
        <w:div w:id="330377862">
          <w:marLeft w:val="640"/>
          <w:marRight w:val="0"/>
          <w:marTop w:val="0"/>
          <w:marBottom w:val="0"/>
          <w:divBdr>
            <w:top w:val="none" w:sz="0" w:space="0" w:color="auto"/>
            <w:left w:val="none" w:sz="0" w:space="0" w:color="auto"/>
            <w:bottom w:val="none" w:sz="0" w:space="0" w:color="auto"/>
            <w:right w:val="none" w:sz="0" w:space="0" w:color="auto"/>
          </w:divBdr>
        </w:div>
        <w:div w:id="1838425748">
          <w:marLeft w:val="640"/>
          <w:marRight w:val="0"/>
          <w:marTop w:val="0"/>
          <w:marBottom w:val="0"/>
          <w:divBdr>
            <w:top w:val="none" w:sz="0" w:space="0" w:color="auto"/>
            <w:left w:val="none" w:sz="0" w:space="0" w:color="auto"/>
            <w:bottom w:val="none" w:sz="0" w:space="0" w:color="auto"/>
            <w:right w:val="none" w:sz="0" w:space="0" w:color="auto"/>
          </w:divBdr>
        </w:div>
        <w:div w:id="303780505">
          <w:marLeft w:val="640"/>
          <w:marRight w:val="0"/>
          <w:marTop w:val="0"/>
          <w:marBottom w:val="0"/>
          <w:divBdr>
            <w:top w:val="none" w:sz="0" w:space="0" w:color="auto"/>
            <w:left w:val="none" w:sz="0" w:space="0" w:color="auto"/>
            <w:bottom w:val="none" w:sz="0" w:space="0" w:color="auto"/>
            <w:right w:val="none" w:sz="0" w:space="0" w:color="auto"/>
          </w:divBdr>
        </w:div>
        <w:div w:id="1318922221">
          <w:marLeft w:val="640"/>
          <w:marRight w:val="0"/>
          <w:marTop w:val="0"/>
          <w:marBottom w:val="0"/>
          <w:divBdr>
            <w:top w:val="none" w:sz="0" w:space="0" w:color="auto"/>
            <w:left w:val="none" w:sz="0" w:space="0" w:color="auto"/>
            <w:bottom w:val="none" w:sz="0" w:space="0" w:color="auto"/>
            <w:right w:val="none" w:sz="0" w:space="0" w:color="auto"/>
          </w:divBdr>
        </w:div>
        <w:div w:id="928464663">
          <w:marLeft w:val="640"/>
          <w:marRight w:val="0"/>
          <w:marTop w:val="0"/>
          <w:marBottom w:val="0"/>
          <w:divBdr>
            <w:top w:val="none" w:sz="0" w:space="0" w:color="auto"/>
            <w:left w:val="none" w:sz="0" w:space="0" w:color="auto"/>
            <w:bottom w:val="none" w:sz="0" w:space="0" w:color="auto"/>
            <w:right w:val="none" w:sz="0" w:space="0" w:color="auto"/>
          </w:divBdr>
        </w:div>
        <w:div w:id="1638727931">
          <w:marLeft w:val="640"/>
          <w:marRight w:val="0"/>
          <w:marTop w:val="0"/>
          <w:marBottom w:val="0"/>
          <w:divBdr>
            <w:top w:val="none" w:sz="0" w:space="0" w:color="auto"/>
            <w:left w:val="none" w:sz="0" w:space="0" w:color="auto"/>
            <w:bottom w:val="none" w:sz="0" w:space="0" w:color="auto"/>
            <w:right w:val="none" w:sz="0" w:space="0" w:color="auto"/>
          </w:divBdr>
        </w:div>
        <w:div w:id="388769935">
          <w:marLeft w:val="640"/>
          <w:marRight w:val="0"/>
          <w:marTop w:val="0"/>
          <w:marBottom w:val="0"/>
          <w:divBdr>
            <w:top w:val="none" w:sz="0" w:space="0" w:color="auto"/>
            <w:left w:val="none" w:sz="0" w:space="0" w:color="auto"/>
            <w:bottom w:val="none" w:sz="0" w:space="0" w:color="auto"/>
            <w:right w:val="none" w:sz="0" w:space="0" w:color="auto"/>
          </w:divBdr>
        </w:div>
        <w:div w:id="2106925310">
          <w:marLeft w:val="640"/>
          <w:marRight w:val="0"/>
          <w:marTop w:val="0"/>
          <w:marBottom w:val="0"/>
          <w:divBdr>
            <w:top w:val="none" w:sz="0" w:space="0" w:color="auto"/>
            <w:left w:val="none" w:sz="0" w:space="0" w:color="auto"/>
            <w:bottom w:val="none" w:sz="0" w:space="0" w:color="auto"/>
            <w:right w:val="none" w:sz="0" w:space="0" w:color="auto"/>
          </w:divBdr>
        </w:div>
        <w:div w:id="988434613">
          <w:marLeft w:val="640"/>
          <w:marRight w:val="0"/>
          <w:marTop w:val="0"/>
          <w:marBottom w:val="0"/>
          <w:divBdr>
            <w:top w:val="none" w:sz="0" w:space="0" w:color="auto"/>
            <w:left w:val="none" w:sz="0" w:space="0" w:color="auto"/>
            <w:bottom w:val="none" w:sz="0" w:space="0" w:color="auto"/>
            <w:right w:val="none" w:sz="0" w:space="0" w:color="auto"/>
          </w:divBdr>
        </w:div>
        <w:div w:id="1049184996">
          <w:marLeft w:val="640"/>
          <w:marRight w:val="0"/>
          <w:marTop w:val="0"/>
          <w:marBottom w:val="0"/>
          <w:divBdr>
            <w:top w:val="none" w:sz="0" w:space="0" w:color="auto"/>
            <w:left w:val="none" w:sz="0" w:space="0" w:color="auto"/>
            <w:bottom w:val="none" w:sz="0" w:space="0" w:color="auto"/>
            <w:right w:val="none" w:sz="0" w:space="0" w:color="auto"/>
          </w:divBdr>
        </w:div>
        <w:div w:id="785731915">
          <w:marLeft w:val="640"/>
          <w:marRight w:val="0"/>
          <w:marTop w:val="0"/>
          <w:marBottom w:val="0"/>
          <w:divBdr>
            <w:top w:val="none" w:sz="0" w:space="0" w:color="auto"/>
            <w:left w:val="none" w:sz="0" w:space="0" w:color="auto"/>
            <w:bottom w:val="none" w:sz="0" w:space="0" w:color="auto"/>
            <w:right w:val="none" w:sz="0" w:space="0" w:color="auto"/>
          </w:divBdr>
        </w:div>
        <w:div w:id="1099838465">
          <w:marLeft w:val="640"/>
          <w:marRight w:val="0"/>
          <w:marTop w:val="0"/>
          <w:marBottom w:val="0"/>
          <w:divBdr>
            <w:top w:val="none" w:sz="0" w:space="0" w:color="auto"/>
            <w:left w:val="none" w:sz="0" w:space="0" w:color="auto"/>
            <w:bottom w:val="none" w:sz="0" w:space="0" w:color="auto"/>
            <w:right w:val="none" w:sz="0" w:space="0" w:color="auto"/>
          </w:divBdr>
        </w:div>
        <w:div w:id="634334989">
          <w:marLeft w:val="640"/>
          <w:marRight w:val="0"/>
          <w:marTop w:val="0"/>
          <w:marBottom w:val="0"/>
          <w:divBdr>
            <w:top w:val="none" w:sz="0" w:space="0" w:color="auto"/>
            <w:left w:val="none" w:sz="0" w:space="0" w:color="auto"/>
            <w:bottom w:val="none" w:sz="0" w:space="0" w:color="auto"/>
            <w:right w:val="none" w:sz="0" w:space="0" w:color="auto"/>
          </w:divBdr>
        </w:div>
        <w:div w:id="515462544">
          <w:marLeft w:val="640"/>
          <w:marRight w:val="0"/>
          <w:marTop w:val="0"/>
          <w:marBottom w:val="0"/>
          <w:divBdr>
            <w:top w:val="none" w:sz="0" w:space="0" w:color="auto"/>
            <w:left w:val="none" w:sz="0" w:space="0" w:color="auto"/>
            <w:bottom w:val="none" w:sz="0" w:space="0" w:color="auto"/>
            <w:right w:val="none" w:sz="0" w:space="0" w:color="auto"/>
          </w:divBdr>
        </w:div>
        <w:div w:id="455952092">
          <w:marLeft w:val="640"/>
          <w:marRight w:val="0"/>
          <w:marTop w:val="0"/>
          <w:marBottom w:val="0"/>
          <w:divBdr>
            <w:top w:val="none" w:sz="0" w:space="0" w:color="auto"/>
            <w:left w:val="none" w:sz="0" w:space="0" w:color="auto"/>
            <w:bottom w:val="none" w:sz="0" w:space="0" w:color="auto"/>
            <w:right w:val="none" w:sz="0" w:space="0" w:color="auto"/>
          </w:divBdr>
        </w:div>
        <w:div w:id="136915942">
          <w:marLeft w:val="640"/>
          <w:marRight w:val="0"/>
          <w:marTop w:val="0"/>
          <w:marBottom w:val="0"/>
          <w:divBdr>
            <w:top w:val="none" w:sz="0" w:space="0" w:color="auto"/>
            <w:left w:val="none" w:sz="0" w:space="0" w:color="auto"/>
            <w:bottom w:val="none" w:sz="0" w:space="0" w:color="auto"/>
            <w:right w:val="none" w:sz="0" w:space="0" w:color="auto"/>
          </w:divBdr>
        </w:div>
        <w:div w:id="738020249">
          <w:marLeft w:val="640"/>
          <w:marRight w:val="0"/>
          <w:marTop w:val="0"/>
          <w:marBottom w:val="0"/>
          <w:divBdr>
            <w:top w:val="none" w:sz="0" w:space="0" w:color="auto"/>
            <w:left w:val="none" w:sz="0" w:space="0" w:color="auto"/>
            <w:bottom w:val="none" w:sz="0" w:space="0" w:color="auto"/>
            <w:right w:val="none" w:sz="0" w:space="0" w:color="auto"/>
          </w:divBdr>
        </w:div>
        <w:div w:id="1080057871">
          <w:marLeft w:val="640"/>
          <w:marRight w:val="0"/>
          <w:marTop w:val="0"/>
          <w:marBottom w:val="0"/>
          <w:divBdr>
            <w:top w:val="none" w:sz="0" w:space="0" w:color="auto"/>
            <w:left w:val="none" w:sz="0" w:space="0" w:color="auto"/>
            <w:bottom w:val="none" w:sz="0" w:space="0" w:color="auto"/>
            <w:right w:val="none" w:sz="0" w:space="0" w:color="auto"/>
          </w:divBdr>
        </w:div>
        <w:div w:id="1448963764">
          <w:marLeft w:val="640"/>
          <w:marRight w:val="0"/>
          <w:marTop w:val="0"/>
          <w:marBottom w:val="0"/>
          <w:divBdr>
            <w:top w:val="none" w:sz="0" w:space="0" w:color="auto"/>
            <w:left w:val="none" w:sz="0" w:space="0" w:color="auto"/>
            <w:bottom w:val="none" w:sz="0" w:space="0" w:color="auto"/>
            <w:right w:val="none" w:sz="0" w:space="0" w:color="auto"/>
          </w:divBdr>
        </w:div>
        <w:div w:id="100952016">
          <w:marLeft w:val="640"/>
          <w:marRight w:val="0"/>
          <w:marTop w:val="0"/>
          <w:marBottom w:val="0"/>
          <w:divBdr>
            <w:top w:val="none" w:sz="0" w:space="0" w:color="auto"/>
            <w:left w:val="none" w:sz="0" w:space="0" w:color="auto"/>
            <w:bottom w:val="none" w:sz="0" w:space="0" w:color="auto"/>
            <w:right w:val="none" w:sz="0" w:space="0" w:color="auto"/>
          </w:divBdr>
        </w:div>
        <w:div w:id="946238196">
          <w:marLeft w:val="640"/>
          <w:marRight w:val="0"/>
          <w:marTop w:val="0"/>
          <w:marBottom w:val="0"/>
          <w:divBdr>
            <w:top w:val="none" w:sz="0" w:space="0" w:color="auto"/>
            <w:left w:val="none" w:sz="0" w:space="0" w:color="auto"/>
            <w:bottom w:val="none" w:sz="0" w:space="0" w:color="auto"/>
            <w:right w:val="none" w:sz="0" w:space="0" w:color="auto"/>
          </w:divBdr>
        </w:div>
        <w:div w:id="664013603">
          <w:marLeft w:val="640"/>
          <w:marRight w:val="0"/>
          <w:marTop w:val="0"/>
          <w:marBottom w:val="0"/>
          <w:divBdr>
            <w:top w:val="none" w:sz="0" w:space="0" w:color="auto"/>
            <w:left w:val="none" w:sz="0" w:space="0" w:color="auto"/>
            <w:bottom w:val="none" w:sz="0" w:space="0" w:color="auto"/>
            <w:right w:val="none" w:sz="0" w:space="0" w:color="auto"/>
          </w:divBdr>
        </w:div>
        <w:div w:id="1075274182">
          <w:marLeft w:val="640"/>
          <w:marRight w:val="0"/>
          <w:marTop w:val="0"/>
          <w:marBottom w:val="0"/>
          <w:divBdr>
            <w:top w:val="none" w:sz="0" w:space="0" w:color="auto"/>
            <w:left w:val="none" w:sz="0" w:space="0" w:color="auto"/>
            <w:bottom w:val="none" w:sz="0" w:space="0" w:color="auto"/>
            <w:right w:val="none" w:sz="0" w:space="0" w:color="auto"/>
          </w:divBdr>
        </w:div>
        <w:div w:id="346055604">
          <w:marLeft w:val="640"/>
          <w:marRight w:val="0"/>
          <w:marTop w:val="0"/>
          <w:marBottom w:val="0"/>
          <w:divBdr>
            <w:top w:val="none" w:sz="0" w:space="0" w:color="auto"/>
            <w:left w:val="none" w:sz="0" w:space="0" w:color="auto"/>
            <w:bottom w:val="none" w:sz="0" w:space="0" w:color="auto"/>
            <w:right w:val="none" w:sz="0" w:space="0" w:color="auto"/>
          </w:divBdr>
        </w:div>
        <w:div w:id="222985485">
          <w:marLeft w:val="640"/>
          <w:marRight w:val="0"/>
          <w:marTop w:val="0"/>
          <w:marBottom w:val="0"/>
          <w:divBdr>
            <w:top w:val="none" w:sz="0" w:space="0" w:color="auto"/>
            <w:left w:val="none" w:sz="0" w:space="0" w:color="auto"/>
            <w:bottom w:val="none" w:sz="0" w:space="0" w:color="auto"/>
            <w:right w:val="none" w:sz="0" w:space="0" w:color="auto"/>
          </w:divBdr>
        </w:div>
        <w:div w:id="184295116">
          <w:marLeft w:val="640"/>
          <w:marRight w:val="0"/>
          <w:marTop w:val="0"/>
          <w:marBottom w:val="0"/>
          <w:divBdr>
            <w:top w:val="none" w:sz="0" w:space="0" w:color="auto"/>
            <w:left w:val="none" w:sz="0" w:space="0" w:color="auto"/>
            <w:bottom w:val="none" w:sz="0" w:space="0" w:color="auto"/>
            <w:right w:val="none" w:sz="0" w:space="0" w:color="auto"/>
          </w:divBdr>
        </w:div>
        <w:div w:id="211692943">
          <w:marLeft w:val="640"/>
          <w:marRight w:val="0"/>
          <w:marTop w:val="0"/>
          <w:marBottom w:val="0"/>
          <w:divBdr>
            <w:top w:val="none" w:sz="0" w:space="0" w:color="auto"/>
            <w:left w:val="none" w:sz="0" w:space="0" w:color="auto"/>
            <w:bottom w:val="none" w:sz="0" w:space="0" w:color="auto"/>
            <w:right w:val="none" w:sz="0" w:space="0" w:color="auto"/>
          </w:divBdr>
        </w:div>
        <w:div w:id="1560557971">
          <w:marLeft w:val="640"/>
          <w:marRight w:val="0"/>
          <w:marTop w:val="0"/>
          <w:marBottom w:val="0"/>
          <w:divBdr>
            <w:top w:val="none" w:sz="0" w:space="0" w:color="auto"/>
            <w:left w:val="none" w:sz="0" w:space="0" w:color="auto"/>
            <w:bottom w:val="none" w:sz="0" w:space="0" w:color="auto"/>
            <w:right w:val="none" w:sz="0" w:space="0" w:color="auto"/>
          </w:divBdr>
        </w:div>
        <w:div w:id="1245340154">
          <w:marLeft w:val="640"/>
          <w:marRight w:val="0"/>
          <w:marTop w:val="0"/>
          <w:marBottom w:val="0"/>
          <w:divBdr>
            <w:top w:val="none" w:sz="0" w:space="0" w:color="auto"/>
            <w:left w:val="none" w:sz="0" w:space="0" w:color="auto"/>
            <w:bottom w:val="none" w:sz="0" w:space="0" w:color="auto"/>
            <w:right w:val="none" w:sz="0" w:space="0" w:color="auto"/>
          </w:divBdr>
        </w:div>
        <w:div w:id="1725370127">
          <w:marLeft w:val="640"/>
          <w:marRight w:val="0"/>
          <w:marTop w:val="0"/>
          <w:marBottom w:val="0"/>
          <w:divBdr>
            <w:top w:val="none" w:sz="0" w:space="0" w:color="auto"/>
            <w:left w:val="none" w:sz="0" w:space="0" w:color="auto"/>
            <w:bottom w:val="none" w:sz="0" w:space="0" w:color="auto"/>
            <w:right w:val="none" w:sz="0" w:space="0" w:color="auto"/>
          </w:divBdr>
        </w:div>
        <w:div w:id="1117064441">
          <w:marLeft w:val="640"/>
          <w:marRight w:val="0"/>
          <w:marTop w:val="0"/>
          <w:marBottom w:val="0"/>
          <w:divBdr>
            <w:top w:val="none" w:sz="0" w:space="0" w:color="auto"/>
            <w:left w:val="none" w:sz="0" w:space="0" w:color="auto"/>
            <w:bottom w:val="none" w:sz="0" w:space="0" w:color="auto"/>
            <w:right w:val="none" w:sz="0" w:space="0" w:color="auto"/>
          </w:divBdr>
        </w:div>
        <w:div w:id="1060909845">
          <w:marLeft w:val="640"/>
          <w:marRight w:val="0"/>
          <w:marTop w:val="0"/>
          <w:marBottom w:val="0"/>
          <w:divBdr>
            <w:top w:val="none" w:sz="0" w:space="0" w:color="auto"/>
            <w:left w:val="none" w:sz="0" w:space="0" w:color="auto"/>
            <w:bottom w:val="none" w:sz="0" w:space="0" w:color="auto"/>
            <w:right w:val="none" w:sz="0" w:space="0" w:color="auto"/>
          </w:divBdr>
        </w:div>
        <w:div w:id="1306085702">
          <w:marLeft w:val="640"/>
          <w:marRight w:val="0"/>
          <w:marTop w:val="0"/>
          <w:marBottom w:val="0"/>
          <w:divBdr>
            <w:top w:val="none" w:sz="0" w:space="0" w:color="auto"/>
            <w:left w:val="none" w:sz="0" w:space="0" w:color="auto"/>
            <w:bottom w:val="none" w:sz="0" w:space="0" w:color="auto"/>
            <w:right w:val="none" w:sz="0" w:space="0" w:color="auto"/>
          </w:divBdr>
        </w:div>
        <w:div w:id="632370041">
          <w:marLeft w:val="640"/>
          <w:marRight w:val="0"/>
          <w:marTop w:val="0"/>
          <w:marBottom w:val="0"/>
          <w:divBdr>
            <w:top w:val="none" w:sz="0" w:space="0" w:color="auto"/>
            <w:left w:val="none" w:sz="0" w:space="0" w:color="auto"/>
            <w:bottom w:val="none" w:sz="0" w:space="0" w:color="auto"/>
            <w:right w:val="none" w:sz="0" w:space="0" w:color="auto"/>
          </w:divBdr>
        </w:div>
        <w:div w:id="1112360048">
          <w:marLeft w:val="640"/>
          <w:marRight w:val="0"/>
          <w:marTop w:val="0"/>
          <w:marBottom w:val="0"/>
          <w:divBdr>
            <w:top w:val="none" w:sz="0" w:space="0" w:color="auto"/>
            <w:left w:val="none" w:sz="0" w:space="0" w:color="auto"/>
            <w:bottom w:val="none" w:sz="0" w:space="0" w:color="auto"/>
            <w:right w:val="none" w:sz="0" w:space="0" w:color="auto"/>
          </w:divBdr>
        </w:div>
        <w:div w:id="278882561">
          <w:marLeft w:val="640"/>
          <w:marRight w:val="0"/>
          <w:marTop w:val="0"/>
          <w:marBottom w:val="0"/>
          <w:divBdr>
            <w:top w:val="none" w:sz="0" w:space="0" w:color="auto"/>
            <w:left w:val="none" w:sz="0" w:space="0" w:color="auto"/>
            <w:bottom w:val="none" w:sz="0" w:space="0" w:color="auto"/>
            <w:right w:val="none" w:sz="0" w:space="0" w:color="auto"/>
          </w:divBdr>
        </w:div>
        <w:div w:id="1623682949">
          <w:marLeft w:val="640"/>
          <w:marRight w:val="0"/>
          <w:marTop w:val="0"/>
          <w:marBottom w:val="0"/>
          <w:divBdr>
            <w:top w:val="none" w:sz="0" w:space="0" w:color="auto"/>
            <w:left w:val="none" w:sz="0" w:space="0" w:color="auto"/>
            <w:bottom w:val="none" w:sz="0" w:space="0" w:color="auto"/>
            <w:right w:val="none" w:sz="0" w:space="0" w:color="auto"/>
          </w:divBdr>
        </w:div>
        <w:div w:id="2071807950">
          <w:marLeft w:val="640"/>
          <w:marRight w:val="0"/>
          <w:marTop w:val="0"/>
          <w:marBottom w:val="0"/>
          <w:divBdr>
            <w:top w:val="none" w:sz="0" w:space="0" w:color="auto"/>
            <w:left w:val="none" w:sz="0" w:space="0" w:color="auto"/>
            <w:bottom w:val="none" w:sz="0" w:space="0" w:color="auto"/>
            <w:right w:val="none" w:sz="0" w:space="0" w:color="auto"/>
          </w:divBdr>
        </w:div>
        <w:div w:id="1476338756">
          <w:marLeft w:val="640"/>
          <w:marRight w:val="0"/>
          <w:marTop w:val="0"/>
          <w:marBottom w:val="0"/>
          <w:divBdr>
            <w:top w:val="none" w:sz="0" w:space="0" w:color="auto"/>
            <w:left w:val="none" w:sz="0" w:space="0" w:color="auto"/>
            <w:bottom w:val="none" w:sz="0" w:space="0" w:color="auto"/>
            <w:right w:val="none" w:sz="0" w:space="0" w:color="auto"/>
          </w:divBdr>
        </w:div>
        <w:div w:id="1634288205">
          <w:marLeft w:val="640"/>
          <w:marRight w:val="0"/>
          <w:marTop w:val="0"/>
          <w:marBottom w:val="0"/>
          <w:divBdr>
            <w:top w:val="none" w:sz="0" w:space="0" w:color="auto"/>
            <w:left w:val="none" w:sz="0" w:space="0" w:color="auto"/>
            <w:bottom w:val="none" w:sz="0" w:space="0" w:color="auto"/>
            <w:right w:val="none" w:sz="0" w:space="0" w:color="auto"/>
          </w:divBdr>
        </w:div>
        <w:div w:id="498929308">
          <w:marLeft w:val="640"/>
          <w:marRight w:val="0"/>
          <w:marTop w:val="0"/>
          <w:marBottom w:val="0"/>
          <w:divBdr>
            <w:top w:val="none" w:sz="0" w:space="0" w:color="auto"/>
            <w:left w:val="none" w:sz="0" w:space="0" w:color="auto"/>
            <w:bottom w:val="none" w:sz="0" w:space="0" w:color="auto"/>
            <w:right w:val="none" w:sz="0" w:space="0" w:color="auto"/>
          </w:divBdr>
        </w:div>
        <w:div w:id="2052267147">
          <w:marLeft w:val="640"/>
          <w:marRight w:val="0"/>
          <w:marTop w:val="0"/>
          <w:marBottom w:val="0"/>
          <w:divBdr>
            <w:top w:val="none" w:sz="0" w:space="0" w:color="auto"/>
            <w:left w:val="none" w:sz="0" w:space="0" w:color="auto"/>
            <w:bottom w:val="none" w:sz="0" w:space="0" w:color="auto"/>
            <w:right w:val="none" w:sz="0" w:space="0" w:color="auto"/>
          </w:divBdr>
        </w:div>
        <w:div w:id="2110926499">
          <w:marLeft w:val="640"/>
          <w:marRight w:val="0"/>
          <w:marTop w:val="0"/>
          <w:marBottom w:val="0"/>
          <w:divBdr>
            <w:top w:val="none" w:sz="0" w:space="0" w:color="auto"/>
            <w:left w:val="none" w:sz="0" w:space="0" w:color="auto"/>
            <w:bottom w:val="none" w:sz="0" w:space="0" w:color="auto"/>
            <w:right w:val="none" w:sz="0" w:space="0" w:color="auto"/>
          </w:divBdr>
        </w:div>
        <w:div w:id="835003070">
          <w:marLeft w:val="640"/>
          <w:marRight w:val="0"/>
          <w:marTop w:val="0"/>
          <w:marBottom w:val="0"/>
          <w:divBdr>
            <w:top w:val="none" w:sz="0" w:space="0" w:color="auto"/>
            <w:left w:val="none" w:sz="0" w:space="0" w:color="auto"/>
            <w:bottom w:val="none" w:sz="0" w:space="0" w:color="auto"/>
            <w:right w:val="none" w:sz="0" w:space="0" w:color="auto"/>
          </w:divBdr>
        </w:div>
        <w:div w:id="1641883218">
          <w:marLeft w:val="640"/>
          <w:marRight w:val="0"/>
          <w:marTop w:val="0"/>
          <w:marBottom w:val="0"/>
          <w:divBdr>
            <w:top w:val="none" w:sz="0" w:space="0" w:color="auto"/>
            <w:left w:val="none" w:sz="0" w:space="0" w:color="auto"/>
            <w:bottom w:val="none" w:sz="0" w:space="0" w:color="auto"/>
            <w:right w:val="none" w:sz="0" w:space="0" w:color="auto"/>
          </w:divBdr>
        </w:div>
        <w:div w:id="637608000">
          <w:marLeft w:val="640"/>
          <w:marRight w:val="0"/>
          <w:marTop w:val="0"/>
          <w:marBottom w:val="0"/>
          <w:divBdr>
            <w:top w:val="none" w:sz="0" w:space="0" w:color="auto"/>
            <w:left w:val="none" w:sz="0" w:space="0" w:color="auto"/>
            <w:bottom w:val="none" w:sz="0" w:space="0" w:color="auto"/>
            <w:right w:val="none" w:sz="0" w:space="0" w:color="auto"/>
          </w:divBdr>
        </w:div>
        <w:div w:id="1365323176">
          <w:marLeft w:val="640"/>
          <w:marRight w:val="0"/>
          <w:marTop w:val="0"/>
          <w:marBottom w:val="0"/>
          <w:divBdr>
            <w:top w:val="none" w:sz="0" w:space="0" w:color="auto"/>
            <w:left w:val="none" w:sz="0" w:space="0" w:color="auto"/>
            <w:bottom w:val="none" w:sz="0" w:space="0" w:color="auto"/>
            <w:right w:val="none" w:sz="0" w:space="0" w:color="auto"/>
          </w:divBdr>
        </w:div>
        <w:div w:id="504513709">
          <w:marLeft w:val="640"/>
          <w:marRight w:val="0"/>
          <w:marTop w:val="0"/>
          <w:marBottom w:val="0"/>
          <w:divBdr>
            <w:top w:val="none" w:sz="0" w:space="0" w:color="auto"/>
            <w:left w:val="none" w:sz="0" w:space="0" w:color="auto"/>
            <w:bottom w:val="none" w:sz="0" w:space="0" w:color="auto"/>
            <w:right w:val="none" w:sz="0" w:space="0" w:color="auto"/>
          </w:divBdr>
        </w:div>
        <w:div w:id="738863069">
          <w:marLeft w:val="640"/>
          <w:marRight w:val="0"/>
          <w:marTop w:val="0"/>
          <w:marBottom w:val="0"/>
          <w:divBdr>
            <w:top w:val="none" w:sz="0" w:space="0" w:color="auto"/>
            <w:left w:val="none" w:sz="0" w:space="0" w:color="auto"/>
            <w:bottom w:val="none" w:sz="0" w:space="0" w:color="auto"/>
            <w:right w:val="none" w:sz="0" w:space="0" w:color="auto"/>
          </w:divBdr>
        </w:div>
        <w:div w:id="1767572256">
          <w:marLeft w:val="640"/>
          <w:marRight w:val="0"/>
          <w:marTop w:val="0"/>
          <w:marBottom w:val="0"/>
          <w:divBdr>
            <w:top w:val="none" w:sz="0" w:space="0" w:color="auto"/>
            <w:left w:val="none" w:sz="0" w:space="0" w:color="auto"/>
            <w:bottom w:val="none" w:sz="0" w:space="0" w:color="auto"/>
            <w:right w:val="none" w:sz="0" w:space="0" w:color="auto"/>
          </w:divBdr>
        </w:div>
        <w:div w:id="1959414924">
          <w:marLeft w:val="640"/>
          <w:marRight w:val="0"/>
          <w:marTop w:val="0"/>
          <w:marBottom w:val="0"/>
          <w:divBdr>
            <w:top w:val="none" w:sz="0" w:space="0" w:color="auto"/>
            <w:left w:val="none" w:sz="0" w:space="0" w:color="auto"/>
            <w:bottom w:val="none" w:sz="0" w:space="0" w:color="auto"/>
            <w:right w:val="none" w:sz="0" w:space="0" w:color="auto"/>
          </w:divBdr>
        </w:div>
        <w:div w:id="1003237538">
          <w:marLeft w:val="640"/>
          <w:marRight w:val="0"/>
          <w:marTop w:val="0"/>
          <w:marBottom w:val="0"/>
          <w:divBdr>
            <w:top w:val="none" w:sz="0" w:space="0" w:color="auto"/>
            <w:left w:val="none" w:sz="0" w:space="0" w:color="auto"/>
            <w:bottom w:val="none" w:sz="0" w:space="0" w:color="auto"/>
            <w:right w:val="none" w:sz="0" w:space="0" w:color="auto"/>
          </w:divBdr>
        </w:div>
        <w:div w:id="1179469208">
          <w:marLeft w:val="640"/>
          <w:marRight w:val="0"/>
          <w:marTop w:val="0"/>
          <w:marBottom w:val="0"/>
          <w:divBdr>
            <w:top w:val="none" w:sz="0" w:space="0" w:color="auto"/>
            <w:left w:val="none" w:sz="0" w:space="0" w:color="auto"/>
            <w:bottom w:val="none" w:sz="0" w:space="0" w:color="auto"/>
            <w:right w:val="none" w:sz="0" w:space="0" w:color="auto"/>
          </w:divBdr>
        </w:div>
        <w:div w:id="1801144226">
          <w:marLeft w:val="640"/>
          <w:marRight w:val="0"/>
          <w:marTop w:val="0"/>
          <w:marBottom w:val="0"/>
          <w:divBdr>
            <w:top w:val="none" w:sz="0" w:space="0" w:color="auto"/>
            <w:left w:val="none" w:sz="0" w:space="0" w:color="auto"/>
            <w:bottom w:val="none" w:sz="0" w:space="0" w:color="auto"/>
            <w:right w:val="none" w:sz="0" w:space="0" w:color="auto"/>
          </w:divBdr>
        </w:div>
        <w:div w:id="474181672">
          <w:marLeft w:val="640"/>
          <w:marRight w:val="0"/>
          <w:marTop w:val="0"/>
          <w:marBottom w:val="0"/>
          <w:divBdr>
            <w:top w:val="none" w:sz="0" w:space="0" w:color="auto"/>
            <w:left w:val="none" w:sz="0" w:space="0" w:color="auto"/>
            <w:bottom w:val="none" w:sz="0" w:space="0" w:color="auto"/>
            <w:right w:val="none" w:sz="0" w:space="0" w:color="auto"/>
          </w:divBdr>
        </w:div>
        <w:div w:id="1536114169">
          <w:marLeft w:val="640"/>
          <w:marRight w:val="0"/>
          <w:marTop w:val="0"/>
          <w:marBottom w:val="0"/>
          <w:divBdr>
            <w:top w:val="none" w:sz="0" w:space="0" w:color="auto"/>
            <w:left w:val="none" w:sz="0" w:space="0" w:color="auto"/>
            <w:bottom w:val="none" w:sz="0" w:space="0" w:color="auto"/>
            <w:right w:val="none" w:sz="0" w:space="0" w:color="auto"/>
          </w:divBdr>
        </w:div>
        <w:div w:id="424036908">
          <w:marLeft w:val="640"/>
          <w:marRight w:val="0"/>
          <w:marTop w:val="0"/>
          <w:marBottom w:val="0"/>
          <w:divBdr>
            <w:top w:val="none" w:sz="0" w:space="0" w:color="auto"/>
            <w:left w:val="none" w:sz="0" w:space="0" w:color="auto"/>
            <w:bottom w:val="none" w:sz="0" w:space="0" w:color="auto"/>
            <w:right w:val="none" w:sz="0" w:space="0" w:color="auto"/>
          </w:divBdr>
        </w:div>
        <w:div w:id="341784240">
          <w:marLeft w:val="640"/>
          <w:marRight w:val="0"/>
          <w:marTop w:val="0"/>
          <w:marBottom w:val="0"/>
          <w:divBdr>
            <w:top w:val="none" w:sz="0" w:space="0" w:color="auto"/>
            <w:left w:val="none" w:sz="0" w:space="0" w:color="auto"/>
            <w:bottom w:val="none" w:sz="0" w:space="0" w:color="auto"/>
            <w:right w:val="none" w:sz="0" w:space="0" w:color="auto"/>
          </w:divBdr>
        </w:div>
        <w:div w:id="378478680">
          <w:marLeft w:val="640"/>
          <w:marRight w:val="0"/>
          <w:marTop w:val="0"/>
          <w:marBottom w:val="0"/>
          <w:divBdr>
            <w:top w:val="none" w:sz="0" w:space="0" w:color="auto"/>
            <w:left w:val="none" w:sz="0" w:space="0" w:color="auto"/>
            <w:bottom w:val="none" w:sz="0" w:space="0" w:color="auto"/>
            <w:right w:val="none" w:sz="0" w:space="0" w:color="auto"/>
          </w:divBdr>
        </w:div>
        <w:div w:id="1741830104">
          <w:marLeft w:val="640"/>
          <w:marRight w:val="0"/>
          <w:marTop w:val="0"/>
          <w:marBottom w:val="0"/>
          <w:divBdr>
            <w:top w:val="none" w:sz="0" w:space="0" w:color="auto"/>
            <w:left w:val="none" w:sz="0" w:space="0" w:color="auto"/>
            <w:bottom w:val="none" w:sz="0" w:space="0" w:color="auto"/>
            <w:right w:val="none" w:sz="0" w:space="0" w:color="auto"/>
          </w:divBdr>
        </w:div>
        <w:div w:id="2109811814">
          <w:marLeft w:val="640"/>
          <w:marRight w:val="0"/>
          <w:marTop w:val="0"/>
          <w:marBottom w:val="0"/>
          <w:divBdr>
            <w:top w:val="none" w:sz="0" w:space="0" w:color="auto"/>
            <w:left w:val="none" w:sz="0" w:space="0" w:color="auto"/>
            <w:bottom w:val="none" w:sz="0" w:space="0" w:color="auto"/>
            <w:right w:val="none" w:sz="0" w:space="0" w:color="auto"/>
          </w:divBdr>
        </w:div>
        <w:div w:id="1628391012">
          <w:marLeft w:val="640"/>
          <w:marRight w:val="0"/>
          <w:marTop w:val="0"/>
          <w:marBottom w:val="0"/>
          <w:divBdr>
            <w:top w:val="none" w:sz="0" w:space="0" w:color="auto"/>
            <w:left w:val="none" w:sz="0" w:space="0" w:color="auto"/>
            <w:bottom w:val="none" w:sz="0" w:space="0" w:color="auto"/>
            <w:right w:val="none" w:sz="0" w:space="0" w:color="auto"/>
          </w:divBdr>
        </w:div>
        <w:div w:id="322126860">
          <w:marLeft w:val="640"/>
          <w:marRight w:val="0"/>
          <w:marTop w:val="0"/>
          <w:marBottom w:val="0"/>
          <w:divBdr>
            <w:top w:val="none" w:sz="0" w:space="0" w:color="auto"/>
            <w:left w:val="none" w:sz="0" w:space="0" w:color="auto"/>
            <w:bottom w:val="none" w:sz="0" w:space="0" w:color="auto"/>
            <w:right w:val="none" w:sz="0" w:space="0" w:color="auto"/>
          </w:divBdr>
        </w:div>
        <w:div w:id="759453105">
          <w:marLeft w:val="640"/>
          <w:marRight w:val="0"/>
          <w:marTop w:val="0"/>
          <w:marBottom w:val="0"/>
          <w:divBdr>
            <w:top w:val="none" w:sz="0" w:space="0" w:color="auto"/>
            <w:left w:val="none" w:sz="0" w:space="0" w:color="auto"/>
            <w:bottom w:val="none" w:sz="0" w:space="0" w:color="auto"/>
            <w:right w:val="none" w:sz="0" w:space="0" w:color="auto"/>
          </w:divBdr>
        </w:div>
        <w:div w:id="288171302">
          <w:marLeft w:val="640"/>
          <w:marRight w:val="0"/>
          <w:marTop w:val="0"/>
          <w:marBottom w:val="0"/>
          <w:divBdr>
            <w:top w:val="none" w:sz="0" w:space="0" w:color="auto"/>
            <w:left w:val="none" w:sz="0" w:space="0" w:color="auto"/>
            <w:bottom w:val="none" w:sz="0" w:space="0" w:color="auto"/>
            <w:right w:val="none" w:sz="0" w:space="0" w:color="auto"/>
          </w:divBdr>
        </w:div>
        <w:div w:id="604771062">
          <w:marLeft w:val="640"/>
          <w:marRight w:val="0"/>
          <w:marTop w:val="0"/>
          <w:marBottom w:val="0"/>
          <w:divBdr>
            <w:top w:val="none" w:sz="0" w:space="0" w:color="auto"/>
            <w:left w:val="none" w:sz="0" w:space="0" w:color="auto"/>
            <w:bottom w:val="none" w:sz="0" w:space="0" w:color="auto"/>
            <w:right w:val="none" w:sz="0" w:space="0" w:color="auto"/>
          </w:divBdr>
        </w:div>
        <w:div w:id="1675960334">
          <w:marLeft w:val="640"/>
          <w:marRight w:val="0"/>
          <w:marTop w:val="0"/>
          <w:marBottom w:val="0"/>
          <w:divBdr>
            <w:top w:val="none" w:sz="0" w:space="0" w:color="auto"/>
            <w:left w:val="none" w:sz="0" w:space="0" w:color="auto"/>
            <w:bottom w:val="none" w:sz="0" w:space="0" w:color="auto"/>
            <w:right w:val="none" w:sz="0" w:space="0" w:color="auto"/>
          </w:divBdr>
        </w:div>
        <w:div w:id="1124664168">
          <w:marLeft w:val="640"/>
          <w:marRight w:val="0"/>
          <w:marTop w:val="0"/>
          <w:marBottom w:val="0"/>
          <w:divBdr>
            <w:top w:val="none" w:sz="0" w:space="0" w:color="auto"/>
            <w:left w:val="none" w:sz="0" w:space="0" w:color="auto"/>
            <w:bottom w:val="none" w:sz="0" w:space="0" w:color="auto"/>
            <w:right w:val="none" w:sz="0" w:space="0" w:color="auto"/>
          </w:divBdr>
        </w:div>
        <w:div w:id="1203205413">
          <w:marLeft w:val="640"/>
          <w:marRight w:val="0"/>
          <w:marTop w:val="0"/>
          <w:marBottom w:val="0"/>
          <w:divBdr>
            <w:top w:val="none" w:sz="0" w:space="0" w:color="auto"/>
            <w:left w:val="none" w:sz="0" w:space="0" w:color="auto"/>
            <w:bottom w:val="none" w:sz="0" w:space="0" w:color="auto"/>
            <w:right w:val="none" w:sz="0" w:space="0" w:color="auto"/>
          </w:divBdr>
        </w:div>
        <w:div w:id="717516280">
          <w:marLeft w:val="640"/>
          <w:marRight w:val="0"/>
          <w:marTop w:val="0"/>
          <w:marBottom w:val="0"/>
          <w:divBdr>
            <w:top w:val="none" w:sz="0" w:space="0" w:color="auto"/>
            <w:left w:val="none" w:sz="0" w:space="0" w:color="auto"/>
            <w:bottom w:val="none" w:sz="0" w:space="0" w:color="auto"/>
            <w:right w:val="none" w:sz="0" w:space="0" w:color="auto"/>
          </w:divBdr>
        </w:div>
        <w:div w:id="1574510071">
          <w:marLeft w:val="640"/>
          <w:marRight w:val="0"/>
          <w:marTop w:val="0"/>
          <w:marBottom w:val="0"/>
          <w:divBdr>
            <w:top w:val="none" w:sz="0" w:space="0" w:color="auto"/>
            <w:left w:val="none" w:sz="0" w:space="0" w:color="auto"/>
            <w:bottom w:val="none" w:sz="0" w:space="0" w:color="auto"/>
            <w:right w:val="none" w:sz="0" w:space="0" w:color="auto"/>
          </w:divBdr>
        </w:div>
        <w:div w:id="362292494">
          <w:marLeft w:val="640"/>
          <w:marRight w:val="0"/>
          <w:marTop w:val="0"/>
          <w:marBottom w:val="0"/>
          <w:divBdr>
            <w:top w:val="none" w:sz="0" w:space="0" w:color="auto"/>
            <w:left w:val="none" w:sz="0" w:space="0" w:color="auto"/>
            <w:bottom w:val="none" w:sz="0" w:space="0" w:color="auto"/>
            <w:right w:val="none" w:sz="0" w:space="0" w:color="auto"/>
          </w:divBdr>
        </w:div>
        <w:div w:id="592200098">
          <w:marLeft w:val="640"/>
          <w:marRight w:val="0"/>
          <w:marTop w:val="0"/>
          <w:marBottom w:val="0"/>
          <w:divBdr>
            <w:top w:val="none" w:sz="0" w:space="0" w:color="auto"/>
            <w:left w:val="none" w:sz="0" w:space="0" w:color="auto"/>
            <w:bottom w:val="none" w:sz="0" w:space="0" w:color="auto"/>
            <w:right w:val="none" w:sz="0" w:space="0" w:color="auto"/>
          </w:divBdr>
        </w:div>
        <w:div w:id="234509519">
          <w:marLeft w:val="640"/>
          <w:marRight w:val="0"/>
          <w:marTop w:val="0"/>
          <w:marBottom w:val="0"/>
          <w:divBdr>
            <w:top w:val="none" w:sz="0" w:space="0" w:color="auto"/>
            <w:left w:val="none" w:sz="0" w:space="0" w:color="auto"/>
            <w:bottom w:val="none" w:sz="0" w:space="0" w:color="auto"/>
            <w:right w:val="none" w:sz="0" w:space="0" w:color="auto"/>
          </w:divBdr>
        </w:div>
        <w:div w:id="398940983">
          <w:marLeft w:val="640"/>
          <w:marRight w:val="0"/>
          <w:marTop w:val="0"/>
          <w:marBottom w:val="0"/>
          <w:divBdr>
            <w:top w:val="none" w:sz="0" w:space="0" w:color="auto"/>
            <w:left w:val="none" w:sz="0" w:space="0" w:color="auto"/>
            <w:bottom w:val="none" w:sz="0" w:space="0" w:color="auto"/>
            <w:right w:val="none" w:sz="0" w:space="0" w:color="auto"/>
          </w:divBdr>
        </w:div>
        <w:div w:id="1579241668">
          <w:marLeft w:val="640"/>
          <w:marRight w:val="0"/>
          <w:marTop w:val="0"/>
          <w:marBottom w:val="0"/>
          <w:divBdr>
            <w:top w:val="none" w:sz="0" w:space="0" w:color="auto"/>
            <w:left w:val="none" w:sz="0" w:space="0" w:color="auto"/>
            <w:bottom w:val="none" w:sz="0" w:space="0" w:color="auto"/>
            <w:right w:val="none" w:sz="0" w:space="0" w:color="auto"/>
          </w:divBdr>
        </w:div>
        <w:div w:id="364141746">
          <w:marLeft w:val="640"/>
          <w:marRight w:val="0"/>
          <w:marTop w:val="0"/>
          <w:marBottom w:val="0"/>
          <w:divBdr>
            <w:top w:val="none" w:sz="0" w:space="0" w:color="auto"/>
            <w:left w:val="none" w:sz="0" w:space="0" w:color="auto"/>
            <w:bottom w:val="none" w:sz="0" w:space="0" w:color="auto"/>
            <w:right w:val="none" w:sz="0" w:space="0" w:color="auto"/>
          </w:divBdr>
        </w:div>
        <w:div w:id="1079672517">
          <w:marLeft w:val="640"/>
          <w:marRight w:val="0"/>
          <w:marTop w:val="0"/>
          <w:marBottom w:val="0"/>
          <w:divBdr>
            <w:top w:val="none" w:sz="0" w:space="0" w:color="auto"/>
            <w:left w:val="none" w:sz="0" w:space="0" w:color="auto"/>
            <w:bottom w:val="none" w:sz="0" w:space="0" w:color="auto"/>
            <w:right w:val="none" w:sz="0" w:space="0" w:color="auto"/>
          </w:divBdr>
        </w:div>
        <w:div w:id="1970819389">
          <w:marLeft w:val="640"/>
          <w:marRight w:val="0"/>
          <w:marTop w:val="0"/>
          <w:marBottom w:val="0"/>
          <w:divBdr>
            <w:top w:val="none" w:sz="0" w:space="0" w:color="auto"/>
            <w:left w:val="none" w:sz="0" w:space="0" w:color="auto"/>
            <w:bottom w:val="none" w:sz="0" w:space="0" w:color="auto"/>
            <w:right w:val="none" w:sz="0" w:space="0" w:color="auto"/>
          </w:divBdr>
        </w:div>
        <w:div w:id="524489570">
          <w:marLeft w:val="640"/>
          <w:marRight w:val="0"/>
          <w:marTop w:val="0"/>
          <w:marBottom w:val="0"/>
          <w:divBdr>
            <w:top w:val="none" w:sz="0" w:space="0" w:color="auto"/>
            <w:left w:val="none" w:sz="0" w:space="0" w:color="auto"/>
            <w:bottom w:val="none" w:sz="0" w:space="0" w:color="auto"/>
            <w:right w:val="none" w:sz="0" w:space="0" w:color="auto"/>
          </w:divBdr>
        </w:div>
        <w:div w:id="738478811">
          <w:marLeft w:val="640"/>
          <w:marRight w:val="0"/>
          <w:marTop w:val="0"/>
          <w:marBottom w:val="0"/>
          <w:divBdr>
            <w:top w:val="none" w:sz="0" w:space="0" w:color="auto"/>
            <w:left w:val="none" w:sz="0" w:space="0" w:color="auto"/>
            <w:bottom w:val="none" w:sz="0" w:space="0" w:color="auto"/>
            <w:right w:val="none" w:sz="0" w:space="0" w:color="auto"/>
          </w:divBdr>
        </w:div>
        <w:div w:id="1504472377">
          <w:marLeft w:val="640"/>
          <w:marRight w:val="0"/>
          <w:marTop w:val="0"/>
          <w:marBottom w:val="0"/>
          <w:divBdr>
            <w:top w:val="none" w:sz="0" w:space="0" w:color="auto"/>
            <w:left w:val="none" w:sz="0" w:space="0" w:color="auto"/>
            <w:bottom w:val="none" w:sz="0" w:space="0" w:color="auto"/>
            <w:right w:val="none" w:sz="0" w:space="0" w:color="auto"/>
          </w:divBdr>
        </w:div>
        <w:div w:id="1138915662">
          <w:marLeft w:val="640"/>
          <w:marRight w:val="0"/>
          <w:marTop w:val="0"/>
          <w:marBottom w:val="0"/>
          <w:divBdr>
            <w:top w:val="none" w:sz="0" w:space="0" w:color="auto"/>
            <w:left w:val="none" w:sz="0" w:space="0" w:color="auto"/>
            <w:bottom w:val="none" w:sz="0" w:space="0" w:color="auto"/>
            <w:right w:val="none" w:sz="0" w:space="0" w:color="auto"/>
          </w:divBdr>
        </w:div>
        <w:div w:id="1083920026">
          <w:marLeft w:val="640"/>
          <w:marRight w:val="0"/>
          <w:marTop w:val="0"/>
          <w:marBottom w:val="0"/>
          <w:divBdr>
            <w:top w:val="none" w:sz="0" w:space="0" w:color="auto"/>
            <w:left w:val="none" w:sz="0" w:space="0" w:color="auto"/>
            <w:bottom w:val="none" w:sz="0" w:space="0" w:color="auto"/>
            <w:right w:val="none" w:sz="0" w:space="0" w:color="auto"/>
          </w:divBdr>
        </w:div>
        <w:div w:id="249045040">
          <w:marLeft w:val="640"/>
          <w:marRight w:val="0"/>
          <w:marTop w:val="0"/>
          <w:marBottom w:val="0"/>
          <w:divBdr>
            <w:top w:val="none" w:sz="0" w:space="0" w:color="auto"/>
            <w:left w:val="none" w:sz="0" w:space="0" w:color="auto"/>
            <w:bottom w:val="none" w:sz="0" w:space="0" w:color="auto"/>
            <w:right w:val="none" w:sz="0" w:space="0" w:color="auto"/>
          </w:divBdr>
        </w:div>
        <w:div w:id="1339886624">
          <w:marLeft w:val="640"/>
          <w:marRight w:val="0"/>
          <w:marTop w:val="0"/>
          <w:marBottom w:val="0"/>
          <w:divBdr>
            <w:top w:val="none" w:sz="0" w:space="0" w:color="auto"/>
            <w:left w:val="none" w:sz="0" w:space="0" w:color="auto"/>
            <w:bottom w:val="none" w:sz="0" w:space="0" w:color="auto"/>
            <w:right w:val="none" w:sz="0" w:space="0" w:color="auto"/>
          </w:divBdr>
        </w:div>
        <w:div w:id="894270383">
          <w:marLeft w:val="640"/>
          <w:marRight w:val="0"/>
          <w:marTop w:val="0"/>
          <w:marBottom w:val="0"/>
          <w:divBdr>
            <w:top w:val="none" w:sz="0" w:space="0" w:color="auto"/>
            <w:left w:val="none" w:sz="0" w:space="0" w:color="auto"/>
            <w:bottom w:val="none" w:sz="0" w:space="0" w:color="auto"/>
            <w:right w:val="none" w:sz="0" w:space="0" w:color="auto"/>
          </w:divBdr>
        </w:div>
        <w:div w:id="428500766">
          <w:marLeft w:val="640"/>
          <w:marRight w:val="0"/>
          <w:marTop w:val="0"/>
          <w:marBottom w:val="0"/>
          <w:divBdr>
            <w:top w:val="none" w:sz="0" w:space="0" w:color="auto"/>
            <w:left w:val="none" w:sz="0" w:space="0" w:color="auto"/>
            <w:bottom w:val="none" w:sz="0" w:space="0" w:color="auto"/>
            <w:right w:val="none" w:sz="0" w:space="0" w:color="auto"/>
          </w:divBdr>
        </w:div>
        <w:div w:id="245310595">
          <w:marLeft w:val="640"/>
          <w:marRight w:val="0"/>
          <w:marTop w:val="0"/>
          <w:marBottom w:val="0"/>
          <w:divBdr>
            <w:top w:val="none" w:sz="0" w:space="0" w:color="auto"/>
            <w:left w:val="none" w:sz="0" w:space="0" w:color="auto"/>
            <w:bottom w:val="none" w:sz="0" w:space="0" w:color="auto"/>
            <w:right w:val="none" w:sz="0" w:space="0" w:color="auto"/>
          </w:divBdr>
        </w:div>
        <w:div w:id="1511992128">
          <w:marLeft w:val="640"/>
          <w:marRight w:val="0"/>
          <w:marTop w:val="0"/>
          <w:marBottom w:val="0"/>
          <w:divBdr>
            <w:top w:val="none" w:sz="0" w:space="0" w:color="auto"/>
            <w:left w:val="none" w:sz="0" w:space="0" w:color="auto"/>
            <w:bottom w:val="none" w:sz="0" w:space="0" w:color="auto"/>
            <w:right w:val="none" w:sz="0" w:space="0" w:color="auto"/>
          </w:divBdr>
        </w:div>
        <w:div w:id="1000738796">
          <w:marLeft w:val="640"/>
          <w:marRight w:val="0"/>
          <w:marTop w:val="0"/>
          <w:marBottom w:val="0"/>
          <w:divBdr>
            <w:top w:val="none" w:sz="0" w:space="0" w:color="auto"/>
            <w:left w:val="none" w:sz="0" w:space="0" w:color="auto"/>
            <w:bottom w:val="none" w:sz="0" w:space="0" w:color="auto"/>
            <w:right w:val="none" w:sz="0" w:space="0" w:color="auto"/>
          </w:divBdr>
        </w:div>
        <w:div w:id="1319073237">
          <w:marLeft w:val="640"/>
          <w:marRight w:val="0"/>
          <w:marTop w:val="0"/>
          <w:marBottom w:val="0"/>
          <w:divBdr>
            <w:top w:val="none" w:sz="0" w:space="0" w:color="auto"/>
            <w:left w:val="none" w:sz="0" w:space="0" w:color="auto"/>
            <w:bottom w:val="none" w:sz="0" w:space="0" w:color="auto"/>
            <w:right w:val="none" w:sz="0" w:space="0" w:color="auto"/>
          </w:divBdr>
        </w:div>
        <w:div w:id="487214810">
          <w:marLeft w:val="640"/>
          <w:marRight w:val="0"/>
          <w:marTop w:val="0"/>
          <w:marBottom w:val="0"/>
          <w:divBdr>
            <w:top w:val="none" w:sz="0" w:space="0" w:color="auto"/>
            <w:left w:val="none" w:sz="0" w:space="0" w:color="auto"/>
            <w:bottom w:val="none" w:sz="0" w:space="0" w:color="auto"/>
            <w:right w:val="none" w:sz="0" w:space="0" w:color="auto"/>
          </w:divBdr>
        </w:div>
        <w:div w:id="531922214">
          <w:marLeft w:val="640"/>
          <w:marRight w:val="0"/>
          <w:marTop w:val="0"/>
          <w:marBottom w:val="0"/>
          <w:divBdr>
            <w:top w:val="none" w:sz="0" w:space="0" w:color="auto"/>
            <w:left w:val="none" w:sz="0" w:space="0" w:color="auto"/>
            <w:bottom w:val="none" w:sz="0" w:space="0" w:color="auto"/>
            <w:right w:val="none" w:sz="0" w:space="0" w:color="auto"/>
          </w:divBdr>
        </w:div>
        <w:div w:id="1248150143">
          <w:marLeft w:val="640"/>
          <w:marRight w:val="0"/>
          <w:marTop w:val="0"/>
          <w:marBottom w:val="0"/>
          <w:divBdr>
            <w:top w:val="none" w:sz="0" w:space="0" w:color="auto"/>
            <w:left w:val="none" w:sz="0" w:space="0" w:color="auto"/>
            <w:bottom w:val="none" w:sz="0" w:space="0" w:color="auto"/>
            <w:right w:val="none" w:sz="0" w:space="0" w:color="auto"/>
          </w:divBdr>
        </w:div>
        <w:div w:id="258568848">
          <w:marLeft w:val="640"/>
          <w:marRight w:val="0"/>
          <w:marTop w:val="0"/>
          <w:marBottom w:val="0"/>
          <w:divBdr>
            <w:top w:val="none" w:sz="0" w:space="0" w:color="auto"/>
            <w:left w:val="none" w:sz="0" w:space="0" w:color="auto"/>
            <w:bottom w:val="none" w:sz="0" w:space="0" w:color="auto"/>
            <w:right w:val="none" w:sz="0" w:space="0" w:color="auto"/>
          </w:divBdr>
        </w:div>
        <w:div w:id="430129245">
          <w:marLeft w:val="640"/>
          <w:marRight w:val="0"/>
          <w:marTop w:val="0"/>
          <w:marBottom w:val="0"/>
          <w:divBdr>
            <w:top w:val="none" w:sz="0" w:space="0" w:color="auto"/>
            <w:left w:val="none" w:sz="0" w:space="0" w:color="auto"/>
            <w:bottom w:val="none" w:sz="0" w:space="0" w:color="auto"/>
            <w:right w:val="none" w:sz="0" w:space="0" w:color="auto"/>
          </w:divBdr>
        </w:div>
        <w:div w:id="991133664">
          <w:marLeft w:val="640"/>
          <w:marRight w:val="0"/>
          <w:marTop w:val="0"/>
          <w:marBottom w:val="0"/>
          <w:divBdr>
            <w:top w:val="none" w:sz="0" w:space="0" w:color="auto"/>
            <w:left w:val="none" w:sz="0" w:space="0" w:color="auto"/>
            <w:bottom w:val="none" w:sz="0" w:space="0" w:color="auto"/>
            <w:right w:val="none" w:sz="0" w:space="0" w:color="auto"/>
          </w:divBdr>
        </w:div>
        <w:div w:id="1865167547">
          <w:marLeft w:val="640"/>
          <w:marRight w:val="0"/>
          <w:marTop w:val="0"/>
          <w:marBottom w:val="0"/>
          <w:divBdr>
            <w:top w:val="none" w:sz="0" w:space="0" w:color="auto"/>
            <w:left w:val="none" w:sz="0" w:space="0" w:color="auto"/>
            <w:bottom w:val="none" w:sz="0" w:space="0" w:color="auto"/>
            <w:right w:val="none" w:sz="0" w:space="0" w:color="auto"/>
          </w:divBdr>
        </w:div>
        <w:div w:id="1459450450">
          <w:marLeft w:val="640"/>
          <w:marRight w:val="0"/>
          <w:marTop w:val="0"/>
          <w:marBottom w:val="0"/>
          <w:divBdr>
            <w:top w:val="none" w:sz="0" w:space="0" w:color="auto"/>
            <w:left w:val="none" w:sz="0" w:space="0" w:color="auto"/>
            <w:bottom w:val="none" w:sz="0" w:space="0" w:color="auto"/>
            <w:right w:val="none" w:sz="0" w:space="0" w:color="auto"/>
          </w:divBdr>
        </w:div>
        <w:div w:id="1321731935">
          <w:marLeft w:val="640"/>
          <w:marRight w:val="0"/>
          <w:marTop w:val="0"/>
          <w:marBottom w:val="0"/>
          <w:divBdr>
            <w:top w:val="none" w:sz="0" w:space="0" w:color="auto"/>
            <w:left w:val="none" w:sz="0" w:space="0" w:color="auto"/>
            <w:bottom w:val="none" w:sz="0" w:space="0" w:color="auto"/>
            <w:right w:val="none" w:sz="0" w:space="0" w:color="auto"/>
          </w:divBdr>
        </w:div>
        <w:div w:id="1279336726">
          <w:marLeft w:val="640"/>
          <w:marRight w:val="0"/>
          <w:marTop w:val="0"/>
          <w:marBottom w:val="0"/>
          <w:divBdr>
            <w:top w:val="none" w:sz="0" w:space="0" w:color="auto"/>
            <w:left w:val="none" w:sz="0" w:space="0" w:color="auto"/>
            <w:bottom w:val="none" w:sz="0" w:space="0" w:color="auto"/>
            <w:right w:val="none" w:sz="0" w:space="0" w:color="auto"/>
          </w:divBdr>
        </w:div>
        <w:div w:id="1774007002">
          <w:marLeft w:val="640"/>
          <w:marRight w:val="0"/>
          <w:marTop w:val="0"/>
          <w:marBottom w:val="0"/>
          <w:divBdr>
            <w:top w:val="none" w:sz="0" w:space="0" w:color="auto"/>
            <w:left w:val="none" w:sz="0" w:space="0" w:color="auto"/>
            <w:bottom w:val="none" w:sz="0" w:space="0" w:color="auto"/>
            <w:right w:val="none" w:sz="0" w:space="0" w:color="auto"/>
          </w:divBdr>
        </w:div>
        <w:div w:id="1748385079">
          <w:marLeft w:val="640"/>
          <w:marRight w:val="0"/>
          <w:marTop w:val="0"/>
          <w:marBottom w:val="0"/>
          <w:divBdr>
            <w:top w:val="none" w:sz="0" w:space="0" w:color="auto"/>
            <w:left w:val="none" w:sz="0" w:space="0" w:color="auto"/>
            <w:bottom w:val="none" w:sz="0" w:space="0" w:color="auto"/>
            <w:right w:val="none" w:sz="0" w:space="0" w:color="auto"/>
          </w:divBdr>
        </w:div>
        <w:div w:id="2095398097">
          <w:marLeft w:val="640"/>
          <w:marRight w:val="0"/>
          <w:marTop w:val="0"/>
          <w:marBottom w:val="0"/>
          <w:divBdr>
            <w:top w:val="none" w:sz="0" w:space="0" w:color="auto"/>
            <w:left w:val="none" w:sz="0" w:space="0" w:color="auto"/>
            <w:bottom w:val="none" w:sz="0" w:space="0" w:color="auto"/>
            <w:right w:val="none" w:sz="0" w:space="0" w:color="auto"/>
          </w:divBdr>
        </w:div>
        <w:div w:id="850681097">
          <w:marLeft w:val="640"/>
          <w:marRight w:val="0"/>
          <w:marTop w:val="0"/>
          <w:marBottom w:val="0"/>
          <w:divBdr>
            <w:top w:val="none" w:sz="0" w:space="0" w:color="auto"/>
            <w:left w:val="none" w:sz="0" w:space="0" w:color="auto"/>
            <w:bottom w:val="none" w:sz="0" w:space="0" w:color="auto"/>
            <w:right w:val="none" w:sz="0" w:space="0" w:color="auto"/>
          </w:divBdr>
        </w:div>
        <w:div w:id="1308626309">
          <w:marLeft w:val="640"/>
          <w:marRight w:val="0"/>
          <w:marTop w:val="0"/>
          <w:marBottom w:val="0"/>
          <w:divBdr>
            <w:top w:val="none" w:sz="0" w:space="0" w:color="auto"/>
            <w:left w:val="none" w:sz="0" w:space="0" w:color="auto"/>
            <w:bottom w:val="none" w:sz="0" w:space="0" w:color="auto"/>
            <w:right w:val="none" w:sz="0" w:space="0" w:color="auto"/>
          </w:divBdr>
        </w:div>
        <w:div w:id="683626330">
          <w:marLeft w:val="640"/>
          <w:marRight w:val="0"/>
          <w:marTop w:val="0"/>
          <w:marBottom w:val="0"/>
          <w:divBdr>
            <w:top w:val="none" w:sz="0" w:space="0" w:color="auto"/>
            <w:left w:val="none" w:sz="0" w:space="0" w:color="auto"/>
            <w:bottom w:val="none" w:sz="0" w:space="0" w:color="auto"/>
            <w:right w:val="none" w:sz="0" w:space="0" w:color="auto"/>
          </w:divBdr>
        </w:div>
        <w:div w:id="1630546335">
          <w:marLeft w:val="640"/>
          <w:marRight w:val="0"/>
          <w:marTop w:val="0"/>
          <w:marBottom w:val="0"/>
          <w:divBdr>
            <w:top w:val="none" w:sz="0" w:space="0" w:color="auto"/>
            <w:left w:val="none" w:sz="0" w:space="0" w:color="auto"/>
            <w:bottom w:val="none" w:sz="0" w:space="0" w:color="auto"/>
            <w:right w:val="none" w:sz="0" w:space="0" w:color="auto"/>
          </w:divBdr>
        </w:div>
        <w:div w:id="1292902497">
          <w:marLeft w:val="640"/>
          <w:marRight w:val="0"/>
          <w:marTop w:val="0"/>
          <w:marBottom w:val="0"/>
          <w:divBdr>
            <w:top w:val="none" w:sz="0" w:space="0" w:color="auto"/>
            <w:left w:val="none" w:sz="0" w:space="0" w:color="auto"/>
            <w:bottom w:val="none" w:sz="0" w:space="0" w:color="auto"/>
            <w:right w:val="none" w:sz="0" w:space="0" w:color="auto"/>
          </w:divBdr>
        </w:div>
        <w:div w:id="920407763">
          <w:marLeft w:val="640"/>
          <w:marRight w:val="0"/>
          <w:marTop w:val="0"/>
          <w:marBottom w:val="0"/>
          <w:divBdr>
            <w:top w:val="none" w:sz="0" w:space="0" w:color="auto"/>
            <w:left w:val="none" w:sz="0" w:space="0" w:color="auto"/>
            <w:bottom w:val="none" w:sz="0" w:space="0" w:color="auto"/>
            <w:right w:val="none" w:sz="0" w:space="0" w:color="auto"/>
          </w:divBdr>
        </w:div>
        <w:div w:id="418988246">
          <w:marLeft w:val="640"/>
          <w:marRight w:val="0"/>
          <w:marTop w:val="0"/>
          <w:marBottom w:val="0"/>
          <w:divBdr>
            <w:top w:val="none" w:sz="0" w:space="0" w:color="auto"/>
            <w:left w:val="none" w:sz="0" w:space="0" w:color="auto"/>
            <w:bottom w:val="none" w:sz="0" w:space="0" w:color="auto"/>
            <w:right w:val="none" w:sz="0" w:space="0" w:color="auto"/>
          </w:divBdr>
        </w:div>
        <w:div w:id="1990211372">
          <w:marLeft w:val="640"/>
          <w:marRight w:val="0"/>
          <w:marTop w:val="0"/>
          <w:marBottom w:val="0"/>
          <w:divBdr>
            <w:top w:val="none" w:sz="0" w:space="0" w:color="auto"/>
            <w:left w:val="none" w:sz="0" w:space="0" w:color="auto"/>
            <w:bottom w:val="none" w:sz="0" w:space="0" w:color="auto"/>
            <w:right w:val="none" w:sz="0" w:space="0" w:color="auto"/>
          </w:divBdr>
        </w:div>
        <w:div w:id="594364140">
          <w:marLeft w:val="640"/>
          <w:marRight w:val="0"/>
          <w:marTop w:val="0"/>
          <w:marBottom w:val="0"/>
          <w:divBdr>
            <w:top w:val="none" w:sz="0" w:space="0" w:color="auto"/>
            <w:left w:val="none" w:sz="0" w:space="0" w:color="auto"/>
            <w:bottom w:val="none" w:sz="0" w:space="0" w:color="auto"/>
            <w:right w:val="none" w:sz="0" w:space="0" w:color="auto"/>
          </w:divBdr>
        </w:div>
        <w:div w:id="1730298129">
          <w:marLeft w:val="640"/>
          <w:marRight w:val="0"/>
          <w:marTop w:val="0"/>
          <w:marBottom w:val="0"/>
          <w:divBdr>
            <w:top w:val="none" w:sz="0" w:space="0" w:color="auto"/>
            <w:left w:val="none" w:sz="0" w:space="0" w:color="auto"/>
            <w:bottom w:val="none" w:sz="0" w:space="0" w:color="auto"/>
            <w:right w:val="none" w:sz="0" w:space="0" w:color="auto"/>
          </w:divBdr>
        </w:div>
        <w:div w:id="1266693566">
          <w:marLeft w:val="640"/>
          <w:marRight w:val="0"/>
          <w:marTop w:val="0"/>
          <w:marBottom w:val="0"/>
          <w:divBdr>
            <w:top w:val="none" w:sz="0" w:space="0" w:color="auto"/>
            <w:left w:val="none" w:sz="0" w:space="0" w:color="auto"/>
            <w:bottom w:val="none" w:sz="0" w:space="0" w:color="auto"/>
            <w:right w:val="none" w:sz="0" w:space="0" w:color="auto"/>
          </w:divBdr>
        </w:div>
        <w:div w:id="1605112673">
          <w:marLeft w:val="640"/>
          <w:marRight w:val="0"/>
          <w:marTop w:val="0"/>
          <w:marBottom w:val="0"/>
          <w:divBdr>
            <w:top w:val="none" w:sz="0" w:space="0" w:color="auto"/>
            <w:left w:val="none" w:sz="0" w:space="0" w:color="auto"/>
            <w:bottom w:val="none" w:sz="0" w:space="0" w:color="auto"/>
            <w:right w:val="none" w:sz="0" w:space="0" w:color="auto"/>
          </w:divBdr>
        </w:div>
        <w:div w:id="273093566">
          <w:marLeft w:val="640"/>
          <w:marRight w:val="0"/>
          <w:marTop w:val="0"/>
          <w:marBottom w:val="0"/>
          <w:divBdr>
            <w:top w:val="none" w:sz="0" w:space="0" w:color="auto"/>
            <w:left w:val="none" w:sz="0" w:space="0" w:color="auto"/>
            <w:bottom w:val="none" w:sz="0" w:space="0" w:color="auto"/>
            <w:right w:val="none" w:sz="0" w:space="0" w:color="auto"/>
          </w:divBdr>
        </w:div>
        <w:div w:id="1612083064">
          <w:marLeft w:val="640"/>
          <w:marRight w:val="0"/>
          <w:marTop w:val="0"/>
          <w:marBottom w:val="0"/>
          <w:divBdr>
            <w:top w:val="none" w:sz="0" w:space="0" w:color="auto"/>
            <w:left w:val="none" w:sz="0" w:space="0" w:color="auto"/>
            <w:bottom w:val="none" w:sz="0" w:space="0" w:color="auto"/>
            <w:right w:val="none" w:sz="0" w:space="0" w:color="auto"/>
          </w:divBdr>
        </w:div>
        <w:div w:id="2059166201">
          <w:marLeft w:val="640"/>
          <w:marRight w:val="0"/>
          <w:marTop w:val="0"/>
          <w:marBottom w:val="0"/>
          <w:divBdr>
            <w:top w:val="none" w:sz="0" w:space="0" w:color="auto"/>
            <w:left w:val="none" w:sz="0" w:space="0" w:color="auto"/>
            <w:bottom w:val="none" w:sz="0" w:space="0" w:color="auto"/>
            <w:right w:val="none" w:sz="0" w:space="0" w:color="auto"/>
          </w:divBdr>
        </w:div>
        <w:div w:id="1076125834">
          <w:marLeft w:val="640"/>
          <w:marRight w:val="0"/>
          <w:marTop w:val="0"/>
          <w:marBottom w:val="0"/>
          <w:divBdr>
            <w:top w:val="none" w:sz="0" w:space="0" w:color="auto"/>
            <w:left w:val="none" w:sz="0" w:space="0" w:color="auto"/>
            <w:bottom w:val="none" w:sz="0" w:space="0" w:color="auto"/>
            <w:right w:val="none" w:sz="0" w:space="0" w:color="auto"/>
          </w:divBdr>
        </w:div>
        <w:div w:id="937441886">
          <w:marLeft w:val="640"/>
          <w:marRight w:val="0"/>
          <w:marTop w:val="0"/>
          <w:marBottom w:val="0"/>
          <w:divBdr>
            <w:top w:val="none" w:sz="0" w:space="0" w:color="auto"/>
            <w:left w:val="none" w:sz="0" w:space="0" w:color="auto"/>
            <w:bottom w:val="none" w:sz="0" w:space="0" w:color="auto"/>
            <w:right w:val="none" w:sz="0" w:space="0" w:color="auto"/>
          </w:divBdr>
        </w:div>
        <w:div w:id="832839468">
          <w:marLeft w:val="640"/>
          <w:marRight w:val="0"/>
          <w:marTop w:val="0"/>
          <w:marBottom w:val="0"/>
          <w:divBdr>
            <w:top w:val="none" w:sz="0" w:space="0" w:color="auto"/>
            <w:left w:val="none" w:sz="0" w:space="0" w:color="auto"/>
            <w:bottom w:val="none" w:sz="0" w:space="0" w:color="auto"/>
            <w:right w:val="none" w:sz="0" w:space="0" w:color="auto"/>
          </w:divBdr>
        </w:div>
        <w:div w:id="1570117716">
          <w:marLeft w:val="640"/>
          <w:marRight w:val="0"/>
          <w:marTop w:val="0"/>
          <w:marBottom w:val="0"/>
          <w:divBdr>
            <w:top w:val="none" w:sz="0" w:space="0" w:color="auto"/>
            <w:left w:val="none" w:sz="0" w:space="0" w:color="auto"/>
            <w:bottom w:val="none" w:sz="0" w:space="0" w:color="auto"/>
            <w:right w:val="none" w:sz="0" w:space="0" w:color="auto"/>
          </w:divBdr>
        </w:div>
        <w:div w:id="1621574776">
          <w:marLeft w:val="640"/>
          <w:marRight w:val="0"/>
          <w:marTop w:val="0"/>
          <w:marBottom w:val="0"/>
          <w:divBdr>
            <w:top w:val="none" w:sz="0" w:space="0" w:color="auto"/>
            <w:left w:val="none" w:sz="0" w:space="0" w:color="auto"/>
            <w:bottom w:val="none" w:sz="0" w:space="0" w:color="auto"/>
            <w:right w:val="none" w:sz="0" w:space="0" w:color="auto"/>
          </w:divBdr>
        </w:div>
        <w:div w:id="1143546574">
          <w:marLeft w:val="640"/>
          <w:marRight w:val="0"/>
          <w:marTop w:val="0"/>
          <w:marBottom w:val="0"/>
          <w:divBdr>
            <w:top w:val="none" w:sz="0" w:space="0" w:color="auto"/>
            <w:left w:val="none" w:sz="0" w:space="0" w:color="auto"/>
            <w:bottom w:val="none" w:sz="0" w:space="0" w:color="auto"/>
            <w:right w:val="none" w:sz="0" w:space="0" w:color="auto"/>
          </w:divBdr>
        </w:div>
        <w:div w:id="1347370872">
          <w:marLeft w:val="640"/>
          <w:marRight w:val="0"/>
          <w:marTop w:val="0"/>
          <w:marBottom w:val="0"/>
          <w:divBdr>
            <w:top w:val="none" w:sz="0" w:space="0" w:color="auto"/>
            <w:left w:val="none" w:sz="0" w:space="0" w:color="auto"/>
            <w:bottom w:val="none" w:sz="0" w:space="0" w:color="auto"/>
            <w:right w:val="none" w:sz="0" w:space="0" w:color="auto"/>
          </w:divBdr>
        </w:div>
        <w:div w:id="1942838937">
          <w:marLeft w:val="640"/>
          <w:marRight w:val="0"/>
          <w:marTop w:val="0"/>
          <w:marBottom w:val="0"/>
          <w:divBdr>
            <w:top w:val="none" w:sz="0" w:space="0" w:color="auto"/>
            <w:left w:val="none" w:sz="0" w:space="0" w:color="auto"/>
            <w:bottom w:val="none" w:sz="0" w:space="0" w:color="auto"/>
            <w:right w:val="none" w:sz="0" w:space="0" w:color="auto"/>
          </w:divBdr>
        </w:div>
        <w:div w:id="1032732976">
          <w:marLeft w:val="640"/>
          <w:marRight w:val="0"/>
          <w:marTop w:val="0"/>
          <w:marBottom w:val="0"/>
          <w:divBdr>
            <w:top w:val="none" w:sz="0" w:space="0" w:color="auto"/>
            <w:left w:val="none" w:sz="0" w:space="0" w:color="auto"/>
            <w:bottom w:val="none" w:sz="0" w:space="0" w:color="auto"/>
            <w:right w:val="none" w:sz="0" w:space="0" w:color="auto"/>
          </w:divBdr>
        </w:div>
      </w:divsChild>
    </w:div>
    <w:div w:id="2029326101">
      <w:bodyDiv w:val="1"/>
      <w:marLeft w:val="0"/>
      <w:marRight w:val="0"/>
      <w:marTop w:val="0"/>
      <w:marBottom w:val="0"/>
      <w:divBdr>
        <w:top w:val="none" w:sz="0" w:space="0" w:color="auto"/>
        <w:left w:val="none" w:sz="0" w:space="0" w:color="auto"/>
        <w:bottom w:val="none" w:sz="0" w:space="0" w:color="auto"/>
        <w:right w:val="none" w:sz="0" w:space="0" w:color="auto"/>
      </w:divBdr>
      <w:divsChild>
        <w:div w:id="67191394">
          <w:marLeft w:val="640"/>
          <w:marRight w:val="0"/>
          <w:marTop w:val="0"/>
          <w:marBottom w:val="0"/>
          <w:divBdr>
            <w:top w:val="none" w:sz="0" w:space="0" w:color="auto"/>
            <w:left w:val="none" w:sz="0" w:space="0" w:color="auto"/>
            <w:bottom w:val="none" w:sz="0" w:space="0" w:color="auto"/>
            <w:right w:val="none" w:sz="0" w:space="0" w:color="auto"/>
          </w:divBdr>
        </w:div>
        <w:div w:id="866063730">
          <w:marLeft w:val="640"/>
          <w:marRight w:val="0"/>
          <w:marTop w:val="0"/>
          <w:marBottom w:val="0"/>
          <w:divBdr>
            <w:top w:val="none" w:sz="0" w:space="0" w:color="auto"/>
            <w:left w:val="none" w:sz="0" w:space="0" w:color="auto"/>
            <w:bottom w:val="none" w:sz="0" w:space="0" w:color="auto"/>
            <w:right w:val="none" w:sz="0" w:space="0" w:color="auto"/>
          </w:divBdr>
        </w:div>
        <w:div w:id="1305085502">
          <w:marLeft w:val="640"/>
          <w:marRight w:val="0"/>
          <w:marTop w:val="0"/>
          <w:marBottom w:val="0"/>
          <w:divBdr>
            <w:top w:val="none" w:sz="0" w:space="0" w:color="auto"/>
            <w:left w:val="none" w:sz="0" w:space="0" w:color="auto"/>
            <w:bottom w:val="none" w:sz="0" w:space="0" w:color="auto"/>
            <w:right w:val="none" w:sz="0" w:space="0" w:color="auto"/>
          </w:divBdr>
        </w:div>
        <w:div w:id="253436018">
          <w:marLeft w:val="640"/>
          <w:marRight w:val="0"/>
          <w:marTop w:val="0"/>
          <w:marBottom w:val="0"/>
          <w:divBdr>
            <w:top w:val="none" w:sz="0" w:space="0" w:color="auto"/>
            <w:left w:val="none" w:sz="0" w:space="0" w:color="auto"/>
            <w:bottom w:val="none" w:sz="0" w:space="0" w:color="auto"/>
            <w:right w:val="none" w:sz="0" w:space="0" w:color="auto"/>
          </w:divBdr>
        </w:div>
        <w:div w:id="1176308194">
          <w:marLeft w:val="640"/>
          <w:marRight w:val="0"/>
          <w:marTop w:val="0"/>
          <w:marBottom w:val="0"/>
          <w:divBdr>
            <w:top w:val="none" w:sz="0" w:space="0" w:color="auto"/>
            <w:left w:val="none" w:sz="0" w:space="0" w:color="auto"/>
            <w:bottom w:val="none" w:sz="0" w:space="0" w:color="auto"/>
            <w:right w:val="none" w:sz="0" w:space="0" w:color="auto"/>
          </w:divBdr>
        </w:div>
        <w:div w:id="600265133">
          <w:marLeft w:val="640"/>
          <w:marRight w:val="0"/>
          <w:marTop w:val="0"/>
          <w:marBottom w:val="0"/>
          <w:divBdr>
            <w:top w:val="none" w:sz="0" w:space="0" w:color="auto"/>
            <w:left w:val="none" w:sz="0" w:space="0" w:color="auto"/>
            <w:bottom w:val="none" w:sz="0" w:space="0" w:color="auto"/>
            <w:right w:val="none" w:sz="0" w:space="0" w:color="auto"/>
          </w:divBdr>
        </w:div>
        <w:div w:id="1876693663">
          <w:marLeft w:val="640"/>
          <w:marRight w:val="0"/>
          <w:marTop w:val="0"/>
          <w:marBottom w:val="0"/>
          <w:divBdr>
            <w:top w:val="none" w:sz="0" w:space="0" w:color="auto"/>
            <w:left w:val="none" w:sz="0" w:space="0" w:color="auto"/>
            <w:bottom w:val="none" w:sz="0" w:space="0" w:color="auto"/>
            <w:right w:val="none" w:sz="0" w:space="0" w:color="auto"/>
          </w:divBdr>
        </w:div>
        <w:div w:id="1552613948">
          <w:marLeft w:val="640"/>
          <w:marRight w:val="0"/>
          <w:marTop w:val="0"/>
          <w:marBottom w:val="0"/>
          <w:divBdr>
            <w:top w:val="none" w:sz="0" w:space="0" w:color="auto"/>
            <w:left w:val="none" w:sz="0" w:space="0" w:color="auto"/>
            <w:bottom w:val="none" w:sz="0" w:space="0" w:color="auto"/>
            <w:right w:val="none" w:sz="0" w:space="0" w:color="auto"/>
          </w:divBdr>
        </w:div>
        <w:div w:id="1164902793">
          <w:marLeft w:val="640"/>
          <w:marRight w:val="0"/>
          <w:marTop w:val="0"/>
          <w:marBottom w:val="0"/>
          <w:divBdr>
            <w:top w:val="none" w:sz="0" w:space="0" w:color="auto"/>
            <w:left w:val="none" w:sz="0" w:space="0" w:color="auto"/>
            <w:bottom w:val="none" w:sz="0" w:space="0" w:color="auto"/>
            <w:right w:val="none" w:sz="0" w:space="0" w:color="auto"/>
          </w:divBdr>
        </w:div>
        <w:div w:id="2066565296">
          <w:marLeft w:val="640"/>
          <w:marRight w:val="0"/>
          <w:marTop w:val="0"/>
          <w:marBottom w:val="0"/>
          <w:divBdr>
            <w:top w:val="none" w:sz="0" w:space="0" w:color="auto"/>
            <w:left w:val="none" w:sz="0" w:space="0" w:color="auto"/>
            <w:bottom w:val="none" w:sz="0" w:space="0" w:color="auto"/>
            <w:right w:val="none" w:sz="0" w:space="0" w:color="auto"/>
          </w:divBdr>
        </w:div>
        <w:div w:id="460805372">
          <w:marLeft w:val="640"/>
          <w:marRight w:val="0"/>
          <w:marTop w:val="0"/>
          <w:marBottom w:val="0"/>
          <w:divBdr>
            <w:top w:val="none" w:sz="0" w:space="0" w:color="auto"/>
            <w:left w:val="none" w:sz="0" w:space="0" w:color="auto"/>
            <w:bottom w:val="none" w:sz="0" w:space="0" w:color="auto"/>
            <w:right w:val="none" w:sz="0" w:space="0" w:color="auto"/>
          </w:divBdr>
        </w:div>
        <w:div w:id="1752852605">
          <w:marLeft w:val="640"/>
          <w:marRight w:val="0"/>
          <w:marTop w:val="0"/>
          <w:marBottom w:val="0"/>
          <w:divBdr>
            <w:top w:val="none" w:sz="0" w:space="0" w:color="auto"/>
            <w:left w:val="none" w:sz="0" w:space="0" w:color="auto"/>
            <w:bottom w:val="none" w:sz="0" w:space="0" w:color="auto"/>
            <w:right w:val="none" w:sz="0" w:space="0" w:color="auto"/>
          </w:divBdr>
        </w:div>
        <w:div w:id="665595670">
          <w:marLeft w:val="640"/>
          <w:marRight w:val="0"/>
          <w:marTop w:val="0"/>
          <w:marBottom w:val="0"/>
          <w:divBdr>
            <w:top w:val="none" w:sz="0" w:space="0" w:color="auto"/>
            <w:left w:val="none" w:sz="0" w:space="0" w:color="auto"/>
            <w:bottom w:val="none" w:sz="0" w:space="0" w:color="auto"/>
            <w:right w:val="none" w:sz="0" w:space="0" w:color="auto"/>
          </w:divBdr>
        </w:div>
        <w:div w:id="1990479439">
          <w:marLeft w:val="640"/>
          <w:marRight w:val="0"/>
          <w:marTop w:val="0"/>
          <w:marBottom w:val="0"/>
          <w:divBdr>
            <w:top w:val="none" w:sz="0" w:space="0" w:color="auto"/>
            <w:left w:val="none" w:sz="0" w:space="0" w:color="auto"/>
            <w:bottom w:val="none" w:sz="0" w:space="0" w:color="auto"/>
            <w:right w:val="none" w:sz="0" w:space="0" w:color="auto"/>
          </w:divBdr>
        </w:div>
        <w:div w:id="1525361262">
          <w:marLeft w:val="640"/>
          <w:marRight w:val="0"/>
          <w:marTop w:val="0"/>
          <w:marBottom w:val="0"/>
          <w:divBdr>
            <w:top w:val="none" w:sz="0" w:space="0" w:color="auto"/>
            <w:left w:val="none" w:sz="0" w:space="0" w:color="auto"/>
            <w:bottom w:val="none" w:sz="0" w:space="0" w:color="auto"/>
            <w:right w:val="none" w:sz="0" w:space="0" w:color="auto"/>
          </w:divBdr>
        </w:div>
        <w:div w:id="1135415132">
          <w:marLeft w:val="640"/>
          <w:marRight w:val="0"/>
          <w:marTop w:val="0"/>
          <w:marBottom w:val="0"/>
          <w:divBdr>
            <w:top w:val="none" w:sz="0" w:space="0" w:color="auto"/>
            <w:left w:val="none" w:sz="0" w:space="0" w:color="auto"/>
            <w:bottom w:val="none" w:sz="0" w:space="0" w:color="auto"/>
            <w:right w:val="none" w:sz="0" w:space="0" w:color="auto"/>
          </w:divBdr>
        </w:div>
        <w:div w:id="1190143974">
          <w:marLeft w:val="640"/>
          <w:marRight w:val="0"/>
          <w:marTop w:val="0"/>
          <w:marBottom w:val="0"/>
          <w:divBdr>
            <w:top w:val="none" w:sz="0" w:space="0" w:color="auto"/>
            <w:left w:val="none" w:sz="0" w:space="0" w:color="auto"/>
            <w:bottom w:val="none" w:sz="0" w:space="0" w:color="auto"/>
            <w:right w:val="none" w:sz="0" w:space="0" w:color="auto"/>
          </w:divBdr>
        </w:div>
        <w:div w:id="690375152">
          <w:marLeft w:val="640"/>
          <w:marRight w:val="0"/>
          <w:marTop w:val="0"/>
          <w:marBottom w:val="0"/>
          <w:divBdr>
            <w:top w:val="none" w:sz="0" w:space="0" w:color="auto"/>
            <w:left w:val="none" w:sz="0" w:space="0" w:color="auto"/>
            <w:bottom w:val="none" w:sz="0" w:space="0" w:color="auto"/>
            <w:right w:val="none" w:sz="0" w:space="0" w:color="auto"/>
          </w:divBdr>
        </w:div>
        <w:div w:id="271985324">
          <w:marLeft w:val="640"/>
          <w:marRight w:val="0"/>
          <w:marTop w:val="0"/>
          <w:marBottom w:val="0"/>
          <w:divBdr>
            <w:top w:val="none" w:sz="0" w:space="0" w:color="auto"/>
            <w:left w:val="none" w:sz="0" w:space="0" w:color="auto"/>
            <w:bottom w:val="none" w:sz="0" w:space="0" w:color="auto"/>
            <w:right w:val="none" w:sz="0" w:space="0" w:color="auto"/>
          </w:divBdr>
        </w:div>
        <w:div w:id="518081816">
          <w:marLeft w:val="640"/>
          <w:marRight w:val="0"/>
          <w:marTop w:val="0"/>
          <w:marBottom w:val="0"/>
          <w:divBdr>
            <w:top w:val="none" w:sz="0" w:space="0" w:color="auto"/>
            <w:left w:val="none" w:sz="0" w:space="0" w:color="auto"/>
            <w:bottom w:val="none" w:sz="0" w:space="0" w:color="auto"/>
            <w:right w:val="none" w:sz="0" w:space="0" w:color="auto"/>
          </w:divBdr>
        </w:div>
        <w:div w:id="645429671">
          <w:marLeft w:val="640"/>
          <w:marRight w:val="0"/>
          <w:marTop w:val="0"/>
          <w:marBottom w:val="0"/>
          <w:divBdr>
            <w:top w:val="none" w:sz="0" w:space="0" w:color="auto"/>
            <w:left w:val="none" w:sz="0" w:space="0" w:color="auto"/>
            <w:bottom w:val="none" w:sz="0" w:space="0" w:color="auto"/>
            <w:right w:val="none" w:sz="0" w:space="0" w:color="auto"/>
          </w:divBdr>
        </w:div>
        <w:div w:id="508643987">
          <w:marLeft w:val="640"/>
          <w:marRight w:val="0"/>
          <w:marTop w:val="0"/>
          <w:marBottom w:val="0"/>
          <w:divBdr>
            <w:top w:val="none" w:sz="0" w:space="0" w:color="auto"/>
            <w:left w:val="none" w:sz="0" w:space="0" w:color="auto"/>
            <w:bottom w:val="none" w:sz="0" w:space="0" w:color="auto"/>
            <w:right w:val="none" w:sz="0" w:space="0" w:color="auto"/>
          </w:divBdr>
        </w:div>
        <w:div w:id="131485178">
          <w:marLeft w:val="640"/>
          <w:marRight w:val="0"/>
          <w:marTop w:val="0"/>
          <w:marBottom w:val="0"/>
          <w:divBdr>
            <w:top w:val="none" w:sz="0" w:space="0" w:color="auto"/>
            <w:left w:val="none" w:sz="0" w:space="0" w:color="auto"/>
            <w:bottom w:val="none" w:sz="0" w:space="0" w:color="auto"/>
            <w:right w:val="none" w:sz="0" w:space="0" w:color="auto"/>
          </w:divBdr>
        </w:div>
        <w:div w:id="361173549">
          <w:marLeft w:val="640"/>
          <w:marRight w:val="0"/>
          <w:marTop w:val="0"/>
          <w:marBottom w:val="0"/>
          <w:divBdr>
            <w:top w:val="none" w:sz="0" w:space="0" w:color="auto"/>
            <w:left w:val="none" w:sz="0" w:space="0" w:color="auto"/>
            <w:bottom w:val="none" w:sz="0" w:space="0" w:color="auto"/>
            <w:right w:val="none" w:sz="0" w:space="0" w:color="auto"/>
          </w:divBdr>
        </w:div>
        <w:div w:id="1670255702">
          <w:marLeft w:val="640"/>
          <w:marRight w:val="0"/>
          <w:marTop w:val="0"/>
          <w:marBottom w:val="0"/>
          <w:divBdr>
            <w:top w:val="none" w:sz="0" w:space="0" w:color="auto"/>
            <w:left w:val="none" w:sz="0" w:space="0" w:color="auto"/>
            <w:bottom w:val="none" w:sz="0" w:space="0" w:color="auto"/>
            <w:right w:val="none" w:sz="0" w:space="0" w:color="auto"/>
          </w:divBdr>
        </w:div>
        <w:div w:id="988024353">
          <w:marLeft w:val="640"/>
          <w:marRight w:val="0"/>
          <w:marTop w:val="0"/>
          <w:marBottom w:val="0"/>
          <w:divBdr>
            <w:top w:val="none" w:sz="0" w:space="0" w:color="auto"/>
            <w:left w:val="none" w:sz="0" w:space="0" w:color="auto"/>
            <w:bottom w:val="none" w:sz="0" w:space="0" w:color="auto"/>
            <w:right w:val="none" w:sz="0" w:space="0" w:color="auto"/>
          </w:divBdr>
        </w:div>
        <w:div w:id="303583497">
          <w:marLeft w:val="640"/>
          <w:marRight w:val="0"/>
          <w:marTop w:val="0"/>
          <w:marBottom w:val="0"/>
          <w:divBdr>
            <w:top w:val="none" w:sz="0" w:space="0" w:color="auto"/>
            <w:left w:val="none" w:sz="0" w:space="0" w:color="auto"/>
            <w:bottom w:val="none" w:sz="0" w:space="0" w:color="auto"/>
            <w:right w:val="none" w:sz="0" w:space="0" w:color="auto"/>
          </w:divBdr>
        </w:div>
        <w:div w:id="1947231376">
          <w:marLeft w:val="640"/>
          <w:marRight w:val="0"/>
          <w:marTop w:val="0"/>
          <w:marBottom w:val="0"/>
          <w:divBdr>
            <w:top w:val="none" w:sz="0" w:space="0" w:color="auto"/>
            <w:left w:val="none" w:sz="0" w:space="0" w:color="auto"/>
            <w:bottom w:val="none" w:sz="0" w:space="0" w:color="auto"/>
            <w:right w:val="none" w:sz="0" w:space="0" w:color="auto"/>
          </w:divBdr>
        </w:div>
        <w:div w:id="408045464">
          <w:marLeft w:val="640"/>
          <w:marRight w:val="0"/>
          <w:marTop w:val="0"/>
          <w:marBottom w:val="0"/>
          <w:divBdr>
            <w:top w:val="none" w:sz="0" w:space="0" w:color="auto"/>
            <w:left w:val="none" w:sz="0" w:space="0" w:color="auto"/>
            <w:bottom w:val="none" w:sz="0" w:space="0" w:color="auto"/>
            <w:right w:val="none" w:sz="0" w:space="0" w:color="auto"/>
          </w:divBdr>
        </w:div>
        <w:div w:id="1064796009">
          <w:marLeft w:val="640"/>
          <w:marRight w:val="0"/>
          <w:marTop w:val="0"/>
          <w:marBottom w:val="0"/>
          <w:divBdr>
            <w:top w:val="none" w:sz="0" w:space="0" w:color="auto"/>
            <w:left w:val="none" w:sz="0" w:space="0" w:color="auto"/>
            <w:bottom w:val="none" w:sz="0" w:space="0" w:color="auto"/>
            <w:right w:val="none" w:sz="0" w:space="0" w:color="auto"/>
          </w:divBdr>
        </w:div>
        <w:div w:id="186601199">
          <w:marLeft w:val="640"/>
          <w:marRight w:val="0"/>
          <w:marTop w:val="0"/>
          <w:marBottom w:val="0"/>
          <w:divBdr>
            <w:top w:val="none" w:sz="0" w:space="0" w:color="auto"/>
            <w:left w:val="none" w:sz="0" w:space="0" w:color="auto"/>
            <w:bottom w:val="none" w:sz="0" w:space="0" w:color="auto"/>
            <w:right w:val="none" w:sz="0" w:space="0" w:color="auto"/>
          </w:divBdr>
        </w:div>
        <w:div w:id="1377124237">
          <w:marLeft w:val="640"/>
          <w:marRight w:val="0"/>
          <w:marTop w:val="0"/>
          <w:marBottom w:val="0"/>
          <w:divBdr>
            <w:top w:val="none" w:sz="0" w:space="0" w:color="auto"/>
            <w:left w:val="none" w:sz="0" w:space="0" w:color="auto"/>
            <w:bottom w:val="none" w:sz="0" w:space="0" w:color="auto"/>
            <w:right w:val="none" w:sz="0" w:space="0" w:color="auto"/>
          </w:divBdr>
        </w:div>
        <w:div w:id="817188984">
          <w:marLeft w:val="640"/>
          <w:marRight w:val="0"/>
          <w:marTop w:val="0"/>
          <w:marBottom w:val="0"/>
          <w:divBdr>
            <w:top w:val="none" w:sz="0" w:space="0" w:color="auto"/>
            <w:left w:val="none" w:sz="0" w:space="0" w:color="auto"/>
            <w:bottom w:val="none" w:sz="0" w:space="0" w:color="auto"/>
            <w:right w:val="none" w:sz="0" w:space="0" w:color="auto"/>
          </w:divBdr>
        </w:div>
        <w:div w:id="600842701">
          <w:marLeft w:val="640"/>
          <w:marRight w:val="0"/>
          <w:marTop w:val="0"/>
          <w:marBottom w:val="0"/>
          <w:divBdr>
            <w:top w:val="none" w:sz="0" w:space="0" w:color="auto"/>
            <w:left w:val="none" w:sz="0" w:space="0" w:color="auto"/>
            <w:bottom w:val="none" w:sz="0" w:space="0" w:color="auto"/>
            <w:right w:val="none" w:sz="0" w:space="0" w:color="auto"/>
          </w:divBdr>
        </w:div>
        <w:div w:id="1483699236">
          <w:marLeft w:val="640"/>
          <w:marRight w:val="0"/>
          <w:marTop w:val="0"/>
          <w:marBottom w:val="0"/>
          <w:divBdr>
            <w:top w:val="none" w:sz="0" w:space="0" w:color="auto"/>
            <w:left w:val="none" w:sz="0" w:space="0" w:color="auto"/>
            <w:bottom w:val="none" w:sz="0" w:space="0" w:color="auto"/>
            <w:right w:val="none" w:sz="0" w:space="0" w:color="auto"/>
          </w:divBdr>
        </w:div>
        <w:div w:id="782112102">
          <w:marLeft w:val="640"/>
          <w:marRight w:val="0"/>
          <w:marTop w:val="0"/>
          <w:marBottom w:val="0"/>
          <w:divBdr>
            <w:top w:val="none" w:sz="0" w:space="0" w:color="auto"/>
            <w:left w:val="none" w:sz="0" w:space="0" w:color="auto"/>
            <w:bottom w:val="none" w:sz="0" w:space="0" w:color="auto"/>
            <w:right w:val="none" w:sz="0" w:space="0" w:color="auto"/>
          </w:divBdr>
        </w:div>
        <w:div w:id="2012949514">
          <w:marLeft w:val="640"/>
          <w:marRight w:val="0"/>
          <w:marTop w:val="0"/>
          <w:marBottom w:val="0"/>
          <w:divBdr>
            <w:top w:val="none" w:sz="0" w:space="0" w:color="auto"/>
            <w:left w:val="none" w:sz="0" w:space="0" w:color="auto"/>
            <w:bottom w:val="none" w:sz="0" w:space="0" w:color="auto"/>
            <w:right w:val="none" w:sz="0" w:space="0" w:color="auto"/>
          </w:divBdr>
        </w:div>
        <w:div w:id="75826997">
          <w:marLeft w:val="640"/>
          <w:marRight w:val="0"/>
          <w:marTop w:val="0"/>
          <w:marBottom w:val="0"/>
          <w:divBdr>
            <w:top w:val="none" w:sz="0" w:space="0" w:color="auto"/>
            <w:left w:val="none" w:sz="0" w:space="0" w:color="auto"/>
            <w:bottom w:val="none" w:sz="0" w:space="0" w:color="auto"/>
            <w:right w:val="none" w:sz="0" w:space="0" w:color="auto"/>
          </w:divBdr>
        </w:div>
        <w:div w:id="261227604">
          <w:marLeft w:val="640"/>
          <w:marRight w:val="0"/>
          <w:marTop w:val="0"/>
          <w:marBottom w:val="0"/>
          <w:divBdr>
            <w:top w:val="none" w:sz="0" w:space="0" w:color="auto"/>
            <w:left w:val="none" w:sz="0" w:space="0" w:color="auto"/>
            <w:bottom w:val="none" w:sz="0" w:space="0" w:color="auto"/>
            <w:right w:val="none" w:sz="0" w:space="0" w:color="auto"/>
          </w:divBdr>
        </w:div>
        <w:div w:id="390858116">
          <w:marLeft w:val="640"/>
          <w:marRight w:val="0"/>
          <w:marTop w:val="0"/>
          <w:marBottom w:val="0"/>
          <w:divBdr>
            <w:top w:val="none" w:sz="0" w:space="0" w:color="auto"/>
            <w:left w:val="none" w:sz="0" w:space="0" w:color="auto"/>
            <w:bottom w:val="none" w:sz="0" w:space="0" w:color="auto"/>
            <w:right w:val="none" w:sz="0" w:space="0" w:color="auto"/>
          </w:divBdr>
        </w:div>
        <w:div w:id="840701650">
          <w:marLeft w:val="640"/>
          <w:marRight w:val="0"/>
          <w:marTop w:val="0"/>
          <w:marBottom w:val="0"/>
          <w:divBdr>
            <w:top w:val="none" w:sz="0" w:space="0" w:color="auto"/>
            <w:left w:val="none" w:sz="0" w:space="0" w:color="auto"/>
            <w:bottom w:val="none" w:sz="0" w:space="0" w:color="auto"/>
            <w:right w:val="none" w:sz="0" w:space="0" w:color="auto"/>
          </w:divBdr>
        </w:div>
        <w:div w:id="1987204674">
          <w:marLeft w:val="640"/>
          <w:marRight w:val="0"/>
          <w:marTop w:val="0"/>
          <w:marBottom w:val="0"/>
          <w:divBdr>
            <w:top w:val="none" w:sz="0" w:space="0" w:color="auto"/>
            <w:left w:val="none" w:sz="0" w:space="0" w:color="auto"/>
            <w:bottom w:val="none" w:sz="0" w:space="0" w:color="auto"/>
            <w:right w:val="none" w:sz="0" w:space="0" w:color="auto"/>
          </w:divBdr>
        </w:div>
        <w:div w:id="1416779186">
          <w:marLeft w:val="640"/>
          <w:marRight w:val="0"/>
          <w:marTop w:val="0"/>
          <w:marBottom w:val="0"/>
          <w:divBdr>
            <w:top w:val="none" w:sz="0" w:space="0" w:color="auto"/>
            <w:left w:val="none" w:sz="0" w:space="0" w:color="auto"/>
            <w:bottom w:val="none" w:sz="0" w:space="0" w:color="auto"/>
            <w:right w:val="none" w:sz="0" w:space="0" w:color="auto"/>
          </w:divBdr>
        </w:div>
        <w:div w:id="860556822">
          <w:marLeft w:val="640"/>
          <w:marRight w:val="0"/>
          <w:marTop w:val="0"/>
          <w:marBottom w:val="0"/>
          <w:divBdr>
            <w:top w:val="none" w:sz="0" w:space="0" w:color="auto"/>
            <w:left w:val="none" w:sz="0" w:space="0" w:color="auto"/>
            <w:bottom w:val="none" w:sz="0" w:space="0" w:color="auto"/>
            <w:right w:val="none" w:sz="0" w:space="0" w:color="auto"/>
          </w:divBdr>
        </w:div>
        <w:div w:id="1944989704">
          <w:marLeft w:val="640"/>
          <w:marRight w:val="0"/>
          <w:marTop w:val="0"/>
          <w:marBottom w:val="0"/>
          <w:divBdr>
            <w:top w:val="none" w:sz="0" w:space="0" w:color="auto"/>
            <w:left w:val="none" w:sz="0" w:space="0" w:color="auto"/>
            <w:bottom w:val="none" w:sz="0" w:space="0" w:color="auto"/>
            <w:right w:val="none" w:sz="0" w:space="0" w:color="auto"/>
          </w:divBdr>
        </w:div>
        <w:div w:id="886187104">
          <w:marLeft w:val="640"/>
          <w:marRight w:val="0"/>
          <w:marTop w:val="0"/>
          <w:marBottom w:val="0"/>
          <w:divBdr>
            <w:top w:val="none" w:sz="0" w:space="0" w:color="auto"/>
            <w:left w:val="none" w:sz="0" w:space="0" w:color="auto"/>
            <w:bottom w:val="none" w:sz="0" w:space="0" w:color="auto"/>
            <w:right w:val="none" w:sz="0" w:space="0" w:color="auto"/>
          </w:divBdr>
        </w:div>
        <w:div w:id="422841008">
          <w:marLeft w:val="640"/>
          <w:marRight w:val="0"/>
          <w:marTop w:val="0"/>
          <w:marBottom w:val="0"/>
          <w:divBdr>
            <w:top w:val="none" w:sz="0" w:space="0" w:color="auto"/>
            <w:left w:val="none" w:sz="0" w:space="0" w:color="auto"/>
            <w:bottom w:val="none" w:sz="0" w:space="0" w:color="auto"/>
            <w:right w:val="none" w:sz="0" w:space="0" w:color="auto"/>
          </w:divBdr>
        </w:div>
        <w:div w:id="245115537">
          <w:marLeft w:val="640"/>
          <w:marRight w:val="0"/>
          <w:marTop w:val="0"/>
          <w:marBottom w:val="0"/>
          <w:divBdr>
            <w:top w:val="none" w:sz="0" w:space="0" w:color="auto"/>
            <w:left w:val="none" w:sz="0" w:space="0" w:color="auto"/>
            <w:bottom w:val="none" w:sz="0" w:space="0" w:color="auto"/>
            <w:right w:val="none" w:sz="0" w:space="0" w:color="auto"/>
          </w:divBdr>
        </w:div>
        <w:div w:id="323290016">
          <w:marLeft w:val="640"/>
          <w:marRight w:val="0"/>
          <w:marTop w:val="0"/>
          <w:marBottom w:val="0"/>
          <w:divBdr>
            <w:top w:val="none" w:sz="0" w:space="0" w:color="auto"/>
            <w:left w:val="none" w:sz="0" w:space="0" w:color="auto"/>
            <w:bottom w:val="none" w:sz="0" w:space="0" w:color="auto"/>
            <w:right w:val="none" w:sz="0" w:space="0" w:color="auto"/>
          </w:divBdr>
        </w:div>
        <w:div w:id="619535046">
          <w:marLeft w:val="640"/>
          <w:marRight w:val="0"/>
          <w:marTop w:val="0"/>
          <w:marBottom w:val="0"/>
          <w:divBdr>
            <w:top w:val="none" w:sz="0" w:space="0" w:color="auto"/>
            <w:left w:val="none" w:sz="0" w:space="0" w:color="auto"/>
            <w:bottom w:val="none" w:sz="0" w:space="0" w:color="auto"/>
            <w:right w:val="none" w:sz="0" w:space="0" w:color="auto"/>
          </w:divBdr>
        </w:div>
        <w:div w:id="1886409241">
          <w:marLeft w:val="640"/>
          <w:marRight w:val="0"/>
          <w:marTop w:val="0"/>
          <w:marBottom w:val="0"/>
          <w:divBdr>
            <w:top w:val="none" w:sz="0" w:space="0" w:color="auto"/>
            <w:left w:val="none" w:sz="0" w:space="0" w:color="auto"/>
            <w:bottom w:val="none" w:sz="0" w:space="0" w:color="auto"/>
            <w:right w:val="none" w:sz="0" w:space="0" w:color="auto"/>
          </w:divBdr>
        </w:div>
        <w:div w:id="483282261">
          <w:marLeft w:val="640"/>
          <w:marRight w:val="0"/>
          <w:marTop w:val="0"/>
          <w:marBottom w:val="0"/>
          <w:divBdr>
            <w:top w:val="none" w:sz="0" w:space="0" w:color="auto"/>
            <w:left w:val="none" w:sz="0" w:space="0" w:color="auto"/>
            <w:bottom w:val="none" w:sz="0" w:space="0" w:color="auto"/>
            <w:right w:val="none" w:sz="0" w:space="0" w:color="auto"/>
          </w:divBdr>
        </w:div>
        <w:div w:id="1232471917">
          <w:marLeft w:val="640"/>
          <w:marRight w:val="0"/>
          <w:marTop w:val="0"/>
          <w:marBottom w:val="0"/>
          <w:divBdr>
            <w:top w:val="none" w:sz="0" w:space="0" w:color="auto"/>
            <w:left w:val="none" w:sz="0" w:space="0" w:color="auto"/>
            <w:bottom w:val="none" w:sz="0" w:space="0" w:color="auto"/>
            <w:right w:val="none" w:sz="0" w:space="0" w:color="auto"/>
          </w:divBdr>
        </w:div>
        <w:div w:id="2025210103">
          <w:marLeft w:val="640"/>
          <w:marRight w:val="0"/>
          <w:marTop w:val="0"/>
          <w:marBottom w:val="0"/>
          <w:divBdr>
            <w:top w:val="none" w:sz="0" w:space="0" w:color="auto"/>
            <w:left w:val="none" w:sz="0" w:space="0" w:color="auto"/>
            <w:bottom w:val="none" w:sz="0" w:space="0" w:color="auto"/>
            <w:right w:val="none" w:sz="0" w:space="0" w:color="auto"/>
          </w:divBdr>
        </w:div>
        <w:div w:id="1481460848">
          <w:marLeft w:val="640"/>
          <w:marRight w:val="0"/>
          <w:marTop w:val="0"/>
          <w:marBottom w:val="0"/>
          <w:divBdr>
            <w:top w:val="none" w:sz="0" w:space="0" w:color="auto"/>
            <w:left w:val="none" w:sz="0" w:space="0" w:color="auto"/>
            <w:bottom w:val="none" w:sz="0" w:space="0" w:color="auto"/>
            <w:right w:val="none" w:sz="0" w:space="0" w:color="auto"/>
          </w:divBdr>
        </w:div>
        <w:div w:id="2082480989">
          <w:marLeft w:val="640"/>
          <w:marRight w:val="0"/>
          <w:marTop w:val="0"/>
          <w:marBottom w:val="0"/>
          <w:divBdr>
            <w:top w:val="none" w:sz="0" w:space="0" w:color="auto"/>
            <w:left w:val="none" w:sz="0" w:space="0" w:color="auto"/>
            <w:bottom w:val="none" w:sz="0" w:space="0" w:color="auto"/>
            <w:right w:val="none" w:sz="0" w:space="0" w:color="auto"/>
          </w:divBdr>
        </w:div>
        <w:div w:id="923103110">
          <w:marLeft w:val="640"/>
          <w:marRight w:val="0"/>
          <w:marTop w:val="0"/>
          <w:marBottom w:val="0"/>
          <w:divBdr>
            <w:top w:val="none" w:sz="0" w:space="0" w:color="auto"/>
            <w:left w:val="none" w:sz="0" w:space="0" w:color="auto"/>
            <w:bottom w:val="none" w:sz="0" w:space="0" w:color="auto"/>
            <w:right w:val="none" w:sz="0" w:space="0" w:color="auto"/>
          </w:divBdr>
        </w:div>
        <w:div w:id="199980874">
          <w:marLeft w:val="640"/>
          <w:marRight w:val="0"/>
          <w:marTop w:val="0"/>
          <w:marBottom w:val="0"/>
          <w:divBdr>
            <w:top w:val="none" w:sz="0" w:space="0" w:color="auto"/>
            <w:left w:val="none" w:sz="0" w:space="0" w:color="auto"/>
            <w:bottom w:val="none" w:sz="0" w:space="0" w:color="auto"/>
            <w:right w:val="none" w:sz="0" w:space="0" w:color="auto"/>
          </w:divBdr>
        </w:div>
        <w:div w:id="78139173">
          <w:marLeft w:val="640"/>
          <w:marRight w:val="0"/>
          <w:marTop w:val="0"/>
          <w:marBottom w:val="0"/>
          <w:divBdr>
            <w:top w:val="none" w:sz="0" w:space="0" w:color="auto"/>
            <w:left w:val="none" w:sz="0" w:space="0" w:color="auto"/>
            <w:bottom w:val="none" w:sz="0" w:space="0" w:color="auto"/>
            <w:right w:val="none" w:sz="0" w:space="0" w:color="auto"/>
          </w:divBdr>
        </w:div>
        <w:div w:id="1604799041">
          <w:marLeft w:val="640"/>
          <w:marRight w:val="0"/>
          <w:marTop w:val="0"/>
          <w:marBottom w:val="0"/>
          <w:divBdr>
            <w:top w:val="none" w:sz="0" w:space="0" w:color="auto"/>
            <w:left w:val="none" w:sz="0" w:space="0" w:color="auto"/>
            <w:bottom w:val="none" w:sz="0" w:space="0" w:color="auto"/>
            <w:right w:val="none" w:sz="0" w:space="0" w:color="auto"/>
          </w:divBdr>
        </w:div>
        <w:div w:id="1083641694">
          <w:marLeft w:val="640"/>
          <w:marRight w:val="0"/>
          <w:marTop w:val="0"/>
          <w:marBottom w:val="0"/>
          <w:divBdr>
            <w:top w:val="none" w:sz="0" w:space="0" w:color="auto"/>
            <w:left w:val="none" w:sz="0" w:space="0" w:color="auto"/>
            <w:bottom w:val="none" w:sz="0" w:space="0" w:color="auto"/>
            <w:right w:val="none" w:sz="0" w:space="0" w:color="auto"/>
          </w:divBdr>
        </w:div>
        <w:div w:id="142284346">
          <w:marLeft w:val="640"/>
          <w:marRight w:val="0"/>
          <w:marTop w:val="0"/>
          <w:marBottom w:val="0"/>
          <w:divBdr>
            <w:top w:val="none" w:sz="0" w:space="0" w:color="auto"/>
            <w:left w:val="none" w:sz="0" w:space="0" w:color="auto"/>
            <w:bottom w:val="none" w:sz="0" w:space="0" w:color="auto"/>
            <w:right w:val="none" w:sz="0" w:space="0" w:color="auto"/>
          </w:divBdr>
        </w:div>
        <w:div w:id="766577013">
          <w:marLeft w:val="640"/>
          <w:marRight w:val="0"/>
          <w:marTop w:val="0"/>
          <w:marBottom w:val="0"/>
          <w:divBdr>
            <w:top w:val="none" w:sz="0" w:space="0" w:color="auto"/>
            <w:left w:val="none" w:sz="0" w:space="0" w:color="auto"/>
            <w:bottom w:val="none" w:sz="0" w:space="0" w:color="auto"/>
            <w:right w:val="none" w:sz="0" w:space="0" w:color="auto"/>
          </w:divBdr>
        </w:div>
        <w:div w:id="1176310040">
          <w:marLeft w:val="640"/>
          <w:marRight w:val="0"/>
          <w:marTop w:val="0"/>
          <w:marBottom w:val="0"/>
          <w:divBdr>
            <w:top w:val="none" w:sz="0" w:space="0" w:color="auto"/>
            <w:left w:val="none" w:sz="0" w:space="0" w:color="auto"/>
            <w:bottom w:val="none" w:sz="0" w:space="0" w:color="auto"/>
            <w:right w:val="none" w:sz="0" w:space="0" w:color="auto"/>
          </w:divBdr>
        </w:div>
        <w:div w:id="1431194619">
          <w:marLeft w:val="640"/>
          <w:marRight w:val="0"/>
          <w:marTop w:val="0"/>
          <w:marBottom w:val="0"/>
          <w:divBdr>
            <w:top w:val="none" w:sz="0" w:space="0" w:color="auto"/>
            <w:left w:val="none" w:sz="0" w:space="0" w:color="auto"/>
            <w:bottom w:val="none" w:sz="0" w:space="0" w:color="auto"/>
            <w:right w:val="none" w:sz="0" w:space="0" w:color="auto"/>
          </w:divBdr>
        </w:div>
        <w:div w:id="1912033826">
          <w:marLeft w:val="640"/>
          <w:marRight w:val="0"/>
          <w:marTop w:val="0"/>
          <w:marBottom w:val="0"/>
          <w:divBdr>
            <w:top w:val="none" w:sz="0" w:space="0" w:color="auto"/>
            <w:left w:val="none" w:sz="0" w:space="0" w:color="auto"/>
            <w:bottom w:val="none" w:sz="0" w:space="0" w:color="auto"/>
            <w:right w:val="none" w:sz="0" w:space="0" w:color="auto"/>
          </w:divBdr>
        </w:div>
        <w:div w:id="2026637369">
          <w:marLeft w:val="640"/>
          <w:marRight w:val="0"/>
          <w:marTop w:val="0"/>
          <w:marBottom w:val="0"/>
          <w:divBdr>
            <w:top w:val="none" w:sz="0" w:space="0" w:color="auto"/>
            <w:left w:val="none" w:sz="0" w:space="0" w:color="auto"/>
            <w:bottom w:val="none" w:sz="0" w:space="0" w:color="auto"/>
            <w:right w:val="none" w:sz="0" w:space="0" w:color="auto"/>
          </w:divBdr>
        </w:div>
        <w:div w:id="98306209">
          <w:marLeft w:val="640"/>
          <w:marRight w:val="0"/>
          <w:marTop w:val="0"/>
          <w:marBottom w:val="0"/>
          <w:divBdr>
            <w:top w:val="none" w:sz="0" w:space="0" w:color="auto"/>
            <w:left w:val="none" w:sz="0" w:space="0" w:color="auto"/>
            <w:bottom w:val="none" w:sz="0" w:space="0" w:color="auto"/>
            <w:right w:val="none" w:sz="0" w:space="0" w:color="auto"/>
          </w:divBdr>
        </w:div>
        <w:div w:id="548762313">
          <w:marLeft w:val="640"/>
          <w:marRight w:val="0"/>
          <w:marTop w:val="0"/>
          <w:marBottom w:val="0"/>
          <w:divBdr>
            <w:top w:val="none" w:sz="0" w:space="0" w:color="auto"/>
            <w:left w:val="none" w:sz="0" w:space="0" w:color="auto"/>
            <w:bottom w:val="none" w:sz="0" w:space="0" w:color="auto"/>
            <w:right w:val="none" w:sz="0" w:space="0" w:color="auto"/>
          </w:divBdr>
        </w:div>
        <w:div w:id="1010912149">
          <w:marLeft w:val="640"/>
          <w:marRight w:val="0"/>
          <w:marTop w:val="0"/>
          <w:marBottom w:val="0"/>
          <w:divBdr>
            <w:top w:val="none" w:sz="0" w:space="0" w:color="auto"/>
            <w:left w:val="none" w:sz="0" w:space="0" w:color="auto"/>
            <w:bottom w:val="none" w:sz="0" w:space="0" w:color="auto"/>
            <w:right w:val="none" w:sz="0" w:space="0" w:color="auto"/>
          </w:divBdr>
        </w:div>
        <w:div w:id="597910903">
          <w:marLeft w:val="640"/>
          <w:marRight w:val="0"/>
          <w:marTop w:val="0"/>
          <w:marBottom w:val="0"/>
          <w:divBdr>
            <w:top w:val="none" w:sz="0" w:space="0" w:color="auto"/>
            <w:left w:val="none" w:sz="0" w:space="0" w:color="auto"/>
            <w:bottom w:val="none" w:sz="0" w:space="0" w:color="auto"/>
            <w:right w:val="none" w:sz="0" w:space="0" w:color="auto"/>
          </w:divBdr>
        </w:div>
        <w:div w:id="545875172">
          <w:marLeft w:val="640"/>
          <w:marRight w:val="0"/>
          <w:marTop w:val="0"/>
          <w:marBottom w:val="0"/>
          <w:divBdr>
            <w:top w:val="none" w:sz="0" w:space="0" w:color="auto"/>
            <w:left w:val="none" w:sz="0" w:space="0" w:color="auto"/>
            <w:bottom w:val="none" w:sz="0" w:space="0" w:color="auto"/>
            <w:right w:val="none" w:sz="0" w:space="0" w:color="auto"/>
          </w:divBdr>
        </w:div>
        <w:div w:id="511456207">
          <w:marLeft w:val="640"/>
          <w:marRight w:val="0"/>
          <w:marTop w:val="0"/>
          <w:marBottom w:val="0"/>
          <w:divBdr>
            <w:top w:val="none" w:sz="0" w:space="0" w:color="auto"/>
            <w:left w:val="none" w:sz="0" w:space="0" w:color="auto"/>
            <w:bottom w:val="none" w:sz="0" w:space="0" w:color="auto"/>
            <w:right w:val="none" w:sz="0" w:space="0" w:color="auto"/>
          </w:divBdr>
        </w:div>
        <w:div w:id="306250930">
          <w:marLeft w:val="640"/>
          <w:marRight w:val="0"/>
          <w:marTop w:val="0"/>
          <w:marBottom w:val="0"/>
          <w:divBdr>
            <w:top w:val="none" w:sz="0" w:space="0" w:color="auto"/>
            <w:left w:val="none" w:sz="0" w:space="0" w:color="auto"/>
            <w:bottom w:val="none" w:sz="0" w:space="0" w:color="auto"/>
            <w:right w:val="none" w:sz="0" w:space="0" w:color="auto"/>
          </w:divBdr>
        </w:div>
        <w:div w:id="475151644">
          <w:marLeft w:val="640"/>
          <w:marRight w:val="0"/>
          <w:marTop w:val="0"/>
          <w:marBottom w:val="0"/>
          <w:divBdr>
            <w:top w:val="none" w:sz="0" w:space="0" w:color="auto"/>
            <w:left w:val="none" w:sz="0" w:space="0" w:color="auto"/>
            <w:bottom w:val="none" w:sz="0" w:space="0" w:color="auto"/>
            <w:right w:val="none" w:sz="0" w:space="0" w:color="auto"/>
          </w:divBdr>
        </w:div>
        <w:div w:id="2028751801">
          <w:marLeft w:val="640"/>
          <w:marRight w:val="0"/>
          <w:marTop w:val="0"/>
          <w:marBottom w:val="0"/>
          <w:divBdr>
            <w:top w:val="none" w:sz="0" w:space="0" w:color="auto"/>
            <w:left w:val="none" w:sz="0" w:space="0" w:color="auto"/>
            <w:bottom w:val="none" w:sz="0" w:space="0" w:color="auto"/>
            <w:right w:val="none" w:sz="0" w:space="0" w:color="auto"/>
          </w:divBdr>
        </w:div>
        <w:div w:id="112947187">
          <w:marLeft w:val="640"/>
          <w:marRight w:val="0"/>
          <w:marTop w:val="0"/>
          <w:marBottom w:val="0"/>
          <w:divBdr>
            <w:top w:val="none" w:sz="0" w:space="0" w:color="auto"/>
            <w:left w:val="none" w:sz="0" w:space="0" w:color="auto"/>
            <w:bottom w:val="none" w:sz="0" w:space="0" w:color="auto"/>
            <w:right w:val="none" w:sz="0" w:space="0" w:color="auto"/>
          </w:divBdr>
        </w:div>
        <w:div w:id="1737194562">
          <w:marLeft w:val="640"/>
          <w:marRight w:val="0"/>
          <w:marTop w:val="0"/>
          <w:marBottom w:val="0"/>
          <w:divBdr>
            <w:top w:val="none" w:sz="0" w:space="0" w:color="auto"/>
            <w:left w:val="none" w:sz="0" w:space="0" w:color="auto"/>
            <w:bottom w:val="none" w:sz="0" w:space="0" w:color="auto"/>
            <w:right w:val="none" w:sz="0" w:space="0" w:color="auto"/>
          </w:divBdr>
        </w:div>
        <w:div w:id="245961280">
          <w:marLeft w:val="640"/>
          <w:marRight w:val="0"/>
          <w:marTop w:val="0"/>
          <w:marBottom w:val="0"/>
          <w:divBdr>
            <w:top w:val="none" w:sz="0" w:space="0" w:color="auto"/>
            <w:left w:val="none" w:sz="0" w:space="0" w:color="auto"/>
            <w:bottom w:val="none" w:sz="0" w:space="0" w:color="auto"/>
            <w:right w:val="none" w:sz="0" w:space="0" w:color="auto"/>
          </w:divBdr>
        </w:div>
        <w:div w:id="812941195">
          <w:marLeft w:val="640"/>
          <w:marRight w:val="0"/>
          <w:marTop w:val="0"/>
          <w:marBottom w:val="0"/>
          <w:divBdr>
            <w:top w:val="none" w:sz="0" w:space="0" w:color="auto"/>
            <w:left w:val="none" w:sz="0" w:space="0" w:color="auto"/>
            <w:bottom w:val="none" w:sz="0" w:space="0" w:color="auto"/>
            <w:right w:val="none" w:sz="0" w:space="0" w:color="auto"/>
          </w:divBdr>
        </w:div>
        <w:div w:id="540214990">
          <w:marLeft w:val="640"/>
          <w:marRight w:val="0"/>
          <w:marTop w:val="0"/>
          <w:marBottom w:val="0"/>
          <w:divBdr>
            <w:top w:val="none" w:sz="0" w:space="0" w:color="auto"/>
            <w:left w:val="none" w:sz="0" w:space="0" w:color="auto"/>
            <w:bottom w:val="none" w:sz="0" w:space="0" w:color="auto"/>
            <w:right w:val="none" w:sz="0" w:space="0" w:color="auto"/>
          </w:divBdr>
        </w:div>
        <w:div w:id="585115826">
          <w:marLeft w:val="640"/>
          <w:marRight w:val="0"/>
          <w:marTop w:val="0"/>
          <w:marBottom w:val="0"/>
          <w:divBdr>
            <w:top w:val="none" w:sz="0" w:space="0" w:color="auto"/>
            <w:left w:val="none" w:sz="0" w:space="0" w:color="auto"/>
            <w:bottom w:val="none" w:sz="0" w:space="0" w:color="auto"/>
            <w:right w:val="none" w:sz="0" w:space="0" w:color="auto"/>
          </w:divBdr>
        </w:div>
        <w:div w:id="1110859533">
          <w:marLeft w:val="640"/>
          <w:marRight w:val="0"/>
          <w:marTop w:val="0"/>
          <w:marBottom w:val="0"/>
          <w:divBdr>
            <w:top w:val="none" w:sz="0" w:space="0" w:color="auto"/>
            <w:left w:val="none" w:sz="0" w:space="0" w:color="auto"/>
            <w:bottom w:val="none" w:sz="0" w:space="0" w:color="auto"/>
            <w:right w:val="none" w:sz="0" w:space="0" w:color="auto"/>
          </w:divBdr>
        </w:div>
        <w:div w:id="272981710">
          <w:marLeft w:val="640"/>
          <w:marRight w:val="0"/>
          <w:marTop w:val="0"/>
          <w:marBottom w:val="0"/>
          <w:divBdr>
            <w:top w:val="none" w:sz="0" w:space="0" w:color="auto"/>
            <w:left w:val="none" w:sz="0" w:space="0" w:color="auto"/>
            <w:bottom w:val="none" w:sz="0" w:space="0" w:color="auto"/>
            <w:right w:val="none" w:sz="0" w:space="0" w:color="auto"/>
          </w:divBdr>
        </w:div>
        <w:div w:id="921448051">
          <w:marLeft w:val="640"/>
          <w:marRight w:val="0"/>
          <w:marTop w:val="0"/>
          <w:marBottom w:val="0"/>
          <w:divBdr>
            <w:top w:val="none" w:sz="0" w:space="0" w:color="auto"/>
            <w:left w:val="none" w:sz="0" w:space="0" w:color="auto"/>
            <w:bottom w:val="none" w:sz="0" w:space="0" w:color="auto"/>
            <w:right w:val="none" w:sz="0" w:space="0" w:color="auto"/>
          </w:divBdr>
        </w:div>
        <w:div w:id="40713696">
          <w:marLeft w:val="640"/>
          <w:marRight w:val="0"/>
          <w:marTop w:val="0"/>
          <w:marBottom w:val="0"/>
          <w:divBdr>
            <w:top w:val="none" w:sz="0" w:space="0" w:color="auto"/>
            <w:left w:val="none" w:sz="0" w:space="0" w:color="auto"/>
            <w:bottom w:val="none" w:sz="0" w:space="0" w:color="auto"/>
            <w:right w:val="none" w:sz="0" w:space="0" w:color="auto"/>
          </w:divBdr>
        </w:div>
        <w:div w:id="1560822759">
          <w:marLeft w:val="640"/>
          <w:marRight w:val="0"/>
          <w:marTop w:val="0"/>
          <w:marBottom w:val="0"/>
          <w:divBdr>
            <w:top w:val="none" w:sz="0" w:space="0" w:color="auto"/>
            <w:left w:val="none" w:sz="0" w:space="0" w:color="auto"/>
            <w:bottom w:val="none" w:sz="0" w:space="0" w:color="auto"/>
            <w:right w:val="none" w:sz="0" w:space="0" w:color="auto"/>
          </w:divBdr>
        </w:div>
        <w:div w:id="295379822">
          <w:marLeft w:val="640"/>
          <w:marRight w:val="0"/>
          <w:marTop w:val="0"/>
          <w:marBottom w:val="0"/>
          <w:divBdr>
            <w:top w:val="none" w:sz="0" w:space="0" w:color="auto"/>
            <w:left w:val="none" w:sz="0" w:space="0" w:color="auto"/>
            <w:bottom w:val="none" w:sz="0" w:space="0" w:color="auto"/>
            <w:right w:val="none" w:sz="0" w:space="0" w:color="auto"/>
          </w:divBdr>
        </w:div>
        <w:div w:id="1104768298">
          <w:marLeft w:val="640"/>
          <w:marRight w:val="0"/>
          <w:marTop w:val="0"/>
          <w:marBottom w:val="0"/>
          <w:divBdr>
            <w:top w:val="none" w:sz="0" w:space="0" w:color="auto"/>
            <w:left w:val="none" w:sz="0" w:space="0" w:color="auto"/>
            <w:bottom w:val="none" w:sz="0" w:space="0" w:color="auto"/>
            <w:right w:val="none" w:sz="0" w:space="0" w:color="auto"/>
          </w:divBdr>
        </w:div>
        <w:div w:id="432475070">
          <w:marLeft w:val="640"/>
          <w:marRight w:val="0"/>
          <w:marTop w:val="0"/>
          <w:marBottom w:val="0"/>
          <w:divBdr>
            <w:top w:val="none" w:sz="0" w:space="0" w:color="auto"/>
            <w:left w:val="none" w:sz="0" w:space="0" w:color="auto"/>
            <w:bottom w:val="none" w:sz="0" w:space="0" w:color="auto"/>
            <w:right w:val="none" w:sz="0" w:space="0" w:color="auto"/>
          </w:divBdr>
        </w:div>
        <w:div w:id="1885749581">
          <w:marLeft w:val="640"/>
          <w:marRight w:val="0"/>
          <w:marTop w:val="0"/>
          <w:marBottom w:val="0"/>
          <w:divBdr>
            <w:top w:val="none" w:sz="0" w:space="0" w:color="auto"/>
            <w:left w:val="none" w:sz="0" w:space="0" w:color="auto"/>
            <w:bottom w:val="none" w:sz="0" w:space="0" w:color="auto"/>
            <w:right w:val="none" w:sz="0" w:space="0" w:color="auto"/>
          </w:divBdr>
        </w:div>
        <w:div w:id="859856926">
          <w:marLeft w:val="640"/>
          <w:marRight w:val="0"/>
          <w:marTop w:val="0"/>
          <w:marBottom w:val="0"/>
          <w:divBdr>
            <w:top w:val="none" w:sz="0" w:space="0" w:color="auto"/>
            <w:left w:val="none" w:sz="0" w:space="0" w:color="auto"/>
            <w:bottom w:val="none" w:sz="0" w:space="0" w:color="auto"/>
            <w:right w:val="none" w:sz="0" w:space="0" w:color="auto"/>
          </w:divBdr>
        </w:div>
        <w:div w:id="272178405">
          <w:marLeft w:val="640"/>
          <w:marRight w:val="0"/>
          <w:marTop w:val="0"/>
          <w:marBottom w:val="0"/>
          <w:divBdr>
            <w:top w:val="none" w:sz="0" w:space="0" w:color="auto"/>
            <w:left w:val="none" w:sz="0" w:space="0" w:color="auto"/>
            <w:bottom w:val="none" w:sz="0" w:space="0" w:color="auto"/>
            <w:right w:val="none" w:sz="0" w:space="0" w:color="auto"/>
          </w:divBdr>
        </w:div>
        <w:div w:id="391806341">
          <w:marLeft w:val="640"/>
          <w:marRight w:val="0"/>
          <w:marTop w:val="0"/>
          <w:marBottom w:val="0"/>
          <w:divBdr>
            <w:top w:val="none" w:sz="0" w:space="0" w:color="auto"/>
            <w:left w:val="none" w:sz="0" w:space="0" w:color="auto"/>
            <w:bottom w:val="none" w:sz="0" w:space="0" w:color="auto"/>
            <w:right w:val="none" w:sz="0" w:space="0" w:color="auto"/>
          </w:divBdr>
        </w:div>
        <w:div w:id="2018532658">
          <w:marLeft w:val="640"/>
          <w:marRight w:val="0"/>
          <w:marTop w:val="0"/>
          <w:marBottom w:val="0"/>
          <w:divBdr>
            <w:top w:val="none" w:sz="0" w:space="0" w:color="auto"/>
            <w:left w:val="none" w:sz="0" w:space="0" w:color="auto"/>
            <w:bottom w:val="none" w:sz="0" w:space="0" w:color="auto"/>
            <w:right w:val="none" w:sz="0" w:space="0" w:color="auto"/>
          </w:divBdr>
        </w:div>
        <w:div w:id="1564096182">
          <w:marLeft w:val="640"/>
          <w:marRight w:val="0"/>
          <w:marTop w:val="0"/>
          <w:marBottom w:val="0"/>
          <w:divBdr>
            <w:top w:val="none" w:sz="0" w:space="0" w:color="auto"/>
            <w:left w:val="none" w:sz="0" w:space="0" w:color="auto"/>
            <w:bottom w:val="none" w:sz="0" w:space="0" w:color="auto"/>
            <w:right w:val="none" w:sz="0" w:space="0" w:color="auto"/>
          </w:divBdr>
        </w:div>
        <w:div w:id="1778021512">
          <w:marLeft w:val="640"/>
          <w:marRight w:val="0"/>
          <w:marTop w:val="0"/>
          <w:marBottom w:val="0"/>
          <w:divBdr>
            <w:top w:val="none" w:sz="0" w:space="0" w:color="auto"/>
            <w:left w:val="none" w:sz="0" w:space="0" w:color="auto"/>
            <w:bottom w:val="none" w:sz="0" w:space="0" w:color="auto"/>
            <w:right w:val="none" w:sz="0" w:space="0" w:color="auto"/>
          </w:divBdr>
        </w:div>
        <w:div w:id="778332954">
          <w:marLeft w:val="640"/>
          <w:marRight w:val="0"/>
          <w:marTop w:val="0"/>
          <w:marBottom w:val="0"/>
          <w:divBdr>
            <w:top w:val="none" w:sz="0" w:space="0" w:color="auto"/>
            <w:left w:val="none" w:sz="0" w:space="0" w:color="auto"/>
            <w:bottom w:val="none" w:sz="0" w:space="0" w:color="auto"/>
            <w:right w:val="none" w:sz="0" w:space="0" w:color="auto"/>
          </w:divBdr>
        </w:div>
        <w:div w:id="1859924516">
          <w:marLeft w:val="640"/>
          <w:marRight w:val="0"/>
          <w:marTop w:val="0"/>
          <w:marBottom w:val="0"/>
          <w:divBdr>
            <w:top w:val="none" w:sz="0" w:space="0" w:color="auto"/>
            <w:left w:val="none" w:sz="0" w:space="0" w:color="auto"/>
            <w:bottom w:val="none" w:sz="0" w:space="0" w:color="auto"/>
            <w:right w:val="none" w:sz="0" w:space="0" w:color="auto"/>
          </w:divBdr>
        </w:div>
        <w:div w:id="897323323">
          <w:marLeft w:val="640"/>
          <w:marRight w:val="0"/>
          <w:marTop w:val="0"/>
          <w:marBottom w:val="0"/>
          <w:divBdr>
            <w:top w:val="none" w:sz="0" w:space="0" w:color="auto"/>
            <w:left w:val="none" w:sz="0" w:space="0" w:color="auto"/>
            <w:bottom w:val="none" w:sz="0" w:space="0" w:color="auto"/>
            <w:right w:val="none" w:sz="0" w:space="0" w:color="auto"/>
          </w:divBdr>
        </w:div>
        <w:div w:id="12651098">
          <w:marLeft w:val="640"/>
          <w:marRight w:val="0"/>
          <w:marTop w:val="0"/>
          <w:marBottom w:val="0"/>
          <w:divBdr>
            <w:top w:val="none" w:sz="0" w:space="0" w:color="auto"/>
            <w:left w:val="none" w:sz="0" w:space="0" w:color="auto"/>
            <w:bottom w:val="none" w:sz="0" w:space="0" w:color="auto"/>
            <w:right w:val="none" w:sz="0" w:space="0" w:color="auto"/>
          </w:divBdr>
        </w:div>
        <w:div w:id="405494570">
          <w:marLeft w:val="640"/>
          <w:marRight w:val="0"/>
          <w:marTop w:val="0"/>
          <w:marBottom w:val="0"/>
          <w:divBdr>
            <w:top w:val="none" w:sz="0" w:space="0" w:color="auto"/>
            <w:left w:val="none" w:sz="0" w:space="0" w:color="auto"/>
            <w:bottom w:val="none" w:sz="0" w:space="0" w:color="auto"/>
            <w:right w:val="none" w:sz="0" w:space="0" w:color="auto"/>
          </w:divBdr>
        </w:div>
        <w:div w:id="14698791">
          <w:marLeft w:val="640"/>
          <w:marRight w:val="0"/>
          <w:marTop w:val="0"/>
          <w:marBottom w:val="0"/>
          <w:divBdr>
            <w:top w:val="none" w:sz="0" w:space="0" w:color="auto"/>
            <w:left w:val="none" w:sz="0" w:space="0" w:color="auto"/>
            <w:bottom w:val="none" w:sz="0" w:space="0" w:color="auto"/>
            <w:right w:val="none" w:sz="0" w:space="0" w:color="auto"/>
          </w:divBdr>
        </w:div>
        <w:div w:id="166095294">
          <w:marLeft w:val="640"/>
          <w:marRight w:val="0"/>
          <w:marTop w:val="0"/>
          <w:marBottom w:val="0"/>
          <w:divBdr>
            <w:top w:val="none" w:sz="0" w:space="0" w:color="auto"/>
            <w:left w:val="none" w:sz="0" w:space="0" w:color="auto"/>
            <w:bottom w:val="none" w:sz="0" w:space="0" w:color="auto"/>
            <w:right w:val="none" w:sz="0" w:space="0" w:color="auto"/>
          </w:divBdr>
        </w:div>
        <w:div w:id="1431731658">
          <w:marLeft w:val="640"/>
          <w:marRight w:val="0"/>
          <w:marTop w:val="0"/>
          <w:marBottom w:val="0"/>
          <w:divBdr>
            <w:top w:val="none" w:sz="0" w:space="0" w:color="auto"/>
            <w:left w:val="none" w:sz="0" w:space="0" w:color="auto"/>
            <w:bottom w:val="none" w:sz="0" w:space="0" w:color="auto"/>
            <w:right w:val="none" w:sz="0" w:space="0" w:color="auto"/>
          </w:divBdr>
        </w:div>
        <w:div w:id="1579317625">
          <w:marLeft w:val="640"/>
          <w:marRight w:val="0"/>
          <w:marTop w:val="0"/>
          <w:marBottom w:val="0"/>
          <w:divBdr>
            <w:top w:val="none" w:sz="0" w:space="0" w:color="auto"/>
            <w:left w:val="none" w:sz="0" w:space="0" w:color="auto"/>
            <w:bottom w:val="none" w:sz="0" w:space="0" w:color="auto"/>
            <w:right w:val="none" w:sz="0" w:space="0" w:color="auto"/>
          </w:divBdr>
        </w:div>
        <w:div w:id="1319267772">
          <w:marLeft w:val="640"/>
          <w:marRight w:val="0"/>
          <w:marTop w:val="0"/>
          <w:marBottom w:val="0"/>
          <w:divBdr>
            <w:top w:val="none" w:sz="0" w:space="0" w:color="auto"/>
            <w:left w:val="none" w:sz="0" w:space="0" w:color="auto"/>
            <w:bottom w:val="none" w:sz="0" w:space="0" w:color="auto"/>
            <w:right w:val="none" w:sz="0" w:space="0" w:color="auto"/>
          </w:divBdr>
        </w:div>
        <w:div w:id="1759788863">
          <w:marLeft w:val="640"/>
          <w:marRight w:val="0"/>
          <w:marTop w:val="0"/>
          <w:marBottom w:val="0"/>
          <w:divBdr>
            <w:top w:val="none" w:sz="0" w:space="0" w:color="auto"/>
            <w:left w:val="none" w:sz="0" w:space="0" w:color="auto"/>
            <w:bottom w:val="none" w:sz="0" w:space="0" w:color="auto"/>
            <w:right w:val="none" w:sz="0" w:space="0" w:color="auto"/>
          </w:divBdr>
        </w:div>
        <w:div w:id="2032103383">
          <w:marLeft w:val="640"/>
          <w:marRight w:val="0"/>
          <w:marTop w:val="0"/>
          <w:marBottom w:val="0"/>
          <w:divBdr>
            <w:top w:val="none" w:sz="0" w:space="0" w:color="auto"/>
            <w:left w:val="none" w:sz="0" w:space="0" w:color="auto"/>
            <w:bottom w:val="none" w:sz="0" w:space="0" w:color="auto"/>
            <w:right w:val="none" w:sz="0" w:space="0" w:color="auto"/>
          </w:divBdr>
        </w:div>
        <w:div w:id="920018669">
          <w:marLeft w:val="640"/>
          <w:marRight w:val="0"/>
          <w:marTop w:val="0"/>
          <w:marBottom w:val="0"/>
          <w:divBdr>
            <w:top w:val="none" w:sz="0" w:space="0" w:color="auto"/>
            <w:left w:val="none" w:sz="0" w:space="0" w:color="auto"/>
            <w:bottom w:val="none" w:sz="0" w:space="0" w:color="auto"/>
            <w:right w:val="none" w:sz="0" w:space="0" w:color="auto"/>
          </w:divBdr>
        </w:div>
        <w:div w:id="1454402206">
          <w:marLeft w:val="640"/>
          <w:marRight w:val="0"/>
          <w:marTop w:val="0"/>
          <w:marBottom w:val="0"/>
          <w:divBdr>
            <w:top w:val="none" w:sz="0" w:space="0" w:color="auto"/>
            <w:left w:val="none" w:sz="0" w:space="0" w:color="auto"/>
            <w:bottom w:val="none" w:sz="0" w:space="0" w:color="auto"/>
            <w:right w:val="none" w:sz="0" w:space="0" w:color="auto"/>
          </w:divBdr>
        </w:div>
        <w:div w:id="1593970168">
          <w:marLeft w:val="640"/>
          <w:marRight w:val="0"/>
          <w:marTop w:val="0"/>
          <w:marBottom w:val="0"/>
          <w:divBdr>
            <w:top w:val="none" w:sz="0" w:space="0" w:color="auto"/>
            <w:left w:val="none" w:sz="0" w:space="0" w:color="auto"/>
            <w:bottom w:val="none" w:sz="0" w:space="0" w:color="auto"/>
            <w:right w:val="none" w:sz="0" w:space="0" w:color="auto"/>
          </w:divBdr>
        </w:div>
        <w:div w:id="1949773716">
          <w:marLeft w:val="640"/>
          <w:marRight w:val="0"/>
          <w:marTop w:val="0"/>
          <w:marBottom w:val="0"/>
          <w:divBdr>
            <w:top w:val="none" w:sz="0" w:space="0" w:color="auto"/>
            <w:left w:val="none" w:sz="0" w:space="0" w:color="auto"/>
            <w:bottom w:val="none" w:sz="0" w:space="0" w:color="auto"/>
            <w:right w:val="none" w:sz="0" w:space="0" w:color="auto"/>
          </w:divBdr>
        </w:div>
        <w:div w:id="1665087646">
          <w:marLeft w:val="640"/>
          <w:marRight w:val="0"/>
          <w:marTop w:val="0"/>
          <w:marBottom w:val="0"/>
          <w:divBdr>
            <w:top w:val="none" w:sz="0" w:space="0" w:color="auto"/>
            <w:left w:val="none" w:sz="0" w:space="0" w:color="auto"/>
            <w:bottom w:val="none" w:sz="0" w:space="0" w:color="auto"/>
            <w:right w:val="none" w:sz="0" w:space="0" w:color="auto"/>
          </w:divBdr>
        </w:div>
        <w:div w:id="772631056">
          <w:marLeft w:val="640"/>
          <w:marRight w:val="0"/>
          <w:marTop w:val="0"/>
          <w:marBottom w:val="0"/>
          <w:divBdr>
            <w:top w:val="none" w:sz="0" w:space="0" w:color="auto"/>
            <w:left w:val="none" w:sz="0" w:space="0" w:color="auto"/>
            <w:bottom w:val="none" w:sz="0" w:space="0" w:color="auto"/>
            <w:right w:val="none" w:sz="0" w:space="0" w:color="auto"/>
          </w:divBdr>
        </w:div>
        <w:div w:id="514268188">
          <w:marLeft w:val="640"/>
          <w:marRight w:val="0"/>
          <w:marTop w:val="0"/>
          <w:marBottom w:val="0"/>
          <w:divBdr>
            <w:top w:val="none" w:sz="0" w:space="0" w:color="auto"/>
            <w:left w:val="none" w:sz="0" w:space="0" w:color="auto"/>
            <w:bottom w:val="none" w:sz="0" w:space="0" w:color="auto"/>
            <w:right w:val="none" w:sz="0" w:space="0" w:color="auto"/>
          </w:divBdr>
        </w:div>
        <w:div w:id="1689328232">
          <w:marLeft w:val="640"/>
          <w:marRight w:val="0"/>
          <w:marTop w:val="0"/>
          <w:marBottom w:val="0"/>
          <w:divBdr>
            <w:top w:val="none" w:sz="0" w:space="0" w:color="auto"/>
            <w:left w:val="none" w:sz="0" w:space="0" w:color="auto"/>
            <w:bottom w:val="none" w:sz="0" w:space="0" w:color="auto"/>
            <w:right w:val="none" w:sz="0" w:space="0" w:color="auto"/>
          </w:divBdr>
        </w:div>
        <w:div w:id="601839098">
          <w:marLeft w:val="640"/>
          <w:marRight w:val="0"/>
          <w:marTop w:val="0"/>
          <w:marBottom w:val="0"/>
          <w:divBdr>
            <w:top w:val="none" w:sz="0" w:space="0" w:color="auto"/>
            <w:left w:val="none" w:sz="0" w:space="0" w:color="auto"/>
            <w:bottom w:val="none" w:sz="0" w:space="0" w:color="auto"/>
            <w:right w:val="none" w:sz="0" w:space="0" w:color="auto"/>
          </w:divBdr>
        </w:div>
        <w:div w:id="22481126">
          <w:marLeft w:val="640"/>
          <w:marRight w:val="0"/>
          <w:marTop w:val="0"/>
          <w:marBottom w:val="0"/>
          <w:divBdr>
            <w:top w:val="none" w:sz="0" w:space="0" w:color="auto"/>
            <w:left w:val="none" w:sz="0" w:space="0" w:color="auto"/>
            <w:bottom w:val="none" w:sz="0" w:space="0" w:color="auto"/>
            <w:right w:val="none" w:sz="0" w:space="0" w:color="auto"/>
          </w:divBdr>
        </w:div>
        <w:div w:id="2025009009">
          <w:marLeft w:val="640"/>
          <w:marRight w:val="0"/>
          <w:marTop w:val="0"/>
          <w:marBottom w:val="0"/>
          <w:divBdr>
            <w:top w:val="none" w:sz="0" w:space="0" w:color="auto"/>
            <w:left w:val="none" w:sz="0" w:space="0" w:color="auto"/>
            <w:bottom w:val="none" w:sz="0" w:space="0" w:color="auto"/>
            <w:right w:val="none" w:sz="0" w:space="0" w:color="auto"/>
          </w:divBdr>
        </w:div>
        <w:div w:id="219631188">
          <w:marLeft w:val="640"/>
          <w:marRight w:val="0"/>
          <w:marTop w:val="0"/>
          <w:marBottom w:val="0"/>
          <w:divBdr>
            <w:top w:val="none" w:sz="0" w:space="0" w:color="auto"/>
            <w:left w:val="none" w:sz="0" w:space="0" w:color="auto"/>
            <w:bottom w:val="none" w:sz="0" w:space="0" w:color="auto"/>
            <w:right w:val="none" w:sz="0" w:space="0" w:color="auto"/>
          </w:divBdr>
        </w:div>
        <w:div w:id="37634672">
          <w:marLeft w:val="640"/>
          <w:marRight w:val="0"/>
          <w:marTop w:val="0"/>
          <w:marBottom w:val="0"/>
          <w:divBdr>
            <w:top w:val="none" w:sz="0" w:space="0" w:color="auto"/>
            <w:left w:val="none" w:sz="0" w:space="0" w:color="auto"/>
            <w:bottom w:val="none" w:sz="0" w:space="0" w:color="auto"/>
            <w:right w:val="none" w:sz="0" w:space="0" w:color="auto"/>
          </w:divBdr>
        </w:div>
        <w:div w:id="1621493121">
          <w:marLeft w:val="640"/>
          <w:marRight w:val="0"/>
          <w:marTop w:val="0"/>
          <w:marBottom w:val="0"/>
          <w:divBdr>
            <w:top w:val="none" w:sz="0" w:space="0" w:color="auto"/>
            <w:left w:val="none" w:sz="0" w:space="0" w:color="auto"/>
            <w:bottom w:val="none" w:sz="0" w:space="0" w:color="auto"/>
            <w:right w:val="none" w:sz="0" w:space="0" w:color="auto"/>
          </w:divBdr>
        </w:div>
        <w:div w:id="567768918">
          <w:marLeft w:val="640"/>
          <w:marRight w:val="0"/>
          <w:marTop w:val="0"/>
          <w:marBottom w:val="0"/>
          <w:divBdr>
            <w:top w:val="none" w:sz="0" w:space="0" w:color="auto"/>
            <w:left w:val="none" w:sz="0" w:space="0" w:color="auto"/>
            <w:bottom w:val="none" w:sz="0" w:space="0" w:color="auto"/>
            <w:right w:val="none" w:sz="0" w:space="0" w:color="auto"/>
          </w:divBdr>
        </w:div>
        <w:div w:id="1133594198">
          <w:marLeft w:val="640"/>
          <w:marRight w:val="0"/>
          <w:marTop w:val="0"/>
          <w:marBottom w:val="0"/>
          <w:divBdr>
            <w:top w:val="none" w:sz="0" w:space="0" w:color="auto"/>
            <w:left w:val="none" w:sz="0" w:space="0" w:color="auto"/>
            <w:bottom w:val="none" w:sz="0" w:space="0" w:color="auto"/>
            <w:right w:val="none" w:sz="0" w:space="0" w:color="auto"/>
          </w:divBdr>
        </w:div>
        <w:div w:id="1796212703">
          <w:marLeft w:val="640"/>
          <w:marRight w:val="0"/>
          <w:marTop w:val="0"/>
          <w:marBottom w:val="0"/>
          <w:divBdr>
            <w:top w:val="none" w:sz="0" w:space="0" w:color="auto"/>
            <w:left w:val="none" w:sz="0" w:space="0" w:color="auto"/>
            <w:bottom w:val="none" w:sz="0" w:space="0" w:color="auto"/>
            <w:right w:val="none" w:sz="0" w:space="0" w:color="auto"/>
          </w:divBdr>
        </w:div>
        <w:div w:id="1871527509">
          <w:marLeft w:val="640"/>
          <w:marRight w:val="0"/>
          <w:marTop w:val="0"/>
          <w:marBottom w:val="0"/>
          <w:divBdr>
            <w:top w:val="none" w:sz="0" w:space="0" w:color="auto"/>
            <w:left w:val="none" w:sz="0" w:space="0" w:color="auto"/>
            <w:bottom w:val="none" w:sz="0" w:space="0" w:color="auto"/>
            <w:right w:val="none" w:sz="0" w:space="0" w:color="auto"/>
          </w:divBdr>
        </w:div>
        <w:div w:id="1614094062">
          <w:marLeft w:val="640"/>
          <w:marRight w:val="0"/>
          <w:marTop w:val="0"/>
          <w:marBottom w:val="0"/>
          <w:divBdr>
            <w:top w:val="none" w:sz="0" w:space="0" w:color="auto"/>
            <w:left w:val="none" w:sz="0" w:space="0" w:color="auto"/>
            <w:bottom w:val="none" w:sz="0" w:space="0" w:color="auto"/>
            <w:right w:val="none" w:sz="0" w:space="0" w:color="auto"/>
          </w:divBdr>
        </w:div>
        <w:div w:id="781387396">
          <w:marLeft w:val="640"/>
          <w:marRight w:val="0"/>
          <w:marTop w:val="0"/>
          <w:marBottom w:val="0"/>
          <w:divBdr>
            <w:top w:val="none" w:sz="0" w:space="0" w:color="auto"/>
            <w:left w:val="none" w:sz="0" w:space="0" w:color="auto"/>
            <w:bottom w:val="none" w:sz="0" w:space="0" w:color="auto"/>
            <w:right w:val="none" w:sz="0" w:space="0" w:color="auto"/>
          </w:divBdr>
        </w:div>
        <w:div w:id="1860047506">
          <w:marLeft w:val="640"/>
          <w:marRight w:val="0"/>
          <w:marTop w:val="0"/>
          <w:marBottom w:val="0"/>
          <w:divBdr>
            <w:top w:val="none" w:sz="0" w:space="0" w:color="auto"/>
            <w:left w:val="none" w:sz="0" w:space="0" w:color="auto"/>
            <w:bottom w:val="none" w:sz="0" w:space="0" w:color="auto"/>
            <w:right w:val="none" w:sz="0" w:space="0" w:color="auto"/>
          </w:divBdr>
        </w:div>
        <w:div w:id="3871188">
          <w:marLeft w:val="640"/>
          <w:marRight w:val="0"/>
          <w:marTop w:val="0"/>
          <w:marBottom w:val="0"/>
          <w:divBdr>
            <w:top w:val="none" w:sz="0" w:space="0" w:color="auto"/>
            <w:left w:val="none" w:sz="0" w:space="0" w:color="auto"/>
            <w:bottom w:val="none" w:sz="0" w:space="0" w:color="auto"/>
            <w:right w:val="none" w:sz="0" w:space="0" w:color="auto"/>
          </w:divBdr>
        </w:div>
        <w:div w:id="1849055288">
          <w:marLeft w:val="640"/>
          <w:marRight w:val="0"/>
          <w:marTop w:val="0"/>
          <w:marBottom w:val="0"/>
          <w:divBdr>
            <w:top w:val="none" w:sz="0" w:space="0" w:color="auto"/>
            <w:left w:val="none" w:sz="0" w:space="0" w:color="auto"/>
            <w:bottom w:val="none" w:sz="0" w:space="0" w:color="auto"/>
            <w:right w:val="none" w:sz="0" w:space="0" w:color="auto"/>
          </w:divBdr>
        </w:div>
        <w:div w:id="1949392558">
          <w:marLeft w:val="640"/>
          <w:marRight w:val="0"/>
          <w:marTop w:val="0"/>
          <w:marBottom w:val="0"/>
          <w:divBdr>
            <w:top w:val="none" w:sz="0" w:space="0" w:color="auto"/>
            <w:left w:val="none" w:sz="0" w:space="0" w:color="auto"/>
            <w:bottom w:val="none" w:sz="0" w:space="0" w:color="auto"/>
            <w:right w:val="none" w:sz="0" w:space="0" w:color="auto"/>
          </w:divBdr>
        </w:div>
        <w:div w:id="1379816715">
          <w:marLeft w:val="640"/>
          <w:marRight w:val="0"/>
          <w:marTop w:val="0"/>
          <w:marBottom w:val="0"/>
          <w:divBdr>
            <w:top w:val="none" w:sz="0" w:space="0" w:color="auto"/>
            <w:left w:val="none" w:sz="0" w:space="0" w:color="auto"/>
            <w:bottom w:val="none" w:sz="0" w:space="0" w:color="auto"/>
            <w:right w:val="none" w:sz="0" w:space="0" w:color="auto"/>
          </w:divBdr>
        </w:div>
        <w:div w:id="742800388">
          <w:marLeft w:val="640"/>
          <w:marRight w:val="0"/>
          <w:marTop w:val="0"/>
          <w:marBottom w:val="0"/>
          <w:divBdr>
            <w:top w:val="none" w:sz="0" w:space="0" w:color="auto"/>
            <w:left w:val="none" w:sz="0" w:space="0" w:color="auto"/>
            <w:bottom w:val="none" w:sz="0" w:space="0" w:color="auto"/>
            <w:right w:val="none" w:sz="0" w:space="0" w:color="auto"/>
          </w:divBdr>
        </w:div>
        <w:div w:id="2109809287">
          <w:marLeft w:val="640"/>
          <w:marRight w:val="0"/>
          <w:marTop w:val="0"/>
          <w:marBottom w:val="0"/>
          <w:divBdr>
            <w:top w:val="none" w:sz="0" w:space="0" w:color="auto"/>
            <w:left w:val="none" w:sz="0" w:space="0" w:color="auto"/>
            <w:bottom w:val="none" w:sz="0" w:space="0" w:color="auto"/>
            <w:right w:val="none" w:sz="0" w:space="0" w:color="auto"/>
          </w:divBdr>
        </w:div>
        <w:div w:id="773206772">
          <w:marLeft w:val="640"/>
          <w:marRight w:val="0"/>
          <w:marTop w:val="0"/>
          <w:marBottom w:val="0"/>
          <w:divBdr>
            <w:top w:val="none" w:sz="0" w:space="0" w:color="auto"/>
            <w:left w:val="none" w:sz="0" w:space="0" w:color="auto"/>
            <w:bottom w:val="none" w:sz="0" w:space="0" w:color="auto"/>
            <w:right w:val="none" w:sz="0" w:space="0" w:color="auto"/>
          </w:divBdr>
        </w:div>
        <w:div w:id="1301619078">
          <w:marLeft w:val="640"/>
          <w:marRight w:val="0"/>
          <w:marTop w:val="0"/>
          <w:marBottom w:val="0"/>
          <w:divBdr>
            <w:top w:val="none" w:sz="0" w:space="0" w:color="auto"/>
            <w:left w:val="none" w:sz="0" w:space="0" w:color="auto"/>
            <w:bottom w:val="none" w:sz="0" w:space="0" w:color="auto"/>
            <w:right w:val="none" w:sz="0" w:space="0" w:color="auto"/>
          </w:divBdr>
        </w:div>
        <w:div w:id="717776772">
          <w:marLeft w:val="640"/>
          <w:marRight w:val="0"/>
          <w:marTop w:val="0"/>
          <w:marBottom w:val="0"/>
          <w:divBdr>
            <w:top w:val="none" w:sz="0" w:space="0" w:color="auto"/>
            <w:left w:val="none" w:sz="0" w:space="0" w:color="auto"/>
            <w:bottom w:val="none" w:sz="0" w:space="0" w:color="auto"/>
            <w:right w:val="none" w:sz="0" w:space="0" w:color="auto"/>
          </w:divBdr>
        </w:div>
        <w:div w:id="1684043050">
          <w:marLeft w:val="640"/>
          <w:marRight w:val="0"/>
          <w:marTop w:val="0"/>
          <w:marBottom w:val="0"/>
          <w:divBdr>
            <w:top w:val="none" w:sz="0" w:space="0" w:color="auto"/>
            <w:left w:val="none" w:sz="0" w:space="0" w:color="auto"/>
            <w:bottom w:val="none" w:sz="0" w:space="0" w:color="auto"/>
            <w:right w:val="none" w:sz="0" w:space="0" w:color="auto"/>
          </w:divBdr>
        </w:div>
        <w:div w:id="2056389751">
          <w:marLeft w:val="640"/>
          <w:marRight w:val="0"/>
          <w:marTop w:val="0"/>
          <w:marBottom w:val="0"/>
          <w:divBdr>
            <w:top w:val="none" w:sz="0" w:space="0" w:color="auto"/>
            <w:left w:val="none" w:sz="0" w:space="0" w:color="auto"/>
            <w:bottom w:val="none" w:sz="0" w:space="0" w:color="auto"/>
            <w:right w:val="none" w:sz="0" w:space="0" w:color="auto"/>
          </w:divBdr>
        </w:div>
        <w:div w:id="1221525906">
          <w:marLeft w:val="640"/>
          <w:marRight w:val="0"/>
          <w:marTop w:val="0"/>
          <w:marBottom w:val="0"/>
          <w:divBdr>
            <w:top w:val="none" w:sz="0" w:space="0" w:color="auto"/>
            <w:left w:val="none" w:sz="0" w:space="0" w:color="auto"/>
            <w:bottom w:val="none" w:sz="0" w:space="0" w:color="auto"/>
            <w:right w:val="none" w:sz="0" w:space="0" w:color="auto"/>
          </w:divBdr>
        </w:div>
        <w:div w:id="1468278377">
          <w:marLeft w:val="640"/>
          <w:marRight w:val="0"/>
          <w:marTop w:val="0"/>
          <w:marBottom w:val="0"/>
          <w:divBdr>
            <w:top w:val="none" w:sz="0" w:space="0" w:color="auto"/>
            <w:left w:val="none" w:sz="0" w:space="0" w:color="auto"/>
            <w:bottom w:val="none" w:sz="0" w:space="0" w:color="auto"/>
            <w:right w:val="none" w:sz="0" w:space="0" w:color="auto"/>
          </w:divBdr>
        </w:div>
        <w:div w:id="701906195">
          <w:marLeft w:val="640"/>
          <w:marRight w:val="0"/>
          <w:marTop w:val="0"/>
          <w:marBottom w:val="0"/>
          <w:divBdr>
            <w:top w:val="none" w:sz="0" w:space="0" w:color="auto"/>
            <w:left w:val="none" w:sz="0" w:space="0" w:color="auto"/>
            <w:bottom w:val="none" w:sz="0" w:space="0" w:color="auto"/>
            <w:right w:val="none" w:sz="0" w:space="0" w:color="auto"/>
          </w:divBdr>
        </w:div>
        <w:div w:id="201407978">
          <w:marLeft w:val="640"/>
          <w:marRight w:val="0"/>
          <w:marTop w:val="0"/>
          <w:marBottom w:val="0"/>
          <w:divBdr>
            <w:top w:val="none" w:sz="0" w:space="0" w:color="auto"/>
            <w:left w:val="none" w:sz="0" w:space="0" w:color="auto"/>
            <w:bottom w:val="none" w:sz="0" w:space="0" w:color="auto"/>
            <w:right w:val="none" w:sz="0" w:space="0" w:color="auto"/>
          </w:divBdr>
        </w:div>
        <w:div w:id="1664696573">
          <w:marLeft w:val="640"/>
          <w:marRight w:val="0"/>
          <w:marTop w:val="0"/>
          <w:marBottom w:val="0"/>
          <w:divBdr>
            <w:top w:val="none" w:sz="0" w:space="0" w:color="auto"/>
            <w:left w:val="none" w:sz="0" w:space="0" w:color="auto"/>
            <w:bottom w:val="none" w:sz="0" w:space="0" w:color="auto"/>
            <w:right w:val="none" w:sz="0" w:space="0" w:color="auto"/>
          </w:divBdr>
        </w:div>
        <w:div w:id="1413549883">
          <w:marLeft w:val="640"/>
          <w:marRight w:val="0"/>
          <w:marTop w:val="0"/>
          <w:marBottom w:val="0"/>
          <w:divBdr>
            <w:top w:val="none" w:sz="0" w:space="0" w:color="auto"/>
            <w:left w:val="none" w:sz="0" w:space="0" w:color="auto"/>
            <w:bottom w:val="none" w:sz="0" w:space="0" w:color="auto"/>
            <w:right w:val="none" w:sz="0" w:space="0" w:color="auto"/>
          </w:divBdr>
        </w:div>
        <w:div w:id="1503887173">
          <w:marLeft w:val="640"/>
          <w:marRight w:val="0"/>
          <w:marTop w:val="0"/>
          <w:marBottom w:val="0"/>
          <w:divBdr>
            <w:top w:val="none" w:sz="0" w:space="0" w:color="auto"/>
            <w:left w:val="none" w:sz="0" w:space="0" w:color="auto"/>
            <w:bottom w:val="none" w:sz="0" w:space="0" w:color="auto"/>
            <w:right w:val="none" w:sz="0" w:space="0" w:color="auto"/>
          </w:divBdr>
        </w:div>
        <w:div w:id="612827718">
          <w:marLeft w:val="640"/>
          <w:marRight w:val="0"/>
          <w:marTop w:val="0"/>
          <w:marBottom w:val="0"/>
          <w:divBdr>
            <w:top w:val="none" w:sz="0" w:space="0" w:color="auto"/>
            <w:left w:val="none" w:sz="0" w:space="0" w:color="auto"/>
            <w:bottom w:val="none" w:sz="0" w:space="0" w:color="auto"/>
            <w:right w:val="none" w:sz="0" w:space="0" w:color="auto"/>
          </w:divBdr>
        </w:div>
        <w:div w:id="1125738138">
          <w:marLeft w:val="640"/>
          <w:marRight w:val="0"/>
          <w:marTop w:val="0"/>
          <w:marBottom w:val="0"/>
          <w:divBdr>
            <w:top w:val="none" w:sz="0" w:space="0" w:color="auto"/>
            <w:left w:val="none" w:sz="0" w:space="0" w:color="auto"/>
            <w:bottom w:val="none" w:sz="0" w:space="0" w:color="auto"/>
            <w:right w:val="none" w:sz="0" w:space="0" w:color="auto"/>
          </w:divBdr>
        </w:div>
        <w:div w:id="895749368">
          <w:marLeft w:val="640"/>
          <w:marRight w:val="0"/>
          <w:marTop w:val="0"/>
          <w:marBottom w:val="0"/>
          <w:divBdr>
            <w:top w:val="none" w:sz="0" w:space="0" w:color="auto"/>
            <w:left w:val="none" w:sz="0" w:space="0" w:color="auto"/>
            <w:bottom w:val="none" w:sz="0" w:space="0" w:color="auto"/>
            <w:right w:val="none" w:sz="0" w:space="0" w:color="auto"/>
          </w:divBdr>
        </w:div>
        <w:div w:id="401412175">
          <w:marLeft w:val="640"/>
          <w:marRight w:val="0"/>
          <w:marTop w:val="0"/>
          <w:marBottom w:val="0"/>
          <w:divBdr>
            <w:top w:val="none" w:sz="0" w:space="0" w:color="auto"/>
            <w:left w:val="none" w:sz="0" w:space="0" w:color="auto"/>
            <w:bottom w:val="none" w:sz="0" w:space="0" w:color="auto"/>
            <w:right w:val="none" w:sz="0" w:space="0" w:color="auto"/>
          </w:divBdr>
        </w:div>
        <w:div w:id="919560475">
          <w:marLeft w:val="640"/>
          <w:marRight w:val="0"/>
          <w:marTop w:val="0"/>
          <w:marBottom w:val="0"/>
          <w:divBdr>
            <w:top w:val="none" w:sz="0" w:space="0" w:color="auto"/>
            <w:left w:val="none" w:sz="0" w:space="0" w:color="auto"/>
            <w:bottom w:val="none" w:sz="0" w:space="0" w:color="auto"/>
            <w:right w:val="none" w:sz="0" w:space="0" w:color="auto"/>
          </w:divBdr>
        </w:div>
        <w:div w:id="1712343953">
          <w:marLeft w:val="640"/>
          <w:marRight w:val="0"/>
          <w:marTop w:val="0"/>
          <w:marBottom w:val="0"/>
          <w:divBdr>
            <w:top w:val="none" w:sz="0" w:space="0" w:color="auto"/>
            <w:left w:val="none" w:sz="0" w:space="0" w:color="auto"/>
            <w:bottom w:val="none" w:sz="0" w:space="0" w:color="auto"/>
            <w:right w:val="none" w:sz="0" w:space="0" w:color="auto"/>
          </w:divBdr>
        </w:div>
        <w:div w:id="135680633">
          <w:marLeft w:val="640"/>
          <w:marRight w:val="0"/>
          <w:marTop w:val="0"/>
          <w:marBottom w:val="0"/>
          <w:divBdr>
            <w:top w:val="none" w:sz="0" w:space="0" w:color="auto"/>
            <w:left w:val="none" w:sz="0" w:space="0" w:color="auto"/>
            <w:bottom w:val="none" w:sz="0" w:space="0" w:color="auto"/>
            <w:right w:val="none" w:sz="0" w:space="0" w:color="auto"/>
          </w:divBdr>
        </w:div>
        <w:div w:id="2123064160">
          <w:marLeft w:val="640"/>
          <w:marRight w:val="0"/>
          <w:marTop w:val="0"/>
          <w:marBottom w:val="0"/>
          <w:divBdr>
            <w:top w:val="none" w:sz="0" w:space="0" w:color="auto"/>
            <w:left w:val="none" w:sz="0" w:space="0" w:color="auto"/>
            <w:bottom w:val="none" w:sz="0" w:space="0" w:color="auto"/>
            <w:right w:val="none" w:sz="0" w:space="0" w:color="auto"/>
          </w:divBdr>
        </w:div>
        <w:div w:id="157117018">
          <w:marLeft w:val="640"/>
          <w:marRight w:val="0"/>
          <w:marTop w:val="0"/>
          <w:marBottom w:val="0"/>
          <w:divBdr>
            <w:top w:val="none" w:sz="0" w:space="0" w:color="auto"/>
            <w:left w:val="none" w:sz="0" w:space="0" w:color="auto"/>
            <w:bottom w:val="none" w:sz="0" w:space="0" w:color="auto"/>
            <w:right w:val="none" w:sz="0" w:space="0" w:color="auto"/>
          </w:divBdr>
        </w:div>
        <w:div w:id="761682866">
          <w:marLeft w:val="640"/>
          <w:marRight w:val="0"/>
          <w:marTop w:val="0"/>
          <w:marBottom w:val="0"/>
          <w:divBdr>
            <w:top w:val="none" w:sz="0" w:space="0" w:color="auto"/>
            <w:left w:val="none" w:sz="0" w:space="0" w:color="auto"/>
            <w:bottom w:val="none" w:sz="0" w:space="0" w:color="auto"/>
            <w:right w:val="none" w:sz="0" w:space="0" w:color="auto"/>
          </w:divBdr>
        </w:div>
        <w:div w:id="1457484424">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1633077">
      <w:bodyDiv w:val="1"/>
      <w:marLeft w:val="0"/>
      <w:marRight w:val="0"/>
      <w:marTop w:val="0"/>
      <w:marBottom w:val="0"/>
      <w:divBdr>
        <w:top w:val="none" w:sz="0" w:space="0" w:color="auto"/>
        <w:left w:val="none" w:sz="0" w:space="0" w:color="auto"/>
        <w:bottom w:val="none" w:sz="0" w:space="0" w:color="auto"/>
        <w:right w:val="none" w:sz="0" w:space="0" w:color="auto"/>
      </w:divBdr>
      <w:divsChild>
        <w:div w:id="1419598169">
          <w:marLeft w:val="640"/>
          <w:marRight w:val="0"/>
          <w:marTop w:val="0"/>
          <w:marBottom w:val="0"/>
          <w:divBdr>
            <w:top w:val="none" w:sz="0" w:space="0" w:color="auto"/>
            <w:left w:val="none" w:sz="0" w:space="0" w:color="auto"/>
            <w:bottom w:val="none" w:sz="0" w:space="0" w:color="auto"/>
            <w:right w:val="none" w:sz="0" w:space="0" w:color="auto"/>
          </w:divBdr>
        </w:div>
        <w:div w:id="1398624314">
          <w:marLeft w:val="640"/>
          <w:marRight w:val="0"/>
          <w:marTop w:val="0"/>
          <w:marBottom w:val="0"/>
          <w:divBdr>
            <w:top w:val="none" w:sz="0" w:space="0" w:color="auto"/>
            <w:left w:val="none" w:sz="0" w:space="0" w:color="auto"/>
            <w:bottom w:val="none" w:sz="0" w:space="0" w:color="auto"/>
            <w:right w:val="none" w:sz="0" w:space="0" w:color="auto"/>
          </w:divBdr>
        </w:div>
        <w:div w:id="1795250181">
          <w:marLeft w:val="640"/>
          <w:marRight w:val="0"/>
          <w:marTop w:val="0"/>
          <w:marBottom w:val="0"/>
          <w:divBdr>
            <w:top w:val="none" w:sz="0" w:space="0" w:color="auto"/>
            <w:left w:val="none" w:sz="0" w:space="0" w:color="auto"/>
            <w:bottom w:val="none" w:sz="0" w:space="0" w:color="auto"/>
            <w:right w:val="none" w:sz="0" w:space="0" w:color="auto"/>
          </w:divBdr>
        </w:div>
        <w:div w:id="1675952659">
          <w:marLeft w:val="640"/>
          <w:marRight w:val="0"/>
          <w:marTop w:val="0"/>
          <w:marBottom w:val="0"/>
          <w:divBdr>
            <w:top w:val="none" w:sz="0" w:space="0" w:color="auto"/>
            <w:left w:val="none" w:sz="0" w:space="0" w:color="auto"/>
            <w:bottom w:val="none" w:sz="0" w:space="0" w:color="auto"/>
            <w:right w:val="none" w:sz="0" w:space="0" w:color="auto"/>
          </w:divBdr>
        </w:div>
        <w:div w:id="521359097">
          <w:marLeft w:val="640"/>
          <w:marRight w:val="0"/>
          <w:marTop w:val="0"/>
          <w:marBottom w:val="0"/>
          <w:divBdr>
            <w:top w:val="none" w:sz="0" w:space="0" w:color="auto"/>
            <w:left w:val="none" w:sz="0" w:space="0" w:color="auto"/>
            <w:bottom w:val="none" w:sz="0" w:space="0" w:color="auto"/>
            <w:right w:val="none" w:sz="0" w:space="0" w:color="auto"/>
          </w:divBdr>
        </w:div>
        <w:div w:id="1484078612">
          <w:marLeft w:val="640"/>
          <w:marRight w:val="0"/>
          <w:marTop w:val="0"/>
          <w:marBottom w:val="0"/>
          <w:divBdr>
            <w:top w:val="none" w:sz="0" w:space="0" w:color="auto"/>
            <w:left w:val="none" w:sz="0" w:space="0" w:color="auto"/>
            <w:bottom w:val="none" w:sz="0" w:space="0" w:color="auto"/>
            <w:right w:val="none" w:sz="0" w:space="0" w:color="auto"/>
          </w:divBdr>
        </w:div>
        <w:div w:id="517813670">
          <w:marLeft w:val="640"/>
          <w:marRight w:val="0"/>
          <w:marTop w:val="0"/>
          <w:marBottom w:val="0"/>
          <w:divBdr>
            <w:top w:val="none" w:sz="0" w:space="0" w:color="auto"/>
            <w:left w:val="none" w:sz="0" w:space="0" w:color="auto"/>
            <w:bottom w:val="none" w:sz="0" w:space="0" w:color="auto"/>
            <w:right w:val="none" w:sz="0" w:space="0" w:color="auto"/>
          </w:divBdr>
        </w:div>
        <w:div w:id="725758230">
          <w:marLeft w:val="640"/>
          <w:marRight w:val="0"/>
          <w:marTop w:val="0"/>
          <w:marBottom w:val="0"/>
          <w:divBdr>
            <w:top w:val="none" w:sz="0" w:space="0" w:color="auto"/>
            <w:left w:val="none" w:sz="0" w:space="0" w:color="auto"/>
            <w:bottom w:val="none" w:sz="0" w:space="0" w:color="auto"/>
            <w:right w:val="none" w:sz="0" w:space="0" w:color="auto"/>
          </w:divBdr>
        </w:div>
        <w:div w:id="912934582">
          <w:marLeft w:val="640"/>
          <w:marRight w:val="0"/>
          <w:marTop w:val="0"/>
          <w:marBottom w:val="0"/>
          <w:divBdr>
            <w:top w:val="none" w:sz="0" w:space="0" w:color="auto"/>
            <w:left w:val="none" w:sz="0" w:space="0" w:color="auto"/>
            <w:bottom w:val="none" w:sz="0" w:space="0" w:color="auto"/>
            <w:right w:val="none" w:sz="0" w:space="0" w:color="auto"/>
          </w:divBdr>
        </w:div>
        <w:div w:id="1564488025">
          <w:marLeft w:val="640"/>
          <w:marRight w:val="0"/>
          <w:marTop w:val="0"/>
          <w:marBottom w:val="0"/>
          <w:divBdr>
            <w:top w:val="none" w:sz="0" w:space="0" w:color="auto"/>
            <w:left w:val="none" w:sz="0" w:space="0" w:color="auto"/>
            <w:bottom w:val="none" w:sz="0" w:space="0" w:color="auto"/>
            <w:right w:val="none" w:sz="0" w:space="0" w:color="auto"/>
          </w:divBdr>
        </w:div>
        <w:div w:id="1106536593">
          <w:marLeft w:val="640"/>
          <w:marRight w:val="0"/>
          <w:marTop w:val="0"/>
          <w:marBottom w:val="0"/>
          <w:divBdr>
            <w:top w:val="none" w:sz="0" w:space="0" w:color="auto"/>
            <w:left w:val="none" w:sz="0" w:space="0" w:color="auto"/>
            <w:bottom w:val="none" w:sz="0" w:space="0" w:color="auto"/>
            <w:right w:val="none" w:sz="0" w:space="0" w:color="auto"/>
          </w:divBdr>
        </w:div>
        <w:div w:id="816648293">
          <w:marLeft w:val="640"/>
          <w:marRight w:val="0"/>
          <w:marTop w:val="0"/>
          <w:marBottom w:val="0"/>
          <w:divBdr>
            <w:top w:val="none" w:sz="0" w:space="0" w:color="auto"/>
            <w:left w:val="none" w:sz="0" w:space="0" w:color="auto"/>
            <w:bottom w:val="none" w:sz="0" w:space="0" w:color="auto"/>
            <w:right w:val="none" w:sz="0" w:space="0" w:color="auto"/>
          </w:divBdr>
        </w:div>
        <w:div w:id="1948392547">
          <w:marLeft w:val="640"/>
          <w:marRight w:val="0"/>
          <w:marTop w:val="0"/>
          <w:marBottom w:val="0"/>
          <w:divBdr>
            <w:top w:val="none" w:sz="0" w:space="0" w:color="auto"/>
            <w:left w:val="none" w:sz="0" w:space="0" w:color="auto"/>
            <w:bottom w:val="none" w:sz="0" w:space="0" w:color="auto"/>
            <w:right w:val="none" w:sz="0" w:space="0" w:color="auto"/>
          </w:divBdr>
        </w:div>
        <w:div w:id="171115374">
          <w:marLeft w:val="640"/>
          <w:marRight w:val="0"/>
          <w:marTop w:val="0"/>
          <w:marBottom w:val="0"/>
          <w:divBdr>
            <w:top w:val="none" w:sz="0" w:space="0" w:color="auto"/>
            <w:left w:val="none" w:sz="0" w:space="0" w:color="auto"/>
            <w:bottom w:val="none" w:sz="0" w:space="0" w:color="auto"/>
            <w:right w:val="none" w:sz="0" w:space="0" w:color="auto"/>
          </w:divBdr>
        </w:div>
        <w:div w:id="263146623">
          <w:marLeft w:val="640"/>
          <w:marRight w:val="0"/>
          <w:marTop w:val="0"/>
          <w:marBottom w:val="0"/>
          <w:divBdr>
            <w:top w:val="none" w:sz="0" w:space="0" w:color="auto"/>
            <w:left w:val="none" w:sz="0" w:space="0" w:color="auto"/>
            <w:bottom w:val="none" w:sz="0" w:space="0" w:color="auto"/>
            <w:right w:val="none" w:sz="0" w:space="0" w:color="auto"/>
          </w:divBdr>
        </w:div>
        <w:div w:id="912934007">
          <w:marLeft w:val="640"/>
          <w:marRight w:val="0"/>
          <w:marTop w:val="0"/>
          <w:marBottom w:val="0"/>
          <w:divBdr>
            <w:top w:val="none" w:sz="0" w:space="0" w:color="auto"/>
            <w:left w:val="none" w:sz="0" w:space="0" w:color="auto"/>
            <w:bottom w:val="none" w:sz="0" w:space="0" w:color="auto"/>
            <w:right w:val="none" w:sz="0" w:space="0" w:color="auto"/>
          </w:divBdr>
        </w:div>
        <w:div w:id="517306942">
          <w:marLeft w:val="640"/>
          <w:marRight w:val="0"/>
          <w:marTop w:val="0"/>
          <w:marBottom w:val="0"/>
          <w:divBdr>
            <w:top w:val="none" w:sz="0" w:space="0" w:color="auto"/>
            <w:left w:val="none" w:sz="0" w:space="0" w:color="auto"/>
            <w:bottom w:val="none" w:sz="0" w:space="0" w:color="auto"/>
            <w:right w:val="none" w:sz="0" w:space="0" w:color="auto"/>
          </w:divBdr>
        </w:div>
        <w:div w:id="935484595">
          <w:marLeft w:val="640"/>
          <w:marRight w:val="0"/>
          <w:marTop w:val="0"/>
          <w:marBottom w:val="0"/>
          <w:divBdr>
            <w:top w:val="none" w:sz="0" w:space="0" w:color="auto"/>
            <w:left w:val="none" w:sz="0" w:space="0" w:color="auto"/>
            <w:bottom w:val="none" w:sz="0" w:space="0" w:color="auto"/>
            <w:right w:val="none" w:sz="0" w:space="0" w:color="auto"/>
          </w:divBdr>
        </w:div>
        <w:div w:id="1603955306">
          <w:marLeft w:val="640"/>
          <w:marRight w:val="0"/>
          <w:marTop w:val="0"/>
          <w:marBottom w:val="0"/>
          <w:divBdr>
            <w:top w:val="none" w:sz="0" w:space="0" w:color="auto"/>
            <w:left w:val="none" w:sz="0" w:space="0" w:color="auto"/>
            <w:bottom w:val="none" w:sz="0" w:space="0" w:color="auto"/>
            <w:right w:val="none" w:sz="0" w:space="0" w:color="auto"/>
          </w:divBdr>
        </w:div>
        <w:div w:id="405877424">
          <w:marLeft w:val="640"/>
          <w:marRight w:val="0"/>
          <w:marTop w:val="0"/>
          <w:marBottom w:val="0"/>
          <w:divBdr>
            <w:top w:val="none" w:sz="0" w:space="0" w:color="auto"/>
            <w:left w:val="none" w:sz="0" w:space="0" w:color="auto"/>
            <w:bottom w:val="none" w:sz="0" w:space="0" w:color="auto"/>
            <w:right w:val="none" w:sz="0" w:space="0" w:color="auto"/>
          </w:divBdr>
        </w:div>
        <w:div w:id="626207794">
          <w:marLeft w:val="640"/>
          <w:marRight w:val="0"/>
          <w:marTop w:val="0"/>
          <w:marBottom w:val="0"/>
          <w:divBdr>
            <w:top w:val="none" w:sz="0" w:space="0" w:color="auto"/>
            <w:left w:val="none" w:sz="0" w:space="0" w:color="auto"/>
            <w:bottom w:val="none" w:sz="0" w:space="0" w:color="auto"/>
            <w:right w:val="none" w:sz="0" w:space="0" w:color="auto"/>
          </w:divBdr>
        </w:div>
        <w:div w:id="126241303">
          <w:marLeft w:val="640"/>
          <w:marRight w:val="0"/>
          <w:marTop w:val="0"/>
          <w:marBottom w:val="0"/>
          <w:divBdr>
            <w:top w:val="none" w:sz="0" w:space="0" w:color="auto"/>
            <w:left w:val="none" w:sz="0" w:space="0" w:color="auto"/>
            <w:bottom w:val="none" w:sz="0" w:space="0" w:color="auto"/>
            <w:right w:val="none" w:sz="0" w:space="0" w:color="auto"/>
          </w:divBdr>
        </w:div>
        <w:div w:id="1811365179">
          <w:marLeft w:val="640"/>
          <w:marRight w:val="0"/>
          <w:marTop w:val="0"/>
          <w:marBottom w:val="0"/>
          <w:divBdr>
            <w:top w:val="none" w:sz="0" w:space="0" w:color="auto"/>
            <w:left w:val="none" w:sz="0" w:space="0" w:color="auto"/>
            <w:bottom w:val="none" w:sz="0" w:space="0" w:color="auto"/>
            <w:right w:val="none" w:sz="0" w:space="0" w:color="auto"/>
          </w:divBdr>
        </w:div>
        <w:div w:id="129786385">
          <w:marLeft w:val="640"/>
          <w:marRight w:val="0"/>
          <w:marTop w:val="0"/>
          <w:marBottom w:val="0"/>
          <w:divBdr>
            <w:top w:val="none" w:sz="0" w:space="0" w:color="auto"/>
            <w:left w:val="none" w:sz="0" w:space="0" w:color="auto"/>
            <w:bottom w:val="none" w:sz="0" w:space="0" w:color="auto"/>
            <w:right w:val="none" w:sz="0" w:space="0" w:color="auto"/>
          </w:divBdr>
        </w:div>
        <w:div w:id="1279604677">
          <w:marLeft w:val="640"/>
          <w:marRight w:val="0"/>
          <w:marTop w:val="0"/>
          <w:marBottom w:val="0"/>
          <w:divBdr>
            <w:top w:val="none" w:sz="0" w:space="0" w:color="auto"/>
            <w:left w:val="none" w:sz="0" w:space="0" w:color="auto"/>
            <w:bottom w:val="none" w:sz="0" w:space="0" w:color="auto"/>
            <w:right w:val="none" w:sz="0" w:space="0" w:color="auto"/>
          </w:divBdr>
        </w:div>
        <w:div w:id="366877665">
          <w:marLeft w:val="640"/>
          <w:marRight w:val="0"/>
          <w:marTop w:val="0"/>
          <w:marBottom w:val="0"/>
          <w:divBdr>
            <w:top w:val="none" w:sz="0" w:space="0" w:color="auto"/>
            <w:left w:val="none" w:sz="0" w:space="0" w:color="auto"/>
            <w:bottom w:val="none" w:sz="0" w:space="0" w:color="auto"/>
            <w:right w:val="none" w:sz="0" w:space="0" w:color="auto"/>
          </w:divBdr>
        </w:div>
        <w:div w:id="119762145">
          <w:marLeft w:val="640"/>
          <w:marRight w:val="0"/>
          <w:marTop w:val="0"/>
          <w:marBottom w:val="0"/>
          <w:divBdr>
            <w:top w:val="none" w:sz="0" w:space="0" w:color="auto"/>
            <w:left w:val="none" w:sz="0" w:space="0" w:color="auto"/>
            <w:bottom w:val="none" w:sz="0" w:space="0" w:color="auto"/>
            <w:right w:val="none" w:sz="0" w:space="0" w:color="auto"/>
          </w:divBdr>
        </w:div>
        <w:div w:id="707492196">
          <w:marLeft w:val="640"/>
          <w:marRight w:val="0"/>
          <w:marTop w:val="0"/>
          <w:marBottom w:val="0"/>
          <w:divBdr>
            <w:top w:val="none" w:sz="0" w:space="0" w:color="auto"/>
            <w:left w:val="none" w:sz="0" w:space="0" w:color="auto"/>
            <w:bottom w:val="none" w:sz="0" w:space="0" w:color="auto"/>
            <w:right w:val="none" w:sz="0" w:space="0" w:color="auto"/>
          </w:divBdr>
        </w:div>
        <w:div w:id="812599903">
          <w:marLeft w:val="640"/>
          <w:marRight w:val="0"/>
          <w:marTop w:val="0"/>
          <w:marBottom w:val="0"/>
          <w:divBdr>
            <w:top w:val="none" w:sz="0" w:space="0" w:color="auto"/>
            <w:left w:val="none" w:sz="0" w:space="0" w:color="auto"/>
            <w:bottom w:val="none" w:sz="0" w:space="0" w:color="auto"/>
            <w:right w:val="none" w:sz="0" w:space="0" w:color="auto"/>
          </w:divBdr>
        </w:div>
        <w:div w:id="1124349601">
          <w:marLeft w:val="640"/>
          <w:marRight w:val="0"/>
          <w:marTop w:val="0"/>
          <w:marBottom w:val="0"/>
          <w:divBdr>
            <w:top w:val="none" w:sz="0" w:space="0" w:color="auto"/>
            <w:left w:val="none" w:sz="0" w:space="0" w:color="auto"/>
            <w:bottom w:val="none" w:sz="0" w:space="0" w:color="auto"/>
            <w:right w:val="none" w:sz="0" w:space="0" w:color="auto"/>
          </w:divBdr>
        </w:div>
        <w:div w:id="1752434314">
          <w:marLeft w:val="640"/>
          <w:marRight w:val="0"/>
          <w:marTop w:val="0"/>
          <w:marBottom w:val="0"/>
          <w:divBdr>
            <w:top w:val="none" w:sz="0" w:space="0" w:color="auto"/>
            <w:left w:val="none" w:sz="0" w:space="0" w:color="auto"/>
            <w:bottom w:val="none" w:sz="0" w:space="0" w:color="auto"/>
            <w:right w:val="none" w:sz="0" w:space="0" w:color="auto"/>
          </w:divBdr>
        </w:div>
        <w:div w:id="1483234185">
          <w:marLeft w:val="640"/>
          <w:marRight w:val="0"/>
          <w:marTop w:val="0"/>
          <w:marBottom w:val="0"/>
          <w:divBdr>
            <w:top w:val="none" w:sz="0" w:space="0" w:color="auto"/>
            <w:left w:val="none" w:sz="0" w:space="0" w:color="auto"/>
            <w:bottom w:val="none" w:sz="0" w:space="0" w:color="auto"/>
            <w:right w:val="none" w:sz="0" w:space="0" w:color="auto"/>
          </w:divBdr>
        </w:div>
        <w:div w:id="1205025910">
          <w:marLeft w:val="640"/>
          <w:marRight w:val="0"/>
          <w:marTop w:val="0"/>
          <w:marBottom w:val="0"/>
          <w:divBdr>
            <w:top w:val="none" w:sz="0" w:space="0" w:color="auto"/>
            <w:left w:val="none" w:sz="0" w:space="0" w:color="auto"/>
            <w:bottom w:val="none" w:sz="0" w:space="0" w:color="auto"/>
            <w:right w:val="none" w:sz="0" w:space="0" w:color="auto"/>
          </w:divBdr>
        </w:div>
        <w:div w:id="655767491">
          <w:marLeft w:val="640"/>
          <w:marRight w:val="0"/>
          <w:marTop w:val="0"/>
          <w:marBottom w:val="0"/>
          <w:divBdr>
            <w:top w:val="none" w:sz="0" w:space="0" w:color="auto"/>
            <w:left w:val="none" w:sz="0" w:space="0" w:color="auto"/>
            <w:bottom w:val="none" w:sz="0" w:space="0" w:color="auto"/>
            <w:right w:val="none" w:sz="0" w:space="0" w:color="auto"/>
          </w:divBdr>
        </w:div>
        <w:div w:id="1189300101">
          <w:marLeft w:val="640"/>
          <w:marRight w:val="0"/>
          <w:marTop w:val="0"/>
          <w:marBottom w:val="0"/>
          <w:divBdr>
            <w:top w:val="none" w:sz="0" w:space="0" w:color="auto"/>
            <w:left w:val="none" w:sz="0" w:space="0" w:color="auto"/>
            <w:bottom w:val="none" w:sz="0" w:space="0" w:color="auto"/>
            <w:right w:val="none" w:sz="0" w:space="0" w:color="auto"/>
          </w:divBdr>
        </w:div>
        <w:div w:id="1378505502">
          <w:marLeft w:val="640"/>
          <w:marRight w:val="0"/>
          <w:marTop w:val="0"/>
          <w:marBottom w:val="0"/>
          <w:divBdr>
            <w:top w:val="none" w:sz="0" w:space="0" w:color="auto"/>
            <w:left w:val="none" w:sz="0" w:space="0" w:color="auto"/>
            <w:bottom w:val="none" w:sz="0" w:space="0" w:color="auto"/>
            <w:right w:val="none" w:sz="0" w:space="0" w:color="auto"/>
          </w:divBdr>
        </w:div>
        <w:div w:id="1497071152">
          <w:marLeft w:val="640"/>
          <w:marRight w:val="0"/>
          <w:marTop w:val="0"/>
          <w:marBottom w:val="0"/>
          <w:divBdr>
            <w:top w:val="none" w:sz="0" w:space="0" w:color="auto"/>
            <w:left w:val="none" w:sz="0" w:space="0" w:color="auto"/>
            <w:bottom w:val="none" w:sz="0" w:space="0" w:color="auto"/>
            <w:right w:val="none" w:sz="0" w:space="0" w:color="auto"/>
          </w:divBdr>
        </w:div>
        <w:div w:id="464541650">
          <w:marLeft w:val="640"/>
          <w:marRight w:val="0"/>
          <w:marTop w:val="0"/>
          <w:marBottom w:val="0"/>
          <w:divBdr>
            <w:top w:val="none" w:sz="0" w:space="0" w:color="auto"/>
            <w:left w:val="none" w:sz="0" w:space="0" w:color="auto"/>
            <w:bottom w:val="none" w:sz="0" w:space="0" w:color="auto"/>
            <w:right w:val="none" w:sz="0" w:space="0" w:color="auto"/>
          </w:divBdr>
        </w:div>
        <w:div w:id="711267454">
          <w:marLeft w:val="640"/>
          <w:marRight w:val="0"/>
          <w:marTop w:val="0"/>
          <w:marBottom w:val="0"/>
          <w:divBdr>
            <w:top w:val="none" w:sz="0" w:space="0" w:color="auto"/>
            <w:left w:val="none" w:sz="0" w:space="0" w:color="auto"/>
            <w:bottom w:val="none" w:sz="0" w:space="0" w:color="auto"/>
            <w:right w:val="none" w:sz="0" w:space="0" w:color="auto"/>
          </w:divBdr>
        </w:div>
        <w:div w:id="1125854897">
          <w:marLeft w:val="640"/>
          <w:marRight w:val="0"/>
          <w:marTop w:val="0"/>
          <w:marBottom w:val="0"/>
          <w:divBdr>
            <w:top w:val="none" w:sz="0" w:space="0" w:color="auto"/>
            <w:left w:val="none" w:sz="0" w:space="0" w:color="auto"/>
            <w:bottom w:val="none" w:sz="0" w:space="0" w:color="auto"/>
            <w:right w:val="none" w:sz="0" w:space="0" w:color="auto"/>
          </w:divBdr>
        </w:div>
        <w:div w:id="1664701156">
          <w:marLeft w:val="640"/>
          <w:marRight w:val="0"/>
          <w:marTop w:val="0"/>
          <w:marBottom w:val="0"/>
          <w:divBdr>
            <w:top w:val="none" w:sz="0" w:space="0" w:color="auto"/>
            <w:left w:val="none" w:sz="0" w:space="0" w:color="auto"/>
            <w:bottom w:val="none" w:sz="0" w:space="0" w:color="auto"/>
            <w:right w:val="none" w:sz="0" w:space="0" w:color="auto"/>
          </w:divBdr>
        </w:div>
        <w:div w:id="589851036">
          <w:marLeft w:val="640"/>
          <w:marRight w:val="0"/>
          <w:marTop w:val="0"/>
          <w:marBottom w:val="0"/>
          <w:divBdr>
            <w:top w:val="none" w:sz="0" w:space="0" w:color="auto"/>
            <w:left w:val="none" w:sz="0" w:space="0" w:color="auto"/>
            <w:bottom w:val="none" w:sz="0" w:space="0" w:color="auto"/>
            <w:right w:val="none" w:sz="0" w:space="0" w:color="auto"/>
          </w:divBdr>
        </w:div>
        <w:div w:id="597251077">
          <w:marLeft w:val="640"/>
          <w:marRight w:val="0"/>
          <w:marTop w:val="0"/>
          <w:marBottom w:val="0"/>
          <w:divBdr>
            <w:top w:val="none" w:sz="0" w:space="0" w:color="auto"/>
            <w:left w:val="none" w:sz="0" w:space="0" w:color="auto"/>
            <w:bottom w:val="none" w:sz="0" w:space="0" w:color="auto"/>
            <w:right w:val="none" w:sz="0" w:space="0" w:color="auto"/>
          </w:divBdr>
        </w:div>
        <w:div w:id="1905674973">
          <w:marLeft w:val="640"/>
          <w:marRight w:val="0"/>
          <w:marTop w:val="0"/>
          <w:marBottom w:val="0"/>
          <w:divBdr>
            <w:top w:val="none" w:sz="0" w:space="0" w:color="auto"/>
            <w:left w:val="none" w:sz="0" w:space="0" w:color="auto"/>
            <w:bottom w:val="none" w:sz="0" w:space="0" w:color="auto"/>
            <w:right w:val="none" w:sz="0" w:space="0" w:color="auto"/>
          </w:divBdr>
        </w:div>
        <w:div w:id="268316074">
          <w:marLeft w:val="640"/>
          <w:marRight w:val="0"/>
          <w:marTop w:val="0"/>
          <w:marBottom w:val="0"/>
          <w:divBdr>
            <w:top w:val="none" w:sz="0" w:space="0" w:color="auto"/>
            <w:left w:val="none" w:sz="0" w:space="0" w:color="auto"/>
            <w:bottom w:val="none" w:sz="0" w:space="0" w:color="auto"/>
            <w:right w:val="none" w:sz="0" w:space="0" w:color="auto"/>
          </w:divBdr>
        </w:div>
        <w:div w:id="1657609588">
          <w:marLeft w:val="640"/>
          <w:marRight w:val="0"/>
          <w:marTop w:val="0"/>
          <w:marBottom w:val="0"/>
          <w:divBdr>
            <w:top w:val="none" w:sz="0" w:space="0" w:color="auto"/>
            <w:left w:val="none" w:sz="0" w:space="0" w:color="auto"/>
            <w:bottom w:val="none" w:sz="0" w:space="0" w:color="auto"/>
            <w:right w:val="none" w:sz="0" w:space="0" w:color="auto"/>
          </w:divBdr>
        </w:div>
        <w:div w:id="1968969388">
          <w:marLeft w:val="640"/>
          <w:marRight w:val="0"/>
          <w:marTop w:val="0"/>
          <w:marBottom w:val="0"/>
          <w:divBdr>
            <w:top w:val="none" w:sz="0" w:space="0" w:color="auto"/>
            <w:left w:val="none" w:sz="0" w:space="0" w:color="auto"/>
            <w:bottom w:val="none" w:sz="0" w:space="0" w:color="auto"/>
            <w:right w:val="none" w:sz="0" w:space="0" w:color="auto"/>
          </w:divBdr>
        </w:div>
        <w:div w:id="1418207234">
          <w:marLeft w:val="640"/>
          <w:marRight w:val="0"/>
          <w:marTop w:val="0"/>
          <w:marBottom w:val="0"/>
          <w:divBdr>
            <w:top w:val="none" w:sz="0" w:space="0" w:color="auto"/>
            <w:left w:val="none" w:sz="0" w:space="0" w:color="auto"/>
            <w:bottom w:val="none" w:sz="0" w:space="0" w:color="auto"/>
            <w:right w:val="none" w:sz="0" w:space="0" w:color="auto"/>
          </w:divBdr>
        </w:div>
        <w:div w:id="16079099">
          <w:marLeft w:val="640"/>
          <w:marRight w:val="0"/>
          <w:marTop w:val="0"/>
          <w:marBottom w:val="0"/>
          <w:divBdr>
            <w:top w:val="none" w:sz="0" w:space="0" w:color="auto"/>
            <w:left w:val="none" w:sz="0" w:space="0" w:color="auto"/>
            <w:bottom w:val="none" w:sz="0" w:space="0" w:color="auto"/>
            <w:right w:val="none" w:sz="0" w:space="0" w:color="auto"/>
          </w:divBdr>
        </w:div>
        <w:div w:id="898711378">
          <w:marLeft w:val="640"/>
          <w:marRight w:val="0"/>
          <w:marTop w:val="0"/>
          <w:marBottom w:val="0"/>
          <w:divBdr>
            <w:top w:val="none" w:sz="0" w:space="0" w:color="auto"/>
            <w:left w:val="none" w:sz="0" w:space="0" w:color="auto"/>
            <w:bottom w:val="none" w:sz="0" w:space="0" w:color="auto"/>
            <w:right w:val="none" w:sz="0" w:space="0" w:color="auto"/>
          </w:divBdr>
        </w:div>
        <w:div w:id="1107234463">
          <w:marLeft w:val="640"/>
          <w:marRight w:val="0"/>
          <w:marTop w:val="0"/>
          <w:marBottom w:val="0"/>
          <w:divBdr>
            <w:top w:val="none" w:sz="0" w:space="0" w:color="auto"/>
            <w:left w:val="none" w:sz="0" w:space="0" w:color="auto"/>
            <w:bottom w:val="none" w:sz="0" w:space="0" w:color="auto"/>
            <w:right w:val="none" w:sz="0" w:space="0" w:color="auto"/>
          </w:divBdr>
        </w:div>
        <w:div w:id="1835753366">
          <w:marLeft w:val="640"/>
          <w:marRight w:val="0"/>
          <w:marTop w:val="0"/>
          <w:marBottom w:val="0"/>
          <w:divBdr>
            <w:top w:val="none" w:sz="0" w:space="0" w:color="auto"/>
            <w:left w:val="none" w:sz="0" w:space="0" w:color="auto"/>
            <w:bottom w:val="none" w:sz="0" w:space="0" w:color="auto"/>
            <w:right w:val="none" w:sz="0" w:space="0" w:color="auto"/>
          </w:divBdr>
        </w:div>
        <w:div w:id="356582491">
          <w:marLeft w:val="640"/>
          <w:marRight w:val="0"/>
          <w:marTop w:val="0"/>
          <w:marBottom w:val="0"/>
          <w:divBdr>
            <w:top w:val="none" w:sz="0" w:space="0" w:color="auto"/>
            <w:left w:val="none" w:sz="0" w:space="0" w:color="auto"/>
            <w:bottom w:val="none" w:sz="0" w:space="0" w:color="auto"/>
            <w:right w:val="none" w:sz="0" w:space="0" w:color="auto"/>
          </w:divBdr>
        </w:div>
        <w:div w:id="789128971">
          <w:marLeft w:val="640"/>
          <w:marRight w:val="0"/>
          <w:marTop w:val="0"/>
          <w:marBottom w:val="0"/>
          <w:divBdr>
            <w:top w:val="none" w:sz="0" w:space="0" w:color="auto"/>
            <w:left w:val="none" w:sz="0" w:space="0" w:color="auto"/>
            <w:bottom w:val="none" w:sz="0" w:space="0" w:color="auto"/>
            <w:right w:val="none" w:sz="0" w:space="0" w:color="auto"/>
          </w:divBdr>
        </w:div>
        <w:div w:id="1680112602">
          <w:marLeft w:val="640"/>
          <w:marRight w:val="0"/>
          <w:marTop w:val="0"/>
          <w:marBottom w:val="0"/>
          <w:divBdr>
            <w:top w:val="none" w:sz="0" w:space="0" w:color="auto"/>
            <w:left w:val="none" w:sz="0" w:space="0" w:color="auto"/>
            <w:bottom w:val="none" w:sz="0" w:space="0" w:color="auto"/>
            <w:right w:val="none" w:sz="0" w:space="0" w:color="auto"/>
          </w:divBdr>
        </w:div>
        <w:div w:id="2121602741">
          <w:marLeft w:val="640"/>
          <w:marRight w:val="0"/>
          <w:marTop w:val="0"/>
          <w:marBottom w:val="0"/>
          <w:divBdr>
            <w:top w:val="none" w:sz="0" w:space="0" w:color="auto"/>
            <w:left w:val="none" w:sz="0" w:space="0" w:color="auto"/>
            <w:bottom w:val="none" w:sz="0" w:space="0" w:color="auto"/>
            <w:right w:val="none" w:sz="0" w:space="0" w:color="auto"/>
          </w:divBdr>
        </w:div>
        <w:div w:id="589242350">
          <w:marLeft w:val="640"/>
          <w:marRight w:val="0"/>
          <w:marTop w:val="0"/>
          <w:marBottom w:val="0"/>
          <w:divBdr>
            <w:top w:val="none" w:sz="0" w:space="0" w:color="auto"/>
            <w:left w:val="none" w:sz="0" w:space="0" w:color="auto"/>
            <w:bottom w:val="none" w:sz="0" w:space="0" w:color="auto"/>
            <w:right w:val="none" w:sz="0" w:space="0" w:color="auto"/>
          </w:divBdr>
        </w:div>
        <w:div w:id="1991254401">
          <w:marLeft w:val="640"/>
          <w:marRight w:val="0"/>
          <w:marTop w:val="0"/>
          <w:marBottom w:val="0"/>
          <w:divBdr>
            <w:top w:val="none" w:sz="0" w:space="0" w:color="auto"/>
            <w:left w:val="none" w:sz="0" w:space="0" w:color="auto"/>
            <w:bottom w:val="none" w:sz="0" w:space="0" w:color="auto"/>
            <w:right w:val="none" w:sz="0" w:space="0" w:color="auto"/>
          </w:divBdr>
        </w:div>
        <w:div w:id="1548565390">
          <w:marLeft w:val="640"/>
          <w:marRight w:val="0"/>
          <w:marTop w:val="0"/>
          <w:marBottom w:val="0"/>
          <w:divBdr>
            <w:top w:val="none" w:sz="0" w:space="0" w:color="auto"/>
            <w:left w:val="none" w:sz="0" w:space="0" w:color="auto"/>
            <w:bottom w:val="none" w:sz="0" w:space="0" w:color="auto"/>
            <w:right w:val="none" w:sz="0" w:space="0" w:color="auto"/>
          </w:divBdr>
        </w:div>
        <w:div w:id="1599632325">
          <w:marLeft w:val="640"/>
          <w:marRight w:val="0"/>
          <w:marTop w:val="0"/>
          <w:marBottom w:val="0"/>
          <w:divBdr>
            <w:top w:val="none" w:sz="0" w:space="0" w:color="auto"/>
            <w:left w:val="none" w:sz="0" w:space="0" w:color="auto"/>
            <w:bottom w:val="none" w:sz="0" w:space="0" w:color="auto"/>
            <w:right w:val="none" w:sz="0" w:space="0" w:color="auto"/>
          </w:divBdr>
        </w:div>
        <w:div w:id="1832871617">
          <w:marLeft w:val="640"/>
          <w:marRight w:val="0"/>
          <w:marTop w:val="0"/>
          <w:marBottom w:val="0"/>
          <w:divBdr>
            <w:top w:val="none" w:sz="0" w:space="0" w:color="auto"/>
            <w:left w:val="none" w:sz="0" w:space="0" w:color="auto"/>
            <w:bottom w:val="none" w:sz="0" w:space="0" w:color="auto"/>
            <w:right w:val="none" w:sz="0" w:space="0" w:color="auto"/>
          </w:divBdr>
        </w:div>
        <w:div w:id="350449714">
          <w:marLeft w:val="640"/>
          <w:marRight w:val="0"/>
          <w:marTop w:val="0"/>
          <w:marBottom w:val="0"/>
          <w:divBdr>
            <w:top w:val="none" w:sz="0" w:space="0" w:color="auto"/>
            <w:left w:val="none" w:sz="0" w:space="0" w:color="auto"/>
            <w:bottom w:val="none" w:sz="0" w:space="0" w:color="auto"/>
            <w:right w:val="none" w:sz="0" w:space="0" w:color="auto"/>
          </w:divBdr>
        </w:div>
        <w:div w:id="1284996726">
          <w:marLeft w:val="640"/>
          <w:marRight w:val="0"/>
          <w:marTop w:val="0"/>
          <w:marBottom w:val="0"/>
          <w:divBdr>
            <w:top w:val="none" w:sz="0" w:space="0" w:color="auto"/>
            <w:left w:val="none" w:sz="0" w:space="0" w:color="auto"/>
            <w:bottom w:val="none" w:sz="0" w:space="0" w:color="auto"/>
            <w:right w:val="none" w:sz="0" w:space="0" w:color="auto"/>
          </w:divBdr>
        </w:div>
        <w:div w:id="825979130">
          <w:marLeft w:val="640"/>
          <w:marRight w:val="0"/>
          <w:marTop w:val="0"/>
          <w:marBottom w:val="0"/>
          <w:divBdr>
            <w:top w:val="none" w:sz="0" w:space="0" w:color="auto"/>
            <w:left w:val="none" w:sz="0" w:space="0" w:color="auto"/>
            <w:bottom w:val="none" w:sz="0" w:space="0" w:color="auto"/>
            <w:right w:val="none" w:sz="0" w:space="0" w:color="auto"/>
          </w:divBdr>
        </w:div>
        <w:div w:id="1409571943">
          <w:marLeft w:val="640"/>
          <w:marRight w:val="0"/>
          <w:marTop w:val="0"/>
          <w:marBottom w:val="0"/>
          <w:divBdr>
            <w:top w:val="none" w:sz="0" w:space="0" w:color="auto"/>
            <w:left w:val="none" w:sz="0" w:space="0" w:color="auto"/>
            <w:bottom w:val="none" w:sz="0" w:space="0" w:color="auto"/>
            <w:right w:val="none" w:sz="0" w:space="0" w:color="auto"/>
          </w:divBdr>
        </w:div>
        <w:div w:id="1907177633">
          <w:marLeft w:val="640"/>
          <w:marRight w:val="0"/>
          <w:marTop w:val="0"/>
          <w:marBottom w:val="0"/>
          <w:divBdr>
            <w:top w:val="none" w:sz="0" w:space="0" w:color="auto"/>
            <w:left w:val="none" w:sz="0" w:space="0" w:color="auto"/>
            <w:bottom w:val="none" w:sz="0" w:space="0" w:color="auto"/>
            <w:right w:val="none" w:sz="0" w:space="0" w:color="auto"/>
          </w:divBdr>
        </w:div>
        <w:div w:id="602303991">
          <w:marLeft w:val="640"/>
          <w:marRight w:val="0"/>
          <w:marTop w:val="0"/>
          <w:marBottom w:val="0"/>
          <w:divBdr>
            <w:top w:val="none" w:sz="0" w:space="0" w:color="auto"/>
            <w:left w:val="none" w:sz="0" w:space="0" w:color="auto"/>
            <w:bottom w:val="none" w:sz="0" w:space="0" w:color="auto"/>
            <w:right w:val="none" w:sz="0" w:space="0" w:color="auto"/>
          </w:divBdr>
        </w:div>
        <w:div w:id="1423994458">
          <w:marLeft w:val="640"/>
          <w:marRight w:val="0"/>
          <w:marTop w:val="0"/>
          <w:marBottom w:val="0"/>
          <w:divBdr>
            <w:top w:val="none" w:sz="0" w:space="0" w:color="auto"/>
            <w:left w:val="none" w:sz="0" w:space="0" w:color="auto"/>
            <w:bottom w:val="none" w:sz="0" w:space="0" w:color="auto"/>
            <w:right w:val="none" w:sz="0" w:space="0" w:color="auto"/>
          </w:divBdr>
        </w:div>
        <w:div w:id="625699300">
          <w:marLeft w:val="640"/>
          <w:marRight w:val="0"/>
          <w:marTop w:val="0"/>
          <w:marBottom w:val="0"/>
          <w:divBdr>
            <w:top w:val="none" w:sz="0" w:space="0" w:color="auto"/>
            <w:left w:val="none" w:sz="0" w:space="0" w:color="auto"/>
            <w:bottom w:val="none" w:sz="0" w:space="0" w:color="auto"/>
            <w:right w:val="none" w:sz="0" w:space="0" w:color="auto"/>
          </w:divBdr>
        </w:div>
        <w:div w:id="1775243336">
          <w:marLeft w:val="640"/>
          <w:marRight w:val="0"/>
          <w:marTop w:val="0"/>
          <w:marBottom w:val="0"/>
          <w:divBdr>
            <w:top w:val="none" w:sz="0" w:space="0" w:color="auto"/>
            <w:left w:val="none" w:sz="0" w:space="0" w:color="auto"/>
            <w:bottom w:val="none" w:sz="0" w:space="0" w:color="auto"/>
            <w:right w:val="none" w:sz="0" w:space="0" w:color="auto"/>
          </w:divBdr>
        </w:div>
        <w:div w:id="754206464">
          <w:marLeft w:val="640"/>
          <w:marRight w:val="0"/>
          <w:marTop w:val="0"/>
          <w:marBottom w:val="0"/>
          <w:divBdr>
            <w:top w:val="none" w:sz="0" w:space="0" w:color="auto"/>
            <w:left w:val="none" w:sz="0" w:space="0" w:color="auto"/>
            <w:bottom w:val="none" w:sz="0" w:space="0" w:color="auto"/>
            <w:right w:val="none" w:sz="0" w:space="0" w:color="auto"/>
          </w:divBdr>
        </w:div>
        <w:div w:id="1459447537">
          <w:marLeft w:val="640"/>
          <w:marRight w:val="0"/>
          <w:marTop w:val="0"/>
          <w:marBottom w:val="0"/>
          <w:divBdr>
            <w:top w:val="none" w:sz="0" w:space="0" w:color="auto"/>
            <w:left w:val="none" w:sz="0" w:space="0" w:color="auto"/>
            <w:bottom w:val="none" w:sz="0" w:space="0" w:color="auto"/>
            <w:right w:val="none" w:sz="0" w:space="0" w:color="auto"/>
          </w:divBdr>
        </w:div>
        <w:div w:id="1542933220">
          <w:marLeft w:val="640"/>
          <w:marRight w:val="0"/>
          <w:marTop w:val="0"/>
          <w:marBottom w:val="0"/>
          <w:divBdr>
            <w:top w:val="none" w:sz="0" w:space="0" w:color="auto"/>
            <w:left w:val="none" w:sz="0" w:space="0" w:color="auto"/>
            <w:bottom w:val="none" w:sz="0" w:space="0" w:color="auto"/>
            <w:right w:val="none" w:sz="0" w:space="0" w:color="auto"/>
          </w:divBdr>
        </w:div>
        <w:div w:id="482282667">
          <w:marLeft w:val="640"/>
          <w:marRight w:val="0"/>
          <w:marTop w:val="0"/>
          <w:marBottom w:val="0"/>
          <w:divBdr>
            <w:top w:val="none" w:sz="0" w:space="0" w:color="auto"/>
            <w:left w:val="none" w:sz="0" w:space="0" w:color="auto"/>
            <w:bottom w:val="none" w:sz="0" w:space="0" w:color="auto"/>
            <w:right w:val="none" w:sz="0" w:space="0" w:color="auto"/>
          </w:divBdr>
        </w:div>
        <w:div w:id="134225671">
          <w:marLeft w:val="640"/>
          <w:marRight w:val="0"/>
          <w:marTop w:val="0"/>
          <w:marBottom w:val="0"/>
          <w:divBdr>
            <w:top w:val="none" w:sz="0" w:space="0" w:color="auto"/>
            <w:left w:val="none" w:sz="0" w:space="0" w:color="auto"/>
            <w:bottom w:val="none" w:sz="0" w:space="0" w:color="auto"/>
            <w:right w:val="none" w:sz="0" w:space="0" w:color="auto"/>
          </w:divBdr>
        </w:div>
        <w:div w:id="1463308372">
          <w:marLeft w:val="640"/>
          <w:marRight w:val="0"/>
          <w:marTop w:val="0"/>
          <w:marBottom w:val="0"/>
          <w:divBdr>
            <w:top w:val="none" w:sz="0" w:space="0" w:color="auto"/>
            <w:left w:val="none" w:sz="0" w:space="0" w:color="auto"/>
            <w:bottom w:val="none" w:sz="0" w:space="0" w:color="auto"/>
            <w:right w:val="none" w:sz="0" w:space="0" w:color="auto"/>
          </w:divBdr>
        </w:div>
        <w:div w:id="1259673437">
          <w:marLeft w:val="640"/>
          <w:marRight w:val="0"/>
          <w:marTop w:val="0"/>
          <w:marBottom w:val="0"/>
          <w:divBdr>
            <w:top w:val="none" w:sz="0" w:space="0" w:color="auto"/>
            <w:left w:val="none" w:sz="0" w:space="0" w:color="auto"/>
            <w:bottom w:val="none" w:sz="0" w:space="0" w:color="auto"/>
            <w:right w:val="none" w:sz="0" w:space="0" w:color="auto"/>
          </w:divBdr>
        </w:div>
        <w:div w:id="1642687518">
          <w:marLeft w:val="640"/>
          <w:marRight w:val="0"/>
          <w:marTop w:val="0"/>
          <w:marBottom w:val="0"/>
          <w:divBdr>
            <w:top w:val="none" w:sz="0" w:space="0" w:color="auto"/>
            <w:left w:val="none" w:sz="0" w:space="0" w:color="auto"/>
            <w:bottom w:val="none" w:sz="0" w:space="0" w:color="auto"/>
            <w:right w:val="none" w:sz="0" w:space="0" w:color="auto"/>
          </w:divBdr>
        </w:div>
        <w:div w:id="1441679717">
          <w:marLeft w:val="640"/>
          <w:marRight w:val="0"/>
          <w:marTop w:val="0"/>
          <w:marBottom w:val="0"/>
          <w:divBdr>
            <w:top w:val="none" w:sz="0" w:space="0" w:color="auto"/>
            <w:left w:val="none" w:sz="0" w:space="0" w:color="auto"/>
            <w:bottom w:val="none" w:sz="0" w:space="0" w:color="auto"/>
            <w:right w:val="none" w:sz="0" w:space="0" w:color="auto"/>
          </w:divBdr>
        </w:div>
        <w:div w:id="1150901969">
          <w:marLeft w:val="640"/>
          <w:marRight w:val="0"/>
          <w:marTop w:val="0"/>
          <w:marBottom w:val="0"/>
          <w:divBdr>
            <w:top w:val="none" w:sz="0" w:space="0" w:color="auto"/>
            <w:left w:val="none" w:sz="0" w:space="0" w:color="auto"/>
            <w:bottom w:val="none" w:sz="0" w:space="0" w:color="auto"/>
            <w:right w:val="none" w:sz="0" w:space="0" w:color="auto"/>
          </w:divBdr>
        </w:div>
        <w:div w:id="544953034">
          <w:marLeft w:val="640"/>
          <w:marRight w:val="0"/>
          <w:marTop w:val="0"/>
          <w:marBottom w:val="0"/>
          <w:divBdr>
            <w:top w:val="none" w:sz="0" w:space="0" w:color="auto"/>
            <w:left w:val="none" w:sz="0" w:space="0" w:color="auto"/>
            <w:bottom w:val="none" w:sz="0" w:space="0" w:color="auto"/>
            <w:right w:val="none" w:sz="0" w:space="0" w:color="auto"/>
          </w:divBdr>
        </w:div>
        <w:div w:id="631443704">
          <w:marLeft w:val="640"/>
          <w:marRight w:val="0"/>
          <w:marTop w:val="0"/>
          <w:marBottom w:val="0"/>
          <w:divBdr>
            <w:top w:val="none" w:sz="0" w:space="0" w:color="auto"/>
            <w:left w:val="none" w:sz="0" w:space="0" w:color="auto"/>
            <w:bottom w:val="none" w:sz="0" w:space="0" w:color="auto"/>
            <w:right w:val="none" w:sz="0" w:space="0" w:color="auto"/>
          </w:divBdr>
        </w:div>
        <w:div w:id="157620202">
          <w:marLeft w:val="640"/>
          <w:marRight w:val="0"/>
          <w:marTop w:val="0"/>
          <w:marBottom w:val="0"/>
          <w:divBdr>
            <w:top w:val="none" w:sz="0" w:space="0" w:color="auto"/>
            <w:left w:val="none" w:sz="0" w:space="0" w:color="auto"/>
            <w:bottom w:val="none" w:sz="0" w:space="0" w:color="auto"/>
            <w:right w:val="none" w:sz="0" w:space="0" w:color="auto"/>
          </w:divBdr>
        </w:div>
        <w:div w:id="8530421">
          <w:marLeft w:val="640"/>
          <w:marRight w:val="0"/>
          <w:marTop w:val="0"/>
          <w:marBottom w:val="0"/>
          <w:divBdr>
            <w:top w:val="none" w:sz="0" w:space="0" w:color="auto"/>
            <w:left w:val="none" w:sz="0" w:space="0" w:color="auto"/>
            <w:bottom w:val="none" w:sz="0" w:space="0" w:color="auto"/>
            <w:right w:val="none" w:sz="0" w:space="0" w:color="auto"/>
          </w:divBdr>
        </w:div>
        <w:div w:id="503202987">
          <w:marLeft w:val="640"/>
          <w:marRight w:val="0"/>
          <w:marTop w:val="0"/>
          <w:marBottom w:val="0"/>
          <w:divBdr>
            <w:top w:val="none" w:sz="0" w:space="0" w:color="auto"/>
            <w:left w:val="none" w:sz="0" w:space="0" w:color="auto"/>
            <w:bottom w:val="none" w:sz="0" w:space="0" w:color="auto"/>
            <w:right w:val="none" w:sz="0" w:space="0" w:color="auto"/>
          </w:divBdr>
        </w:div>
        <w:div w:id="1725719429">
          <w:marLeft w:val="640"/>
          <w:marRight w:val="0"/>
          <w:marTop w:val="0"/>
          <w:marBottom w:val="0"/>
          <w:divBdr>
            <w:top w:val="none" w:sz="0" w:space="0" w:color="auto"/>
            <w:left w:val="none" w:sz="0" w:space="0" w:color="auto"/>
            <w:bottom w:val="none" w:sz="0" w:space="0" w:color="auto"/>
            <w:right w:val="none" w:sz="0" w:space="0" w:color="auto"/>
          </w:divBdr>
        </w:div>
        <w:div w:id="150485107">
          <w:marLeft w:val="640"/>
          <w:marRight w:val="0"/>
          <w:marTop w:val="0"/>
          <w:marBottom w:val="0"/>
          <w:divBdr>
            <w:top w:val="none" w:sz="0" w:space="0" w:color="auto"/>
            <w:left w:val="none" w:sz="0" w:space="0" w:color="auto"/>
            <w:bottom w:val="none" w:sz="0" w:space="0" w:color="auto"/>
            <w:right w:val="none" w:sz="0" w:space="0" w:color="auto"/>
          </w:divBdr>
        </w:div>
        <w:div w:id="600649498">
          <w:marLeft w:val="640"/>
          <w:marRight w:val="0"/>
          <w:marTop w:val="0"/>
          <w:marBottom w:val="0"/>
          <w:divBdr>
            <w:top w:val="none" w:sz="0" w:space="0" w:color="auto"/>
            <w:left w:val="none" w:sz="0" w:space="0" w:color="auto"/>
            <w:bottom w:val="none" w:sz="0" w:space="0" w:color="auto"/>
            <w:right w:val="none" w:sz="0" w:space="0" w:color="auto"/>
          </w:divBdr>
        </w:div>
        <w:div w:id="2121803768">
          <w:marLeft w:val="640"/>
          <w:marRight w:val="0"/>
          <w:marTop w:val="0"/>
          <w:marBottom w:val="0"/>
          <w:divBdr>
            <w:top w:val="none" w:sz="0" w:space="0" w:color="auto"/>
            <w:left w:val="none" w:sz="0" w:space="0" w:color="auto"/>
            <w:bottom w:val="none" w:sz="0" w:space="0" w:color="auto"/>
            <w:right w:val="none" w:sz="0" w:space="0" w:color="auto"/>
          </w:divBdr>
        </w:div>
        <w:div w:id="1885753808">
          <w:marLeft w:val="640"/>
          <w:marRight w:val="0"/>
          <w:marTop w:val="0"/>
          <w:marBottom w:val="0"/>
          <w:divBdr>
            <w:top w:val="none" w:sz="0" w:space="0" w:color="auto"/>
            <w:left w:val="none" w:sz="0" w:space="0" w:color="auto"/>
            <w:bottom w:val="none" w:sz="0" w:space="0" w:color="auto"/>
            <w:right w:val="none" w:sz="0" w:space="0" w:color="auto"/>
          </w:divBdr>
        </w:div>
        <w:div w:id="960455905">
          <w:marLeft w:val="640"/>
          <w:marRight w:val="0"/>
          <w:marTop w:val="0"/>
          <w:marBottom w:val="0"/>
          <w:divBdr>
            <w:top w:val="none" w:sz="0" w:space="0" w:color="auto"/>
            <w:left w:val="none" w:sz="0" w:space="0" w:color="auto"/>
            <w:bottom w:val="none" w:sz="0" w:space="0" w:color="auto"/>
            <w:right w:val="none" w:sz="0" w:space="0" w:color="auto"/>
          </w:divBdr>
        </w:div>
        <w:div w:id="721908544">
          <w:marLeft w:val="640"/>
          <w:marRight w:val="0"/>
          <w:marTop w:val="0"/>
          <w:marBottom w:val="0"/>
          <w:divBdr>
            <w:top w:val="none" w:sz="0" w:space="0" w:color="auto"/>
            <w:left w:val="none" w:sz="0" w:space="0" w:color="auto"/>
            <w:bottom w:val="none" w:sz="0" w:space="0" w:color="auto"/>
            <w:right w:val="none" w:sz="0" w:space="0" w:color="auto"/>
          </w:divBdr>
        </w:div>
        <w:div w:id="305160602">
          <w:marLeft w:val="640"/>
          <w:marRight w:val="0"/>
          <w:marTop w:val="0"/>
          <w:marBottom w:val="0"/>
          <w:divBdr>
            <w:top w:val="none" w:sz="0" w:space="0" w:color="auto"/>
            <w:left w:val="none" w:sz="0" w:space="0" w:color="auto"/>
            <w:bottom w:val="none" w:sz="0" w:space="0" w:color="auto"/>
            <w:right w:val="none" w:sz="0" w:space="0" w:color="auto"/>
          </w:divBdr>
        </w:div>
        <w:div w:id="2002928821">
          <w:marLeft w:val="640"/>
          <w:marRight w:val="0"/>
          <w:marTop w:val="0"/>
          <w:marBottom w:val="0"/>
          <w:divBdr>
            <w:top w:val="none" w:sz="0" w:space="0" w:color="auto"/>
            <w:left w:val="none" w:sz="0" w:space="0" w:color="auto"/>
            <w:bottom w:val="none" w:sz="0" w:space="0" w:color="auto"/>
            <w:right w:val="none" w:sz="0" w:space="0" w:color="auto"/>
          </w:divBdr>
        </w:div>
        <w:div w:id="1939169688">
          <w:marLeft w:val="640"/>
          <w:marRight w:val="0"/>
          <w:marTop w:val="0"/>
          <w:marBottom w:val="0"/>
          <w:divBdr>
            <w:top w:val="none" w:sz="0" w:space="0" w:color="auto"/>
            <w:left w:val="none" w:sz="0" w:space="0" w:color="auto"/>
            <w:bottom w:val="none" w:sz="0" w:space="0" w:color="auto"/>
            <w:right w:val="none" w:sz="0" w:space="0" w:color="auto"/>
          </w:divBdr>
        </w:div>
        <w:div w:id="535776126">
          <w:marLeft w:val="640"/>
          <w:marRight w:val="0"/>
          <w:marTop w:val="0"/>
          <w:marBottom w:val="0"/>
          <w:divBdr>
            <w:top w:val="none" w:sz="0" w:space="0" w:color="auto"/>
            <w:left w:val="none" w:sz="0" w:space="0" w:color="auto"/>
            <w:bottom w:val="none" w:sz="0" w:space="0" w:color="auto"/>
            <w:right w:val="none" w:sz="0" w:space="0" w:color="auto"/>
          </w:divBdr>
        </w:div>
        <w:div w:id="943266520">
          <w:marLeft w:val="640"/>
          <w:marRight w:val="0"/>
          <w:marTop w:val="0"/>
          <w:marBottom w:val="0"/>
          <w:divBdr>
            <w:top w:val="none" w:sz="0" w:space="0" w:color="auto"/>
            <w:left w:val="none" w:sz="0" w:space="0" w:color="auto"/>
            <w:bottom w:val="none" w:sz="0" w:space="0" w:color="auto"/>
            <w:right w:val="none" w:sz="0" w:space="0" w:color="auto"/>
          </w:divBdr>
        </w:div>
        <w:div w:id="1431853820">
          <w:marLeft w:val="640"/>
          <w:marRight w:val="0"/>
          <w:marTop w:val="0"/>
          <w:marBottom w:val="0"/>
          <w:divBdr>
            <w:top w:val="none" w:sz="0" w:space="0" w:color="auto"/>
            <w:left w:val="none" w:sz="0" w:space="0" w:color="auto"/>
            <w:bottom w:val="none" w:sz="0" w:space="0" w:color="auto"/>
            <w:right w:val="none" w:sz="0" w:space="0" w:color="auto"/>
          </w:divBdr>
        </w:div>
        <w:div w:id="584336551">
          <w:marLeft w:val="640"/>
          <w:marRight w:val="0"/>
          <w:marTop w:val="0"/>
          <w:marBottom w:val="0"/>
          <w:divBdr>
            <w:top w:val="none" w:sz="0" w:space="0" w:color="auto"/>
            <w:left w:val="none" w:sz="0" w:space="0" w:color="auto"/>
            <w:bottom w:val="none" w:sz="0" w:space="0" w:color="auto"/>
            <w:right w:val="none" w:sz="0" w:space="0" w:color="auto"/>
          </w:divBdr>
        </w:div>
        <w:div w:id="1545210213">
          <w:marLeft w:val="640"/>
          <w:marRight w:val="0"/>
          <w:marTop w:val="0"/>
          <w:marBottom w:val="0"/>
          <w:divBdr>
            <w:top w:val="none" w:sz="0" w:space="0" w:color="auto"/>
            <w:left w:val="none" w:sz="0" w:space="0" w:color="auto"/>
            <w:bottom w:val="none" w:sz="0" w:space="0" w:color="auto"/>
            <w:right w:val="none" w:sz="0" w:space="0" w:color="auto"/>
          </w:divBdr>
        </w:div>
        <w:div w:id="69425103">
          <w:marLeft w:val="640"/>
          <w:marRight w:val="0"/>
          <w:marTop w:val="0"/>
          <w:marBottom w:val="0"/>
          <w:divBdr>
            <w:top w:val="none" w:sz="0" w:space="0" w:color="auto"/>
            <w:left w:val="none" w:sz="0" w:space="0" w:color="auto"/>
            <w:bottom w:val="none" w:sz="0" w:space="0" w:color="auto"/>
            <w:right w:val="none" w:sz="0" w:space="0" w:color="auto"/>
          </w:divBdr>
        </w:div>
        <w:div w:id="820733353">
          <w:marLeft w:val="640"/>
          <w:marRight w:val="0"/>
          <w:marTop w:val="0"/>
          <w:marBottom w:val="0"/>
          <w:divBdr>
            <w:top w:val="none" w:sz="0" w:space="0" w:color="auto"/>
            <w:left w:val="none" w:sz="0" w:space="0" w:color="auto"/>
            <w:bottom w:val="none" w:sz="0" w:space="0" w:color="auto"/>
            <w:right w:val="none" w:sz="0" w:space="0" w:color="auto"/>
          </w:divBdr>
        </w:div>
        <w:div w:id="1032730849">
          <w:marLeft w:val="640"/>
          <w:marRight w:val="0"/>
          <w:marTop w:val="0"/>
          <w:marBottom w:val="0"/>
          <w:divBdr>
            <w:top w:val="none" w:sz="0" w:space="0" w:color="auto"/>
            <w:left w:val="none" w:sz="0" w:space="0" w:color="auto"/>
            <w:bottom w:val="none" w:sz="0" w:space="0" w:color="auto"/>
            <w:right w:val="none" w:sz="0" w:space="0" w:color="auto"/>
          </w:divBdr>
        </w:div>
        <w:div w:id="624821989">
          <w:marLeft w:val="640"/>
          <w:marRight w:val="0"/>
          <w:marTop w:val="0"/>
          <w:marBottom w:val="0"/>
          <w:divBdr>
            <w:top w:val="none" w:sz="0" w:space="0" w:color="auto"/>
            <w:left w:val="none" w:sz="0" w:space="0" w:color="auto"/>
            <w:bottom w:val="none" w:sz="0" w:space="0" w:color="auto"/>
            <w:right w:val="none" w:sz="0" w:space="0" w:color="auto"/>
          </w:divBdr>
        </w:div>
        <w:div w:id="23410992">
          <w:marLeft w:val="640"/>
          <w:marRight w:val="0"/>
          <w:marTop w:val="0"/>
          <w:marBottom w:val="0"/>
          <w:divBdr>
            <w:top w:val="none" w:sz="0" w:space="0" w:color="auto"/>
            <w:left w:val="none" w:sz="0" w:space="0" w:color="auto"/>
            <w:bottom w:val="none" w:sz="0" w:space="0" w:color="auto"/>
            <w:right w:val="none" w:sz="0" w:space="0" w:color="auto"/>
          </w:divBdr>
        </w:div>
        <w:div w:id="56708682">
          <w:marLeft w:val="640"/>
          <w:marRight w:val="0"/>
          <w:marTop w:val="0"/>
          <w:marBottom w:val="0"/>
          <w:divBdr>
            <w:top w:val="none" w:sz="0" w:space="0" w:color="auto"/>
            <w:left w:val="none" w:sz="0" w:space="0" w:color="auto"/>
            <w:bottom w:val="none" w:sz="0" w:space="0" w:color="auto"/>
            <w:right w:val="none" w:sz="0" w:space="0" w:color="auto"/>
          </w:divBdr>
        </w:div>
        <w:div w:id="82339536">
          <w:marLeft w:val="640"/>
          <w:marRight w:val="0"/>
          <w:marTop w:val="0"/>
          <w:marBottom w:val="0"/>
          <w:divBdr>
            <w:top w:val="none" w:sz="0" w:space="0" w:color="auto"/>
            <w:left w:val="none" w:sz="0" w:space="0" w:color="auto"/>
            <w:bottom w:val="none" w:sz="0" w:space="0" w:color="auto"/>
            <w:right w:val="none" w:sz="0" w:space="0" w:color="auto"/>
          </w:divBdr>
        </w:div>
        <w:div w:id="1424566477">
          <w:marLeft w:val="640"/>
          <w:marRight w:val="0"/>
          <w:marTop w:val="0"/>
          <w:marBottom w:val="0"/>
          <w:divBdr>
            <w:top w:val="none" w:sz="0" w:space="0" w:color="auto"/>
            <w:left w:val="none" w:sz="0" w:space="0" w:color="auto"/>
            <w:bottom w:val="none" w:sz="0" w:space="0" w:color="auto"/>
            <w:right w:val="none" w:sz="0" w:space="0" w:color="auto"/>
          </w:divBdr>
        </w:div>
        <w:div w:id="1157573896">
          <w:marLeft w:val="640"/>
          <w:marRight w:val="0"/>
          <w:marTop w:val="0"/>
          <w:marBottom w:val="0"/>
          <w:divBdr>
            <w:top w:val="none" w:sz="0" w:space="0" w:color="auto"/>
            <w:left w:val="none" w:sz="0" w:space="0" w:color="auto"/>
            <w:bottom w:val="none" w:sz="0" w:space="0" w:color="auto"/>
            <w:right w:val="none" w:sz="0" w:space="0" w:color="auto"/>
          </w:divBdr>
        </w:div>
        <w:div w:id="513768364">
          <w:marLeft w:val="640"/>
          <w:marRight w:val="0"/>
          <w:marTop w:val="0"/>
          <w:marBottom w:val="0"/>
          <w:divBdr>
            <w:top w:val="none" w:sz="0" w:space="0" w:color="auto"/>
            <w:left w:val="none" w:sz="0" w:space="0" w:color="auto"/>
            <w:bottom w:val="none" w:sz="0" w:space="0" w:color="auto"/>
            <w:right w:val="none" w:sz="0" w:space="0" w:color="auto"/>
          </w:divBdr>
        </w:div>
        <w:div w:id="286158854">
          <w:marLeft w:val="640"/>
          <w:marRight w:val="0"/>
          <w:marTop w:val="0"/>
          <w:marBottom w:val="0"/>
          <w:divBdr>
            <w:top w:val="none" w:sz="0" w:space="0" w:color="auto"/>
            <w:left w:val="none" w:sz="0" w:space="0" w:color="auto"/>
            <w:bottom w:val="none" w:sz="0" w:space="0" w:color="auto"/>
            <w:right w:val="none" w:sz="0" w:space="0" w:color="auto"/>
          </w:divBdr>
        </w:div>
        <w:div w:id="833187400">
          <w:marLeft w:val="640"/>
          <w:marRight w:val="0"/>
          <w:marTop w:val="0"/>
          <w:marBottom w:val="0"/>
          <w:divBdr>
            <w:top w:val="none" w:sz="0" w:space="0" w:color="auto"/>
            <w:left w:val="none" w:sz="0" w:space="0" w:color="auto"/>
            <w:bottom w:val="none" w:sz="0" w:space="0" w:color="auto"/>
            <w:right w:val="none" w:sz="0" w:space="0" w:color="auto"/>
          </w:divBdr>
        </w:div>
        <w:div w:id="1910996754">
          <w:marLeft w:val="640"/>
          <w:marRight w:val="0"/>
          <w:marTop w:val="0"/>
          <w:marBottom w:val="0"/>
          <w:divBdr>
            <w:top w:val="none" w:sz="0" w:space="0" w:color="auto"/>
            <w:left w:val="none" w:sz="0" w:space="0" w:color="auto"/>
            <w:bottom w:val="none" w:sz="0" w:space="0" w:color="auto"/>
            <w:right w:val="none" w:sz="0" w:space="0" w:color="auto"/>
          </w:divBdr>
        </w:div>
        <w:div w:id="151141555">
          <w:marLeft w:val="640"/>
          <w:marRight w:val="0"/>
          <w:marTop w:val="0"/>
          <w:marBottom w:val="0"/>
          <w:divBdr>
            <w:top w:val="none" w:sz="0" w:space="0" w:color="auto"/>
            <w:left w:val="none" w:sz="0" w:space="0" w:color="auto"/>
            <w:bottom w:val="none" w:sz="0" w:space="0" w:color="auto"/>
            <w:right w:val="none" w:sz="0" w:space="0" w:color="auto"/>
          </w:divBdr>
        </w:div>
        <w:div w:id="781413022">
          <w:marLeft w:val="640"/>
          <w:marRight w:val="0"/>
          <w:marTop w:val="0"/>
          <w:marBottom w:val="0"/>
          <w:divBdr>
            <w:top w:val="none" w:sz="0" w:space="0" w:color="auto"/>
            <w:left w:val="none" w:sz="0" w:space="0" w:color="auto"/>
            <w:bottom w:val="none" w:sz="0" w:space="0" w:color="auto"/>
            <w:right w:val="none" w:sz="0" w:space="0" w:color="auto"/>
          </w:divBdr>
        </w:div>
        <w:div w:id="1234122062">
          <w:marLeft w:val="640"/>
          <w:marRight w:val="0"/>
          <w:marTop w:val="0"/>
          <w:marBottom w:val="0"/>
          <w:divBdr>
            <w:top w:val="none" w:sz="0" w:space="0" w:color="auto"/>
            <w:left w:val="none" w:sz="0" w:space="0" w:color="auto"/>
            <w:bottom w:val="none" w:sz="0" w:space="0" w:color="auto"/>
            <w:right w:val="none" w:sz="0" w:space="0" w:color="auto"/>
          </w:divBdr>
        </w:div>
        <w:div w:id="366443698">
          <w:marLeft w:val="640"/>
          <w:marRight w:val="0"/>
          <w:marTop w:val="0"/>
          <w:marBottom w:val="0"/>
          <w:divBdr>
            <w:top w:val="none" w:sz="0" w:space="0" w:color="auto"/>
            <w:left w:val="none" w:sz="0" w:space="0" w:color="auto"/>
            <w:bottom w:val="none" w:sz="0" w:space="0" w:color="auto"/>
            <w:right w:val="none" w:sz="0" w:space="0" w:color="auto"/>
          </w:divBdr>
        </w:div>
        <w:div w:id="2012565123">
          <w:marLeft w:val="640"/>
          <w:marRight w:val="0"/>
          <w:marTop w:val="0"/>
          <w:marBottom w:val="0"/>
          <w:divBdr>
            <w:top w:val="none" w:sz="0" w:space="0" w:color="auto"/>
            <w:left w:val="none" w:sz="0" w:space="0" w:color="auto"/>
            <w:bottom w:val="none" w:sz="0" w:space="0" w:color="auto"/>
            <w:right w:val="none" w:sz="0" w:space="0" w:color="auto"/>
          </w:divBdr>
        </w:div>
        <w:div w:id="478965390">
          <w:marLeft w:val="640"/>
          <w:marRight w:val="0"/>
          <w:marTop w:val="0"/>
          <w:marBottom w:val="0"/>
          <w:divBdr>
            <w:top w:val="none" w:sz="0" w:space="0" w:color="auto"/>
            <w:left w:val="none" w:sz="0" w:space="0" w:color="auto"/>
            <w:bottom w:val="none" w:sz="0" w:space="0" w:color="auto"/>
            <w:right w:val="none" w:sz="0" w:space="0" w:color="auto"/>
          </w:divBdr>
        </w:div>
        <w:div w:id="1796019066">
          <w:marLeft w:val="640"/>
          <w:marRight w:val="0"/>
          <w:marTop w:val="0"/>
          <w:marBottom w:val="0"/>
          <w:divBdr>
            <w:top w:val="none" w:sz="0" w:space="0" w:color="auto"/>
            <w:left w:val="none" w:sz="0" w:space="0" w:color="auto"/>
            <w:bottom w:val="none" w:sz="0" w:space="0" w:color="auto"/>
            <w:right w:val="none" w:sz="0" w:space="0" w:color="auto"/>
          </w:divBdr>
        </w:div>
        <w:div w:id="784349957">
          <w:marLeft w:val="640"/>
          <w:marRight w:val="0"/>
          <w:marTop w:val="0"/>
          <w:marBottom w:val="0"/>
          <w:divBdr>
            <w:top w:val="none" w:sz="0" w:space="0" w:color="auto"/>
            <w:left w:val="none" w:sz="0" w:space="0" w:color="auto"/>
            <w:bottom w:val="none" w:sz="0" w:space="0" w:color="auto"/>
            <w:right w:val="none" w:sz="0" w:space="0" w:color="auto"/>
          </w:divBdr>
        </w:div>
        <w:div w:id="1397703748">
          <w:marLeft w:val="640"/>
          <w:marRight w:val="0"/>
          <w:marTop w:val="0"/>
          <w:marBottom w:val="0"/>
          <w:divBdr>
            <w:top w:val="none" w:sz="0" w:space="0" w:color="auto"/>
            <w:left w:val="none" w:sz="0" w:space="0" w:color="auto"/>
            <w:bottom w:val="none" w:sz="0" w:space="0" w:color="auto"/>
            <w:right w:val="none" w:sz="0" w:space="0" w:color="auto"/>
          </w:divBdr>
        </w:div>
        <w:div w:id="268971515">
          <w:marLeft w:val="640"/>
          <w:marRight w:val="0"/>
          <w:marTop w:val="0"/>
          <w:marBottom w:val="0"/>
          <w:divBdr>
            <w:top w:val="none" w:sz="0" w:space="0" w:color="auto"/>
            <w:left w:val="none" w:sz="0" w:space="0" w:color="auto"/>
            <w:bottom w:val="none" w:sz="0" w:space="0" w:color="auto"/>
            <w:right w:val="none" w:sz="0" w:space="0" w:color="auto"/>
          </w:divBdr>
        </w:div>
        <w:div w:id="237327176">
          <w:marLeft w:val="640"/>
          <w:marRight w:val="0"/>
          <w:marTop w:val="0"/>
          <w:marBottom w:val="0"/>
          <w:divBdr>
            <w:top w:val="none" w:sz="0" w:space="0" w:color="auto"/>
            <w:left w:val="none" w:sz="0" w:space="0" w:color="auto"/>
            <w:bottom w:val="none" w:sz="0" w:space="0" w:color="auto"/>
            <w:right w:val="none" w:sz="0" w:space="0" w:color="auto"/>
          </w:divBdr>
        </w:div>
        <w:div w:id="108136032">
          <w:marLeft w:val="640"/>
          <w:marRight w:val="0"/>
          <w:marTop w:val="0"/>
          <w:marBottom w:val="0"/>
          <w:divBdr>
            <w:top w:val="none" w:sz="0" w:space="0" w:color="auto"/>
            <w:left w:val="none" w:sz="0" w:space="0" w:color="auto"/>
            <w:bottom w:val="none" w:sz="0" w:space="0" w:color="auto"/>
            <w:right w:val="none" w:sz="0" w:space="0" w:color="auto"/>
          </w:divBdr>
        </w:div>
        <w:div w:id="357508701">
          <w:marLeft w:val="640"/>
          <w:marRight w:val="0"/>
          <w:marTop w:val="0"/>
          <w:marBottom w:val="0"/>
          <w:divBdr>
            <w:top w:val="none" w:sz="0" w:space="0" w:color="auto"/>
            <w:left w:val="none" w:sz="0" w:space="0" w:color="auto"/>
            <w:bottom w:val="none" w:sz="0" w:space="0" w:color="auto"/>
            <w:right w:val="none" w:sz="0" w:space="0" w:color="auto"/>
          </w:divBdr>
        </w:div>
        <w:div w:id="1325236153">
          <w:marLeft w:val="640"/>
          <w:marRight w:val="0"/>
          <w:marTop w:val="0"/>
          <w:marBottom w:val="0"/>
          <w:divBdr>
            <w:top w:val="none" w:sz="0" w:space="0" w:color="auto"/>
            <w:left w:val="none" w:sz="0" w:space="0" w:color="auto"/>
            <w:bottom w:val="none" w:sz="0" w:space="0" w:color="auto"/>
            <w:right w:val="none" w:sz="0" w:space="0" w:color="auto"/>
          </w:divBdr>
        </w:div>
        <w:div w:id="138497866">
          <w:marLeft w:val="640"/>
          <w:marRight w:val="0"/>
          <w:marTop w:val="0"/>
          <w:marBottom w:val="0"/>
          <w:divBdr>
            <w:top w:val="none" w:sz="0" w:space="0" w:color="auto"/>
            <w:left w:val="none" w:sz="0" w:space="0" w:color="auto"/>
            <w:bottom w:val="none" w:sz="0" w:space="0" w:color="auto"/>
            <w:right w:val="none" w:sz="0" w:space="0" w:color="auto"/>
          </w:divBdr>
        </w:div>
        <w:div w:id="1789548829">
          <w:marLeft w:val="640"/>
          <w:marRight w:val="0"/>
          <w:marTop w:val="0"/>
          <w:marBottom w:val="0"/>
          <w:divBdr>
            <w:top w:val="none" w:sz="0" w:space="0" w:color="auto"/>
            <w:left w:val="none" w:sz="0" w:space="0" w:color="auto"/>
            <w:bottom w:val="none" w:sz="0" w:space="0" w:color="auto"/>
            <w:right w:val="none" w:sz="0" w:space="0" w:color="auto"/>
          </w:divBdr>
        </w:div>
        <w:div w:id="1037318918">
          <w:marLeft w:val="640"/>
          <w:marRight w:val="0"/>
          <w:marTop w:val="0"/>
          <w:marBottom w:val="0"/>
          <w:divBdr>
            <w:top w:val="none" w:sz="0" w:space="0" w:color="auto"/>
            <w:left w:val="none" w:sz="0" w:space="0" w:color="auto"/>
            <w:bottom w:val="none" w:sz="0" w:space="0" w:color="auto"/>
            <w:right w:val="none" w:sz="0" w:space="0" w:color="auto"/>
          </w:divBdr>
        </w:div>
        <w:div w:id="1645623909">
          <w:marLeft w:val="640"/>
          <w:marRight w:val="0"/>
          <w:marTop w:val="0"/>
          <w:marBottom w:val="0"/>
          <w:divBdr>
            <w:top w:val="none" w:sz="0" w:space="0" w:color="auto"/>
            <w:left w:val="none" w:sz="0" w:space="0" w:color="auto"/>
            <w:bottom w:val="none" w:sz="0" w:space="0" w:color="auto"/>
            <w:right w:val="none" w:sz="0" w:space="0" w:color="auto"/>
          </w:divBdr>
        </w:div>
        <w:div w:id="1007444196">
          <w:marLeft w:val="640"/>
          <w:marRight w:val="0"/>
          <w:marTop w:val="0"/>
          <w:marBottom w:val="0"/>
          <w:divBdr>
            <w:top w:val="none" w:sz="0" w:space="0" w:color="auto"/>
            <w:left w:val="none" w:sz="0" w:space="0" w:color="auto"/>
            <w:bottom w:val="none" w:sz="0" w:space="0" w:color="auto"/>
            <w:right w:val="none" w:sz="0" w:space="0" w:color="auto"/>
          </w:divBdr>
        </w:div>
        <w:div w:id="899362555">
          <w:marLeft w:val="640"/>
          <w:marRight w:val="0"/>
          <w:marTop w:val="0"/>
          <w:marBottom w:val="0"/>
          <w:divBdr>
            <w:top w:val="none" w:sz="0" w:space="0" w:color="auto"/>
            <w:left w:val="none" w:sz="0" w:space="0" w:color="auto"/>
            <w:bottom w:val="none" w:sz="0" w:space="0" w:color="auto"/>
            <w:right w:val="none" w:sz="0" w:space="0" w:color="auto"/>
          </w:divBdr>
        </w:div>
        <w:div w:id="1703285463">
          <w:marLeft w:val="640"/>
          <w:marRight w:val="0"/>
          <w:marTop w:val="0"/>
          <w:marBottom w:val="0"/>
          <w:divBdr>
            <w:top w:val="none" w:sz="0" w:space="0" w:color="auto"/>
            <w:left w:val="none" w:sz="0" w:space="0" w:color="auto"/>
            <w:bottom w:val="none" w:sz="0" w:space="0" w:color="auto"/>
            <w:right w:val="none" w:sz="0" w:space="0" w:color="auto"/>
          </w:divBdr>
        </w:div>
        <w:div w:id="1049958525">
          <w:marLeft w:val="640"/>
          <w:marRight w:val="0"/>
          <w:marTop w:val="0"/>
          <w:marBottom w:val="0"/>
          <w:divBdr>
            <w:top w:val="none" w:sz="0" w:space="0" w:color="auto"/>
            <w:left w:val="none" w:sz="0" w:space="0" w:color="auto"/>
            <w:bottom w:val="none" w:sz="0" w:space="0" w:color="auto"/>
            <w:right w:val="none" w:sz="0" w:space="0" w:color="auto"/>
          </w:divBdr>
        </w:div>
        <w:div w:id="252016322">
          <w:marLeft w:val="640"/>
          <w:marRight w:val="0"/>
          <w:marTop w:val="0"/>
          <w:marBottom w:val="0"/>
          <w:divBdr>
            <w:top w:val="none" w:sz="0" w:space="0" w:color="auto"/>
            <w:left w:val="none" w:sz="0" w:space="0" w:color="auto"/>
            <w:bottom w:val="none" w:sz="0" w:space="0" w:color="auto"/>
            <w:right w:val="none" w:sz="0" w:space="0" w:color="auto"/>
          </w:divBdr>
        </w:div>
        <w:div w:id="406270106">
          <w:marLeft w:val="640"/>
          <w:marRight w:val="0"/>
          <w:marTop w:val="0"/>
          <w:marBottom w:val="0"/>
          <w:divBdr>
            <w:top w:val="none" w:sz="0" w:space="0" w:color="auto"/>
            <w:left w:val="none" w:sz="0" w:space="0" w:color="auto"/>
            <w:bottom w:val="none" w:sz="0" w:space="0" w:color="auto"/>
            <w:right w:val="none" w:sz="0" w:space="0" w:color="auto"/>
          </w:divBdr>
        </w:div>
        <w:div w:id="703598405">
          <w:marLeft w:val="640"/>
          <w:marRight w:val="0"/>
          <w:marTop w:val="0"/>
          <w:marBottom w:val="0"/>
          <w:divBdr>
            <w:top w:val="none" w:sz="0" w:space="0" w:color="auto"/>
            <w:left w:val="none" w:sz="0" w:space="0" w:color="auto"/>
            <w:bottom w:val="none" w:sz="0" w:space="0" w:color="auto"/>
            <w:right w:val="none" w:sz="0" w:space="0" w:color="auto"/>
          </w:divBdr>
        </w:div>
        <w:div w:id="1467167052">
          <w:marLeft w:val="640"/>
          <w:marRight w:val="0"/>
          <w:marTop w:val="0"/>
          <w:marBottom w:val="0"/>
          <w:divBdr>
            <w:top w:val="none" w:sz="0" w:space="0" w:color="auto"/>
            <w:left w:val="none" w:sz="0" w:space="0" w:color="auto"/>
            <w:bottom w:val="none" w:sz="0" w:space="0" w:color="auto"/>
            <w:right w:val="none" w:sz="0" w:space="0" w:color="auto"/>
          </w:divBdr>
        </w:div>
        <w:div w:id="876744914">
          <w:marLeft w:val="640"/>
          <w:marRight w:val="0"/>
          <w:marTop w:val="0"/>
          <w:marBottom w:val="0"/>
          <w:divBdr>
            <w:top w:val="none" w:sz="0" w:space="0" w:color="auto"/>
            <w:left w:val="none" w:sz="0" w:space="0" w:color="auto"/>
            <w:bottom w:val="none" w:sz="0" w:space="0" w:color="auto"/>
            <w:right w:val="none" w:sz="0" w:space="0" w:color="auto"/>
          </w:divBdr>
        </w:div>
        <w:div w:id="1740974871">
          <w:marLeft w:val="640"/>
          <w:marRight w:val="0"/>
          <w:marTop w:val="0"/>
          <w:marBottom w:val="0"/>
          <w:divBdr>
            <w:top w:val="none" w:sz="0" w:space="0" w:color="auto"/>
            <w:left w:val="none" w:sz="0" w:space="0" w:color="auto"/>
            <w:bottom w:val="none" w:sz="0" w:space="0" w:color="auto"/>
            <w:right w:val="none" w:sz="0" w:space="0" w:color="auto"/>
          </w:divBdr>
        </w:div>
        <w:div w:id="611936512">
          <w:marLeft w:val="640"/>
          <w:marRight w:val="0"/>
          <w:marTop w:val="0"/>
          <w:marBottom w:val="0"/>
          <w:divBdr>
            <w:top w:val="none" w:sz="0" w:space="0" w:color="auto"/>
            <w:left w:val="none" w:sz="0" w:space="0" w:color="auto"/>
            <w:bottom w:val="none" w:sz="0" w:space="0" w:color="auto"/>
            <w:right w:val="none" w:sz="0" w:space="0" w:color="auto"/>
          </w:divBdr>
        </w:div>
        <w:div w:id="1495993993">
          <w:marLeft w:val="640"/>
          <w:marRight w:val="0"/>
          <w:marTop w:val="0"/>
          <w:marBottom w:val="0"/>
          <w:divBdr>
            <w:top w:val="none" w:sz="0" w:space="0" w:color="auto"/>
            <w:left w:val="none" w:sz="0" w:space="0" w:color="auto"/>
            <w:bottom w:val="none" w:sz="0" w:space="0" w:color="auto"/>
            <w:right w:val="none" w:sz="0" w:space="0" w:color="auto"/>
          </w:divBdr>
        </w:div>
        <w:div w:id="837119417">
          <w:marLeft w:val="640"/>
          <w:marRight w:val="0"/>
          <w:marTop w:val="0"/>
          <w:marBottom w:val="0"/>
          <w:divBdr>
            <w:top w:val="none" w:sz="0" w:space="0" w:color="auto"/>
            <w:left w:val="none" w:sz="0" w:space="0" w:color="auto"/>
            <w:bottom w:val="none" w:sz="0" w:space="0" w:color="auto"/>
            <w:right w:val="none" w:sz="0" w:space="0" w:color="auto"/>
          </w:divBdr>
        </w:div>
        <w:div w:id="50077160">
          <w:marLeft w:val="640"/>
          <w:marRight w:val="0"/>
          <w:marTop w:val="0"/>
          <w:marBottom w:val="0"/>
          <w:divBdr>
            <w:top w:val="none" w:sz="0" w:space="0" w:color="auto"/>
            <w:left w:val="none" w:sz="0" w:space="0" w:color="auto"/>
            <w:bottom w:val="none" w:sz="0" w:space="0" w:color="auto"/>
            <w:right w:val="none" w:sz="0" w:space="0" w:color="auto"/>
          </w:divBdr>
        </w:div>
        <w:div w:id="1276136725">
          <w:marLeft w:val="640"/>
          <w:marRight w:val="0"/>
          <w:marTop w:val="0"/>
          <w:marBottom w:val="0"/>
          <w:divBdr>
            <w:top w:val="none" w:sz="0" w:space="0" w:color="auto"/>
            <w:left w:val="none" w:sz="0" w:space="0" w:color="auto"/>
            <w:bottom w:val="none" w:sz="0" w:space="0" w:color="auto"/>
            <w:right w:val="none" w:sz="0" w:space="0" w:color="auto"/>
          </w:divBdr>
        </w:div>
        <w:div w:id="1087653289">
          <w:marLeft w:val="640"/>
          <w:marRight w:val="0"/>
          <w:marTop w:val="0"/>
          <w:marBottom w:val="0"/>
          <w:divBdr>
            <w:top w:val="none" w:sz="0" w:space="0" w:color="auto"/>
            <w:left w:val="none" w:sz="0" w:space="0" w:color="auto"/>
            <w:bottom w:val="none" w:sz="0" w:space="0" w:color="auto"/>
            <w:right w:val="none" w:sz="0" w:space="0" w:color="auto"/>
          </w:divBdr>
        </w:div>
        <w:div w:id="2041658725">
          <w:marLeft w:val="640"/>
          <w:marRight w:val="0"/>
          <w:marTop w:val="0"/>
          <w:marBottom w:val="0"/>
          <w:divBdr>
            <w:top w:val="none" w:sz="0" w:space="0" w:color="auto"/>
            <w:left w:val="none" w:sz="0" w:space="0" w:color="auto"/>
            <w:bottom w:val="none" w:sz="0" w:space="0" w:color="auto"/>
            <w:right w:val="none" w:sz="0" w:space="0" w:color="auto"/>
          </w:divBdr>
        </w:div>
        <w:div w:id="1400248451">
          <w:marLeft w:val="640"/>
          <w:marRight w:val="0"/>
          <w:marTop w:val="0"/>
          <w:marBottom w:val="0"/>
          <w:divBdr>
            <w:top w:val="none" w:sz="0" w:space="0" w:color="auto"/>
            <w:left w:val="none" w:sz="0" w:space="0" w:color="auto"/>
            <w:bottom w:val="none" w:sz="0" w:space="0" w:color="auto"/>
            <w:right w:val="none" w:sz="0" w:space="0" w:color="auto"/>
          </w:divBdr>
        </w:div>
        <w:div w:id="1534928368">
          <w:marLeft w:val="640"/>
          <w:marRight w:val="0"/>
          <w:marTop w:val="0"/>
          <w:marBottom w:val="0"/>
          <w:divBdr>
            <w:top w:val="none" w:sz="0" w:space="0" w:color="auto"/>
            <w:left w:val="none" w:sz="0" w:space="0" w:color="auto"/>
            <w:bottom w:val="none" w:sz="0" w:space="0" w:color="auto"/>
            <w:right w:val="none" w:sz="0" w:space="0" w:color="auto"/>
          </w:divBdr>
        </w:div>
        <w:div w:id="148209658">
          <w:marLeft w:val="640"/>
          <w:marRight w:val="0"/>
          <w:marTop w:val="0"/>
          <w:marBottom w:val="0"/>
          <w:divBdr>
            <w:top w:val="none" w:sz="0" w:space="0" w:color="auto"/>
            <w:left w:val="none" w:sz="0" w:space="0" w:color="auto"/>
            <w:bottom w:val="none" w:sz="0" w:space="0" w:color="auto"/>
            <w:right w:val="none" w:sz="0" w:space="0" w:color="auto"/>
          </w:divBdr>
        </w:div>
        <w:div w:id="1336228928">
          <w:marLeft w:val="640"/>
          <w:marRight w:val="0"/>
          <w:marTop w:val="0"/>
          <w:marBottom w:val="0"/>
          <w:divBdr>
            <w:top w:val="none" w:sz="0" w:space="0" w:color="auto"/>
            <w:left w:val="none" w:sz="0" w:space="0" w:color="auto"/>
            <w:bottom w:val="none" w:sz="0" w:space="0" w:color="auto"/>
            <w:right w:val="none" w:sz="0" w:space="0" w:color="auto"/>
          </w:divBdr>
        </w:div>
        <w:div w:id="1822968011">
          <w:marLeft w:val="640"/>
          <w:marRight w:val="0"/>
          <w:marTop w:val="0"/>
          <w:marBottom w:val="0"/>
          <w:divBdr>
            <w:top w:val="none" w:sz="0" w:space="0" w:color="auto"/>
            <w:left w:val="none" w:sz="0" w:space="0" w:color="auto"/>
            <w:bottom w:val="none" w:sz="0" w:space="0" w:color="auto"/>
            <w:right w:val="none" w:sz="0" w:space="0" w:color="auto"/>
          </w:divBdr>
        </w:div>
        <w:div w:id="924991702">
          <w:marLeft w:val="640"/>
          <w:marRight w:val="0"/>
          <w:marTop w:val="0"/>
          <w:marBottom w:val="0"/>
          <w:divBdr>
            <w:top w:val="none" w:sz="0" w:space="0" w:color="auto"/>
            <w:left w:val="none" w:sz="0" w:space="0" w:color="auto"/>
            <w:bottom w:val="none" w:sz="0" w:space="0" w:color="auto"/>
            <w:right w:val="none" w:sz="0" w:space="0" w:color="auto"/>
          </w:divBdr>
        </w:div>
        <w:div w:id="1509560716">
          <w:marLeft w:val="640"/>
          <w:marRight w:val="0"/>
          <w:marTop w:val="0"/>
          <w:marBottom w:val="0"/>
          <w:divBdr>
            <w:top w:val="none" w:sz="0" w:space="0" w:color="auto"/>
            <w:left w:val="none" w:sz="0" w:space="0" w:color="auto"/>
            <w:bottom w:val="none" w:sz="0" w:space="0" w:color="auto"/>
            <w:right w:val="none" w:sz="0" w:space="0" w:color="auto"/>
          </w:divBdr>
        </w:div>
        <w:div w:id="840856496">
          <w:marLeft w:val="640"/>
          <w:marRight w:val="0"/>
          <w:marTop w:val="0"/>
          <w:marBottom w:val="0"/>
          <w:divBdr>
            <w:top w:val="none" w:sz="0" w:space="0" w:color="auto"/>
            <w:left w:val="none" w:sz="0" w:space="0" w:color="auto"/>
            <w:bottom w:val="none" w:sz="0" w:space="0" w:color="auto"/>
            <w:right w:val="none" w:sz="0" w:space="0" w:color="auto"/>
          </w:divBdr>
        </w:div>
        <w:div w:id="1119227308">
          <w:marLeft w:val="640"/>
          <w:marRight w:val="0"/>
          <w:marTop w:val="0"/>
          <w:marBottom w:val="0"/>
          <w:divBdr>
            <w:top w:val="none" w:sz="0" w:space="0" w:color="auto"/>
            <w:left w:val="none" w:sz="0" w:space="0" w:color="auto"/>
            <w:bottom w:val="none" w:sz="0" w:space="0" w:color="auto"/>
            <w:right w:val="none" w:sz="0" w:space="0" w:color="auto"/>
          </w:divBdr>
        </w:div>
        <w:div w:id="2130465528">
          <w:marLeft w:val="640"/>
          <w:marRight w:val="0"/>
          <w:marTop w:val="0"/>
          <w:marBottom w:val="0"/>
          <w:divBdr>
            <w:top w:val="none" w:sz="0" w:space="0" w:color="auto"/>
            <w:left w:val="none" w:sz="0" w:space="0" w:color="auto"/>
            <w:bottom w:val="none" w:sz="0" w:space="0" w:color="auto"/>
            <w:right w:val="none" w:sz="0" w:space="0" w:color="auto"/>
          </w:divBdr>
        </w:div>
        <w:div w:id="477108316">
          <w:marLeft w:val="640"/>
          <w:marRight w:val="0"/>
          <w:marTop w:val="0"/>
          <w:marBottom w:val="0"/>
          <w:divBdr>
            <w:top w:val="none" w:sz="0" w:space="0" w:color="auto"/>
            <w:left w:val="none" w:sz="0" w:space="0" w:color="auto"/>
            <w:bottom w:val="none" w:sz="0" w:space="0" w:color="auto"/>
            <w:right w:val="none" w:sz="0" w:space="0" w:color="auto"/>
          </w:divBdr>
        </w:div>
        <w:div w:id="260798352">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07338102">
      <w:bodyDiv w:val="1"/>
      <w:marLeft w:val="0"/>
      <w:marRight w:val="0"/>
      <w:marTop w:val="0"/>
      <w:marBottom w:val="0"/>
      <w:divBdr>
        <w:top w:val="none" w:sz="0" w:space="0" w:color="auto"/>
        <w:left w:val="none" w:sz="0" w:space="0" w:color="auto"/>
        <w:bottom w:val="none" w:sz="0" w:space="0" w:color="auto"/>
        <w:right w:val="none" w:sz="0" w:space="0" w:color="auto"/>
      </w:divBdr>
      <w:divsChild>
        <w:div w:id="560755658">
          <w:marLeft w:val="640"/>
          <w:marRight w:val="0"/>
          <w:marTop w:val="0"/>
          <w:marBottom w:val="0"/>
          <w:divBdr>
            <w:top w:val="none" w:sz="0" w:space="0" w:color="auto"/>
            <w:left w:val="none" w:sz="0" w:space="0" w:color="auto"/>
            <w:bottom w:val="none" w:sz="0" w:space="0" w:color="auto"/>
            <w:right w:val="none" w:sz="0" w:space="0" w:color="auto"/>
          </w:divBdr>
        </w:div>
        <w:div w:id="1011370633">
          <w:marLeft w:val="640"/>
          <w:marRight w:val="0"/>
          <w:marTop w:val="0"/>
          <w:marBottom w:val="0"/>
          <w:divBdr>
            <w:top w:val="none" w:sz="0" w:space="0" w:color="auto"/>
            <w:left w:val="none" w:sz="0" w:space="0" w:color="auto"/>
            <w:bottom w:val="none" w:sz="0" w:space="0" w:color="auto"/>
            <w:right w:val="none" w:sz="0" w:space="0" w:color="auto"/>
          </w:divBdr>
        </w:div>
        <w:div w:id="2042514558">
          <w:marLeft w:val="640"/>
          <w:marRight w:val="0"/>
          <w:marTop w:val="0"/>
          <w:marBottom w:val="0"/>
          <w:divBdr>
            <w:top w:val="none" w:sz="0" w:space="0" w:color="auto"/>
            <w:left w:val="none" w:sz="0" w:space="0" w:color="auto"/>
            <w:bottom w:val="none" w:sz="0" w:space="0" w:color="auto"/>
            <w:right w:val="none" w:sz="0" w:space="0" w:color="auto"/>
          </w:divBdr>
        </w:div>
        <w:div w:id="498430326">
          <w:marLeft w:val="640"/>
          <w:marRight w:val="0"/>
          <w:marTop w:val="0"/>
          <w:marBottom w:val="0"/>
          <w:divBdr>
            <w:top w:val="none" w:sz="0" w:space="0" w:color="auto"/>
            <w:left w:val="none" w:sz="0" w:space="0" w:color="auto"/>
            <w:bottom w:val="none" w:sz="0" w:space="0" w:color="auto"/>
            <w:right w:val="none" w:sz="0" w:space="0" w:color="auto"/>
          </w:divBdr>
        </w:div>
        <w:div w:id="1660619835">
          <w:marLeft w:val="640"/>
          <w:marRight w:val="0"/>
          <w:marTop w:val="0"/>
          <w:marBottom w:val="0"/>
          <w:divBdr>
            <w:top w:val="none" w:sz="0" w:space="0" w:color="auto"/>
            <w:left w:val="none" w:sz="0" w:space="0" w:color="auto"/>
            <w:bottom w:val="none" w:sz="0" w:space="0" w:color="auto"/>
            <w:right w:val="none" w:sz="0" w:space="0" w:color="auto"/>
          </w:divBdr>
        </w:div>
        <w:div w:id="757095648">
          <w:marLeft w:val="640"/>
          <w:marRight w:val="0"/>
          <w:marTop w:val="0"/>
          <w:marBottom w:val="0"/>
          <w:divBdr>
            <w:top w:val="none" w:sz="0" w:space="0" w:color="auto"/>
            <w:left w:val="none" w:sz="0" w:space="0" w:color="auto"/>
            <w:bottom w:val="none" w:sz="0" w:space="0" w:color="auto"/>
            <w:right w:val="none" w:sz="0" w:space="0" w:color="auto"/>
          </w:divBdr>
        </w:div>
        <w:div w:id="682712021">
          <w:marLeft w:val="640"/>
          <w:marRight w:val="0"/>
          <w:marTop w:val="0"/>
          <w:marBottom w:val="0"/>
          <w:divBdr>
            <w:top w:val="none" w:sz="0" w:space="0" w:color="auto"/>
            <w:left w:val="none" w:sz="0" w:space="0" w:color="auto"/>
            <w:bottom w:val="none" w:sz="0" w:space="0" w:color="auto"/>
            <w:right w:val="none" w:sz="0" w:space="0" w:color="auto"/>
          </w:divBdr>
        </w:div>
        <w:div w:id="470362878">
          <w:marLeft w:val="640"/>
          <w:marRight w:val="0"/>
          <w:marTop w:val="0"/>
          <w:marBottom w:val="0"/>
          <w:divBdr>
            <w:top w:val="none" w:sz="0" w:space="0" w:color="auto"/>
            <w:left w:val="none" w:sz="0" w:space="0" w:color="auto"/>
            <w:bottom w:val="none" w:sz="0" w:space="0" w:color="auto"/>
            <w:right w:val="none" w:sz="0" w:space="0" w:color="auto"/>
          </w:divBdr>
        </w:div>
        <w:div w:id="1898205464">
          <w:marLeft w:val="640"/>
          <w:marRight w:val="0"/>
          <w:marTop w:val="0"/>
          <w:marBottom w:val="0"/>
          <w:divBdr>
            <w:top w:val="none" w:sz="0" w:space="0" w:color="auto"/>
            <w:left w:val="none" w:sz="0" w:space="0" w:color="auto"/>
            <w:bottom w:val="none" w:sz="0" w:space="0" w:color="auto"/>
            <w:right w:val="none" w:sz="0" w:space="0" w:color="auto"/>
          </w:divBdr>
        </w:div>
        <w:div w:id="956840390">
          <w:marLeft w:val="640"/>
          <w:marRight w:val="0"/>
          <w:marTop w:val="0"/>
          <w:marBottom w:val="0"/>
          <w:divBdr>
            <w:top w:val="none" w:sz="0" w:space="0" w:color="auto"/>
            <w:left w:val="none" w:sz="0" w:space="0" w:color="auto"/>
            <w:bottom w:val="none" w:sz="0" w:space="0" w:color="auto"/>
            <w:right w:val="none" w:sz="0" w:space="0" w:color="auto"/>
          </w:divBdr>
        </w:div>
        <w:div w:id="2073383547">
          <w:marLeft w:val="640"/>
          <w:marRight w:val="0"/>
          <w:marTop w:val="0"/>
          <w:marBottom w:val="0"/>
          <w:divBdr>
            <w:top w:val="none" w:sz="0" w:space="0" w:color="auto"/>
            <w:left w:val="none" w:sz="0" w:space="0" w:color="auto"/>
            <w:bottom w:val="none" w:sz="0" w:space="0" w:color="auto"/>
            <w:right w:val="none" w:sz="0" w:space="0" w:color="auto"/>
          </w:divBdr>
        </w:div>
        <w:div w:id="1444231527">
          <w:marLeft w:val="640"/>
          <w:marRight w:val="0"/>
          <w:marTop w:val="0"/>
          <w:marBottom w:val="0"/>
          <w:divBdr>
            <w:top w:val="none" w:sz="0" w:space="0" w:color="auto"/>
            <w:left w:val="none" w:sz="0" w:space="0" w:color="auto"/>
            <w:bottom w:val="none" w:sz="0" w:space="0" w:color="auto"/>
            <w:right w:val="none" w:sz="0" w:space="0" w:color="auto"/>
          </w:divBdr>
        </w:div>
        <w:div w:id="1159879486">
          <w:marLeft w:val="640"/>
          <w:marRight w:val="0"/>
          <w:marTop w:val="0"/>
          <w:marBottom w:val="0"/>
          <w:divBdr>
            <w:top w:val="none" w:sz="0" w:space="0" w:color="auto"/>
            <w:left w:val="none" w:sz="0" w:space="0" w:color="auto"/>
            <w:bottom w:val="none" w:sz="0" w:space="0" w:color="auto"/>
            <w:right w:val="none" w:sz="0" w:space="0" w:color="auto"/>
          </w:divBdr>
        </w:div>
        <w:div w:id="2047172757">
          <w:marLeft w:val="640"/>
          <w:marRight w:val="0"/>
          <w:marTop w:val="0"/>
          <w:marBottom w:val="0"/>
          <w:divBdr>
            <w:top w:val="none" w:sz="0" w:space="0" w:color="auto"/>
            <w:left w:val="none" w:sz="0" w:space="0" w:color="auto"/>
            <w:bottom w:val="none" w:sz="0" w:space="0" w:color="auto"/>
            <w:right w:val="none" w:sz="0" w:space="0" w:color="auto"/>
          </w:divBdr>
        </w:div>
        <w:div w:id="1488401306">
          <w:marLeft w:val="640"/>
          <w:marRight w:val="0"/>
          <w:marTop w:val="0"/>
          <w:marBottom w:val="0"/>
          <w:divBdr>
            <w:top w:val="none" w:sz="0" w:space="0" w:color="auto"/>
            <w:left w:val="none" w:sz="0" w:space="0" w:color="auto"/>
            <w:bottom w:val="none" w:sz="0" w:space="0" w:color="auto"/>
            <w:right w:val="none" w:sz="0" w:space="0" w:color="auto"/>
          </w:divBdr>
        </w:div>
        <w:div w:id="658538290">
          <w:marLeft w:val="640"/>
          <w:marRight w:val="0"/>
          <w:marTop w:val="0"/>
          <w:marBottom w:val="0"/>
          <w:divBdr>
            <w:top w:val="none" w:sz="0" w:space="0" w:color="auto"/>
            <w:left w:val="none" w:sz="0" w:space="0" w:color="auto"/>
            <w:bottom w:val="none" w:sz="0" w:space="0" w:color="auto"/>
            <w:right w:val="none" w:sz="0" w:space="0" w:color="auto"/>
          </w:divBdr>
        </w:div>
        <w:div w:id="1634558341">
          <w:marLeft w:val="640"/>
          <w:marRight w:val="0"/>
          <w:marTop w:val="0"/>
          <w:marBottom w:val="0"/>
          <w:divBdr>
            <w:top w:val="none" w:sz="0" w:space="0" w:color="auto"/>
            <w:left w:val="none" w:sz="0" w:space="0" w:color="auto"/>
            <w:bottom w:val="none" w:sz="0" w:space="0" w:color="auto"/>
            <w:right w:val="none" w:sz="0" w:space="0" w:color="auto"/>
          </w:divBdr>
        </w:div>
        <w:div w:id="1468889036">
          <w:marLeft w:val="640"/>
          <w:marRight w:val="0"/>
          <w:marTop w:val="0"/>
          <w:marBottom w:val="0"/>
          <w:divBdr>
            <w:top w:val="none" w:sz="0" w:space="0" w:color="auto"/>
            <w:left w:val="none" w:sz="0" w:space="0" w:color="auto"/>
            <w:bottom w:val="none" w:sz="0" w:space="0" w:color="auto"/>
            <w:right w:val="none" w:sz="0" w:space="0" w:color="auto"/>
          </w:divBdr>
        </w:div>
        <w:div w:id="2147233245">
          <w:marLeft w:val="640"/>
          <w:marRight w:val="0"/>
          <w:marTop w:val="0"/>
          <w:marBottom w:val="0"/>
          <w:divBdr>
            <w:top w:val="none" w:sz="0" w:space="0" w:color="auto"/>
            <w:left w:val="none" w:sz="0" w:space="0" w:color="auto"/>
            <w:bottom w:val="none" w:sz="0" w:space="0" w:color="auto"/>
            <w:right w:val="none" w:sz="0" w:space="0" w:color="auto"/>
          </w:divBdr>
        </w:div>
        <w:div w:id="82992139">
          <w:marLeft w:val="640"/>
          <w:marRight w:val="0"/>
          <w:marTop w:val="0"/>
          <w:marBottom w:val="0"/>
          <w:divBdr>
            <w:top w:val="none" w:sz="0" w:space="0" w:color="auto"/>
            <w:left w:val="none" w:sz="0" w:space="0" w:color="auto"/>
            <w:bottom w:val="none" w:sz="0" w:space="0" w:color="auto"/>
            <w:right w:val="none" w:sz="0" w:space="0" w:color="auto"/>
          </w:divBdr>
        </w:div>
        <w:div w:id="1023704174">
          <w:marLeft w:val="640"/>
          <w:marRight w:val="0"/>
          <w:marTop w:val="0"/>
          <w:marBottom w:val="0"/>
          <w:divBdr>
            <w:top w:val="none" w:sz="0" w:space="0" w:color="auto"/>
            <w:left w:val="none" w:sz="0" w:space="0" w:color="auto"/>
            <w:bottom w:val="none" w:sz="0" w:space="0" w:color="auto"/>
            <w:right w:val="none" w:sz="0" w:space="0" w:color="auto"/>
          </w:divBdr>
        </w:div>
        <w:div w:id="975181102">
          <w:marLeft w:val="640"/>
          <w:marRight w:val="0"/>
          <w:marTop w:val="0"/>
          <w:marBottom w:val="0"/>
          <w:divBdr>
            <w:top w:val="none" w:sz="0" w:space="0" w:color="auto"/>
            <w:left w:val="none" w:sz="0" w:space="0" w:color="auto"/>
            <w:bottom w:val="none" w:sz="0" w:space="0" w:color="auto"/>
            <w:right w:val="none" w:sz="0" w:space="0" w:color="auto"/>
          </w:divBdr>
        </w:div>
        <w:div w:id="302849778">
          <w:marLeft w:val="640"/>
          <w:marRight w:val="0"/>
          <w:marTop w:val="0"/>
          <w:marBottom w:val="0"/>
          <w:divBdr>
            <w:top w:val="none" w:sz="0" w:space="0" w:color="auto"/>
            <w:left w:val="none" w:sz="0" w:space="0" w:color="auto"/>
            <w:bottom w:val="none" w:sz="0" w:space="0" w:color="auto"/>
            <w:right w:val="none" w:sz="0" w:space="0" w:color="auto"/>
          </w:divBdr>
        </w:div>
        <w:div w:id="843977502">
          <w:marLeft w:val="640"/>
          <w:marRight w:val="0"/>
          <w:marTop w:val="0"/>
          <w:marBottom w:val="0"/>
          <w:divBdr>
            <w:top w:val="none" w:sz="0" w:space="0" w:color="auto"/>
            <w:left w:val="none" w:sz="0" w:space="0" w:color="auto"/>
            <w:bottom w:val="none" w:sz="0" w:space="0" w:color="auto"/>
            <w:right w:val="none" w:sz="0" w:space="0" w:color="auto"/>
          </w:divBdr>
        </w:div>
        <w:div w:id="1667783990">
          <w:marLeft w:val="640"/>
          <w:marRight w:val="0"/>
          <w:marTop w:val="0"/>
          <w:marBottom w:val="0"/>
          <w:divBdr>
            <w:top w:val="none" w:sz="0" w:space="0" w:color="auto"/>
            <w:left w:val="none" w:sz="0" w:space="0" w:color="auto"/>
            <w:bottom w:val="none" w:sz="0" w:space="0" w:color="auto"/>
            <w:right w:val="none" w:sz="0" w:space="0" w:color="auto"/>
          </w:divBdr>
        </w:div>
        <w:div w:id="274098537">
          <w:marLeft w:val="640"/>
          <w:marRight w:val="0"/>
          <w:marTop w:val="0"/>
          <w:marBottom w:val="0"/>
          <w:divBdr>
            <w:top w:val="none" w:sz="0" w:space="0" w:color="auto"/>
            <w:left w:val="none" w:sz="0" w:space="0" w:color="auto"/>
            <w:bottom w:val="none" w:sz="0" w:space="0" w:color="auto"/>
            <w:right w:val="none" w:sz="0" w:space="0" w:color="auto"/>
          </w:divBdr>
        </w:div>
        <w:div w:id="275061494">
          <w:marLeft w:val="640"/>
          <w:marRight w:val="0"/>
          <w:marTop w:val="0"/>
          <w:marBottom w:val="0"/>
          <w:divBdr>
            <w:top w:val="none" w:sz="0" w:space="0" w:color="auto"/>
            <w:left w:val="none" w:sz="0" w:space="0" w:color="auto"/>
            <w:bottom w:val="none" w:sz="0" w:space="0" w:color="auto"/>
            <w:right w:val="none" w:sz="0" w:space="0" w:color="auto"/>
          </w:divBdr>
        </w:div>
        <w:div w:id="1799102574">
          <w:marLeft w:val="640"/>
          <w:marRight w:val="0"/>
          <w:marTop w:val="0"/>
          <w:marBottom w:val="0"/>
          <w:divBdr>
            <w:top w:val="none" w:sz="0" w:space="0" w:color="auto"/>
            <w:left w:val="none" w:sz="0" w:space="0" w:color="auto"/>
            <w:bottom w:val="none" w:sz="0" w:space="0" w:color="auto"/>
            <w:right w:val="none" w:sz="0" w:space="0" w:color="auto"/>
          </w:divBdr>
        </w:div>
        <w:div w:id="877208612">
          <w:marLeft w:val="640"/>
          <w:marRight w:val="0"/>
          <w:marTop w:val="0"/>
          <w:marBottom w:val="0"/>
          <w:divBdr>
            <w:top w:val="none" w:sz="0" w:space="0" w:color="auto"/>
            <w:left w:val="none" w:sz="0" w:space="0" w:color="auto"/>
            <w:bottom w:val="none" w:sz="0" w:space="0" w:color="auto"/>
            <w:right w:val="none" w:sz="0" w:space="0" w:color="auto"/>
          </w:divBdr>
        </w:div>
        <w:div w:id="11105516">
          <w:marLeft w:val="640"/>
          <w:marRight w:val="0"/>
          <w:marTop w:val="0"/>
          <w:marBottom w:val="0"/>
          <w:divBdr>
            <w:top w:val="none" w:sz="0" w:space="0" w:color="auto"/>
            <w:left w:val="none" w:sz="0" w:space="0" w:color="auto"/>
            <w:bottom w:val="none" w:sz="0" w:space="0" w:color="auto"/>
            <w:right w:val="none" w:sz="0" w:space="0" w:color="auto"/>
          </w:divBdr>
        </w:div>
        <w:div w:id="439227513">
          <w:marLeft w:val="640"/>
          <w:marRight w:val="0"/>
          <w:marTop w:val="0"/>
          <w:marBottom w:val="0"/>
          <w:divBdr>
            <w:top w:val="none" w:sz="0" w:space="0" w:color="auto"/>
            <w:left w:val="none" w:sz="0" w:space="0" w:color="auto"/>
            <w:bottom w:val="none" w:sz="0" w:space="0" w:color="auto"/>
            <w:right w:val="none" w:sz="0" w:space="0" w:color="auto"/>
          </w:divBdr>
        </w:div>
        <w:div w:id="1736731976">
          <w:marLeft w:val="640"/>
          <w:marRight w:val="0"/>
          <w:marTop w:val="0"/>
          <w:marBottom w:val="0"/>
          <w:divBdr>
            <w:top w:val="none" w:sz="0" w:space="0" w:color="auto"/>
            <w:left w:val="none" w:sz="0" w:space="0" w:color="auto"/>
            <w:bottom w:val="none" w:sz="0" w:space="0" w:color="auto"/>
            <w:right w:val="none" w:sz="0" w:space="0" w:color="auto"/>
          </w:divBdr>
        </w:div>
        <w:div w:id="2069766466">
          <w:marLeft w:val="640"/>
          <w:marRight w:val="0"/>
          <w:marTop w:val="0"/>
          <w:marBottom w:val="0"/>
          <w:divBdr>
            <w:top w:val="none" w:sz="0" w:space="0" w:color="auto"/>
            <w:left w:val="none" w:sz="0" w:space="0" w:color="auto"/>
            <w:bottom w:val="none" w:sz="0" w:space="0" w:color="auto"/>
            <w:right w:val="none" w:sz="0" w:space="0" w:color="auto"/>
          </w:divBdr>
        </w:div>
        <w:div w:id="4136453">
          <w:marLeft w:val="640"/>
          <w:marRight w:val="0"/>
          <w:marTop w:val="0"/>
          <w:marBottom w:val="0"/>
          <w:divBdr>
            <w:top w:val="none" w:sz="0" w:space="0" w:color="auto"/>
            <w:left w:val="none" w:sz="0" w:space="0" w:color="auto"/>
            <w:bottom w:val="none" w:sz="0" w:space="0" w:color="auto"/>
            <w:right w:val="none" w:sz="0" w:space="0" w:color="auto"/>
          </w:divBdr>
        </w:div>
        <w:div w:id="910892998">
          <w:marLeft w:val="640"/>
          <w:marRight w:val="0"/>
          <w:marTop w:val="0"/>
          <w:marBottom w:val="0"/>
          <w:divBdr>
            <w:top w:val="none" w:sz="0" w:space="0" w:color="auto"/>
            <w:left w:val="none" w:sz="0" w:space="0" w:color="auto"/>
            <w:bottom w:val="none" w:sz="0" w:space="0" w:color="auto"/>
            <w:right w:val="none" w:sz="0" w:space="0" w:color="auto"/>
          </w:divBdr>
        </w:div>
        <w:div w:id="53090112">
          <w:marLeft w:val="640"/>
          <w:marRight w:val="0"/>
          <w:marTop w:val="0"/>
          <w:marBottom w:val="0"/>
          <w:divBdr>
            <w:top w:val="none" w:sz="0" w:space="0" w:color="auto"/>
            <w:left w:val="none" w:sz="0" w:space="0" w:color="auto"/>
            <w:bottom w:val="none" w:sz="0" w:space="0" w:color="auto"/>
            <w:right w:val="none" w:sz="0" w:space="0" w:color="auto"/>
          </w:divBdr>
        </w:div>
        <w:div w:id="99303327">
          <w:marLeft w:val="640"/>
          <w:marRight w:val="0"/>
          <w:marTop w:val="0"/>
          <w:marBottom w:val="0"/>
          <w:divBdr>
            <w:top w:val="none" w:sz="0" w:space="0" w:color="auto"/>
            <w:left w:val="none" w:sz="0" w:space="0" w:color="auto"/>
            <w:bottom w:val="none" w:sz="0" w:space="0" w:color="auto"/>
            <w:right w:val="none" w:sz="0" w:space="0" w:color="auto"/>
          </w:divBdr>
        </w:div>
        <w:div w:id="1253591130">
          <w:marLeft w:val="640"/>
          <w:marRight w:val="0"/>
          <w:marTop w:val="0"/>
          <w:marBottom w:val="0"/>
          <w:divBdr>
            <w:top w:val="none" w:sz="0" w:space="0" w:color="auto"/>
            <w:left w:val="none" w:sz="0" w:space="0" w:color="auto"/>
            <w:bottom w:val="none" w:sz="0" w:space="0" w:color="auto"/>
            <w:right w:val="none" w:sz="0" w:space="0" w:color="auto"/>
          </w:divBdr>
        </w:div>
        <w:div w:id="815489409">
          <w:marLeft w:val="640"/>
          <w:marRight w:val="0"/>
          <w:marTop w:val="0"/>
          <w:marBottom w:val="0"/>
          <w:divBdr>
            <w:top w:val="none" w:sz="0" w:space="0" w:color="auto"/>
            <w:left w:val="none" w:sz="0" w:space="0" w:color="auto"/>
            <w:bottom w:val="none" w:sz="0" w:space="0" w:color="auto"/>
            <w:right w:val="none" w:sz="0" w:space="0" w:color="auto"/>
          </w:divBdr>
        </w:div>
        <w:div w:id="869025691">
          <w:marLeft w:val="640"/>
          <w:marRight w:val="0"/>
          <w:marTop w:val="0"/>
          <w:marBottom w:val="0"/>
          <w:divBdr>
            <w:top w:val="none" w:sz="0" w:space="0" w:color="auto"/>
            <w:left w:val="none" w:sz="0" w:space="0" w:color="auto"/>
            <w:bottom w:val="none" w:sz="0" w:space="0" w:color="auto"/>
            <w:right w:val="none" w:sz="0" w:space="0" w:color="auto"/>
          </w:divBdr>
        </w:div>
        <w:div w:id="645359575">
          <w:marLeft w:val="640"/>
          <w:marRight w:val="0"/>
          <w:marTop w:val="0"/>
          <w:marBottom w:val="0"/>
          <w:divBdr>
            <w:top w:val="none" w:sz="0" w:space="0" w:color="auto"/>
            <w:left w:val="none" w:sz="0" w:space="0" w:color="auto"/>
            <w:bottom w:val="none" w:sz="0" w:space="0" w:color="auto"/>
            <w:right w:val="none" w:sz="0" w:space="0" w:color="auto"/>
          </w:divBdr>
        </w:div>
        <w:div w:id="1292059586">
          <w:marLeft w:val="640"/>
          <w:marRight w:val="0"/>
          <w:marTop w:val="0"/>
          <w:marBottom w:val="0"/>
          <w:divBdr>
            <w:top w:val="none" w:sz="0" w:space="0" w:color="auto"/>
            <w:left w:val="none" w:sz="0" w:space="0" w:color="auto"/>
            <w:bottom w:val="none" w:sz="0" w:space="0" w:color="auto"/>
            <w:right w:val="none" w:sz="0" w:space="0" w:color="auto"/>
          </w:divBdr>
        </w:div>
        <w:div w:id="108402140">
          <w:marLeft w:val="640"/>
          <w:marRight w:val="0"/>
          <w:marTop w:val="0"/>
          <w:marBottom w:val="0"/>
          <w:divBdr>
            <w:top w:val="none" w:sz="0" w:space="0" w:color="auto"/>
            <w:left w:val="none" w:sz="0" w:space="0" w:color="auto"/>
            <w:bottom w:val="none" w:sz="0" w:space="0" w:color="auto"/>
            <w:right w:val="none" w:sz="0" w:space="0" w:color="auto"/>
          </w:divBdr>
        </w:div>
        <w:div w:id="725883577">
          <w:marLeft w:val="640"/>
          <w:marRight w:val="0"/>
          <w:marTop w:val="0"/>
          <w:marBottom w:val="0"/>
          <w:divBdr>
            <w:top w:val="none" w:sz="0" w:space="0" w:color="auto"/>
            <w:left w:val="none" w:sz="0" w:space="0" w:color="auto"/>
            <w:bottom w:val="none" w:sz="0" w:space="0" w:color="auto"/>
            <w:right w:val="none" w:sz="0" w:space="0" w:color="auto"/>
          </w:divBdr>
        </w:div>
        <w:div w:id="743189721">
          <w:marLeft w:val="640"/>
          <w:marRight w:val="0"/>
          <w:marTop w:val="0"/>
          <w:marBottom w:val="0"/>
          <w:divBdr>
            <w:top w:val="none" w:sz="0" w:space="0" w:color="auto"/>
            <w:left w:val="none" w:sz="0" w:space="0" w:color="auto"/>
            <w:bottom w:val="none" w:sz="0" w:space="0" w:color="auto"/>
            <w:right w:val="none" w:sz="0" w:space="0" w:color="auto"/>
          </w:divBdr>
        </w:div>
        <w:div w:id="271330147">
          <w:marLeft w:val="640"/>
          <w:marRight w:val="0"/>
          <w:marTop w:val="0"/>
          <w:marBottom w:val="0"/>
          <w:divBdr>
            <w:top w:val="none" w:sz="0" w:space="0" w:color="auto"/>
            <w:left w:val="none" w:sz="0" w:space="0" w:color="auto"/>
            <w:bottom w:val="none" w:sz="0" w:space="0" w:color="auto"/>
            <w:right w:val="none" w:sz="0" w:space="0" w:color="auto"/>
          </w:divBdr>
        </w:div>
        <w:div w:id="2066292645">
          <w:marLeft w:val="640"/>
          <w:marRight w:val="0"/>
          <w:marTop w:val="0"/>
          <w:marBottom w:val="0"/>
          <w:divBdr>
            <w:top w:val="none" w:sz="0" w:space="0" w:color="auto"/>
            <w:left w:val="none" w:sz="0" w:space="0" w:color="auto"/>
            <w:bottom w:val="none" w:sz="0" w:space="0" w:color="auto"/>
            <w:right w:val="none" w:sz="0" w:space="0" w:color="auto"/>
          </w:divBdr>
        </w:div>
        <w:div w:id="7296978">
          <w:marLeft w:val="640"/>
          <w:marRight w:val="0"/>
          <w:marTop w:val="0"/>
          <w:marBottom w:val="0"/>
          <w:divBdr>
            <w:top w:val="none" w:sz="0" w:space="0" w:color="auto"/>
            <w:left w:val="none" w:sz="0" w:space="0" w:color="auto"/>
            <w:bottom w:val="none" w:sz="0" w:space="0" w:color="auto"/>
            <w:right w:val="none" w:sz="0" w:space="0" w:color="auto"/>
          </w:divBdr>
        </w:div>
        <w:div w:id="1035350720">
          <w:marLeft w:val="640"/>
          <w:marRight w:val="0"/>
          <w:marTop w:val="0"/>
          <w:marBottom w:val="0"/>
          <w:divBdr>
            <w:top w:val="none" w:sz="0" w:space="0" w:color="auto"/>
            <w:left w:val="none" w:sz="0" w:space="0" w:color="auto"/>
            <w:bottom w:val="none" w:sz="0" w:space="0" w:color="auto"/>
            <w:right w:val="none" w:sz="0" w:space="0" w:color="auto"/>
          </w:divBdr>
        </w:div>
        <w:div w:id="367992813">
          <w:marLeft w:val="640"/>
          <w:marRight w:val="0"/>
          <w:marTop w:val="0"/>
          <w:marBottom w:val="0"/>
          <w:divBdr>
            <w:top w:val="none" w:sz="0" w:space="0" w:color="auto"/>
            <w:left w:val="none" w:sz="0" w:space="0" w:color="auto"/>
            <w:bottom w:val="none" w:sz="0" w:space="0" w:color="auto"/>
            <w:right w:val="none" w:sz="0" w:space="0" w:color="auto"/>
          </w:divBdr>
        </w:div>
        <w:div w:id="1674991584">
          <w:marLeft w:val="640"/>
          <w:marRight w:val="0"/>
          <w:marTop w:val="0"/>
          <w:marBottom w:val="0"/>
          <w:divBdr>
            <w:top w:val="none" w:sz="0" w:space="0" w:color="auto"/>
            <w:left w:val="none" w:sz="0" w:space="0" w:color="auto"/>
            <w:bottom w:val="none" w:sz="0" w:space="0" w:color="auto"/>
            <w:right w:val="none" w:sz="0" w:space="0" w:color="auto"/>
          </w:divBdr>
        </w:div>
        <w:div w:id="1046872091">
          <w:marLeft w:val="640"/>
          <w:marRight w:val="0"/>
          <w:marTop w:val="0"/>
          <w:marBottom w:val="0"/>
          <w:divBdr>
            <w:top w:val="none" w:sz="0" w:space="0" w:color="auto"/>
            <w:left w:val="none" w:sz="0" w:space="0" w:color="auto"/>
            <w:bottom w:val="none" w:sz="0" w:space="0" w:color="auto"/>
            <w:right w:val="none" w:sz="0" w:space="0" w:color="auto"/>
          </w:divBdr>
        </w:div>
        <w:div w:id="184222452">
          <w:marLeft w:val="640"/>
          <w:marRight w:val="0"/>
          <w:marTop w:val="0"/>
          <w:marBottom w:val="0"/>
          <w:divBdr>
            <w:top w:val="none" w:sz="0" w:space="0" w:color="auto"/>
            <w:left w:val="none" w:sz="0" w:space="0" w:color="auto"/>
            <w:bottom w:val="none" w:sz="0" w:space="0" w:color="auto"/>
            <w:right w:val="none" w:sz="0" w:space="0" w:color="auto"/>
          </w:divBdr>
        </w:div>
        <w:div w:id="1599556432">
          <w:marLeft w:val="640"/>
          <w:marRight w:val="0"/>
          <w:marTop w:val="0"/>
          <w:marBottom w:val="0"/>
          <w:divBdr>
            <w:top w:val="none" w:sz="0" w:space="0" w:color="auto"/>
            <w:left w:val="none" w:sz="0" w:space="0" w:color="auto"/>
            <w:bottom w:val="none" w:sz="0" w:space="0" w:color="auto"/>
            <w:right w:val="none" w:sz="0" w:space="0" w:color="auto"/>
          </w:divBdr>
        </w:div>
        <w:div w:id="1778520546">
          <w:marLeft w:val="640"/>
          <w:marRight w:val="0"/>
          <w:marTop w:val="0"/>
          <w:marBottom w:val="0"/>
          <w:divBdr>
            <w:top w:val="none" w:sz="0" w:space="0" w:color="auto"/>
            <w:left w:val="none" w:sz="0" w:space="0" w:color="auto"/>
            <w:bottom w:val="none" w:sz="0" w:space="0" w:color="auto"/>
            <w:right w:val="none" w:sz="0" w:space="0" w:color="auto"/>
          </w:divBdr>
        </w:div>
        <w:div w:id="668483844">
          <w:marLeft w:val="640"/>
          <w:marRight w:val="0"/>
          <w:marTop w:val="0"/>
          <w:marBottom w:val="0"/>
          <w:divBdr>
            <w:top w:val="none" w:sz="0" w:space="0" w:color="auto"/>
            <w:left w:val="none" w:sz="0" w:space="0" w:color="auto"/>
            <w:bottom w:val="none" w:sz="0" w:space="0" w:color="auto"/>
            <w:right w:val="none" w:sz="0" w:space="0" w:color="auto"/>
          </w:divBdr>
        </w:div>
        <w:div w:id="1109856364">
          <w:marLeft w:val="640"/>
          <w:marRight w:val="0"/>
          <w:marTop w:val="0"/>
          <w:marBottom w:val="0"/>
          <w:divBdr>
            <w:top w:val="none" w:sz="0" w:space="0" w:color="auto"/>
            <w:left w:val="none" w:sz="0" w:space="0" w:color="auto"/>
            <w:bottom w:val="none" w:sz="0" w:space="0" w:color="auto"/>
            <w:right w:val="none" w:sz="0" w:space="0" w:color="auto"/>
          </w:divBdr>
        </w:div>
        <w:div w:id="161505681">
          <w:marLeft w:val="640"/>
          <w:marRight w:val="0"/>
          <w:marTop w:val="0"/>
          <w:marBottom w:val="0"/>
          <w:divBdr>
            <w:top w:val="none" w:sz="0" w:space="0" w:color="auto"/>
            <w:left w:val="none" w:sz="0" w:space="0" w:color="auto"/>
            <w:bottom w:val="none" w:sz="0" w:space="0" w:color="auto"/>
            <w:right w:val="none" w:sz="0" w:space="0" w:color="auto"/>
          </w:divBdr>
        </w:div>
        <w:div w:id="169609427">
          <w:marLeft w:val="640"/>
          <w:marRight w:val="0"/>
          <w:marTop w:val="0"/>
          <w:marBottom w:val="0"/>
          <w:divBdr>
            <w:top w:val="none" w:sz="0" w:space="0" w:color="auto"/>
            <w:left w:val="none" w:sz="0" w:space="0" w:color="auto"/>
            <w:bottom w:val="none" w:sz="0" w:space="0" w:color="auto"/>
            <w:right w:val="none" w:sz="0" w:space="0" w:color="auto"/>
          </w:divBdr>
        </w:div>
        <w:div w:id="489293825">
          <w:marLeft w:val="640"/>
          <w:marRight w:val="0"/>
          <w:marTop w:val="0"/>
          <w:marBottom w:val="0"/>
          <w:divBdr>
            <w:top w:val="none" w:sz="0" w:space="0" w:color="auto"/>
            <w:left w:val="none" w:sz="0" w:space="0" w:color="auto"/>
            <w:bottom w:val="none" w:sz="0" w:space="0" w:color="auto"/>
            <w:right w:val="none" w:sz="0" w:space="0" w:color="auto"/>
          </w:divBdr>
        </w:div>
        <w:div w:id="523178645">
          <w:marLeft w:val="640"/>
          <w:marRight w:val="0"/>
          <w:marTop w:val="0"/>
          <w:marBottom w:val="0"/>
          <w:divBdr>
            <w:top w:val="none" w:sz="0" w:space="0" w:color="auto"/>
            <w:left w:val="none" w:sz="0" w:space="0" w:color="auto"/>
            <w:bottom w:val="none" w:sz="0" w:space="0" w:color="auto"/>
            <w:right w:val="none" w:sz="0" w:space="0" w:color="auto"/>
          </w:divBdr>
        </w:div>
        <w:div w:id="1714110530">
          <w:marLeft w:val="640"/>
          <w:marRight w:val="0"/>
          <w:marTop w:val="0"/>
          <w:marBottom w:val="0"/>
          <w:divBdr>
            <w:top w:val="none" w:sz="0" w:space="0" w:color="auto"/>
            <w:left w:val="none" w:sz="0" w:space="0" w:color="auto"/>
            <w:bottom w:val="none" w:sz="0" w:space="0" w:color="auto"/>
            <w:right w:val="none" w:sz="0" w:space="0" w:color="auto"/>
          </w:divBdr>
        </w:div>
        <w:div w:id="1357274461">
          <w:marLeft w:val="640"/>
          <w:marRight w:val="0"/>
          <w:marTop w:val="0"/>
          <w:marBottom w:val="0"/>
          <w:divBdr>
            <w:top w:val="none" w:sz="0" w:space="0" w:color="auto"/>
            <w:left w:val="none" w:sz="0" w:space="0" w:color="auto"/>
            <w:bottom w:val="none" w:sz="0" w:space="0" w:color="auto"/>
            <w:right w:val="none" w:sz="0" w:space="0" w:color="auto"/>
          </w:divBdr>
        </w:div>
        <w:div w:id="1673993443">
          <w:marLeft w:val="640"/>
          <w:marRight w:val="0"/>
          <w:marTop w:val="0"/>
          <w:marBottom w:val="0"/>
          <w:divBdr>
            <w:top w:val="none" w:sz="0" w:space="0" w:color="auto"/>
            <w:left w:val="none" w:sz="0" w:space="0" w:color="auto"/>
            <w:bottom w:val="none" w:sz="0" w:space="0" w:color="auto"/>
            <w:right w:val="none" w:sz="0" w:space="0" w:color="auto"/>
          </w:divBdr>
        </w:div>
        <w:div w:id="1207135425">
          <w:marLeft w:val="640"/>
          <w:marRight w:val="0"/>
          <w:marTop w:val="0"/>
          <w:marBottom w:val="0"/>
          <w:divBdr>
            <w:top w:val="none" w:sz="0" w:space="0" w:color="auto"/>
            <w:left w:val="none" w:sz="0" w:space="0" w:color="auto"/>
            <w:bottom w:val="none" w:sz="0" w:space="0" w:color="auto"/>
            <w:right w:val="none" w:sz="0" w:space="0" w:color="auto"/>
          </w:divBdr>
        </w:div>
        <w:div w:id="1476024165">
          <w:marLeft w:val="640"/>
          <w:marRight w:val="0"/>
          <w:marTop w:val="0"/>
          <w:marBottom w:val="0"/>
          <w:divBdr>
            <w:top w:val="none" w:sz="0" w:space="0" w:color="auto"/>
            <w:left w:val="none" w:sz="0" w:space="0" w:color="auto"/>
            <w:bottom w:val="none" w:sz="0" w:space="0" w:color="auto"/>
            <w:right w:val="none" w:sz="0" w:space="0" w:color="auto"/>
          </w:divBdr>
        </w:div>
        <w:div w:id="1310089176">
          <w:marLeft w:val="640"/>
          <w:marRight w:val="0"/>
          <w:marTop w:val="0"/>
          <w:marBottom w:val="0"/>
          <w:divBdr>
            <w:top w:val="none" w:sz="0" w:space="0" w:color="auto"/>
            <w:left w:val="none" w:sz="0" w:space="0" w:color="auto"/>
            <w:bottom w:val="none" w:sz="0" w:space="0" w:color="auto"/>
            <w:right w:val="none" w:sz="0" w:space="0" w:color="auto"/>
          </w:divBdr>
        </w:div>
        <w:div w:id="62216052">
          <w:marLeft w:val="640"/>
          <w:marRight w:val="0"/>
          <w:marTop w:val="0"/>
          <w:marBottom w:val="0"/>
          <w:divBdr>
            <w:top w:val="none" w:sz="0" w:space="0" w:color="auto"/>
            <w:left w:val="none" w:sz="0" w:space="0" w:color="auto"/>
            <w:bottom w:val="none" w:sz="0" w:space="0" w:color="auto"/>
            <w:right w:val="none" w:sz="0" w:space="0" w:color="auto"/>
          </w:divBdr>
        </w:div>
        <w:div w:id="343017305">
          <w:marLeft w:val="640"/>
          <w:marRight w:val="0"/>
          <w:marTop w:val="0"/>
          <w:marBottom w:val="0"/>
          <w:divBdr>
            <w:top w:val="none" w:sz="0" w:space="0" w:color="auto"/>
            <w:left w:val="none" w:sz="0" w:space="0" w:color="auto"/>
            <w:bottom w:val="none" w:sz="0" w:space="0" w:color="auto"/>
            <w:right w:val="none" w:sz="0" w:space="0" w:color="auto"/>
          </w:divBdr>
        </w:div>
        <w:div w:id="1519076605">
          <w:marLeft w:val="640"/>
          <w:marRight w:val="0"/>
          <w:marTop w:val="0"/>
          <w:marBottom w:val="0"/>
          <w:divBdr>
            <w:top w:val="none" w:sz="0" w:space="0" w:color="auto"/>
            <w:left w:val="none" w:sz="0" w:space="0" w:color="auto"/>
            <w:bottom w:val="none" w:sz="0" w:space="0" w:color="auto"/>
            <w:right w:val="none" w:sz="0" w:space="0" w:color="auto"/>
          </w:divBdr>
        </w:div>
        <w:div w:id="1078332271">
          <w:marLeft w:val="640"/>
          <w:marRight w:val="0"/>
          <w:marTop w:val="0"/>
          <w:marBottom w:val="0"/>
          <w:divBdr>
            <w:top w:val="none" w:sz="0" w:space="0" w:color="auto"/>
            <w:left w:val="none" w:sz="0" w:space="0" w:color="auto"/>
            <w:bottom w:val="none" w:sz="0" w:space="0" w:color="auto"/>
            <w:right w:val="none" w:sz="0" w:space="0" w:color="auto"/>
          </w:divBdr>
        </w:div>
        <w:div w:id="937099730">
          <w:marLeft w:val="640"/>
          <w:marRight w:val="0"/>
          <w:marTop w:val="0"/>
          <w:marBottom w:val="0"/>
          <w:divBdr>
            <w:top w:val="none" w:sz="0" w:space="0" w:color="auto"/>
            <w:left w:val="none" w:sz="0" w:space="0" w:color="auto"/>
            <w:bottom w:val="none" w:sz="0" w:space="0" w:color="auto"/>
            <w:right w:val="none" w:sz="0" w:space="0" w:color="auto"/>
          </w:divBdr>
        </w:div>
        <w:div w:id="1746487963">
          <w:marLeft w:val="640"/>
          <w:marRight w:val="0"/>
          <w:marTop w:val="0"/>
          <w:marBottom w:val="0"/>
          <w:divBdr>
            <w:top w:val="none" w:sz="0" w:space="0" w:color="auto"/>
            <w:left w:val="none" w:sz="0" w:space="0" w:color="auto"/>
            <w:bottom w:val="none" w:sz="0" w:space="0" w:color="auto"/>
            <w:right w:val="none" w:sz="0" w:space="0" w:color="auto"/>
          </w:divBdr>
        </w:div>
        <w:div w:id="778842833">
          <w:marLeft w:val="640"/>
          <w:marRight w:val="0"/>
          <w:marTop w:val="0"/>
          <w:marBottom w:val="0"/>
          <w:divBdr>
            <w:top w:val="none" w:sz="0" w:space="0" w:color="auto"/>
            <w:left w:val="none" w:sz="0" w:space="0" w:color="auto"/>
            <w:bottom w:val="none" w:sz="0" w:space="0" w:color="auto"/>
            <w:right w:val="none" w:sz="0" w:space="0" w:color="auto"/>
          </w:divBdr>
        </w:div>
        <w:div w:id="331876938">
          <w:marLeft w:val="640"/>
          <w:marRight w:val="0"/>
          <w:marTop w:val="0"/>
          <w:marBottom w:val="0"/>
          <w:divBdr>
            <w:top w:val="none" w:sz="0" w:space="0" w:color="auto"/>
            <w:left w:val="none" w:sz="0" w:space="0" w:color="auto"/>
            <w:bottom w:val="none" w:sz="0" w:space="0" w:color="auto"/>
            <w:right w:val="none" w:sz="0" w:space="0" w:color="auto"/>
          </w:divBdr>
        </w:div>
        <w:div w:id="1424841392">
          <w:marLeft w:val="640"/>
          <w:marRight w:val="0"/>
          <w:marTop w:val="0"/>
          <w:marBottom w:val="0"/>
          <w:divBdr>
            <w:top w:val="none" w:sz="0" w:space="0" w:color="auto"/>
            <w:left w:val="none" w:sz="0" w:space="0" w:color="auto"/>
            <w:bottom w:val="none" w:sz="0" w:space="0" w:color="auto"/>
            <w:right w:val="none" w:sz="0" w:space="0" w:color="auto"/>
          </w:divBdr>
        </w:div>
        <w:div w:id="568999314">
          <w:marLeft w:val="640"/>
          <w:marRight w:val="0"/>
          <w:marTop w:val="0"/>
          <w:marBottom w:val="0"/>
          <w:divBdr>
            <w:top w:val="none" w:sz="0" w:space="0" w:color="auto"/>
            <w:left w:val="none" w:sz="0" w:space="0" w:color="auto"/>
            <w:bottom w:val="none" w:sz="0" w:space="0" w:color="auto"/>
            <w:right w:val="none" w:sz="0" w:space="0" w:color="auto"/>
          </w:divBdr>
        </w:div>
        <w:div w:id="388498544">
          <w:marLeft w:val="640"/>
          <w:marRight w:val="0"/>
          <w:marTop w:val="0"/>
          <w:marBottom w:val="0"/>
          <w:divBdr>
            <w:top w:val="none" w:sz="0" w:space="0" w:color="auto"/>
            <w:left w:val="none" w:sz="0" w:space="0" w:color="auto"/>
            <w:bottom w:val="none" w:sz="0" w:space="0" w:color="auto"/>
            <w:right w:val="none" w:sz="0" w:space="0" w:color="auto"/>
          </w:divBdr>
        </w:div>
        <w:div w:id="1487934656">
          <w:marLeft w:val="640"/>
          <w:marRight w:val="0"/>
          <w:marTop w:val="0"/>
          <w:marBottom w:val="0"/>
          <w:divBdr>
            <w:top w:val="none" w:sz="0" w:space="0" w:color="auto"/>
            <w:left w:val="none" w:sz="0" w:space="0" w:color="auto"/>
            <w:bottom w:val="none" w:sz="0" w:space="0" w:color="auto"/>
            <w:right w:val="none" w:sz="0" w:space="0" w:color="auto"/>
          </w:divBdr>
        </w:div>
        <w:div w:id="570430754">
          <w:marLeft w:val="640"/>
          <w:marRight w:val="0"/>
          <w:marTop w:val="0"/>
          <w:marBottom w:val="0"/>
          <w:divBdr>
            <w:top w:val="none" w:sz="0" w:space="0" w:color="auto"/>
            <w:left w:val="none" w:sz="0" w:space="0" w:color="auto"/>
            <w:bottom w:val="none" w:sz="0" w:space="0" w:color="auto"/>
            <w:right w:val="none" w:sz="0" w:space="0" w:color="auto"/>
          </w:divBdr>
        </w:div>
        <w:div w:id="1228150465">
          <w:marLeft w:val="640"/>
          <w:marRight w:val="0"/>
          <w:marTop w:val="0"/>
          <w:marBottom w:val="0"/>
          <w:divBdr>
            <w:top w:val="none" w:sz="0" w:space="0" w:color="auto"/>
            <w:left w:val="none" w:sz="0" w:space="0" w:color="auto"/>
            <w:bottom w:val="none" w:sz="0" w:space="0" w:color="auto"/>
            <w:right w:val="none" w:sz="0" w:space="0" w:color="auto"/>
          </w:divBdr>
        </w:div>
        <w:div w:id="2118405279">
          <w:marLeft w:val="640"/>
          <w:marRight w:val="0"/>
          <w:marTop w:val="0"/>
          <w:marBottom w:val="0"/>
          <w:divBdr>
            <w:top w:val="none" w:sz="0" w:space="0" w:color="auto"/>
            <w:left w:val="none" w:sz="0" w:space="0" w:color="auto"/>
            <w:bottom w:val="none" w:sz="0" w:space="0" w:color="auto"/>
            <w:right w:val="none" w:sz="0" w:space="0" w:color="auto"/>
          </w:divBdr>
        </w:div>
        <w:div w:id="549539224">
          <w:marLeft w:val="640"/>
          <w:marRight w:val="0"/>
          <w:marTop w:val="0"/>
          <w:marBottom w:val="0"/>
          <w:divBdr>
            <w:top w:val="none" w:sz="0" w:space="0" w:color="auto"/>
            <w:left w:val="none" w:sz="0" w:space="0" w:color="auto"/>
            <w:bottom w:val="none" w:sz="0" w:space="0" w:color="auto"/>
            <w:right w:val="none" w:sz="0" w:space="0" w:color="auto"/>
          </w:divBdr>
        </w:div>
        <w:div w:id="1510751715">
          <w:marLeft w:val="640"/>
          <w:marRight w:val="0"/>
          <w:marTop w:val="0"/>
          <w:marBottom w:val="0"/>
          <w:divBdr>
            <w:top w:val="none" w:sz="0" w:space="0" w:color="auto"/>
            <w:left w:val="none" w:sz="0" w:space="0" w:color="auto"/>
            <w:bottom w:val="none" w:sz="0" w:space="0" w:color="auto"/>
            <w:right w:val="none" w:sz="0" w:space="0" w:color="auto"/>
          </w:divBdr>
        </w:div>
        <w:div w:id="1189754243">
          <w:marLeft w:val="640"/>
          <w:marRight w:val="0"/>
          <w:marTop w:val="0"/>
          <w:marBottom w:val="0"/>
          <w:divBdr>
            <w:top w:val="none" w:sz="0" w:space="0" w:color="auto"/>
            <w:left w:val="none" w:sz="0" w:space="0" w:color="auto"/>
            <w:bottom w:val="none" w:sz="0" w:space="0" w:color="auto"/>
            <w:right w:val="none" w:sz="0" w:space="0" w:color="auto"/>
          </w:divBdr>
        </w:div>
        <w:div w:id="1809126694">
          <w:marLeft w:val="640"/>
          <w:marRight w:val="0"/>
          <w:marTop w:val="0"/>
          <w:marBottom w:val="0"/>
          <w:divBdr>
            <w:top w:val="none" w:sz="0" w:space="0" w:color="auto"/>
            <w:left w:val="none" w:sz="0" w:space="0" w:color="auto"/>
            <w:bottom w:val="none" w:sz="0" w:space="0" w:color="auto"/>
            <w:right w:val="none" w:sz="0" w:space="0" w:color="auto"/>
          </w:divBdr>
        </w:div>
        <w:div w:id="1539664587">
          <w:marLeft w:val="640"/>
          <w:marRight w:val="0"/>
          <w:marTop w:val="0"/>
          <w:marBottom w:val="0"/>
          <w:divBdr>
            <w:top w:val="none" w:sz="0" w:space="0" w:color="auto"/>
            <w:left w:val="none" w:sz="0" w:space="0" w:color="auto"/>
            <w:bottom w:val="none" w:sz="0" w:space="0" w:color="auto"/>
            <w:right w:val="none" w:sz="0" w:space="0" w:color="auto"/>
          </w:divBdr>
        </w:div>
        <w:div w:id="346294713">
          <w:marLeft w:val="640"/>
          <w:marRight w:val="0"/>
          <w:marTop w:val="0"/>
          <w:marBottom w:val="0"/>
          <w:divBdr>
            <w:top w:val="none" w:sz="0" w:space="0" w:color="auto"/>
            <w:left w:val="none" w:sz="0" w:space="0" w:color="auto"/>
            <w:bottom w:val="none" w:sz="0" w:space="0" w:color="auto"/>
            <w:right w:val="none" w:sz="0" w:space="0" w:color="auto"/>
          </w:divBdr>
        </w:div>
        <w:div w:id="1996104330">
          <w:marLeft w:val="640"/>
          <w:marRight w:val="0"/>
          <w:marTop w:val="0"/>
          <w:marBottom w:val="0"/>
          <w:divBdr>
            <w:top w:val="none" w:sz="0" w:space="0" w:color="auto"/>
            <w:left w:val="none" w:sz="0" w:space="0" w:color="auto"/>
            <w:bottom w:val="none" w:sz="0" w:space="0" w:color="auto"/>
            <w:right w:val="none" w:sz="0" w:space="0" w:color="auto"/>
          </w:divBdr>
        </w:div>
        <w:div w:id="296300352">
          <w:marLeft w:val="640"/>
          <w:marRight w:val="0"/>
          <w:marTop w:val="0"/>
          <w:marBottom w:val="0"/>
          <w:divBdr>
            <w:top w:val="none" w:sz="0" w:space="0" w:color="auto"/>
            <w:left w:val="none" w:sz="0" w:space="0" w:color="auto"/>
            <w:bottom w:val="none" w:sz="0" w:space="0" w:color="auto"/>
            <w:right w:val="none" w:sz="0" w:space="0" w:color="auto"/>
          </w:divBdr>
        </w:div>
        <w:div w:id="1186361562">
          <w:marLeft w:val="640"/>
          <w:marRight w:val="0"/>
          <w:marTop w:val="0"/>
          <w:marBottom w:val="0"/>
          <w:divBdr>
            <w:top w:val="none" w:sz="0" w:space="0" w:color="auto"/>
            <w:left w:val="none" w:sz="0" w:space="0" w:color="auto"/>
            <w:bottom w:val="none" w:sz="0" w:space="0" w:color="auto"/>
            <w:right w:val="none" w:sz="0" w:space="0" w:color="auto"/>
          </w:divBdr>
        </w:div>
        <w:div w:id="5643282">
          <w:marLeft w:val="640"/>
          <w:marRight w:val="0"/>
          <w:marTop w:val="0"/>
          <w:marBottom w:val="0"/>
          <w:divBdr>
            <w:top w:val="none" w:sz="0" w:space="0" w:color="auto"/>
            <w:left w:val="none" w:sz="0" w:space="0" w:color="auto"/>
            <w:bottom w:val="none" w:sz="0" w:space="0" w:color="auto"/>
            <w:right w:val="none" w:sz="0" w:space="0" w:color="auto"/>
          </w:divBdr>
        </w:div>
        <w:div w:id="2057586124">
          <w:marLeft w:val="640"/>
          <w:marRight w:val="0"/>
          <w:marTop w:val="0"/>
          <w:marBottom w:val="0"/>
          <w:divBdr>
            <w:top w:val="none" w:sz="0" w:space="0" w:color="auto"/>
            <w:left w:val="none" w:sz="0" w:space="0" w:color="auto"/>
            <w:bottom w:val="none" w:sz="0" w:space="0" w:color="auto"/>
            <w:right w:val="none" w:sz="0" w:space="0" w:color="auto"/>
          </w:divBdr>
        </w:div>
        <w:div w:id="1293439700">
          <w:marLeft w:val="640"/>
          <w:marRight w:val="0"/>
          <w:marTop w:val="0"/>
          <w:marBottom w:val="0"/>
          <w:divBdr>
            <w:top w:val="none" w:sz="0" w:space="0" w:color="auto"/>
            <w:left w:val="none" w:sz="0" w:space="0" w:color="auto"/>
            <w:bottom w:val="none" w:sz="0" w:space="0" w:color="auto"/>
            <w:right w:val="none" w:sz="0" w:space="0" w:color="auto"/>
          </w:divBdr>
        </w:div>
        <w:div w:id="815419823">
          <w:marLeft w:val="640"/>
          <w:marRight w:val="0"/>
          <w:marTop w:val="0"/>
          <w:marBottom w:val="0"/>
          <w:divBdr>
            <w:top w:val="none" w:sz="0" w:space="0" w:color="auto"/>
            <w:left w:val="none" w:sz="0" w:space="0" w:color="auto"/>
            <w:bottom w:val="none" w:sz="0" w:space="0" w:color="auto"/>
            <w:right w:val="none" w:sz="0" w:space="0" w:color="auto"/>
          </w:divBdr>
        </w:div>
        <w:div w:id="1256860909">
          <w:marLeft w:val="640"/>
          <w:marRight w:val="0"/>
          <w:marTop w:val="0"/>
          <w:marBottom w:val="0"/>
          <w:divBdr>
            <w:top w:val="none" w:sz="0" w:space="0" w:color="auto"/>
            <w:left w:val="none" w:sz="0" w:space="0" w:color="auto"/>
            <w:bottom w:val="none" w:sz="0" w:space="0" w:color="auto"/>
            <w:right w:val="none" w:sz="0" w:space="0" w:color="auto"/>
          </w:divBdr>
        </w:div>
        <w:div w:id="492333578">
          <w:marLeft w:val="640"/>
          <w:marRight w:val="0"/>
          <w:marTop w:val="0"/>
          <w:marBottom w:val="0"/>
          <w:divBdr>
            <w:top w:val="none" w:sz="0" w:space="0" w:color="auto"/>
            <w:left w:val="none" w:sz="0" w:space="0" w:color="auto"/>
            <w:bottom w:val="none" w:sz="0" w:space="0" w:color="auto"/>
            <w:right w:val="none" w:sz="0" w:space="0" w:color="auto"/>
          </w:divBdr>
        </w:div>
        <w:div w:id="875580687">
          <w:marLeft w:val="640"/>
          <w:marRight w:val="0"/>
          <w:marTop w:val="0"/>
          <w:marBottom w:val="0"/>
          <w:divBdr>
            <w:top w:val="none" w:sz="0" w:space="0" w:color="auto"/>
            <w:left w:val="none" w:sz="0" w:space="0" w:color="auto"/>
            <w:bottom w:val="none" w:sz="0" w:space="0" w:color="auto"/>
            <w:right w:val="none" w:sz="0" w:space="0" w:color="auto"/>
          </w:divBdr>
        </w:div>
        <w:div w:id="1248735552">
          <w:marLeft w:val="640"/>
          <w:marRight w:val="0"/>
          <w:marTop w:val="0"/>
          <w:marBottom w:val="0"/>
          <w:divBdr>
            <w:top w:val="none" w:sz="0" w:space="0" w:color="auto"/>
            <w:left w:val="none" w:sz="0" w:space="0" w:color="auto"/>
            <w:bottom w:val="none" w:sz="0" w:space="0" w:color="auto"/>
            <w:right w:val="none" w:sz="0" w:space="0" w:color="auto"/>
          </w:divBdr>
        </w:div>
        <w:div w:id="209465876">
          <w:marLeft w:val="640"/>
          <w:marRight w:val="0"/>
          <w:marTop w:val="0"/>
          <w:marBottom w:val="0"/>
          <w:divBdr>
            <w:top w:val="none" w:sz="0" w:space="0" w:color="auto"/>
            <w:left w:val="none" w:sz="0" w:space="0" w:color="auto"/>
            <w:bottom w:val="none" w:sz="0" w:space="0" w:color="auto"/>
            <w:right w:val="none" w:sz="0" w:space="0" w:color="auto"/>
          </w:divBdr>
        </w:div>
        <w:div w:id="1094590529">
          <w:marLeft w:val="640"/>
          <w:marRight w:val="0"/>
          <w:marTop w:val="0"/>
          <w:marBottom w:val="0"/>
          <w:divBdr>
            <w:top w:val="none" w:sz="0" w:space="0" w:color="auto"/>
            <w:left w:val="none" w:sz="0" w:space="0" w:color="auto"/>
            <w:bottom w:val="none" w:sz="0" w:space="0" w:color="auto"/>
            <w:right w:val="none" w:sz="0" w:space="0" w:color="auto"/>
          </w:divBdr>
        </w:div>
        <w:div w:id="1790011042">
          <w:marLeft w:val="640"/>
          <w:marRight w:val="0"/>
          <w:marTop w:val="0"/>
          <w:marBottom w:val="0"/>
          <w:divBdr>
            <w:top w:val="none" w:sz="0" w:space="0" w:color="auto"/>
            <w:left w:val="none" w:sz="0" w:space="0" w:color="auto"/>
            <w:bottom w:val="none" w:sz="0" w:space="0" w:color="auto"/>
            <w:right w:val="none" w:sz="0" w:space="0" w:color="auto"/>
          </w:divBdr>
        </w:div>
        <w:div w:id="2019648786">
          <w:marLeft w:val="640"/>
          <w:marRight w:val="0"/>
          <w:marTop w:val="0"/>
          <w:marBottom w:val="0"/>
          <w:divBdr>
            <w:top w:val="none" w:sz="0" w:space="0" w:color="auto"/>
            <w:left w:val="none" w:sz="0" w:space="0" w:color="auto"/>
            <w:bottom w:val="none" w:sz="0" w:space="0" w:color="auto"/>
            <w:right w:val="none" w:sz="0" w:space="0" w:color="auto"/>
          </w:divBdr>
        </w:div>
        <w:div w:id="2038967774">
          <w:marLeft w:val="640"/>
          <w:marRight w:val="0"/>
          <w:marTop w:val="0"/>
          <w:marBottom w:val="0"/>
          <w:divBdr>
            <w:top w:val="none" w:sz="0" w:space="0" w:color="auto"/>
            <w:left w:val="none" w:sz="0" w:space="0" w:color="auto"/>
            <w:bottom w:val="none" w:sz="0" w:space="0" w:color="auto"/>
            <w:right w:val="none" w:sz="0" w:space="0" w:color="auto"/>
          </w:divBdr>
        </w:div>
        <w:div w:id="989166543">
          <w:marLeft w:val="640"/>
          <w:marRight w:val="0"/>
          <w:marTop w:val="0"/>
          <w:marBottom w:val="0"/>
          <w:divBdr>
            <w:top w:val="none" w:sz="0" w:space="0" w:color="auto"/>
            <w:left w:val="none" w:sz="0" w:space="0" w:color="auto"/>
            <w:bottom w:val="none" w:sz="0" w:space="0" w:color="auto"/>
            <w:right w:val="none" w:sz="0" w:space="0" w:color="auto"/>
          </w:divBdr>
        </w:div>
        <w:div w:id="1599097494">
          <w:marLeft w:val="640"/>
          <w:marRight w:val="0"/>
          <w:marTop w:val="0"/>
          <w:marBottom w:val="0"/>
          <w:divBdr>
            <w:top w:val="none" w:sz="0" w:space="0" w:color="auto"/>
            <w:left w:val="none" w:sz="0" w:space="0" w:color="auto"/>
            <w:bottom w:val="none" w:sz="0" w:space="0" w:color="auto"/>
            <w:right w:val="none" w:sz="0" w:space="0" w:color="auto"/>
          </w:divBdr>
        </w:div>
        <w:div w:id="137769311">
          <w:marLeft w:val="640"/>
          <w:marRight w:val="0"/>
          <w:marTop w:val="0"/>
          <w:marBottom w:val="0"/>
          <w:divBdr>
            <w:top w:val="none" w:sz="0" w:space="0" w:color="auto"/>
            <w:left w:val="none" w:sz="0" w:space="0" w:color="auto"/>
            <w:bottom w:val="none" w:sz="0" w:space="0" w:color="auto"/>
            <w:right w:val="none" w:sz="0" w:space="0" w:color="auto"/>
          </w:divBdr>
        </w:div>
        <w:div w:id="706367751">
          <w:marLeft w:val="640"/>
          <w:marRight w:val="0"/>
          <w:marTop w:val="0"/>
          <w:marBottom w:val="0"/>
          <w:divBdr>
            <w:top w:val="none" w:sz="0" w:space="0" w:color="auto"/>
            <w:left w:val="none" w:sz="0" w:space="0" w:color="auto"/>
            <w:bottom w:val="none" w:sz="0" w:space="0" w:color="auto"/>
            <w:right w:val="none" w:sz="0" w:space="0" w:color="auto"/>
          </w:divBdr>
        </w:div>
        <w:div w:id="746195205">
          <w:marLeft w:val="640"/>
          <w:marRight w:val="0"/>
          <w:marTop w:val="0"/>
          <w:marBottom w:val="0"/>
          <w:divBdr>
            <w:top w:val="none" w:sz="0" w:space="0" w:color="auto"/>
            <w:left w:val="none" w:sz="0" w:space="0" w:color="auto"/>
            <w:bottom w:val="none" w:sz="0" w:space="0" w:color="auto"/>
            <w:right w:val="none" w:sz="0" w:space="0" w:color="auto"/>
          </w:divBdr>
        </w:div>
        <w:div w:id="456602115">
          <w:marLeft w:val="640"/>
          <w:marRight w:val="0"/>
          <w:marTop w:val="0"/>
          <w:marBottom w:val="0"/>
          <w:divBdr>
            <w:top w:val="none" w:sz="0" w:space="0" w:color="auto"/>
            <w:left w:val="none" w:sz="0" w:space="0" w:color="auto"/>
            <w:bottom w:val="none" w:sz="0" w:space="0" w:color="auto"/>
            <w:right w:val="none" w:sz="0" w:space="0" w:color="auto"/>
          </w:divBdr>
        </w:div>
        <w:div w:id="587496106">
          <w:marLeft w:val="640"/>
          <w:marRight w:val="0"/>
          <w:marTop w:val="0"/>
          <w:marBottom w:val="0"/>
          <w:divBdr>
            <w:top w:val="none" w:sz="0" w:space="0" w:color="auto"/>
            <w:left w:val="none" w:sz="0" w:space="0" w:color="auto"/>
            <w:bottom w:val="none" w:sz="0" w:space="0" w:color="auto"/>
            <w:right w:val="none" w:sz="0" w:space="0" w:color="auto"/>
          </w:divBdr>
        </w:div>
        <w:div w:id="2039119542">
          <w:marLeft w:val="640"/>
          <w:marRight w:val="0"/>
          <w:marTop w:val="0"/>
          <w:marBottom w:val="0"/>
          <w:divBdr>
            <w:top w:val="none" w:sz="0" w:space="0" w:color="auto"/>
            <w:left w:val="none" w:sz="0" w:space="0" w:color="auto"/>
            <w:bottom w:val="none" w:sz="0" w:space="0" w:color="auto"/>
            <w:right w:val="none" w:sz="0" w:space="0" w:color="auto"/>
          </w:divBdr>
        </w:div>
        <w:div w:id="1099714082">
          <w:marLeft w:val="640"/>
          <w:marRight w:val="0"/>
          <w:marTop w:val="0"/>
          <w:marBottom w:val="0"/>
          <w:divBdr>
            <w:top w:val="none" w:sz="0" w:space="0" w:color="auto"/>
            <w:left w:val="none" w:sz="0" w:space="0" w:color="auto"/>
            <w:bottom w:val="none" w:sz="0" w:space="0" w:color="auto"/>
            <w:right w:val="none" w:sz="0" w:space="0" w:color="auto"/>
          </w:divBdr>
        </w:div>
        <w:div w:id="313490119">
          <w:marLeft w:val="640"/>
          <w:marRight w:val="0"/>
          <w:marTop w:val="0"/>
          <w:marBottom w:val="0"/>
          <w:divBdr>
            <w:top w:val="none" w:sz="0" w:space="0" w:color="auto"/>
            <w:left w:val="none" w:sz="0" w:space="0" w:color="auto"/>
            <w:bottom w:val="none" w:sz="0" w:space="0" w:color="auto"/>
            <w:right w:val="none" w:sz="0" w:space="0" w:color="auto"/>
          </w:divBdr>
        </w:div>
        <w:div w:id="1066803937">
          <w:marLeft w:val="640"/>
          <w:marRight w:val="0"/>
          <w:marTop w:val="0"/>
          <w:marBottom w:val="0"/>
          <w:divBdr>
            <w:top w:val="none" w:sz="0" w:space="0" w:color="auto"/>
            <w:left w:val="none" w:sz="0" w:space="0" w:color="auto"/>
            <w:bottom w:val="none" w:sz="0" w:space="0" w:color="auto"/>
            <w:right w:val="none" w:sz="0" w:space="0" w:color="auto"/>
          </w:divBdr>
        </w:div>
        <w:div w:id="797377055">
          <w:marLeft w:val="640"/>
          <w:marRight w:val="0"/>
          <w:marTop w:val="0"/>
          <w:marBottom w:val="0"/>
          <w:divBdr>
            <w:top w:val="none" w:sz="0" w:space="0" w:color="auto"/>
            <w:left w:val="none" w:sz="0" w:space="0" w:color="auto"/>
            <w:bottom w:val="none" w:sz="0" w:space="0" w:color="auto"/>
            <w:right w:val="none" w:sz="0" w:space="0" w:color="auto"/>
          </w:divBdr>
        </w:div>
        <w:div w:id="1851984732">
          <w:marLeft w:val="640"/>
          <w:marRight w:val="0"/>
          <w:marTop w:val="0"/>
          <w:marBottom w:val="0"/>
          <w:divBdr>
            <w:top w:val="none" w:sz="0" w:space="0" w:color="auto"/>
            <w:left w:val="none" w:sz="0" w:space="0" w:color="auto"/>
            <w:bottom w:val="none" w:sz="0" w:space="0" w:color="auto"/>
            <w:right w:val="none" w:sz="0" w:space="0" w:color="auto"/>
          </w:divBdr>
        </w:div>
        <w:div w:id="1228957229">
          <w:marLeft w:val="640"/>
          <w:marRight w:val="0"/>
          <w:marTop w:val="0"/>
          <w:marBottom w:val="0"/>
          <w:divBdr>
            <w:top w:val="none" w:sz="0" w:space="0" w:color="auto"/>
            <w:left w:val="none" w:sz="0" w:space="0" w:color="auto"/>
            <w:bottom w:val="none" w:sz="0" w:space="0" w:color="auto"/>
            <w:right w:val="none" w:sz="0" w:space="0" w:color="auto"/>
          </w:divBdr>
        </w:div>
        <w:div w:id="1966688801">
          <w:marLeft w:val="640"/>
          <w:marRight w:val="0"/>
          <w:marTop w:val="0"/>
          <w:marBottom w:val="0"/>
          <w:divBdr>
            <w:top w:val="none" w:sz="0" w:space="0" w:color="auto"/>
            <w:left w:val="none" w:sz="0" w:space="0" w:color="auto"/>
            <w:bottom w:val="none" w:sz="0" w:space="0" w:color="auto"/>
            <w:right w:val="none" w:sz="0" w:space="0" w:color="auto"/>
          </w:divBdr>
        </w:div>
        <w:div w:id="1685352683">
          <w:marLeft w:val="640"/>
          <w:marRight w:val="0"/>
          <w:marTop w:val="0"/>
          <w:marBottom w:val="0"/>
          <w:divBdr>
            <w:top w:val="none" w:sz="0" w:space="0" w:color="auto"/>
            <w:left w:val="none" w:sz="0" w:space="0" w:color="auto"/>
            <w:bottom w:val="none" w:sz="0" w:space="0" w:color="auto"/>
            <w:right w:val="none" w:sz="0" w:space="0" w:color="auto"/>
          </w:divBdr>
        </w:div>
        <w:div w:id="126053641">
          <w:marLeft w:val="640"/>
          <w:marRight w:val="0"/>
          <w:marTop w:val="0"/>
          <w:marBottom w:val="0"/>
          <w:divBdr>
            <w:top w:val="none" w:sz="0" w:space="0" w:color="auto"/>
            <w:left w:val="none" w:sz="0" w:space="0" w:color="auto"/>
            <w:bottom w:val="none" w:sz="0" w:space="0" w:color="auto"/>
            <w:right w:val="none" w:sz="0" w:space="0" w:color="auto"/>
          </w:divBdr>
        </w:div>
        <w:div w:id="357858001">
          <w:marLeft w:val="640"/>
          <w:marRight w:val="0"/>
          <w:marTop w:val="0"/>
          <w:marBottom w:val="0"/>
          <w:divBdr>
            <w:top w:val="none" w:sz="0" w:space="0" w:color="auto"/>
            <w:left w:val="none" w:sz="0" w:space="0" w:color="auto"/>
            <w:bottom w:val="none" w:sz="0" w:space="0" w:color="auto"/>
            <w:right w:val="none" w:sz="0" w:space="0" w:color="auto"/>
          </w:divBdr>
        </w:div>
        <w:div w:id="1627077581">
          <w:marLeft w:val="640"/>
          <w:marRight w:val="0"/>
          <w:marTop w:val="0"/>
          <w:marBottom w:val="0"/>
          <w:divBdr>
            <w:top w:val="none" w:sz="0" w:space="0" w:color="auto"/>
            <w:left w:val="none" w:sz="0" w:space="0" w:color="auto"/>
            <w:bottom w:val="none" w:sz="0" w:space="0" w:color="auto"/>
            <w:right w:val="none" w:sz="0" w:space="0" w:color="auto"/>
          </w:divBdr>
        </w:div>
        <w:div w:id="1340692550">
          <w:marLeft w:val="640"/>
          <w:marRight w:val="0"/>
          <w:marTop w:val="0"/>
          <w:marBottom w:val="0"/>
          <w:divBdr>
            <w:top w:val="none" w:sz="0" w:space="0" w:color="auto"/>
            <w:left w:val="none" w:sz="0" w:space="0" w:color="auto"/>
            <w:bottom w:val="none" w:sz="0" w:space="0" w:color="auto"/>
            <w:right w:val="none" w:sz="0" w:space="0" w:color="auto"/>
          </w:divBdr>
        </w:div>
        <w:div w:id="167870099">
          <w:marLeft w:val="640"/>
          <w:marRight w:val="0"/>
          <w:marTop w:val="0"/>
          <w:marBottom w:val="0"/>
          <w:divBdr>
            <w:top w:val="none" w:sz="0" w:space="0" w:color="auto"/>
            <w:left w:val="none" w:sz="0" w:space="0" w:color="auto"/>
            <w:bottom w:val="none" w:sz="0" w:space="0" w:color="auto"/>
            <w:right w:val="none" w:sz="0" w:space="0" w:color="auto"/>
          </w:divBdr>
        </w:div>
        <w:div w:id="2052340657">
          <w:marLeft w:val="640"/>
          <w:marRight w:val="0"/>
          <w:marTop w:val="0"/>
          <w:marBottom w:val="0"/>
          <w:divBdr>
            <w:top w:val="none" w:sz="0" w:space="0" w:color="auto"/>
            <w:left w:val="none" w:sz="0" w:space="0" w:color="auto"/>
            <w:bottom w:val="none" w:sz="0" w:space="0" w:color="auto"/>
            <w:right w:val="none" w:sz="0" w:space="0" w:color="auto"/>
          </w:divBdr>
        </w:div>
        <w:div w:id="312176416">
          <w:marLeft w:val="640"/>
          <w:marRight w:val="0"/>
          <w:marTop w:val="0"/>
          <w:marBottom w:val="0"/>
          <w:divBdr>
            <w:top w:val="none" w:sz="0" w:space="0" w:color="auto"/>
            <w:left w:val="none" w:sz="0" w:space="0" w:color="auto"/>
            <w:bottom w:val="none" w:sz="0" w:space="0" w:color="auto"/>
            <w:right w:val="none" w:sz="0" w:space="0" w:color="auto"/>
          </w:divBdr>
        </w:div>
        <w:div w:id="1292126796">
          <w:marLeft w:val="640"/>
          <w:marRight w:val="0"/>
          <w:marTop w:val="0"/>
          <w:marBottom w:val="0"/>
          <w:divBdr>
            <w:top w:val="none" w:sz="0" w:space="0" w:color="auto"/>
            <w:left w:val="none" w:sz="0" w:space="0" w:color="auto"/>
            <w:bottom w:val="none" w:sz="0" w:space="0" w:color="auto"/>
            <w:right w:val="none" w:sz="0" w:space="0" w:color="auto"/>
          </w:divBdr>
        </w:div>
        <w:div w:id="1727728132">
          <w:marLeft w:val="640"/>
          <w:marRight w:val="0"/>
          <w:marTop w:val="0"/>
          <w:marBottom w:val="0"/>
          <w:divBdr>
            <w:top w:val="none" w:sz="0" w:space="0" w:color="auto"/>
            <w:left w:val="none" w:sz="0" w:space="0" w:color="auto"/>
            <w:bottom w:val="none" w:sz="0" w:space="0" w:color="auto"/>
            <w:right w:val="none" w:sz="0" w:space="0" w:color="auto"/>
          </w:divBdr>
        </w:div>
        <w:div w:id="986590710">
          <w:marLeft w:val="640"/>
          <w:marRight w:val="0"/>
          <w:marTop w:val="0"/>
          <w:marBottom w:val="0"/>
          <w:divBdr>
            <w:top w:val="none" w:sz="0" w:space="0" w:color="auto"/>
            <w:left w:val="none" w:sz="0" w:space="0" w:color="auto"/>
            <w:bottom w:val="none" w:sz="0" w:space="0" w:color="auto"/>
            <w:right w:val="none" w:sz="0" w:space="0" w:color="auto"/>
          </w:divBdr>
        </w:div>
        <w:div w:id="1518814543">
          <w:marLeft w:val="640"/>
          <w:marRight w:val="0"/>
          <w:marTop w:val="0"/>
          <w:marBottom w:val="0"/>
          <w:divBdr>
            <w:top w:val="none" w:sz="0" w:space="0" w:color="auto"/>
            <w:left w:val="none" w:sz="0" w:space="0" w:color="auto"/>
            <w:bottom w:val="none" w:sz="0" w:space="0" w:color="auto"/>
            <w:right w:val="none" w:sz="0" w:space="0" w:color="auto"/>
          </w:divBdr>
        </w:div>
        <w:div w:id="2008702302">
          <w:marLeft w:val="640"/>
          <w:marRight w:val="0"/>
          <w:marTop w:val="0"/>
          <w:marBottom w:val="0"/>
          <w:divBdr>
            <w:top w:val="none" w:sz="0" w:space="0" w:color="auto"/>
            <w:left w:val="none" w:sz="0" w:space="0" w:color="auto"/>
            <w:bottom w:val="none" w:sz="0" w:space="0" w:color="auto"/>
            <w:right w:val="none" w:sz="0" w:space="0" w:color="auto"/>
          </w:divBdr>
        </w:div>
        <w:div w:id="36787010">
          <w:marLeft w:val="640"/>
          <w:marRight w:val="0"/>
          <w:marTop w:val="0"/>
          <w:marBottom w:val="0"/>
          <w:divBdr>
            <w:top w:val="none" w:sz="0" w:space="0" w:color="auto"/>
            <w:left w:val="none" w:sz="0" w:space="0" w:color="auto"/>
            <w:bottom w:val="none" w:sz="0" w:space="0" w:color="auto"/>
            <w:right w:val="none" w:sz="0" w:space="0" w:color="auto"/>
          </w:divBdr>
        </w:div>
        <w:div w:id="476148785">
          <w:marLeft w:val="640"/>
          <w:marRight w:val="0"/>
          <w:marTop w:val="0"/>
          <w:marBottom w:val="0"/>
          <w:divBdr>
            <w:top w:val="none" w:sz="0" w:space="0" w:color="auto"/>
            <w:left w:val="none" w:sz="0" w:space="0" w:color="auto"/>
            <w:bottom w:val="none" w:sz="0" w:space="0" w:color="auto"/>
            <w:right w:val="none" w:sz="0" w:space="0" w:color="auto"/>
          </w:divBdr>
        </w:div>
        <w:div w:id="573781390">
          <w:marLeft w:val="640"/>
          <w:marRight w:val="0"/>
          <w:marTop w:val="0"/>
          <w:marBottom w:val="0"/>
          <w:divBdr>
            <w:top w:val="none" w:sz="0" w:space="0" w:color="auto"/>
            <w:left w:val="none" w:sz="0" w:space="0" w:color="auto"/>
            <w:bottom w:val="none" w:sz="0" w:space="0" w:color="auto"/>
            <w:right w:val="none" w:sz="0" w:space="0" w:color="auto"/>
          </w:divBdr>
        </w:div>
        <w:div w:id="734815681">
          <w:marLeft w:val="640"/>
          <w:marRight w:val="0"/>
          <w:marTop w:val="0"/>
          <w:marBottom w:val="0"/>
          <w:divBdr>
            <w:top w:val="none" w:sz="0" w:space="0" w:color="auto"/>
            <w:left w:val="none" w:sz="0" w:space="0" w:color="auto"/>
            <w:bottom w:val="none" w:sz="0" w:space="0" w:color="auto"/>
            <w:right w:val="none" w:sz="0" w:space="0" w:color="auto"/>
          </w:divBdr>
        </w:div>
        <w:div w:id="1252542755">
          <w:marLeft w:val="640"/>
          <w:marRight w:val="0"/>
          <w:marTop w:val="0"/>
          <w:marBottom w:val="0"/>
          <w:divBdr>
            <w:top w:val="none" w:sz="0" w:space="0" w:color="auto"/>
            <w:left w:val="none" w:sz="0" w:space="0" w:color="auto"/>
            <w:bottom w:val="none" w:sz="0" w:space="0" w:color="auto"/>
            <w:right w:val="none" w:sz="0" w:space="0" w:color="auto"/>
          </w:divBdr>
        </w:div>
        <w:div w:id="1415393806">
          <w:marLeft w:val="640"/>
          <w:marRight w:val="0"/>
          <w:marTop w:val="0"/>
          <w:marBottom w:val="0"/>
          <w:divBdr>
            <w:top w:val="none" w:sz="0" w:space="0" w:color="auto"/>
            <w:left w:val="none" w:sz="0" w:space="0" w:color="auto"/>
            <w:bottom w:val="none" w:sz="0" w:space="0" w:color="auto"/>
            <w:right w:val="none" w:sz="0" w:space="0" w:color="auto"/>
          </w:divBdr>
        </w:div>
        <w:div w:id="1243952661">
          <w:marLeft w:val="640"/>
          <w:marRight w:val="0"/>
          <w:marTop w:val="0"/>
          <w:marBottom w:val="0"/>
          <w:divBdr>
            <w:top w:val="none" w:sz="0" w:space="0" w:color="auto"/>
            <w:left w:val="none" w:sz="0" w:space="0" w:color="auto"/>
            <w:bottom w:val="none" w:sz="0" w:space="0" w:color="auto"/>
            <w:right w:val="none" w:sz="0" w:space="0" w:color="auto"/>
          </w:divBdr>
        </w:div>
        <w:div w:id="1640380673">
          <w:marLeft w:val="640"/>
          <w:marRight w:val="0"/>
          <w:marTop w:val="0"/>
          <w:marBottom w:val="0"/>
          <w:divBdr>
            <w:top w:val="none" w:sz="0" w:space="0" w:color="auto"/>
            <w:left w:val="none" w:sz="0" w:space="0" w:color="auto"/>
            <w:bottom w:val="none" w:sz="0" w:space="0" w:color="auto"/>
            <w:right w:val="none" w:sz="0" w:space="0" w:color="auto"/>
          </w:divBdr>
        </w:div>
        <w:div w:id="1899121194">
          <w:marLeft w:val="640"/>
          <w:marRight w:val="0"/>
          <w:marTop w:val="0"/>
          <w:marBottom w:val="0"/>
          <w:divBdr>
            <w:top w:val="none" w:sz="0" w:space="0" w:color="auto"/>
            <w:left w:val="none" w:sz="0" w:space="0" w:color="auto"/>
            <w:bottom w:val="none" w:sz="0" w:space="0" w:color="auto"/>
            <w:right w:val="none" w:sz="0" w:space="0" w:color="auto"/>
          </w:divBdr>
        </w:div>
        <w:div w:id="1406298799">
          <w:marLeft w:val="640"/>
          <w:marRight w:val="0"/>
          <w:marTop w:val="0"/>
          <w:marBottom w:val="0"/>
          <w:divBdr>
            <w:top w:val="none" w:sz="0" w:space="0" w:color="auto"/>
            <w:left w:val="none" w:sz="0" w:space="0" w:color="auto"/>
            <w:bottom w:val="none" w:sz="0" w:space="0" w:color="auto"/>
            <w:right w:val="none" w:sz="0" w:space="0" w:color="auto"/>
          </w:divBdr>
        </w:div>
        <w:div w:id="1407997715">
          <w:marLeft w:val="640"/>
          <w:marRight w:val="0"/>
          <w:marTop w:val="0"/>
          <w:marBottom w:val="0"/>
          <w:divBdr>
            <w:top w:val="none" w:sz="0" w:space="0" w:color="auto"/>
            <w:left w:val="none" w:sz="0" w:space="0" w:color="auto"/>
            <w:bottom w:val="none" w:sz="0" w:space="0" w:color="auto"/>
            <w:right w:val="none" w:sz="0" w:space="0" w:color="auto"/>
          </w:divBdr>
        </w:div>
        <w:div w:id="420836391">
          <w:marLeft w:val="640"/>
          <w:marRight w:val="0"/>
          <w:marTop w:val="0"/>
          <w:marBottom w:val="0"/>
          <w:divBdr>
            <w:top w:val="none" w:sz="0" w:space="0" w:color="auto"/>
            <w:left w:val="none" w:sz="0" w:space="0" w:color="auto"/>
            <w:bottom w:val="none" w:sz="0" w:space="0" w:color="auto"/>
            <w:right w:val="none" w:sz="0" w:space="0" w:color="auto"/>
          </w:divBdr>
        </w:div>
        <w:div w:id="541405794">
          <w:marLeft w:val="640"/>
          <w:marRight w:val="0"/>
          <w:marTop w:val="0"/>
          <w:marBottom w:val="0"/>
          <w:divBdr>
            <w:top w:val="none" w:sz="0" w:space="0" w:color="auto"/>
            <w:left w:val="none" w:sz="0" w:space="0" w:color="auto"/>
            <w:bottom w:val="none" w:sz="0" w:space="0" w:color="auto"/>
            <w:right w:val="none" w:sz="0" w:space="0" w:color="auto"/>
          </w:divBdr>
        </w:div>
        <w:div w:id="2137479650">
          <w:marLeft w:val="640"/>
          <w:marRight w:val="0"/>
          <w:marTop w:val="0"/>
          <w:marBottom w:val="0"/>
          <w:divBdr>
            <w:top w:val="none" w:sz="0" w:space="0" w:color="auto"/>
            <w:left w:val="none" w:sz="0" w:space="0" w:color="auto"/>
            <w:bottom w:val="none" w:sz="0" w:space="0" w:color="auto"/>
            <w:right w:val="none" w:sz="0" w:space="0" w:color="auto"/>
          </w:divBdr>
        </w:div>
        <w:div w:id="1343631110">
          <w:marLeft w:val="640"/>
          <w:marRight w:val="0"/>
          <w:marTop w:val="0"/>
          <w:marBottom w:val="0"/>
          <w:divBdr>
            <w:top w:val="none" w:sz="0" w:space="0" w:color="auto"/>
            <w:left w:val="none" w:sz="0" w:space="0" w:color="auto"/>
            <w:bottom w:val="none" w:sz="0" w:space="0" w:color="auto"/>
            <w:right w:val="none" w:sz="0" w:space="0" w:color="auto"/>
          </w:divBdr>
        </w:div>
        <w:div w:id="163474211">
          <w:marLeft w:val="640"/>
          <w:marRight w:val="0"/>
          <w:marTop w:val="0"/>
          <w:marBottom w:val="0"/>
          <w:divBdr>
            <w:top w:val="none" w:sz="0" w:space="0" w:color="auto"/>
            <w:left w:val="none" w:sz="0" w:space="0" w:color="auto"/>
            <w:bottom w:val="none" w:sz="0" w:space="0" w:color="auto"/>
            <w:right w:val="none" w:sz="0" w:space="0" w:color="auto"/>
          </w:divBdr>
        </w:div>
        <w:div w:id="854273105">
          <w:marLeft w:val="640"/>
          <w:marRight w:val="0"/>
          <w:marTop w:val="0"/>
          <w:marBottom w:val="0"/>
          <w:divBdr>
            <w:top w:val="none" w:sz="0" w:space="0" w:color="auto"/>
            <w:left w:val="none" w:sz="0" w:space="0" w:color="auto"/>
            <w:bottom w:val="none" w:sz="0" w:space="0" w:color="auto"/>
            <w:right w:val="none" w:sz="0" w:space="0" w:color="auto"/>
          </w:divBdr>
        </w:div>
        <w:div w:id="835221192">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35364936">
      <w:bodyDiv w:val="1"/>
      <w:marLeft w:val="0"/>
      <w:marRight w:val="0"/>
      <w:marTop w:val="0"/>
      <w:marBottom w:val="0"/>
      <w:divBdr>
        <w:top w:val="none" w:sz="0" w:space="0" w:color="auto"/>
        <w:left w:val="none" w:sz="0" w:space="0" w:color="auto"/>
        <w:bottom w:val="none" w:sz="0" w:space="0" w:color="auto"/>
        <w:right w:val="none" w:sz="0" w:space="0" w:color="auto"/>
      </w:divBdr>
      <w:divsChild>
        <w:div w:id="1467240768">
          <w:marLeft w:val="640"/>
          <w:marRight w:val="0"/>
          <w:marTop w:val="0"/>
          <w:marBottom w:val="0"/>
          <w:divBdr>
            <w:top w:val="none" w:sz="0" w:space="0" w:color="auto"/>
            <w:left w:val="none" w:sz="0" w:space="0" w:color="auto"/>
            <w:bottom w:val="none" w:sz="0" w:space="0" w:color="auto"/>
            <w:right w:val="none" w:sz="0" w:space="0" w:color="auto"/>
          </w:divBdr>
        </w:div>
        <w:div w:id="553782517">
          <w:marLeft w:val="640"/>
          <w:marRight w:val="0"/>
          <w:marTop w:val="0"/>
          <w:marBottom w:val="0"/>
          <w:divBdr>
            <w:top w:val="none" w:sz="0" w:space="0" w:color="auto"/>
            <w:left w:val="none" w:sz="0" w:space="0" w:color="auto"/>
            <w:bottom w:val="none" w:sz="0" w:space="0" w:color="auto"/>
            <w:right w:val="none" w:sz="0" w:space="0" w:color="auto"/>
          </w:divBdr>
        </w:div>
        <w:div w:id="640816973">
          <w:marLeft w:val="640"/>
          <w:marRight w:val="0"/>
          <w:marTop w:val="0"/>
          <w:marBottom w:val="0"/>
          <w:divBdr>
            <w:top w:val="none" w:sz="0" w:space="0" w:color="auto"/>
            <w:left w:val="none" w:sz="0" w:space="0" w:color="auto"/>
            <w:bottom w:val="none" w:sz="0" w:space="0" w:color="auto"/>
            <w:right w:val="none" w:sz="0" w:space="0" w:color="auto"/>
          </w:divBdr>
        </w:div>
        <w:div w:id="98188437">
          <w:marLeft w:val="640"/>
          <w:marRight w:val="0"/>
          <w:marTop w:val="0"/>
          <w:marBottom w:val="0"/>
          <w:divBdr>
            <w:top w:val="none" w:sz="0" w:space="0" w:color="auto"/>
            <w:left w:val="none" w:sz="0" w:space="0" w:color="auto"/>
            <w:bottom w:val="none" w:sz="0" w:space="0" w:color="auto"/>
            <w:right w:val="none" w:sz="0" w:space="0" w:color="auto"/>
          </w:divBdr>
        </w:div>
        <w:div w:id="669870204">
          <w:marLeft w:val="640"/>
          <w:marRight w:val="0"/>
          <w:marTop w:val="0"/>
          <w:marBottom w:val="0"/>
          <w:divBdr>
            <w:top w:val="none" w:sz="0" w:space="0" w:color="auto"/>
            <w:left w:val="none" w:sz="0" w:space="0" w:color="auto"/>
            <w:bottom w:val="none" w:sz="0" w:space="0" w:color="auto"/>
            <w:right w:val="none" w:sz="0" w:space="0" w:color="auto"/>
          </w:divBdr>
        </w:div>
        <w:div w:id="2130004947">
          <w:marLeft w:val="640"/>
          <w:marRight w:val="0"/>
          <w:marTop w:val="0"/>
          <w:marBottom w:val="0"/>
          <w:divBdr>
            <w:top w:val="none" w:sz="0" w:space="0" w:color="auto"/>
            <w:left w:val="none" w:sz="0" w:space="0" w:color="auto"/>
            <w:bottom w:val="none" w:sz="0" w:space="0" w:color="auto"/>
            <w:right w:val="none" w:sz="0" w:space="0" w:color="auto"/>
          </w:divBdr>
        </w:div>
        <w:div w:id="1822888950">
          <w:marLeft w:val="640"/>
          <w:marRight w:val="0"/>
          <w:marTop w:val="0"/>
          <w:marBottom w:val="0"/>
          <w:divBdr>
            <w:top w:val="none" w:sz="0" w:space="0" w:color="auto"/>
            <w:left w:val="none" w:sz="0" w:space="0" w:color="auto"/>
            <w:bottom w:val="none" w:sz="0" w:space="0" w:color="auto"/>
            <w:right w:val="none" w:sz="0" w:space="0" w:color="auto"/>
          </w:divBdr>
        </w:div>
        <w:div w:id="1515879279">
          <w:marLeft w:val="640"/>
          <w:marRight w:val="0"/>
          <w:marTop w:val="0"/>
          <w:marBottom w:val="0"/>
          <w:divBdr>
            <w:top w:val="none" w:sz="0" w:space="0" w:color="auto"/>
            <w:left w:val="none" w:sz="0" w:space="0" w:color="auto"/>
            <w:bottom w:val="none" w:sz="0" w:space="0" w:color="auto"/>
            <w:right w:val="none" w:sz="0" w:space="0" w:color="auto"/>
          </w:divBdr>
        </w:div>
        <w:div w:id="2135632470">
          <w:marLeft w:val="640"/>
          <w:marRight w:val="0"/>
          <w:marTop w:val="0"/>
          <w:marBottom w:val="0"/>
          <w:divBdr>
            <w:top w:val="none" w:sz="0" w:space="0" w:color="auto"/>
            <w:left w:val="none" w:sz="0" w:space="0" w:color="auto"/>
            <w:bottom w:val="none" w:sz="0" w:space="0" w:color="auto"/>
            <w:right w:val="none" w:sz="0" w:space="0" w:color="auto"/>
          </w:divBdr>
        </w:div>
        <w:div w:id="918716303">
          <w:marLeft w:val="640"/>
          <w:marRight w:val="0"/>
          <w:marTop w:val="0"/>
          <w:marBottom w:val="0"/>
          <w:divBdr>
            <w:top w:val="none" w:sz="0" w:space="0" w:color="auto"/>
            <w:left w:val="none" w:sz="0" w:space="0" w:color="auto"/>
            <w:bottom w:val="none" w:sz="0" w:space="0" w:color="auto"/>
            <w:right w:val="none" w:sz="0" w:space="0" w:color="auto"/>
          </w:divBdr>
        </w:div>
        <w:div w:id="1173493949">
          <w:marLeft w:val="640"/>
          <w:marRight w:val="0"/>
          <w:marTop w:val="0"/>
          <w:marBottom w:val="0"/>
          <w:divBdr>
            <w:top w:val="none" w:sz="0" w:space="0" w:color="auto"/>
            <w:left w:val="none" w:sz="0" w:space="0" w:color="auto"/>
            <w:bottom w:val="none" w:sz="0" w:space="0" w:color="auto"/>
            <w:right w:val="none" w:sz="0" w:space="0" w:color="auto"/>
          </w:divBdr>
        </w:div>
        <w:div w:id="451095260">
          <w:marLeft w:val="640"/>
          <w:marRight w:val="0"/>
          <w:marTop w:val="0"/>
          <w:marBottom w:val="0"/>
          <w:divBdr>
            <w:top w:val="none" w:sz="0" w:space="0" w:color="auto"/>
            <w:left w:val="none" w:sz="0" w:space="0" w:color="auto"/>
            <w:bottom w:val="none" w:sz="0" w:space="0" w:color="auto"/>
            <w:right w:val="none" w:sz="0" w:space="0" w:color="auto"/>
          </w:divBdr>
        </w:div>
        <w:div w:id="1638336106">
          <w:marLeft w:val="640"/>
          <w:marRight w:val="0"/>
          <w:marTop w:val="0"/>
          <w:marBottom w:val="0"/>
          <w:divBdr>
            <w:top w:val="none" w:sz="0" w:space="0" w:color="auto"/>
            <w:left w:val="none" w:sz="0" w:space="0" w:color="auto"/>
            <w:bottom w:val="none" w:sz="0" w:space="0" w:color="auto"/>
            <w:right w:val="none" w:sz="0" w:space="0" w:color="auto"/>
          </w:divBdr>
        </w:div>
        <w:div w:id="165247631">
          <w:marLeft w:val="640"/>
          <w:marRight w:val="0"/>
          <w:marTop w:val="0"/>
          <w:marBottom w:val="0"/>
          <w:divBdr>
            <w:top w:val="none" w:sz="0" w:space="0" w:color="auto"/>
            <w:left w:val="none" w:sz="0" w:space="0" w:color="auto"/>
            <w:bottom w:val="none" w:sz="0" w:space="0" w:color="auto"/>
            <w:right w:val="none" w:sz="0" w:space="0" w:color="auto"/>
          </w:divBdr>
        </w:div>
        <w:div w:id="1914200547">
          <w:marLeft w:val="640"/>
          <w:marRight w:val="0"/>
          <w:marTop w:val="0"/>
          <w:marBottom w:val="0"/>
          <w:divBdr>
            <w:top w:val="none" w:sz="0" w:space="0" w:color="auto"/>
            <w:left w:val="none" w:sz="0" w:space="0" w:color="auto"/>
            <w:bottom w:val="none" w:sz="0" w:space="0" w:color="auto"/>
            <w:right w:val="none" w:sz="0" w:space="0" w:color="auto"/>
          </w:divBdr>
        </w:div>
        <w:div w:id="1448431332">
          <w:marLeft w:val="640"/>
          <w:marRight w:val="0"/>
          <w:marTop w:val="0"/>
          <w:marBottom w:val="0"/>
          <w:divBdr>
            <w:top w:val="none" w:sz="0" w:space="0" w:color="auto"/>
            <w:left w:val="none" w:sz="0" w:space="0" w:color="auto"/>
            <w:bottom w:val="none" w:sz="0" w:space="0" w:color="auto"/>
            <w:right w:val="none" w:sz="0" w:space="0" w:color="auto"/>
          </w:divBdr>
        </w:div>
        <w:div w:id="661205593">
          <w:marLeft w:val="640"/>
          <w:marRight w:val="0"/>
          <w:marTop w:val="0"/>
          <w:marBottom w:val="0"/>
          <w:divBdr>
            <w:top w:val="none" w:sz="0" w:space="0" w:color="auto"/>
            <w:left w:val="none" w:sz="0" w:space="0" w:color="auto"/>
            <w:bottom w:val="none" w:sz="0" w:space="0" w:color="auto"/>
            <w:right w:val="none" w:sz="0" w:space="0" w:color="auto"/>
          </w:divBdr>
        </w:div>
        <w:div w:id="496920136">
          <w:marLeft w:val="640"/>
          <w:marRight w:val="0"/>
          <w:marTop w:val="0"/>
          <w:marBottom w:val="0"/>
          <w:divBdr>
            <w:top w:val="none" w:sz="0" w:space="0" w:color="auto"/>
            <w:left w:val="none" w:sz="0" w:space="0" w:color="auto"/>
            <w:bottom w:val="none" w:sz="0" w:space="0" w:color="auto"/>
            <w:right w:val="none" w:sz="0" w:space="0" w:color="auto"/>
          </w:divBdr>
        </w:div>
        <w:div w:id="1872526201">
          <w:marLeft w:val="640"/>
          <w:marRight w:val="0"/>
          <w:marTop w:val="0"/>
          <w:marBottom w:val="0"/>
          <w:divBdr>
            <w:top w:val="none" w:sz="0" w:space="0" w:color="auto"/>
            <w:left w:val="none" w:sz="0" w:space="0" w:color="auto"/>
            <w:bottom w:val="none" w:sz="0" w:space="0" w:color="auto"/>
            <w:right w:val="none" w:sz="0" w:space="0" w:color="auto"/>
          </w:divBdr>
        </w:div>
        <w:div w:id="2128117338">
          <w:marLeft w:val="640"/>
          <w:marRight w:val="0"/>
          <w:marTop w:val="0"/>
          <w:marBottom w:val="0"/>
          <w:divBdr>
            <w:top w:val="none" w:sz="0" w:space="0" w:color="auto"/>
            <w:left w:val="none" w:sz="0" w:space="0" w:color="auto"/>
            <w:bottom w:val="none" w:sz="0" w:space="0" w:color="auto"/>
            <w:right w:val="none" w:sz="0" w:space="0" w:color="auto"/>
          </w:divBdr>
        </w:div>
        <w:div w:id="1596478172">
          <w:marLeft w:val="640"/>
          <w:marRight w:val="0"/>
          <w:marTop w:val="0"/>
          <w:marBottom w:val="0"/>
          <w:divBdr>
            <w:top w:val="none" w:sz="0" w:space="0" w:color="auto"/>
            <w:left w:val="none" w:sz="0" w:space="0" w:color="auto"/>
            <w:bottom w:val="none" w:sz="0" w:space="0" w:color="auto"/>
            <w:right w:val="none" w:sz="0" w:space="0" w:color="auto"/>
          </w:divBdr>
        </w:div>
        <w:div w:id="1615672649">
          <w:marLeft w:val="640"/>
          <w:marRight w:val="0"/>
          <w:marTop w:val="0"/>
          <w:marBottom w:val="0"/>
          <w:divBdr>
            <w:top w:val="none" w:sz="0" w:space="0" w:color="auto"/>
            <w:left w:val="none" w:sz="0" w:space="0" w:color="auto"/>
            <w:bottom w:val="none" w:sz="0" w:space="0" w:color="auto"/>
            <w:right w:val="none" w:sz="0" w:space="0" w:color="auto"/>
          </w:divBdr>
        </w:div>
        <w:div w:id="1296524364">
          <w:marLeft w:val="640"/>
          <w:marRight w:val="0"/>
          <w:marTop w:val="0"/>
          <w:marBottom w:val="0"/>
          <w:divBdr>
            <w:top w:val="none" w:sz="0" w:space="0" w:color="auto"/>
            <w:left w:val="none" w:sz="0" w:space="0" w:color="auto"/>
            <w:bottom w:val="none" w:sz="0" w:space="0" w:color="auto"/>
            <w:right w:val="none" w:sz="0" w:space="0" w:color="auto"/>
          </w:divBdr>
        </w:div>
        <w:div w:id="1439957021">
          <w:marLeft w:val="640"/>
          <w:marRight w:val="0"/>
          <w:marTop w:val="0"/>
          <w:marBottom w:val="0"/>
          <w:divBdr>
            <w:top w:val="none" w:sz="0" w:space="0" w:color="auto"/>
            <w:left w:val="none" w:sz="0" w:space="0" w:color="auto"/>
            <w:bottom w:val="none" w:sz="0" w:space="0" w:color="auto"/>
            <w:right w:val="none" w:sz="0" w:space="0" w:color="auto"/>
          </w:divBdr>
        </w:div>
        <w:div w:id="1694070618">
          <w:marLeft w:val="640"/>
          <w:marRight w:val="0"/>
          <w:marTop w:val="0"/>
          <w:marBottom w:val="0"/>
          <w:divBdr>
            <w:top w:val="none" w:sz="0" w:space="0" w:color="auto"/>
            <w:left w:val="none" w:sz="0" w:space="0" w:color="auto"/>
            <w:bottom w:val="none" w:sz="0" w:space="0" w:color="auto"/>
            <w:right w:val="none" w:sz="0" w:space="0" w:color="auto"/>
          </w:divBdr>
        </w:div>
        <w:div w:id="1660964802">
          <w:marLeft w:val="640"/>
          <w:marRight w:val="0"/>
          <w:marTop w:val="0"/>
          <w:marBottom w:val="0"/>
          <w:divBdr>
            <w:top w:val="none" w:sz="0" w:space="0" w:color="auto"/>
            <w:left w:val="none" w:sz="0" w:space="0" w:color="auto"/>
            <w:bottom w:val="none" w:sz="0" w:space="0" w:color="auto"/>
            <w:right w:val="none" w:sz="0" w:space="0" w:color="auto"/>
          </w:divBdr>
        </w:div>
        <w:div w:id="1681002427">
          <w:marLeft w:val="640"/>
          <w:marRight w:val="0"/>
          <w:marTop w:val="0"/>
          <w:marBottom w:val="0"/>
          <w:divBdr>
            <w:top w:val="none" w:sz="0" w:space="0" w:color="auto"/>
            <w:left w:val="none" w:sz="0" w:space="0" w:color="auto"/>
            <w:bottom w:val="none" w:sz="0" w:space="0" w:color="auto"/>
            <w:right w:val="none" w:sz="0" w:space="0" w:color="auto"/>
          </w:divBdr>
        </w:div>
        <w:div w:id="319427911">
          <w:marLeft w:val="640"/>
          <w:marRight w:val="0"/>
          <w:marTop w:val="0"/>
          <w:marBottom w:val="0"/>
          <w:divBdr>
            <w:top w:val="none" w:sz="0" w:space="0" w:color="auto"/>
            <w:left w:val="none" w:sz="0" w:space="0" w:color="auto"/>
            <w:bottom w:val="none" w:sz="0" w:space="0" w:color="auto"/>
            <w:right w:val="none" w:sz="0" w:space="0" w:color="auto"/>
          </w:divBdr>
        </w:div>
        <w:div w:id="1477450305">
          <w:marLeft w:val="640"/>
          <w:marRight w:val="0"/>
          <w:marTop w:val="0"/>
          <w:marBottom w:val="0"/>
          <w:divBdr>
            <w:top w:val="none" w:sz="0" w:space="0" w:color="auto"/>
            <w:left w:val="none" w:sz="0" w:space="0" w:color="auto"/>
            <w:bottom w:val="none" w:sz="0" w:space="0" w:color="auto"/>
            <w:right w:val="none" w:sz="0" w:space="0" w:color="auto"/>
          </w:divBdr>
        </w:div>
        <w:div w:id="878280192">
          <w:marLeft w:val="640"/>
          <w:marRight w:val="0"/>
          <w:marTop w:val="0"/>
          <w:marBottom w:val="0"/>
          <w:divBdr>
            <w:top w:val="none" w:sz="0" w:space="0" w:color="auto"/>
            <w:left w:val="none" w:sz="0" w:space="0" w:color="auto"/>
            <w:bottom w:val="none" w:sz="0" w:space="0" w:color="auto"/>
            <w:right w:val="none" w:sz="0" w:space="0" w:color="auto"/>
          </w:divBdr>
        </w:div>
        <w:div w:id="1803036005">
          <w:marLeft w:val="640"/>
          <w:marRight w:val="0"/>
          <w:marTop w:val="0"/>
          <w:marBottom w:val="0"/>
          <w:divBdr>
            <w:top w:val="none" w:sz="0" w:space="0" w:color="auto"/>
            <w:left w:val="none" w:sz="0" w:space="0" w:color="auto"/>
            <w:bottom w:val="none" w:sz="0" w:space="0" w:color="auto"/>
            <w:right w:val="none" w:sz="0" w:space="0" w:color="auto"/>
          </w:divBdr>
        </w:div>
        <w:div w:id="694501614">
          <w:marLeft w:val="640"/>
          <w:marRight w:val="0"/>
          <w:marTop w:val="0"/>
          <w:marBottom w:val="0"/>
          <w:divBdr>
            <w:top w:val="none" w:sz="0" w:space="0" w:color="auto"/>
            <w:left w:val="none" w:sz="0" w:space="0" w:color="auto"/>
            <w:bottom w:val="none" w:sz="0" w:space="0" w:color="auto"/>
            <w:right w:val="none" w:sz="0" w:space="0" w:color="auto"/>
          </w:divBdr>
        </w:div>
        <w:div w:id="184056408">
          <w:marLeft w:val="640"/>
          <w:marRight w:val="0"/>
          <w:marTop w:val="0"/>
          <w:marBottom w:val="0"/>
          <w:divBdr>
            <w:top w:val="none" w:sz="0" w:space="0" w:color="auto"/>
            <w:left w:val="none" w:sz="0" w:space="0" w:color="auto"/>
            <w:bottom w:val="none" w:sz="0" w:space="0" w:color="auto"/>
            <w:right w:val="none" w:sz="0" w:space="0" w:color="auto"/>
          </w:divBdr>
        </w:div>
        <w:div w:id="669337212">
          <w:marLeft w:val="640"/>
          <w:marRight w:val="0"/>
          <w:marTop w:val="0"/>
          <w:marBottom w:val="0"/>
          <w:divBdr>
            <w:top w:val="none" w:sz="0" w:space="0" w:color="auto"/>
            <w:left w:val="none" w:sz="0" w:space="0" w:color="auto"/>
            <w:bottom w:val="none" w:sz="0" w:space="0" w:color="auto"/>
            <w:right w:val="none" w:sz="0" w:space="0" w:color="auto"/>
          </w:divBdr>
        </w:div>
        <w:div w:id="386997935">
          <w:marLeft w:val="640"/>
          <w:marRight w:val="0"/>
          <w:marTop w:val="0"/>
          <w:marBottom w:val="0"/>
          <w:divBdr>
            <w:top w:val="none" w:sz="0" w:space="0" w:color="auto"/>
            <w:left w:val="none" w:sz="0" w:space="0" w:color="auto"/>
            <w:bottom w:val="none" w:sz="0" w:space="0" w:color="auto"/>
            <w:right w:val="none" w:sz="0" w:space="0" w:color="auto"/>
          </w:divBdr>
        </w:div>
        <w:div w:id="822086488">
          <w:marLeft w:val="640"/>
          <w:marRight w:val="0"/>
          <w:marTop w:val="0"/>
          <w:marBottom w:val="0"/>
          <w:divBdr>
            <w:top w:val="none" w:sz="0" w:space="0" w:color="auto"/>
            <w:left w:val="none" w:sz="0" w:space="0" w:color="auto"/>
            <w:bottom w:val="none" w:sz="0" w:space="0" w:color="auto"/>
            <w:right w:val="none" w:sz="0" w:space="0" w:color="auto"/>
          </w:divBdr>
        </w:div>
        <w:div w:id="760761275">
          <w:marLeft w:val="640"/>
          <w:marRight w:val="0"/>
          <w:marTop w:val="0"/>
          <w:marBottom w:val="0"/>
          <w:divBdr>
            <w:top w:val="none" w:sz="0" w:space="0" w:color="auto"/>
            <w:left w:val="none" w:sz="0" w:space="0" w:color="auto"/>
            <w:bottom w:val="none" w:sz="0" w:space="0" w:color="auto"/>
            <w:right w:val="none" w:sz="0" w:space="0" w:color="auto"/>
          </w:divBdr>
        </w:div>
        <w:div w:id="1921019761">
          <w:marLeft w:val="640"/>
          <w:marRight w:val="0"/>
          <w:marTop w:val="0"/>
          <w:marBottom w:val="0"/>
          <w:divBdr>
            <w:top w:val="none" w:sz="0" w:space="0" w:color="auto"/>
            <w:left w:val="none" w:sz="0" w:space="0" w:color="auto"/>
            <w:bottom w:val="none" w:sz="0" w:space="0" w:color="auto"/>
            <w:right w:val="none" w:sz="0" w:space="0" w:color="auto"/>
          </w:divBdr>
        </w:div>
        <w:div w:id="1932278197">
          <w:marLeft w:val="640"/>
          <w:marRight w:val="0"/>
          <w:marTop w:val="0"/>
          <w:marBottom w:val="0"/>
          <w:divBdr>
            <w:top w:val="none" w:sz="0" w:space="0" w:color="auto"/>
            <w:left w:val="none" w:sz="0" w:space="0" w:color="auto"/>
            <w:bottom w:val="none" w:sz="0" w:space="0" w:color="auto"/>
            <w:right w:val="none" w:sz="0" w:space="0" w:color="auto"/>
          </w:divBdr>
        </w:div>
        <w:div w:id="2117016522">
          <w:marLeft w:val="640"/>
          <w:marRight w:val="0"/>
          <w:marTop w:val="0"/>
          <w:marBottom w:val="0"/>
          <w:divBdr>
            <w:top w:val="none" w:sz="0" w:space="0" w:color="auto"/>
            <w:left w:val="none" w:sz="0" w:space="0" w:color="auto"/>
            <w:bottom w:val="none" w:sz="0" w:space="0" w:color="auto"/>
            <w:right w:val="none" w:sz="0" w:space="0" w:color="auto"/>
          </w:divBdr>
        </w:div>
        <w:div w:id="525293078">
          <w:marLeft w:val="640"/>
          <w:marRight w:val="0"/>
          <w:marTop w:val="0"/>
          <w:marBottom w:val="0"/>
          <w:divBdr>
            <w:top w:val="none" w:sz="0" w:space="0" w:color="auto"/>
            <w:left w:val="none" w:sz="0" w:space="0" w:color="auto"/>
            <w:bottom w:val="none" w:sz="0" w:space="0" w:color="auto"/>
            <w:right w:val="none" w:sz="0" w:space="0" w:color="auto"/>
          </w:divBdr>
        </w:div>
        <w:div w:id="635450053">
          <w:marLeft w:val="640"/>
          <w:marRight w:val="0"/>
          <w:marTop w:val="0"/>
          <w:marBottom w:val="0"/>
          <w:divBdr>
            <w:top w:val="none" w:sz="0" w:space="0" w:color="auto"/>
            <w:left w:val="none" w:sz="0" w:space="0" w:color="auto"/>
            <w:bottom w:val="none" w:sz="0" w:space="0" w:color="auto"/>
            <w:right w:val="none" w:sz="0" w:space="0" w:color="auto"/>
          </w:divBdr>
        </w:div>
        <w:div w:id="1101023085">
          <w:marLeft w:val="640"/>
          <w:marRight w:val="0"/>
          <w:marTop w:val="0"/>
          <w:marBottom w:val="0"/>
          <w:divBdr>
            <w:top w:val="none" w:sz="0" w:space="0" w:color="auto"/>
            <w:left w:val="none" w:sz="0" w:space="0" w:color="auto"/>
            <w:bottom w:val="none" w:sz="0" w:space="0" w:color="auto"/>
            <w:right w:val="none" w:sz="0" w:space="0" w:color="auto"/>
          </w:divBdr>
        </w:div>
        <w:div w:id="1256859258">
          <w:marLeft w:val="640"/>
          <w:marRight w:val="0"/>
          <w:marTop w:val="0"/>
          <w:marBottom w:val="0"/>
          <w:divBdr>
            <w:top w:val="none" w:sz="0" w:space="0" w:color="auto"/>
            <w:left w:val="none" w:sz="0" w:space="0" w:color="auto"/>
            <w:bottom w:val="none" w:sz="0" w:space="0" w:color="auto"/>
            <w:right w:val="none" w:sz="0" w:space="0" w:color="auto"/>
          </w:divBdr>
        </w:div>
        <w:div w:id="554512923">
          <w:marLeft w:val="640"/>
          <w:marRight w:val="0"/>
          <w:marTop w:val="0"/>
          <w:marBottom w:val="0"/>
          <w:divBdr>
            <w:top w:val="none" w:sz="0" w:space="0" w:color="auto"/>
            <w:left w:val="none" w:sz="0" w:space="0" w:color="auto"/>
            <w:bottom w:val="none" w:sz="0" w:space="0" w:color="auto"/>
            <w:right w:val="none" w:sz="0" w:space="0" w:color="auto"/>
          </w:divBdr>
        </w:div>
        <w:div w:id="1389840236">
          <w:marLeft w:val="640"/>
          <w:marRight w:val="0"/>
          <w:marTop w:val="0"/>
          <w:marBottom w:val="0"/>
          <w:divBdr>
            <w:top w:val="none" w:sz="0" w:space="0" w:color="auto"/>
            <w:left w:val="none" w:sz="0" w:space="0" w:color="auto"/>
            <w:bottom w:val="none" w:sz="0" w:space="0" w:color="auto"/>
            <w:right w:val="none" w:sz="0" w:space="0" w:color="auto"/>
          </w:divBdr>
        </w:div>
        <w:div w:id="602691698">
          <w:marLeft w:val="640"/>
          <w:marRight w:val="0"/>
          <w:marTop w:val="0"/>
          <w:marBottom w:val="0"/>
          <w:divBdr>
            <w:top w:val="none" w:sz="0" w:space="0" w:color="auto"/>
            <w:left w:val="none" w:sz="0" w:space="0" w:color="auto"/>
            <w:bottom w:val="none" w:sz="0" w:space="0" w:color="auto"/>
            <w:right w:val="none" w:sz="0" w:space="0" w:color="auto"/>
          </w:divBdr>
        </w:div>
        <w:div w:id="665402250">
          <w:marLeft w:val="640"/>
          <w:marRight w:val="0"/>
          <w:marTop w:val="0"/>
          <w:marBottom w:val="0"/>
          <w:divBdr>
            <w:top w:val="none" w:sz="0" w:space="0" w:color="auto"/>
            <w:left w:val="none" w:sz="0" w:space="0" w:color="auto"/>
            <w:bottom w:val="none" w:sz="0" w:space="0" w:color="auto"/>
            <w:right w:val="none" w:sz="0" w:space="0" w:color="auto"/>
          </w:divBdr>
        </w:div>
        <w:div w:id="867915278">
          <w:marLeft w:val="640"/>
          <w:marRight w:val="0"/>
          <w:marTop w:val="0"/>
          <w:marBottom w:val="0"/>
          <w:divBdr>
            <w:top w:val="none" w:sz="0" w:space="0" w:color="auto"/>
            <w:left w:val="none" w:sz="0" w:space="0" w:color="auto"/>
            <w:bottom w:val="none" w:sz="0" w:space="0" w:color="auto"/>
            <w:right w:val="none" w:sz="0" w:space="0" w:color="auto"/>
          </w:divBdr>
        </w:div>
        <w:div w:id="2027290665">
          <w:marLeft w:val="640"/>
          <w:marRight w:val="0"/>
          <w:marTop w:val="0"/>
          <w:marBottom w:val="0"/>
          <w:divBdr>
            <w:top w:val="none" w:sz="0" w:space="0" w:color="auto"/>
            <w:left w:val="none" w:sz="0" w:space="0" w:color="auto"/>
            <w:bottom w:val="none" w:sz="0" w:space="0" w:color="auto"/>
            <w:right w:val="none" w:sz="0" w:space="0" w:color="auto"/>
          </w:divBdr>
        </w:div>
        <w:div w:id="821775870">
          <w:marLeft w:val="640"/>
          <w:marRight w:val="0"/>
          <w:marTop w:val="0"/>
          <w:marBottom w:val="0"/>
          <w:divBdr>
            <w:top w:val="none" w:sz="0" w:space="0" w:color="auto"/>
            <w:left w:val="none" w:sz="0" w:space="0" w:color="auto"/>
            <w:bottom w:val="none" w:sz="0" w:space="0" w:color="auto"/>
            <w:right w:val="none" w:sz="0" w:space="0" w:color="auto"/>
          </w:divBdr>
        </w:div>
        <w:div w:id="417753786">
          <w:marLeft w:val="640"/>
          <w:marRight w:val="0"/>
          <w:marTop w:val="0"/>
          <w:marBottom w:val="0"/>
          <w:divBdr>
            <w:top w:val="none" w:sz="0" w:space="0" w:color="auto"/>
            <w:left w:val="none" w:sz="0" w:space="0" w:color="auto"/>
            <w:bottom w:val="none" w:sz="0" w:space="0" w:color="auto"/>
            <w:right w:val="none" w:sz="0" w:space="0" w:color="auto"/>
          </w:divBdr>
        </w:div>
        <w:div w:id="2061130178">
          <w:marLeft w:val="640"/>
          <w:marRight w:val="0"/>
          <w:marTop w:val="0"/>
          <w:marBottom w:val="0"/>
          <w:divBdr>
            <w:top w:val="none" w:sz="0" w:space="0" w:color="auto"/>
            <w:left w:val="none" w:sz="0" w:space="0" w:color="auto"/>
            <w:bottom w:val="none" w:sz="0" w:space="0" w:color="auto"/>
            <w:right w:val="none" w:sz="0" w:space="0" w:color="auto"/>
          </w:divBdr>
        </w:div>
        <w:div w:id="390735198">
          <w:marLeft w:val="640"/>
          <w:marRight w:val="0"/>
          <w:marTop w:val="0"/>
          <w:marBottom w:val="0"/>
          <w:divBdr>
            <w:top w:val="none" w:sz="0" w:space="0" w:color="auto"/>
            <w:left w:val="none" w:sz="0" w:space="0" w:color="auto"/>
            <w:bottom w:val="none" w:sz="0" w:space="0" w:color="auto"/>
            <w:right w:val="none" w:sz="0" w:space="0" w:color="auto"/>
          </w:divBdr>
        </w:div>
        <w:div w:id="154496644">
          <w:marLeft w:val="640"/>
          <w:marRight w:val="0"/>
          <w:marTop w:val="0"/>
          <w:marBottom w:val="0"/>
          <w:divBdr>
            <w:top w:val="none" w:sz="0" w:space="0" w:color="auto"/>
            <w:left w:val="none" w:sz="0" w:space="0" w:color="auto"/>
            <w:bottom w:val="none" w:sz="0" w:space="0" w:color="auto"/>
            <w:right w:val="none" w:sz="0" w:space="0" w:color="auto"/>
          </w:divBdr>
        </w:div>
        <w:div w:id="1793480044">
          <w:marLeft w:val="640"/>
          <w:marRight w:val="0"/>
          <w:marTop w:val="0"/>
          <w:marBottom w:val="0"/>
          <w:divBdr>
            <w:top w:val="none" w:sz="0" w:space="0" w:color="auto"/>
            <w:left w:val="none" w:sz="0" w:space="0" w:color="auto"/>
            <w:bottom w:val="none" w:sz="0" w:space="0" w:color="auto"/>
            <w:right w:val="none" w:sz="0" w:space="0" w:color="auto"/>
          </w:divBdr>
        </w:div>
        <w:div w:id="669870529">
          <w:marLeft w:val="640"/>
          <w:marRight w:val="0"/>
          <w:marTop w:val="0"/>
          <w:marBottom w:val="0"/>
          <w:divBdr>
            <w:top w:val="none" w:sz="0" w:space="0" w:color="auto"/>
            <w:left w:val="none" w:sz="0" w:space="0" w:color="auto"/>
            <w:bottom w:val="none" w:sz="0" w:space="0" w:color="auto"/>
            <w:right w:val="none" w:sz="0" w:space="0" w:color="auto"/>
          </w:divBdr>
        </w:div>
        <w:div w:id="1092822870">
          <w:marLeft w:val="640"/>
          <w:marRight w:val="0"/>
          <w:marTop w:val="0"/>
          <w:marBottom w:val="0"/>
          <w:divBdr>
            <w:top w:val="none" w:sz="0" w:space="0" w:color="auto"/>
            <w:left w:val="none" w:sz="0" w:space="0" w:color="auto"/>
            <w:bottom w:val="none" w:sz="0" w:space="0" w:color="auto"/>
            <w:right w:val="none" w:sz="0" w:space="0" w:color="auto"/>
          </w:divBdr>
        </w:div>
        <w:div w:id="248000422">
          <w:marLeft w:val="640"/>
          <w:marRight w:val="0"/>
          <w:marTop w:val="0"/>
          <w:marBottom w:val="0"/>
          <w:divBdr>
            <w:top w:val="none" w:sz="0" w:space="0" w:color="auto"/>
            <w:left w:val="none" w:sz="0" w:space="0" w:color="auto"/>
            <w:bottom w:val="none" w:sz="0" w:space="0" w:color="auto"/>
            <w:right w:val="none" w:sz="0" w:space="0" w:color="auto"/>
          </w:divBdr>
        </w:div>
        <w:div w:id="353960612">
          <w:marLeft w:val="640"/>
          <w:marRight w:val="0"/>
          <w:marTop w:val="0"/>
          <w:marBottom w:val="0"/>
          <w:divBdr>
            <w:top w:val="none" w:sz="0" w:space="0" w:color="auto"/>
            <w:left w:val="none" w:sz="0" w:space="0" w:color="auto"/>
            <w:bottom w:val="none" w:sz="0" w:space="0" w:color="auto"/>
            <w:right w:val="none" w:sz="0" w:space="0" w:color="auto"/>
          </w:divBdr>
        </w:div>
        <w:div w:id="1406028189">
          <w:marLeft w:val="640"/>
          <w:marRight w:val="0"/>
          <w:marTop w:val="0"/>
          <w:marBottom w:val="0"/>
          <w:divBdr>
            <w:top w:val="none" w:sz="0" w:space="0" w:color="auto"/>
            <w:left w:val="none" w:sz="0" w:space="0" w:color="auto"/>
            <w:bottom w:val="none" w:sz="0" w:space="0" w:color="auto"/>
            <w:right w:val="none" w:sz="0" w:space="0" w:color="auto"/>
          </w:divBdr>
        </w:div>
        <w:div w:id="695352220">
          <w:marLeft w:val="640"/>
          <w:marRight w:val="0"/>
          <w:marTop w:val="0"/>
          <w:marBottom w:val="0"/>
          <w:divBdr>
            <w:top w:val="none" w:sz="0" w:space="0" w:color="auto"/>
            <w:left w:val="none" w:sz="0" w:space="0" w:color="auto"/>
            <w:bottom w:val="none" w:sz="0" w:space="0" w:color="auto"/>
            <w:right w:val="none" w:sz="0" w:space="0" w:color="auto"/>
          </w:divBdr>
        </w:div>
        <w:div w:id="1642806297">
          <w:marLeft w:val="640"/>
          <w:marRight w:val="0"/>
          <w:marTop w:val="0"/>
          <w:marBottom w:val="0"/>
          <w:divBdr>
            <w:top w:val="none" w:sz="0" w:space="0" w:color="auto"/>
            <w:left w:val="none" w:sz="0" w:space="0" w:color="auto"/>
            <w:bottom w:val="none" w:sz="0" w:space="0" w:color="auto"/>
            <w:right w:val="none" w:sz="0" w:space="0" w:color="auto"/>
          </w:divBdr>
        </w:div>
        <w:div w:id="717819173">
          <w:marLeft w:val="640"/>
          <w:marRight w:val="0"/>
          <w:marTop w:val="0"/>
          <w:marBottom w:val="0"/>
          <w:divBdr>
            <w:top w:val="none" w:sz="0" w:space="0" w:color="auto"/>
            <w:left w:val="none" w:sz="0" w:space="0" w:color="auto"/>
            <w:bottom w:val="none" w:sz="0" w:space="0" w:color="auto"/>
            <w:right w:val="none" w:sz="0" w:space="0" w:color="auto"/>
          </w:divBdr>
        </w:div>
        <w:div w:id="1640185434">
          <w:marLeft w:val="640"/>
          <w:marRight w:val="0"/>
          <w:marTop w:val="0"/>
          <w:marBottom w:val="0"/>
          <w:divBdr>
            <w:top w:val="none" w:sz="0" w:space="0" w:color="auto"/>
            <w:left w:val="none" w:sz="0" w:space="0" w:color="auto"/>
            <w:bottom w:val="none" w:sz="0" w:space="0" w:color="auto"/>
            <w:right w:val="none" w:sz="0" w:space="0" w:color="auto"/>
          </w:divBdr>
        </w:div>
        <w:div w:id="749541707">
          <w:marLeft w:val="640"/>
          <w:marRight w:val="0"/>
          <w:marTop w:val="0"/>
          <w:marBottom w:val="0"/>
          <w:divBdr>
            <w:top w:val="none" w:sz="0" w:space="0" w:color="auto"/>
            <w:left w:val="none" w:sz="0" w:space="0" w:color="auto"/>
            <w:bottom w:val="none" w:sz="0" w:space="0" w:color="auto"/>
            <w:right w:val="none" w:sz="0" w:space="0" w:color="auto"/>
          </w:divBdr>
        </w:div>
        <w:div w:id="1364671394">
          <w:marLeft w:val="640"/>
          <w:marRight w:val="0"/>
          <w:marTop w:val="0"/>
          <w:marBottom w:val="0"/>
          <w:divBdr>
            <w:top w:val="none" w:sz="0" w:space="0" w:color="auto"/>
            <w:left w:val="none" w:sz="0" w:space="0" w:color="auto"/>
            <w:bottom w:val="none" w:sz="0" w:space="0" w:color="auto"/>
            <w:right w:val="none" w:sz="0" w:space="0" w:color="auto"/>
          </w:divBdr>
        </w:div>
        <w:div w:id="1227179276">
          <w:marLeft w:val="640"/>
          <w:marRight w:val="0"/>
          <w:marTop w:val="0"/>
          <w:marBottom w:val="0"/>
          <w:divBdr>
            <w:top w:val="none" w:sz="0" w:space="0" w:color="auto"/>
            <w:left w:val="none" w:sz="0" w:space="0" w:color="auto"/>
            <w:bottom w:val="none" w:sz="0" w:space="0" w:color="auto"/>
            <w:right w:val="none" w:sz="0" w:space="0" w:color="auto"/>
          </w:divBdr>
        </w:div>
        <w:div w:id="2126121024">
          <w:marLeft w:val="640"/>
          <w:marRight w:val="0"/>
          <w:marTop w:val="0"/>
          <w:marBottom w:val="0"/>
          <w:divBdr>
            <w:top w:val="none" w:sz="0" w:space="0" w:color="auto"/>
            <w:left w:val="none" w:sz="0" w:space="0" w:color="auto"/>
            <w:bottom w:val="none" w:sz="0" w:space="0" w:color="auto"/>
            <w:right w:val="none" w:sz="0" w:space="0" w:color="auto"/>
          </w:divBdr>
        </w:div>
        <w:div w:id="1997146718">
          <w:marLeft w:val="640"/>
          <w:marRight w:val="0"/>
          <w:marTop w:val="0"/>
          <w:marBottom w:val="0"/>
          <w:divBdr>
            <w:top w:val="none" w:sz="0" w:space="0" w:color="auto"/>
            <w:left w:val="none" w:sz="0" w:space="0" w:color="auto"/>
            <w:bottom w:val="none" w:sz="0" w:space="0" w:color="auto"/>
            <w:right w:val="none" w:sz="0" w:space="0" w:color="auto"/>
          </w:divBdr>
        </w:div>
        <w:div w:id="1429498219">
          <w:marLeft w:val="640"/>
          <w:marRight w:val="0"/>
          <w:marTop w:val="0"/>
          <w:marBottom w:val="0"/>
          <w:divBdr>
            <w:top w:val="none" w:sz="0" w:space="0" w:color="auto"/>
            <w:left w:val="none" w:sz="0" w:space="0" w:color="auto"/>
            <w:bottom w:val="none" w:sz="0" w:space="0" w:color="auto"/>
            <w:right w:val="none" w:sz="0" w:space="0" w:color="auto"/>
          </w:divBdr>
        </w:div>
        <w:div w:id="1626277450">
          <w:marLeft w:val="640"/>
          <w:marRight w:val="0"/>
          <w:marTop w:val="0"/>
          <w:marBottom w:val="0"/>
          <w:divBdr>
            <w:top w:val="none" w:sz="0" w:space="0" w:color="auto"/>
            <w:left w:val="none" w:sz="0" w:space="0" w:color="auto"/>
            <w:bottom w:val="none" w:sz="0" w:space="0" w:color="auto"/>
            <w:right w:val="none" w:sz="0" w:space="0" w:color="auto"/>
          </w:divBdr>
        </w:div>
        <w:div w:id="1636180417">
          <w:marLeft w:val="640"/>
          <w:marRight w:val="0"/>
          <w:marTop w:val="0"/>
          <w:marBottom w:val="0"/>
          <w:divBdr>
            <w:top w:val="none" w:sz="0" w:space="0" w:color="auto"/>
            <w:left w:val="none" w:sz="0" w:space="0" w:color="auto"/>
            <w:bottom w:val="none" w:sz="0" w:space="0" w:color="auto"/>
            <w:right w:val="none" w:sz="0" w:space="0" w:color="auto"/>
          </w:divBdr>
        </w:div>
        <w:div w:id="228927222">
          <w:marLeft w:val="640"/>
          <w:marRight w:val="0"/>
          <w:marTop w:val="0"/>
          <w:marBottom w:val="0"/>
          <w:divBdr>
            <w:top w:val="none" w:sz="0" w:space="0" w:color="auto"/>
            <w:left w:val="none" w:sz="0" w:space="0" w:color="auto"/>
            <w:bottom w:val="none" w:sz="0" w:space="0" w:color="auto"/>
            <w:right w:val="none" w:sz="0" w:space="0" w:color="auto"/>
          </w:divBdr>
        </w:div>
        <w:div w:id="1019745242">
          <w:marLeft w:val="640"/>
          <w:marRight w:val="0"/>
          <w:marTop w:val="0"/>
          <w:marBottom w:val="0"/>
          <w:divBdr>
            <w:top w:val="none" w:sz="0" w:space="0" w:color="auto"/>
            <w:left w:val="none" w:sz="0" w:space="0" w:color="auto"/>
            <w:bottom w:val="none" w:sz="0" w:space="0" w:color="auto"/>
            <w:right w:val="none" w:sz="0" w:space="0" w:color="auto"/>
          </w:divBdr>
        </w:div>
        <w:div w:id="306866081">
          <w:marLeft w:val="640"/>
          <w:marRight w:val="0"/>
          <w:marTop w:val="0"/>
          <w:marBottom w:val="0"/>
          <w:divBdr>
            <w:top w:val="none" w:sz="0" w:space="0" w:color="auto"/>
            <w:left w:val="none" w:sz="0" w:space="0" w:color="auto"/>
            <w:bottom w:val="none" w:sz="0" w:space="0" w:color="auto"/>
            <w:right w:val="none" w:sz="0" w:space="0" w:color="auto"/>
          </w:divBdr>
        </w:div>
        <w:div w:id="962273156">
          <w:marLeft w:val="640"/>
          <w:marRight w:val="0"/>
          <w:marTop w:val="0"/>
          <w:marBottom w:val="0"/>
          <w:divBdr>
            <w:top w:val="none" w:sz="0" w:space="0" w:color="auto"/>
            <w:left w:val="none" w:sz="0" w:space="0" w:color="auto"/>
            <w:bottom w:val="none" w:sz="0" w:space="0" w:color="auto"/>
            <w:right w:val="none" w:sz="0" w:space="0" w:color="auto"/>
          </w:divBdr>
        </w:div>
        <w:div w:id="634720161">
          <w:marLeft w:val="640"/>
          <w:marRight w:val="0"/>
          <w:marTop w:val="0"/>
          <w:marBottom w:val="0"/>
          <w:divBdr>
            <w:top w:val="none" w:sz="0" w:space="0" w:color="auto"/>
            <w:left w:val="none" w:sz="0" w:space="0" w:color="auto"/>
            <w:bottom w:val="none" w:sz="0" w:space="0" w:color="auto"/>
            <w:right w:val="none" w:sz="0" w:space="0" w:color="auto"/>
          </w:divBdr>
        </w:div>
        <w:div w:id="599291271">
          <w:marLeft w:val="640"/>
          <w:marRight w:val="0"/>
          <w:marTop w:val="0"/>
          <w:marBottom w:val="0"/>
          <w:divBdr>
            <w:top w:val="none" w:sz="0" w:space="0" w:color="auto"/>
            <w:left w:val="none" w:sz="0" w:space="0" w:color="auto"/>
            <w:bottom w:val="none" w:sz="0" w:space="0" w:color="auto"/>
            <w:right w:val="none" w:sz="0" w:space="0" w:color="auto"/>
          </w:divBdr>
        </w:div>
        <w:div w:id="2022004948">
          <w:marLeft w:val="640"/>
          <w:marRight w:val="0"/>
          <w:marTop w:val="0"/>
          <w:marBottom w:val="0"/>
          <w:divBdr>
            <w:top w:val="none" w:sz="0" w:space="0" w:color="auto"/>
            <w:left w:val="none" w:sz="0" w:space="0" w:color="auto"/>
            <w:bottom w:val="none" w:sz="0" w:space="0" w:color="auto"/>
            <w:right w:val="none" w:sz="0" w:space="0" w:color="auto"/>
          </w:divBdr>
        </w:div>
        <w:div w:id="1815948309">
          <w:marLeft w:val="640"/>
          <w:marRight w:val="0"/>
          <w:marTop w:val="0"/>
          <w:marBottom w:val="0"/>
          <w:divBdr>
            <w:top w:val="none" w:sz="0" w:space="0" w:color="auto"/>
            <w:left w:val="none" w:sz="0" w:space="0" w:color="auto"/>
            <w:bottom w:val="none" w:sz="0" w:space="0" w:color="auto"/>
            <w:right w:val="none" w:sz="0" w:space="0" w:color="auto"/>
          </w:divBdr>
        </w:div>
        <w:div w:id="1098018283">
          <w:marLeft w:val="640"/>
          <w:marRight w:val="0"/>
          <w:marTop w:val="0"/>
          <w:marBottom w:val="0"/>
          <w:divBdr>
            <w:top w:val="none" w:sz="0" w:space="0" w:color="auto"/>
            <w:left w:val="none" w:sz="0" w:space="0" w:color="auto"/>
            <w:bottom w:val="none" w:sz="0" w:space="0" w:color="auto"/>
            <w:right w:val="none" w:sz="0" w:space="0" w:color="auto"/>
          </w:divBdr>
        </w:div>
        <w:div w:id="1762603113">
          <w:marLeft w:val="640"/>
          <w:marRight w:val="0"/>
          <w:marTop w:val="0"/>
          <w:marBottom w:val="0"/>
          <w:divBdr>
            <w:top w:val="none" w:sz="0" w:space="0" w:color="auto"/>
            <w:left w:val="none" w:sz="0" w:space="0" w:color="auto"/>
            <w:bottom w:val="none" w:sz="0" w:space="0" w:color="auto"/>
            <w:right w:val="none" w:sz="0" w:space="0" w:color="auto"/>
          </w:divBdr>
        </w:div>
        <w:div w:id="1123503404">
          <w:marLeft w:val="640"/>
          <w:marRight w:val="0"/>
          <w:marTop w:val="0"/>
          <w:marBottom w:val="0"/>
          <w:divBdr>
            <w:top w:val="none" w:sz="0" w:space="0" w:color="auto"/>
            <w:left w:val="none" w:sz="0" w:space="0" w:color="auto"/>
            <w:bottom w:val="none" w:sz="0" w:space="0" w:color="auto"/>
            <w:right w:val="none" w:sz="0" w:space="0" w:color="auto"/>
          </w:divBdr>
        </w:div>
        <w:div w:id="663902104">
          <w:marLeft w:val="640"/>
          <w:marRight w:val="0"/>
          <w:marTop w:val="0"/>
          <w:marBottom w:val="0"/>
          <w:divBdr>
            <w:top w:val="none" w:sz="0" w:space="0" w:color="auto"/>
            <w:left w:val="none" w:sz="0" w:space="0" w:color="auto"/>
            <w:bottom w:val="none" w:sz="0" w:space="0" w:color="auto"/>
            <w:right w:val="none" w:sz="0" w:space="0" w:color="auto"/>
          </w:divBdr>
        </w:div>
        <w:div w:id="191189399">
          <w:marLeft w:val="640"/>
          <w:marRight w:val="0"/>
          <w:marTop w:val="0"/>
          <w:marBottom w:val="0"/>
          <w:divBdr>
            <w:top w:val="none" w:sz="0" w:space="0" w:color="auto"/>
            <w:left w:val="none" w:sz="0" w:space="0" w:color="auto"/>
            <w:bottom w:val="none" w:sz="0" w:space="0" w:color="auto"/>
            <w:right w:val="none" w:sz="0" w:space="0" w:color="auto"/>
          </w:divBdr>
        </w:div>
        <w:div w:id="912013068">
          <w:marLeft w:val="640"/>
          <w:marRight w:val="0"/>
          <w:marTop w:val="0"/>
          <w:marBottom w:val="0"/>
          <w:divBdr>
            <w:top w:val="none" w:sz="0" w:space="0" w:color="auto"/>
            <w:left w:val="none" w:sz="0" w:space="0" w:color="auto"/>
            <w:bottom w:val="none" w:sz="0" w:space="0" w:color="auto"/>
            <w:right w:val="none" w:sz="0" w:space="0" w:color="auto"/>
          </w:divBdr>
        </w:div>
        <w:div w:id="1357999644">
          <w:marLeft w:val="640"/>
          <w:marRight w:val="0"/>
          <w:marTop w:val="0"/>
          <w:marBottom w:val="0"/>
          <w:divBdr>
            <w:top w:val="none" w:sz="0" w:space="0" w:color="auto"/>
            <w:left w:val="none" w:sz="0" w:space="0" w:color="auto"/>
            <w:bottom w:val="none" w:sz="0" w:space="0" w:color="auto"/>
            <w:right w:val="none" w:sz="0" w:space="0" w:color="auto"/>
          </w:divBdr>
        </w:div>
        <w:div w:id="1096485056">
          <w:marLeft w:val="640"/>
          <w:marRight w:val="0"/>
          <w:marTop w:val="0"/>
          <w:marBottom w:val="0"/>
          <w:divBdr>
            <w:top w:val="none" w:sz="0" w:space="0" w:color="auto"/>
            <w:left w:val="none" w:sz="0" w:space="0" w:color="auto"/>
            <w:bottom w:val="none" w:sz="0" w:space="0" w:color="auto"/>
            <w:right w:val="none" w:sz="0" w:space="0" w:color="auto"/>
          </w:divBdr>
        </w:div>
        <w:div w:id="1035303464">
          <w:marLeft w:val="640"/>
          <w:marRight w:val="0"/>
          <w:marTop w:val="0"/>
          <w:marBottom w:val="0"/>
          <w:divBdr>
            <w:top w:val="none" w:sz="0" w:space="0" w:color="auto"/>
            <w:left w:val="none" w:sz="0" w:space="0" w:color="auto"/>
            <w:bottom w:val="none" w:sz="0" w:space="0" w:color="auto"/>
            <w:right w:val="none" w:sz="0" w:space="0" w:color="auto"/>
          </w:divBdr>
        </w:div>
        <w:div w:id="1842812664">
          <w:marLeft w:val="640"/>
          <w:marRight w:val="0"/>
          <w:marTop w:val="0"/>
          <w:marBottom w:val="0"/>
          <w:divBdr>
            <w:top w:val="none" w:sz="0" w:space="0" w:color="auto"/>
            <w:left w:val="none" w:sz="0" w:space="0" w:color="auto"/>
            <w:bottom w:val="none" w:sz="0" w:space="0" w:color="auto"/>
            <w:right w:val="none" w:sz="0" w:space="0" w:color="auto"/>
          </w:divBdr>
        </w:div>
        <w:div w:id="763770339">
          <w:marLeft w:val="640"/>
          <w:marRight w:val="0"/>
          <w:marTop w:val="0"/>
          <w:marBottom w:val="0"/>
          <w:divBdr>
            <w:top w:val="none" w:sz="0" w:space="0" w:color="auto"/>
            <w:left w:val="none" w:sz="0" w:space="0" w:color="auto"/>
            <w:bottom w:val="none" w:sz="0" w:space="0" w:color="auto"/>
            <w:right w:val="none" w:sz="0" w:space="0" w:color="auto"/>
          </w:divBdr>
        </w:div>
        <w:div w:id="1596934017">
          <w:marLeft w:val="640"/>
          <w:marRight w:val="0"/>
          <w:marTop w:val="0"/>
          <w:marBottom w:val="0"/>
          <w:divBdr>
            <w:top w:val="none" w:sz="0" w:space="0" w:color="auto"/>
            <w:left w:val="none" w:sz="0" w:space="0" w:color="auto"/>
            <w:bottom w:val="none" w:sz="0" w:space="0" w:color="auto"/>
            <w:right w:val="none" w:sz="0" w:space="0" w:color="auto"/>
          </w:divBdr>
        </w:div>
        <w:div w:id="705564737">
          <w:marLeft w:val="640"/>
          <w:marRight w:val="0"/>
          <w:marTop w:val="0"/>
          <w:marBottom w:val="0"/>
          <w:divBdr>
            <w:top w:val="none" w:sz="0" w:space="0" w:color="auto"/>
            <w:left w:val="none" w:sz="0" w:space="0" w:color="auto"/>
            <w:bottom w:val="none" w:sz="0" w:space="0" w:color="auto"/>
            <w:right w:val="none" w:sz="0" w:space="0" w:color="auto"/>
          </w:divBdr>
        </w:div>
        <w:div w:id="253367649">
          <w:marLeft w:val="640"/>
          <w:marRight w:val="0"/>
          <w:marTop w:val="0"/>
          <w:marBottom w:val="0"/>
          <w:divBdr>
            <w:top w:val="none" w:sz="0" w:space="0" w:color="auto"/>
            <w:left w:val="none" w:sz="0" w:space="0" w:color="auto"/>
            <w:bottom w:val="none" w:sz="0" w:space="0" w:color="auto"/>
            <w:right w:val="none" w:sz="0" w:space="0" w:color="auto"/>
          </w:divBdr>
        </w:div>
        <w:div w:id="681006827">
          <w:marLeft w:val="640"/>
          <w:marRight w:val="0"/>
          <w:marTop w:val="0"/>
          <w:marBottom w:val="0"/>
          <w:divBdr>
            <w:top w:val="none" w:sz="0" w:space="0" w:color="auto"/>
            <w:left w:val="none" w:sz="0" w:space="0" w:color="auto"/>
            <w:bottom w:val="none" w:sz="0" w:space="0" w:color="auto"/>
            <w:right w:val="none" w:sz="0" w:space="0" w:color="auto"/>
          </w:divBdr>
        </w:div>
        <w:div w:id="690644574">
          <w:marLeft w:val="640"/>
          <w:marRight w:val="0"/>
          <w:marTop w:val="0"/>
          <w:marBottom w:val="0"/>
          <w:divBdr>
            <w:top w:val="none" w:sz="0" w:space="0" w:color="auto"/>
            <w:left w:val="none" w:sz="0" w:space="0" w:color="auto"/>
            <w:bottom w:val="none" w:sz="0" w:space="0" w:color="auto"/>
            <w:right w:val="none" w:sz="0" w:space="0" w:color="auto"/>
          </w:divBdr>
        </w:div>
        <w:div w:id="1505046394">
          <w:marLeft w:val="640"/>
          <w:marRight w:val="0"/>
          <w:marTop w:val="0"/>
          <w:marBottom w:val="0"/>
          <w:divBdr>
            <w:top w:val="none" w:sz="0" w:space="0" w:color="auto"/>
            <w:left w:val="none" w:sz="0" w:space="0" w:color="auto"/>
            <w:bottom w:val="none" w:sz="0" w:space="0" w:color="auto"/>
            <w:right w:val="none" w:sz="0" w:space="0" w:color="auto"/>
          </w:divBdr>
        </w:div>
        <w:div w:id="2039770303">
          <w:marLeft w:val="640"/>
          <w:marRight w:val="0"/>
          <w:marTop w:val="0"/>
          <w:marBottom w:val="0"/>
          <w:divBdr>
            <w:top w:val="none" w:sz="0" w:space="0" w:color="auto"/>
            <w:left w:val="none" w:sz="0" w:space="0" w:color="auto"/>
            <w:bottom w:val="none" w:sz="0" w:space="0" w:color="auto"/>
            <w:right w:val="none" w:sz="0" w:space="0" w:color="auto"/>
          </w:divBdr>
        </w:div>
        <w:div w:id="296028155">
          <w:marLeft w:val="640"/>
          <w:marRight w:val="0"/>
          <w:marTop w:val="0"/>
          <w:marBottom w:val="0"/>
          <w:divBdr>
            <w:top w:val="none" w:sz="0" w:space="0" w:color="auto"/>
            <w:left w:val="none" w:sz="0" w:space="0" w:color="auto"/>
            <w:bottom w:val="none" w:sz="0" w:space="0" w:color="auto"/>
            <w:right w:val="none" w:sz="0" w:space="0" w:color="auto"/>
          </w:divBdr>
        </w:div>
        <w:div w:id="990518795">
          <w:marLeft w:val="640"/>
          <w:marRight w:val="0"/>
          <w:marTop w:val="0"/>
          <w:marBottom w:val="0"/>
          <w:divBdr>
            <w:top w:val="none" w:sz="0" w:space="0" w:color="auto"/>
            <w:left w:val="none" w:sz="0" w:space="0" w:color="auto"/>
            <w:bottom w:val="none" w:sz="0" w:space="0" w:color="auto"/>
            <w:right w:val="none" w:sz="0" w:space="0" w:color="auto"/>
          </w:divBdr>
        </w:div>
        <w:div w:id="629364147">
          <w:marLeft w:val="640"/>
          <w:marRight w:val="0"/>
          <w:marTop w:val="0"/>
          <w:marBottom w:val="0"/>
          <w:divBdr>
            <w:top w:val="none" w:sz="0" w:space="0" w:color="auto"/>
            <w:left w:val="none" w:sz="0" w:space="0" w:color="auto"/>
            <w:bottom w:val="none" w:sz="0" w:space="0" w:color="auto"/>
            <w:right w:val="none" w:sz="0" w:space="0" w:color="auto"/>
          </w:divBdr>
        </w:div>
        <w:div w:id="1327787454">
          <w:marLeft w:val="640"/>
          <w:marRight w:val="0"/>
          <w:marTop w:val="0"/>
          <w:marBottom w:val="0"/>
          <w:divBdr>
            <w:top w:val="none" w:sz="0" w:space="0" w:color="auto"/>
            <w:left w:val="none" w:sz="0" w:space="0" w:color="auto"/>
            <w:bottom w:val="none" w:sz="0" w:space="0" w:color="auto"/>
            <w:right w:val="none" w:sz="0" w:space="0" w:color="auto"/>
          </w:divBdr>
        </w:div>
        <w:div w:id="746461347">
          <w:marLeft w:val="640"/>
          <w:marRight w:val="0"/>
          <w:marTop w:val="0"/>
          <w:marBottom w:val="0"/>
          <w:divBdr>
            <w:top w:val="none" w:sz="0" w:space="0" w:color="auto"/>
            <w:left w:val="none" w:sz="0" w:space="0" w:color="auto"/>
            <w:bottom w:val="none" w:sz="0" w:space="0" w:color="auto"/>
            <w:right w:val="none" w:sz="0" w:space="0" w:color="auto"/>
          </w:divBdr>
        </w:div>
        <w:div w:id="904340259">
          <w:marLeft w:val="640"/>
          <w:marRight w:val="0"/>
          <w:marTop w:val="0"/>
          <w:marBottom w:val="0"/>
          <w:divBdr>
            <w:top w:val="none" w:sz="0" w:space="0" w:color="auto"/>
            <w:left w:val="none" w:sz="0" w:space="0" w:color="auto"/>
            <w:bottom w:val="none" w:sz="0" w:space="0" w:color="auto"/>
            <w:right w:val="none" w:sz="0" w:space="0" w:color="auto"/>
          </w:divBdr>
        </w:div>
        <w:div w:id="249896043">
          <w:marLeft w:val="640"/>
          <w:marRight w:val="0"/>
          <w:marTop w:val="0"/>
          <w:marBottom w:val="0"/>
          <w:divBdr>
            <w:top w:val="none" w:sz="0" w:space="0" w:color="auto"/>
            <w:left w:val="none" w:sz="0" w:space="0" w:color="auto"/>
            <w:bottom w:val="none" w:sz="0" w:space="0" w:color="auto"/>
            <w:right w:val="none" w:sz="0" w:space="0" w:color="auto"/>
          </w:divBdr>
        </w:div>
        <w:div w:id="1380671517">
          <w:marLeft w:val="640"/>
          <w:marRight w:val="0"/>
          <w:marTop w:val="0"/>
          <w:marBottom w:val="0"/>
          <w:divBdr>
            <w:top w:val="none" w:sz="0" w:space="0" w:color="auto"/>
            <w:left w:val="none" w:sz="0" w:space="0" w:color="auto"/>
            <w:bottom w:val="none" w:sz="0" w:space="0" w:color="auto"/>
            <w:right w:val="none" w:sz="0" w:space="0" w:color="auto"/>
          </w:divBdr>
        </w:div>
        <w:div w:id="1259171374">
          <w:marLeft w:val="640"/>
          <w:marRight w:val="0"/>
          <w:marTop w:val="0"/>
          <w:marBottom w:val="0"/>
          <w:divBdr>
            <w:top w:val="none" w:sz="0" w:space="0" w:color="auto"/>
            <w:left w:val="none" w:sz="0" w:space="0" w:color="auto"/>
            <w:bottom w:val="none" w:sz="0" w:space="0" w:color="auto"/>
            <w:right w:val="none" w:sz="0" w:space="0" w:color="auto"/>
          </w:divBdr>
        </w:div>
        <w:div w:id="333151172">
          <w:marLeft w:val="640"/>
          <w:marRight w:val="0"/>
          <w:marTop w:val="0"/>
          <w:marBottom w:val="0"/>
          <w:divBdr>
            <w:top w:val="none" w:sz="0" w:space="0" w:color="auto"/>
            <w:left w:val="none" w:sz="0" w:space="0" w:color="auto"/>
            <w:bottom w:val="none" w:sz="0" w:space="0" w:color="auto"/>
            <w:right w:val="none" w:sz="0" w:space="0" w:color="auto"/>
          </w:divBdr>
        </w:div>
        <w:div w:id="1248032042">
          <w:marLeft w:val="640"/>
          <w:marRight w:val="0"/>
          <w:marTop w:val="0"/>
          <w:marBottom w:val="0"/>
          <w:divBdr>
            <w:top w:val="none" w:sz="0" w:space="0" w:color="auto"/>
            <w:left w:val="none" w:sz="0" w:space="0" w:color="auto"/>
            <w:bottom w:val="none" w:sz="0" w:space="0" w:color="auto"/>
            <w:right w:val="none" w:sz="0" w:space="0" w:color="auto"/>
          </w:divBdr>
        </w:div>
        <w:div w:id="106891272">
          <w:marLeft w:val="640"/>
          <w:marRight w:val="0"/>
          <w:marTop w:val="0"/>
          <w:marBottom w:val="0"/>
          <w:divBdr>
            <w:top w:val="none" w:sz="0" w:space="0" w:color="auto"/>
            <w:left w:val="none" w:sz="0" w:space="0" w:color="auto"/>
            <w:bottom w:val="none" w:sz="0" w:space="0" w:color="auto"/>
            <w:right w:val="none" w:sz="0" w:space="0" w:color="auto"/>
          </w:divBdr>
        </w:div>
        <w:div w:id="591623260">
          <w:marLeft w:val="640"/>
          <w:marRight w:val="0"/>
          <w:marTop w:val="0"/>
          <w:marBottom w:val="0"/>
          <w:divBdr>
            <w:top w:val="none" w:sz="0" w:space="0" w:color="auto"/>
            <w:left w:val="none" w:sz="0" w:space="0" w:color="auto"/>
            <w:bottom w:val="none" w:sz="0" w:space="0" w:color="auto"/>
            <w:right w:val="none" w:sz="0" w:space="0" w:color="auto"/>
          </w:divBdr>
        </w:div>
        <w:div w:id="639648002">
          <w:marLeft w:val="640"/>
          <w:marRight w:val="0"/>
          <w:marTop w:val="0"/>
          <w:marBottom w:val="0"/>
          <w:divBdr>
            <w:top w:val="none" w:sz="0" w:space="0" w:color="auto"/>
            <w:left w:val="none" w:sz="0" w:space="0" w:color="auto"/>
            <w:bottom w:val="none" w:sz="0" w:space="0" w:color="auto"/>
            <w:right w:val="none" w:sz="0" w:space="0" w:color="auto"/>
          </w:divBdr>
        </w:div>
        <w:div w:id="339236017">
          <w:marLeft w:val="640"/>
          <w:marRight w:val="0"/>
          <w:marTop w:val="0"/>
          <w:marBottom w:val="0"/>
          <w:divBdr>
            <w:top w:val="none" w:sz="0" w:space="0" w:color="auto"/>
            <w:left w:val="none" w:sz="0" w:space="0" w:color="auto"/>
            <w:bottom w:val="none" w:sz="0" w:space="0" w:color="auto"/>
            <w:right w:val="none" w:sz="0" w:space="0" w:color="auto"/>
          </w:divBdr>
        </w:div>
        <w:div w:id="691109261">
          <w:marLeft w:val="640"/>
          <w:marRight w:val="0"/>
          <w:marTop w:val="0"/>
          <w:marBottom w:val="0"/>
          <w:divBdr>
            <w:top w:val="none" w:sz="0" w:space="0" w:color="auto"/>
            <w:left w:val="none" w:sz="0" w:space="0" w:color="auto"/>
            <w:bottom w:val="none" w:sz="0" w:space="0" w:color="auto"/>
            <w:right w:val="none" w:sz="0" w:space="0" w:color="auto"/>
          </w:divBdr>
        </w:div>
        <w:div w:id="714352960">
          <w:marLeft w:val="640"/>
          <w:marRight w:val="0"/>
          <w:marTop w:val="0"/>
          <w:marBottom w:val="0"/>
          <w:divBdr>
            <w:top w:val="none" w:sz="0" w:space="0" w:color="auto"/>
            <w:left w:val="none" w:sz="0" w:space="0" w:color="auto"/>
            <w:bottom w:val="none" w:sz="0" w:space="0" w:color="auto"/>
            <w:right w:val="none" w:sz="0" w:space="0" w:color="auto"/>
          </w:divBdr>
        </w:div>
        <w:div w:id="370038316">
          <w:marLeft w:val="640"/>
          <w:marRight w:val="0"/>
          <w:marTop w:val="0"/>
          <w:marBottom w:val="0"/>
          <w:divBdr>
            <w:top w:val="none" w:sz="0" w:space="0" w:color="auto"/>
            <w:left w:val="none" w:sz="0" w:space="0" w:color="auto"/>
            <w:bottom w:val="none" w:sz="0" w:space="0" w:color="auto"/>
            <w:right w:val="none" w:sz="0" w:space="0" w:color="auto"/>
          </w:divBdr>
        </w:div>
        <w:div w:id="1709180420">
          <w:marLeft w:val="640"/>
          <w:marRight w:val="0"/>
          <w:marTop w:val="0"/>
          <w:marBottom w:val="0"/>
          <w:divBdr>
            <w:top w:val="none" w:sz="0" w:space="0" w:color="auto"/>
            <w:left w:val="none" w:sz="0" w:space="0" w:color="auto"/>
            <w:bottom w:val="none" w:sz="0" w:space="0" w:color="auto"/>
            <w:right w:val="none" w:sz="0" w:space="0" w:color="auto"/>
          </w:divBdr>
        </w:div>
        <w:div w:id="1543398419">
          <w:marLeft w:val="640"/>
          <w:marRight w:val="0"/>
          <w:marTop w:val="0"/>
          <w:marBottom w:val="0"/>
          <w:divBdr>
            <w:top w:val="none" w:sz="0" w:space="0" w:color="auto"/>
            <w:left w:val="none" w:sz="0" w:space="0" w:color="auto"/>
            <w:bottom w:val="none" w:sz="0" w:space="0" w:color="auto"/>
            <w:right w:val="none" w:sz="0" w:space="0" w:color="auto"/>
          </w:divBdr>
        </w:div>
        <w:div w:id="1589189837">
          <w:marLeft w:val="640"/>
          <w:marRight w:val="0"/>
          <w:marTop w:val="0"/>
          <w:marBottom w:val="0"/>
          <w:divBdr>
            <w:top w:val="none" w:sz="0" w:space="0" w:color="auto"/>
            <w:left w:val="none" w:sz="0" w:space="0" w:color="auto"/>
            <w:bottom w:val="none" w:sz="0" w:space="0" w:color="auto"/>
            <w:right w:val="none" w:sz="0" w:space="0" w:color="auto"/>
          </w:divBdr>
        </w:div>
        <w:div w:id="1886529042">
          <w:marLeft w:val="640"/>
          <w:marRight w:val="0"/>
          <w:marTop w:val="0"/>
          <w:marBottom w:val="0"/>
          <w:divBdr>
            <w:top w:val="none" w:sz="0" w:space="0" w:color="auto"/>
            <w:left w:val="none" w:sz="0" w:space="0" w:color="auto"/>
            <w:bottom w:val="none" w:sz="0" w:space="0" w:color="auto"/>
            <w:right w:val="none" w:sz="0" w:space="0" w:color="auto"/>
          </w:divBdr>
        </w:div>
        <w:div w:id="429544692">
          <w:marLeft w:val="640"/>
          <w:marRight w:val="0"/>
          <w:marTop w:val="0"/>
          <w:marBottom w:val="0"/>
          <w:divBdr>
            <w:top w:val="none" w:sz="0" w:space="0" w:color="auto"/>
            <w:left w:val="none" w:sz="0" w:space="0" w:color="auto"/>
            <w:bottom w:val="none" w:sz="0" w:space="0" w:color="auto"/>
            <w:right w:val="none" w:sz="0" w:space="0" w:color="auto"/>
          </w:divBdr>
        </w:div>
        <w:div w:id="884759031">
          <w:marLeft w:val="640"/>
          <w:marRight w:val="0"/>
          <w:marTop w:val="0"/>
          <w:marBottom w:val="0"/>
          <w:divBdr>
            <w:top w:val="none" w:sz="0" w:space="0" w:color="auto"/>
            <w:left w:val="none" w:sz="0" w:space="0" w:color="auto"/>
            <w:bottom w:val="none" w:sz="0" w:space="0" w:color="auto"/>
            <w:right w:val="none" w:sz="0" w:space="0" w:color="auto"/>
          </w:divBdr>
        </w:div>
        <w:div w:id="1785149409">
          <w:marLeft w:val="640"/>
          <w:marRight w:val="0"/>
          <w:marTop w:val="0"/>
          <w:marBottom w:val="0"/>
          <w:divBdr>
            <w:top w:val="none" w:sz="0" w:space="0" w:color="auto"/>
            <w:left w:val="none" w:sz="0" w:space="0" w:color="auto"/>
            <w:bottom w:val="none" w:sz="0" w:space="0" w:color="auto"/>
            <w:right w:val="none" w:sz="0" w:space="0" w:color="auto"/>
          </w:divBdr>
        </w:div>
        <w:div w:id="1320814749">
          <w:marLeft w:val="640"/>
          <w:marRight w:val="0"/>
          <w:marTop w:val="0"/>
          <w:marBottom w:val="0"/>
          <w:divBdr>
            <w:top w:val="none" w:sz="0" w:space="0" w:color="auto"/>
            <w:left w:val="none" w:sz="0" w:space="0" w:color="auto"/>
            <w:bottom w:val="none" w:sz="0" w:space="0" w:color="auto"/>
            <w:right w:val="none" w:sz="0" w:space="0" w:color="auto"/>
          </w:divBdr>
        </w:div>
        <w:div w:id="75825180">
          <w:marLeft w:val="640"/>
          <w:marRight w:val="0"/>
          <w:marTop w:val="0"/>
          <w:marBottom w:val="0"/>
          <w:divBdr>
            <w:top w:val="none" w:sz="0" w:space="0" w:color="auto"/>
            <w:left w:val="none" w:sz="0" w:space="0" w:color="auto"/>
            <w:bottom w:val="none" w:sz="0" w:space="0" w:color="auto"/>
            <w:right w:val="none" w:sz="0" w:space="0" w:color="auto"/>
          </w:divBdr>
        </w:div>
        <w:div w:id="1155798341">
          <w:marLeft w:val="640"/>
          <w:marRight w:val="0"/>
          <w:marTop w:val="0"/>
          <w:marBottom w:val="0"/>
          <w:divBdr>
            <w:top w:val="none" w:sz="0" w:space="0" w:color="auto"/>
            <w:left w:val="none" w:sz="0" w:space="0" w:color="auto"/>
            <w:bottom w:val="none" w:sz="0" w:space="0" w:color="auto"/>
            <w:right w:val="none" w:sz="0" w:space="0" w:color="auto"/>
          </w:divBdr>
        </w:div>
        <w:div w:id="2100440180">
          <w:marLeft w:val="640"/>
          <w:marRight w:val="0"/>
          <w:marTop w:val="0"/>
          <w:marBottom w:val="0"/>
          <w:divBdr>
            <w:top w:val="none" w:sz="0" w:space="0" w:color="auto"/>
            <w:left w:val="none" w:sz="0" w:space="0" w:color="auto"/>
            <w:bottom w:val="none" w:sz="0" w:space="0" w:color="auto"/>
            <w:right w:val="none" w:sz="0" w:space="0" w:color="auto"/>
          </w:divBdr>
        </w:div>
        <w:div w:id="45497504">
          <w:marLeft w:val="640"/>
          <w:marRight w:val="0"/>
          <w:marTop w:val="0"/>
          <w:marBottom w:val="0"/>
          <w:divBdr>
            <w:top w:val="none" w:sz="0" w:space="0" w:color="auto"/>
            <w:left w:val="none" w:sz="0" w:space="0" w:color="auto"/>
            <w:bottom w:val="none" w:sz="0" w:space="0" w:color="auto"/>
            <w:right w:val="none" w:sz="0" w:space="0" w:color="auto"/>
          </w:divBdr>
        </w:div>
        <w:div w:id="1538276657">
          <w:marLeft w:val="640"/>
          <w:marRight w:val="0"/>
          <w:marTop w:val="0"/>
          <w:marBottom w:val="0"/>
          <w:divBdr>
            <w:top w:val="none" w:sz="0" w:space="0" w:color="auto"/>
            <w:left w:val="none" w:sz="0" w:space="0" w:color="auto"/>
            <w:bottom w:val="none" w:sz="0" w:space="0" w:color="auto"/>
            <w:right w:val="none" w:sz="0" w:space="0" w:color="auto"/>
          </w:divBdr>
        </w:div>
        <w:div w:id="578252656">
          <w:marLeft w:val="640"/>
          <w:marRight w:val="0"/>
          <w:marTop w:val="0"/>
          <w:marBottom w:val="0"/>
          <w:divBdr>
            <w:top w:val="none" w:sz="0" w:space="0" w:color="auto"/>
            <w:left w:val="none" w:sz="0" w:space="0" w:color="auto"/>
            <w:bottom w:val="none" w:sz="0" w:space="0" w:color="auto"/>
            <w:right w:val="none" w:sz="0" w:space="0" w:color="auto"/>
          </w:divBdr>
        </w:div>
        <w:div w:id="1211841876">
          <w:marLeft w:val="640"/>
          <w:marRight w:val="0"/>
          <w:marTop w:val="0"/>
          <w:marBottom w:val="0"/>
          <w:divBdr>
            <w:top w:val="none" w:sz="0" w:space="0" w:color="auto"/>
            <w:left w:val="none" w:sz="0" w:space="0" w:color="auto"/>
            <w:bottom w:val="none" w:sz="0" w:space="0" w:color="auto"/>
            <w:right w:val="none" w:sz="0" w:space="0" w:color="auto"/>
          </w:divBdr>
        </w:div>
        <w:div w:id="1785271186">
          <w:marLeft w:val="640"/>
          <w:marRight w:val="0"/>
          <w:marTop w:val="0"/>
          <w:marBottom w:val="0"/>
          <w:divBdr>
            <w:top w:val="none" w:sz="0" w:space="0" w:color="auto"/>
            <w:left w:val="none" w:sz="0" w:space="0" w:color="auto"/>
            <w:bottom w:val="none" w:sz="0" w:space="0" w:color="auto"/>
            <w:right w:val="none" w:sz="0" w:space="0" w:color="auto"/>
          </w:divBdr>
        </w:div>
        <w:div w:id="1324242148">
          <w:marLeft w:val="640"/>
          <w:marRight w:val="0"/>
          <w:marTop w:val="0"/>
          <w:marBottom w:val="0"/>
          <w:divBdr>
            <w:top w:val="none" w:sz="0" w:space="0" w:color="auto"/>
            <w:left w:val="none" w:sz="0" w:space="0" w:color="auto"/>
            <w:bottom w:val="none" w:sz="0" w:space="0" w:color="auto"/>
            <w:right w:val="none" w:sz="0" w:space="0" w:color="auto"/>
          </w:divBdr>
        </w:div>
        <w:div w:id="1090273251">
          <w:marLeft w:val="640"/>
          <w:marRight w:val="0"/>
          <w:marTop w:val="0"/>
          <w:marBottom w:val="0"/>
          <w:divBdr>
            <w:top w:val="none" w:sz="0" w:space="0" w:color="auto"/>
            <w:left w:val="none" w:sz="0" w:space="0" w:color="auto"/>
            <w:bottom w:val="none" w:sz="0" w:space="0" w:color="auto"/>
            <w:right w:val="none" w:sz="0" w:space="0" w:color="auto"/>
          </w:divBdr>
        </w:div>
        <w:div w:id="2081174900">
          <w:marLeft w:val="640"/>
          <w:marRight w:val="0"/>
          <w:marTop w:val="0"/>
          <w:marBottom w:val="0"/>
          <w:divBdr>
            <w:top w:val="none" w:sz="0" w:space="0" w:color="auto"/>
            <w:left w:val="none" w:sz="0" w:space="0" w:color="auto"/>
            <w:bottom w:val="none" w:sz="0" w:space="0" w:color="auto"/>
            <w:right w:val="none" w:sz="0" w:space="0" w:color="auto"/>
          </w:divBdr>
        </w:div>
        <w:div w:id="1213735707">
          <w:marLeft w:val="640"/>
          <w:marRight w:val="0"/>
          <w:marTop w:val="0"/>
          <w:marBottom w:val="0"/>
          <w:divBdr>
            <w:top w:val="none" w:sz="0" w:space="0" w:color="auto"/>
            <w:left w:val="none" w:sz="0" w:space="0" w:color="auto"/>
            <w:bottom w:val="none" w:sz="0" w:space="0" w:color="auto"/>
            <w:right w:val="none" w:sz="0" w:space="0" w:color="auto"/>
          </w:divBdr>
        </w:div>
        <w:div w:id="1309283589">
          <w:marLeft w:val="640"/>
          <w:marRight w:val="0"/>
          <w:marTop w:val="0"/>
          <w:marBottom w:val="0"/>
          <w:divBdr>
            <w:top w:val="none" w:sz="0" w:space="0" w:color="auto"/>
            <w:left w:val="none" w:sz="0" w:space="0" w:color="auto"/>
            <w:bottom w:val="none" w:sz="0" w:space="0" w:color="auto"/>
            <w:right w:val="none" w:sz="0" w:space="0" w:color="auto"/>
          </w:divBdr>
        </w:div>
        <w:div w:id="2083914325">
          <w:marLeft w:val="640"/>
          <w:marRight w:val="0"/>
          <w:marTop w:val="0"/>
          <w:marBottom w:val="0"/>
          <w:divBdr>
            <w:top w:val="none" w:sz="0" w:space="0" w:color="auto"/>
            <w:left w:val="none" w:sz="0" w:space="0" w:color="auto"/>
            <w:bottom w:val="none" w:sz="0" w:space="0" w:color="auto"/>
            <w:right w:val="none" w:sz="0" w:space="0" w:color="auto"/>
          </w:divBdr>
        </w:div>
        <w:div w:id="1921212079">
          <w:marLeft w:val="640"/>
          <w:marRight w:val="0"/>
          <w:marTop w:val="0"/>
          <w:marBottom w:val="0"/>
          <w:divBdr>
            <w:top w:val="none" w:sz="0" w:space="0" w:color="auto"/>
            <w:left w:val="none" w:sz="0" w:space="0" w:color="auto"/>
            <w:bottom w:val="none" w:sz="0" w:space="0" w:color="auto"/>
            <w:right w:val="none" w:sz="0" w:space="0" w:color="auto"/>
          </w:divBdr>
        </w:div>
        <w:div w:id="84696815">
          <w:marLeft w:val="640"/>
          <w:marRight w:val="0"/>
          <w:marTop w:val="0"/>
          <w:marBottom w:val="0"/>
          <w:divBdr>
            <w:top w:val="none" w:sz="0" w:space="0" w:color="auto"/>
            <w:left w:val="none" w:sz="0" w:space="0" w:color="auto"/>
            <w:bottom w:val="none" w:sz="0" w:space="0" w:color="auto"/>
            <w:right w:val="none" w:sz="0" w:space="0" w:color="auto"/>
          </w:divBdr>
        </w:div>
        <w:div w:id="411970255">
          <w:marLeft w:val="640"/>
          <w:marRight w:val="0"/>
          <w:marTop w:val="0"/>
          <w:marBottom w:val="0"/>
          <w:divBdr>
            <w:top w:val="none" w:sz="0" w:space="0" w:color="auto"/>
            <w:left w:val="none" w:sz="0" w:space="0" w:color="auto"/>
            <w:bottom w:val="none" w:sz="0" w:space="0" w:color="auto"/>
            <w:right w:val="none" w:sz="0" w:space="0" w:color="auto"/>
          </w:divBdr>
        </w:div>
        <w:div w:id="1283616633">
          <w:marLeft w:val="640"/>
          <w:marRight w:val="0"/>
          <w:marTop w:val="0"/>
          <w:marBottom w:val="0"/>
          <w:divBdr>
            <w:top w:val="none" w:sz="0" w:space="0" w:color="auto"/>
            <w:left w:val="none" w:sz="0" w:space="0" w:color="auto"/>
            <w:bottom w:val="none" w:sz="0" w:space="0" w:color="auto"/>
            <w:right w:val="none" w:sz="0" w:space="0" w:color="auto"/>
          </w:divBdr>
        </w:div>
        <w:div w:id="590044641">
          <w:marLeft w:val="640"/>
          <w:marRight w:val="0"/>
          <w:marTop w:val="0"/>
          <w:marBottom w:val="0"/>
          <w:divBdr>
            <w:top w:val="none" w:sz="0" w:space="0" w:color="auto"/>
            <w:left w:val="none" w:sz="0" w:space="0" w:color="auto"/>
            <w:bottom w:val="none" w:sz="0" w:space="0" w:color="auto"/>
            <w:right w:val="none" w:sz="0" w:space="0" w:color="auto"/>
          </w:divBdr>
        </w:div>
        <w:div w:id="419259574">
          <w:marLeft w:val="640"/>
          <w:marRight w:val="0"/>
          <w:marTop w:val="0"/>
          <w:marBottom w:val="0"/>
          <w:divBdr>
            <w:top w:val="none" w:sz="0" w:space="0" w:color="auto"/>
            <w:left w:val="none" w:sz="0" w:space="0" w:color="auto"/>
            <w:bottom w:val="none" w:sz="0" w:space="0" w:color="auto"/>
            <w:right w:val="none" w:sz="0" w:space="0" w:color="auto"/>
          </w:divBdr>
        </w:div>
        <w:div w:id="884366924">
          <w:marLeft w:val="640"/>
          <w:marRight w:val="0"/>
          <w:marTop w:val="0"/>
          <w:marBottom w:val="0"/>
          <w:divBdr>
            <w:top w:val="none" w:sz="0" w:space="0" w:color="auto"/>
            <w:left w:val="none" w:sz="0" w:space="0" w:color="auto"/>
            <w:bottom w:val="none" w:sz="0" w:space="0" w:color="auto"/>
            <w:right w:val="none" w:sz="0" w:space="0" w:color="auto"/>
          </w:divBdr>
        </w:div>
        <w:div w:id="485517741">
          <w:marLeft w:val="640"/>
          <w:marRight w:val="0"/>
          <w:marTop w:val="0"/>
          <w:marBottom w:val="0"/>
          <w:divBdr>
            <w:top w:val="none" w:sz="0" w:space="0" w:color="auto"/>
            <w:left w:val="none" w:sz="0" w:space="0" w:color="auto"/>
            <w:bottom w:val="none" w:sz="0" w:space="0" w:color="auto"/>
            <w:right w:val="none" w:sz="0" w:space="0" w:color="auto"/>
          </w:divBdr>
        </w:div>
        <w:div w:id="802383397">
          <w:marLeft w:val="640"/>
          <w:marRight w:val="0"/>
          <w:marTop w:val="0"/>
          <w:marBottom w:val="0"/>
          <w:divBdr>
            <w:top w:val="none" w:sz="0" w:space="0" w:color="auto"/>
            <w:left w:val="none" w:sz="0" w:space="0" w:color="auto"/>
            <w:bottom w:val="none" w:sz="0" w:space="0" w:color="auto"/>
            <w:right w:val="none" w:sz="0" w:space="0" w:color="auto"/>
          </w:divBdr>
        </w:div>
        <w:div w:id="1249195070">
          <w:marLeft w:val="640"/>
          <w:marRight w:val="0"/>
          <w:marTop w:val="0"/>
          <w:marBottom w:val="0"/>
          <w:divBdr>
            <w:top w:val="none" w:sz="0" w:space="0" w:color="auto"/>
            <w:left w:val="none" w:sz="0" w:space="0" w:color="auto"/>
            <w:bottom w:val="none" w:sz="0" w:space="0" w:color="auto"/>
            <w:right w:val="none" w:sz="0" w:space="0" w:color="auto"/>
          </w:divBdr>
        </w:div>
        <w:div w:id="1147867498">
          <w:marLeft w:val="640"/>
          <w:marRight w:val="0"/>
          <w:marTop w:val="0"/>
          <w:marBottom w:val="0"/>
          <w:divBdr>
            <w:top w:val="none" w:sz="0" w:space="0" w:color="auto"/>
            <w:left w:val="none" w:sz="0" w:space="0" w:color="auto"/>
            <w:bottom w:val="none" w:sz="0" w:space="0" w:color="auto"/>
            <w:right w:val="none" w:sz="0" w:space="0" w:color="auto"/>
          </w:divBdr>
        </w:div>
        <w:div w:id="530648601">
          <w:marLeft w:val="640"/>
          <w:marRight w:val="0"/>
          <w:marTop w:val="0"/>
          <w:marBottom w:val="0"/>
          <w:divBdr>
            <w:top w:val="none" w:sz="0" w:space="0" w:color="auto"/>
            <w:left w:val="none" w:sz="0" w:space="0" w:color="auto"/>
            <w:bottom w:val="none" w:sz="0" w:space="0" w:color="auto"/>
            <w:right w:val="none" w:sz="0" w:space="0" w:color="auto"/>
          </w:divBdr>
        </w:div>
        <w:div w:id="1477605296">
          <w:marLeft w:val="640"/>
          <w:marRight w:val="0"/>
          <w:marTop w:val="0"/>
          <w:marBottom w:val="0"/>
          <w:divBdr>
            <w:top w:val="none" w:sz="0" w:space="0" w:color="auto"/>
            <w:left w:val="none" w:sz="0" w:space="0" w:color="auto"/>
            <w:bottom w:val="none" w:sz="0" w:space="0" w:color="auto"/>
            <w:right w:val="none" w:sz="0" w:space="0" w:color="auto"/>
          </w:divBdr>
        </w:div>
        <w:div w:id="1140655588">
          <w:marLeft w:val="640"/>
          <w:marRight w:val="0"/>
          <w:marTop w:val="0"/>
          <w:marBottom w:val="0"/>
          <w:divBdr>
            <w:top w:val="none" w:sz="0" w:space="0" w:color="auto"/>
            <w:left w:val="none" w:sz="0" w:space="0" w:color="auto"/>
            <w:bottom w:val="none" w:sz="0" w:space="0" w:color="auto"/>
            <w:right w:val="none" w:sz="0" w:space="0" w:color="auto"/>
          </w:divBdr>
        </w:div>
      </w:divsChild>
    </w:div>
    <w:div w:id="2138138183">
      <w:bodyDiv w:val="1"/>
      <w:marLeft w:val="0"/>
      <w:marRight w:val="0"/>
      <w:marTop w:val="0"/>
      <w:marBottom w:val="0"/>
      <w:divBdr>
        <w:top w:val="none" w:sz="0" w:space="0" w:color="auto"/>
        <w:left w:val="none" w:sz="0" w:space="0" w:color="auto"/>
        <w:bottom w:val="none" w:sz="0" w:space="0" w:color="auto"/>
        <w:right w:val="none" w:sz="0" w:space="0" w:color="auto"/>
      </w:divBdr>
      <w:divsChild>
        <w:div w:id="777219180">
          <w:marLeft w:val="640"/>
          <w:marRight w:val="0"/>
          <w:marTop w:val="0"/>
          <w:marBottom w:val="0"/>
          <w:divBdr>
            <w:top w:val="none" w:sz="0" w:space="0" w:color="auto"/>
            <w:left w:val="none" w:sz="0" w:space="0" w:color="auto"/>
            <w:bottom w:val="none" w:sz="0" w:space="0" w:color="auto"/>
            <w:right w:val="none" w:sz="0" w:space="0" w:color="auto"/>
          </w:divBdr>
        </w:div>
        <w:div w:id="127745045">
          <w:marLeft w:val="640"/>
          <w:marRight w:val="0"/>
          <w:marTop w:val="0"/>
          <w:marBottom w:val="0"/>
          <w:divBdr>
            <w:top w:val="none" w:sz="0" w:space="0" w:color="auto"/>
            <w:left w:val="none" w:sz="0" w:space="0" w:color="auto"/>
            <w:bottom w:val="none" w:sz="0" w:space="0" w:color="auto"/>
            <w:right w:val="none" w:sz="0" w:space="0" w:color="auto"/>
          </w:divBdr>
        </w:div>
        <w:div w:id="196507050">
          <w:marLeft w:val="640"/>
          <w:marRight w:val="0"/>
          <w:marTop w:val="0"/>
          <w:marBottom w:val="0"/>
          <w:divBdr>
            <w:top w:val="none" w:sz="0" w:space="0" w:color="auto"/>
            <w:left w:val="none" w:sz="0" w:space="0" w:color="auto"/>
            <w:bottom w:val="none" w:sz="0" w:space="0" w:color="auto"/>
            <w:right w:val="none" w:sz="0" w:space="0" w:color="auto"/>
          </w:divBdr>
        </w:div>
        <w:div w:id="570235745">
          <w:marLeft w:val="640"/>
          <w:marRight w:val="0"/>
          <w:marTop w:val="0"/>
          <w:marBottom w:val="0"/>
          <w:divBdr>
            <w:top w:val="none" w:sz="0" w:space="0" w:color="auto"/>
            <w:left w:val="none" w:sz="0" w:space="0" w:color="auto"/>
            <w:bottom w:val="none" w:sz="0" w:space="0" w:color="auto"/>
            <w:right w:val="none" w:sz="0" w:space="0" w:color="auto"/>
          </w:divBdr>
        </w:div>
        <w:div w:id="2057005517">
          <w:marLeft w:val="640"/>
          <w:marRight w:val="0"/>
          <w:marTop w:val="0"/>
          <w:marBottom w:val="0"/>
          <w:divBdr>
            <w:top w:val="none" w:sz="0" w:space="0" w:color="auto"/>
            <w:left w:val="none" w:sz="0" w:space="0" w:color="auto"/>
            <w:bottom w:val="none" w:sz="0" w:space="0" w:color="auto"/>
            <w:right w:val="none" w:sz="0" w:space="0" w:color="auto"/>
          </w:divBdr>
        </w:div>
        <w:div w:id="1995837224">
          <w:marLeft w:val="640"/>
          <w:marRight w:val="0"/>
          <w:marTop w:val="0"/>
          <w:marBottom w:val="0"/>
          <w:divBdr>
            <w:top w:val="none" w:sz="0" w:space="0" w:color="auto"/>
            <w:left w:val="none" w:sz="0" w:space="0" w:color="auto"/>
            <w:bottom w:val="none" w:sz="0" w:space="0" w:color="auto"/>
            <w:right w:val="none" w:sz="0" w:space="0" w:color="auto"/>
          </w:divBdr>
        </w:div>
        <w:div w:id="1849055608">
          <w:marLeft w:val="640"/>
          <w:marRight w:val="0"/>
          <w:marTop w:val="0"/>
          <w:marBottom w:val="0"/>
          <w:divBdr>
            <w:top w:val="none" w:sz="0" w:space="0" w:color="auto"/>
            <w:left w:val="none" w:sz="0" w:space="0" w:color="auto"/>
            <w:bottom w:val="none" w:sz="0" w:space="0" w:color="auto"/>
            <w:right w:val="none" w:sz="0" w:space="0" w:color="auto"/>
          </w:divBdr>
        </w:div>
        <w:div w:id="91738">
          <w:marLeft w:val="640"/>
          <w:marRight w:val="0"/>
          <w:marTop w:val="0"/>
          <w:marBottom w:val="0"/>
          <w:divBdr>
            <w:top w:val="none" w:sz="0" w:space="0" w:color="auto"/>
            <w:left w:val="none" w:sz="0" w:space="0" w:color="auto"/>
            <w:bottom w:val="none" w:sz="0" w:space="0" w:color="auto"/>
            <w:right w:val="none" w:sz="0" w:space="0" w:color="auto"/>
          </w:divBdr>
        </w:div>
        <w:div w:id="674040893">
          <w:marLeft w:val="640"/>
          <w:marRight w:val="0"/>
          <w:marTop w:val="0"/>
          <w:marBottom w:val="0"/>
          <w:divBdr>
            <w:top w:val="none" w:sz="0" w:space="0" w:color="auto"/>
            <w:left w:val="none" w:sz="0" w:space="0" w:color="auto"/>
            <w:bottom w:val="none" w:sz="0" w:space="0" w:color="auto"/>
            <w:right w:val="none" w:sz="0" w:space="0" w:color="auto"/>
          </w:divBdr>
        </w:div>
        <w:div w:id="405348011">
          <w:marLeft w:val="640"/>
          <w:marRight w:val="0"/>
          <w:marTop w:val="0"/>
          <w:marBottom w:val="0"/>
          <w:divBdr>
            <w:top w:val="none" w:sz="0" w:space="0" w:color="auto"/>
            <w:left w:val="none" w:sz="0" w:space="0" w:color="auto"/>
            <w:bottom w:val="none" w:sz="0" w:space="0" w:color="auto"/>
            <w:right w:val="none" w:sz="0" w:space="0" w:color="auto"/>
          </w:divBdr>
        </w:div>
        <w:div w:id="394427161">
          <w:marLeft w:val="640"/>
          <w:marRight w:val="0"/>
          <w:marTop w:val="0"/>
          <w:marBottom w:val="0"/>
          <w:divBdr>
            <w:top w:val="none" w:sz="0" w:space="0" w:color="auto"/>
            <w:left w:val="none" w:sz="0" w:space="0" w:color="auto"/>
            <w:bottom w:val="none" w:sz="0" w:space="0" w:color="auto"/>
            <w:right w:val="none" w:sz="0" w:space="0" w:color="auto"/>
          </w:divBdr>
        </w:div>
        <w:div w:id="737823113">
          <w:marLeft w:val="640"/>
          <w:marRight w:val="0"/>
          <w:marTop w:val="0"/>
          <w:marBottom w:val="0"/>
          <w:divBdr>
            <w:top w:val="none" w:sz="0" w:space="0" w:color="auto"/>
            <w:left w:val="none" w:sz="0" w:space="0" w:color="auto"/>
            <w:bottom w:val="none" w:sz="0" w:space="0" w:color="auto"/>
            <w:right w:val="none" w:sz="0" w:space="0" w:color="auto"/>
          </w:divBdr>
        </w:div>
        <w:div w:id="668026159">
          <w:marLeft w:val="640"/>
          <w:marRight w:val="0"/>
          <w:marTop w:val="0"/>
          <w:marBottom w:val="0"/>
          <w:divBdr>
            <w:top w:val="none" w:sz="0" w:space="0" w:color="auto"/>
            <w:left w:val="none" w:sz="0" w:space="0" w:color="auto"/>
            <w:bottom w:val="none" w:sz="0" w:space="0" w:color="auto"/>
            <w:right w:val="none" w:sz="0" w:space="0" w:color="auto"/>
          </w:divBdr>
        </w:div>
        <w:div w:id="1201478206">
          <w:marLeft w:val="640"/>
          <w:marRight w:val="0"/>
          <w:marTop w:val="0"/>
          <w:marBottom w:val="0"/>
          <w:divBdr>
            <w:top w:val="none" w:sz="0" w:space="0" w:color="auto"/>
            <w:left w:val="none" w:sz="0" w:space="0" w:color="auto"/>
            <w:bottom w:val="none" w:sz="0" w:space="0" w:color="auto"/>
            <w:right w:val="none" w:sz="0" w:space="0" w:color="auto"/>
          </w:divBdr>
        </w:div>
        <w:div w:id="1488549053">
          <w:marLeft w:val="640"/>
          <w:marRight w:val="0"/>
          <w:marTop w:val="0"/>
          <w:marBottom w:val="0"/>
          <w:divBdr>
            <w:top w:val="none" w:sz="0" w:space="0" w:color="auto"/>
            <w:left w:val="none" w:sz="0" w:space="0" w:color="auto"/>
            <w:bottom w:val="none" w:sz="0" w:space="0" w:color="auto"/>
            <w:right w:val="none" w:sz="0" w:space="0" w:color="auto"/>
          </w:divBdr>
        </w:div>
        <w:div w:id="280384613">
          <w:marLeft w:val="640"/>
          <w:marRight w:val="0"/>
          <w:marTop w:val="0"/>
          <w:marBottom w:val="0"/>
          <w:divBdr>
            <w:top w:val="none" w:sz="0" w:space="0" w:color="auto"/>
            <w:left w:val="none" w:sz="0" w:space="0" w:color="auto"/>
            <w:bottom w:val="none" w:sz="0" w:space="0" w:color="auto"/>
            <w:right w:val="none" w:sz="0" w:space="0" w:color="auto"/>
          </w:divBdr>
        </w:div>
        <w:div w:id="1268847405">
          <w:marLeft w:val="640"/>
          <w:marRight w:val="0"/>
          <w:marTop w:val="0"/>
          <w:marBottom w:val="0"/>
          <w:divBdr>
            <w:top w:val="none" w:sz="0" w:space="0" w:color="auto"/>
            <w:left w:val="none" w:sz="0" w:space="0" w:color="auto"/>
            <w:bottom w:val="none" w:sz="0" w:space="0" w:color="auto"/>
            <w:right w:val="none" w:sz="0" w:space="0" w:color="auto"/>
          </w:divBdr>
        </w:div>
        <w:div w:id="1167475801">
          <w:marLeft w:val="640"/>
          <w:marRight w:val="0"/>
          <w:marTop w:val="0"/>
          <w:marBottom w:val="0"/>
          <w:divBdr>
            <w:top w:val="none" w:sz="0" w:space="0" w:color="auto"/>
            <w:left w:val="none" w:sz="0" w:space="0" w:color="auto"/>
            <w:bottom w:val="none" w:sz="0" w:space="0" w:color="auto"/>
            <w:right w:val="none" w:sz="0" w:space="0" w:color="auto"/>
          </w:divBdr>
        </w:div>
        <w:div w:id="643319813">
          <w:marLeft w:val="640"/>
          <w:marRight w:val="0"/>
          <w:marTop w:val="0"/>
          <w:marBottom w:val="0"/>
          <w:divBdr>
            <w:top w:val="none" w:sz="0" w:space="0" w:color="auto"/>
            <w:left w:val="none" w:sz="0" w:space="0" w:color="auto"/>
            <w:bottom w:val="none" w:sz="0" w:space="0" w:color="auto"/>
            <w:right w:val="none" w:sz="0" w:space="0" w:color="auto"/>
          </w:divBdr>
        </w:div>
        <w:div w:id="388185939">
          <w:marLeft w:val="640"/>
          <w:marRight w:val="0"/>
          <w:marTop w:val="0"/>
          <w:marBottom w:val="0"/>
          <w:divBdr>
            <w:top w:val="none" w:sz="0" w:space="0" w:color="auto"/>
            <w:left w:val="none" w:sz="0" w:space="0" w:color="auto"/>
            <w:bottom w:val="none" w:sz="0" w:space="0" w:color="auto"/>
            <w:right w:val="none" w:sz="0" w:space="0" w:color="auto"/>
          </w:divBdr>
        </w:div>
        <w:div w:id="2056806891">
          <w:marLeft w:val="640"/>
          <w:marRight w:val="0"/>
          <w:marTop w:val="0"/>
          <w:marBottom w:val="0"/>
          <w:divBdr>
            <w:top w:val="none" w:sz="0" w:space="0" w:color="auto"/>
            <w:left w:val="none" w:sz="0" w:space="0" w:color="auto"/>
            <w:bottom w:val="none" w:sz="0" w:space="0" w:color="auto"/>
            <w:right w:val="none" w:sz="0" w:space="0" w:color="auto"/>
          </w:divBdr>
        </w:div>
        <w:div w:id="147400959">
          <w:marLeft w:val="640"/>
          <w:marRight w:val="0"/>
          <w:marTop w:val="0"/>
          <w:marBottom w:val="0"/>
          <w:divBdr>
            <w:top w:val="none" w:sz="0" w:space="0" w:color="auto"/>
            <w:left w:val="none" w:sz="0" w:space="0" w:color="auto"/>
            <w:bottom w:val="none" w:sz="0" w:space="0" w:color="auto"/>
            <w:right w:val="none" w:sz="0" w:space="0" w:color="auto"/>
          </w:divBdr>
        </w:div>
        <w:div w:id="1194071616">
          <w:marLeft w:val="640"/>
          <w:marRight w:val="0"/>
          <w:marTop w:val="0"/>
          <w:marBottom w:val="0"/>
          <w:divBdr>
            <w:top w:val="none" w:sz="0" w:space="0" w:color="auto"/>
            <w:left w:val="none" w:sz="0" w:space="0" w:color="auto"/>
            <w:bottom w:val="none" w:sz="0" w:space="0" w:color="auto"/>
            <w:right w:val="none" w:sz="0" w:space="0" w:color="auto"/>
          </w:divBdr>
        </w:div>
        <w:div w:id="322049875">
          <w:marLeft w:val="640"/>
          <w:marRight w:val="0"/>
          <w:marTop w:val="0"/>
          <w:marBottom w:val="0"/>
          <w:divBdr>
            <w:top w:val="none" w:sz="0" w:space="0" w:color="auto"/>
            <w:left w:val="none" w:sz="0" w:space="0" w:color="auto"/>
            <w:bottom w:val="none" w:sz="0" w:space="0" w:color="auto"/>
            <w:right w:val="none" w:sz="0" w:space="0" w:color="auto"/>
          </w:divBdr>
        </w:div>
        <w:div w:id="1209026991">
          <w:marLeft w:val="640"/>
          <w:marRight w:val="0"/>
          <w:marTop w:val="0"/>
          <w:marBottom w:val="0"/>
          <w:divBdr>
            <w:top w:val="none" w:sz="0" w:space="0" w:color="auto"/>
            <w:left w:val="none" w:sz="0" w:space="0" w:color="auto"/>
            <w:bottom w:val="none" w:sz="0" w:space="0" w:color="auto"/>
            <w:right w:val="none" w:sz="0" w:space="0" w:color="auto"/>
          </w:divBdr>
        </w:div>
        <w:div w:id="1449591987">
          <w:marLeft w:val="640"/>
          <w:marRight w:val="0"/>
          <w:marTop w:val="0"/>
          <w:marBottom w:val="0"/>
          <w:divBdr>
            <w:top w:val="none" w:sz="0" w:space="0" w:color="auto"/>
            <w:left w:val="none" w:sz="0" w:space="0" w:color="auto"/>
            <w:bottom w:val="none" w:sz="0" w:space="0" w:color="auto"/>
            <w:right w:val="none" w:sz="0" w:space="0" w:color="auto"/>
          </w:divBdr>
        </w:div>
        <w:div w:id="1387492310">
          <w:marLeft w:val="640"/>
          <w:marRight w:val="0"/>
          <w:marTop w:val="0"/>
          <w:marBottom w:val="0"/>
          <w:divBdr>
            <w:top w:val="none" w:sz="0" w:space="0" w:color="auto"/>
            <w:left w:val="none" w:sz="0" w:space="0" w:color="auto"/>
            <w:bottom w:val="none" w:sz="0" w:space="0" w:color="auto"/>
            <w:right w:val="none" w:sz="0" w:space="0" w:color="auto"/>
          </w:divBdr>
        </w:div>
        <w:div w:id="224992269">
          <w:marLeft w:val="640"/>
          <w:marRight w:val="0"/>
          <w:marTop w:val="0"/>
          <w:marBottom w:val="0"/>
          <w:divBdr>
            <w:top w:val="none" w:sz="0" w:space="0" w:color="auto"/>
            <w:left w:val="none" w:sz="0" w:space="0" w:color="auto"/>
            <w:bottom w:val="none" w:sz="0" w:space="0" w:color="auto"/>
            <w:right w:val="none" w:sz="0" w:space="0" w:color="auto"/>
          </w:divBdr>
        </w:div>
        <w:div w:id="488248156">
          <w:marLeft w:val="640"/>
          <w:marRight w:val="0"/>
          <w:marTop w:val="0"/>
          <w:marBottom w:val="0"/>
          <w:divBdr>
            <w:top w:val="none" w:sz="0" w:space="0" w:color="auto"/>
            <w:left w:val="none" w:sz="0" w:space="0" w:color="auto"/>
            <w:bottom w:val="none" w:sz="0" w:space="0" w:color="auto"/>
            <w:right w:val="none" w:sz="0" w:space="0" w:color="auto"/>
          </w:divBdr>
        </w:div>
        <w:div w:id="847718956">
          <w:marLeft w:val="640"/>
          <w:marRight w:val="0"/>
          <w:marTop w:val="0"/>
          <w:marBottom w:val="0"/>
          <w:divBdr>
            <w:top w:val="none" w:sz="0" w:space="0" w:color="auto"/>
            <w:left w:val="none" w:sz="0" w:space="0" w:color="auto"/>
            <w:bottom w:val="none" w:sz="0" w:space="0" w:color="auto"/>
            <w:right w:val="none" w:sz="0" w:space="0" w:color="auto"/>
          </w:divBdr>
        </w:div>
        <w:div w:id="1996180010">
          <w:marLeft w:val="640"/>
          <w:marRight w:val="0"/>
          <w:marTop w:val="0"/>
          <w:marBottom w:val="0"/>
          <w:divBdr>
            <w:top w:val="none" w:sz="0" w:space="0" w:color="auto"/>
            <w:left w:val="none" w:sz="0" w:space="0" w:color="auto"/>
            <w:bottom w:val="none" w:sz="0" w:space="0" w:color="auto"/>
            <w:right w:val="none" w:sz="0" w:space="0" w:color="auto"/>
          </w:divBdr>
        </w:div>
        <w:div w:id="959456374">
          <w:marLeft w:val="640"/>
          <w:marRight w:val="0"/>
          <w:marTop w:val="0"/>
          <w:marBottom w:val="0"/>
          <w:divBdr>
            <w:top w:val="none" w:sz="0" w:space="0" w:color="auto"/>
            <w:left w:val="none" w:sz="0" w:space="0" w:color="auto"/>
            <w:bottom w:val="none" w:sz="0" w:space="0" w:color="auto"/>
            <w:right w:val="none" w:sz="0" w:space="0" w:color="auto"/>
          </w:divBdr>
        </w:div>
        <w:div w:id="1490246933">
          <w:marLeft w:val="640"/>
          <w:marRight w:val="0"/>
          <w:marTop w:val="0"/>
          <w:marBottom w:val="0"/>
          <w:divBdr>
            <w:top w:val="none" w:sz="0" w:space="0" w:color="auto"/>
            <w:left w:val="none" w:sz="0" w:space="0" w:color="auto"/>
            <w:bottom w:val="none" w:sz="0" w:space="0" w:color="auto"/>
            <w:right w:val="none" w:sz="0" w:space="0" w:color="auto"/>
          </w:divBdr>
        </w:div>
        <w:div w:id="554387449">
          <w:marLeft w:val="640"/>
          <w:marRight w:val="0"/>
          <w:marTop w:val="0"/>
          <w:marBottom w:val="0"/>
          <w:divBdr>
            <w:top w:val="none" w:sz="0" w:space="0" w:color="auto"/>
            <w:left w:val="none" w:sz="0" w:space="0" w:color="auto"/>
            <w:bottom w:val="none" w:sz="0" w:space="0" w:color="auto"/>
            <w:right w:val="none" w:sz="0" w:space="0" w:color="auto"/>
          </w:divBdr>
        </w:div>
        <w:div w:id="906955733">
          <w:marLeft w:val="640"/>
          <w:marRight w:val="0"/>
          <w:marTop w:val="0"/>
          <w:marBottom w:val="0"/>
          <w:divBdr>
            <w:top w:val="none" w:sz="0" w:space="0" w:color="auto"/>
            <w:left w:val="none" w:sz="0" w:space="0" w:color="auto"/>
            <w:bottom w:val="none" w:sz="0" w:space="0" w:color="auto"/>
            <w:right w:val="none" w:sz="0" w:space="0" w:color="auto"/>
          </w:divBdr>
        </w:div>
        <w:div w:id="79907447">
          <w:marLeft w:val="640"/>
          <w:marRight w:val="0"/>
          <w:marTop w:val="0"/>
          <w:marBottom w:val="0"/>
          <w:divBdr>
            <w:top w:val="none" w:sz="0" w:space="0" w:color="auto"/>
            <w:left w:val="none" w:sz="0" w:space="0" w:color="auto"/>
            <w:bottom w:val="none" w:sz="0" w:space="0" w:color="auto"/>
            <w:right w:val="none" w:sz="0" w:space="0" w:color="auto"/>
          </w:divBdr>
        </w:div>
        <w:div w:id="1471941394">
          <w:marLeft w:val="640"/>
          <w:marRight w:val="0"/>
          <w:marTop w:val="0"/>
          <w:marBottom w:val="0"/>
          <w:divBdr>
            <w:top w:val="none" w:sz="0" w:space="0" w:color="auto"/>
            <w:left w:val="none" w:sz="0" w:space="0" w:color="auto"/>
            <w:bottom w:val="none" w:sz="0" w:space="0" w:color="auto"/>
            <w:right w:val="none" w:sz="0" w:space="0" w:color="auto"/>
          </w:divBdr>
        </w:div>
        <w:div w:id="989748015">
          <w:marLeft w:val="640"/>
          <w:marRight w:val="0"/>
          <w:marTop w:val="0"/>
          <w:marBottom w:val="0"/>
          <w:divBdr>
            <w:top w:val="none" w:sz="0" w:space="0" w:color="auto"/>
            <w:left w:val="none" w:sz="0" w:space="0" w:color="auto"/>
            <w:bottom w:val="none" w:sz="0" w:space="0" w:color="auto"/>
            <w:right w:val="none" w:sz="0" w:space="0" w:color="auto"/>
          </w:divBdr>
        </w:div>
        <w:div w:id="812988313">
          <w:marLeft w:val="640"/>
          <w:marRight w:val="0"/>
          <w:marTop w:val="0"/>
          <w:marBottom w:val="0"/>
          <w:divBdr>
            <w:top w:val="none" w:sz="0" w:space="0" w:color="auto"/>
            <w:left w:val="none" w:sz="0" w:space="0" w:color="auto"/>
            <w:bottom w:val="none" w:sz="0" w:space="0" w:color="auto"/>
            <w:right w:val="none" w:sz="0" w:space="0" w:color="auto"/>
          </w:divBdr>
        </w:div>
        <w:div w:id="257641478">
          <w:marLeft w:val="640"/>
          <w:marRight w:val="0"/>
          <w:marTop w:val="0"/>
          <w:marBottom w:val="0"/>
          <w:divBdr>
            <w:top w:val="none" w:sz="0" w:space="0" w:color="auto"/>
            <w:left w:val="none" w:sz="0" w:space="0" w:color="auto"/>
            <w:bottom w:val="none" w:sz="0" w:space="0" w:color="auto"/>
            <w:right w:val="none" w:sz="0" w:space="0" w:color="auto"/>
          </w:divBdr>
        </w:div>
        <w:div w:id="612706550">
          <w:marLeft w:val="640"/>
          <w:marRight w:val="0"/>
          <w:marTop w:val="0"/>
          <w:marBottom w:val="0"/>
          <w:divBdr>
            <w:top w:val="none" w:sz="0" w:space="0" w:color="auto"/>
            <w:left w:val="none" w:sz="0" w:space="0" w:color="auto"/>
            <w:bottom w:val="none" w:sz="0" w:space="0" w:color="auto"/>
            <w:right w:val="none" w:sz="0" w:space="0" w:color="auto"/>
          </w:divBdr>
        </w:div>
        <w:div w:id="1918901326">
          <w:marLeft w:val="640"/>
          <w:marRight w:val="0"/>
          <w:marTop w:val="0"/>
          <w:marBottom w:val="0"/>
          <w:divBdr>
            <w:top w:val="none" w:sz="0" w:space="0" w:color="auto"/>
            <w:left w:val="none" w:sz="0" w:space="0" w:color="auto"/>
            <w:bottom w:val="none" w:sz="0" w:space="0" w:color="auto"/>
            <w:right w:val="none" w:sz="0" w:space="0" w:color="auto"/>
          </w:divBdr>
        </w:div>
        <w:div w:id="2137746817">
          <w:marLeft w:val="640"/>
          <w:marRight w:val="0"/>
          <w:marTop w:val="0"/>
          <w:marBottom w:val="0"/>
          <w:divBdr>
            <w:top w:val="none" w:sz="0" w:space="0" w:color="auto"/>
            <w:left w:val="none" w:sz="0" w:space="0" w:color="auto"/>
            <w:bottom w:val="none" w:sz="0" w:space="0" w:color="auto"/>
            <w:right w:val="none" w:sz="0" w:space="0" w:color="auto"/>
          </w:divBdr>
        </w:div>
        <w:div w:id="619726276">
          <w:marLeft w:val="640"/>
          <w:marRight w:val="0"/>
          <w:marTop w:val="0"/>
          <w:marBottom w:val="0"/>
          <w:divBdr>
            <w:top w:val="none" w:sz="0" w:space="0" w:color="auto"/>
            <w:left w:val="none" w:sz="0" w:space="0" w:color="auto"/>
            <w:bottom w:val="none" w:sz="0" w:space="0" w:color="auto"/>
            <w:right w:val="none" w:sz="0" w:space="0" w:color="auto"/>
          </w:divBdr>
        </w:div>
        <w:div w:id="127211446">
          <w:marLeft w:val="640"/>
          <w:marRight w:val="0"/>
          <w:marTop w:val="0"/>
          <w:marBottom w:val="0"/>
          <w:divBdr>
            <w:top w:val="none" w:sz="0" w:space="0" w:color="auto"/>
            <w:left w:val="none" w:sz="0" w:space="0" w:color="auto"/>
            <w:bottom w:val="none" w:sz="0" w:space="0" w:color="auto"/>
            <w:right w:val="none" w:sz="0" w:space="0" w:color="auto"/>
          </w:divBdr>
        </w:div>
        <w:div w:id="909577800">
          <w:marLeft w:val="640"/>
          <w:marRight w:val="0"/>
          <w:marTop w:val="0"/>
          <w:marBottom w:val="0"/>
          <w:divBdr>
            <w:top w:val="none" w:sz="0" w:space="0" w:color="auto"/>
            <w:left w:val="none" w:sz="0" w:space="0" w:color="auto"/>
            <w:bottom w:val="none" w:sz="0" w:space="0" w:color="auto"/>
            <w:right w:val="none" w:sz="0" w:space="0" w:color="auto"/>
          </w:divBdr>
        </w:div>
        <w:div w:id="1976063788">
          <w:marLeft w:val="640"/>
          <w:marRight w:val="0"/>
          <w:marTop w:val="0"/>
          <w:marBottom w:val="0"/>
          <w:divBdr>
            <w:top w:val="none" w:sz="0" w:space="0" w:color="auto"/>
            <w:left w:val="none" w:sz="0" w:space="0" w:color="auto"/>
            <w:bottom w:val="none" w:sz="0" w:space="0" w:color="auto"/>
            <w:right w:val="none" w:sz="0" w:space="0" w:color="auto"/>
          </w:divBdr>
        </w:div>
        <w:div w:id="1730689831">
          <w:marLeft w:val="640"/>
          <w:marRight w:val="0"/>
          <w:marTop w:val="0"/>
          <w:marBottom w:val="0"/>
          <w:divBdr>
            <w:top w:val="none" w:sz="0" w:space="0" w:color="auto"/>
            <w:left w:val="none" w:sz="0" w:space="0" w:color="auto"/>
            <w:bottom w:val="none" w:sz="0" w:space="0" w:color="auto"/>
            <w:right w:val="none" w:sz="0" w:space="0" w:color="auto"/>
          </w:divBdr>
        </w:div>
        <w:div w:id="1346517711">
          <w:marLeft w:val="640"/>
          <w:marRight w:val="0"/>
          <w:marTop w:val="0"/>
          <w:marBottom w:val="0"/>
          <w:divBdr>
            <w:top w:val="none" w:sz="0" w:space="0" w:color="auto"/>
            <w:left w:val="none" w:sz="0" w:space="0" w:color="auto"/>
            <w:bottom w:val="none" w:sz="0" w:space="0" w:color="auto"/>
            <w:right w:val="none" w:sz="0" w:space="0" w:color="auto"/>
          </w:divBdr>
        </w:div>
        <w:div w:id="694769224">
          <w:marLeft w:val="640"/>
          <w:marRight w:val="0"/>
          <w:marTop w:val="0"/>
          <w:marBottom w:val="0"/>
          <w:divBdr>
            <w:top w:val="none" w:sz="0" w:space="0" w:color="auto"/>
            <w:left w:val="none" w:sz="0" w:space="0" w:color="auto"/>
            <w:bottom w:val="none" w:sz="0" w:space="0" w:color="auto"/>
            <w:right w:val="none" w:sz="0" w:space="0" w:color="auto"/>
          </w:divBdr>
        </w:div>
        <w:div w:id="665743331">
          <w:marLeft w:val="640"/>
          <w:marRight w:val="0"/>
          <w:marTop w:val="0"/>
          <w:marBottom w:val="0"/>
          <w:divBdr>
            <w:top w:val="none" w:sz="0" w:space="0" w:color="auto"/>
            <w:left w:val="none" w:sz="0" w:space="0" w:color="auto"/>
            <w:bottom w:val="none" w:sz="0" w:space="0" w:color="auto"/>
            <w:right w:val="none" w:sz="0" w:space="0" w:color="auto"/>
          </w:divBdr>
        </w:div>
        <w:div w:id="308093410">
          <w:marLeft w:val="640"/>
          <w:marRight w:val="0"/>
          <w:marTop w:val="0"/>
          <w:marBottom w:val="0"/>
          <w:divBdr>
            <w:top w:val="none" w:sz="0" w:space="0" w:color="auto"/>
            <w:left w:val="none" w:sz="0" w:space="0" w:color="auto"/>
            <w:bottom w:val="none" w:sz="0" w:space="0" w:color="auto"/>
            <w:right w:val="none" w:sz="0" w:space="0" w:color="auto"/>
          </w:divBdr>
        </w:div>
        <w:div w:id="2134321000">
          <w:marLeft w:val="640"/>
          <w:marRight w:val="0"/>
          <w:marTop w:val="0"/>
          <w:marBottom w:val="0"/>
          <w:divBdr>
            <w:top w:val="none" w:sz="0" w:space="0" w:color="auto"/>
            <w:left w:val="none" w:sz="0" w:space="0" w:color="auto"/>
            <w:bottom w:val="none" w:sz="0" w:space="0" w:color="auto"/>
            <w:right w:val="none" w:sz="0" w:space="0" w:color="auto"/>
          </w:divBdr>
        </w:div>
        <w:div w:id="1365133727">
          <w:marLeft w:val="640"/>
          <w:marRight w:val="0"/>
          <w:marTop w:val="0"/>
          <w:marBottom w:val="0"/>
          <w:divBdr>
            <w:top w:val="none" w:sz="0" w:space="0" w:color="auto"/>
            <w:left w:val="none" w:sz="0" w:space="0" w:color="auto"/>
            <w:bottom w:val="none" w:sz="0" w:space="0" w:color="auto"/>
            <w:right w:val="none" w:sz="0" w:space="0" w:color="auto"/>
          </w:divBdr>
        </w:div>
        <w:div w:id="1685984373">
          <w:marLeft w:val="640"/>
          <w:marRight w:val="0"/>
          <w:marTop w:val="0"/>
          <w:marBottom w:val="0"/>
          <w:divBdr>
            <w:top w:val="none" w:sz="0" w:space="0" w:color="auto"/>
            <w:left w:val="none" w:sz="0" w:space="0" w:color="auto"/>
            <w:bottom w:val="none" w:sz="0" w:space="0" w:color="auto"/>
            <w:right w:val="none" w:sz="0" w:space="0" w:color="auto"/>
          </w:divBdr>
        </w:div>
        <w:div w:id="1527258356">
          <w:marLeft w:val="640"/>
          <w:marRight w:val="0"/>
          <w:marTop w:val="0"/>
          <w:marBottom w:val="0"/>
          <w:divBdr>
            <w:top w:val="none" w:sz="0" w:space="0" w:color="auto"/>
            <w:left w:val="none" w:sz="0" w:space="0" w:color="auto"/>
            <w:bottom w:val="none" w:sz="0" w:space="0" w:color="auto"/>
            <w:right w:val="none" w:sz="0" w:space="0" w:color="auto"/>
          </w:divBdr>
        </w:div>
        <w:div w:id="1326129150">
          <w:marLeft w:val="640"/>
          <w:marRight w:val="0"/>
          <w:marTop w:val="0"/>
          <w:marBottom w:val="0"/>
          <w:divBdr>
            <w:top w:val="none" w:sz="0" w:space="0" w:color="auto"/>
            <w:left w:val="none" w:sz="0" w:space="0" w:color="auto"/>
            <w:bottom w:val="none" w:sz="0" w:space="0" w:color="auto"/>
            <w:right w:val="none" w:sz="0" w:space="0" w:color="auto"/>
          </w:divBdr>
        </w:div>
        <w:div w:id="2004894460">
          <w:marLeft w:val="640"/>
          <w:marRight w:val="0"/>
          <w:marTop w:val="0"/>
          <w:marBottom w:val="0"/>
          <w:divBdr>
            <w:top w:val="none" w:sz="0" w:space="0" w:color="auto"/>
            <w:left w:val="none" w:sz="0" w:space="0" w:color="auto"/>
            <w:bottom w:val="none" w:sz="0" w:space="0" w:color="auto"/>
            <w:right w:val="none" w:sz="0" w:space="0" w:color="auto"/>
          </w:divBdr>
        </w:div>
        <w:div w:id="1770151319">
          <w:marLeft w:val="640"/>
          <w:marRight w:val="0"/>
          <w:marTop w:val="0"/>
          <w:marBottom w:val="0"/>
          <w:divBdr>
            <w:top w:val="none" w:sz="0" w:space="0" w:color="auto"/>
            <w:left w:val="none" w:sz="0" w:space="0" w:color="auto"/>
            <w:bottom w:val="none" w:sz="0" w:space="0" w:color="auto"/>
            <w:right w:val="none" w:sz="0" w:space="0" w:color="auto"/>
          </w:divBdr>
        </w:div>
        <w:div w:id="2059469186">
          <w:marLeft w:val="640"/>
          <w:marRight w:val="0"/>
          <w:marTop w:val="0"/>
          <w:marBottom w:val="0"/>
          <w:divBdr>
            <w:top w:val="none" w:sz="0" w:space="0" w:color="auto"/>
            <w:left w:val="none" w:sz="0" w:space="0" w:color="auto"/>
            <w:bottom w:val="none" w:sz="0" w:space="0" w:color="auto"/>
            <w:right w:val="none" w:sz="0" w:space="0" w:color="auto"/>
          </w:divBdr>
        </w:div>
        <w:div w:id="1875773670">
          <w:marLeft w:val="640"/>
          <w:marRight w:val="0"/>
          <w:marTop w:val="0"/>
          <w:marBottom w:val="0"/>
          <w:divBdr>
            <w:top w:val="none" w:sz="0" w:space="0" w:color="auto"/>
            <w:left w:val="none" w:sz="0" w:space="0" w:color="auto"/>
            <w:bottom w:val="none" w:sz="0" w:space="0" w:color="auto"/>
            <w:right w:val="none" w:sz="0" w:space="0" w:color="auto"/>
          </w:divBdr>
        </w:div>
        <w:div w:id="1621105405">
          <w:marLeft w:val="640"/>
          <w:marRight w:val="0"/>
          <w:marTop w:val="0"/>
          <w:marBottom w:val="0"/>
          <w:divBdr>
            <w:top w:val="none" w:sz="0" w:space="0" w:color="auto"/>
            <w:left w:val="none" w:sz="0" w:space="0" w:color="auto"/>
            <w:bottom w:val="none" w:sz="0" w:space="0" w:color="auto"/>
            <w:right w:val="none" w:sz="0" w:space="0" w:color="auto"/>
          </w:divBdr>
        </w:div>
        <w:div w:id="1999991090">
          <w:marLeft w:val="640"/>
          <w:marRight w:val="0"/>
          <w:marTop w:val="0"/>
          <w:marBottom w:val="0"/>
          <w:divBdr>
            <w:top w:val="none" w:sz="0" w:space="0" w:color="auto"/>
            <w:left w:val="none" w:sz="0" w:space="0" w:color="auto"/>
            <w:bottom w:val="none" w:sz="0" w:space="0" w:color="auto"/>
            <w:right w:val="none" w:sz="0" w:space="0" w:color="auto"/>
          </w:divBdr>
        </w:div>
        <w:div w:id="795871715">
          <w:marLeft w:val="640"/>
          <w:marRight w:val="0"/>
          <w:marTop w:val="0"/>
          <w:marBottom w:val="0"/>
          <w:divBdr>
            <w:top w:val="none" w:sz="0" w:space="0" w:color="auto"/>
            <w:left w:val="none" w:sz="0" w:space="0" w:color="auto"/>
            <w:bottom w:val="none" w:sz="0" w:space="0" w:color="auto"/>
            <w:right w:val="none" w:sz="0" w:space="0" w:color="auto"/>
          </w:divBdr>
        </w:div>
        <w:div w:id="1478298593">
          <w:marLeft w:val="640"/>
          <w:marRight w:val="0"/>
          <w:marTop w:val="0"/>
          <w:marBottom w:val="0"/>
          <w:divBdr>
            <w:top w:val="none" w:sz="0" w:space="0" w:color="auto"/>
            <w:left w:val="none" w:sz="0" w:space="0" w:color="auto"/>
            <w:bottom w:val="none" w:sz="0" w:space="0" w:color="auto"/>
            <w:right w:val="none" w:sz="0" w:space="0" w:color="auto"/>
          </w:divBdr>
        </w:div>
        <w:div w:id="934634778">
          <w:marLeft w:val="640"/>
          <w:marRight w:val="0"/>
          <w:marTop w:val="0"/>
          <w:marBottom w:val="0"/>
          <w:divBdr>
            <w:top w:val="none" w:sz="0" w:space="0" w:color="auto"/>
            <w:left w:val="none" w:sz="0" w:space="0" w:color="auto"/>
            <w:bottom w:val="none" w:sz="0" w:space="0" w:color="auto"/>
            <w:right w:val="none" w:sz="0" w:space="0" w:color="auto"/>
          </w:divBdr>
        </w:div>
        <w:div w:id="721440587">
          <w:marLeft w:val="640"/>
          <w:marRight w:val="0"/>
          <w:marTop w:val="0"/>
          <w:marBottom w:val="0"/>
          <w:divBdr>
            <w:top w:val="none" w:sz="0" w:space="0" w:color="auto"/>
            <w:left w:val="none" w:sz="0" w:space="0" w:color="auto"/>
            <w:bottom w:val="none" w:sz="0" w:space="0" w:color="auto"/>
            <w:right w:val="none" w:sz="0" w:space="0" w:color="auto"/>
          </w:divBdr>
        </w:div>
        <w:div w:id="583606592">
          <w:marLeft w:val="640"/>
          <w:marRight w:val="0"/>
          <w:marTop w:val="0"/>
          <w:marBottom w:val="0"/>
          <w:divBdr>
            <w:top w:val="none" w:sz="0" w:space="0" w:color="auto"/>
            <w:left w:val="none" w:sz="0" w:space="0" w:color="auto"/>
            <w:bottom w:val="none" w:sz="0" w:space="0" w:color="auto"/>
            <w:right w:val="none" w:sz="0" w:space="0" w:color="auto"/>
          </w:divBdr>
        </w:div>
        <w:div w:id="783960270">
          <w:marLeft w:val="640"/>
          <w:marRight w:val="0"/>
          <w:marTop w:val="0"/>
          <w:marBottom w:val="0"/>
          <w:divBdr>
            <w:top w:val="none" w:sz="0" w:space="0" w:color="auto"/>
            <w:left w:val="none" w:sz="0" w:space="0" w:color="auto"/>
            <w:bottom w:val="none" w:sz="0" w:space="0" w:color="auto"/>
            <w:right w:val="none" w:sz="0" w:space="0" w:color="auto"/>
          </w:divBdr>
        </w:div>
        <w:div w:id="807356101">
          <w:marLeft w:val="640"/>
          <w:marRight w:val="0"/>
          <w:marTop w:val="0"/>
          <w:marBottom w:val="0"/>
          <w:divBdr>
            <w:top w:val="none" w:sz="0" w:space="0" w:color="auto"/>
            <w:left w:val="none" w:sz="0" w:space="0" w:color="auto"/>
            <w:bottom w:val="none" w:sz="0" w:space="0" w:color="auto"/>
            <w:right w:val="none" w:sz="0" w:space="0" w:color="auto"/>
          </w:divBdr>
        </w:div>
        <w:div w:id="213397090">
          <w:marLeft w:val="640"/>
          <w:marRight w:val="0"/>
          <w:marTop w:val="0"/>
          <w:marBottom w:val="0"/>
          <w:divBdr>
            <w:top w:val="none" w:sz="0" w:space="0" w:color="auto"/>
            <w:left w:val="none" w:sz="0" w:space="0" w:color="auto"/>
            <w:bottom w:val="none" w:sz="0" w:space="0" w:color="auto"/>
            <w:right w:val="none" w:sz="0" w:space="0" w:color="auto"/>
          </w:divBdr>
        </w:div>
        <w:div w:id="1791515569">
          <w:marLeft w:val="640"/>
          <w:marRight w:val="0"/>
          <w:marTop w:val="0"/>
          <w:marBottom w:val="0"/>
          <w:divBdr>
            <w:top w:val="none" w:sz="0" w:space="0" w:color="auto"/>
            <w:left w:val="none" w:sz="0" w:space="0" w:color="auto"/>
            <w:bottom w:val="none" w:sz="0" w:space="0" w:color="auto"/>
            <w:right w:val="none" w:sz="0" w:space="0" w:color="auto"/>
          </w:divBdr>
        </w:div>
        <w:div w:id="1253275205">
          <w:marLeft w:val="640"/>
          <w:marRight w:val="0"/>
          <w:marTop w:val="0"/>
          <w:marBottom w:val="0"/>
          <w:divBdr>
            <w:top w:val="none" w:sz="0" w:space="0" w:color="auto"/>
            <w:left w:val="none" w:sz="0" w:space="0" w:color="auto"/>
            <w:bottom w:val="none" w:sz="0" w:space="0" w:color="auto"/>
            <w:right w:val="none" w:sz="0" w:space="0" w:color="auto"/>
          </w:divBdr>
        </w:div>
        <w:div w:id="1380279738">
          <w:marLeft w:val="640"/>
          <w:marRight w:val="0"/>
          <w:marTop w:val="0"/>
          <w:marBottom w:val="0"/>
          <w:divBdr>
            <w:top w:val="none" w:sz="0" w:space="0" w:color="auto"/>
            <w:left w:val="none" w:sz="0" w:space="0" w:color="auto"/>
            <w:bottom w:val="none" w:sz="0" w:space="0" w:color="auto"/>
            <w:right w:val="none" w:sz="0" w:space="0" w:color="auto"/>
          </w:divBdr>
        </w:div>
        <w:div w:id="1032802025">
          <w:marLeft w:val="640"/>
          <w:marRight w:val="0"/>
          <w:marTop w:val="0"/>
          <w:marBottom w:val="0"/>
          <w:divBdr>
            <w:top w:val="none" w:sz="0" w:space="0" w:color="auto"/>
            <w:left w:val="none" w:sz="0" w:space="0" w:color="auto"/>
            <w:bottom w:val="none" w:sz="0" w:space="0" w:color="auto"/>
            <w:right w:val="none" w:sz="0" w:space="0" w:color="auto"/>
          </w:divBdr>
        </w:div>
        <w:div w:id="1806435759">
          <w:marLeft w:val="640"/>
          <w:marRight w:val="0"/>
          <w:marTop w:val="0"/>
          <w:marBottom w:val="0"/>
          <w:divBdr>
            <w:top w:val="none" w:sz="0" w:space="0" w:color="auto"/>
            <w:left w:val="none" w:sz="0" w:space="0" w:color="auto"/>
            <w:bottom w:val="none" w:sz="0" w:space="0" w:color="auto"/>
            <w:right w:val="none" w:sz="0" w:space="0" w:color="auto"/>
          </w:divBdr>
        </w:div>
        <w:div w:id="506335506">
          <w:marLeft w:val="640"/>
          <w:marRight w:val="0"/>
          <w:marTop w:val="0"/>
          <w:marBottom w:val="0"/>
          <w:divBdr>
            <w:top w:val="none" w:sz="0" w:space="0" w:color="auto"/>
            <w:left w:val="none" w:sz="0" w:space="0" w:color="auto"/>
            <w:bottom w:val="none" w:sz="0" w:space="0" w:color="auto"/>
            <w:right w:val="none" w:sz="0" w:space="0" w:color="auto"/>
          </w:divBdr>
        </w:div>
        <w:div w:id="1838836967">
          <w:marLeft w:val="640"/>
          <w:marRight w:val="0"/>
          <w:marTop w:val="0"/>
          <w:marBottom w:val="0"/>
          <w:divBdr>
            <w:top w:val="none" w:sz="0" w:space="0" w:color="auto"/>
            <w:left w:val="none" w:sz="0" w:space="0" w:color="auto"/>
            <w:bottom w:val="none" w:sz="0" w:space="0" w:color="auto"/>
            <w:right w:val="none" w:sz="0" w:space="0" w:color="auto"/>
          </w:divBdr>
        </w:div>
        <w:div w:id="1889563740">
          <w:marLeft w:val="640"/>
          <w:marRight w:val="0"/>
          <w:marTop w:val="0"/>
          <w:marBottom w:val="0"/>
          <w:divBdr>
            <w:top w:val="none" w:sz="0" w:space="0" w:color="auto"/>
            <w:left w:val="none" w:sz="0" w:space="0" w:color="auto"/>
            <w:bottom w:val="none" w:sz="0" w:space="0" w:color="auto"/>
            <w:right w:val="none" w:sz="0" w:space="0" w:color="auto"/>
          </w:divBdr>
        </w:div>
        <w:div w:id="333342081">
          <w:marLeft w:val="640"/>
          <w:marRight w:val="0"/>
          <w:marTop w:val="0"/>
          <w:marBottom w:val="0"/>
          <w:divBdr>
            <w:top w:val="none" w:sz="0" w:space="0" w:color="auto"/>
            <w:left w:val="none" w:sz="0" w:space="0" w:color="auto"/>
            <w:bottom w:val="none" w:sz="0" w:space="0" w:color="auto"/>
            <w:right w:val="none" w:sz="0" w:space="0" w:color="auto"/>
          </w:divBdr>
        </w:div>
        <w:div w:id="551499267">
          <w:marLeft w:val="640"/>
          <w:marRight w:val="0"/>
          <w:marTop w:val="0"/>
          <w:marBottom w:val="0"/>
          <w:divBdr>
            <w:top w:val="none" w:sz="0" w:space="0" w:color="auto"/>
            <w:left w:val="none" w:sz="0" w:space="0" w:color="auto"/>
            <w:bottom w:val="none" w:sz="0" w:space="0" w:color="auto"/>
            <w:right w:val="none" w:sz="0" w:space="0" w:color="auto"/>
          </w:divBdr>
        </w:div>
        <w:div w:id="422803973">
          <w:marLeft w:val="640"/>
          <w:marRight w:val="0"/>
          <w:marTop w:val="0"/>
          <w:marBottom w:val="0"/>
          <w:divBdr>
            <w:top w:val="none" w:sz="0" w:space="0" w:color="auto"/>
            <w:left w:val="none" w:sz="0" w:space="0" w:color="auto"/>
            <w:bottom w:val="none" w:sz="0" w:space="0" w:color="auto"/>
            <w:right w:val="none" w:sz="0" w:space="0" w:color="auto"/>
          </w:divBdr>
        </w:div>
        <w:div w:id="1173958419">
          <w:marLeft w:val="640"/>
          <w:marRight w:val="0"/>
          <w:marTop w:val="0"/>
          <w:marBottom w:val="0"/>
          <w:divBdr>
            <w:top w:val="none" w:sz="0" w:space="0" w:color="auto"/>
            <w:left w:val="none" w:sz="0" w:space="0" w:color="auto"/>
            <w:bottom w:val="none" w:sz="0" w:space="0" w:color="auto"/>
            <w:right w:val="none" w:sz="0" w:space="0" w:color="auto"/>
          </w:divBdr>
        </w:div>
        <w:div w:id="1936863303">
          <w:marLeft w:val="640"/>
          <w:marRight w:val="0"/>
          <w:marTop w:val="0"/>
          <w:marBottom w:val="0"/>
          <w:divBdr>
            <w:top w:val="none" w:sz="0" w:space="0" w:color="auto"/>
            <w:left w:val="none" w:sz="0" w:space="0" w:color="auto"/>
            <w:bottom w:val="none" w:sz="0" w:space="0" w:color="auto"/>
            <w:right w:val="none" w:sz="0" w:space="0" w:color="auto"/>
          </w:divBdr>
        </w:div>
        <w:div w:id="980500771">
          <w:marLeft w:val="640"/>
          <w:marRight w:val="0"/>
          <w:marTop w:val="0"/>
          <w:marBottom w:val="0"/>
          <w:divBdr>
            <w:top w:val="none" w:sz="0" w:space="0" w:color="auto"/>
            <w:left w:val="none" w:sz="0" w:space="0" w:color="auto"/>
            <w:bottom w:val="none" w:sz="0" w:space="0" w:color="auto"/>
            <w:right w:val="none" w:sz="0" w:space="0" w:color="auto"/>
          </w:divBdr>
        </w:div>
        <w:div w:id="1810056233">
          <w:marLeft w:val="640"/>
          <w:marRight w:val="0"/>
          <w:marTop w:val="0"/>
          <w:marBottom w:val="0"/>
          <w:divBdr>
            <w:top w:val="none" w:sz="0" w:space="0" w:color="auto"/>
            <w:left w:val="none" w:sz="0" w:space="0" w:color="auto"/>
            <w:bottom w:val="none" w:sz="0" w:space="0" w:color="auto"/>
            <w:right w:val="none" w:sz="0" w:space="0" w:color="auto"/>
          </w:divBdr>
        </w:div>
        <w:div w:id="39986188">
          <w:marLeft w:val="640"/>
          <w:marRight w:val="0"/>
          <w:marTop w:val="0"/>
          <w:marBottom w:val="0"/>
          <w:divBdr>
            <w:top w:val="none" w:sz="0" w:space="0" w:color="auto"/>
            <w:left w:val="none" w:sz="0" w:space="0" w:color="auto"/>
            <w:bottom w:val="none" w:sz="0" w:space="0" w:color="auto"/>
            <w:right w:val="none" w:sz="0" w:space="0" w:color="auto"/>
          </w:divBdr>
        </w:div>
        <w:div w:id="1698308119">
          <w:marLeft w:val="640"/>
          <w:marRight w:val="0"/>
          <w:marTop w:val="0"/>
          <w:marBottom w:val="0"/>
          <w:divBdr>
            <w:top w:val="none" w:sz="0" w:space="0" w:color="auto"/>
            <w:left w:val="none" w:sz="0" w:space="0" w:color="auto"/>
            <w:bottom w:val="none" w:sz="0" w:space="0" w:color="auto"/>
            <w:right w:val="none" w:sz="0" w:space="0" w:color="auto"/>
          </w:divBdr>
        </w:div>
        <w:div w:id="315761913">
          <w:marLeft w:val="640"/>
          <w:marRight w:val="0"/>
          <w:marTop w:val="0"/>
          <w:marBottom w:val="0"/>
          <w:divBdr>
            <w:top w:val="none" w:sz="0" w:space="0" w:color="auto"/>
            <w:left w:val="none" w:sz="0" w:space="0" w:color="auto"/>
            <w:bottom w:val="none" w:sz="0" w:space="0" w:color="auto"/>
            <w:right w:val="none" w:sz="0" w:space="0" w:color="auto"/>
          </w:divBdr>
        </w:div>
        <w:div w:id="1829395926">
          <w:marLeft w:val="640"/>
          <w:marRight w:val="0"/>
          <w:marTop w:val="0"/>
          <w:marBottom w:val="0"/>
          <w:divBdr>
            <w:top w:val="none" w:sz="0" w:space="0" w:color="auto"/>
            <w:left w:val="none" w:sz="0" w:space="0" w:color="auto"/>
            <w:bottom w:val="none" w:sz="0" w:space="0" w:color="auto"/>
            <w:right w:val="none" w:sz="0" w:space="0" w:color="auto"/>
          </w:divBdr>
        </w:div>
        <w:div w:id="2038771085">
          <w:marLeft w:val="640"/>
          <w:marRight w:val="0"/>
          <w:marTop w:val="0"/>
          <w:marBottom w:val="0"/>
          <w:divBdr>
            <w:top w:val="none" w:sz="0" w:space="0" w:color="auto"/>
            <w:left w:val="none" w:sz="0" w:space="0" w:color="auto"/>
            <w:bottom w:val="none" w:sz="0" w:space="0" w:color="auto"/>
            <w:right w:val="none" w:sz="0" w:space="0" w:color="auto"/>
          </w:divBdr>
        </w:div>
        <w:div w:id="2112120870">
          <w:marLeft w:val="640"/>
          <w:marRight w:val="0"/>
          <w:marTop w:val="0"/>
          <w:marBottom w:val="0"/>
          <w:divBdr>
            <w:top w:val="none" w:sz="0" w:space="0" w:color="auto"/>
            <w:left w:val="none" w:sz="0" w:space="0" w:color="auto"/>
            <w:bottom w:val="none" w:sz="0" w:space="0" w:color="auto"/>
            <w:right w:val="none" w:sz="0" w:space="0" w:color="auto"/>
          </w:divBdr>
        </w:div>
        <w:div w:id="249627458">
          <w:marLeft w:val="640"/>
          <w:marRight w:val="0"/>
          <w:marTop w:val="0"/>
          <w:marBottom w:val="0"/>
          <w:divBdr>
            <w:top w:val="none" w:sz="0" w:space="0" w:color="auto"/>
            <w:left w:val="none" w:sz="0" w:space="0" w:color="auto"/>
            <w:bottom w:val="none" w:sz="0" w:space="0" w:color="auto"/>
            <w:right w:val="none" w:sz="0" w:space="0" w:color="auto"/>
          </w:divBdr>
        </w:div>
        <w:div w:id="173156900">
          <w:marLeft w:val="640"/>
          <w:marRight w:val="0"/>
          <w:marTop w:val="0"/>
          <w:marBottom w:val="0"/>
          <w:divBdr>
            <w:top w:val="none" w:sz="0" w:space="0" w:color="auto"/>
            <w:left w:val="none" w:sz="0" w:space="0" w:color="auto"/>
            <w:bottom w:val="none" w:sz="0" w:space="0" w:color="auto"/>
            <w:right w:val="none" w:sz="0" w:space="0" w:color="auto"/>
          </w:divBdr>
        </w:div>
        <w:div w:id="1162618693">
          <w:marLeft w:val="640"/>
          <w:marRight w:val="0"/>
          <w:marTop w:val="0"/>
          <w:marBottom w:val="0"/>
          <w:divBdr>
            <w:top w:val="none" w:sz="0" w:space="0" w:color="auto"/>
            <w:left w:val="none" w:sz="0" w:space="0" w:color="auto"/>
            <w:bottom w:val="none" w:sz="0" w:space="0" w:color="auto"/>
            <w:right w:val="none" w:sz="0" w:space="0" w:color="auto"/>
          </w:divBdr>
        </w:div>
        <w:div w:id="510485284">
          <w:marLeft w:val="640"/>
          <w:marRight w:val="0"/>
          <w:marTop w:val="0"/>
          <w:marBottom w:val="0"/>
          <w:divBdr>
            <w:top w:val="none" w:sz="0" w:space="0" w:color="auto"/>
            <w:left w:val="none" w:sz="0" w:space="0" w:color="auto"/>
            <w:bottom w:val="none" w:sz="0" w:space="0" w:color="auto"/>
            <w:right w:val="none" w:sz="0" w:space="0" w:color="auto"/>
          </w:divBdr>
        </w:div>
        <w:div w:id="1977637613">
          <w:marLeft w:val="640"/>
          <w:marRight w:val="0"/>
          <w:marTop w:val="0"/>
          <w:marBottom w:val="0"/>
          <w:divBdr>
            <w:top w:val="none" w:sz="0" w:space="0" w:color="auto"/>
            <w:left w:val="none" w:sz="0" w:space="0" w:color="auto"/>
            <w:bottom w:val="none" w:sz="0" w:space="0" w:color="auto"/>
            <w:right w:val="none" w:sz="0" w:space="0" w:color="auto"/>
          </w:divBdr>
        </w:div>
        <w:div w:id="1673681294">
          <w:marLeft w:val="640"/>
          <w:marRight w:val="0"/>
          <w:marTop w:val="0"/>
          <w:marBottom w:val="0"/>
          <w:divBdr>
            <w:top w:val="none" w:sz="0" w:space="0" w:color="auto"/>
            <w:left w:val="none" w:sz="0" w:space="0" w:color="auto"/>
            <w:bottom w:val="none" w:sz="0" w:space="0" w:color="auto"/>
            <w:right w:val="none" w:sz="0" w:space="0" w:color="auto"/>
          </w:divBdr>
        </w:div>
        <w:div w:id="988366306">
          <w:marLeft w:val="640"/>
          <w:marRight w:val="0"/>
          <w:marTop w:val="0"/>
          <w:marBottom w:val="0"/>
          <w:divBdr>
            <w:top w:val="none" w:sz="0" w:space="0" w:color="auto"/>
            <w:left w:val="none" w:sz="0" w:space="0" w:color="auto"/>
            <w:bottom w:val="none" w:sz="0" w:space="0" w:color="auto"/>
            <w:right w:val="none" w:sz="0" w:space="0" w:color="auto"/>
          </w:divBdr>
        </w:div>
        <w:div w:id="428235983">
          <w:marLeft w:val="640"/>
          <w:marRight w:val="0"/>
          <w:marTop w:val="0"/>
          <w:marBottom w:val="0"/>
          <w:divBdr>
            <w:top w:val="none" w:sz="0" w:space="0" w:color="auto"/>
            <w:left w:val="none" w:sz="0" w:space="0" w:color="auto"/>
            <w:bottom w:val="none" w:sz="0" w:space="0" w:color="auto"/>
            <w:right w:val="none" w:sz="0" w:space="0" w:color="auto"/>
          </w:divBdr>
        </w:div>
        <w:div w:id="36901556">
          <w:marLeft w:val="640"/>
          <w:marRight w:val="0"/>
          <w:marTop w:val="0"/>
          <w:marBottom w:val="0"/>
          <w:divBdr>
            <w:top w:val="none" w:sz="0" w:space="0" w:color="auto"/>
            <w:left w:val="none" w:sz="0" w:space="0" w:color="auto"/>
            <w:bottom w:val="none" w:sz="0" w:space="0" w:color="auto"/>
            <w:right w:val="none" w:sz="0" w:space="0" w:color="auto"/>
          </w:divBdr>
        </w:div>
        <w:div w:id="7759387">
          <w:marLeft w:val="640"/>
          <w:marRight w:val="0"/>
          <w:marTop w:val="0"/>
          <w:marBottom w:val="0"/>
          <w:divBdr>
            <w:top w:val="none" w:sz="0" w:space="0" w:color="auto"/>
            <w:left w:val="none" w:sz="0" w:space="0" w:color="auto"/>
            <w:bottom w:val="none" w:sz="0" w:space="0" w:color="auto"/>
            <w:right w:val="none" w:sz="0" w:space="0" w:color="auto"/>
          </w:divBdr>
        </w:div>
        <w:div w:id="853762865">
          <w:marLeft w:val="640"/>
          <w:marRight w:val="0"/>
          <w:marTop w:val="0"/>
          <w:marBottom w:val="0"/>
          <w:divBdr>
            <w:top w:val="none" w:sz="0" w:space="0" w:color="auto"/>
            <w:left w:val="none" w:sz="0" w:space="0" w:color="auto"/>
            <w:bottom w:val="none" w:sz="0" w:space="0" w:color="auto"/>
            <w:right w:val="none" w:sz="0" w:space="0" w:color="auto"/>
          </w:divBdr>
        </w:div>
        <w:div w:id="2100902614">
          <w:marLeft w:val="640"/>
          <w:marRight w:val="0"/>
          <w:marTop w:val="0"/>
          <w:marBottom w:val="0"/>
          <w:divBdr>
            <w:top w:val="none" w:sz="0" w:space="0" w:color="auto"/>
            <w:left w:val="none" w:sz="0" w:space="0" w:color="auto"/>
            <w:bottom w:val="none" w:sz="0" w:space="0" w:color="auto"/>
            <w:right w:val="none" w:sz="0" w:space="0" w:color="auto"/>
          </w:divBdr>
        </w:div>
        <w:div w:id="1001349193">
          <w:marLeft w:val="640"/>
          <w:marRight w:val="0"/>
          <w:marTop w:val="0"/>
          <w:marBottom w:val="0"/>
          <w:divBdr>
            <w:top w:val="none" w:sz="0" w:space="0" w:color="auto"/>
            <w:left w:val="none" w:sz="0" w:space="0" w:color="auto"/>
            <w:bottom w:val="none" w:sz="0" w:space="0" w:color="auto"/>
            <w:right w:val="none" w:sz="0" w:space="0" w:color="auto"/>
          </w:divBdr>
        </w:div>
        <w:div w:id="1943488934">
          <w:marLeft w:val="640"/>
          <w:marRight w:val="0"/>
          <w:marTop w:val="0"/>
          <w:marBottom w:val="0"/>
          <w:divBdr>
            <w:top w:val="none" w:sz="0" w:space="0" w:color="auto"/>
            <w:left w:val="none" w:sz="0" w:space="0" w:color="auto"/>
            <w:bottom w:val="none" w:sz="0" w:space="0" w:color="auto"/>
            <w:right w:val="none" w:sz="0" w:space="0" w:color="auto"/>
          </w:divBdr>
        </w:div>
        <w:div w:id="195166392">
          <w:marLeft w:val="640"/>
          <w:marRight w:val="0"/>
          <w:marTop w:val="0"/>
          <w:marBottom w:val="0"/>
          <w:divBdr>
            <w:top w:val="none" w:sz="0" w:space="0" w:color="auto"/>
            <w:left w:val="none" w:sz="0" w:space="0" w:color="auto"/>
            <w:bottom w:val="none" w:sz="0" w:space="0" w:color="auto"/>
            <w:right w:val="none" w:sz="0" w:space="0" w:color="auto"/>
          </w:divBdr>
        </w:div>
        <w:div w:id="598103922">
          <w:marLeft w:val="640"/>
          <w:marRight w:val="0"/>
          <w:marTop w:val="0"/>
          <w:marBottom w:val="0"/>
          <w:divBdr>
            <w:top w:val="none" w:sz="0" w:space="0" w:color="auto"/>
            <w:left w:val="none" w:sz="0" w:space="0" w:color="auto"/>
            <w:bottom w:val="none" w:sz="0" w:space="0" w:color="auto"/>
            <w:right w:val="none" w:sz="0" w:space="0" w:color="auto"/>
          </w:divBdr>
        </w:div>
        <w:div w:id="1574854043">
          <w:marLeft w:val="640"/>
          <w:marRight w:val="0"/>
          <w:marTop w:val="0"/>
          <w:marBottom w:val="0"/>
          <w:divBdr>
            <w:top w:val="none" w:sz="0" w:space="0" w:color="auto"/>
            <w:left w:val="none" w:sz="0" w:space="0" w:color="auto"/>
            <w:bottom w:val="none" w:sz="0" w:space="0" w:color="auto"/>
            <w:right w:val="none" w:sz="0" w:space="0" w:color="auto"/>
          </w:divBdr>
        </w:div>
        <w:div w:id="754672190">
          <w:marLeft w:val="640"/>
          <w:marRight w:val="0"/>
          <w:marTop w:val="0"/>
          <w:marBottom w:val="0"/>
          <w:divBdr>
            <w:top w:val="none" w:sz="0" w:space="0" w:color="auto"/>
            <w:left w:val="none" w:sz="0" w:space="0" w:color="auto"/>
            <w:bottom w:val="none" w:sz="0" w:space="0" w:color="auto"/>
            <w:right w:val="none" w:sz="0" w:space="0" w:color="auto"/>
          </w:divBdr>
        </w:div>
        <w:div w:id="245388028">
          <w:marLeft w:val="640"/>
          <w:marRight w:val="0"/>
          <w:marTop w:val="0"/>
          <w:marBottom w:val="0"/>
          <w:divBdr>
            <w:top w:val="none" w:sz="0" w:space="0" w:color="auto"/>
            <w:left w:val="none" w:sz="0" w:space="0" w:color="auto"/>
            <w:bottom w:val="none" w:sz="0" w:space="0" w:color="auto"/>
            <w:right w:val="none" w:sz="0" w:space="0" w:color="auto"/>
          </w:divBdr>
        </w:div>
        <w:div w:id="1042705354">
          <w:marLeft w:val="640"/>
          <w:marRight w:val="0"/>
          <w:marTop w:val="0"/>
          <w:marBottom w:val="0"/>
          <w:divBdr>
            <w:top w:val="none" w:sz="0" w:space="0" w:color="auto"/>
            <w:left w:val="none" w:sz="0" w:space="0" w:color="auto"/>
            <w:bottom w:val="none" w:sz="0" w:space="0" w:color="auto"/>
            <w:right w:val="none" w:sz="0" w:space="0" w:color="auto"/>
          </w:divBdr>
        </w:div>
        <w:div w:id="1015886352">
          <w:marLeft w:val="640"/>
          <w:marRight w:val="0"/>
          <w:marTop w:val="0"/>
          <w:marBottom w:val="0"/>
          <w:divBdr>
            <w:top w:val="none" w:sz="0" w:space="0" w:color="auto"/>
            <w:left w:val="none" w:sz="0" w:space="0" w:color="auto"/>
            <w:bottom w:val="none" w:sz="0" w:space="0" w:color="auto"/>
            <w:right w:val="none" w:sz="0" w:space="0" w:color="auto"/>
          </w:divBdr>
        </w:div>
        <w:div w:id="730424258">
          <w:marLeft w:val="640"/>
          <w:marRight w:val="0"/>
          <w:marTop w:val="0"/>
          <w:marBottom w:val="0"/>
          <w:divBdr>
            <w:top w:val="none" w:sz="0" w:space="0" w:color="auto"/>
            <w:left w:val="none" w:sz="0" w:space="0" w:color="auto"/>
            <w:bottom w:val="none" w:sz="0" w:space="0" w:color="auto"/>
            <w:right w:val="none" w:sz="0" w:space="0" w:color="auto"/>
          </w:divBdr>
        </w:div>
        <w:div w:id="509687813">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576278156">
          <w:marLeft w:val="640"/>
          <w:marRight w:val="0"/>
          <w:marTop w:val="0"/>
          <w:marBottom w:val="0"/>
          <w:divBdr>
            <w:top w:val="none" w:sz="0" w:space="0" w:color="auto"/>
            <w:left w:val="none" w:sz="0" w:space="0" w:color="auto"/>
            <w:bottom w:val="none" w:sz="0" w:space="0" w:color="auto"/>
            <w:right w:val="none" w:sz="0" w:space="0" w:color="auto"/>
          </w:divBdr>
        </w:div>
        <w:div w:id="1246066002">
          <w:marLeft w:val="640"/>
          <w:marRight w:val="0"/>
          <w:marTop w:val="0"/>
          <w:marBottom w:val="0"/>
          <w:divBdr>
            <w:top w:val="none" w:sz="0" w:space="0" w:color="auto"/>
            <w:left w:val="none" w:sz="0" w:space="0" w:color="auto"/>
            <w:bottom w:val="none" w:sz="0" w:space="0" w:color="auto"/>
            <w:right w:val="none" w:sz="0" w:space="0" w:color="auto"/>
          </w:divBdr>
        </w:div>
        <w:div w:id="1947694329">
          <w:marLeft w:val="640"/>
          <w:marRight w:val="0"/>
          <w:marTop w:val="0"/>
          <w:marBottom w:val="0"/>
          <w:divBdr>
            <w:top w:val="none" w:sz="0" w:space="0" w:color="auto"/>
            <w:left w:val="none" w:sz="0" w:space="0" w:color="auto"/>
            <w:bottom w:val="none" w:sz="0" w:space="0" w:color="auto"/>
            <w:right w:val="none" w:sz="0" w:space="0" w:color="auto"/>
          </w:divBdr>
        </w:div>
        <w:div w:id="592934332">
          <w:marLeft w:val="640"/>
          <w:marRight w:val="0"/>
          <w:marTop w:val="0"/>
          <w:marBottom w:val="0"/>
          <w:divBdr>
            <w:top w:val="none" w:sz="0" w:space="0" w:color="auto"/>
            <w:left w:val="none" w:sz="0" w:space="0" w:color="auto"/>
            <w:bottom w:val="none" w:sz="0" w:space="0" w:color="auto"/>
            <w:right w:val="none" w:sz="0" w:space="0" w:color="auto"/>
          </w:divBdr>
        </w:div>
        <w:div w:id="1575165486">
          <w:marLeft w:val="640"/>
          <w:marRight w:val="0"/>
          <w:marTop w:val="0"/>
          <w:marBottom w:val="0"/>
          <w:divBdr>
            <w:top w:val="none" w:sz="0" w:space="0" w:color="auto"/>
            <w:left w:val="none" w:sz="0" w:space="0" w:color="auto"/>
            <w:bottom w:val="none" w:sz="0" w:space="0" w:color="auto"/>
            <w:right w:val="none" w:sz="0" w:space="0" w:color="auto"/>
          </w:divBdr>
        </w:div>
        <w:div w:id="1826822064">
          <w:marLeft w:val="640"/>
          <w:marRight w:val="0"/>
          <w:marTop w:val="0"/>
          <w:marBottom w:val="0"/>
          <w:divBdr>
            <w:top w:val="none" w:sz="0" w:space="0" w:color="auto"/>
            <w:left w:val="none" w:sz="0" w:space="0" w:color="auto"/>
            <w:bottom w:val="none" w:sz="0" w:space="0" w:color="auto"/>
            <w:right w:val="none" w:sz="0" w:space="0" w:color="auto"/>
          </w:divBdr>
        </w:div>
        <w:div w:id="1001934660">
          <w:marLeft w:val="640"/>
          <w:marRight w:val="0"/>
          <w:marTop w:val="0"/>
          <w:marBottom w:val="0"/>
          <w:divBdr>
            <w:top w:val="none" w:sz="0" w:space="0" w:color="auto"/>
            <w:left w:val="none" w:sz="0" w:space="0" w:color="auto"/>
            <w:bottom w:val="none" w:sz="0" w:space="0" w:color="auto"/>
            <w:right w:val="none" w:sz="0" w:space="0" w:color="auto"/>
          </w:divBdr>
        </w:div>
        <w:div w:id="2071885225">
          <w:marLeft w:val="640"/>
          <w:marRight w:val="0"/>
          <w:marTop w:val="0"/>
          <w:marBottom w:val="0"/>
          <w:divBdr>
            <w:top w:val="none" w:sz="0" w:space="0" w:color="auto"/>
            <w:left w:val="none" w:sz="0" w:space="0" w:color="auto"/>
            <w:bottom w:val="none" w:sz="0" w:space="0" w:color="auto"/>
            <w:right w:val="none" w:sz="0" w:space="0" w:color="auto"/>
          </w:divBdr>
        </w:div>
        <w:div w:id="42100725">
          <w:marLeft w:val="640"/>
          <w:marRight w:val="0"/>
          <w:marTop w:val="0"/>
          <w:marBottom w:val="0"/>
          <w:divBdr>
            <w:top w:val="none" w:sz="0" w:space="0" w:color="auto"/>
            <w:left w:val="none" w:sz="0" w:space="0" w:color="auto"/>
            <w:bottom w:val="none" w:sz="0" w:space="0" w:color="auto"/>
            <w:right w:val="none" w:sz="0" w:space="0" w:color="auto"/>
          </w:divBdr>
        </w:div>
        <w:div w:id="1146974391">
          <w:marLeft w:val="640"/>
          <w:marRight w:val="0"/>
          <w:marTop w:val="0"/>
          <w:marBottom w:val="0"/>
          <w:divBdr>
            <w:top w:val="none" w:sz="0" w:space="0" w:color="auto"/>
            <w:left w:val="none" w:sz="0" w:space="0" w:color="auto"/>
            <w:bottom w:val="none" w:sz="0" w:space="0" w:color="auto"/>
            <w:right w:val="none" w:sz="0" w:space="0" w:color="auto"/>
          </w:divBdr>
        </w:div>
        <w:div w:id="1411929550">
          <w:marLeft w:val="640"/>
          <w:marRight w:val="0"/>
          <w:marTop w:val="0"/>
          <w:marBottom w:val="0"/>
          <w:divBdr>
            <w:top w:val="none" w:sz="0" w:space="0" w:color="auto"/>
            <w:left w:val="none" w:sz="0" w:space="0" w:color="auto"/>
            <w:bottom w:val="none" w:sz="0" w:space="0" w:color="auto"/>
            <w:right w:val="none" w:sz="0" w:space="0" w:color="auto"/>
          </w:divBdr>
        </w:div>
        <w:div w:id="1840077589">
          <w:marLeft w:val="640"/>
          <w:marRight w:val="0"/>
          <w:marTop w:val="0"/>
          <w:marBottom w:val="0"/>
          <w:divBdr>
            <w:top w:val="none" w:sz="0" w:space="0" w:color="auto"/>
            <w:left w:val="none" w:sz="0" w:space="0" w:color="auto"/>
            <w:bottom w:val="none" w:sz="0" w:space="0" w:color="auto"/>
            <w:right w:val="none" w:sz="0" w:space="0" w:color="auto"/>
          </w:divBdr>
        </w:div>
        <w:div w:id="1711689424">
          <w:marLeft w:val="640"/>
          <w:marRight w:val="0"/>
          <w:marTop w:val="0"/>
          <w:marBottom w:val="0"/>
          <w:divBdr>
            <w:top w:val="none" w:sz="0" w:space="0" w:color="auto"/>
            <w:left w:val="none" w:sz="0" w:space="0" w:color="auto"/>
            <w:bottom w:val="none" w:sz="0" w:space="0" w:color="auto"/>
            <w:right w:val="none" w:sz="0" w:space="0" w:color="auto"/>
          </w:divBdr>
        </w:div>
        <w:div w:id="678894570">
          <w:marLeft w:val="640"/>
          <w:marRight w:val="0"/>
          <w:marTop w:val="0"/>
          <w:marBottom w:val="0"/>
          <w:divBdr>
            <w:top w:val="none" w:sz="0" w:space="0" w:color="auto"/>
            <w:left w:val="none" w:sz="0" w:space="0" w:color="auto"/>
            <w:bottom w:val="none" w:sz="0" w:space="0" w:color="auto"/>
            <w:right w:val="none" w:sz="0" w:space="0" w:color="auto"/>
          </w:divBdr>
        </w:div>
        <w:div w:id="1639795515">
          <w:marLeft w:val="640"/>
          <w:marRight w:val="0"/>
          <w:marTop w:val="0"/>
          <w:marBottom w:val="0"/>
          <w:divBdr>
            <w:top w:val="none" w:sz="0" w:space="0" w:color="auto"/>
            <w:left w:val="none" w:sz="0" w:space="0" w:color="auto"/>
            <w:bottom w:val="none" w:sz="0" w:space="0" w:color="auto"/>
            <w:right w:val="none" w:sz="0" w:space="0" w:color="auto"/>
          </w:divBdr>
        </w:div>
        <w:div w:id="702436555">
          <w:marLeft w:val="640"/>
          <w:marRight w:val="0"/>
          <w:marTop w:val="0"/>
          <w:marBottom w:val="0"/>
          <w:divBdr>
            <w:top w:val="none" w:sz="0" w:space="0" w:color="auto"/>
            <w:left w:val="none" w:sz="0" w:space="0" w:color="auto"/>
            <w:bottom w:val="none" w:sz="0" w:space="0" w:color="auto"/>
            <w:right w:val="none" w:sz="0" w:space="0" w:color="auto"/>
          </w:divBdr>
        </w:div>
        <w:div w:id="232395371">
          <w:marLeft w:val="640"/>
          <w:marRight w:val="0"/>
          <w:marTop w:val="0"/>
          <w:marBottom w:val="0"/>
          <w:divBdr>
            <w:top w:val="none" w:sz="0" w:space="0" w:color="auto"/>
            <w:left w:val="none" w:sz="0" w:space="0" w:color="auto"/>
            <w:bottom w:val="none" w:sz="0" w:space="0" w:color="auto"/>
            <w:right w:val="none" w:sz="0" w:space="0" w:color="auto"/>
          </w:divBdr>
        </w:div>
        <w:div w:id="301929508">
          <w:marLeft w:val="640"/>
          <w:marRight w:val="0"/>
          <w:marTop w:val="0"/>
          <w:marBottom w:val="0"/>
          <w:divBdr>
            <w:top w:val="none" w:sz="0" w:space="0" w:color="auto"/>
            <w:left w:val="none" w:sz="0" w:space="0" w:color="auto"/>
            <w:bottom w:val="none" w:sz="0" w:space="0" w:color="auto"/>
            <w:right w:val="none" w:sz="0" w:space="0" w:color="auto"/>
          </w:divBdr>
        </w:div>
        <w:div w:id="1006640687">
          <w:marLeft w:val="640"/>
          <w:marRight w:val="0"/>
          <w:marTop w:val="0"/>
          <w:marBottom w:val="0"/>
          <w:divBdr>
            <w:top w:val="none" w:sz="0" w:space="0" w:color="auto"/>
            <w:left w:val="none" w:sz="0" w:space="0" w:color="auto"/>
            <w:bottom w:val="none" w:sz="0" w:space="0" w:color="auto"/>
            <w:right w:val="none" w:sz="0" w:space="0" w:color="auto"/>
          </w:divBdr>
        </w:div>
        <w:div w:id="2144039055">
          <w:marLeft w:val="640"/>
          <w:marRight w:val="0"/>
          <w:marTop w:val="0"/>
          <w:marBottom w:val="0"/>
          <w:divBdr>
            <w:top w:val="none" w:sz="0" w:space="0" w:color="auto"/>
            <w:left w:val="none" w:sz="0" w:space="0" w:color="auto"/>
            <w:bottom w:val="none" w:sz="0" w:space="0" w:color="auto"/>
            <w:right w:val="none" w:sz="0" w:space="0" w:color="auto"/>
          </w:divBdr>
        </w:div>
        <w:div w:id="889683004">
          <w:marLeft w:val="640"/>
          <w:marRight w:val="0"/>
          <w:marTop w:val="0"/>
          <w:marBottom w:val="0"/>
          <w:divBdr>
            <w:top w:val="none" w:sz="0" w:space="0" w:color="auto"/>
            <w:left w:val="none" w:sz="0" w:space="0" w:color="auto"/>
            <w:bottom w:val="none" w:sz="0" w:space="0" w:color="auto"/>
            <w:right w:val="none" w:sz="0" w:space="0" w:color="auto"/>
          </w:divBdr>
        </w:div>
        <w:div w:id="661157485">
          <w:marLeft w:val="640"/>
          <w:marRight w:val="0"/>
          <w:marTop w:val="0"/>
          <w:marBottom w:val="0"/>
          <w:divBdr>
            <w:top w:val="none" w:sz="0" w:space="0" w:color="auto"/>
            <w:left w:val="none" w:sz="0" w:space="0" w:color="auto"/>
            <w:bottom w:val="none" w:sz="0" w:space="0" w:color="auto"/>
            <w:right w:val="none" w:sz="0" w:space="0" w:color="auto"/>
          </w:divBdr>
        </w:div>
        <w:div w:id="1329168264">
          <w:marLeft w:val="640"/>
          <w:marRight w:val="0"/>
          <w:marTop w:val="0"/>
          <w:marBottom w:val="0"/>
          <w:divBdr>
            <w:top w:val="none" w:sz="0" w:space="0" w:color="auto"/>
            <w:left w:val="none" w:sz="0" w:space="0" w:color="auto"/>
            <w:bottom w:val="none" w:sz="0" w:space="0" w:color="auto"/>
            <w:right w:val="none" w:sz="0" w:space="0" w:color="auto"/>
          </w:divBdr>
        </w:div>
        <w:div w:id="1025012189">
          <w:marLeft w:val="640"/>
          <w:marRight w:val="0"/>
          <w:marTop w:val="0"/>
          <w:marBottom w:val="0"/>
          <w:divBdr>
            <w:top w:val="none" w:sz="0" w:space="0" w:color="auto"/>
            <w:left w:val="none" w:sz="0" w:space="0" w:color="auto"/>
            <w:bottom w:val="none" w:sz="0" w:space="0" w:color="auto"/>
            <w:right w:val="none" w:sz="0" w:space="0" w:color="auto"/>
          </w:divBdr>
        </w:div>
        <w:div w:id="1606615261">
          <w:marLeft w:val="640"/>
          <w:marRight w:val="0"/>
          <w:marTop w:val="0"/>
          <w:marBottom w:val="0"/>
          <w:divBdr>
            <w:top w:val="none" w:sz="0" w:space="0" w:color="auto"/>
            <w:left w:val="none" w:sz="0" w:space="0" w:color="auto"/>
            <w:bottom w:val="none" w:sz="0" w:space="0" w:color="auto"/>
            <w:right w:val="none" w:sz="0" w:space="0" w:color="auto"/>
          </w:divBdr>
        </w:div>
        <w:div w:id="863204155">
          <w:marLeft w:val="640"/>
          <w:marRight w:val="0"/>
          <w:marTop w:val="0"/>
          <w:marBottom w:val="0"/>
          <w:divBdr>
            <w:top w:val="none" w:sz="0" w:space="0" w:color="auto"/>
            <w:left w:val="none" w:sz="0" w:space="0" w:color="auto"/>
            <w:bottom w:val="none" w:sz="0" w:space="0" w:color="auto"/>
            <w:right w:val="none" w:sz="0" w:space="0" w:color="auto"/>
          </w:divBdr>
        </w:div>
        <w:div w:id="1511329287">
          <w:marLeft w:val="640"/>
          <w:marRight w:val="0"/>
          <w:marTop w:val="0"/>
          <w:marBottom w:val="0"/>
          <w:divBdr>
            <w:top w:val="none" w:sz="0" w:space="0" w:color="auto"/>
            <w:left w:val="none" w:sz="0" w:space="0" w:color="auto"/>
            <w:bottom w:val="none" w:sz="0" w:space="0" w:color="auto"/>
            <w:right w:val="none" w:sz="0" w:space="0" w:color="auto"/>
          </w:divBdr>
        </w:div>
        <w:div w:id="479424813">
          <w:marLeft w:val="640"/>
          <w:marRight w:val="0"/>
          <w:marTop w:val="0"/>
          <w:marBottom w:val="0"/>
          <w:divBdr>
            <w:top w:val="none" w:sz="0" w:space="0" w:color="auto"/>
            <w:left w:val="none" w:sz="0" w:space="0" w:color="auto"/>
            <w:bottom w:val="none" w:sz="0" w:space="0" w:color="auto"/>
            <w:right w:val="none" w:sz="0" w:space="0" w:color="auto"/>
          </w:divBdr>
        </w:div>
        <w:div w:id="1726951968">
          <w:marLeft w:val="640"/>
          <w:marRight w:val="0"/>
          <w:marTop w:val="0"/>
          <w:marBottom w:val="0"/>
          <w:divBdr>
            <w:top w:val="none" w:sz="0" w:space="0" w:color="auto"/>
            <w:left w:val="none" w:sz="0" w:space="0" w:color="auto"/>
            <w:bottom w:val="none" w:sz="0" w:space="0" w:color="auto"/>
            <w:right w:val="none" w:sz="0" w:space="0" w:color="auto"/>
          </w:divBdr>
        </w:div>
        <w:div w:id="2102750480">
          <w:marLeft w:val="640"/>
          <w:marRight w:val="0"/>
          <w:marTop w:val="0"/>
          <w:marBottom w:val="0"/>
          <w:divBdr>
            <w:top w:val="none" w:sz="0" w:space="0" w:color="auto"/>
            <w:left w:val="none" w:sz="0" w:space="0" w:color="auto"/>
            <w:bottom w:val="none" w:sz="0" w:space="0" w:color="auto"/>
            <w:right w:val="none" w:sz="0" w:space="0" w:color="auto"/>
          </w:divBdr>
        </w:div>
        <w:div w:id="679158139">
          <w:marLeft w:val="640"/>
          <w:marRight w:val="0"/>
          <w:marTop w:val="0"/>
          <w:marBottom w:val="0"/>
          <w:divBdr>
            <w:top w:val="none" w:sz="0" w:space="0" w:color="auto"/>
            <w:left w:val="none" w:sz="0" w:space="0" w:color="auto"/>
            <w:bottom w:val="none" w:sz="0" w:space="0" w:color="auto"/>
            <w:right w:val="none" w:sz="0" w:space="0" w:color="auto"/>
          </w:divBdr>
        </w:div>
        <w:div w:id="1925919949">
          <w:marLeft w:val="640"/>
          <w:marRight w:val="0"/>
          <w:marTop w:val="0"/>
          <w:marBottom w:val="0"/>
          <w:divBdr>
            <w:top w:val="none" w:sz="0" w:space="0" w:color="auto"/>
            <w:left w:val="none" w:sz="0" w:space="0" w:color="auto"/>
            <w:bottom w:val="none" w:sz="0" w:space="0" w:color="auto"/>
            <w:right w:val="none" w:sz="0" w:space="0" w:color="auto"/>
          </w:divBdr>
        </w:div>
        <w:div w:id="1018002269">
          <w:marLeft w:val="640"/>
          <w:marRight w:val="0"/>
          <w:marTop w:val="0"/>
          <w:marBottom w:val="0"/>
          <w:divBdr>
            <w:top w:val="none" w:sz="0" w:space="0" w:color="auto"/>
            <w:left w:val="none" w:sz="0" w:space="0" w:color="auto"/>
            <w:bottom w:val="none" w:sz="0" w:space="0" w:color="auto"/>
            <w:right w:val="none" w:sz="0" w:space="0" w:color="auto"/>
          </w:divBdr>
        </w:div>
        <w:div w:id="1130826438">
          <w:marLeft w:val="640"/>
          <w:marRight w:val="0"/>
          <w:marTop w:val="0"/>
          <w:marBottom w:val="0"/>
          <w:divBdr>
            <w:top w:val="none" w:sz="0" w:space="0" w:color="auto"/>
            <w:left w:val="none" w:sz="0" w:space="0" w:color="auto"/>
            <w:bottom w:val="none" w:sz="0" w:space="0" w:color="auto"/>
            <w:right w:val="none" w:sz="0" w:space="0" w:color="auto"/>
          </w:divBdr>
        </w:div>
        <w:div w:id="1466698449">
          <w:marLeft w:val="640"/>
          <w:marRight w:val="0"/>
          <w:marTop w:val="0"/>
          <w:marBottom w:val="0"/>
          <w:divBdr>
            <w:top w:val="none" w:sz="0" w:space="0" w:color="auto"/>
            <w:left w:val="none" w:sz="0" w:space="0" w:color="auto"/>
            <w:bottom w:val="none" w:sz="0" w:space="0" w:color="auto"/>
            <w:right w:val="none" w:sz="0" w:space="0" w:color="auto"/>
          </w:divBdr>
        </w:div>
        <w:div w:id="1850563839">
          <w:marLeft w:val="640"/>
          <w:marRight w:val="0"/>
          <w:marTop w:val="0"/>
          <w:marBottom w:val="0"/>
          <w:divBdr>
            <w:top w:val="none" w:sz="0" w:space="0" w:color="auto"/>
            <w:left w:val="none" w:sz="0" w:space="0" w:color="auto"/>
            <w:bottom w:val="none" w:sz="0" w:space="0" w:color="auto"/>
            <w:right w:val="none" w:sz="0" w:space="0" w:color="auto"/>
          </w:divBdr>
        </w:div>
        <w:div w:id="1176841559">
          <w:marLeft w:val="640"/>
          <w:marRight w:val="0"/>
          <w:marTop w:val="0"/>
          <w:marBottom w:val="0"/>
          <w:divBdr>
            <w:top w:val="none" w:sz="0" w:space="0" w:color="auto"/>
            <w:left w:val="none" w:sz="0" w:space="0" w:color="auto"/>
            <w:bottom w:val="none" w:sz="0" w:space="0" w:color="auto"/>
            <w:right w:val="none" w:sz="0" w:space="0" w:color="auto"/>
          </w:divBdr>
        </w:div>
        <w:div w:id="2085641561">
          <w:marLeft w:val="640"/>
          <w:marRight w:val="0"/>
          <w:marTop w:val="0"/>
          <w:marBottom w:val="0"/>
          <w:divBdr>
            <w:top w:val="none" w:sz="0" w:space="0" w:color="auto"/>
            <w:left w:val="none" w:sz="0" w:space="0" w:color="auto"/>
            <w:bottom w:val="none" w:sz="0" w:space="0" w:color="auto"/>
            <w:right w:val="none" w:sz="0" w:space="0" w:color="auto"/>
          </w:divBdr>
        </w:div>
        <w:div w:id="838010245">
          <w:marLeft w:val="640"/>
          <w:marRight w:val="0"/>
          <w:marTop w:val="0"/>
          <w:marBottom w:val="0"/>
          <w:divBdr>
            <w:top w:val="none" w:sz="0" w:space="0" w:color="auto"/>
            <w:left w:val="none" w:sz="0" w:space="0" w:color="auto"/>
            <w:bottom w:val="none" w:sz="0" w:space="0" w:color="auto"/>
            <w:right w:val="none" w:sz="0" w:space="0" w:color="auto"/>
          </w:divBdr>
        </w:div>
        <w:div w:id="1022899035">
          <w:marLeft w:val="640"/>
          <w:marRight w:val="0"/>
          <w:marTop w:val="0"/>
          <w:marBottom w:val="0"/>
          <w:divBdr>
            <w:top w:val="none" w:sz="0" w:space="0" w:color="auto"/>
            <w:left w:val="none" w:sz="0" w:space="0" w:color="auto"/>
            <w:bottom w:val="none" w:sz="0" w:space="0" w:color="auto"/>
            <w:right w:val="none" w:sz="0" w:space="0" w:color="auto"/>
          </w:divBdr>
        </w:div>
        <w:div w:id="1265262722">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 Id="rId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
      <w:docPartPr>
        <w:name w:val="D3EE3B488F894B518E2BBAB11EA3CDE6"/>
        <w:category>
          <w:name w:val="Obecné"/>
          <w:gallery w:val="placeholder"/>
        </w:category>
        <w:types>
          <w:type w:val="bbPlcHdr"/>
        </w:types>
        <w:behaviors>
          <w:behavior w:val="content"/>
        </w:behaviors>
        <w:guid w:val="{E81CD534-C695-4710-B64F-AA82F709B07E}"/>
      </w:docPartPr>
      <w:docPartBody>
        <w:p w:rsidR="006D1969" w:rsidRDefault="00400BC6" w:rsidP="00400BC6">
          <w:pPr>
            <w:pStyle w:val="D3EE3B488F894B518E2BBAB11EA3CDE6"/>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04A89"/>
    <w:rsid w:val="00036E95"/>
    <w:rsid w:val="00087593"/>
    <w:rsid w:val="000A451C"/>
    <w:rsid w:val="000E6273"/>
    <w:rsid w:val="000F0D83"/>
    <w:rsid w:val="000F679B"/>
    <w:rsid w:val="00101307"/>
    <w:rsid w:val="00105620"/>
    <w:rsid w:val="0011568C"/>
    <w:rsid w:val="00136C14"/>
    <w:rsid w:val="001603DE"/>
    <w:rsid w:val="00190747"/>
    <w:rsid w:val="001A18F6"/>
    <w:rsid w:val="001E46EC"/>
    <w:rsid w:val="001E63BB"/>
    <w:rsid w:val="001F2471"/>
    <w:rsid w:val="001F6A87"/>
    <w:rsid w:val="00200610"/>
    <w:rsid w:val="002057E9"/>
    <w:rsid w:val="002237F3"/>
    <w:rsid w:val="00246577"/>
    <w:rsid w:val="00291291"/>
    <w:rsid w:val="002E1F88"/>
    <w:rsid w:val="002F608E"/>
    <w:rsid w:val="0030226D"/>
    <w:rsid w:val="00310398"/>
    <w:rsid w:val="00323F41"/>
    <w:rsid w:val="00336167"/>
    <w:rsid w:val="00353C4B"/>
    <w:rsid w:val="00375392"/>
    <w:rsid w:val="00375B91"/>
    <w:rsid w:val="00391B84"/>
    <w:rsid w:val="003A1C1D"/>
    <w:rsid w:val="003B337D"/>
    <w:rsid w:val="003C1BF3"/>
    <w:rsid w:val="003F5194"/>
    <w:rsid w:val="003F5403"/>
    <w:rsid w:val="00400BC6"/>
    <w:rsid w:val="00422AFC"/>
    <w:rsid w:val="00431671"/>
    <w:rsid w:val="00483350"/>
    <w:rsid w:val="00485404"/>
    <w:rsid w:val="004A0361"/>
    <w:rsid w:val="004A5583"/>
    <w:rsid w:val="004E542C"/>
    <w:rsid w:val="005273C7"/>
    <w:rsid w:val="005579C9"/>
    <w:rsid w:val="005865EF"/>
    <w:rsid w:val="005910DC"/>
    <w:rsid w:val="005C3F90"/>
    <w:rsid w:val="005E468A"/>
    <w:rsid w:val="005E4CB3"/>
    <w:rsid w:val="00602439"/>
    <w:rsid w:val="00603E63"/>
    <w:rsid w:val="00617933"/>
    <w:rsid w:val="00621E86"/>
    <w:rsid w:val="0064546D"/>
    <w:rsid w:val="00663646"/>
    <w:rsid w:val="00665903"/>
    <w:rsid w:val="00673CF9"/>
    <w:rsid w:val="006C6845"/>
    <w:rsid w:val="006D1969"/>
    <w:rsid w:val="006E26F2"/>
    <w:rsid w:val="007538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0D38"/>
    <w:rsid w:val="00A94B6A"/>
    <w:rsid w:val="00A95E69"/>
    <w:rsid w:val="00AA7006"/>
    <w:rsid w:val="00AF78AD"/>
    <w:rsid w:val="00B26B45"/>
    <w:rsid w:val="00B94A4C"/>
    <w:rsid w:val="00B95B2C"/>
    <w:rsid w:val="00BB6061"/>
    <w:rsid w:val="00BD45FD"/>
    <w:rsid w:val="00BE6293"/>
    <w:rsid w:val="00BE7F0E"/>
    <w:rsid w:val="00C06329"/>
    <w:rsid w:val="00C47988"/>
    <w:rsid w:val="00C77AA4"/>
    <w:rsid w:val="00CA1C1C"/>
    <w:rsid w:val="00CE5515"/>
    <w:rsid w:val="00CF12CB"/>
    <w:rsid w:val="00CF202F"/>
    <w:rsid w:val="00D17398"/>
    <w:rsid w:val="00D85AC1"/>
    <w:rsid w:val="00D85F59"/>
    <w:rsid w:val="00D9058C"/>
    <w:rsid w:val="00DD059E"/>
    <w:rsid w:val="00DD103F"/>
    <w:rsid w:val="00DD1100"/>
    <w:rsid w:val="00E64DB2"/>
    <w:rsid w:val="00E73776"/>
    <w:rsid w:val="00E929CC"/>
    <w:rsid w:val="00EB0622"/>
    <w:rsid w:val="00EB5EC9"/>
    <w:rsid w:val="00ED1393"/>
    <w:rsid w:val="00EF1455"/>
    <w:rsid w:val="00F026E6"/>
    <w:rsid w:val="00F15378"/>
    <w:rsid w:val="00F3166B"/>
    <w:rsid w:val="00F33EF9"/>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00BC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D3EE3B488F894B518E2BBAB11EA3CDE6">
    <w:name w:val="D3EE3B488F894B518E2BBAB11EA3CDE6"/>
    <w:rsid w:val="00400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isTemporary&quot;:false}],&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142869</TotalTime>
  <Pages>41</Pages>
  <Words>14946</Words>
  <Characters>88183</Characters>
  <Application>Microsoft Office Word</Application>
  <DocSecurity>0</DocSecurity>
  <Lines>734</Lines>
  <Paragraphs>205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960</cp:revision>
  <cp:lastPrinted>2023-03-24T19:30:00Z</cp:lastPrinted>
  <dcterms:created xsi:type="dcterms:W3CDTF">2021-03-29T20:15:00Z</dcterms:created>
  <dcterms:modified xsi:type="dcterms:W3CDTF">2023-03-28T08:16:00Z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